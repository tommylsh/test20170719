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lang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877213" w:rsidRPr="0081166A" w:rsidRDefault="00877213" w:rsidP="009A0562">
                            <w:r w:rsidRPr="0081166A">
                              <w:t>Prepared by: Buzz IT Company Limited</w:t>
                            </w:r>
                          </w:p>
                          <w:p w14:paraId="37B9779D" w14:textId="77777777" w:rsidR="00877213" w:rsidRPr="0081166A" w:rsidRDefault="00877213" w:rsidP="009A0562">
                            <w:r w:rsidRPr="0081166A">
                              <w:t>Author: Steven Chen</w:t>
                            </w:r>
                          </w:p>
                          <w:p w14:paraId="612E9F65" w14:textId="0F3AEF61" w:rsidR="00877213" w:rsidRPr="0081166A" w:rsidRDefault="00877213" w:rsidP="009A0562">
                            <w:r>
                              <w:t>Date: 13/01</w:t>
                            </w:r>
                            <w:r w:rsidRPr="0081166A">
                              <w:t>/201</w:t>
                            </w:r>
                            <w:r>
                              <w:t>7</w:t>
                            </w:r>
                          </w:p>
                          <w:p w14:paraId="54A5CBF8" w14:textId="4457D494" w:rsidR="00877213" w:rsidRPr="0081166A" w:rsidRDefault="00877213"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877213" w:rsidRPr="0081166A" w:rsidRDefault="00877213" w:rsidP="009A0562">
                      <w:r w:rsidRPr="0081166A">
                        <w:t>Prepared by: Buzz IT Company Limited</w:t>
                      </w:r>
                    </w:p>
                    <w:p w14:paraId="37B9779D" w14:textId="77777777" w:rsidR="00877213" w:rsidRPr="0081166A" w:rsidRDefault="00877213" w:rsidP="009A0562">
                      <w:r w:rsidRPr="0081166A">
                        <w:t>Author: Steven Chen</w:t>
                      </w:r>
                    </w:p>
                    <w:p w14:paraId="612E9F65" w14:textId="0F3AEF61" w:rsidR="00877213" w:rsidRPr="0081166A" w:rsidRDefault="00877213" w:rsidP="009A0562">
                      <w:r>
                        <w:t>Date: 13/01</w:t>
                      </w:r>
                      <w:r w:rsidRPr="0081166A">
                        <w:t>/201</w:t>
                      </w:r>
                      <w:r>
                        <w:t>7</w:t>
                      </w:r>
                    </w:p>
                    <w:p w14:paraId="54A5CBF8" w14:textId="4457D494" w:rsidR="00877213" w:rsidRPr="0081166A" w:rsidRDefault="00877213"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0" w:name="_Toc472133098"/>
      <w:r w:rsidRPr="00184A3A">
        <w:lastRenderedPageBreak/>
        <w:t>Document Control</w:t>
      </w:r>
      <w:bookmarkEnd w:id="0"/>
    </w:p>
    <w:p w14:paraId="1CF8B281" w14:textId="77777777" w:rsidR="005B21C6" w:rsidRPr="00184A3A" w:rsidRDefault="003D4291" w:rsidP="00D22FDC">
      <w:pPr>
        <w:pStyle w:val="Heading2"/>
        <w:numPr>
          <w:ilvl w:val="0"/>
          <w:numId w:val="0"/>
        </w:numPr>
        <w:ind w:left="576"/>
      </w:pPr>
      <w:bookmarkStart w:id="1" w:name="_Toc472133099"/>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77D004C" w:rsidR="005B21C6" w:rsidRPr="00184A3A" w:rsidRDefault="0057159E" w:rsidP="00274118">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Heading2"/>
        <w:numPr>
          <w:ilvl w:val="0"/>
          <w:numId w:val="0"/>
        </w:numPr>
        <w:ind w:left="576"/>
      </w:pPr>
      <w:bookmarkStart w:id="2" w:name="_Toc472133100"/>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Heading2"/>
        <w:numPr>
          <w:ilvl w:val="0"/>
          <w:numId w:val="0"/>
        </w:numPr>
        <w:ind w:left="576"/>
      </w:pPr>
      <w:bookmarkStart w:id="4" w:name="_Toc472133101"/>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2133102"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5"/>
        </w:p>
        <w:p w14:paraId="3AC2BCB4" w14:textId="77777777" w:rsidR="00E95E92" w:rsidRDefault="002643F7">
          <w:pPr>
            <w:pStyle w:val="TOC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2133098" w:history="1">
            <w:r w:rsidR="00E95E92" w:rsidRPr="002E2F2B">
              <w:rPr>
                <w:rStyle w:val="Hyperlink"/>
                <w:noProof/>
              </w:rPr>
              <w:t>Document Control</w:t>
            </w:r>
            <w:r w:rsidR="00E95E92">
              <w:rPr>
                <w:noProof/>
                <w:webHidden/>
              </w:rPr>
              <w:tab/>
            </w:r>
            <w:r w:rsidR="00E95E92">
              <w:rPr>
                <w:noProof/>
                <w:webHidden/>
              </w:rPr>
              <w:fldChar w:fldCharType="begin"/>
            </w:r>
            <w:r w:rsidR="00E95E92">
              <w:rPr>
                <w:noProof/>
                <w:webHidden/>
              </w:rPr>
              <w:instrText xml:space="preserve"> PAGEREF _Toc472133098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5BCE16D6" w14:textId="77777777" w:rsidR="00E95E92" w:rsidRDefault="00E2491D">
          <w:pPr>
            <w:pStyle w:val="TOC2"/>
            <w:tabs>
              <w:tab w:val="right" w:leader="dot" w:pos="10790"/>
            </w:tabs>
            <w:rPr>
              <w:rFonts w:asciiTheme="minorHAnsi" w:hAnsiTheme="minorHAnsi"/>
              <w:noProof/>
              <w:sz w:val="22"/>
            </w:rPr>
          </w:pPr>
          <w:hyperlink w:anchor="_Toc472133099" w:history="1">
            <w:r w:rsidR="00E95E92" w:rsidRPr="002E2F2B">
              <w:rPr>
                <w:rStyle w:val="Hyperlink"/>
                <w:noProof/>
              </w:rPr>
              <w:t>Document History</w:t>
            </w:r>
            <w:r w:rsidR="00E95E92">
              <w:rPr>
                <w:noProof/>
                <w:webHidden/>
              </w:rPr>
              <w:tab/>
            </w:r>
            <w:r w:rsidR="00E95E92">
              <w:rPr>
                <w:noProof/>
                <w:webHidden/>
              </w:rPr>
              <w:fldChar w:fldCharType="begin"/>
            </w:r>
            <w:r w:rsidR="00E95E92">
              <w:rPr>
                <w:noProof/>
                <w:webHidden/>
              </w:rPr>
              <w:instrText xml:space="preserve"> PAGEREF _Toc472133099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0C4EFA98" w14:textId="77777777" w:rsidR="00E95E92" w:rsidRDefault="00E2491D">
          <w:pPr>
            <w:pStyle w:val="TOC2"/>
            <w:tabs>
              <w:tab w:val="right" w:leader="dot" w:pos="10790"/>
            </w:tabs>
            <w:rPr>
              <w:rFonts w:asciiTheme="minorHAnsi" w:hAnsiTheme="minorHAnsi"/>
              <w:noProof/>
              <w:sz w:val="22"/>
            </w:rPr>
          </w:pPr>
          <w:hyperlink w:anchor="_Toc472133100" w:history="1">
            <w:r w:rsidR="00E95E92" w:rsidRPr="002E2F2B">
              <w:rPr>
                <w:rStyle w:val="Hyperlink"/>
                <w:noProof/>
              </w:rPr>
              <w:t>Document/Design Owner</w:t>
            </w:r>
            <w:r w:rsidR="00E95E92">
              <w:rPr>
                <w:noProof/>
                <w:webHidden/>
              </w:rPr>
              <w:tab/>
            </w:r>
            <w:r w:rsidR="00E95E92">
              <w:rPr>
                <w:noProof/>
                <w:webHidden/>
              </w:rPr>
              <w:fldChar w:fldCharType="begin"/>
            </w:r>
            <w:r w:rsidR="00E95E92">
              <w:rPr>
                <w:noProof/>
                <w:webHidden/>
              </w:rPr>
              <w:instrText xml:space="preserve"> PAGEREF _Toc472133100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4CF04D71" w14:textId="77777777" w:rsidR="00E95E92" w:rsidRDefault="00E2491D">
          <w:pPr>
            <w:pStyle w:val="TOC2"/>
            <w:tabs>
              <w:tab w:val="right" w:leader="dot" w:pos="10790"/>
            </w:tabs>
            <w:rPr>
              <w:rFonts w:asciiTheme="minorHAnsi" w:hAnsiTheme="minorHAnsi"/>
              <w:noProof/>
              <w:sz w:val="22"/>
            </w:rPr>
          </w:pPr>
          <w:hyperlink w:anchor="_Toc472133101" w:history="1">
            <w:r w:rsidR="00E95E92" w:rsidRPr="002E2F2B">
              <w:rPr>
                <w:rStyle w:val="Hyperlink"/>
                <w:noProof/>
              </w:rPr>
              <w:t>Key Comments</w:t>
            </w:r>
            <w:r w:rsidR="00E95E92">
              <w:rPr>
                <w:noProof/>
                <w:webHidden/>
              </w:rPr>
              <w:tab/>
            </w:r>
            <w:r w:rsidR="00E95E92">
              <w:rPr>
                <w:noProof/>
                <w:webHidden/>
              </w:rPr>
              <w:fldChar w:fldCharType="begin"/>
            </w:r>
            <w:r w:rsidR="00E95E92">
              <w:rPr>
                <w:noProof/>
                <w:webHidden/>
              </w:rPr>
              <w:instrText xml:space="preserve"> PAGEREF _Toc472133101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39D7D90B" w14:textId="77777777" w:rsidR="00E95E92" w:rsidRDefault="00E2491D">
          <w:pPr>
            <w:pStyle w:val="TOC1"/>
            <w:tabs>
              <w:tab w:val="right" w:leader="dot" w:pos="10790"/>
            </w:tabs>
            <w:rPr>
              <w:rFonts w:asciiTheme="minorHAnsi" w:hAnsiTheme="minorHAnsi"/>
              <w:noProof/>
              <w:sz w:val="22"/>
            </w:rPr>
          </w:pPr>
          <w:hyperlink w:anchor="_Toc472133102" w:history="1">
            <w:r w:rsidR="00E95E92" w:rsidRPr="002E2F2B">
              <w:rPr>
                <w:rStyle w:val="Hyperlink"/>
                <w:noProof/>
              </w:rPr>
              <w:t>Table of Content</w:t>
            </w:r>
            <w:r w:rsidR="00E95E92">
              <w:rPr>
                <w:noProof/>
                <w:webHidden/>
              </w:rPr>
              <w:tab/>
            </w:r>
            <w:r w:rsidR="00E95E92">
              <w:rPr>
                <w:noProof/>
                <w:webHidden/>
              </w:rPr>
              <w:fldChar w:fldCharType="begin"/>
            </w:r>
            <w:r w:rsidR="00E95E92">
              <w:rPr>
                <w:noProof/>
                <w:webHidden/>
              </w:rPr>
              <w:instrText xml:space="preserve"> PAGEREF _Toc472133102 \h </w:instrText>
            </w:r>
            <w:r w:rsidR="00E95E92">
              <w:rPr>
                <w:noProof/>
                <w:webHidden/>
              </w:rPr>
            </w:r>
            <w:r w:rsidR="00E95E92">
              <w:rPr>
                <w:noProof/>
                <w:webHidden/>
              </w:rPr>
              <w:fldChar w:fldCharType="separate"/>
            </w:r>
            <w:r w:rsidR="00715524">
              <w:rPr>
                <w:noProof/>
                <w:webHidden/>
              </w:rPr>
              <w:t>3</w:t>
            </w:r>
            <w:r w:rsidR="00E95E92">
              <w:rPr>
                <w:noProof/>
                <w:webHidden/>
              </w:rPr>
              <w:fldChar w:fldCharType="end"/>
            </w:r>
          </w:hyperlink>
        </w:p>
        <w:p w14:paraId="28AE518A" w14:textId="77777777" w:rsidR="00E95E92" w:rsidRDefault="00E2491D">
          <w:pPr>
            <w:pStyle w:val="TOC1"/>
            <w:tabs>
              <w:tab w:val="left" w:pos="660"/>
              <w:tab w:val="right" w:leader="dot" w:pos="10790"/>
            </w:tabs>
            <w:rPr>
              <w:rFonts w:asciiTheme="minorHAnsi" w:hAnsiTheme="minorHAnsi"/>
              <w:noProof/>
              <w:sz w:val="22"/>
            </w:rPr>
          </w:pPr>
          <w:hyperlink w:anchor="_Toc472133103" w:history="1">
            <w:r w:rsidR="00E95E92" w:rsidRPr="002E2F2B">
              <w:rPr>
                <w:rStyle w:val="Hyperlink"/>
                <w:noProof/>
              </w:rPr>
              <w:t>1</w:t>
            </w:r>
            <w:r w:rsidR="00E95E92">
              <w:rPr>
                <w:rFonts w:asciiTheme="minorHAnsi" w:hAnsiTheme="minorHAnsi"/>
                <w:noProof/>
                <w:sz w:val="22"/>
              </w:rPr>
              <w:tab/>
            </w:r>
            <w:r w:rsidR="00E95E92" w:rsidRPr="002E2F2B">
              <w:rPr>
                <w:rStyle w:val="Hyperlink"/>
                <w:noProof/>
              </w:rPr>
              <w:t>Background</w:t>
            </w:r>
            <w:r w:rsidR="00E95E92">
              <w:rPr>
                <w:noProof/>
                <w:webHidden/>
              </w:rPr>
              <w:tab/>
            </w:r>
            <w:r w:rsidR="00E95E92">
              <w:rPr>
                <w:noProof/>
                <w:webHidden/>
              </w:rPr>
              <w:fldChar w:fldCharType="begin"/>
            </w:r>
            <w:r w:rsidR="00E95E92">
              <w:rPr>
                <w:noProof/>
                <w:webHidden/>
              </w:rPr>
              <w:instrText xml:space="preserve"> PAGEREF _Toc472133103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427AED1B" w14:textId="77777777" w:rsidR="00E95E92" w:rsidRDefault="00E2491D">
          <w:pPr>
            <w:pStyle w:val="TOC2"/>
            <w:tabs>
              <w:tab w:val="left" w:pos="880"/>
              <w:tab w:val="right" w:leader="dot" w:pos="10790"/>
            </w:tabs>
            <w:rPr>
              <w:rFonts w:asciiTheme="minorHAnsi" w:hAnsiTheme="minorHAnsi"/>
              <w:noProof/>
              <w:sz w:val="22"/>
            </w:rPr>
          </w:pPr>
          <w:hyperlink w:anchor="_Toc472133104" w:history="1">
            <w:r w:rsidR="00E95E92" w:rsidRPr="002E2F2B">
              <w:rPr>
                <w:rStyle w:val="Hyperlink"/>
                <w:noProof/>
              </w:rPr>
              <w:t>1.1</w:t>
            </w:r>
            <w:r w:rsidR="00E95E92">
              <w:rPr>
                <w:rFonts w:asciiTheme="minorHAnsi" w:hAnsiTheme="minorHAnsi"/>
                <w:noProof/>
                <w:sz w:val="22"/>
              </w:rPr>
              <w:tab/>
            </w:r>
            <w:r w:rsidR="00E95E92" w:rsidRPr="002E2F2B">
              <w:rPr>
                <w:rStyle w:val="Hyperlink"/>
                <w:noProof/>
              </w:rPr>
              <w:t>Document Purpose</w:t>
            </w:r>
            <w:r w:rsidR="00E95E92">
              <w:rPr>
                <w:noProof/>
                <w:webHidden/>
              </w:rPr>
              <w:tab/>
            </w:r>
            <w:r w:rsidR="00E95E92">
              <w:rPr>
                <w:noProof/>
                <w:webHidden/>
              </w:rPr>
              <w:fldChar w:fldCharType="begin"/>
            </w:r>
            <w:r w:rsidR="00E95E92">
              <w:rPr>
                <w:noProof/>
                <w:webHidden/>
              </w:rPr>
              <w:instrText xml:space="preserve"> PAGEREF _Toc472133104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00E6F3B6" w14:textId="77777777" w:rsidR="00E95E92" w:rsidRDefault="00E2491D">
          <w:pPr>
            <w:pStyle w:val="TOC2"/>
            <w:tabs>
              <w:tab w:val="left" w:pos="880"/>
              <w:tab w:val="right" w:leader="dot" w:pos="10790"/>
            </w:tabs>
            <w:rPr>
              <w:rFonts w:asciiTheme="minorHAnsi" w:hAnsiTheme="minorHAnsi"/>
              <w:noProof/>
              <w:sz w:val="22"/>
            </w:rPr>
          </w:pPr>
          <w:hyperlink w:anchor="_Toc472133105" w:history="1">
            <w:r w:rsidR="00E95E92" w:rsidRPr="002E2F2B">
              <w:rPr>
                <w:rStyle w:val="Hyperlink"/>
                <w:noProof/>
              </w:rPr>
              <w:t>1.2</w:t>
            </w:r>
            <w:r w:rsidR="00E95E92">
              <w:rPr>
                <w:rFonts w:asciiTheme="minorHAnsi" w:hAnsiTheme="minorHAnsi"/>
                <w:noProof/>
                <w:sz w:val="22"/>
              </w:rPr>
              <w:tab/>
            </w:r>
            <w:r w:rsidR="00E95E92" w:rsidRPr="002E2F2B">
              <w:rPr>
                <w:rStyle w:val="Hyperlink"/>
                <w:noProof/>
              </w:rPr>
              <w:t>Document Scope</w:t>
            </w:r>
            <w:r w:rsidR="00E95E92">
              <w:rPr>
                <w:noProof/>
                <w:webHidden/>
              </w:rPr>
              <w:tab/>
            </w:r>
            <w:r w:rsidR="00E95E92">
              <w:rPr>
                <w:noProof/>
                <w:webHidden/>
              </w:rPr>
              <w:fldChar w:fldCharType="begin"/>
            </w:r>
            <w:r w:rsidR="00E95E92">
              <w:rPr>
                <w:noProof/>
                <w:webHidden/>
              </w:rPr>
              <w:instrText xml:space="preserve"> PAGEREF _Toc472133105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37204ADC" w14:textId="77777777" w:rsidR="00E95E92" w:rsidRDefault="00E2491D">
          <w:pPr>
            <w:pStyle w:val="TOC2"/>
            <w:tabs>
              <w:tab w:val="left" w:pos="880"/>
              <w:tab w:val="right" w:leader="dot" w:pos="10790"/>
            </w:tabs>
            <w:rPr>
              <w:rFonts w:asciiTheme="minorHAnsi" w:hAnsiTheme="minorHAnsi"/>
              <w:noProof/>
              <w:sz w:val="22"/>
            </w:rPr>
          </w:pPr>
          <w:hyperlink w:anchor="_Toc472133106" w:history="1">
            <w:r w:rsidR="00E95E92" w:rsidRPr="002E2F2B">
              <w:rPr>
                <w:rStyle w:val="Hyperlink"/>
                <w:noProof/>
              </w:rPr>
              <w:t>1.3</w:t>
            </w:r>
            <w:r w:rsidR="00E95E92">
              <w:rPr>
                <w:rFonts w:asciiTheme="minorHAnsi" w:hAnsiTheme="minorHAnsi"/>
                <w:noProof/>
                <w:sz w:val="22"/>
              </w:rPr>
              <w:tab/>
            </w:r>
            <w:r w:rsidR="00E95E92" w:rsidRPr="002E2F2B">
              <w:rPr>
                <w:rStyle w:val="Hyperlink"/>
                <w:noProof/>
              </w:rPr>
              <w:t>Document Audience</w:t>
            </w:r>
            <w:r w:rsidR="00E95E92">
              <w:rPr>
                <w:noProof/>
                <w:webHidden/>
              </w:rPr>
              <w:tab/>
            </w:r>
            <w:r w:rsidR="00E95E92">
              <w:rPr>
                <w:noProof/>
                <w:webHidden/>
              </w:rPr>
              <w:fldChar w:fldCharType="begin"/>
            </w:r>
            <w:r w:rsidR="00E95E92">
              <w:rPr>
                <w:noProof/>
                <w:webHidden/>
              </w:rPr>
              <w:instrText xml:space="preserve"> PAGEREF _Toc472133106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6CE4A72C" w14:textId="77777777" w:rsidR="00E95E92" w:rsidRDefault="00E2491D">
          <w:pPr>
            <w:pStyle w:val="TOC2"/>
            <w:tabs>
              <w:tab w:val="left" w:pos="880"/>
              <w:tab w:val="right" w:leader="dot" w:pos="10790"/>
            </w:tabs>
            <w:rPr>
              <w:rFonts w:asciiTheme="minorHAnsi" w:hAnsiTheme="minorHAnsi"/>
              <w:noProof/>
              <w:sz w:val="22"/>
            </w:rPr>
          </w:pPr>
          <w:hyperlink w:anchor="_Toc472133107" w:history="1">
            <w:r w:rsidR="00E95E92" w:rsidRPr="002E2F2B">
              <w:rPr>
                <w:rStyle w:val="Hyperlink"/>
                <w:noProof/>
              </w:rPr>
              <w:t>1.4</w:t>
            </w:r>
            <w:r w:rsidR="00E95E92">
              <w:rPr>
                <w:rFonts w:asciiTheme="minorHAnsi" w:hAnsiTheme="minorHAnsi"/>
                <w:noProof/>
                <w:sz w:val="22"/>
              </w:rPr>
              <w:tab/>
            </w:r>
            <w:r w:rsidR="00E95E92" w:rsidRPr="002E2F2B">
              <w:rPr>
                <w:rStyle w:val="Hyperlink"/>
                <w:noProof/>
              </w:rPr>
              <w:t>Terms &amp; Abbreviations</w:t>
            </w:r>
            <w:r w:rsidR="00E95E92">
              <w:rPr>
                <w:noProof/>
                <w:webHidden/>
              </w:rPr>
              <w:tab/>
            </w:r>
            <w:r w:rsidR="00E95E92">
              <w:rPr>
                <w:noProof/>
                <w:webHidden/>
              </w:rPr>
              <w:fldChar w:fldCharType="begin"/>
            </w:r>
            <w:r w:rsidR="00E95E92">
              <w:rPr>
                <w:noProof/>
                <w:webHidden/>
              </w:rPr>
              <w:instrText xml:space="preserve"> PAGEREF _Toc472133107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1AEE32B4" w14:textId="77777777" w:rsidR="00E95E92" w:rsidRDefault="00E2491D">
          <w:pPr>
            <w:pStyle w:val="TOC2"/>
            <w:tabs>
              <w:tab w:val="left" w:pos="880"/>
              <w:tab w:val="right" w:leader="dot" w:pos="10790"/>
            </w:tabs>
            <w:rPr>
              <w:rFonts w:asciiTheme="minorHAnsi" w:hAnsiTheme="minorHAnsi"/>
              <w:noProof/>
              <w:sz w:val="22"/>
            </w:rPr>
          </w:pPr>
          <w:hyperlink w:anchor="_Toc472133108" w:history="1">
            <w:r w:rsidR="00E95E92" w:rsidRPr="002E2F2B">
              <w:rPr>
                <w:rStyle w:val="Hyperlink"/>
                <w:noProof/>
              </w:rPr>
              <w:t>1.5</w:t>
            </w:r>
            <w:r w:rsidR="00E95E92">
              <w:rPr>
                <w:rFonts w:asciiTheme="minorHAnsi" w:hAnsiTheme="minorHAnsi"/>
                <w:noProof/>
                <w:sz w:val="22"/>
              </w:rPr>
              <w:tab/>
            </w:r>
            <w:r w:rsidR="00E95E92" w:rsidRPr="002E2F2B">
              <w:rPr>
                <w:rStyle w:val="Hyperlink"/>
                <w:noProof/>
              </w:rPr>
              <w:t>Reference Materials</w:t>
            </w:r>
            <w:r w:rsidR="00E95E92">
              <w:rPr>
                <w:noProof/>
                <w:webHidden/>
              </w:rPr>
              <w:tab/>
            </w:r>
            <w:r w:rsidR="00E95E92">
              <w:rPr>
                <w:noProof/>
                <w:webHidden/>
              </w:rPr>
              <w:fldChar w:fldCharType="begin"/>
            </w:r>
            <w:r w:rsidR="00E95E92">
              <w:rPr>
                <w:noProof/>
                <w:webHidden/>
              </w:rPr>
              <w:instrText xml:space="preserve"> PAGEREF _Toc472133108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3F1BF6A3" w14:textId="77777777" w:rsidR="00E95E92" w:rsidRDefault="00E2491D">
          <w:pPr>
            <w:pStyle w:val="TOC2"/>
            <w:tabs>
              <w:tab w:val="left" w:pos="880"/>
              <w:tab w:val="right" w:leader="dot" w:pos="10790"/>
            </w:tabs>
            <w:rPr>
              <w:rFonts w:asciiTheme="minorHAnsi" w:hAnsiTheme="minorHAnsi"/>
              <w:noProof/>
              <w:sz w:val="22"/>
            </w:rPr>
          </w:pPr>
          <w:hyperlink w:anchor="_Toc472133109" w:history="1">
            <w:r w:rsidR="00E95E92" w:rsidRPr="002E2F2B">
              <w:rPr>
                <w:rStyle w:val="Hyperlink"/>
                <w:noProof/>
              </w:rPr>
              <w:t>1.6</w:t>
            </w:r>
            <w:r w:rsidR="00E95E92">
              <w:rPr>
                <w:rFonts w:asciiTheme="minorHAnsi" w:hAnsiTheme="minorHAnsi"/>
                <w:noProof/>
                <w:sz w:val="22"/>
              </w:rPr>
              <w:tab/>
            </w:r>
            <w:r w:rsidR="00E95E92" w:rsidRPr="002E2F2B">
              <w:rPr>
                <w:rStyle w:val="Hyperlink"/>
                <w:noProof/>
              </w:rPr>
              <w:t>User Requirement Traceability Matrix</w:t>
            </w:r>
            <w:r w:rsidR="00E95E92">
              <w:rPr>
                <w:noProof/>
                <w:webHidden/>
              </w:rPr>
              <w:tab/>
            </w:r>
            <w:r w:rsidR="00E95E92">
              <w:rPr>
                <w:noProof/>
                <w:webHidden/>
              </w:rPr>
              <w:fldChar w:fldCharType="begin"/>
            </w:r>
            <w:r w:rsidR="00E95E92">
              <w:rPr>
                <w:noProof/>
                <w:webHidden/>
              </w:rPr>
              <w:instrText xml:space="preserve"> PAGEREF _Toc472133109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2ED19D7D" w14:textId="77777777" w:rsidR="00E95E92" w:rsidRDefault="00E2491D">
          <w:pPr>
            <w:pStyle w:val="TOC1"/>
            <w:tabs>
              <w:tab w:val="left" w:pos="660"/>
              <w:tab w:val="right" w:leader="dot" w:pos="10790"/>
            </w:tabs>
            <w:rPr>
              <w:rFonts w:asciiTheme="minorHAnsi" w:hAnsiTheme="minorHAnsi"/>
              <w:noProof/>
              <w:sz w:val="22"/>
            </w:rPr>
          </w:pPr>
          <w:hyperlink w:anchor="_Toc472133110" w:history="1">
            <w:r w:rsidR="00E95E92" w:rsidRPr="002E2F2B">
              <w:rPr>
                <w:rStyle w:val="Hyperlink"/>
                <w:noProof/>
              </w:rPr>
              <w:t>2</w:t>
            </w:r>
            <w:r w:rsidR="00E95E92">
              <w:rPr>
                <w:rFonts w:asciiTheme="minorHAnsi" w:hAnsiTheme="minorHAnsi"/>
                <w:noProof/>
                <w:sz w:val="22"/>
              </w:rPr>
              <w:tab/>
            </w:r>
            <w:r w:rsidR="00E95E92" w:rsidRPr="002E2F2B">
              <w:rPr>
                <w:rStyle w:val="Hyperlink"/>
                <w:noProof/>
              </w:rPr>
              <w:t>Executive Summary</w:t>
            </w:r>
            <w:r w:rsidR="00E95E92">
              <w:rPr>
                <w:noProof/>
                <w:webHidden/>
              </w:rPr>
              <w:tab/>
            </w:r>
            <w:r w:rsidR="00E95E92">
              <w:rPr>
                <w:noProof/>
                <w:webHidden/>
              </w:rPr>
              <w:fldChar w:fldCharType="begin"/>
            </w:r>
            <w:r w:rsidR="00E95E92">
              <w:rPr>
                <w:noProof/>
                <w:webHidden/>
              </w:rPr>
              <w:instrText xml:space="preserve"> PAGEREF _Toc472133110 \h </w:instrText>
            </w:r>
            <w:r w:rsidR="00E95E92">
              <w:rPr>
                <w:noProof/>
                <w:webHidden/>
              </w:rPr>
            </w:r>
            <w:r w:rsidR="00E95E92">
              <w:rPr>
                <w:noProof/>
                <w:webHidden/>
              </w:rPr>
              <w:fldChar w:fldCharType="separate"/>
            </w:r>
            <w:r w:rsidR="00715524">
              <w:rPr>
                <w:noProof/>
                <w:webHidden/>
              </w:rPr>
              <w:t>9</w:t>
            </w:r>
            <w:r w:rsidR="00E95E92">
              <w:rPr>
                <w:noProof/>
                <w:webHidden/>
              </w:rPr>
              <w:fldChar w:fldCharType="end"/>
            </w:r>
          </w:hyperlink>
        </w:p>
        <w:p w14:paraId="3A9388D2" w14:textId="77777777" w:rsidR="00E95E92" w:rsidRDefault="00E2491D">
          <w:pPr>
            <w:pStyle w:val="TOC1"/>
            <w:tabs>
              <w:tab w:val="left" w:pos="660"/>
              <w:tab w:val="right" w:leader="dot" w:pos="10790"/>
            </w:tabs>
            <w:rPr>
              <w:rFonts w:asciiTheme="minorHAnsi" w:hAnsiTheme="minorHAnsi"/>
              <w:noProof/>
              <w:sz w:val="22"/>
            </w:rPr>
          </w:pPr>
          <w:hyperlink w:anchor="_Toc472133111" w:history="1">
            <w:r w:rsidR="00E95E92" w:rsidRPr="002E2F2B">
              <w:rPr>
                <w:rStyle w:val="Hyperlink"/>
                <w:noProof/>
              </w:rPr>
              <w:t>3</w:t>
            </w:r>
            <w:r w:rsidR="00E95E92">
              <w:rPr>
                <w:rFonts w:asciiTheme="minorHAnsi" w:hAnsiTheme="minorHAnsi"/>
                <w:noProof/>
                <w:sz w:val="22"/>
              </w:rPr>
              <w:tab/>
            </w:r>
            <w:r w:rsidR="00E95E92" w:rsidRPr="002E2F2B">
              <w:rPr>
                <w:rStyle w:val="Hyperlink"/>
                <w:noProof/>
              </w:rPr>
              <w:t>Architecture Design</w:t>
            </w:r>
            <w:r w:rsidR="00E95E92">
              <w:rPr>
                <w:noProof/>
                <w:webHidden/>
              </w:rPr>
              <w:tab/>
            </w:r>
            <w:r w:rsidR="00E95E92">
              <w:rPr>
                <w:noProof/>
                <w:webHidden/>
              </w:rPr>
              <w:fldChar w:fldCharType="begin"/>
            </w:r>
            <w:r w:rsidR="00E95E92">
              <w:rPr>
                <w:noProof/>
                <w:webHidden/>
              </w:rPr>
              <w:instrText xml:space="preserve"> PAGEREF _Toc472133111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48F4B3E9" w14:textId="77777777" w:rsidR="00E95E92" w:rsidRDefault="00E2491D">
          <w:pPr>
            <w:pStyle w:val="TOC2"/>
            <w:tabs>
              <w:tab w:val="left" w:pos="880"/>
              <w:tab w:val="right" w:leader="dot" w:pos="10790"/>
            </w:tabs>
            <w:rPr>
              <w:rFonts w:asciiTheme="minorHAnsi" w:hAnsiTheme="minorHAnsi"/>
              <w:noProof/>
              <w:sz w:val="22"/>
            </w:rPr>
          </w:pPr>
          <w:hyperlink w:anchor="_Toc472133112" w:history="1">
            <w:r w:rsidR="00E95E92" w:rsidRPr="002E2F2B">
              <w:rPr>
                <w:rStyle w:val="Hyperlink"/>
                <w:noProof/>
              </w:rPr>
              <w:t>3.1</w:t>
            </w:r>
            <w:r w:rsidR="00E95E92">
              <w:rPr>
                <w:rFonts w:asciiTheme="minorHAnsi" w:hAnsiTheme="minorHAnsi"/>
                <w:noProof/>
                <w:sz w:val="22"/>
              </w:rPr>
              <w:tab/>
            </w:r>
            <w:r w:rsidR="00E95E92" w:rsidRPr="002E2F2B">
              <w:rPr>
                <w:rStyle w:val="Hyperlink"/>
                <w:noProof/>
              </w:rPr>
              <w:t>Overall Architecture</w:t>
            </w:r>
            <w:r w:rsidR="00E95E92">
              <w:rPr>
                <w:noProof/>
                <w:webHidden/>
              </w:rPr>
              <w:tab/>
            </w:r>
            <w:r w:rsidR="00E95E92">
              <w:rPr>
                <w:noProof/>
                <w:webHidden/>
              </w:rPr>
              <w:fldChar w:fldCharType="begin"/>
            </w:r>
            <w:r w:rsidR="00E95E92">
              <w:rPr>
                <w:noProof/>
                <w:webHidden/>
              </w:rPr>
              <w:instrText xml:space="preserve"> PAGEREF _Toc472133112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6EA6C064" w14:textId="77777777" w:rsidR="00E95E92" w:rsidRDefault="00E2491D">
          <w:pPr>
            <w:pStyle w:val="TOC1"/>
            <w:tabs>
              <w:tab w:val="left" w:pos="660"/>
              <w:tab w:val="right" w:leader="dot" w:pos="10790"/>
            </w:tabs>
            <w:rPr>
              <w:rFonts w:asciiTheme="minorHAnsi" w:hAnsiTheme="minorHAnsi"/>
              <w:noProof/>
              <w:sz w:val="22"/>
            </w:rPr>
          </w:pPr>
          <w:hyperlink w:anchor="_Toc472133113" w:history="1">
            <w:r w:rsidR="00E95E92" w:rsidRPr="002E2F2B">
              <w:rPr>
                <w:rStyle w:val="Hyperlink"/>
                <w:noProof/>
              </w:rPr>
              <w:t>4</w:t>
            </w:r>
            <w:r w:rsidR="00E95E92">
              <w:rPr>
                <w:rFonts w:asciiTheme="minorHAnsi" w:hAnsiTheme="minorHAnsi"/>
                <w:noProof/>
                <w:sz w:val="22"/>
              </w:rPr>
              <w:tab/>
            </w:r>
            <w:r w:rsidR="00E95E92" w:rsidRPr="002E2F2B">
              <w:rPr>
                <w:rStyle w:val="Hyperlink"/>
                <w:noProof/>
              </w:rPr>
              <w:t>Data Model Design</w:t>
            </w:r>
            <w:r w:rsidR="00E95E92">
              <w:rPr>
                <w:noProof/>
                <w:webHidden/>
              </w:rPr>
              <w:tab/>
            </w:r>
            <w:r w:rsidR="00E95E92">
              <w:rPr>
                <w:noProof/>
                <w:webHidden/>
              </w:rPr>
              <w:fldChar w:fldCharType="begin"/>
            </w:r>
            <w:r w:rsidR="00E95E92">
              <w:rPr>
                <w:noProof/>
                <w:webHidden/>
              </w:rPr>
              <w:instrText xml:space="preserve"> PAGEREF _Toc472133113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0E2FB8DD" w14:textId="77777777" w:rsidR="00E95E92" w:rsidRDefault="00E2491D">
          <w:pPr>
            <w:pStyle w:val="TOC2"/>
            <w:tabs>
              <w:tab w:val="left" w:pos="880"/>
              <w:tab w:val="right" w:leader="dot" w:pos="10790"/>
            </w:tabs>
            <w:rPr>
              <w:rFonts w:asciiTheme="minorHAnsi" w:hAnsiTheme="minorHAnsi"/>
              <w:noProof/>
              <w:sz w:val="22"/>
            </w:rPr>
          </w:pPr>
          <w:hyperlink w:anchor="_Toc472133114" w:history="1">
            <w:r w:rsidR="00E95E92" w:rsidRPr="002E2F2B">
              <w:rPr>
                <w:rStyle w:val="Hyperlink"/>
                <w:noProof/>
              </w:rPr>
              <w:t>4.1</w:t>
            </w:r>
            <w:r w:rsidR="00E95E92">
              <w:rPr>
                <w:rFonts w:asciiTheme="minorHAnsi" w:hAnsiTheme="minorHAnsi"/>
                <w:noProof/>
                <w:sz w:val="22"/>
              </w:rPr>
              <w:tab/>
            </w:r>
            <w:r w:rsidR="00E95E92" w:rsidRPr="002E2F2B">
              <w:rPr>
                <w:rStyle w:val="Hyperlink"/>
                <w:noProof/>
              </w:rPr>
              <w:t>POS Client Data Source Data Model</w:t>
            </w:r>
            <w:r w:rsidR="00E95E92">
              <w:rPr>
                <w:noProof/>
                <w:webHidden/>
              </w:rPr>
              <w:tab/>
            </w:r>
            <w:r w:rsidR="00E95E92">
              <w:rPr>
                <w:noProof/>
                <w:webHidden/>
              </w:rPr>
              <w:fldChar w:fldCharType="begin"/>
            </w:r>
            <w:r w:rsidR="00E95E92">
              <w:rPr>
                <w:noProof/>
                <w:webHidden/>
              </w:rPr>
              <w:instrText xml:space="preserve"> PAGEREF _Toc472133114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57D3A590" w14:textId="77777777" w:rsidR="00E95E92" w:rsidRDefault="00E2491D">
          <w:pPr>
            <w:pStyle w:val="TOC2"/>
            <w:tabs>
              <w:tab w:val="left" w:pos="880"/>
              <w:tab w:val="right" w:leader="dot" w:pos="10790"/>
            </w:tabs>
            <w:rPr>
              <w:rFonts w:asciiTheme="minorHAnsi" w:hAnsiTheme="minorHAnsi"/>
              <w:noProof/>
              <w:sz w:val="22"/>
            </w:rPr>
          </w:pPr>
          <w:hyperlink w:anchor="_Toc472133115" w:history="1">
            <w:r w:rsidR="00E95E92" w:rsidRPr="002E2F2B">
              <w:rPr>
                <w:rStyle w:val="Hyperlink"/>
                <w:noProof/>
              </w:rPr>
              <w:t>4.2</w:t>
            </w:r>
            <w:r w:rsidR="00E95E92">
              <w:rPr>
                <w:rFonts w:asciiTheme="minorHAnsi" w:hAnsiTheme="minorHAnsi"/>
                <w:noProof/>
                <w:sz w:val="22"/>
              </w:rPr>
              <w:tab/>
            </w:r>
            <w:r w:rsidR="00E95E92" w:rsidRPr="002E2F2B">
              <w:rPr>
                <w:rStyle w:val="Hyperlink"/>
                <w:noProof/>
              </w:rPr>
              <w:t>EDW Data Model</w:t>
            </w:r>
            <w:r w:rsidR="00E95E92">
              <w:rPr>
                <w:noProof/>
                <w:webHidden/>
              </w:rPr>
              <w:tab/>
            </w:r>
            <w:r w:rsidR="00E95E92">
              <w:rPr>
                <w:noProof/>
                <w:webHidden/>
              </w:rPr>
              <w:fldChar w:fldCharType="begin"/>
            </w:r>
            <w:r w:rsidR="00E95E92">
              <w:rPr>
                <w:noProof/>
                <w:webHidden/>
              </w:rPr>
              <w:instrText xml:space="preserve"> PAGEREF _Toc472133115 \h </w:instrText>
            </w:r>
            <w:r w:rsidR="00E95E92">
              <w:rPr>
                <w:noProof/>
                <w:webHidden/>
              </w:rPr>
            </w:r>
            <w:r w:rsidR="00E95E92">
              <w:rPr>
                <w:noProof/>
                <w:webHidden/>
              </w:rPr>
              <w:fldChar w:fldCharType="separate"/>
            </w:r>
            <w:r w:rsidR="00715524">
              <w:rPr>
                <w:noProof/>
                <w:webHidden/>
              </w:rPr>
              <w:t>12</w:t>
            </w:r>
            <w:r w:rsidR="00E95E92">
              <w:rPr>
                <w:noProof/>
                <w:webHidden/>
              </w:rPr>
              <w:fldChar w:fldCharType="end"/>
            </w:r>
          </w:hyperlink>
        </w:p>
        <w:p w14:paraId="6D8376C0" w14:textId="77777777" w:rsidR="00E95E92" w:rsidRDefault="00E2491D">
          <w:pPr>
            <w:pStyle w:val="TOC2"/>
            <w:tabs>
              <w:tab w:val="left" w:pos="880"/>
              <w:tab w:val="right" w:leader="dot" w:pos="10790"/>
            </w:tabs>
            <w:rPr>
              <w:rFonts w:asciiTheme="minorHAnsi" w:hAnsiTheme="minorHAnsi"/>
              <w:noProof/>
              <w:sz w:val="22"/>
            </w:rPr>
          </w:pPr>
          <w:hyperlink w:anchor="_Toc472133116" w:history="1">
            <w:r w:rsidR="00E95E92" w:rsidRPr="002E2F2B">
              <w:rPr>
                <w:rStyle w:val="Hyperlink"/>
                <w:noProof/>
              </w:rPr>
              <w:t>4.3</w:t>
            </w:r>
            <w:r w:rsidR="00E95E92">
              <w:rPr>
                <w:rFonts w:asciiTheme="minorHAnsi" w:hAnsiTheme="minorHAnsi"/>
                <w:noProof/>
                <w:sz w:val="22"/>
              </w:rPr>
              <w:tab/>
            </w:r>
            <w:r w:rsidR="00E95E92" w:rsidRPr="002E2F2B">
              <w:rPr>
                <w:rStyle w:val="Hyperlink"/>
                <w:noProof/>
              </w:rPr>
              <w:t>Pricing/Master Data Model</w:t>
            </w:r>
            <w:r w:rsidR="00E95E92">
              <w:rPr>
                <w:noProof/>
                <w:webHidden/>
              </w:rPr>
              <w:tab/>
            </w:r>
            <w:r w:rsidR="00E95E92">
              <w:rPr>
                <w:noProof/>
                <w:webHidden/>
              </w:rPr>
              <w:fldChar w:fldCharType="begin"/>
            </w:r>
            <w:r w:rsidR="00E95E92">
              <w:rPr>
                <w:noProof/>
                <w:webHidden/>
              </w:rPr>
              <w:instrText xml:space="preserve"> PAGEREF _Toc472133116 \h </w:instrText>
            </w:r>
            <w:r w:rsidR="00E95E92">
              <w:rPr>
                <w:noProof/>
                <w:webHidden/>
              </w:rPr>
            </w:r>
            <w:r w:rsidR="00E95E92">
              <w:rPr>
                <w:noProof/>
                <w:webHidden/>
              </w:rPr>
              <w:fldChar w:fldCharType="separate"/>
            </w:r>
            <w:r w:rsidR="00715524">
              <w:rPr>
                <w:noProof/>
                <w:webHidden/>
              </w:rPr>
              <w:t>14</w:t>
            </w:r>
            <w:r w:rsidR="00E95E92">
              <w:rPr>
                <w:noProof/>
                <w:webHidden/>
              </w:rPr>
              <w:fldChar w:fldCharType="end"/>
            </w:r>
          </w:hyperlink>
        </w:p>
        <w:p w14:paraId="676FA41A" w14:textId="77777777" w:rsidR="00E95E92" w:rsidRDefault="00E2491D">
          <w:pPr>
            <w:pStyle w:val="TOC2"/>
            <w:tabs>
              <w:tab w:val="left" w:pos="880"/>
              <w:tab w:val="right" w:leader="dot" w:pos="10790"/>
            </w:tabs>
            <w:rPr>
              <w:rFonts w:asciiTheme="minorHAnsi" w:hAnsiTheme="minorHAnsi"/>
              <w:noProof/>
              <w:sz w:val="22"/>
            </w:rPr>
          </w:pPr>
          <w:hyperlink w:anchor="_Toc472133117" w:history="1">
            <w:r w:rsidR="00E95E92" w:rsidRPr="002E2F2B">
              <w:rPr>
                <w:rStyle w:val="Hyperlink"/>
                <w:noProof/>
              </w:rPr>
              <w:t>4.4</w:t>
            </w:r>
            <w:r w:rsidR="00E95E92">
              <w:rPr>
                <w:rFonts w:asciiTheme="minorHAnsi" w:hAnsiTheme="minorHAnsi"/>
                <w:noProof/>
                <w:sz w:val="22"/>
              </w:rPr>
              <w:tab/>
            </w:r>
            <w:r w:rsidR="00E95E92" w:rsidRPr="002E2F2B">
              <w:rPr>
                <w:rStyle w:val="Hyperlink"/>
                <w:noProof/>
              </w:rPr>
              <w:t>Staging Table Data Model</w:t>
            </w:r>
            <w:r w:rsidR="00E95E92">
              <w:rPr>
                <w:noProof/>
                <w:webHidden/>
              </w:rPr>
              <w:tab/>
            </w:r>
            <w:r w:rsidR="00E95E92">
              <w:rPr>
                <w:noProof/>
                <w:webHidden/>
              </w:rPr>
              <w:fldChar w:fldCharType="begin"/>
            </w:r>
            <w:r w:rsidR="00E95E92">
              <w:rPr>
                <w:noProof/>
                <w:webHidden/>
              </w:rPr>
              <w:instrText xml:space="preserve"> PAGEREF _Toc472133117 \h </w:instrText>
            </w:r>
            <w:r w:rsidR="00E95E92">
              <w:rPr>
                <w:noProof/>
                <w:webHidden/>
              </w:rPr>
            </w:r>
            <w:r w:rsidR="00E95E92">
              <w:rPr>
                <w:noProof/>
                <w:webHidden/>
              </w:rPr>
              <w:fldChar w:fldCharType="separate"/>
            </w:r>
            <w:r w:rsidR="00715524">
              <w:rPr>
                <w:noProof/>
                <w:webHidden/>
              </w:rPr>
              <w:t>15</w:t>
            </w:r>
            <w:r w:rsidR="00E95E92">
              <w:rPr>
                <w:noProof/>
                <w:webHidden/>
              </w:rPr>
              <w:fldChar w:fldCharType="end"/>
            </w:r>
          </w:hyperlink>
        </w:p>
        <w:p w14:paraId="40F75921" w14:textId="77777777" w:rsidR="00E95E92" w:rsidRDefault="00E2491D">
          <w:pPr>
            <w:pStyle w:val="TOC2"/>
            <w:tabs>
              <w:tab w:val="left" w:pos="880"/>
              <w:tab w:val="right" w:leader="dot" w:pos="10790"/>
            </w:tabs>
            <w:rPr>
              <w:rFonts w:asciiTheme="minorHAnsi" w:hAnsiTheme="minorHAnsi"/>
              <w:noProof/>
              <w:sz w:val="22"/>
            </w:rPr>
          </w:pPr>
          <w:hyperlink w:anchor="_Toc472133118" w:history="1">
            <w:r w:rsidR="00E95E92" w:rsidRPr="002E2F2B">
              <w:rPr>
                <w:rStyle w:val="Hyperlink"/>
                <w:noProof/>
              </w:rPr>
              <w:t>4.5</w:t>
            </w:r>
            <w:r w:rsidR="00E95E92">
              <w:rPr>
                <w:rFonts w:asciiTheme="minorHAnsi" w:hAnsiTheme="minorHAnsi"/>
                <w:noProof/>
                <w:sz w:val="22"/>
              </w:rPr>
              <w:tab/>
            </w:r>
            <w:r w:rsidR="00E95E92" w:rsidRPr="002E2F2B">
              <w:rPr>
                <w:rStyle w:val="Hyperlink"/>
                <w:noProof/>
              </w:rPr>
              <w:t>Polling Application Work Tables</w:t>
            </w:r>
            <w:r w:rsidR="00E95E92">
              <w:rPr>
                <w:noProof/>
                <w:webHidden/>
              </w:rPr>
              <w:tab/>
            </w:r>
            <w:r w:rsidR="00E95E92">
              <w:rPr>
                <w:noProof/>
                <w:webHidden/>
              </w:rPr>
              <w:fldChar w:fldCharType="begin"/>
            </w:r>
            <w:r w:rsidR="00E95E92">
              <w:rPr>
                <w:noProof/>
                <w:webHidden/>
              </w:rPr>
              <w:instrText xml:space="preserve"> PAGEREF _Toc472133118 \h </w:instrText>
            </w:r>
            <w:r w:rsidR="00E95E92">
              <w:rPr>
                <w:noProof/>
                <w:webHidden/>
              </w:rPr>
            </w:r>
            <w:r w:rsidR="00E95E92">
              <w:rPr>
                <w:noProof/>
                <w:webHidden/>
              </w:rPr>
              <w:fldChar w:fldCharType="separate"/>
            </w:r>
            <w:r w:rsidR="00715524">
              <w:rPr>
                <w:noProof/>
                <w:webHidden/>
              </w:rPr>
              <w:t>17</w:t>
            </w:r>
            <w:r w:rsidR="00E95E92">
              <w:rPr>
                <w:noProof/>
                <w:webHidden/>
              </w:rPr>
              <w:fldChar w:fldCharType="end"/>
            </w:r>
          </w:hyperlink>
        </w:p>
        <w:p w14:paraId="6C231F1A" w14:textId="77777777" w:rsidR="00E95E92" w:rsidRDefault="00E2491D">
          <w:pPr>
            <w:pStyle w:val="TOC1"/>
            <w:tabs>
              <w:tab w:val="left" w:pos="660"/>
              <w:tab w:val="right" w:leader="dot" w:pos="10790"/>
            </w:tabs>
            <w:rPr>
              <w:rFonts w:asciiTheme="minorHAnsi" w:hAnsiTheme="minorHAnsi"/>
              <w:noProof/>
              <w:sz w:val="22"/>
            </w:rPr>
          </w:pPr>
          <w:hyperlink w:anchor="_Toc472133119" w:history="1">
            <w:r w:rsidR="00E95E92" w:rsidRPr="002E2F2B">
              <w:rPr>
                <w:rStyle w:val="Hyperlink"/>
                <w:noProof/>
              </w:rPr>
              <w:t>5</w:t>
            </w:r>
            <w:r w:rsidR="00E95E92">
              <w:rPr>
                <w:rFonts w:asciiTheme="minorHAnsi" w:hAnsiTheme="minorHAnsi"/>
                <w:noProof/>
                <w:sz w:val="22"/>
              </w:rPr>
              <w:tab/>
            </w:r>
            <w:r w:rsidR="00E95E92" w:rsidRPr="002E2F2B">
              <w:rPr>
                <w:rStyle w:val="Hyperlink"/>
                <w:noProof/>
              </w:rPr>
              <w:t>High Level Interface Design</w:t>
            </w:r>
            <w:r w:rsidR="00E95E92">
              <w:rPr>
                <w:noProof/>
                <w:webHidden/>
              </w:rPr>
              <w:tab/>
            </w:r>
            <w:r w:rsidR="00E95E92">
              <w:rPr>
                <w:noProof/>
                <w:webHidden/>
              </w:rPr>
              <w:fldChar w:fldCharType="begin"/>
            </w:r>
            <w:r w:rsidR="00E95E92">
              <w:rPr>
                <w:noProof/>
                <w:webHidden/>
              </w:rPr>
              <w:instrText xml:space="preserve"> PAGEREF _Toc472133119 \h </w:instrText>
            </w:r>
            <w:r w:rsidR="00E95E92">
              <w:rPr>
                <w:noProof/>
                <w:webHidden/>
              </w:rPr>
            </w:r>
            <w:r w:rsidR="00E95E92">
              <w:rPr>
                <w:noProof/>
                <w:webHidden/>
              </w:rPr>
              <w:fldChar w:fldCharType="separate"/>
            </w:r>
            <w:r w:rsidR="00715524">
              <w:rPr>
                <w:noProof/>
                <w:webHidden/>
              </w:rPr>
              <w:t>19</w:t>
            </w:r>
            <w:r w:rsidR="00E95E92">
              <w:rPr>
                <w:noProof/>
                <w:webHidden/>
              </w:rPr>
              <w:fldChar w:fldCharType="end"/>
            </w:r>
          </w:hyperlink>
        </w:p>
        <w:p w14:paraId="1A6D19AA" w14:textId="77777777" w:rsidR="00E95E92" w:rsidRDefault="00E2491D">
          <w:pPr>
            <w:pStyle w:val="TOC1"/>
            <w:tabs>
              <w:tab w:val="left" w:pos="660"/>
              <w:tab w:val="right" w:leader="dot" w:pos="10790"/>
            </w:tabs>
            <w:rPr>
              <w:rFonts w:asciiTheme="minorHAnsi" w:hAnsiTheme="minorHAnsi"/>
              <w:noProof/>
              <w:sz w:val="22"/>
            </w:rPr>
          </w:pPr>
          <w:hyperlink w:anchor="_Toc472133120" w:history="1">
            <w:r w:rsidR="00E95E92" w:rsidRPr="002E2F2B">
              <w:rPr>
                <w:rStyle w:val="Hyperlink"/>
                <w:noProof/>
              </w:rPr>
              <w:t>6</w:t>
            </w:r>
            <w:r w:rsidR="00E95E92">
              <w:rPr>
                <w:rFonts w:asciiTheme="minorHAnsi" w:hAnsiTheme="minorHAnsi"/>
                <w:noProof/>
                <w:sz w:val="22"/>
              </w:rPr>
              <w:tab/>
            </w:r>
            <w:r w:rsidR="00E95E92" w:rsidRPr="002E2F2B">
              <w:rPr>
                <w:rStyle w:val="Hyperlink"/>
                <w:noProof/>
              </w:rPr>
              <w:t>Functional Design</w:t>
            </w:r>
            <w:r w:rsidR="00E95E92">
              <w:rPr>
                <w:noProof/>
                <w:webHidden/>
              </w:rPr>
              <w:tab/>
            </w:r>
            <w:r w:rsidR="00E95E92">
              <w:rPr>
                <w:noProof/>
                <w:webHidden/>
              </w:rPr>
              <w:fldChar w:fldCharType="begin"/>
            </w:r>
            <w:r w:rsidR="00E95E92">
              <w:rPr>
                <w:noProof/>
                <w:webHidden/>
              </w:rPr>
              <w:instrText xml:space="preserve"> PAGEREF _Toc472133120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667E53EA" w14:textId="77777777" w:rsidR="00E95E92" w:rsidRDefault="00E2491D">
          <w:pPr>
            <w:pStyle w:val="TOC2"/>
            <w:tabs>
              <w:tab w:val="left" w:pos="880"/>
              <w:tab w:val="right" w:leader="dot" w:pos="10790"/>
            </w:tabs>
            <w:rPr>
              <w:rFonts w:asciiTheme="minorHAnsi" w:hAnsiTheme="minorHAnsi"/>
              <w:noProof/>
              <w:sz w:val="22"/>
            </w:rPr>
          </w:pPr>
          <w:hyperlink w:anchor="_Toc472133121" w:history="1">
            <w:r w:rsidR="00E95E92" w:rsidRPr="002E2F2B">
              <w:rPr>
                <w:rStyle w:val="Hyperlink"/>
                <w:noProof/>
              </w:rPr>
              <w:t>6.1</w:t>
            </w:r>
            <w:r w:rsidR="00E95E92">
              <w:rPr>
                <w:rFonts w:asciiTheme="minorHAnsi" w:hAnsiTheme="minorHAnsi"/>
                <w:noProof/>
                <w:sz w:val="22"/>
              </w:rPr>
              <w:tab/>
            </w:r>
            <w:r w:rsidR="00E95E92" w:rsidRPr="002E2F2B">
              <w:rPr>
                <w:rStyle w:val="Hyperlink"/>
                <w:noProof/>
              </w:rPr>
              <w:t>System Functional Overview</w:t>
            </w:r>
            <w:r w:rsidR="00E95E92">
              <w:rPr>
                <w:noProof/>
                <w:webHidden/>
              </w:rPr>
              <w:tab/>
            </w:r>
            <w:r w:rsidR="00E95E92">
              <w:rPr>
                <w:noProof/>
                <w:webHidden/>
              </w:rPr>
              <w:fldChar w:fldCharType="begin"/>
            </w:r>
            <w:r w:rsidR="00E95E92">
              <w:rPr>
                <w:noProof/>
                <w:webHidden/>
              </w:rPr>
              <w:instrText xml:space="preserve"> PAGEREF _Toc472133121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17662AF3" w14:textId="77777777" w:rsidR="00E95E92" w:rsidRDefault="00E2491D">
          <w:pPr>
            <w:pStyle w:val="TOC2"/>
            <w:tabs>
              <w:tab w:val="left" w:pos="880"/>
              <w:tab w:val="right" w:leader="dot" w:pos="10790"/>
            </w:tabs>
            <w:rPr>
              <w:rFonts w:asciiTheme="minorHAnsi" w:hAnsiTheme="minorHAnsi"/>
              <w:noProof/>
              <w:sz w:val="22"/>
            </w:rPr>
          </w:pPr>
          <w:hyperlink w:anchor="_Toc472133122" w:history="1">
            <w:r w:rsidR="00E95E92" w:rsidRPr="002E2F2B">
              <w:rPr>
                <w:rStyle w:val="Hyperlink"/>
                <w:noProof/>
              </w:rPr>
              <w:t>6.2</w:t>
            </w:r>
            <w:r w:rsidR="00E95E92">
              <w:rPr>
                <w:rFonts w:asciiTheme="minorHAnsi" w:hAnsiTheme="minorHAnsi"/>
                <w:noProof/>
                <w:sz w:val="22"/>
              </w:rPr>
              <w:tab/>
            </w:r>
            <w:r w:rsidR="00E95E92" w:rsidRPr="002E2F2B">
              <w:rPr>
                <w:rStyle w:val="Hyperlink"/>
                <w:noProof/>
              </w:rPr>
              <w:t>Technology Used</w:t>
            </w:r>
            <w:r w:rsidR="00E95E92">
              <w:rPr>
                <w:noProof/>
                <w:webHidden/>
              </w:rPr>
              <w:tab/>
            </w:r>
            <w:r w:rsidR="00E95E92">
              <w:rPr>
                <w:noProof/>
                <w:webHidden/>
              </w:rPr>
              <w:fldChar w:fldCharType="begin"/>
            </w:r>
            <w:r w:rsidR="00E95E92">
              <w:rPr>
                <w:noProof/>
                <w:webHidden/>
              </w:rPr>
              <w:instrText xml:space="preserve"> PAGEREF _Toc472133122 \h </w:instrText>
            </w:r>
            <w:r w:rsidR="00E95E92">
              <w:rPr>
                <w:noProof/>
                <w:webHidden/>
              </w:rPr>
            </w:r>
            <w:r w:rsidR="00E95E92">
              <w:rPr>
                <w:noProof/>
                <w:webHidden/>
              </w:rPr>
              <w:fldChar w:fldCharType="separate"/>
            </w:r>
            <w:r w:rsidR="00715524">
              <w:rPr>
                <w:noProof/>
                <w:webHidden/>
              </w:rPr>
              <w:t>22</w:t>
            </w:r>
            <w:r w:rsidR="00E95E92">
              <w:rPr>
                <w:noProof/>
                <w:webHidden/>
              </w:rPr>
              <w:fldChar w:fldCharType="end"/>
            </w:r>
          </w:hyperlink>
        </w:p>
        <w:p w14:paraId="458A782E" w14:textId="77777777" w:rsidR="00E95E92" w:rsidRDefault="00E2491D">
          <w:pPr>
            <w:pStyle w:val="TOC2"/>
            <w:tabs>
              <w:tab w:val="left" w:pos="880"/>
              <w:tab w:val="right" w:leader="dot" w:pos="10790"/>
            </w:tabs>
            <w:rPr>
              <w:rFonts w:asciiTheme="minorHAnsi" w:hAnsiTheme="minorHAnsi"/>
              <w:noProof/>
              <w:sz w:val="22"/>
            </w:rPr>
          </w:pPr>
          <w:hyperlink w:anchor="_Toc472133123" w:history="1">
            <w:r w:rsidR="00E95E92" w:rsidRPr="002E2F2B">
              <w:rPr>
                <w:rStyle w:val="Hyperlink"/>
                <w:noProof/>
              </w:rPr>
              <w:t>6.3</w:t>
            </w:r>
            <w:r w:rsidR="00E95E92">
              <w:rPr>
                <w:rFonts w:asciiTheme="minorHAnsi" w:hAnsiTheme="minorHAnsi"/>
                <w:noProof/>
                <w:sz w:val="22"/>
              </w:rPr>
              <w:tab/>
            </w:r>
            <w:r w:rsidR="00E95E92" w:rsidRPr="002E2F2B">
              <w:rPr>
                <w:rStyle w:val="Hyperlink"/>
                <w:noProof/>
              </w:rPr>
              <w:t>Branch Info Maintenance</w:t>
            </w:r>
            <w:r w:rsidR="00E95E92">
              <w:rPr>
                <w:noProof/>
                <w:webHidden/>
              </w:rPr>
              <w:tab/>
            </w:r>
            <w:r w:rsidR="00E95E92">
              <w:rPr>
                <w:noProof/>
                <w:webHidden/>
              </w:rPr>
              <w:fldChar w:fldCharType="begin"/>
            </w:r>
            <w:r w:rsidR="00E95E92">
              <w:rPr>
                <w:noProof/>
                <w:webHidden/>
              </w:rPr>
              <w:instrText xml:space="preserve"> PAGEREF _Toc472133123 \h </w:instrText>
            </w:r>
            <w:r w:rsidR="00E95E92">
              <w:rPr>
                <w:noProof/>
                <w:webHidden/>
              </w:rPr>
            </w:r>
            <w:r w:rsidR="00E95E92">
              <w:rPr>
                <w:noProof/>
                <w:webHidden/>
              </w:rPr>
              <w:fldChar w:fldCharType="separate"/>
            </w:r>
            <w:r w:rsidR="00715524">
              <w:rPr>
                <w:noProof/>
                <w:webHidden/>
              </w:rPr>
              <w:t>23</w:t>
            </w:r>
            <w:r w:rsidR="00E95E92">
              <w:rPr>
                <w:noProof/>
                <w:webHidden/>
              </w:rPr>
              <w:fldChar w:fldCharType="end"/>
            </w:r>
          </w:hyperlink>
        </w:p>
        <w:p w14:paraId="6C31569F" w14:textId="77777777" w:rsidR="00E95E92" w:rsidRDefault="00E2491D">
          <w:pPr>
            <w:pStyle w:val="TOC2"/>
            <w:tabs>
              <w:tab w:val="left" w:pos="880"/>
              <w:tab w:val="right" w:leader="dot" w:pos="10790"/>
            </w:tabs>
            <w:rPr>
              <w:rFonts w:asciiTheme="minorHAnsi" w:hAnsiTheme="minorHAnsi"/>
              <w:noProof/>
              <w:sz w:val="22"/>
            </w:rPr>
          </w:pPr>
          <w:hyperlink w:anchor="_Toc472133124" w:history="1">
            <w:r w:rsidR="00E95E92" w:rsidRPr="002E2F2B">
              <w:rPr>
                <w:rStyle w:val="Hyperlink"/>
                <w:noProof/>
              </w:rPr>
              <w:t>6.4</w:t>
            </w:r>
            <w:r w:rsidR="00E95E92">
              <w:rPr>
                <w:rFonts w:asciiTheme="minorHAnsi" w:hAnsiTheme="minorHAnsi"/>
                <w:noProof/>
                <w:sz w:val="22"/>
              </w:rPr>
              <w:tab/>
            </w:r>
            <w:r w:rsidR="00E95E92" w:rsidRPr="002E2F2B">
              <w:rPr>
                <w:rStyle w:val="Hyperlink"/>
                <w:noProof/>
              </w:rPr>
              <w:t>Scheduler Jobs Maintenance</w:t>
            </w:r>
            <w:r w:rsidR="00E95E92">
              <w:rPr>
                <w:noProof/>
                <w:webHidden/>
              </w:rPr>
              <w:tab/>
            </w:r>
            <w:r w:rsidR="00E95E92">
              <w:rPr>
                <w:noProof/>
                <w:webHidden/>
              </w:rPr>
              <w:fldChar w:fldCharType="begin"/>
            </w:r>
            <w:r w:rsidR="00E95E92">
              <w:rPr>
                <w:noProof/>
                <w:webHidden/>
              </w:rPr>
              <w:instrText xml:space="preserve"> PAGEREF _Toc472133124 \h </w:instrText>
            </w:r>
            <w:r w:rsidR="00E95E92">
              <w:rPr>
                <w:noProof/>
                <w:webHidden/>
              </w:rPr>
            </w:r>
            <w:r w:rsidR="00E95E92">
              <w:rPr>
                <w:noProof/>
                <w:webHidden/>
              </w:rPr>
              <w:fldChar w:fldCharType="separate"/>
            </w:r>
            <w:r w:rsidR="00715524">
              <w:rPr>
                <w:noProof/>
                <w:webHidden/>
              </w:rPr>
              <w:t>29</w:t>
            </w:r>
            <w:r w:rsidR="00E95E92">
              <w:rPr>
                <w:noProof/>
                <w:webHidden/>
              </w:rPr>
              <w:fldChar w:fldCharType="end"/>
            </w:r>
          </w:hyperlink>
        </w:p>
        <w:p w14:paraId="3BD510C4" w14:textId="77777777" w:rsidR="00E95E92" w:rsidRDefault="00E2491D">
          <w:pPr>
            <w:pStyle w:val="TOC2"/>
            <w:tabs>
              <w:tab w:val="left" w:pos="880"/>
              <w:tab w:val="right" w:leader="dot" w:pos="10790"/>
            </w:tabs>
            <w:rPr>
              <w:rFonts w:asciiTheme="minorHAnsi" w:hAnsiTheme="minorHAnsi"/>
              <w:noProof/>
              <w:sz w:val="22"/>
            </w:rPr>
          </w:pPr>
          <w:hyperlink w:anchor="_Toc472133125" w:history="1">
            <w:r w:rsidR="00E95E92" w:rsidRPr="002E2F2B">
              <w:rPr>
                <w:rStyle w:val="Hyperlink"/>
                <w:noProof/>
              </w:rPr>
              <w:t>6.5</w:t>
            </w:r>
            <w:r w:rsidR="00E95E92">
              <w:rPr>
                <w:rFonts w:asciiTheme="minorHAnsi" w:hAnsiTheme="minorHAnsi"/>
                <w:noProof/>
                <w:sz w:val="22"/>
              </w:rPr>
              <w:tab/>
            </w:r>
            <w:r w:rsidR="00E95E92" w:rsidRPr="002E2F2B">
              <w:rPr>
                <w:rStyle w:val="Hyperlink"/>
                <w:noProof/>
              </w:rPr>
              <w:t>Branch Scheme Maintenance</w:t>
            </w:r>
            <w:r w:rsidR="00E95E92">
              <w:rPr>
                <w:noProof/>
                <w:webHidden/>
              </w:rPr>
              <w:tab/>
            </w:r>
            <w:r w:rsidR="00E95E92">
              <w:rPr>
                <w:noProof/>
                <w:webHidden/>
              </w:rPr>
              <w:fldChar w:fldCharType="begin"/>
            </w:r>
            <w:r w:rsidR="00E95E92">
              <w:rPr>
                <w:noProof/>
                <w:webHidden/>
              </w:rPr>
              <w:instrText xml:space="preserve"> PAGEREF _Toc472133125 \h </w:instrText>
            </w:r>
            <w:r w:rsidR="00E95E92">
              <w:rPr>
                <w:noProof/>
                <w:webHidden/>
              </w:rPr>
            </w:r>
            <w:r w:rsidR="00E95E92">
              <w:rPr>
                <w:noProof/>
                <w:webHidden/>
              </w:rPr>
              <w:fldChar w:fldCharType="separate"/>
            </w:r>
            <w:r w:rsidR="00715524">
              <w:rPr>
                <w:noProof/>
                <w:webHidden/>
              </w:rPr>
              <w:t>32</w:t>
            </w:r>
            <w:r w:rsidR="00E95E92">
              <w:rPr>
                <w:noProof/>
                <w:webHidden/>
              </w:rPr>
              <w:fldChar w:fldCharType="end"/>
            </w:r>
          </w:hyperlink>
        </w:p>
        <w:p w14:paraId="77F1048B" w14:textId="77777777" w:rsidR="00E95E92" w:rsidRDefault="00E2491D">
          <w:pPr>
            <w:pStyle w:val="TOC2"/>
            <w:tabs>
              <w:tab w:val="left" w:pos="880"/>
              <w:tab w:val="right" w:leader="dot" w:pos="10790"/>
            </w:tabs>
            <w:rPr>
              <w:rFonts w:asciiTheme="minorHAnsi" w:hAnsiTheme="minorHAnsi"/>
              <w:noProof/>
              <w:sz w:val="22"/>
            </w:rPr>
          </w:pPr>
          <w:hyperlink w:anchor="_Toc472133126" w:history="1">
            <w:r w:rsidR="00E95E92" w:rsidRPr="002E2F2B">
              <w:rPr>
                <w:rStyle w:val="Hyperlink"/>
                <w:noProof/>
              </w:rPr>
              <w:t>6.6</w:t>
            </w:r>
            <w:r w:rsidR="00E95E92">
              <w:rPr>
                <w:rFonts w:asciiTheme="minorHAnsi" w:hAnsiTheme="minorHAnsi"/>
                <w:noProof/>
                <w:sz w:val="22"/>
              </w:rPr>
              <w:tab/>
            </w:r>
            <w:r w:rsidR="00E95E92" w:rsidRPr="002E2F2B">
              <w:rPr>
                <w:rStyle w:val="Hyperlink"/>
                <w:noProof/>
              </w:rPr>
              <w:t>Job Logs View</w:t>
            </w:r>
            <w:r w:rsidR="00E95E92">
              <w:rPr>
                <w:noProof/>
                <w:webHidden/>
              </w:rPr>
              <w:tab/>
            </w:r>
            <w:r w:rsidR="00E95E92">
              <w:rPr>
                <w:noProof/>
                <w:webHidden/>
              </w:rPr>
              <w:fldChar w:fldCharType="begin"/>
            </w:r>
            <w:r w:rsidR="00E95E92">
              <w:rPr>
                <w:noProof/>
                <w:webHidden/>
              </w:rPr>
              <w:instrText xml:space="preserve"> PAGEREF _Toc472133126 \h </w:instrText>
            </w:r>
            <w:r w:rsidR="00E95E92">
              <w:rPr>
                <w:noProof/>
                <w:webHidden/>
              </w:rPr>
            </w:r>
            <w:r w:rsidR="00E95E92">
              <w:rPr>
                <w:noProof/>
                <w:webHidden/>
              </w:rPr>
              <w:fldChar w:fldCharType="separate"/>
            </w:r>
            <w:r w:rsidR="00715524">
              <w:rPr>
                <w:noProof/>
                <w:webHidden/>
              </w:rPr>
              <w:t>49</w:t>
            </w:r>
            <w:r w:rsidR="00E95E92">
              <w:rPr>
                <w:noProof/>
                <w:webHidden/>
              </w:rPr>
              <w:fldChar w:fldCharType="end"/>
            </w:r>
          </w:hyperlink>
        </w:p>
        <w:p w14:paraId="7448446D" w14:textId="77777777" w:rsidR="00E95E92" w:rsidRDefault="00E2491D">
          <w:pPr>
            <w:pStyle w:val="TOC2"/>
            <w:tabs>
              <w:tab w:val="left" w:pos="880"/>
              <w:tab w:val="right" w:leader="dot" w:pos="10790"/>
            </w:tabs>
            <w:rPr>
              <w:rFonts w:asciiTheme="minorHAnsi" w:hAnsiTheme="minorHAnsi"/>
              <w:noProof/>
              <w:sz w:val="22"/>
            </w:rPr>
          </w:pPr>
          <w:hyperlink w:anchor="_Toc472133127" w:history="1">
            <w:r w:rsidR="00E95E92" w:rsidRPr="002E2F2B">
              <w:rPr>
                <w:rStyle w:val="Hyperlink"/>
                <w:noProof/>
              </w:rPr>
              <w:t>6.7</w:t>
            </w:r>
            <w:r w:rsidR="00E95E92">
              <w:rPr>
                <w:rFonts w:asciiTheme="minorHAnsi" w:hAnsiTheme="minorHAnsi"/>
                <w:noProof/>
                <w:sz w:val="22"/>
              </w:rPr>
              <w:tab/>
            </w:r>
            <w:r w:rsidR="00E95E92" w:rsidRPr="002E2F2B">
              <w:rPr>
                <w:rStyle w:val="Hyperlink"/>
                <w:noProof/>
              </w:rPr>
              <w:t>Sales Data Real Time Polling Batch Job</w:t>
            </w:r>
            <w:r w:rsidR="00E95E92">
              <w:rPr>
                <w:noProof/>
                <w:webHidden/>
              </w:rPr>
              <w:tab/>
            </w:r>
            <w:r w:rsidR="00E95E92">
              <w:rPr>
                <w:noProof/>
                <w:webHidden/>
              </w:rPr>
              <w:fldChar w:fldCharType="begin"/>
            </w:r>
            <w:r w:rsidR="00E95E92">
              <w:rPr>
                <w:noProof/>
                <w:webHidden/>
              </w:rPr>
              <w:instrText xml:space="preserve"> PAGEREF _Toc472133127 \h </w:instrText>
            </w:r>
            <w:r w:rsidR="00E95E92">
              <w:rPr>
                <w:noProof/>
                <w:webHidden/>
              </w:rPr>
            </w:r>
            <w:r w:rsidR="00E95E92">
              <w:rPr>
                <w:noProof/>
                <w:webHidden/>
              </w:rPr>
              <w:fldChar w:fldCharType="separate"/>
            </w:r>
            <w:r w:rsidR="00715524">
              <w:rPr>
                <w:noProof/>
                <w:webHidden/>
              </w:rPr>
              <w:t>56</w:t>
            </w:r>
            <w:r w:rsidR="00E95E92">
              <w:rPr>
                <w:noProof/>
                <w:webHidden/>
              </w:rPr>
              <w:fldChar w:fldCharType="end"/>
            </w:r>
          </w:hyperlink>
        </w:p>
        <w:p w14:paraId="1375F439" w14:textId="77777777" w:rsidR="00E95E92" w:rsidRDefault="00E2491D">
          <w:pPr>
            <w:pStyle w:val="TOC2"/>
            <w:tabs>
              <w:tab w:val="left" w:pos="880"/>
              <w:tab w:val="right" w:leader="dot" w:pos="10790"/>
            </w:tabs>
            <w:rPr>
              <w:rFonts w:asciiTheme="minorHAnsi" w:hAnsiTheme="minorHAnsi"/>
              <w:noProof/>
              <w:sz w:val="22"/>
            </w:rPr>
          </w:pPr>
          <w:hyperlink w:anchor="_Toc472133128" w:history="1">
            <w:r w:rsidR="00E95E92" w:rsidRPr="002E2F2B">
              <w:rPr>
                <w:rStyle w:val="Hyperlink"/>
                <w:noProof/>
              </w:rPr>
              <w:t>6.8</w:t>
            </w:r>
            <w:r w:rsidR="00E95E92">
              <w:rPr>
                <w:rFonts w:asciiTheme="minorHAnsi" w:hAnsiTheme="minorHAnsi"/>
                <w:noProof/>
                <w:sz w:val="22"/>
              </w:rPr>
              <w:tab/>
            </w:r>
            <w:r w:rsidR="00E95E92" w:rsidRPr="002E2F2B">
              <w:rPr>
                <w:rStyle w:val="Hyperlink"/>
                <w:noProof/>
              </w:rPr>
              <w:t>Sales Data EOD Polling Batch Job (POS-Staging)</w:t>
            </w:r>
            <w:r w:rsidR="00E95E92">
              <w:rPr>
                <w:noProof/>
                <w:webHidden/>
              </w:rPr>
              <w:tab/>
            </w:r>
            <w:r w:rsidR="00E95E92">
              <w:rPr>
                <w:noProof/>
                <w:webHidden/>
              </w:rPr>
              <w:fldChar w:fldCharType="begin"/>
            </w:r>
            <w:r w:rsidR="00E95E92">
              <w:rPr>
                <w:noProof/>
                <w:webHidden/>
              </w:rPr>
              <w:instrText xml:space="preserve"> PAGEREF _Toc472133128 \h </w:instrText>
            </w:r>
            <w:r w:rsidR="00E95E92">
              <w:rPr>
                <w:noProof/>
                <w:webHidden/>
              </w:rPr>
            </w:r>
            <w:r w:rsidR="00E95E92">
              <w:rPr>
                <w:noProof/>
                <w:webHidden/>
              </w:rPr>
              <w:fldChar w:fldCharType="separate"/>
            </w:r>
            <w:r w:rsidR="00715524">
              <w:rPr>
                <w:noProof/>
                <w:webHidden/>
              </w:rPr>
              <w:t>67</w:t>
            </w:r>
            <w:r w:rsidR="00E95E92">
              <w:rPr>
                <w:noProof/>
                <w:webHidden/>
              </w:rPr>
              <w:fldChar w:fldCharType="end"/>
            </w:r>
          </w:hyperlink>
        </w:p>
        <w:p w14:paraId="2F26F477" w14:textId="77777777" w:rsidR="00E95E92" w:rsidRDefault="00E2491D">
          <w:pPr>
            <w:pStyle w:val="TOC2"/>
            <w:tabs>
              <w:tab w:val="left" w:pos="880"/>
              <w:tab w:val="right" w:leader="dot" w:pos="10790"/>
            </w:tabs>
            <w:rPr>
              <w:rFonts w:asciiTheme="minorHAnsi" w:hAnsiTheme="minorHAnsi"/>
              <w:noProof/>
              <w:sz w:val="22"/>
            </w:rPr>
          </w:pPr>
          <w:hyperlink w:anchor="_Toc472133129" w:history="1">
            <w:r w:rsidR="00E95E92" w:rsidRPr="002E2F2B">
              <w:rPr>
                <w:rStyle w:val="Hyperlink"/>
                <w:noProof/>
              </w:rPr>
              <w:t>6.9</w:t>
            </w:r>
            <w:r w:rsidR="00E95E92">
              <w:rPr>
                <w:rFonts w:asciiTheme="minorHAnsi" w:hAnsiTheme="minorHAnsi"/>
                <w:noProof/>
                <w:sz w:val="22"/>
              </w:rPr>
              <w:tab/>
            </w:r>
            <w:r w:rsidR="00E95E92" w:rsidRPr="002E2F2B">
              <w:rPr>
                <w:rStyle w:val="Hyperlink"/>
                <w:noProof/>
              </w:rPr>
              <w:t>Pricing/Master Data Generation (Pricing Server - Staging)</w:t>
            </w:r>
            <w:r w:rsidR="00E95E92">
              <w:rPr>
                <w:noProof/>
                <w:webHidden/>
              </w:rPr>
              <w:tab/>
            </w:r>
            <w:r w:rsidR="00E95E92">
              <w:rPr>
                <w:noProof/>
                <w:webHidden/>
              </w:rPr>
              <w:fldChar w:fldCharType="begin"/>
            </w:r>
            <w:r w:rsidR="00E95E92">
              <w:rPr>
                <w:noProof/>
                <w:webHidden/>
              </w:rPr>
              <w:instrText xml:space="preserve"> PAGEREF _Toc472133129 \h </w:instrText>
            </w:r>
            <w:r w:rsidR="00E95E92">
              <w:rPr>
                <w:noProof/>
                <w:webHidden/>
              </w:rPr>
            </w:r>
            <w:r w:rsidR="00E95E92">
              <w:rPr>
                <w:noProof/>
                <w:webHidden/>
              </w:rPr>
              <w:fldChar w:fldCharType="separate"/>
            </w:r>
            <w:r w:rsidR="00715524">
              <w:rPr>
                <w:noProof/>
                <w:webHidden/>
              </w:rPr>
              <w:t>78</w:t>
            </w:r>
            <w:r w:rsidR="00E95E92">
              <w:rPr>
                <w:noProof/>
                <w:webHidden/>
              </w:rPr>
              <w:fldChar w:fldCharType="end"/>
            </w:r>
          </w:hyperlink>
        </w:p>
        <w:p w14:paraId="047D5732" w14:textId="77777777" w:rsidR="00E95E92" w:rsidRDefault="00E2491D">
          <w:pPr>
            <w:pStyle w:val="TOC2"/>
            <w:tabs>
              <w:tab w:val="left" w:pos="880"/>
              <w:tab w:val="right" w:leader="dot" w:pos="10790"/>
            </w:tabs>
            <w:rPr>
              <w:rFonts w:asciiTheme="minorHAnsi" w:hAnsiTheme="minorHAnsi"/>
              <w:noProof/>
              <w:sz w:val="22"/>
            </w:rPr>
          </w:pPr>
          <w:hyperlink w:anchor="_Toc472133130" w:history="1">
            <w:r w:rsidR="00E95E92" w:rsidRPr="002E2F2B">
              <w:rPr>
                <w:rStyle w:val="Hyperlink"/>
                <w:noProof/>
              </w:rPr>
              <w:t>6.10</w:t>
            </w:r>
            <w:r w:rsidR="00E95E92">
              <w:rPr>
                <w:rFonts w:asciiTheme="minorHAnsi" w:hAnsiTheme="minorHAnsi"/>
                <w:noProof/>
                <w:sz w:val="22"/>
              </w:rPr>
              <w:tab/>
            </w:r>
            <w:r w:rsidR="00E95E92" w:rsidRPr="002E2F2B">
              <w:rPr>
                <w:rStyle w:val="Hyperlink"/>
                <w:noProof/>
              </w:rPr>
              <w:t>Pricing/Master Data Distribution Batch Job (Staging-POS)</w:t>
            </w:r>
            <w:r w:rsidR="00E95E92">
              <w:rPr>
                <w:noProof/>
                <w:webHidden/>
              </w:rPr>
              <w:tab/>
            </w:r>
            <w:r w:rsidR="00E95E92">
              <w:rPr>
                <w:noProof/>
                <w:webHidden/>
              </w:rPr>
              <w:fldChar w:fldCharType="begin"/>
            </w:r>
            <w:r w:rsidR="00E95E92">
              <w:rPr>
                <w:noProof/>
                <w:webHidden/>
              </w:rPr>
              <w:instrText xml:space="preserve"> PAGEREF _Toc472133130 \h </w:instrText>
            </w:r>
            <w:r w:rsidR="00E95E92">
              <w:rPr>
                <w:noProof/>
                <w:webHidden/>
              </w:rPr>
            </w:r>
            <w:r w:rsidR="00E95E92">
              <w:rPr>
                <w:noProof/>
                <w:webHidden/>
              </w:rPr>
              <w:fldChar w:fldCharType="separate"/>
            </w:r>
            <w:r w:rsidR="00715524">
              <w:rPr>
                <w:noProof/>
                <w:webHidden/>
              </w:rPr>
              <w:t>81</w:t>
            </w:r>
            <w:r w:rsidR="00E95E92">
              <w:rPr>
                <w:noProof/>
                <w:webHidden/>
              </w:rPr>
              <w:fldChar w:fldCharType="end"/>
            </w:r>
          </w:hyperlink>
        </w:p>
        <w:p w14:paraId="5786C419" w14:textId="77777777" w:rsidR="00E95E92" w:rsidRDefault="00E2491D">
          <w:pPr>
            <w:pStyle w:val="TOC2"/>
            <w:tabs>
              <w:tab w:val="left" w:pos="880"/>
              <w:tab w:val="right" w:leader="dot" w:pos="10790"/>
            </w:tabs>
            <w:rPr>
              <w:rFonts w:asciiTheme="minorHAnsi" w:hAnsiTheme="minorHAnsi"/>
              <w:noProof/>
              <w:sz w:val="22"/>
            </w:rPr>
          </w:pPr>
          <w:hyperlink w:anchor="_Toc472133131" w:history="1">
            <w:r w:rsidR="00E95E92" w:rsidRPr="002E2F2B">
              <w:rPr>
                <w:rStyle w:val="Hyperlink"/>
                <w:noProof/>
              </w:rPr>
              <w:t>6.11</w:t>
            </w:r>
            <w:r w:rsidR="00E95E92">
              <w:rPr>
                <w:rFonts w:asciiTheme="minorHAnsi" w:hAnsiTheme="minorHAnsi"/>
                <w:noProof/>
                <w:sz w:val="22"/>
              </w:rPr>
              <w:tab/>
            </w:r>
            <w:r w:rsidR="00E95E92" w:rsidRPr="002E2F2B">
              <w:rPr>
                <w:rStyle w:val="Hyperlink"/>
                <w:noProof/>
              </w:rPr>
              <w:t>System Dashboard View</w:t>
            </w:r>
            <w:r w:rsidR="00E95E92">
              <w:rPr>
                <w:noProof/>
                <w:webHidden/>
              </w:rPr>
              <w:tab/>
            </w:r>
            <w:r w:rsidR="00E95E92">
              <w:rPr>
                <w:noProof/>
                <w:webHidden/>
              </w:rPr>
              <w:fldChar w:fldCharType="begin"/>
            </w:r>
            <w:r w:rsidR="00E95E92">
              <w:rPr>
                <w:noProof/>
                <w:webHidden/>
              </w:rPr>
              <w:instrText xml:space="preserve"> PAGEREF _Toc472133131 \h </w:instrText>
            </w:r>
            <w:r w:rsidR="00E95E92">
              <w:rPr>
                <w:noProof/>
                <w:webHidden/>
              </w:rPr>
            </w:r>
            <w:r w:rsidR="00E95E92">
              <w:rPr>
                <w:noProof/>
                <w:webHidden/>
              </w:rPr>
              <w:fldChar w:fldCharType="separate"/>
            </w:r>
            <w:r w:rsidR="00715524">
              <w:rPr>
                <w:noProof/>
                <w:webHidden/>
              </w:rPr>
              <w:t>88</w:t>
            </w:r>
            <w:r w:rsidR="00E95E92">
              <w:rPr>
                <w:noProof/>
                <w:webHidden/>
              </w:rPr>
              <w:fldChar w:fldCharType="end"/>
            </w:r>
          </w:hyperlink>
        </w:p>
        <w:p w14:paraId="681DCFFE" w14:textId="77777777" w:rsidR="00E95E92" w:rsidRDefault="00E2491D">
          <w:pPr>
            <w:pStyle w:val="TOC2"/>
            <w:tabs>
              <w:tab w:val="left" w:pos="880"/>
              <w:tab w:val="right" w:leader="dot" w:pos="10790"/>
            </w:tabs>
            <w:rPr>
              <w:rFonts w:asciiTheme="minorHAnsi" w:hAnsiTheme="minorHAnsi"/>
              <w:noProof/>
              <w:sz w:val="22"/>
            </w:rPr>
          </w:pPr>
          <w:hyperlink w:anchor="_Toc472133132" w:history="1">
            <w:r w:rsidR="00E95E92" w:rsidRPr="002E2F2B">
              <w:rPr>
                <w:rStyle w:val="Hyperlink"/>
                <w:noProof/>
              </w:rPr>
              <w:t>6.12</w:t>
            </w:r>
            <w:r w:rsidR="00E95E92">
              <w:rPr>
                <w:rFonts w:asciiTheme="minorHAnsi" w:hAnsiTheme="minorHAnsi"/>
                <w:noProof/>
                <w:sz w:val="22"/>
              </w:rPr>
              <w:tab/>
            </w:r>
            <w:r w:rsidR="00E95E92" w:rsidRPr="002E2F2B">
              <w:rPr>
                <w:rStyle w:val="Hyperlink"/>
                <w:noProof/>
              </w:rPr>
              <w:t>System Parameter Maintenance</w:t>
            </w:r>
            <w:r w:rsidR="00E95E92">
              <w:rPr>
                <w:noProof/>
                <w:webHidden/>
              </w:rPr>
              <w:tab/>
            </w:r>
            <w:r w:rsidR="00E95E92">
              <w:rPr>
                <w:noProof/>
                <w:webHidden/>
              </w:rPr>
              <w:fldChar w:fldCharType="begin"/>
            </w:r>
            <w:r w:rsidR="00E95E92">
              <w:rPr>
                <w:noProof/>
                <w:webHidden/>
              </w:rPr>
              <w:instrText xml:space="preserve"> PAGEREF _Toc472133132 \h </w:instrText>
            </w:r>
            <w:r w:rsidR="00E95E92">
              <w:rPr>
                <w:noProof/>
                <w:webHidden/>
              </w:rPr>
            </w:r>
            <w:r w:rsidR="00E95E92">
              <w:rPr>
                <w:noProof/>
                <w:webHidden/>
              </w:rPr>
              <w:fldChar w:fldCharType="separate"/>
            </w:r>
            <w:r w:rsidR="00715524">
              <w:rPr>
                <w:noProof/>
                <w:webHidden/>
              </w:rPr>
              <w:t>94</w:t>
            </w:r>
            <w:r w:rsidR="00E95E92">
              <w:rPr>
                <w:noProof/>
                <w:webHidden/>
              </w:rPr>
              <w:fldChar w:fldCharType="end"/>
            </w:r>
          </w:hyperlink>
        </w:p>
        <w:p w14:paraId="5AC1261A" w14:textId="77777777" w:rsidR="00E95E92" w:rsidRDefault="00E2491D">
          <w:pPr>
            <w:pStyle w:val="TOC2"/>
            <w:tabs>
              <w:tab w:val="left" w:pos="880"/>
              <w:tab w:val="right" w:leader="dot" w:pos="10790"/>
            </w:tabs>
            <w:rPr>
              <w:rFonts w:asciiTheme="minorHAnsi" w:hAnsiTheme="minorHAnsi"/>
              <w:noProof/>
              <w:sz w:val="22"/>
            </w:rPr>
          </w:pPr>
          <w:hyperlink w:anchor="_Toc472133133" w:history="1">
            <w:r w:rsidR="00E95E92" w:rsidRPr="002E2F2B">
              <w:rPr>
                <w:rStyle w:val="Hyperlink"/>
                <w:noProof/>
              </w:rPr>
              <w:t>6.13</w:t>
            </w:r>
            <w:r w:rsidR="00E95E92">
              <w:rPr>
                <w:rFonts w:asciiTheme="minorHAnsi" w:hAnsiTheme="minorHAnsi"/>
                <w:noProof/>
                <w:sz w:val="22"/>
              </w:rPr>
              <w:tab/>
            </w:r>
            <w:r w:rsidR="00E95E92" w:rsidRPr="002E2F2B">
              <w:rPr>
                <w:rStyle w:val="Hyperlink"/>
                <w:noProof/>
              </w:rPr>
              <w:t>Export Daily Report</w:t>
            </w:r>
            <w:r w:rsidR="00E95E92">
              <w:rPr>
                <w:noProof/>
                <w:webHidden/>
              </w:rPr>
              <w:tab/>
            </w:r>
            <w:r w:rsidR="00E95E92">
              <w:rPr>
                <w:noProof/>
                <w:webHidden/>
              </w:rPr>
              <w:fldChar w:fldCharType="begin"/>
            </w:r>
            <w:r w:rsidR="00E95E92">
              <w:rPr>
                <w:noProof/>
                <w:webHidden/>
              </w:rPr>
              <w:instrText xml:space="preserve"> PAGEREF _Toc472133133 \h </w:instrText>
            </w:r>
            <w:r w:rsidR="00E95E92">
              <w:rPr>
                <w:noProof/>
                <w:webHidden/>
              </w:rPr>
            </w:r>
            <w:r w:rsidR="00E95E92">
              <w:rPr>
                <w:noProof/>
                <w:webHidden/>
              </w:rPr>
              <w:fldChar w:fldCharType="separate"/>
            </w:r>
            <w:r w:rsidR="00715524">
              <w:rPr>
                <w:noProof/>
                <w:webHidden/>
              </w:rPr>
              <w:t>97</w:t>
            </w:r>
            <w:r w:rsidR="00E95E92">
              <w:rPr>
                <w:noProof/>
                <w:webHidden/>
              </w:rPr>
              <w:fldChar w:fldCharType="end"/>
            </w:r>
          </w:hyperlink>
        </w:p>
        <w:p w14:paraId="3EDFA3B0" w14:textId="77777777" w:rsidR="00E95E92" w:rsidRDefault="00E2491D">
          <w:pPr>
            <w:pStyle w:val="TOC1"/>
            <w:tabs>
              <w:tab w:val="left" w:pos="660"/>
              <w:tab w:val="right" w:leader="dot" w:pos="10790"/>
            </w:tabs>
            <w:rPr>
              <w:rFonts w:asciiTheme="minorHAnsi" w:hAnsiTheme="minorHAnsi"/>
              <w:noProof/>
              <w:sz w:val="22"/>
            </w:rPr>
          </w:pPr>
          <w:hyperlink w:anchor="_Toc472133134" w:history="1">
            <w:r w:rsidR="00E95E92" w:rsidRPr="002E2F2B">
              <w:rPr>
                <w:rStyle w:val="Hyperlink"/>
                <w:noProof/>
              </w:rPr>
              <w:t>7</w:t>
            </w:r>
            <w:r w:rsidR="00E95E92">
              <w:rPr>
                <w:rFonts w:asciiTheme="minorHAnsi" w:hAnsiTheme="minorHAnsi"/>
                <w:noProof/>
                <w:sz w:val="22"/>
              </w:rPr>
              <w:tab/>
            </w:r>
            <w:r w:rsidR="00E95E92" w:rsidRPr="002E2F2B">
              <w:rPr>
                <w:rStyle w:val="Hyperlink"/>
                <w:noProof/>
              </w:rPr>
              <w:t>Interface Design</w:t>
            </w:r>
            <w:r w:rsidR="00E95E92">
              <w:rPr>
                <w:noProof/>
                <w:webHidden/>
              </w:rPr>
              <w:tab/>
            </w:r>
            <w:r w:rsidR="00E95E92">
              <w:rPr>
                <w:noProof/>
                <w:webHidden/>
              </w:rPr>
              <w:fldChar w:fldCharType="begin"/>
            </w:r>
            <w:r w:rsidR="00E95E92">
              <w:rPr>
                <w:noProof/>
                <w:webHidden/>
              </w:rPr>
              <w:instrText xml:space="preserve"> PAGEREF _Toc472133134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24977486" w14:textId="77777777" w:rsidR="00E95E92" w:rsidRDefault="00E2491D">
          <w:pPr>
            <w:pStyle w:val="TOC2"/>
            <w:tabs>
              <w:tab w:val="left" w:pos="880"/>
              <w:tab w:val="right" w:leader="dot" w:pos="10790"/>
            </w:tabs>
            <w:rPr>
              <w:rFonts w:asciiTheme="minorHAnsi" w:hAnsiTheme="minorHAnsi"/>
              <w:noProof/>
              <w:sz w:val="22"/>
            </w:rPr>
          </w:pPr>
          <w:hyperlink w:anchor="_Toc472133135" w:history="1">
            <w:r w:rsidR="00E95E92" w:rsidRPr="002E2F2B">
              <w:rPr>
                <w:rStyle w:val="Hyperlink"/>
                <w:noProof/>
              </w:rPr>
              <w:t>7.1</w:t>
            </w:r>
            <w:r w:rsidR="00E95E92">
              <w:rPr>
                <w:rFonts w:asciiTheme="minorHAnsi" w:hAnsiTheme="minorHAnsi"/>
                <w:noProof/>
                <w:sz w:val="22"/>
              </w:rPr>
              <w:tab/>
            </w:r>
            <w:r w:rsidR="00E95E92" w:rsidRPr="002E2F2B">
              <w:rPr>
                <w:rStyle w:val="Hyperlink"/>
                <w:noProof/>
              </w:rPr>
              <w:t>Sales Data Web Service</w:t>
            </w:r>
            <w:r w:rsidR="00E95E92">
              <w:rPr>
                <w:noProof/>
                <w:webHidden/>
              </w:rPr>
              <w:tab/>
            </w:r>
            <w:r w:rsidR="00E95E92">
              <w:rPr>
                <w:noProof/>
                <w:webHidden/>
              </w:rPr>
              <w:fldChar w:fldCharType="begin"/>
            </w:r>
            <w:r w:rsidR="00E95E92">
              <w:rPr>
                <w:noProof/>
                <w:webHidden/>
              </w:rPr>
              <w:instrText xml:space="preserve"> PAGEREF _Toc472133135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615E0D7F" w14:textId="77777777" w:rsidR="00E95E92" w:rsidRDefault="00E2491D">
          <w:pPr>
            <w:pStyle w:val="TOC2"/>
            <w:tabs>
              <w:tab w:val="left" w:pos="880"/>
              <w:tab w:val="right" w:leader="dot" w:pos="10790"/>
            </w:tabs>
            <w:rPr>
              <w:rFonts w:asciiTheme="minorHAnsi" w:hAnsiTheme="minorHAnsi"/>
              <w:noProof/>
              <w:sz w:val="22"/>
            </w:rPr>
          </w:pPr>
          <w:hyperlink w:anchor="_Toc472133136" w:history="1">
            <w:r w:rsidR="00E95E92" w:rsidRPr="002E2F2B">
              <w:rPr>
                <w:rStyle w:val="Hyperlink"/>
                <w:noProof/>
              </w:rPr>
              <w:t>7.2</w:t>
            </w:r>
            <w:r w:rsidR="00E95E92">
              <w:rPr>
                <w:rFonts w:asciiTheme="minorHAnsi" w:hAnsiTheme="minorHAnsi"/>
                <w:noProof/>
                <w:sz w:val="22"/>
              </w:rPr>
              <w:tab/>
            </w:r>
            <w:r w:rsidR="00E95E92" w:rsidRPr="002E2F2B">
              <w:rPr>
                <w:rStyle w:val="Hyperlink"/>
                <w:noProof/>
              </w:rPr>
              <w:t>Pricing Data Web Service</w:t>
            </w:r>
            <w:r w:rsidR="00E95E92">
              <w:rPr>
                <w:noProof/>
                <w:webHidden/>
              </w:rPr>
              <w:tab/>
            </w:r>
            <w:r w:rsidR="00E95E92">
              <w:rPr>
                <w:noProof/>
                <w:webHidden/>
              </w:rPr>
              <w:fldChar w:fldCharType="begin"/>
            </w:r>
            <w:r w:rsidR="00E95E92">
              <w:rPr>
                <w:noProof/>
                <w:webHidden/>
              </w:rPr>
              <w:instrText xml:space="preserve"> PAGEREF _Toc472133136 \h </w:instrText>
            </w:r>
            <w:r w:rsidR="00E95E92">
              <w:rPr>
                <w:noProof/>
                <w:webHidden/>
              </w:rPr>
            </w:r>
            <w:r w:rsidR="00E95E92">
              <w:rPr>
                <w:noProof/>
                <w:webHidden/>
              </w:rPr>
              <w:fldChar w:fldCharType="separate"/>
            </w:r>
            <w:r w:rsidR="00715524">
              <w:rPr>
                <w:noProof/>
                <w:webHidden/>
              </w:rPr>
              <w:t>111</w:t>
            </w:r>
            <w:r w:rsidR="00E95E92">
              <w:rPr>
                <w:noProof/>
                <w:webHidden/>
              </w:rPr>
              <w:fldChar w:fldCharType="end"/>
            </w:r>
          </w:hyperlink>
        </w:p>
        <w:p w14:paraId="7038B2A7" w14:textId="77777777" w:rsidR="00E95E92" w:rsidRDefault="00E2491D">
          <w:pPr>
            <w:pStyle w:val="TOC2"/>
            <w:tabs>
              <w:tab w:val="left" w:pos="880"/>
              <w:tab w:val="right" w:leader="dot" w:pos="10790"/>
            </w:tabs>
            <w:rPr>
              <w:rFonts w:asciiTheme="minorHAnsi" w:hAnsiTheme="minorHAnsi"/>
              <w:noProof/>
              <w:sz w:val="22"/>
            </w:rPr>
          </w:pPr>
          <w:hyperlink w:anchor="_Toc472133137" w:history="1">
            <w:r w:rsidR="00E95E92" w:rsidRPr="002E2F2B">
              <w:rPr>
                <w:rStyle w:val="Hyperlink"/>
                <w:noProof/>
              </w:rPr>
              <w:t>7.3</w:t>
            </w:r>
            <w:r w:rsidR="00E95E92">
              <w:rPr>
                <w:rFonts w:asciiTheme="minorHAnsi" w:hAnsiTheme="minorHAnsi"/>
                <w:noProof/>
                <w:sz w:val="22"/>
              </w:rPr>
              <w:tab/>
            </w:r>
            <w:r w:rsidR="00E95E92" w:rsidRPr="002E2F2B">
              <w:rPr>
                <w:rStyle w:val="Hyperlink"/>
                <w:noProof/>
              </w:rPr>
              <w:t>EDW Checksum Web Service</w:t>
            </w:r>
            <w:r w:rsidR="00E95E92">
              <w:rPr>
                <w:noProof/>
                <w:webHidden/>
              </w:rPr>
              <w:tab/>
            </w:r>
            <w:r w:rsidR="00E95E92">
              <w:rPr>
                <w:noProof/>
                <w:webHidden/>
              </w:rPr>
              <w:fldChar w:fldCharType="begin"/>
            </w:r>
            <w:r w:rsidR="00E95E92">
              <w:rPr>
                <w:noProof/>
                <w:webHidden/>
              </w:rPr>
              <w:instrText xml:space="preserve"> PAGEREF _Toc472133137 \h </w:instrText>
            </w:r>
            <w:r w:rsidR="00E95E92">
              <w:rPr>
                <w:noProof/>
                <w:webHidden/>
              </w:rPr>
            </w:r>
            <w:r w:rsidR="00E95E92">
              <w:rPr>
                <w:noProof/>
                <w:webHidden/>
              </w:rPr>
              <w:fldChar w:fldCharType="separate"/>
            </w:r>
            <w:r w:rsidR="00715524">
              <w:rPr>
                <w:noProof/>
                <w:webHidden/>
              </w:rPr>
              <w:t>113</w:t>
            </w:r>
            <w:r w:rsidR="00E95E92">
              <w:rPr>
                <w:noProof/>
                <w:webHidden/>
              </w:rPr>
              <w:fldChar w:fldCharType="end"/>
            </w:r>
          </w:hyperlink>
        </w:p>
        <w:p w14:paraId="4A2A91A0" w14:textId="77777777" w:rsidR="00E95E92" w:rsidRDefault="00E2491D">
          <w:pPr>
            <w:pStyle w:val="TOC1"/>
            <w:tabs>
              <w:tab w:val="left" w:pos="660"/>
              <w:tab w:val="right" w:leader="dot" w:pos="10790"/>
            </w:tabs>
            <w:rPr>
              <w:rFonts w:asciiTheme="minorHAnsi" w:hAnsiTheme="minorHAnsi"/>
              <w:noProof/>
              <w:sz w:val="22"/>
            </w:rPr>
          </w:pPr>
          <w:hyperlink w:anchor="_Toc472133138" w:history="1">
            <w:r w:rsidR="00E95E92" w:rsidRPr="002E2F2B">
              <w:rPr>
                <w:rStyle w:val="Hyperlink"/>
                <w:noProof/>
              </w:rPr>
              <w:t>8</w:t>
            </w:r>
            <w:r w:rsidR="00E95E92">
              <w:rPr>
                <w:rFonts w:asciiTheme="minorHAnsi" w:hAnsiTheme="minorHAnsi"/>
                <w:noProof/>
                <w:sz w:val="22"/>
              </w:rPr>
              <w:tab/>
            </w:r>
            <w:r w:rsidR="00E95E92" w:rsidRPr="002E2F2B">
              <w:rPr>
                <w:rStyle w:val="Hyperlink"/>
                <w:noProof/>
              </w:rPr>
              <w:t>Sign Off</w:t>
            </w:r>
            <w:r w:rsidR="00E95E92">
              <w:rPr>
                <w:noProof/>
                <w:webHidden/>
              </w:rPr>
              <w:tab/>
            </w:r>
            <w:r w:rsidR="00E95E92">
              <w:rPr>
                <w:noProof/>
                <w:webHidden/>
              </w:rPr>
              <w:fldChar w:fldCharType="begin"/>
            </w:r>
            <w:r w:rsidR="00E95E92">
              <w:rPr>
                <w:noProof/>
                <w:webHidden/>
              </w:rPr>
              <w:instrText xml:space="preserve"> PAGEREF _Toc472133138 \h </w:instrText>
            </w:r>
            <w:r w:rsidR="00E95E92">
              <w:rPr>
                <w:noProof/>
                <w:webHidden/>
              </w:rPr>
            </w:r>
            <w:r w:rsidR="00E95E92">
              <w:rPr>
                <w:noProof/>
                <w:webHidden/>
              </w:rPr>
              <w:fldChar w:fldCharType="separate"/>
            </w:r>
            <w:r w:rsidR="00715524">
              <w:rPr>
                <w:noProof/>
                <w:webHidden/>
              </w:rPr>
              <w:t>115</w:t>
            </w:r>
            <w:r w:rsidR="00E95E9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6" w:name="_Toc472133103"/>
      <w:r w:rsidRPr="00184A3A">
        <w:lastRenderedPageBreak/>
        <w:t>Background</w:t>
      </w:r>
      <w:bookmarkEnd w:id="6"/>
    </w:p>
    <w:p w14:paraId="0EC6E7F6" w14:textId="77777777" w:rsidR="009706A7" w:rsidRPr="00184A3A" w:rsidRDefault="002265DC" w:rsidP="00D22FDC">
      <w:pPr>
        <w:pStyle w:val="Heading2"/>
      </w:pPr>
      <w:bookmarkStart w:id="7" w:name="_Toc472133104"/>
      <w:r w:rsidRPr="00184A3A">
        <w:t>Document Purpose</w:t>
      </w:r>
      <w:bookmarkEnd w:id="7"/>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8" w:name="_Toc472133105"/>
      <w:r w:rsidRPr="00184A3A">
        <w:t>Document Scope</w:t>
      </w:r>
      <w:bookmarkEnd w:id="8"/>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9" w:name="_Toc472133106"/>
      <w:r w:rsidRPr="00184A3A">
        <w:t>Document Audience</w:t>
      </w:r>
      <w:bookmarkEnd w:id="9"/>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10" w:name="_Toc472133107"/>
      <w:r w:rsidRPr="00184A3A">
        <w:lastRenderedPageBreak/>
        <w:t>Terms &amp; Abbreviation</w:t>
      </w:r>
      <w:r w:rsidR="00611DDF" w:rsidRPr="00184A3A">
        <w:t>s</w:t>
      </w:r>
      <w:bookmarkEnd w:id="10"/>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r w:rsidR="0053398F" w:rsidRPr="00184A3A" w14:paraId="38C9728C" w14:textId="77777777" w:rsidTr="0057159E">
        <w:trPr>
          <w:ins w:id="11" w:author="Steven Chen" w:date="2017-02-01T15:40:00Z"/>
        </w:trPr>
        <w:tc>
          <w:tcPr>
            <w:tcW w:w="1561" w:type="dxa"/>
            <w:tcBorders>
              <w:top w:val="single" w:sz="4" w:space="0" w:color="auto"/>
              <w:left w:val="single" w:sz="4" w:space="0" w:color="auto"/>
              <w:bottom w:val="single" w:sz="4" w:space="0" w:color="auto"/>
              <w:right w:val="single" w:sz="4" w:space="0" w:color="auto"/>
            </w:tcBorders>
          </w:tcPr>
          <w:p w14:paraId="01D7C456" w14:textId="46BCACB7" w:rsidR="0053398F" w:rsidRPr="00184A3A" w:rsidRDefault="0053398F" w:rsidP="0057159E">
            <w:pPr>
              <w:spacing w:after="0"/>
              <w:jc w:val="both"/>
              <w:rPr>
                <w:ins w:id="12" w:author="Steven Chen" w:date="2017-02-01T15:40:00Z"/>
              </w:rPr>
            </w:pPr>
            <w:ins w:id="13" w:author="Steven Chen" w:date="2017-02-01T15:40:00Z">
              <w:r>
                <w:t>Latest Job Ind</w:t>
              </w:r>
            </w:ins>
            <w:ins w:id="14" w:author="Steven Chen" w:date="2017-02-01T15:41:00Z">
              <w:r>
                <w:t>icator</w:t>
              </w:r>
            </w:ins>
          </w:p>
        </w:tc>
        <w:tc>
          <w:tcPr>
            <w:tcW w:w="9121" w:type="dxa"/>
            <w:tcBorders>
              <w:top w:val="single" w:sz="4" w:space="0" w:color="auto"/>
              <w:left w:val="single" w:sz="4" w:space="0" w:color="auto"/>
              <w:bottom w:val="single" w:sz="4" w:space="0" w:color="auto"/>
              <w:right w:val="single" w:sz="4" w:space="0" w:color="auto"/>
            </w:tcBorders>
          </w:tcPr>
          <w:p w14:paraId="54E6EBF2" w14:textId="74D809A8" w:rsidR="0053398F" w:rsidRPr="0053398F" w:rsidRDefault="0053398F" w:rsidP="0057159E">
            <w:pPr>
              <w:spacing w:after="0"/>
              <w:jc w:val="both"/>
              <w:rPr>
                <w:ins w:id="15" w:author="Steven Chen" w:date="2017-02-01T15:41:00Z"/>
                <w:rFonts w:eastAsia="SimSun" w:cs="Calibri"/>
                <w:lang w:eastAsia="zh-CN"/>
                <w:rPrChange w:id="16" w:author="Steven Chen" w:date="2017-02-01T15:42:00Z">
                  <w:rPr>
                    <w:ins w:id="17" w:author="Steven Chen" w:date="2017-02-01T15:41:00Z"/>
                    <w:rFonts w:cs="Calibri"/>
                  </w:rPr>
                </w:rPrChange>
              </w:rPr>
            </w:pPr>
            <w:ins w:id="18" w:author="Steven Chen" w:date="2017-02-01T15:41:00Z">
              <w:r>
                <w:rPr>
                  <w:rFonts w:cs="Calibri"/>
                </w:rPr>
                <w:t>P – Pending</w:t>
              </w:r>
            </w:ins>
            <w:ins w:id="19" w:author="Steven Chen" w:date="2017-02-01T15:42:00Z">
              <w:r>
                <w:rPr>
                  <w:rFonts w:cs="Calibri" w:hint="eastAsia"/>
                </w:rPr>
                <w:t xml:space="preserve">, the job is submitted into the pool, </w:t>
              </w:r>
            </w:ins>
          </w:p>
          <w:p w14:paraId="4D93C3C0" w14:textId="255BFC33" w:rsidR="0053398F" w:rsidRPr="00184A3A" w:rsidRDefault="0053398F" w:rsidP="0057159E">
            <w:pPr>
              <w:spacing w:after="0"/>
              <w:jc w:val="both"/>
              <w:rPr>
                <w:ins w:id="20" w:author="Steven Chen" w:date="2017-02-01T15:40:00Z"/>
                <w:rFonts w:cs="Calibri"/>
              </w:rPr>
            </w:pP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21" w:name="_Toc472133108"/>
      <w:r w:rsidRPr="00184A3A">
        <w:t>Reference Materials</w:t>
      </w:r>
      <w:bookmarkEnd w:id="2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r w:rsidRPr="00A57F4A">
              <w:rPr>
                <w:szCs w:val="20"/>
              </w:rPr>
              <w:t>Maxim_POS_Polling_ESB_RDD-v1.3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Pr="00184A3A" w:rsidRDefault="00A57F4A" w:rsidP="00A57F4A">
      <w:pPr>
        <w:pStyle w:val="Heading2"/>
      </w:pPr>
      <w:bookmarkStart w:id="22" w:name="_Toc472133109"/>
      <w:r>
        <w:t>User Requirement Traceability Matrix</w:t>
      </w:r>
      <w:bookmarkEnd w:id="22"/>
    </w:p>
    <w:tbl>
      <w:tblPr>
        <w:tblW w:w="10782" w:type="dxa"/>
        <w:tblInd w:w="108" w:type="dxa"/>
        <w:tblLook w:val="04A0" w:firstRow="1" w:lastRow="0" w:firstColumn="1" w:lastColumn="0" w:noHBand="0" w:noVBand="1"/>
      </w:tblPr>
      <w:tblGrid>
        <w:gridCol w:w="1962"/>
        <w:gridCol w:w="7560"/>
        <w:gridCol w:w="1260"/>
      </w:tblGrid>
      <w:tr w:rsidR="002E7BC6" w:rsidRPr="00184A3A" w14:paraId="269E125F" w14:textId="77777777" w:rsidTr="00C22FE5">
        <w:trPr>
          <w:tblHeader/>
        </w:trPr>
        <w:tc>
          <w:tcPr>
            <w:tcW w:w="1962" w:type="dxa"/>
            <w:tcBorders>
              <w:bottom w:val="single" w:sz="4" w:space="0" w:color="auto"/>
            </w:tcBorders>
            <w:shd w:val="clear" w:color="auto" w:fill="1F497D" w:themeFill="text2"/>
          </w:tcPr>
          <w:p w14:paraId="50374866" w14:textId="20620F94" w:rsidR="002E7BC6" w:rsidRPr="00184A3A" w:rsidRDefault="002E7BC6" w:rsidP="002E7BC6">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00896D27" w14:textId="77777777" w:rsidR="002E7BC6" w:rsidRPr="00184A3A" w:rsidRDefault="002E7BC6" w:rsidP="002E7BC6">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73E1559B" w14:textId="7D01524C" w:rsidR="002E7BC6" w:rsidRPr="00184A3A" w:rsidRDefault="002E7BC6" w:rsidP="002E7BC6">
            <w:pPr>
              <w:jc w:val="center"/>
              <w:rPr>
                <w:b/>
              </w:rPr>
            </w:pPr>
            <w:r w:rsidRPr="002E7BC6">
              <w:rPr>
                <w:b/>
                <w:color w:val="FFFFFF" w:themeColor="background1"/>
              </w:rPr>
              <w:t>Chapter</w:t>
            </w:r>
          </w:p>
        </w:tc>
      </w:tr>
      <w:tr w:rsidR="002E7BC6" w:rsidRPr="002E7BC6" w14:paraId="6FD7B54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CF772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A39EA"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4E1B9DEA" w14:textId="501C8CD0"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85E610" w14:textId="1995CCAB"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.4</w:t>
            </w:r>
            <w:r w:rsidR="000E17A3">
              <w:rPr>
                <w:rFonts w:eastAsia="SimSun"/>
                <w:sz w:val="18"/>
                <w:lang w:eastAsia="zh-CN"/>
              </w:rPr>
              <w:t>.1</w:t>
            </w:r>
          </w:p>
        </w:tc>
      </w:tr>
      <w:tr w:rsidR="002E7BC6" w:rsidRPr="002E7BC6" w14:paraId="77B6640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531B5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9C14F6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C4DE19B" w14:textId="38104E14"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D4C5D5" w14:textId="2D1F3655"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7C08DA1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B275C3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09B2E0" w14:textId="7252FA5A"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w:t>
            </w:r>
            <w:proofErr w:type="spellStart"/>
            <w:r w:rsidRPr="002E7BC6">
              <w:rPr>
                <w:rFonts w:eastAsia="SimSun"/>
                <w:sz w:val="18"/>
                <w:lang w:eastAsia="zh-CN"/>
              </w:rPr>
              <w:t>Mitpos</w:t>
            </w:r>
            <w:proofErr w:type="spellEnd"/>
            <w:r w:rsidRPr="002E7BC6">
              <w:rPr>
                <w:rFonts w:eastAsia="SimSun"/>
                <w:sz w:val="18"/>
                <w:lang w:eastAsia="zh-CN"/>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200FBF" w14:textId="62D32A07"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4ADFC8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AA39E0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F2BEDF" w14:textId="745B3305"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Data staging to service bus working DB - Transaction Handling -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89157BE" w14:textId="5A003CC3"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6458241A"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623491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C821042"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2B84EA1" w14:textId="6AC0835A" w:rsidR="002E7BC6" w:rsidRPr="002E7BC6" w:rsidRDefault="002E7BC6" w:rsidP="003D2D74">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AD2458" w14:textId="5627E619" w:rsidR="002E7BC6" w:rsidRPr="002E7BC6" w:rsidRDefault="002E7BC6" w:rsidP="002E7BC6">
            <w:pPr>
              <w:spacing w:after="0"/>
              <w:jc w:val="center"/>
              <w:rPr>
                <w:rFonts w:eastAsia="SimSun"/>
                <w:sz w:val="18"/>
                <w:lang w:eastAsia="zh-CN"/>
              </w:rPr>
            </w:pPr>
            <w:r w:rsidRPr="002E7BC6">
              <w:rPr>
                <w:rFonts w:eastAsia="SimSun"/>
                <w:sz w:val="18"/>
                <w:lang w:eastAsia="zh-CN"/>
              </w:rPr>
              <w:t>6</w:t>
            </w:r>
            <w:r w:rsidR="003D2D74">
              <w:rPr>
                <w:rFonts w:eastAsia="SimSun"/>
                <w:sz w:val="18"/>
                <w:lang w:eastAsia="zh-CN"/>
              </w:rPr>
              <w:t>.7</w:t>
            </w:r>
            <w:r w:rsidR="007E45F6">
              <w:rPr>
                <w:rFonts w:eastAsia="SimSun"/>
                <w:sz w:val="18"/>
                <w:lang w:eastAsia="zh-CN"/>
              </w:rPr>
              <w:t>.5</w:t>
            </w:r>
            <w:r w:rsidR="000E17A3">
              <w:rPr>
                <w:rFonts w:eastAsia="SimSun"/>
                <w:sz w:val="18"/>
                <w:lang w:eastAsia="zh-CN"/>
              </w:rPr>
              <w:t>.1</w:t>
            </w:r>
          </w:p>
        </w:tc>
      </w:tr>
      <w:tr w:rsidR="002E7BC6" w:rsidRPr="002E7BC6" w14:paraId="366998B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46DD50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F4A85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4918638" w14:textId="3AEB4ECD" w:rsidR="002E7BC6" w:rsidRPr="002E7BC6" w:rsidRDefault="002E7BC6" w:rsidP="002E7BC6">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DD6D9AC" w14:textId="53B31E14" w:rsidR="002E7BC6" w:rsidRPr="002E7BC6" w:rsidRDefault="003D2D74" w:rsidP="002E7BC6">
            <w:pPr>
              <w:spacing w:after="0"/>
              <w:jc w:val="center"/>
              <w:rPr>
                <w:rFonts w:eastAsia="SimSun"/>
                <w:sz w:val="18"/>
                <w:lang w:eastAsia="zh-CN"/>
              </w:rPr>
            </w:pPr>
            <w:r>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525AE2D4"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1385D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90346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4030E4E" w14:textId="0B38074D" w:rsidR="002E7BC6" w:rsidRPr="002E7BC6" w:rsidRDefault="002E7BC6" w:rsidP="002E7BC6">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448A7D1" w14:textId="1C1001BB" w:rsidR="002E7BC6" w:rsidRPr="002E7BC6" w:rsidRDefault="000E17A3" w:rsidP="002E7BC6">
            <w:pPr>
              <w:spacing w:after="0"/>
              <w:jc w:val="center"/>
              <w:rPr>
                <w:rFonts w:eastAsia="SimSun"/>
                <w:sz w:val="18"/>
                <w:lang w:eastAsia="zh-CN"/>
              </w:rPr>
            </w:pPr>
            <w:r>
              <w:rPr>
                <w:rFonts w:eastAsia="SimSun"/>
                <w:sz w:val="18"/>
                <w:lang w:eastAsia="zh-CN"/>
              </w:rPr>
              <w:t>6.8.6.1</w:t>
            </w:r>
          </w:p>
        </w:tc>
      </w:tr>
      <w:tr w:rsidR="002E7BC6" w:rsidRPr="002E7BC6" w14:paraId="2E8DF33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3BCBA0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7CD64E"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7A3A7928" w14:textId="73367D85" w:rsidR="002E7BC6" w:rsidRPr="002E7BC6" w:rsidRDefault="002E7BC6" w:rsidP="002E7BC6">
            <w:pPr>
              <w:spacing w:after="0"/>
              <w:rPr>
                <w:rFonts w:eastAsia="SimSun"/>
                <w:sz w:val="18"/>
                <w:lang w:eastAsia="zh-CN"/>
              </w:rPr>
            </w:pPr>
            <w:r w:rsidRPr="002E7BC6">
              <w:rPr>
                <w:rFonts w:eastAsia="SimSun"/>
                <w:sz w:val="18"/>
                <w:lang w:eastAsia="zh-CN"/>
              </w:rPr>
              <w:t>- Data Processing to EDW - Retrieve Table List for Checking (Check_log, Orders</w:t>
            </w:r>
            <w:proofErr w:type="gramStart"/>
            <w:r w:rsidRPr="002E7BC6">
              <w:rPr>
                <w:rFonts w:eastAsia="SimSun"/>
                <w:sz w:val="18"/>
                <w:lang w:eastAsia="zh-CN"/>
              </w:rPr>
              <w:t>..)</w:t>
            </w:r>
            <w:proofErr w:type="gramEnd"/>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46FE13" w14:textId="2FE7406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1D92928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7AC4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7A5C05"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F588426" w14:textId="323F269C" w:rsidR="002E7BC6" w:rsidRPr="002E7BC6" w:rsidRDefault="002E7BC6" w:rsidP="002E7BC6">
            <w:pPr>
              <w:spacing w:after="0"/>
              <w:rPr>
                <w:rFonts w:eastAsia="SimSun"/>
                <w:sz w:val="18"/>
                <w:lang w:eastAsia="zh-CN"/>
              </w:rPr>
            </w:pPr>
            <w:r>
              <w:rPr>
                <w:rFonts w:eastAsia="SimSun"/>
                <w:sz w:val="18"/>
                <w:lang w:eastAsia="zh-CN"/>
              </w:rPr>
              <w:lastRenderedPageBreak/>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1D2584F" w14:textId="6D8C06A1" w:rsidR="002E7BC6" w:rsidRPr="002E7BC6" w:rsidRDefault="00287795" w:rsidP="002E7BC6">
            <w:pPr>
              <w:spacing w:after="0"/>
              <w:jc w:val="center"/>
              <w:rPr>
                <w:rFonts w:eastAsia="SimSun"/>
                <w:sz w:val="18"/>
                <w:lang w:eastAsia="zh-CN"/>
              </w:rPr>
            </w:pPr>
            <w:r w:rsidRPr="00287795">
              <w:rPr>
                <w:rFonts w:eastAsia="SimSun"/>
                <w:sz w:val="18"/>
                <w:lang w:eastAsia="zh-CN"/>
              </w:rPr>
              <w:lastRenderedPageBreak/>
              <w:t>6.8.6.1</w:t>
            </w:r>
          </w:p>
        </w:tc>
      </w:tr>
      <w:tr w:rsidR="002E7BC6" w:rsidRPr="002E7BC6" w14:paraId="706816E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B0B6D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B90F41"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081275F" w14:textId="458B0F9F"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D03AAF" w14:textId="6C117687"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C22FE5" w:rsidRPr="00D57A80" w14:paraId="18C54AA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4427E44" w14:textId="77777777" w:rsidR="002E7BC6" w:rsidRPr="00D57A80" w:rsidRDefault="002E7BC6" w:rsidP="002E7BC6">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2E32CE5" w14:textId="77777777" w:rsidR="002E7BC6" w:rsidRPr="00D57A80" w:rsidRDefault="002E7BC6" w:rsidP="002E7BC6">
            <w:pPr>
              <w:spacing w:after="0"/>
              <w:rPr>
                <w:rFonts w:eastAsia="SimSun"/>
                <w:sz w:val="18"/>
                <w:lang w:eastAsia="zh-CN"/>
              </w:rPr>
            </w:pPr>
            <w:r w:rsidRPr="00D57A80">
              <w:rPr>
                <w:rFonts w:eastAsia="SimSun"/>
                <w:sz w:val="18"/>
                <w:lang w:eastAsia="zh-CN"/>
              </w:rPr>
              <w:t xml:space="preserve">Sales Data Real Time </w:t>
            </w:r>
          </w:p>
          <w:p w14:paraId="65F2F04F" w14:textId="603DF068" w:rsidR="002E7BC6" w:rsidRPr="00D57A80" w:rsidRDefault="002E7BC6" w:rsidP="002E7BC6">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BEF778" w14:textId="77777777" w:rsidR="002E7BC6" w:rsidRPr="00D57A80" w:rsidRDefault="000E17A3" w:rsidP="002E7BC6">
            <w:pPr>
              <w:spacing w:after="0"/>
              <w:jc w:val="center"/>
              <w:rPr>
                <w:rFonts w:eastAsia="SimSun"/>
                <w:sz w:val="18"/>
                <w:lang w:eastAsia="zh-CN"/>
              </w:rPr>
            </w:pPr>
            <w:r w:rsidRPr="00D57A80">
              <w:rPr>
                <w:rFonts w:eastAsia="SimSun"/>
                <w:sz w:val="18"/>
                <w:lang w:eastAsia="zh-CN"/>
              </w:rPr>
              <w:t>Technical</w:t>
            </w:r>
          </w:p>
          <w:p w14:paraId="33F9FF56" w14:textId="7D08384D" w:rsidR="000E17A3" w:rsidRPr="00D57A80" w:rsidRDefault="000E17A3" w:rsidP="002E7BC6">
            <w:pPr>
              <w:spacing w:after="0"/>
              <w:jc w:val="center"/>
              <w:rPr>
                <w:rFonts w:eastAsia="SimSun"/>
                <w:sz w:val="18"/>
                <w:lang w:eastAsia="zh-CN"/>
              </w:rPr>
            </w:pPr>
            <w:r w:rsidRPr="00D57A80">
              <w:rPr>
                <w:rFonts w:eastAsia="SimSun"/>
                <w:sz w:val="18"/>
                <w:lang w:eastAsia="zh-CN"/>
              </w:rPr>
              <w:t>Spec.</w:t>
            </w:r>
          </w:p>
        </w:tc>
      </w:tr>
      <w:tr w:rsidR="002E7BC6" w:rsidRPr="002E7BC6" w14:paraId="608F974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3CDBC49" w14:textId="5228A9D5" w:rsidR="002E7BC6" w:rsidRPr="002E7BC6" w:rsidRDefault="002E7BC6" w:rsidP="002E7BC6">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33CADD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6BD31A1" w14:textId="09E6A6DE"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25EA06" w14:textId="3BD17F93"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2E7BC6" w:rsidRPr="002E7BC6" w14:paraId="0438EBA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FAC953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13E424B" w14:textId="77777777" w:rsidR="002E7BC6" w:rsidRDefault="002E7BC6" w:rsidP="002E7BC6">
            <w:pPr>
              <w:spacing w:after="0"/>
              <w:rPr>
                <w:rFonts w:eastAsia="SimSun"/>
                <w:sz w:val="18"/>
                <w:lang w:eastAsia="zh-CN"/>
              </w:rPr>
            </w:pPr>
            <w:r w:rsidRPr="002E7BC6">
              <w:rPr>
                <w:rFonts w:eastAsia="SimSun"/>
                <w:sz w:val="18"/>
                <w:lang w:eastAsia="zh-CN"/>
              </w:rPr>
              <w:t>POS Client EOD Triggering</w:t>
            </w:r>
          </w:p>
          <w:p w14:paraId="1AE4E52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36D291" w14:textId="59AB71E3" w:rsidR="002E7BC6" w:rsidRPr="002E7BC6" w:rsidRDefault="0016525C" w:rsidP="002E7BC6">
            <w:pPr>
              <w:spacing w:after="0"/>
              <w:jc w:val="center"/>
              <w:rPr>
                <w:rFonts w:eastAsia="SimSun"/>
                <w:sz w:val="18"/>
                <w:lang w:eastAsia="zh-CN"/>
              </w:rPr>
            </w:pPr>
            <w:r>
              <w:rPr>
                <w:rFonts w:eastAsia="SimSun"/>
                <w:sz w:val="18"/>
                <w:lang w:eastAsia="zh-CN"/>
              </w:rPr>
              <w:t>6.8.4.1</w:t>
            </w:r>
          </w:p>
        </w:tc>
      </w:tr>
      <w:tr w:rsidR="0016525C" w:rsidRPr="002E7BC6" w14:paraId="6EBC4E09"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448FF"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77567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Monitoring </w:t>
            </w:r>
          </w:p>
          <w:p w14:paraId="1D611962"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1787AA" w14:textId="73DE30CF"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7F3995F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90AA1D6"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6E9052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Download all History Tables </w:t>
            </w:r>
          </w:p>
          <w:p w14:paraId="37EF5E3E"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4FF3FA5" w14:textId="51521510"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50F9739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F3A729A"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DF40EC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Update Synchronization Status </w:t>
            </w:r>
          </w:p>
          <w:p w14:paraId="604B6A5D"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3C6B9E" w14:textId="5441B2B4"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4E09112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D3ACD1"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0CB7CE" w14:textId="77777777" w:rsidR="0016525C" w:rsidRDefault="0016525C" w:rsidP="0016525C">
            <w:pPr>
              <w:spacing w:after="0"/>
              <w:rPr>
                <w:rFonts w:eastAsia="SimSun"/>
                <w:sz w:val="18"/>
                <w:lang w:eastAsia="zh-CN"/>
              </w:rPr>
            </w:pPr>
            <w:r w:rsidRPr="002E7BC6">
              <w:rPr>
                <w:rFonts w:eastAsia="SimSun"/>
                <w:sz w:val="18"/>
                <w:lang w:eastAsia="zh-CN"/>
              </w:rPr>
              <w:t>POS Client EOD Process Job Summary</w:t>
            </w:r>
          </w:p>
          <w:p w14:paraId="2F997C4F"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42A6E3" w14:textId="5C0E41DE"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27F450C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E4ECD3"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9C533C"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055E2FB3" w14:textId="744F9EF0" w:rsidR="0016525C" w:rsidRPr="002E7BC6" w:rsidRDefault="0016525C" w:rsidP="0016525C">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9589FBA" w14:textId="0DD19BF5"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24F27EA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2CCA515"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D914D9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5FE603F3" w14:textId="2C7C6D76"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6325BA5" w14:textId="06AB3B23"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6C142C1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5F222AB"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C8013C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3528A49B" w14:textId="1883467C" w:rsidR="0016525C" w:rsidRPr="002E7BC6" w:rsidRDefault="0016525C" w:rsidP="0016525C">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33FA7C5" w14:textId="44D919BE"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462DF3B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CED8F54"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33B552"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20A08347" w14:textId="7DC0066B"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D8F4A3" w14:textId="02408298" w:rsidR="0016525C" w:rsidRPr="002E7BC6" w:rsidRDefault="0016525C" w:rsidP="0016525C">
            <w:pPr>
              <w:spacing w:after="0"/>
              <w:jc w:val="center"/>
              <w:rPr>
                <w:rFonts w:eastAsia="SimSun"/>
                <w:sz w:val="18"/>
                <w:lang w:eastAsia="zh-CN"/>
              </w:rPr>
            </w:pPr>
            <w:r w:rsidRPr="00DE62C9">
              <w:rPr>
                <w:rFonts w:eastAsia="SimSun"/>
                <w:sz w:val="18"/>
                <w:lang w:eastAsia="zh-CN"/>
              </w:rPr>
              <w:t>6.8.4.1</w:t>
            </w:r>
          </w:p>
        </w:tc>
      </w:tr>
      <w:tr w:rsidR="002E7BC6" w:rsidRPr="002E7BC6" w14:paraId="1F084DE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BECBAC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AC32BFC"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73C56C2E" w14:textId="3C7B38CA" w:rsidR="002E7BC6" w:rsidRPr="002E7BC6" w:rsidRDefault="002E7BC6" w:rsidP="002E7BC6">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D41A77" w14:textId="7FDEC121" w:rsidR="002E7BC6" w:rsidRPr="002E7BC6" w:rsidRDefault="002E7BC6" w:rsidP="002E7BC6">
            <w:pPr>
              <w:spacing w:after="0"/>
              <w:jc w:val="center"/>
              <w:rPr>
                <w:rFonts w:eastAsia="SimSun"/>
                <w:sz w:val="18"/>
                <w:lang w:eastAsia="zh-CN"/>
              </w:rPr>
            </w:pPr>
            <w:r w:rsidRPr="002E7BC6">
              <w:rPr>
                <w:rFonts w:eastAsia="SimSun"/>
                <w:sz w:val="18"/>
                <w:lang w:eastAsia="zh-CN"/>
              </w:rPr>
              <w:t>6.8</w:t>
            </w:r>
            <w:r w:rsidR="0016525C">
              <w:rPr>
                <w:rFonts w:eastAsia="SimSun"/>
                <w:sz w:val="18"/>
                <w:lang w:eastAsia="zh-CN"/>
              </w:rPr>
              <w:t>.4.1</w:t>
            </w:r>
          </w:p>
        </w:tc>
      </w:tr>
      <w:tr w:rsidR="002E7BC6" w:rsidRPr="002E7BC6" w14:paraId="1588F34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CA073F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E3E79D8"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528D087E" w14:textId="1DD532DB"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78BB41A" w14:textId="738E978F" w:rsidR="002E7BC6" w:rsidRPr="002E7BC6" w:rsidRDefault="002E7BC6" w:rsidP="0016525C">
            <w:pPr>
              <w:spacing w:after="0"/>
              <w:jc w:val="center"/>
              <w:rPr>
                <w:rFonts w:eastAsia="SimSun"/>
                <w:sz w:val="18"/>
                <w:lang w:eastAsia="zh-CN"/>
              </w:rPr>
            </w:pPr>
            <w:r w:rsidRPr="002E7BC6">
              <w:rPr>
                <w:rFonts w:eastAsia="SimSun"/>
                <w:sz w:val="18"/>
                <w:lang w:eastAsia="zh-CN"/>
              </w:rPr>
              <w:t>6</w:t>
            </w:r>
            <w:r w:rsidR="0016525C">
              <w:rPr>
                <w:rFonts w:eastAsia="SimSun"/>
                <w:sz w:val="18"/>
                <w:lang w:eastAsia="zh-CN"/>
              </w:rPr>
              <w:t>.8.4.1</w:t>
            </w:r>
          </w:p>
        </w:tc>
      </w:tr>
      <w:tr w:rsidR="002E7BC6" w:rsidRPr="002E7BC6" w14:paraId="2F6138C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E8EC1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3ADAAC" w14:textId="77777777" w:rsidR="002E7BC6" w:rsidRDefault="002E7BC6" w:rsidP="002E7BC6">
            <w:pPr>
              <w:spacing w:after="0"/>
              <w:rPr>
                <w:rFonts w:eastAsia="SimSun"/>
                <w:sz w:val="18"/>
                <w:lang w:eastAsia="zh-CN"/>
              </w:rPr>
            </w:pPr>
            <w:r w:rsidRPr="002E7BC6">
              <w:rPr>
                <w:rFonts w:eastAsia="SimSun"/>
                <w:sz w:val="18"/>
                <w:lang w:eastAsia="zh-CN"/>
              </w:rPr>
              <w:t>Pricing/Master Data Preparation</w:t>
            </w:r>
          </w:p>
          <w:p w14:paraId="1FB6024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482220E" w14:textId="768861FE"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49D528E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FCBB48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E3EE46" w14:textId="77777777" w:rsidR="002E7BC6" w:rsidRDefault="002E7BC6" w:rsidP="002E7BC6">
            <w:pPr>
              <w:spacing w:after="0"/>
              <w:rPr>
                <w:rFonts w:eastAsia="SimSun"/>
                <w:sz w:val="18"/>
                <w:lang w:eastAsia="zh-CN"/>
              </w:rPr>
            </w:pPr>
            <w:r w:rsidRPr="002E7BC6">
              <w:rPr>
                <w:rFonts w:eastAsia="SimSun"/>
                <w:sz w:val="18"/>
                <w:lang w:eastAsia="zh-CN"/>
              </w:rPr>
              <w:t>Pricing/Master Data Download to Staging</w:t>
            </w:r>
          </w:p>
          <w:p w14:paraId="04DAA75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3539DAF" w14:textId="64D07C0B"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2AEBA5D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18FEA9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38BB95"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Pre-Distribution Process </w:t>
            </w:r>
          </w:p>
          <w:p w14:paraId="592731D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FAFEB88" w14:textId="59B4363E"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487EFB5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D46C08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814042"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Initialization </w:t>
            </w:r>
          </w:p>
          <w:p w14:paraId="0E544865"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26A0642" w14:textId="14CDB571"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378210B6"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7C87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8B0B00" w14:textId="77777777" w:rsidR="002E7BC6" w:rsidRDefault="002E7BC6" w:rsidP="002E7BC6">
            <w:pPr>
              <w:spacing w:after="0"/>
              <w:rPr>
                <w:rFonts w:eastAsia="SimSun"/>
                <w:sz w:val="18"/>
                <w:lang w:eastAsia="zh-CN"/>
              </w:rPr>
            </w:pPr>
            <w:r w:rsidRPr="002E7BC6">
              <w:rPr>
                <w:rFonts w:eastAsia="SimSun"/>
                <w:sz w:val="18"/>
                <w:lang w:eastAsia="zh-CN"/>
              </w:rPr>
              <w:t>Pricing/Master Data Distribution  - Integrity Check</w:t>
            </w:r>
          </w:p>
          <w:p w14:paraId="2673A05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CDAF8A8" w14:textId="58D85A9B"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1A9C3B1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3C7DB2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431F5E9"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Incremental Update to POS Client </w:t>
            </w:r>
          </w:p>
          <w:p w14:paraId="752E3FA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A4BD7A3" w14:textId="756226DE"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6781661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693C80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BB3CFAC"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Update Synchronization Status  </w:t>
            </w:r>
          </w:p>
          <w:p w14:paraId="1E6CC8B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E5D2C82" w14:textId="543A7B0B"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31B1BB5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A37868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32E621"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Process Job Summary </w:t>
            </w:r>
          </w:p>
          <w:p w14:paraId="6F2FFB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D021E9" w14:textId="2BAB2668"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25472CA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A6CCE5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7B3685D" w14:textId="77777777" w:rsidR="002E7BC6" w:rsidRDefault="002E7BC6" w:rsidP="002E7BC6">
            <w:pPr>
              <w:spacing w:after="0"/>
              <w:rPr>
                <w:rFonts w:eastAsia="SimSun"/>
                <w:sz w:val="18"/>
                <w:lang w:eastAsia="zh-CN"/>
              </w:rPr>
            </w:pPr>
            <w:r w:rsidRPr="002E7BC6">
              <w:rPr>
                <w:rFonts w:eastAsia="SimSun"/>
                <w:sz w:val="18"/>
                <w:lang w:eastAsia="zh-CN"/>
              </w:rPr>
              <w:t>System Dashboard View - Real Time</w:t>
            </w:r>
          </w:p>
          <w:p w14:paraId="0B341834"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91326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6.11</w:t>
            </w:r>
          </w:p>
        </w:tc>
      </w:tr>
      <w:tr w:rsidR="002E7BC6" w:rsidRPr="002E7BC6" w14:paraId="247077F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689B67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B7929A" w14:textId="77777777" w:rsidR="002E7BC6" w:rsidRDefault="002E7BC6" w:rsidP="002E7BC6">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5C2A20B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734ECE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4.5</w:t>
            </w:r>
          </w:p>
        </w:tc>
      </w:tr>
      <w:tr w:rsidR="002E7BC6" w:rsidRPr="002E7BC6" w14:paraId="13565B8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9B7EF3E"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57FD71D" w14:textId="77777777" w:rsidR="002E7BC6" w:rsidRDefault="002E7BC6" w:rsidP="002E7BC6">
            <w:pPr>
              <w:spacing w:after="0"/>
              <w:rPr>
                <w:rFonts w:eastAsia="SimSun"/>
                <w:sz w:val="18"/>
                <w:lang w:eastAsia="zh-CN"/>
              </w:rPr>
            </w:pPr>
            <w:r w:rsidRPr="002E7BC6">
              <w:rPr>
                <w:rFonts w:eastAsia="SimSun"/>
                <w:sz w:val="18"/>
                <w:lang w:eastAsia="zh-CN"/>
              </w:rPr>
              <w:t>POS Data Source Control - Password Protected on Data Source Table</w:t>
            </w:r>
          </w:p>
          <w:p w14:paraId="7061D83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E241AD" w14:textId="77777777" w:rsidR="00146FDD" w:rsidRDefault="002E7BC6" w:rsidP="002E7BC6">
            <w:pPr>
              <w:spacing w:after="0"/>
              <w:jc w:val="center"/>
              <w:rPr>
                <w:rFonts w:eastAsia="SimSun"/>
                <w:sz w:val="18"/>
                <w:lang w:eastAsia="zh-CN"/>
              </w:rPr>
            </w:pPr>
            <w:r>
              <w:rPr>
                <w:rFonts w:eastAsia="SimSun"/>
                <w:sz w:val="18"/>
                <w:lang w:eastAsia="zh-CN"/>
              </w:rPr>
              <w:t>Tech</w:t>
            </w:r>
            <w:r w:rsidR="00146FDD">
              <w:rPr>
                <w:rFonts w:eastAsia="SimSun"/>
                <w:sz w:val="18"/>
                <w:lang w:eastAsia="zh-CN"/>
              </w:rPr>
              <w:t>nical</w:t>
            </w:r>
          </w:p>
          <w:p w14:paraId="74AFB241" w14:textId="767BF090" w:rsidR="002E7BC6" w:rsidRPr="002E7BC6" w:rsidRDefault="002E7BC6" w:rsidP="002E7BC6">
            <w:pPr>
              <w:spacing w:after="0"/>
              <w:jc w:val="center"/>
              <w:rPr>
                <w:rFonts w:eastAsia="SimSun"/>
                <w:sz w:val="18"/>
                <w:lang w:eastAsia="zh-CN"/>
              </w:rPr>
            </w:pPr>
            <w:r>
              <w:rPr>
                <w:rFonts w:eastAsia="SimSun"/>
                <w:sz w:val="18"/>
                <w:lang w:eastAsia="zh-CN"/>
              </w:rPr>
              <w:t>Spec</w:t>
            </w:r>
            <w:r w:rsidR="00146FDD">
              <w:rPr>
                <w:rFonts w:eastAsia="SimSun"/>
                <w:sz w:val="18"/>
                <w:lang w:eastAsia="zh-CN"/>
              </w:rPr>
              <w:t>.</w:t>
            </w:r>
          </w:p>
        </w:tc>
      </w:tr>
      <w:tr w:rsidR="002E7BC6" w:rsidRPr="002E7BC6" w14:paraId="6C8C3EC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30223E1" w14:textId="65FE6FAC" w:rsidR="002E7BC6" w:rsidRPr="002E7BC6" w:rsidRDefault="002E7BC6" w:rsidP="002E7BC6">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6C6414" w14:textId="77777777" w:rsidR="002E7BC6" w:rsidRDefault="002E7BC6" w:rsidP="002E7BC6">
            <w:pPr>
              <w:spacing w:after="0"/>
              <w:rPr>
                <w:rFonts w:eastAsia="SimSun"/>
                <w:sz w:val="18"/>
                <w:lang w:eastAsia="zh-CN"/>
              </w:rPr>
            </w:pPr>
            <w:r w:rsidRPr="002E7BC6">
              <w:rPr>
                <w:rFonts w:eastAsia="SimSun"/>
                <w:sz w:val="18"/>
                <w:lang w:eastAsia="zh-CN"/>
              </w:rPr>
              <w:t>System Exception Report - Jobs Process</w:t>
            </w:r>
          </w:p>
          <w:p w14:paraId="342766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69E9378"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1442CCA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B505BF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8265C" w14:textId="77777777" w:rsidR="002E7BC6" w:rsidRDefault="002E7BC6" w:rsidP="002E7BC6">
            <w:pPr>
              <w:spacing w:after="0"/>
              <w:rPr>
                <w:rFonts w:eastAsia="SimSun"/>
                <w:sz w:val="18"/>
                <w:lang w:eastAsia="zh-CN"/>
              </w:rPr>
            </w:pPr>
            <w:r w:rsidRPr="002E7BC6">
              <w:rPr>
                <w:rFonts w:eastAsia="SimSun"/>
                <w:sz w:val="18"/>
                <w:lang w:eastAsia="zh-CN"/>
              </w:rPr>
              <w:t>System Exception Report - Data Process</w:t>
            </w:r>
          </w:p>
          <w:p w14:paraId="34E5C5B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DEB7EC"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6A72526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1B1D62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3F48220" w14:textId="77777777" w:rsidR="002E7BC6" w:rsidRDefault="002E7BC6" w:rsidP="002E7BC6">
            <w:pPr>
              <w:spacing w:after="0"/>
              <w:rPr>
                <w:rFonts w:eastAsia="SimSun"/>
                <w:sz w:val="18"/>
                <w:lang w:eastAsia="zh-CN"/>
              </w:rPr>
            </w:pPr>
            <w:r w:rsidRPr="002E7BC6">
              <w:rPr>
                <w:rFonts w:eastAsia="SimSun"/>
                <w:sz w:val="18"/>
                <w:lang w:eastAsia="zh-CN"/>
              </w:rPr>
              <w:t>System Exception Handling - Jobs Process</w:t>
            </w:r>
          </w:p>
          <w:p w14:paraId="7E711B1C"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C63267" w14:textId="77777777" w:rsidR="0016525C" w:rsidRDefault="0016525C" w:rsidP="002E7BC6">
            <w:pPr>
              <w:spacing w:after="0"/>
              <w:jc w:val="center"/>
              <w:rPr>
                <w:rFonts w:eastAsia="SimSun"/>
                <w:sz w:val="18"/>
                <w:lang w:eastAsia="zh-CN"/>
              </w:rPr>
            </w:pPr>
            <w:r>
              <w:rPr>
                <w:rFonts w:eastAsia="SimSun"/>
                <w:sz w:val="18"/>
                <w:lang w:eastAsia="zh-CN"/>
              </w:rPr>
              <w:t xml:space="preserve">Technical </w:t>
            </w:r>
          </w:p>
          <w:p w14:paraId="542A00EC" w14:textId="19887595" w:rsidR="002E7BC6" w:rsidRPr="002E7BC6" w:rsidRDefault="0016525C" w:rsidP="002E7BC6">
            <w:pPr>
              <w:spacing w:after="0"/>
              <w:jc w:val="center"/>
              <w:rPr>
                <w:rFonts w:eastAsia="SimSun"/>
                <w:sz w:val="18"/>
                <w:lang w:eastAsia="zh-CN"/>
              </w:rPr>
            </w:pPr>
            <w:r>
              <w:rPr>
                <w:rFonts w:eastAsia="SimSun"/>
                <w:sz w:val="18"/>
                <w:lang w:eastAsia="zh-CN"/>
              </w:rPr>
              <w:t>Spec.</w:t>
            </w:r>
          </w:p>
        </w:tc>
      </w:tr>
      <w:tr w:rsidR="002E7BC6" w:rsidRPr="002E7BC6" w14:paraId="44BD00C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ECFE5C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30ABEA" w14:textId="77777777" w:rsidR="002E7BC6" w:rsidRDefault="002E7BC6" w:rsidP="002E7BC6">
            <w:pPr>
              <w:spacing w:after="0"/>
              <w:rPr>
                <w:rFonts w:eastAsia="SimSun"/>
                <w:sz w:val="18"/>
                <w:lang w:eastAsia="zh-CN"/>
              </w:rPr>
            </w:pPr>
            <w:r w:rsidRPr="002E7BC6">
              <w:rPr>
                <w:rFonts w:eastAsia="SimSun"/>
                <w:sz w:val="18"/>
                <w:lang w:eastAsia="zh-CN"/>
              </w:rPr>
              <w:t xml:space="preserve">System Exception Handling - Data Process (EOD) </w:t>
            </w:r>
          </w:p>
          <w:p w14:paraId="48AECB2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5D40A04" w14:textId="77777777" w:rsidR="0016525C" w:rsidRDefault="0016525C" w:rsidP="0016525C">
            <w:pPr>
              <w:spacing w:after="0"/>
              <w:jc w:val="center"/>
              <w:rPr>
                <w:rFonts w:eastAsia="SimSun"/>
                <w:sz w:val="18"/>
                <w:lang w:eastAsia="zh-CN"/>
              </w:rPr>
            </w:pPr>
            <w:r>
              <w:rPr>
                <w:rFonts w:eastAsia="SimSun"/>
                <w:sz w:val="18"/>
                <w:lang w:eastAsia="zh-CN"/>
              </w:rPr>
              <w:t xml:space="preserve">Technical </w:t>
            </w:r>
          </w:p>
          <w:p w14:paraId="74B4520F" w14:textId="12913B5C" w:rsidR="002E7BC6" w:rsidRPr="002E7BC6" w:rsidRDefault="0016525C" w:rsidP="0016525C">
            <w:pPr>
              <w:spacing w:after="0"/>
              <w:jc w:val="center"/>
              <w:rPr>
                <w:rFonts w:eastAsia="SimSun"/>
                <w:sz w:val="18"/>
                <w:lang w:eastAsia="zh-CN"/>
              </w:rPr>
            </w:pPr>
            <w:r>
              <w:rPr>
                <w:rFonts w:eastAsia="SimSun"/>
                <w:sz w:val="18"/>
                <w:lang w:eastAsia="zh-CN"/>
              </w:rPr>
              <w:t>Spec.</w:t>
            </w:r>
          </w:p>
        </w:tc>
      </w:tr>
      <w:tr w:rsidR="002E7BC6" w:rsidRPr="002E7BC6" w14:paraId="73146B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1D4ECAD"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4002E1" w14:textId="77777777" w:rsidR="002E7BC6" w:rsidRDefault="002E7BC6" w:rsidP="002E7BC6">
            <w:pPr>
              <w:spacing w:after="0"/>
              <w:rPr>
                <w:rFonts w:eastAsia="SimSun"/>
                <w:sz w:val="18"/>
                <w:lang w:eastAsia="zh-CN"/>
              </w:rPr>
            </w:pPr>
            <w:r w:rsidRPr="002E7BC6">
              <w:rPr>
                <w:rFonts w:eastAsia="SimSun"/>
                <w:sz w:val="18"/>
                <w:lang w:eastAsia="zh-CN"/>
              </w:rPr>
              <w:t xml:space="preserve">System Job Control - Polling Schema Maintenance </w:t>
            </w:r>
          </w:p>
          <w:p w14:paraId="00887C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F2755D4"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6.5</w:t>
            </w:r>
          </w:p>
        </w:tc>
      </w:tr>
      <w:tr w:rsidR="002E7BC6" w:rsidRPr="002E7BC6" w14:paraId="2D0E15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174948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BB4788" w14:textId="77777777" w:rsidR="002E7BC6" w:rsidRDefault="002E7BC6" w:rsidP="002E7BC6">
            <w:pPr>
              <w:spacing w:after="0"/>
              <w:rPr>
                <w:rFonts w:eastAsia="SimSun"/>
                <w:sz w:val="18"/>
                <w:lang w:eastAsia="zh-CN"/>
              </w:rPr>
            </w:pPr>
            <w:r w:rsidRPr="002E7BC6">
              <w:rPr>
                <w:rFonts w:eastAsia="SimSun"/>
                <w:sz w:val="18"/>
                <w:lang w:eastAsia="zh-CN"/>
              </w:rPr>
              <w:t>System Job Control - Branch Master Initiation</w:t>
            </w:r>
          </w:p>
          <w:p w14:paraId="207296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7045A6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6.3</w:t>
            </w:r>
          </w:p>
        </w:tc>
      </w:tr>
      <w:tr w:rsidR="002E7BC6" w:rsidRPr="002E7BC6" w14:paraId="3B41106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04ADE4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B4056C" w14:textId="77777777" w:rsidR="002E7BC6" w:rsidRDefault="002E7BC6" w:rsidP="002E7BC6">
            <w:pPr>
              <w:spacing w:after="0"/>
              <w:rPr>
                <w:rFonts w:eastAsia="SimSun"/>
                <w:sz w:val="18"/>
                <w:lang w:eastAsia="zh-CN"/>
              </w:rPr>
            </w:pPr>
            <w:r w:rsidRPr="002E7BC6">
              <w:rPr>
                <w:rFonts w:eastAsia="SimSun"/>
                <w:sz w:val="18"/>
                <w:lang w:eastAsia="zh-CN"/>
              </w:rPr>
              <w:t>System Configuration</w:t>
            </w:r>
          </w:p>
          <w:p w14:paraId="233D3C7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F45FE7D"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6.12</w:t>
            </w:r>
          </w:p>
        </w:tc>
      </w:tr>
      <w:tr w:rsidR="002E7BC6" w:rsidRPr="002E7BC6" w14:paraId="7BF286A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1DFC3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A40D1FC" w14:textId="77777777" w:rsidR="002E7BC6" w:rsidRDefault="002E7BC6" w:rsidP="002E7BC6">
            <w:pPr>
              <w:spacing w:after="0"/>
              <w:rPr>
                <w:rFonts w:eastAsia="SimSun"/>
                <w:sz w:val="18"/>
                <w:lang w:eastAsia="zh-CN"/>
              </w:rPr>
            </w:pPr>
            <w:r w:rsidRPr="002E7BC6">
              <w:rPr>
                <w:rFonts w:eastAsia="SimSun"/>
                <w:sz w:val="18"/>
                <w:lang w:eastAsia="zh-CN"/>
              </w:rPr>
              <w:t>Sales Data Web Service</w:t>
            </w:r>
          </w:p>
          <w:p w14:paraId="7B62369A"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1D5A39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7.1</w:t>
            </w:r>
          </w:p>
        </w:tc>
      </w:tr>
      <w:tr w:rsidR="002E7BC6" w:rsidRPr="002E7BC6" w14:paraId="10B3540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2241BC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46A8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E4B1FF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167C83"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7.2</w:t>
            </w:r>
          </w:p>
        </w:tc>
      </w:tr>
      <w:tr w:rsidR="002E7BC6" w:rsidRPr="002E7BC6" w14:paraId="6E92FEC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AB715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382099" w14:textId="77777777" w:rsidR="002E7BC6" w:rsidRDefault="002E7BC6" w:rsidP="002E7BC6">
            <w:pPr>
              <w:spacing w:after="0"/>
              <w:rPr>
                <w:rFonts w:eastAsia="SimSun"/>
                <w:sz w:val="18"/>
                <w:lang w:eastAsia="zh-CN"/>
              </w:rPr>
            </w:pPr>
            <w:r w:rsidRPr="002E7BC6">
              <w:rPr>
                <w:rFonts w:eastAsia="SimSun"/>
                <w:sz w:val="18"/>
                <w:lang w:eastAsia="zh-CN"/>
              </w:rPr>
              <w:t>Sales Data DB Adapters - Total Number</w:t>
            </w:r>
          </w:p>
          <w:p w14:paraId="2E286E4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01A5DF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FAED09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846024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1478013" w14:textId="77777777" w:rsidR="002E7BC6" w:rsidRDefault="002E7BC6" w:rsidP="002E7BC6">
            <w:pPr>
              <w:spacing w:after="0"/>
              <w:rPr>
                <w:rFonts w:eastAsia="SimSun"/>
                <w:sz w:val="18"/>
                <w:lang w:eastAsia="zh-CN"/>
              </w:rPr>
            </w:pPr>
            <w:r w:rsidRPr="002E7BC6">
              <w:rPr>
                <w:rFonts w:eastAsia="SimSun"/>
                <w:sz w:val="18"/>
                <w:lang w:eastAsia="zh-CN"/>
              </w:rPr>
              <w:t xml:space="preserve">Sales Data DB Adapters - Total Amount </w:t>
            </w:r>
          </w:p>
          <w:p w14:paraId="50D1FE63"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318F65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ACAA1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08586D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09215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D932A0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425C438" w14:textId="77777777" w:rsidR="002E7BC6" w:rsidRDefault="0016525C" w:rsidP="002E7BC6">
            <w:pPr>
              <w:spacing w:after="0"/>
              <w:jc w:val="center"/>
              <w:rPr>
                <w:rFonts w:eastAsia="SimSun"/>
                <w:sz w:val="18"/>
                <w:lang w:eastAsia="zh-CN"/>
              </w:rPr>
            </w:pPr>
            <w:r>
              <w:rPr>
                <w:rFonts w:eastAsia="SimSun"/>
                <w:sz w:val="18"/>
                <w:lang w:eastAsia="zh-CN"/>
              </w:rPr>
              <w:t>Technical</w:t>
            </w:r>
          </w:p>
          <w:p w14:paraId="71C0C175" w14:textId="26633D61" w:rsidR="0016525C" w:rsidRPr="002E7BC6" w:rsidRDefault="0016525C" w:rsidP="002E7BC6">
            <w:pPr>
              <w:spacing w:after="0"/>
              <w:jc w:val="center"/>
              <w:rPr>
                <w:rFonts w:eastAsia="SimSun"/>
                <w:sz w:val="18"/>
                <w:lang w:eastAsia="zh-CN"/>
              </w:rPr>
            </w:pPr>
            <w:r>
              <w:rPr>
                <w:rFonts w:eastAsia="SimSun"/>
                <w:sz w:val="18"/>
                <w:lang w:eastAsia="zh-CN"/>
              </w:rPr>
              <w:t>Spec.</w:t>
            </w:r>
          </w:p>
        </w:tc>
      </w:tr>
    </w:tbl>
    <w:p w14:paraId="75F59FD7" w14:textId="27E56512" w:rsidR="002265DC" w:rsidRPr="00184A3A" w:rsidRDefault="002265DC" w:rsidP="007E6F0F">
      <w:pPr>
        <w:jc w:val="both"/>
        <w:rPr>
          <w:rFonts w:eastAsia="Microsoft YaHei" w:cs="Microsoft YaHei"/>
          <w:b/>
          <w:bCs/>
          <w:color w:val="365F91" w:themeColor="accent1" w:themeShade="BF"/>
          <w:sz w:val="28"/>
          <w:szCs w:val="28"/>
        </w:rPr>
      </w:pPr>
    </w:p>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Heading1"/>
      </w:pPr>
      <w:bookmarkStart w:id="23" w:name="_Toc472133110"/>
      <w:r w:rsidRPr="00184A3A">
        <w:lastRenderedPageBreak/>
        <w:t>Executive Summary</w:t>
      </w:r>
      <w:bookmarkEnd w:id="2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24" w:name="_Toc472133111"/>
      <w:r w:rsidRPr="00184A3A">
        <w:lastRenderedPageBreak/>
        <w:t>Architecture Design</w:t>
      </w:r>
      <w:bookmarkEnd w:id="24"/>
    </w:p>
    <w:p w14:paraId="6F9EEDB9" w14:textId="28E60E51" w:rsidR="00B64BE6" w:rsidRPr="00184A3A" w:rsidRDefault="00D22FDC" w:rsidP="00B64BE6">
      <w:pPr>
        <w:pStyle w:val="Heading2"/>
      </w:pPr>
      <w:bookmarkStart w:id="25" w:name="_Toc472133112"/>
      <w:r w:rsidRPr="00184A3A">
        <w:t>Overall Architecture</w:t>
      </w:r>
      <w:bookmarkEnd w:id="25"/>
    </w:p>
    <w:p w14:paraId="33FF8E2A" w14:textId="634D7198" w:rsidR="00333876" w:rsidRPr="00184A3A" w:rsidRDefault="00500FB7" w:rsidP="006D1CCB">
      <w:pPr>
        <w:jc w:val="center"/>
        <w:rPr>
          <w:lang w:eastAsia="zh-HK"/>
        </w:rPr>
      </w:pPr>
      <w:r>
        <w:rPr>
          <w:noProof/>
          <w:lang w:eastAsia="zh-CN"/>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4020"/>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D78CCA9" w:rsidR="002A4B5A" w:rsidRPr="00184A3A" w:rsidRDefault="00712C66" w:rsidP="00DF002A">
      <w:pPr>
        <w:pStyle w:val="ListParagraph"/>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77777777" w:rsidR="002A4B5A" w:rsidRPr="00184A3A" w:rsidRDefault="002A4B5A" w:rsidP="00DF002A">
      <w:pPr>
        <w:pStyle w:val="ListParagraph"/>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Heading1"/>
      </w:pPr>
      <w:bookmarkStart w:id="26" w:name="_Toc472133113"/>
      <w:r w:rsidRPr="00184A3A">
        <w:lastRenderedPageBreak/>
        <w:t>Data Model Design</w:t>
      </w:r>
      <w:bookmarkEnd w:id="26"/>
    </w:p>
    <w:p w14:paraId="51E618AA" w14:textId="08697EA1" w:rsidR="00D22FDC" w:rsidRPr="00184A3A" w:rsidRDefault="00B64BE6" w:rsidP="00D22FDC">
      <w:pPr>
        <w:pStyle w:val="Heading2"/>
      </w:pPr>
      <w:bookmarkStart w:id="27" w:name="_Toc472133114"/>
      <w:r w:rsidRPr="00184A3A">
        <w:t>POS Client Data Source Data Model</w:t>
      </w:r>
      <w:bookmarkEnd w:id="27"/>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28"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DE5E3B" w:rsidRDefault="0090729B" w:rsidP="0090729B">
            <w:pPr>
              <w:spacing w:after="0" w:line="240" w:lineRule="auto"/>
              <w:rPr>
                <w:rFonts w:eastAsia="SimSu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A33F6D"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Carl</w:t>
            </w:r>
          </w:p>
        </w:tc>
      </w:tr>
      <w:bookmarkEnd w:id="28"/>
    </w:tbl>
    <w:p w14:paraId="34660A28" w14:textId="29D5B6C7" w:rsidR="00BA6D83" w:rsidRPr="00184A3A" w:rsidRDefault="00BA6D83">
      <w:pPr>
        <w:rPr>
          <w:rFonts w:cs="Microsoft YaHei"/>
          <w:b/>
          <w:bCs/>
          <w:color w:val="4F81BD" w:themeColor="accent1"/>
          <w:sz w:val="26"/>
          <w:szCs w:val="26"/>
          <w:lang w:eastAsia="zh-HK"/>
        </w:rPr>
      </w:pPr>
    </w:p>
    <w:p w14:paraId="728BA614" w14:textId="77777777" w:rsidR="00D57A80" w:rsidRDefault="00D57A80">
      <w:pPr>
        <w:rPr>
          <w:rFonts w:cs="Microsoft YaHei"/>
          <w:b/>
          <w:bCs/>
          <w:color w:val="4F81BD" w:themeColor="accent1"/>
          <w:sz w:val="26"/>
          <w:szCs w:val="26"/>
          <w:lang w:eastAsia="zh-HK"/>
        </w:rPr>
      </w:pPr>
      <w:bookmarkStart w:id="29" w:name="_Toc472133115"/>
      <w:r>
        <w:br w:type="page"/>
      </w:r>
    </w:p>
    <w:p w14:paraId="74C80D4E" w14:textId="31039C30" w:rsidR="00B64BE6" w:rsidRPr="00184A3A" w:rsidRDefault="00B64BE6" w:rsidP="00B64BE6">
      <w:pPr>
        <w:pStyle w:val="Heading2"/>
      </w:pPr>
      <w:r w:rsidRPr="00184A3A">
        <w:lastRenderedPageBreak/>
        <w:t>EDW Data Model</w:t>
      </w:r>
      <w:bookmarkEnd w:id="29"/>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A33F6D" w14:paraId="7777E9F5" w14:textId="77777777" w:rsidTr="00A57F4A">
        <w:trPr>
          <w:trHeight w:val="310"/>
          <w:tblHeader/>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bl>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Heading2"/>
      </w:pPr>
      <w:bookmarkStart w:id="30" w:name="_Toc472133116"/>
      <w:r w:rsidRPr="00184A3A">
        <w:lastRenderedPageBreak/>
        <w:t>Pricing/Master Data Model</w:t>
      </w:r>
      <w:bookmarkEnd w:id="30"/>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Heading2"/>
      </w:pPr>
      <w:bookmarkStart w:id="31" w:name="_Toc472133117"/>
      <w:r w:rsidRPr="00184A3A">
        <w:lastRenderedPageBreak/>
        <w:t>Staging Table Data Model</w:t>
      </w:r>
      <w:bookmarkEnd w:id="31"/>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Carl</w:t>
            </w:r>
          </w:p>
        </w:tc>
      </w:tr>
    </w:tbl>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Heading2"/>
      </w:pPr>
      <w:bookmarkStart w:id="32" w:name="_Toc472133118"/>
      <w:r w:rsidRPr="00184A3A">
        <w:lastRenderedPageBreak/>
        <w:t>Polling Application Work Tables</w:t>
      </w:r>
      <w:bookmarkEnd w:id="32"/>
    </w:p>
    <w:p w14:paraId="546F3B19" w14:textId="4A3B199B" w:rsidR="000D588D" w:rsidRPr="00184A3A" w:rsidRDefault="000D588D" w:rsidP="00A33F6D">
      <w:pPr>
        <w:spacing w:after="240"/>
        <w:rPr>
          <w:b/>
          <w:u w:val="single"/>
        </w:rPr>
      </w:pPr>
      <w:r w:rsidRPr="00184A3A">
        <w:rPr>
          <w:b/>
          <w:u w:val="single"/>
        </w:rPr>
        <w:t>Polling Schemes</w:t>
      </w:r>
    </w:p>
    <w:p w14:paraId="663CF75B" w14:textId="73D3AAE0" w:rsidR="000D588D" w:rsidRPr="00184A3A" w:rsidRDefault="000D588D" w:rsidP="000D588D">
      <w:pPr>
        <w:rPr>
          <w:lang w:eastAsia="zh-HK"/>
        </w:rPr>
      </w:pPr>
      <w:r w:rsidRPr="0057159E">
        <w:rPr>
          <w:noProof/>
          <w:lang w:eastAsia="zh-CN"/>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A33F6D">
      <w:pPr>
        <w:spacing w:after="24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57159E">
        <w:rPr>
          <w:noProof/>
          <w:lang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Heading1"/>
      </w:pPr>
      <w:bookmarkStart w:id="33" w:name="_Toc472133119"/>
      <w:r w:rsidRPr="00184A3A">
        <w:lastRenderedPageBreak/>
        <w:t>High Level Interface Design</w:t>
      </w:r>
      <w:bookmarkEnd w:id="33"/>
    </w:p>
    <w:p w14:paraId="4B8F8AE4" w14:textId="77777777" w:rsidR="00463122" w:rsidRPr="00184A3A" w:rsidRDefault="00463122" w:rsidP="00463122">
      <w:r w:rsidRPr="0057159E">
        <w:rPr>
          <w:noProof/>
          <w:lang w:eastAsia="zh-CN"/>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877213" w:rsidRPr="007C18A5" w:rsidRDefault="00877213"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877213" w:rsidRPr="007C18A5" w:rsidRDefault="00877213"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877213" w:rsidRPr="007C18A5" w:rsidRDefault="00877213"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877213" w:rsidRPr="007C18A5" w:rsidRDefault="00877213"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lang w:eastAsia="zh-CN"/>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877213" w:rsidRPr="007C18A5" w:rsidRDefault="00877213"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877213" w:rsidRPr="007C18A5" w:rsidRDefault="00877213"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877213" w:rsidRPr="007C18A5" w:rsidRDefault="00877213"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877213" w:rsidRPr="007C18A5" w:rsidRDefault="00877213"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57159E">
        <w:rPr>
          <w:noProof/>
          <w:lang w:eastAsia="zh-CN"/>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57159E">
        <w:rPr>
          <w:noProof/>
          <w:lang w:eastAsia="zh-CN"/>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lang w:eastAsia="zh-CN"/>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57159E">
        <w:rPr>
          <w:noProof/>
          <w:lang w:eastAsia="zh-CN"/>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877213" w:rsidRDefault="00877213" w:rsidP="00463122">
                              <w:pPr>
                                <w:jc w:val="center"/>
                                <w:rPr>
                                  <w:color w:val="000000" w:themeColor="text1"/>
                                  <w:sz w:val="16"/>
                                  <w:szCs w:val="16"/>
                                </w:rPr>
                              </w:pPr>
                              <w:r>
                                <w:rPr>
                                  <w:color w:val="000000" w:themeColor="text1"/>
                                  <w:sz w:val="16"/>
                                  <w:szCs w:val="16"/>
                                </w:rPr>
                                <w:t>Sales Data Real Time Service</w:t>
                              </w:r>
                            </w:p>
                            <w:p w14:paraId="4137BD35" w14:textId="77777777" w:rsidR="00877213" w:rsidRPr="009E0E91" w:rsidRDefault="0087721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877213" w:rsidRDefault="00877213"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877213" w:rsidRPr="009E0E91" w:rsidRDefault="00877213"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877213" w:rsidRPr="009E0E91" w:rsidRDefault="00877213"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877213" w:rsidRPr="009E0E91" w:rsidRDefault="00877213"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877213" w:rsidRPr="009E0E91" w:rsidRDefault="00877213"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877213" w:rsidRPr="009E0E91" w:rsidRDefault="00877213"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877213" w:rsidRDefault="00877213" w:rsidP="00463122">
                        <w:pPr>
                          <w:jc w:val="center"/>
                          <w:rPr>
                            <w:color w:val="000000" w:themeColor="text1"/>
                            <w:sz w:val="16"/>
                            <w:szCs w:val="16"/>
                          </w:rPr>
                        </w:pPr>
                        <w:r>
                          <w:rPr>
                            <w:color w:val="000000" w:themeColor="text1"/>
                            <w:sz w:val="16"/>
                            <w:szCs w:val="16"/>
                          </w:rPr>
                          <w:t>Sales Data Real Time Service</w:t>
                        </w:r>
                      </w:p>
                      <w:p w14:paraId="4137BD35" w14:textId="77777777" w:rsidR="00877213" w:rsidRPr="009E0E91" w:rsidRDefault="00877213"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877213" w:rsidRDefault="00877213"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877213" w:rsidRPr="009E0E91" w:rsidRDefault="00877213"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877213" w:rsidRPr="009E0E91" w:rsidRDefault="00877213"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877213" w:rsidRPr="009E0E91" w:rsidRDefault="00877213"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877213" w:rsidRPr="009E0E91" w:rsidRDefault="00877213"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877213" w:rsidRPr="009E0E91" w:rsidRDefault="00877213"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57159E">
        <w:rPr>
          <w:noProof/>
          <w:lang w:eastAsia="zh-CN"/>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877213" w:rsidRPr="009E0E91" w:rsidRDefault="00877213"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877213" w:rsidRPr="009E0E91" w:rsidRDefault="00877213" w:rsidP="00463122">
                      <w:pPr>
                        <w:rPr>
                          <w:sz w:val="16"/>
                          <w:szCs w:val="16"/>
                        </w:rPr>
                      </w:pPr>
                      <w:r w:rsidRPr="009E0E91">
                        <w:rPr>
                          <w:rFonts w:hint="eastAsia"/>
                          <w:sz w:val="16"/>
                          <w:szCs w:val="16"/>
                        </w:rPr>
                        <w:t>FTP</w:t>
                      </w:r>
                    </w:p>
                  </w:txbxContent>
                </v:textbox>
              </v:shape>
            </w:pict>
          </mc:Fallback>
        </mc:AlternateContent>
      </w:r>
      <w:r w:rsidRPr="0057159E">
        <w:rPr>
          <w:noProof/>
          <w:lang w:eastAsia="zh-CN"/>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877213" w:rsidRPr="009E0E91" w:rsidRDefault="0087721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877213" w:rsidRPr="009E0E91" w:rsidRDefault="00877213"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57159E">
        <w:rPr>
          <w:noProof/>
          <w:lang w:eastAsia="zh-CN"/>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877213" w:rsidRPr="009E0E91" w:rsidRDefault="00877213"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877213" w:rsidRPr="009E0E91" w:rsidRDefault="00877213"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57159E">
        <w:rPr>
          <w:noProof/>
          <w:lang w:eastAsia="zh-CN"/>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877213" w:rsidRPr="00CD77E6" w:rsidRDefault="00877213"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877213" w:rsidRPr="00CD77E6" w:rsidRDefault="00877213" w:rsidP="00463122">
                      <w:pPr>
                        <w:jc w:val="center"/>
                        <w:rPr>
                          <w:sz w:val="16"/>
                          <w:szCs w:val="16"/>
                        </w:rPr>
                      </w:pPr>
                      <w:r>
                        <w:rPr>
                          <w:sz w:val="16"/>
                          <w:szCs w:val="16"/>
                        </w:rPr>
                        <w:t>HTTP</w:t>
                      </w:r>
                    </w:p>
                  </w:txbxContent>
                </v:textbox>
              </v:shape>
            </w:pict>
          </mc:Fallback>
        </mc:AlternateContent>
      </w:r>
      <w:r w:rsidRPr="0057159E">
        <w:rPr>
          <w:noProof/>
          <w:lang w:eastAsia="zh-CN"/>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877213" w:rsidRPr="00CD77E6" w:rsidRDefault="00877213"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877213" w:rsidRPr="00CD77E6" w:rsidRDefault="00877213"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57159E">
        <w:rPr>
          <w:noProof/>
          <w:lang w:eastAsia="zh-CN"/>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877213" w:rsidRDefault="00877213" w:rsidP="00463122">
                              <w:r>
                                <w:t>Oracle Service Bus</w:t>
                              </w:r>
                            </w:p>
                            <w:p w14:paraId="352DF356" w14:textId="77777777" w:rsidR="00877213" w:rsidRDefault="00877213" w:rsidP="00463122">
                              <w:proofErr w:type="spellStart"/>
                              <w:proofErr w:type="gramStart"/>
                              <w:r>
                                <w:rPr>
                                  <w:rFonts w:hint="eastAsia"/>
                                </w:rPr>
                                <w:t>w</w:t>
                              </w:r>
                              <w:r>
                                <w:t>Wsdssadsadsad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877213" w:rsidRDefault="00877213" w:rsidP="00463122">
                              <w:pPr>
                                <w:jc w:val="center"/>
                                <w:rPr>
                                  <w:color w:val="000000" w:themeColor="text1"/>
                                  <w:sz w:val="16"/>
                                  <w:szCs w:val="16"/>
                                </w:rPr>
                              </w:pPr>
                              <w:r>
                                <w:rPr>
                                  <w:color w:val="000000" w:themeColor="text1"/>
                                  <w:sz w:val="16"/>
                                  <w:szCs w:val="16"/>
                                </w:rPr>
                                <w:t>Sales Data Web Service</w:t>
                              </w:r>
                            </w:p>
                            <w:p w14:paraId="441F7461" w14:textId="77777777" w:rsidR="00877213" w:rsidRPr="009E0E91" w:rsidRDefault="0087721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AC773E1" w:rsidR="00877213" w:rsidRDefault="00877213"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877213" w:rsidRPr="009E0E91" w:rsidRDefault="0087721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877213" w:rsidRDefault="00877213" w:rsidP="00463122">
                              <w:pPr>
                                <w:jc w:val="center"/>
                                <w:rPr>
                                  <w:color w:val="000000" w:themeColor="text1"/>
                                  <w:sz w:val="16"/>
                                  <w:szCs w:val="16"/>
                                </w:rPr>
                              </w:pPr>
                              <w:r>
                                <w:rPr>
                                  <w:color w:val="000000" w:themeColor="text1"/>
                                  <w:sz w:val="16"/>
                                  <w:szCs w:val="16"/>
                                </w:rPr>
                                <w:t>EDW Checksum Web Service</w:t>
                              </w:r>
                            </w:p>
                            <w:p w14:paraId="5B4694DF" w14:textId="77777777" w:rsidR="00877213" w:rsidRPr="009E0E91" w:rsidRDefault="0087721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877213" w:rsidRDefault="00877213" w:rsidP="00463122">
                        <w:r>
                          <w:t>Oracle Service Bus</w:t>
                        </w:r>
                      </w:p>
                      <w:p w14:paraId="352DF356" w14:textId="77777777" w:rsidR="00877213" w:rsidRDefault="00877213"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877213" w:rsidRDefault="00877213" w:rsidP="00463122">
                        <w:pPr>
                          <w:jc w:val="center"/>
                          <w:rPr>
                            <w:color w:val="000000" w:themeColor="text1"/>
                            <w:sz w:val="16"/>
                            <w:szCs w:val="16"/>
                          </w:rPr>
                        </w:pPr>
                        <w:r>
                          <w:rPr>
                            <w:color w:val="000000" w:themeColor="text1"/>
                            <w:sz w:val="16"/>
                            <w:szCs w:val="16"/>
                          </w:rPr>
                          <w:t>Sales Data Web Service</w:t>
                        </w:r>
                      </w:p>
                      <w:p w14:paraId="441F7461" w14:textId="77777777" w:rsidR="00877213" w:rsidRPr="009E0E91" w:rsidRDefault="00877213"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5AC773E1" w:rsidR="00877213" w:rsidRDefault="00877213"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877213" w:rsidRPr="009E0E91" w:rsidRDefault="00877213"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877213" w:rsidRDefault="00877213" w:rsidP="00463122">
                        <w:pPr>
                          <w:jc w:val="center"/>
                          <w:rPr>
                            <w:color w:val="000000" w:themeColor="text1"/>
                            <w:sz w:val="16"/>
                            <w:szCs w:val="16"/>
                          </w:rPr>
                        </w:pPr>
                        <w:r>
                          <w:rPr>
                            <w:color w:val="000000" w:themeColor="text1"/>
                            <w:sz w:val="16"/>
                            <w:szCs w:val="16"/>
                          </w:rPr>
                          <w:t>EDW Checksum Web Service</w:t>
                        </w:r>
                      </w:p>
                      <w:p w14:paraId="5B4694DF" w14:textId="77777777" w:rsidR="00877213" w:rsidRPr="009E0E91" w:rsidRDefault="00877213"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57159E">
        <w:rPr>
          <w:noProof/>
          <w:lang w:eastAsia="zh-CN"/>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877213" w:rsidRPr="00CD77E6" w:rsidRDefault="00877213"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877213" w:rsidRPr="00CD77E6" w:rsidRDefault="00877213" w:rsidP="00463122">
                      <w:pPr>
                        <w:jc w:val="center"/>
                        <w:rPr>
                          <w:sz w:val="16"/>
                          <w:szCs w:val="16"/>
                        </w:rPr>
                      </w:pPr>
                      <w:r w:rsidRPr="00CD77E6">
                        <w:rPr>
                          <w:sz w:val="16"/>
                          <w:szCs w:val="16"/>
                        </w:rPr>
                        <w:t>JDBC</w:t>
                      </w:r>
                    </w:p>
                  </w:txbxContent>
                </v:textbox>
              </v:shape>
            </w:pict>
          </mc:Fallback>
        </mc:AlternateContent>
      </w:r>
      <w:r w:rsidRPr="0057159E">
        <w:rPr>
          <w:noProof/>
          <w:lang w:eastAsia="zh-CN"/>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r w:rsidRPr="0057159E">
        <w:rPr>
          <w:noProof/>
          <w:lang w:eastAsia="zh-CN"/>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30B56D1C" w:rsidR="00877213" w:rsidRPr="0057159E" w:rsidRDefault="00877213" w:rsidP="007719F5">
                            <w:pPr>
                              <w:jc w:val="center"/>
                              <w:rPr>
                                <w:color w:val="FF0000"/>
                                <w:sz w:val="16"/>
                                <w:szCs w:val="16"/>
                              </w:rPr>
                            </w:pPr>
                            <w:r w:rsidRPr="0057159E">
                              <w:rPr>
                                <w:color w:val="FF0000"/>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30B56D1C" w:rsidR="00877213" w:rsidRPr="0057159E" w:rsidRDefault="00877213" w:rsidP="007719F5">
                      <w:pPr>
                        <w:jc w:val="center"/>
                        <w:rPr>
                          <w:color w:val="FF0000"/>
                          <w:sz w:val="16"/>
                          <w:szCs w:val="16"/>
                        </w:rPr>
                      </w:pPr>
                      <w:r w:rsidRPr="0057159E">
                        <w:rPr>
                          <w:color w:val="FF0000"/>
                          <w:sz w:val="16"/>
                          <w:szCs w:val="16"/>
                        </w:rPr>
                        <w:t>POS Server Synchronization</w:t>
                      </w:r>
                    </w:p>
                  </w:txbxContent>
                </v:textbox>
              </v:roundrect>
            </w:pict>
          </mc:Fallback>
        </mc:AlternateContent>
      </w:r>
      <w:r w:rsidR="00463122" w:rsidRPr="0057159E">
        <w:rPr>
          <w:noProof/>
          <w:lang w:eastAsia="zh-CN"/>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877213" w:rsidRPr="009E0E91" w:rsidRDefault="0087721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877213" w:rsidRPr="009E0E91" w:rsidRDefault="00877213"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877213" w:rsidRPr="00CD77E6" w:rsidRDefault="00877213"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877213" w:rsidRPr="00CD77E6" w:rsidRDefault="00877213"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57159E">
        <w:rPr>
          <w:noProof/>
          <w:lang w:eastAsia="zh-CN"/>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877213" w:rsidRPr="00CD77E6" w:rsidRDefault="00877213"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877213" w:rsidRPr="00CD77E6" w:rsidRDefault="00877213"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57159E">
        <w:rPr>
          <w:noProof/>
          <w:lang w:eastAsia="zh-CN"/>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877213" w:rsidRPr="009E0E91" w:rsidRDefault="0087721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877213" w:rsidRPr="009E0E91" w:rsidRDefault="00877213"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877213" w:rsidRPr="00CD77E6" w:rsidRDefault="00877213"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877213" w:rsidRPr="00CD77E6" w:rsidRDefault="00877213"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877213" w:rsidRPr="0057159E" w:rsidRDefault="00877213" w:rsidP="0057159E">
                            <w:pPr>
                              <w:jc w:val="center"/>
                              <w:rPr>
                                <w:color w:val="FF0000"/>
                              </w:rPr>
                            </w:pPr>
                            <w:r w:rsidRPr="0057159E">
                              <w:rPr>
                                <w:color w:val="FF0000"/>
                              </w:rPr>
                              <w:t>IT 5x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877213" w:rsidRPr="0057159E" w:rsidRDefault="00877213" w:rsidP="0057159E">
                      <w:pPr>
                        <w:jc w:val="center"/>
                        <w:rPr>
                          <w:color w:val="FF0000"/>
                        </w:rPr>
                      </w:pPr>
                      <w:r w:rsidRPr="0057159E">
                        <w:rPr>
                          <w:color w:val="FF0000"/>
                        </w:rPr>
                        <w:t>IT 5x</w:t>
                      </w:r>
                    </w:p>
                  </w:txbxContent>
                </v:textbox>
                <w10:wrap anchorx="margin"/>
              </v:shape>
            </w:pict>
          </mc:Fallback>
        </mc:AlternateContent>
      </w:r>
      <w:r w:rsidR="00B64BE6" w:rsidRPr="00184A3A">
        <w:br w:type="page"/>
      </w:r>
    </w:p>
    <w:p w14:paraId="2EB7E2F3" w14:textId="46104F04" w:rsidR="00DB06B0" w:rsidRPr="00184A3A" w:rsidRDefault="00D22FDC" w:rsidP="00DB06B0">
      <w:pPr>
        <w:pStyle w:val="Heading1"/>
      </w:pPr>
      <w:bookmarkStart w:id="34" w:name="_Toc472133120"/>
      <w:r w:rsidRPr="00184A3A">
        <w:lastRenderedPageBreak/>
        <w:t>Function</w:t>
      </w:r>
      <w:r w:rsidR="00CA287F" w:rsidRPr="00184A3A">
        <w:t>al</w:t>
      </w:r>
      <w:r w:rsidRPr="00184A3A">
        <w:t xml:space="preserve"> Design</w:t>
      </w:r>
      <w:bookmarkEnd w:id="34"/>
    </w:p>
    <w:p w14:paraId="422BDFDA" w14:textId="27516CB2" w:rsidR="00AB14F3" w:rsidRPr="00184A3A" w:rsidRDefault="00AB14F3" w:rsidP="00AB14F3">
      <w:pPr>
        <w:pStyle w:val="Heading2"/>
      </w:pPr>
      <w:bookmarkStart w:id="35" w:name="_Toc472133121"/>
      <w:r w:rsidRPr="00184A3A">
        <w:t>System Functional Overview</w:t>
      </w:r>
      <w:bookmarkEnd w:id="35"/>
    </w:p>
    <w:p w14:paraId="121B26B9" w14:textId="6DC01551" w:rsidR="00AE4B65" w:rsidRPr="00184A3A" w:rsidRDefault="00AE4B65" w:rsidP="00900E50">
      <w:pPr>
        <w:pStyle w:val="Heading3"/>
      </w:pPr>
      <w:r w:rsidRPr="00184A3A">
        <w:t>Site Map</w:t>
      </w:r>
    </w:p>
    <w:p w14:paraId="530FA352" w14:textId="09697928" w:rsidR="00066910" w:rsidRPr="00184A3A" w:rsidRDefault="00066910" w:rsidP="00066910">
      <w:pPr>
        <w:rPr>
          <w:lang w:eastAsia="zh-CN"/>
        </w:rPr>
      </w:pPr>
      <w:r w:rsidRPr="0057159E">
        <w:rPr>
          <w:noProof/>
          <w:lang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Heading3"/>
      </w:pPr>
      <w:r w:rsidRPr="00184A3A">
        <w:lastRenderedPageBreak/>
        <w:t>Use Case</w:t>
      </w:r>
    </w:p>
    <w:p w14:paraId="521FCC85" w14:textId="09489837" w:rsidR="00364966" w:rsidRPr="00184A3A" w:rsidRDefault="00AE4B65" w:rsidP="00364966">
      <w:pPr>
        <w:rPr>
          <w:lang w:eastAsia="zh-CN"/>
        </w:rPr>
      </w:pPr>
      <w:r w:rsidRPr="0057159E">
        <w:rPr>
          <w:noProof/>
          <w:lang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Heading2"/>
        <w:spacing w:after="200" w:line="240" w:lineRule="auto"/>
        <w:jc w:val="left"/>
      </w:pPr>
      <w:bookmarkStart w:id="36" w:name="_Toc332304270"/>
      <w:bookmarkStart w:id="37" w:name="_Toc404943514"/>
      <w:bookmarkStart w:id="38" w:name="_Toc472133122"/>
      <w:r w:rsidRPr="00184A3A">
        <w:lastRenderedPageBreak/>
        <w:t>Technology Used</w:t>
      </w:r>
      <w:bookmarkEnd w:id="36"/>
      <w:bookmarkEnd w:id="37"/>
      <w:bookmarkEnd w:id="3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39" w:name="_Toc472133123"/>
      <w:r w:rsidRPr="00184A3A">
        <w:lastRenderedPageBreak/>
        <w:t>Branch Info Maintenance</w:t>
      </w:r>
      <w:bookmarkEnd w:id="39"/>
    </w:p>
    <w:p w14:paraId="46720F55" w14:textId="7EECD08D" w:rsidR="0036047D" w:rsidRPr="00184A3A" w:rsidRDefault="0036047D" w:rsidP="00900E50">
      <w:pPr>
        <w:pStyle w:val="Heading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Heading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Heading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Heading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Heading4"/>
      </w:pPr>
      <w:r w:rsidRPr="00184A3A">
        <w:t>Process/Work Flow</w:t>
      </w:r>
    </w:p>
    <w:p w14:paraId="27D4BC22" w14:textId="4EC488E9" w:rsidR="003214F1" w:rsidRPr="00184A3A" w:rsidRDefault="003214F1" w:rsidP="00A57F4A">
      <w:pPr>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7B8ECF7" w:rsidR="00B43194" w:rsidRPr="00184A3A" w:rsidRDefault="00B43194" w:rsidP="00A57F4A">
      <w:pPr>
        <w:pStyle w:val="ListParagraph"/>
        <w:ind w:left="0"/>
        <w:rPr>
          <w:lang w:eastAsia="zh-CN"/>
        </w:rPr>
      </w:pPr>
      <w:r w:rsidRPr="00184A3A">
        <w:rPr>
          <w:lang w:eastAsia="zh-CN"/>
        </w:rPr>
        <w:t>By default, when the page is accessed,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will be displayed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Heading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2DEABC26" w:rsidR="0036047D" w:rsidRPr="00184A3A" w:rsidRDefault="0036047D" w:rsidP="0036047D">
      <w:r w:rsidRPr="0057159E">
        <w:rPr>
          <w:noProof/>
          <w:lang w:eastAsia="zh-CN"/>
        </w:rPr>
        <w:drawing>
          <wp:inline distT="0" distB="0" distL="0" distR="0" wp14:anchorId="679B43ED" wp14:editId="74E07038">
            <wp:extent cx="6858000" cy="3728109"/>
            <wp:effectExtent l="19050" t="19050" r="19050" b="2476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solidFill>
                        <a:schemeClr val="accent1"/>
                      </a:solidFill>
                    </a:ln>
                  </pic:spPr>
                </pic:pic>
              </a:graphicData>
            </a:graphic>
          </wp:inline>
        </w:drawing>
      </w:r>
    </w:p>
    <w:p w14:paraId="3215A4F9" w14:textId="77777777" w:rsidR="0036047D" w:rsidRPr="00184A3A" w:rsidRDefault="0036047D" w:rsidP="00E51271">
      <w:pPr>
        <w:pStyle w:val="Heading4"/>
      </w:pPr>
      <w:r w:rsidRPr="00184A3A">
        <w:t>Data Fields &amp; Presentation Logic</w:t>
      </w:r>
    </w:p>
    <w:p w14:paraId="0366A14E" w14:textId="06068138" w:rsidR="0036047D" w:rsidRPr="00184A3A" w:rsidRDefault="00F03AEF" w:rsidP="0005458D">
      <w:pPr>
        <w:pStyle w:val="ListParagraph"/>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ListParagraph"/>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076CC24E" w14:textId="178596AF" w:rsidR="00900E50" w:rsidRDefault="00900E50">
      <w:pPr>
        <w:rPr>
          <w:lang w:eastAsia="zh-CN"/>
        </w:rPr>
      </w:pPr>
    </w:p>
    <w:p w14:paraId="5A01599D" w14:textId="3B3BFD2F" w:rsidR="005C36F7" w:rsidRPr="00184A3A" w:rsidRDefault="005C36F7" w:rsidP="0005458D">
      <w:pPr>
        <w:pStyle w:val="ListParagraph"/>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r w:rsidRPr="00184A3A">
              <w:t>A</w:t>
            </w:r>
            <w:r w:rsidR="002D5F19">
              <w:t>(</w:t>
            </w:r>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r w:rsidRPr="00184A3A">
              <w:t>A</w:t>
            </w:r>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ListParagraph"/>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ListParagraph"/>
              <w:numPr>
                <w:ilvl w:val="0"/>
                <w:numId w:val="3"/>
              </w:numPr>
              <w:tabs>
                <w:tab w:val="left" w:pos="162"/>
              </w:tabs>
              <w:spacing w:after="0"/>
              <w:ind w:left="0" w:firstLine="0"/>
            </w:pPr>
            <w:r w:rsidRPr="00184A3A">
              <w:t>DBF</w:t>
            </w:r>
          </w:p>
          <w:p w14:paraId="247013E2" w14:textId="41B68B52" w:rsidR="00BA1094" w:rsidRPr="00184A3A" w:rsidRDefault="00BA1094" w:rsidP="00900E50">
            <w:pPr>
              <w:pStyle w:val="ListParagraph"/>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r w:rsidRPr="00184A3A">
              <w:t>A</w:t>
            </w:r>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 xml:space="preserve">The location of the client, it could be a URL with host name, </w:t>
            </w:r>
            <w:r w:rsidRPr="00184A3A">
              <w:lastRenderedPageBreak/>
              <w:t>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lastRenderedPageBreak/>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r>
              <w:t>N(5,0)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Client port number, will be blank if the client access does not require a port, e.g. shared folder</w:t>
            </w:r>
          </w:p>
        </w:tc>
      </w:tr>
      <w:tr w:rsidR="005C36F7" w:rsidRPr="00184A3A" w14:paraId="6E4B7EEF" w14:textId="77777777" w:rsidTr="00900E50">
        <w:tc>
          <w:tcPr>
            <w:tcW w:w="1710" w:type="dxa"/>
          </w:tcPr>
          <w:p w14:paraId="6FEF7C14" w14:textId="77777777" w:rsidR="005C36F7" w:rsidRPr="00184A3A" w:rsidRDefault="005C36F7" w:rsidP="00900E50">
            <w:pPr>
              <w:spacing w:after="0"/>
              <w:ind w:left="-18" w:right="-108"/>
              <w:rPr>
                <w:b/>
              </w:rPr>
            </w:pPr>
            <w:r w:rsidRPr="00184A3A">
              <w:rPr>
                <w:b/>
              </w:rPr>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r w:rsidRPr="00184A3A">
              <w:t>A</w:t>
            </w:r>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77777777" w:rsidR="005C36F7" w:rsidRPr="00184A3A" w:rsidRDefault="005C36F7" w:rsidP="00900E50">
            <w:pPr>
              <w:spacing w:after="0"/>
              <w:ind w:left="-18" w:right="-108"/>
              <w:rPr>
                <w:b/>
              </w:rPr>
            </w:pPr>
            <w:r w:rsidRPr="00184A3A">
              <w:rPr>
                <w:b/>
              </w:rPr>
              <w:t>Client User</w:t>
            </w:r>
          </w:p>
        </w:tc>
        <w:tc>
          <w:tcPr>
            <w:tcW w:w="1463" w:type="dxa"/>
          </w:tcPr>
          <w:p w14:paraId="0F78379C" w14:textId="77777777" w:rsidR="005C36F7" w:rsidRPr="00184A3A" w:rsidRDefault="005C36F7" w:rsidP="00900E50">
            <w:pPr>
              <w:spacing w:after="0"/>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r w:rsidRPr="00184A3A">
              <w:t>A</w:t>
            </w:r>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Heading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Heading4"/>
      </w:pPr>
      <w:r w:rsidRPr="00184A3A">
        <w:t>User/Security Group</w:t>
      </w:r>
    </w:p>
    <w:p w14:paraId="71603ECB" w14:textId="77777777" w:rsidR="007E164B" w:rsidRPr="00184A3A" w:rsidRDefault="007E164B" w:rsidP="00900E50">
      <w:pPr>
        <w:rPr>
          <w:rFonts w:eastAsia="SimSun"/>
        </w:rPr>
      </w:pPr>
      <w:r w:rsidRPr="00184A3A">
        <w:rPr>
          <w:rFonts w:eastAsia="SimSun"/>
        </w:rPr>
        <w:t>This function can be accessed by the following user(s):</w:t>
      </w:r>
    </w:p>
    <w:p w14:paraId="4BB968E2" w14:textId="0015CDEF" w:rsidR="00946169" w:rsidRPr="00900E50" w:rsidRDefault="00CC4959" w:rsidP="00900E50">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Heading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Heading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Heading3"/>
      </w:pPr>
      <w:r w:rsidRPr="00184A3A">
        <w:lastRenderedPageBreak/>
        <w:t>Maintain Branch Info (Create/Edit/Delete)</w:t>
      </w:r>
    </w:p>
    <w:p w14:paraId="052A71EB" w14:textId="77777777" w:rsidR="0036047D" w:rsidRPr="00184A3A" w:rsidRDefault="0036047D" w:rsidP="00E51271">
      <w:pPr>
        <w:pStyle w:val="Heading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E51271">
      <w:pPr>
        <w:pStyle w:val="Heading4"/>
      </w:pPr>
      <w:r w:rsidRPr="00184A3A">
        <w:t>Screen</w:t>
      </w:r>
    </w:p>
    <w:p w14:paraId="06642895" w14:textId="797D2EAF" w:rsidR="00946169" w:rsidRPr="00184A3A" w:rsidRDefault="00946169" w:rsidP="00E51271">
      <w:pPr>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57159E">
        <w:rPr>
          <w:noProof/>
          <w:lang w:eastAsia="zh-CN"/>
        </w:rPr>
        <w:drawing>
          <wp:inline distT="0" distB="0" distL="0" distR="0" wp14:anchorId="1BC85258" wp14:editId="56457F79">
            <wp:extent cx="3736268" cy="341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5015" cy="3426116"/>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E51271">
      <w:pPr>
        <w:pStyle w:val="Heading4"/>
      </w:pPr>
      <w:r w:rsidRPr="00184A3A">
        <w:lastRenderedPageBreak/>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Create Branch info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E51271">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77777777" w:rsidR="00F07A24" w:rsidRPr="00184A3A" w:rsidRDefault="00F07A24" w:rsidP="00E51271">
            <w:pPr>
              <w:spacing w:after="0"/>
              <w:jc w:val="center"/>
            </w:pPr>
            <w:r w:rsidRPr="00184A3A">
              <w:t>-</w:t>
            </w:r>
          </w:p>
        </w:tc>
        <w:tc>
          <w:tcPr>
            <w:tcW w:w="1103" w:type="dxa"/>
          </w:tcPr>
          <w:p w14:paraId="24DBB686" w14:textId="76F28CD8" w:rsidR="00F07A24" w:rsidRPr="00184A3A" w:rsidRDefault="00F07A24" w:rsidP="00E51271">
            <w:pPr>
              <w:spacing w:after="0"/>
              <w:jc w:val="center"/>
            </w:pPr>
            <w:r w:rsidRPr="00184A3A">
              <w:t>A</w:t>
            </w:r>
            <w:r w:rsidR="00BA1094">
              <w:t>(</w:t>
            </w:r>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77777777" w:rsidR="00F07A24" w:rsidRPr="00184A3A" w:rsidRDefault="00F07A24" w:rsidP="00E51271">
            <w:pPr>
              <w:spacing w:after="0"/>
              <w:jc w:val="center"/>
            </w:pPr>
            <w:r w:rsidRPr="00184A3A">
              <w:t>-</w:t>
            </w:r>
          </w:p>
        </w:tc>
        <w:tc>
          <w:tcPr>
            <w:tcW w:w="1103" w:type="dxa"/>
          </w:tcPr>
          <w:p w14:paraId="318BB9C7" w14:textId="64E70BDF" w:rsidR="00F07A24" w:rsidRPr="00184A3A" w:rsidRDefault="00F07A24" w:rsidP="00E51271">
            <w:pPr>
              <w:spacing w:after="0"/>
              <w:jc w:val="center"/>
            </w:pPr>
            <w:r w:rsidRPr="00184A3A">
              <w:t>A</w:t>
            </w:r>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77777777" w:rsidR="00F07A24" w:rsidRPr="00184A3A" w:rsidRDefault="00F07A24" w:rsidP="00E51271">
            <w:pPr>
              <w:spacing w:after="0"/>
              <w:jc w:val="center"/>
            </w:pPr>
            <w:r w:rsidRPr="00184A3A">
              <w:t>-</w:t>
            </w:r>
          </w:p>
        </w:tc>
        <w:tc>
          <w:tcPr>
            <w:tcW w:w="1103" w:type="dxa"/>
          </w:tcPr>
          <w:p w14:paraId="36E88A32" w14:textId="5F73719E" w:rsidR="00F07A24" w:rsidRPr="00184A3A" w:rsidRDefault="00F07A24" w:rsidP="00E51271">
            <w:pPr>
              <w:spacing w:after="0"/>
              <w:jc w:val="center"/>
            </w:pPr>
            <w:r w:rsidRPr="00184A3A">
              <w:t>A</w:t>
            </w:r>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77777777" w:rsidR="00F07A24" w:rsidRPr="00184A3A" w:rsidRDefault="00F07A24" w:rsidP="00E51271">
            <w:pPr>
              <w:spacing w:after="0"/>
              <w:jc w:val="center"/>
            </w:pPr>
            <w:r w:rsidRPr="00184A3A">
              <w:t>-</w:t>
            </w:r>
          </w:p>
        </w:tc>
        <w:tc>
          <w:tcPr>
            <w:tcW w:w="1103" w:type="dxa"/>
          </w:tcPr>
          <w:p w14:paraId="02CB2F11" w14:textId="62E526BF" w:rsidR="00F07A24" w:rsidRPr="00184A3A" w:rsidRDefault="00D0316D" w:rsidP="00E51271">
            <w:pPr>
              <w:spacing w:after="0"/>
              <w:jc w:val="center"/>
            </w:pPr>
            <w:r w:rsidRPr="00184A3A">
              <w:t>N(5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77777777" w:rsidR="00F07A24" w:rsidRPr="00184A3A" w:rsidRDefault="00F07A24" w:rsidP="00E51271">
            <w:pPr>
              <w:spacing w:after="0"/>
              <w:jc w:val="center"/>
            </w:pPr>
            <w:r w:rsidRPr="00184A3A">
              <w:t>-</w:t>
            </w:r>
          </w:p>
        </w:tc>
        <w:tc>
          <w:tcPr>
            <w:tcW w:w="1103" w:type="dxa"/>
          </w:tcPr>
          <w:p w14:paraId="2ECD8F45" w14:textId="461F89B9" w:rsidR="00F07A24" w:rsidRPr="00184A3A" w:rsidRDefault="00F07A24" w:rsidP="00E51271">
            <w:pPr>
              <w:spacing w:after="0"/>
              <w:jc w:val="center"/>
            </w:pPr>
            <w:r w:rsidRPr="00184A3A">
              <w:t>A</w:t>
            </w:r>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77777777" w:rsidR="00F07A24" w:rsidRPr="00184A3A" w:rsidRDefault="00F07A24" w:rsidP="00463122">
            <w:pPr>
              <w:spacing w:after="0"/>
              <w:ind w:left="-18" w:right="-108"/>
              <w:rPr>
                <w:b/>
              </w:rPr>
            </w:pPr>
            <w:r w:rsidRPr="00184A3A">
              <w:rPr>
                <w:b/>
              </w:rPr>
              <w:t>Client 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77777777" w:rsidR="00F07A24" w:rsidRPr="00184A3A" w:rsidRDefault="00F07A24" w:rsidP="00E51271">
            <w:pPr>
              <w:spacing w:after="0"/>
              <w:jc w:val="center"/>
            </w:pPr>
            <w:r w:rsidRPr="00184A3A">
              <w:t>-</w:t>
            </w:r>
          </w:p>
        </w:tc>
        <w:tc>
          <w:tcPr>
            <w:tcW w:w="1103" w:type="dxa"/>
          </w:tcPr>
          <w:p w14:paraId="7C408336" w14:textId="63701B2B" w:rsidR="00F07A24" w:rsidRPr="00184A3A" w:rsidRDefault="00F07A24" w:rsidP="00E51271">
            <w:pPr>
              <w:spacing w:after="0"/>
              <w:jc w:val="center"/>
            </w:pPr>
            <w:r w:rsidRPr="00184A3A">
              <w:t>A</w:t>
            </w:r>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4B68A308" w:rsidR="00F07A24" w:rsidRPr="00184A3A" w:rsidRDefault="00F07A24" w:rsidP="00E51271">
            <w:pPr>
              <w:spacing w:after="0"/>
              <w:jc w:val="center"/>
            </w:pPr>
            <w:r w:rsidRPr="00184A3A">
              <w:t>-</w:t>
            </w:r>
          </w:p>
        </w:tc>
        <w:tc>
          <w:tcPr>
            <w:tcW w:w="1103" w:type="dxa"/>
          </w:tcPr>
          <w:p w14:paraId="1AC2710E" w14:textId="510D309F" w:rsidR="00F07A24" w:rsidRPr="00184A3A" w:rsidRDefault="00D0316D" w:rsidP="00E51271">
            <w:pPr>
              <w:spacing w:after="0"/>
              <w:jc w:val="center"/>
            </w:pPr>
            <w:r w:rsidRPr="00184A3A">
              <w:t>A</w:t>
            </w:r>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The value of this textbox will be masked</w:t>
            </w:r>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08435655" w:rsidR="00F07A24" w:rsidRPr="00184A3A" w:rsidRDefault="00F07A24" w:rsidP="00E51271">
            <w:pPr>
              <w:spacing w:after="0"/>
              <w:jc w:val="center"/>
            </w:pPr>
            <w:r w:rsidRPr="00184A3A">
              <w:t>-</w:t>
            </w:r>
          </w:p>
        </w:tc>
        <w:tc>
          <w:tcPr>
            <w:tcW w:w="1103" w:type="dxa"/>
          </w:tcPr>
          <w:p w14:paraId="271C1781" w14:textId="1AC9B948" w:rsidR="00F07A24" w:rsidRPr="00184A3A" w:rsidRDefault="00D0316D" w:rsidP="00E51271">
            <w:pPr>
              <w:spacing w:after="0"/>
              <w:jc w:val="center"/>
            </w:pPr>
            <w:r w:rsidRPr="00184A3A">
              <w:t>A</w:t>
            </w:r>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The value of this textbox will be masked</w:t>
            </w:r>
            <w:r>
              <w:t>.</w:t>
            </w:r>
          </w:p>
        </w:tc>
      </w:tr>
    </w:tbl>
    <w:p w14:paraId="4978B944" w14:textId="77777777"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Heading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Heading4"/>
      </w:pPr>
      <w:r w:rsidRPr="00184A3A">
        <w:t>User/Security Group</w:t>
      </w:r>
    </w:p>
    <w:p w14:paraId="00973D2B" w14:textId="77777777" w:rsidR="00CC4959" w:rsidRPr="00EA34EB" w:rsidRDefault="00CC4959" w:rsidP="00EA34EB">
      <w:pPr>
        <w:ind w:left="360"/>
        <w:rPr>
          <w:lang w:eastAsia="zh-CN"/>
        </w:rPr>
      </w:pPr>
      <w:r w:rsidRPr="00EA34EB">
        <w:rPr>
          <w:lang w:eastAsia="zh-CN"/>
        </w:rPr>
        <w:t>This function can be accessed by the following user(s):</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Heading4"/>
      </w:pPr>
      <w:r w:rsidRPr="00184A3A">
        <w:t>Assumptions/Constraints</w:t>
      </w:r>
    </w:p>
    <w:p w14:paraId="5E093AAB" w14:textId="77777777" w:rsidR="0036047D" w:rsidRPr="00184A3A" w:rsidRDefault="0036047D" w:rsidP="00EA34EB">
      <w:pPr>
        <w:ind w:left="360"/>
        <w:rPr>
          <w:lang w:eastAsia="zh-CN"/>
        </w:rPr>
      </w:pPr>
      <w:r w:rsidRPr="00184A3A">
        <w:rPr>
          <w:lang w:eastAsia="zh-CN"/>
        </w:rPr>
        <w:t>N/A</w:t>
      </w:r>
    </w:p>
    <w:p w14:paraId="231C9960" w14:textId="77777777" w:rsidR="0036047D" w:rsidRPr="00184A3A" w:rsidRDefault="0036047D" w:rsidP="00E51271">
      <w:pPr>
        <w:pStyle w:val="Heading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BodyText"/>
              <w:rPr>
                <w:b/>
              </w:rPr>
            </w:pPr>
            <w:r w:rsidRPr="00184A3A">
              <w:rPr>
                <w:b/>
              </w:rPr>
              <w:t>Error Code</w:t>
            </w:r>
          </w:p>
        </w:tc>
        <w:tc>
          <w:tcPr>
            <w:tcW w:w="1013" w:type="dxa"/>
            <w:shd w:val="clear" w:color="auto" w:fill="C6D9F1"/>
          </w:tcPr>
          <w:p w14:paraId="35397A50" w14:textId="77777777" w:rsidR="00E51271" w:rsidRPr="00184A3A" w:rsidRDefault="00E51271" w:rsidP="0090729B">
            <w:pPr>
              <w:pStyle w:val="BodyText"/>
              <w:rPr>
                <w:b/>
              </w:rPr>
            </w:pPr>
            <w:r w:rsidRPr="00184A3A">
              <w:rPr>
                <w:b/>
              </w:rPr>
              <w:t>Severity</w:t>
            </w:r>
          </w:p>
        </w:tc>
        <w:tc>
          <w:tcPr>
            <w:tcW w:w="7465" w:type="dxa"/>
            <w:shd w:val="clear" w:color="auto" w:fill="C6D9F1"/>
          </w:tcPr>
          <w:p w14:paraId="79161C76" w14:textId="77777777" w:rsidR="00E51271" w:rsidRPr="00184A3A" w:rsidRDefault="00E51271" w:rsidP="0090729B">
            <w:pPr>
              <w:pStyle w:val="BodyText"/>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Final error and exception list to be specified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40" w:name="_Toc472133124"/>
      <w:r w:rsidRPr="00184A3A">
        <w:lastRenderedPageBreak/>
        <w:t>Scheduler Jobs Maintenance</w:t>
      </w:r>
      <w:bookmarkEnd w:id="40"/>
    </w:p>
    <w:p w14:paraId="5F3EA15F" w14:textId="77777777" w:rsidR="001B04A6" w:rsidRPr="00184A3A" w:rsidRDefault="001B04A6" w:rsidP="00900E50">
      <w:pPr>
        <w:pStyle w:val="Heading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cannot be created or deleted by user.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Heading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Heading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Heading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Heading4"/>
      </w:pPr>
      <w:r w:rsidRPr="00184A3A">
        <w:t>Process/Work Flow</w:t>
      </w:r>
    </w:p>
    <w:p w14:paraId="5CAD7974" w14:textId="09A3A8C5"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1FC01810" w:rsidR="001B04A6" w:rsidRPr="00184A3A" w:rsidRDefault="001B04A6" w:rsidP="0005458D">
      <w:pPr>
        <w:pStyle w:val="ListParagraph"/>
        <w:numPr>
          <w:ilvl w:val="0"/>
          <w:numId w:val="10"/>
        </w:numPr>
        <w:spacing w:after="0"/>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Heading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3D17B307" w:rsidR="001B04A6" w:rsidRPr="00184A3A" w:rsidRDefault="00784231" w:rsidP="00784231">
      <w:pPr>
        <w:jc w:val="center"/>
      </w:pPr>
      <w:r w:rsidRPr="00784231">
        <w:rPr>
          <w:noProof/>
          <w:lang w:eastAsia="zh-CN"/>
        </w:rPr>
        <w:drawing>
          <wp:inline distT="0" distB="0" distL="0" distR="0" wp14:anchorId="513BF03B" wp14:editId="21E0AECD">
            <wp:extent cx="6940467" cy="180753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64904" cy="1813898"/>
                    </a:xfrm>
                    <a:prstGeom prst="rect">
                      <a:avLst/>
                    </a:prstGeom>
                  </pic:spPr>
                </pic:pic>
              </a:graphicData>
            </a:graphic>
          </wp:inline>
        </w:drawing>
      </w:r>
    </w:p>
    <w:p w14:paraId="38AAE382" w14:textId="77777777" w:rsidR="001B04A6" w:rsidRPr="00184A3A" w:rsidRDefault="001B04A6" w:rsidP="00E51271">
      <w:pPr>
        <w:pStyle w:val="Heading4"/>
      </w:pPr>
      <w:r w:rsidRPr="00184A3A">
        <w:t>Data Fields &amp; Presentation Logic</w:t>
      </w:r>
    </w:p>
    <w:p w14:paraId="0EE6BA9C" w14:textId="77777777" w:rsidR="001B04A6" w:rsidRPr="00184A3A" w:rsidRDefault="001B04A6" w:rsidP="0005458D">
      <w:pPr>
        <w:pStyle w:val="ListParagraph"/>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ListParagraph"/>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r w:rsidRPr="00184A3A">
              <w:t>A</w:t>
            </w:r>
            <w:r w:rsidR="00EF42F1">
              <w:t>(</w:t>
            </w:r>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r w:rsidRPr="00184A3A">
              <w:rPr>
                <w:b/>
              </w:rPr>
              <w:t>Cron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r w:rsidRPr="00184A3A">
              <w:t>A</w:t>
            </w:r>
            <w:r>
              <w:t>(</w:t>
            </w:r>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r>
              <w:t>C</w:t>
            </w:r>
            <w:r w:rsidRPr="00184A3A">
              <w:t xml:space="preserve">ron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r w:rsidRPr="00184A3A">
              <w:t>A</w:t>
            </w:r>
            <w:r>
              <w:t>(</w:t>
            </w:r>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r>
              <w:t>Cron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6D19B8C4" w:rsidR="00784231" w:rsidRPr="00184A3A" w:rsidRDefault="00784231" w:rsidP="00784231">
            <w:pPr>
              <w:spacing w:after="0"/>
            </w:pPr>
            <w:r w:rsidRPr="00184A3A">
              <w:t>A</w:t>
            </w:r>
            <w:r>
              <w:t>(</w:t>
            </w:r>
            <w:r w:rsidRPr="00184A3A">
              <w:t>1</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77777777" w:rsidR="00784231" w:rsidRPr="00184A3A" w:rsidRDefault="00784231" w:rsidP="00784231">
            <w:pPr>
              <w:pStyle w:val="ListParagraph"/>
              <w:numPr>
                <w:ilvl w:val="0"/>
                <w:numId w:val="3"/>
              </w:numPr>
              <w:spacing w:after="0"/>
              <w:ind w:left="319" w:hanging="270"/>
            </w:pPr>
            <w:r w:rsidRPr="00184A3A">
              <w:t>Y (enabled)</w:t>
            </w:r>
          </w:p>
          <w:p w14:paraId="1EF80B4A" w14:textId="77777777" w:rsidR="00784231" w:rsidRPr="00184A3A" w:rsidRDefault="00784231" w:rsidP="00784231">
            <w:pPr>
              <w:pStyle w:val="ListParagraph"/>
              <w:numPr>
                <w:ilvl w:val="0"/>
                <w:numId w:val="3"/>
              </w:numPr>
              <w:spacing w:after="0"/>
              <w:ind w:left="319" w:hanging="270"/>
            </w:pPr>
            <w:r w:rsidRPr="00184A3A">
              <w:t>N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Heading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Heading4"/>
      </w:pPr>
      <w:r w:rsidRPr="00184A3A">
        <w:t>User/Security Group</w:t>
      </w:r>
    </w:p>
    <w:p w14:paraId="2F4ADE2F" w14:textId="77777777" w:rsidR="001B04A6" w:rsidRPr="00184A3A" w:rsidRDefault="001B04A6" w:rsidP="00B16020">
      <w:pPr>
        <w:rPr>
          <w:rFonts w:eastAsia="SimSun"/>
        </w:rPr>
      </w:pPr>
      <w:r w:rsidRPr="00184A3A">
        <w:rPr>
          <w:rFonts w:eastAsia="SimSun"/>
        </w:rPr>
        <w:t>This function can be accessed by the following user(s):</w:t>
      </w:r>
    </w:p>
    <w:p w14:paraId="663A87D7" w14:textId="6F876A59" w:rsidR="001B04A6" w:rsidRDefault="001B04A6" w:rsidP="001B04A6">
      <w:pPr>
        <w:pStyle w:val="ListParagraph"/>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ListParagraph"/>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Heading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Heading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Heading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Heading2"/>
      </w:pPr>
      <w:bookmarkStart w:id="41" w:name="_Toc472133125"/>
      <w:r w:rsidRPr="00184A3A">
        <w:lastRenderedPageBreak/>
        <w:t>Branch Scheme Maintenance</w:t>
      </w:r>
      <w:bookmarkEnd w:id="41"/>
    </w:p>
    <w:p w14:paraId="60F79007" w14:textId="77777777" w:rsidR="00712376" w:rsidRPr="00184A3A" w:rsidRDefault="00712376" w:rsidP="00900E50">
      <w:pPr>
        <w:pStyle w:val="Heading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Heading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Heading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Heading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Heading4"/>
      </w:pPr>
      <w:r w:rsidRPr="00184A3A">
        <w:t>Process/Work Flow</w:t>
      </w:r>
    </w:p>
    <w:p w14:paraId="6CFD9A91" w14:textId="7D8091AE" w:rsidR="008F5A9F" w:rsidRPr="00184A3A" w:rsidRDefault="008F5A9F" w:rsidP="00936C16">
      <w:pPr>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3D175738"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6AE7B7C4" w:rsidR="008F5A9F" w:rsidRPr="00936C16" w:rsidRDefault="008F5A9F" w:rsidP="0005458D">
      <w:pPr>
        <w:pStyle w:val="ListParagraph"/>
        <w:numPr>
          <w:ilvl w:val="0"/>
          <w:numId w:val="31"/>
        </w:numPr>
        <w:ind w:left="810"/>
        <w:rPr>
          <w:lang w:eastAsia="zh-CN"/>
        </w:rPr>
      </w:pPr>
      <w:r w:rsidRPr="00936C16">
        <w:rPr>
          <w:lang w:eastAsia="zh-CN"/>
        </w:rPr>
        <w:t>By default, when the page is accessed,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will be displayed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is allowed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Heading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lang w:eastAsia="zh-CN"/>
        </w:rPr>
        <w:drawing>
          <wp:inline distT="0" distB="0" distL="0" distR="0" wp14:anchorId="6EDAC4B5" wp14:editId="59B944F8">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Heading4"/>
      </w:pPr>
      <w:r w:rsidRPr="00184A3A">
        <w:t>Data Fields &amp; Presentation Logic</w:t>
      </w:r>
    </w:p>
    <w:p w14:paraId="271D2837" w14:textId="77777777" w:rsidR="005D4776" w:rsidRPr="00184A3A" w:rsidRDefault="005D4776" w:rsidP="0005458D">
      <w:pPr>
        <w:pStyle w:val="ListParagraph"/>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ListParagraph"/>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70"/>
        <w:gridCol w:w="1440"/>
        <w:gridCol w:w="2363"/>
      </w:tblGrid>
      <w:tr w:rsidR="005D4776" w:rsidRPr="00184A3A" w14:paraId="3BFDE522" w14:textId="77777777" w:rsidTr="004421AB">
        <w:trPr>
          <w:trHeight w:val="539"/>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170" w:type="dxa"/>
            <w:shd w:val="clear" w:color="auto" w:fill="C6D9F1"/>
            <w:vAlign w:val="center"/>
          </w:tcPr>
          <w:p w14:paraId="5AC73A17" w14:textId="77777777" w:rsidR="005D4776" w:rsidRPr="00184A3A" w:rsidRDefault="005D4776" w:rsidP="004421AB">
            <w:pPr>
              <w:spacing w:after="0"/>
              <w:rPr>
                <w:b/>
              </w:rPr>
            </w:pPr>
            <w:r w:rsidRPr="00184A3A">
              <w:rPr>
                <w:b/>
              </w:rPr>
              <w:t>Format</w:t>
            </w:r>
          </w:p>
        </w:tc>
        <w:tc>
          <w:tcPr>
            <w:tcW w:w="1440" w:type="dxa"/>
            <w:shd w:val="clear" w:color="auto" w:fill="C6D9F1"/>
            <w:vAlign w:val="center"/>
          </w:tcPr>
          <w:p w14:paraId="280C62FE" w14:textId="77777777" w:rsidR="005D4776" w:rsidRPr="00184A3A" w:rsidRDefault="005D4776" w:rsidP="004421AB">
            <w:pPr>
              <w:spacing w:after="0"/>
              <w:rPr>
                <w:b/>
              </w:rPr>
            </w:pPr>
            <w:r w:rsidRPr="00184A3A">
              <w:rPr>
                <w:b/>
              </w:rPr>
              <w:t>Action / Event / Response</w:t>
            </w:r>
          </w:p>
        </w:tc>
        <w:tc>
          <w:tcPr>
            <w:tcW w:w="236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rsidP="00D323B0">
            <w:pPr>
              <w:spacing w:after="0"/>
              <w:jc w:val="center"/>
              <w:rPr>
                <w:b/>
              </w:rPr>
            </w:pPr>
            <w:r>
              <w:rPr>
                <w:b/>
              </w:rPr>
              <w:t>Search Criteria</w:t>
            </w:r>
          </w:p>
        </w:tc>
      </w:tr>
      <w:tr w:rsidR="00586276" w:rsidRPr="00184A3A" w14:paraId="0A404034" w14:textId="77777777" w:rsidTr="00D323B0">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170" w:type="dxa"/>
            <w:shd w:val="clear" w:color="auto" w:fill="FFFFFF" w:themeFill="background1"/>
          </w:tcPr>
          <w:p w14:paraId="7359DFD3" w14:textId="06AF50C0" w:rsidR="00586276" w:rsidRPr="0057159E" w:rsidRDefault="00586276" w:rsidP="004421AB">
            <w:pPr>
              <w:spacing w:after="0"/>
            </w:pPr>
            <w:r>
              <w:t>A(100)</w:t>
            </w:r>
          </w:p>
        </w:tc>
        <w:tc>
          <w:tcPr>
            <w:tcW w:w="1440" w:type="dxa"/>
            <w:shd w:val="clear" w:color="auto" w:fill="FFFFFF" w:themeFill="background1"/>
          </w:tcPr>
          <w:p w14:paraId="59EC9AB3" w14:textId="797E83CB" w:rsidR="00586276" w:rsidRPr="0057159E" w:rsidRDefault="007E421E" w:rsidP="004421AB">
            <w:pPr>
              <w:spacing w:after="0"/>
            </w:pPr>
            <w:r>
              <w:t>-</w:t>
            </w:r>
          </w:p>
        </w:tc>
        <w:tc>
          <w:tcPr>
            <w:tcW w:w="236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D323B0">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170" w:type="dxa"/>
            <w:shd w:val="clear" w:color="auto" w:fill="FFFFFF" w:themeFill="background1"/>
          </w:tcPr>
          <w:p w14:paraId="005CD6A7" w14:textId="1FED6DA5" w:rsidR="007E421E" w:rsidRPr="0057159E" w:rsidRDefault="007E421E" w:rsidP="004421AB">
            <w:pPr>
              <w:spacing w:after="0"/>
            </w:pPr>
            <w:r>
              <w:t>A(40)</w:t>
            </w:r>
          </w:p>
        </w:tc>
        <w:tc>
          <w:tcPr>
            <w:tcW w:w="1440" w:type="dxa"/>
            <w:shd w:val="clear" w:color="auto" w:fill="FFFFFF" w:themeFill="background1"/>
          </w:tcPr>
          <w:p w14:paraId="04A36F4E" w14:textId="5A91ECE1" w:rsidR="007E421E" w:rsidRPr="0057159E" w:rsidRDefault="007E421E" w:rsidP="004421AB">
            <w:pPr>
              <w:spacing w:after="0"/>
            </w:pPr>
            <w:r>
              <w:t>-</w:t>
            </w:r>
          </w:p>
        </w:tc>
        <w:tc>
          <w:tcPr>
            <w:tcW w:w="236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D323B0">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170" w:type="dxa"/>
            <w:shd w:val="clear" w:color="auto" w:fill="FFFFFF" w:themeFill="background1"/>
          </w:tcPr>
          <w:p w14:paraId="49DA0064" w14:textId="238B8331" w:rsidR="007E421E" w:rsidRPr="0057159E" w:rsidRDefault="007E421E" w:rsidP="004421AB">
            <w:pPr>
              <w:spacing w:after="0"/>
            </w:pPr>
            <w:r w:rsidRPr="00E731CC">
              <w:t>Time – hh24:mi:ss</w:t>
            </w:r>
          </w:p>
        </w:tc>
        <w:tc>
          <w:tcPr>
            <w:tcW w:w="1440" w:type="dxa"/>
            <w:shd w:val="clear" w:color="auto" w:fill="FFFFFF" w:themeFill="background1"/>
          </w:tcPr>
          <w:p w14:paraId="4B4DE933" w14:textId="2B395239" w:rsidR="007E421E" w:rsidRPr="0057159E" w:rsidRDefault="007E421E" w:rsidP="004421AB">
            <w:pPr>
              <w:spacing w:after="0"/>
            </w:pPr>
            <w:r>
              <w:t>-</w:t>
            </w:r>
          </w:p>
        </w:tc>
        <w:tc>
          <w:tcPr>
            <w:tcW w:w="236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D323B0">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170" w:type="dxa"/>
            <w:shd w:val="clear" w:color="auto" w:fill="FFFFFF" w:themeFill="background1"/>
          </w:tcPr>
          <w:p w14:paraId="05DE0957" w14:textId="3A34BF33" w:rsidR="007E421E" w:rsidRPr="0057159E" w:rsidRDefault="007E421E" w:rsidP="004421AB">
            <w:pPr>
              <w:spacing w:after="0"/>
            </w:pPr>
            <w:r w:rsidRPr="00E731CC">
              <w:t>Time – hh24:mi:ss</w:t>
            </w:r>
          </w:p>
        </w:tc>
        <w:tc>
          <w:tcPr>
            <w:tcW w:w="1440" w:type="dxa"/>
            <w:shd w:val="clear" w:color="auto" w:fill="FFFFFF" w:themeFill="background1"/>
          </w:tcPr>
          <w:p w14:paraId="3218F6D8" w14:textId="5114306B" w:rsidR="007E421E" w:rsidRPr="0057159E" w:rsidRDefault="007E421E" w:rsidP="004421AB">
            <w:pPr>
              <w:spacing w:after="0"/>
            </w:pPr>
            <w:r>
              <w:t>-</w:t>
            </w:r>
          </w:p>
        </w:tc>
        <w:tc>
          <w:tcPr>
            <w:tcW w:w="236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D323B0">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170" w:type="dxa"/>
            <w:shd w:val="clear" w:color="auto" w:fill="FFFFFF" w:themeFill="background1"/>
          </w:tcPr>
          <w:p w14:paraId="5A63B176" w14:textId="1497DD8C" w:rsidR="007E421E" w:rsidRPr="0057159E" w:rsidRDefault="007E421E" w:rsidP="004421AB">
            <w:pPr>
              <w:spacing w:after="0"/>
            </w:pPr>
            <w:r w:rsidRPr="00E731CC">
              <w:t>Time – hh24:mi:ss</w:t>
            </w:r>
          </w:p>
        </w:tc>
        <w:tc>
          <w:tcPr>
            <w:tcW w:w="1440" w:type="dxa"/>
            <w:shd w:val="clear" w:color="auto" w:fill="FFFFFF" w:themeFill="background1"/>
          </w:tcPr>
          <w:p w14:paraId="3D9BD389" w14:textId="0E925F4D" w:rsidR="007E421E" w:rsidRPr="0057159E" w:rsidRDefault="007E421E" w:rsidP="004421AB">
            <w:pPr>
              <w:spacing w:after="0"/>
            </w:pPr>
            <w:r>
              <w:t>-</w:t>
            </w:r>
          </w:p>
        </w:tc>
        <w:tc>
          <w:tcPr>
            <w:tcW w:w="236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D323B0">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170" w:type="dxa"/>
            <w:shd w:val="clear" w:color="auto" w:fill="FFFFFF" w:themeFill="background1"/>
          </w:tcPr>
          <w:p w14:paraId="4595A729" w14:textId="211B0B6B" w:rsidR="007E421E" w:rsidRPr="0057159E" w:rsidRDefault="007E421E" w:rsidP="004421AB">
            <w:pPr>
              <w:spacing w:after="0"/>
            </w:pPr>
            <w:r w:rsidRPr="00E731CC">
              <w:t>Time – hh24:mi:ss</w:t>
            </w:r>
          </w:p>
        </w:tc>
        <w:tc>
          <w:tcPr>
            <w:tcW w:w="1440" w:type="dxa"/>
            <w:shd w:val="clear" w:color="auto" w:fill="FFFFFF" w:themeFill="background1"/>
          </w:tcPr>
          <w:p w14:paraId="193A97AE" w14:textId="205ECC11" w:rsidR="007E421E" w:rsidRPr="0057159E" w:rsidRDefault="007E421E" w:rsidP="004421AB">
            <w:pPr>
              <w:spacing w:after="0"/>
            </w:pPr>
            <w:r>
              <w:t>-</w:t>
            </w:r>
          </w:p>
        </w:tc>
        <w:tc>
          <w:tcPr>
            <w:tcW w:w="236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D323B0">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170" w:type="dxa"/>
            <w:shd w:val="clear" w:color="auto" w:fill="FFFFFF" w:themeFill="background1"/>
          </w:tcPr>
          <w:p w14:paraId="17D1FABF" w14:textId="25F00B1A" w:rsidR="007E421E" w:rsidRPr="00586276" w:rsidRDefault="007E421E" w:rsidP="004421AB">
            <w:pPr>
              <w:spacing w:after="0"/>
            </w:pPr>
            <w:r>
              <w:t>A(1)</w:t>
            </w:r>
          </w:p>
        </w:tc>
        <w:tc>
          <w:tcPr>
            <w:tcW w:w="1440" w:type="dxa"/>
            <w:shd w:val="clear" w:color="auto" w:fill="FFFFFF" w:themeFill="background1"/>
          </w:tcPr>
          <w:p w14:paraId="6D8D3498" w14:textId="6FC75967" w:rsidR="007E421E" w:rsidRPr="00586276" w:rsidRDefault="007E421E" w:rsidP="004421AB">
            <w:pPr>
              <w:spacing w:after="0"/>
            </w:pPr>
            <w:r>
              <w:t>-</w:t>
            </w:r>
          </w:p>
        </w:tc>
        <w:tc>
          <w:tcPr>
            <w:tcW w:w="236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rsidP="00D323B0">
            <w:pPr>
              <w:spacing w:after="0"/>
              <w:jc w:val="center"/>
              <w:rPr>
                <w:b/>
              </w:rPr>
            </w:pPr>
            <w:r>
              <w:rPr>
                <w:b/>
              </w:rPr>
              <w:t>Data Table</w:t>
            </w:r>
          </w:p>
        </w:tc>
      </w:tr>
      <w:tr w:rsidR="009927B9" w:rsidRPr="00184A3A" w14:paraId="4AB550A9" w14:textId="77777777" w:rsidTr="00D323B0">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170" w:type="dxa"/>
          </w:tcPr>
          <w:p w14:paraId="599167F4" w14:textId="077AB83D" w:rsidR="009927B9" w:rsidRPr="00184A3A" w:rsidRDefault="009927B9" w:rsidP="009927B9">
            <w:pPr>
              <w:spacing w:after="0"/>
            </w:pPr>
            <w:r w:rsidRPr="00184A3A">
              <w:t>A</w:t>
            </w:r>
            <w:r>
              <w:t>(100)</w:t>
            </w:r>
          </w:p>
        </w:tc>
        <w:tc>
          <w:tcPr>
            <w:tcW w:w="1440" w:type="dxa"/>
          </w:tcPr>
          <w:p w14:paraId="3A4DE7D6" w14:textId="77777777" w:rsidR="009927B9" w:rsidRPr="00184A3A" w:rsidRDefault="009927B9" w:rsidP="009927B9">
            <w:pPr>
              <w:spacing w:after="0"/>
            </w:pPr>
            <w:r w:rsidRPr="00184A3A">
              <w:t>-</w:t>
            </w:r>
          </w:p>
        </w:tc>
        <w:tc>
          <w:tcPr>
            <w:tcW w:w="236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D323B0">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170" w:type="dxa"/>
          </w:tcPr>
          <w:p w14:paraId="1DB3C389" w14:textId="5DFB5831" w:rsidR="009927B9" w:rsidRPr="00184A3A" w:rsidRDefault="009927B9" w:rsidP="009927B9">
            <w:pPr>
              <w:spacing w:after="0"/>
            </w:pPr>
            <w:r>
              <w:t>A20</w:t>
            </w:r>
          </w:p>
        </w:tc>
        <w:tc>
          <w:tcPr>
            <w:tcW w:w="1440" w:type="dxa"/>
          </w:tcPr>
          <w:p w14:paraId="14611D56" w14:textId="5C5588C3" w:rsidR="009927B9" w:rsidRPr="00184A3A" w:rsidRDefault="009927B9" w:rsidP="009927B9">
            <w:pPr>
              <w:spacing w:after="0"/>
            </w:pPr>
            <w:r w:rsidRPr="00184A3A">
              <w:t>-</w:t>
            </w:r>
          </w:p>
        </w:tc>
        <w:tc>
          <w:tcPr>
            <w:tcW w:w="236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ListParagraph"/>
              <w:numPr>
                <w:ilvl w:val="0"/>
                <w:numId w:val="3"/>
              </w:numPr>
              <w:spacing w:after="0"/>
              <w:ind w:left="319" w:hanging="270"/>
            </w:pPr>
            <w:r w:rsidRPr="00184A3A">
              <w:t>SALES_REALTIME</w:t>
            </w:r>
          </w:p>
          <w:p w14:paraId="11BEE3A8" w14:textId="63305602" w:rsidR="009927B9" w:rsidRPr="00184A3A" w:rsidRDefault="009927B9" w:rsidP="009927B9">
            <w:pPr>
              <w:pStyle w:val="ListParagraph"/>
              <w:numPr>
                <w:ilvl w:val="0"/>
                <w:numId w:val="3"/>
              </w:numPr>
              <w:spacing w:after="0"/>
              <w:ind w:left="319" w:hanging="270"/>
            </w:pPr>
            <w:r w:rsidRPr="00184A3A">
              <w:t>SALES_EOD</w:t>
            </w:r>
          </w:p>
          <w:p w14:paraId="6CAF396A" w14:textId="7116C635" w:rsidR="009927B9" w:rsidRPr="00184A3A" w:rsidRDefault="009927B9" w:rsidP="009927B9">
            <w:pPr>
              <w:pStyle w:val="ListParagraph"/>
              <w:numPr>
                <w:ilvl w:val="0"/>
                <w:numId w:val="3"/>
              </w:numPr>
              <w:spacing w:after="0"/>
              <w:ind w:left="319" w:hanging="270"/>
            </w:pPr>
            <w:r w:rsidRPr="00184A3A">
              <w:t>MASTER</w:t>
            </w:r>
          </w:p>
        </w:tc>
      </w:tr>
      <w:tr w:rsidR="009927B9" w:rsidRPr="00184A3A" w14:paraId="4DFD460B" w14:textId="77777777" w:rsidTr="00D323B0">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170" w:type="dxa"/>
          </w:tcPr>
          <w:p w14:paraId="11BC5216" w14:textId="0935FD21" w:rsidR="009927B9" w:rsidRPr="00184A3A" w:rsidRDefault="009927B9" w:rsidP="009927B9">
            <w:pPr>
              <w:spacing w:after="0"/>
            </w:pPr>
            <w:r w:rsidRPr="00184A3A">
              <w:t>A</w:t>
            </w:r>
            <w:r>
              <w:t>(</w:t>
            </w:r>
            <w:r w:rsidRPr="00184A3A">
              <w:t>40</w:t>
            </w:r>
            <w:r>
              <w:t>)</w:t>
            </w:r>
          </w:p>
        </w:tc>
        <w:tc>
          <w:tcPr>
            <w:tcW w:w="1440" w:type="dxa"/>
          </w:tcPr>
          <w:p w14:paraId="00A5E38C" w14:textId="3DACE77E" w:rsidR="009927B9" w:rsidRPr="00184A3A" w:rsidRDefault="009927B9" w:rsidP="009927B9">
            <w:pPr>
              <w:spacing w:after="0"/>
            </w:pPr>
            <w:r w:rsidRPr="00184A3A">
              <w:t>-</w:t>
            </w:r>
          </w:p>
        </w:tc>
        <w:tc>
          <w:tcPr>
            <w:tcW w:w="236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D323B0">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170" w:type="dxa"/>
          </w:tcPr>
          <w:p w14:paraId="3A8C41BF" w14:textId="64D3E255" w:rsidR="009927B9" w:rsidRPr="00184A3A" w:rsidRDefault="009927B9" w:rsidP="009927B9">
            <w:pPr>
              <w:spacing w:after="0"/>
            </w:pPr>
            <w:r w:rsidRPr="00184A3A">
              <w:t>Time – hh24:mi:s</w:t>
            </w:r>
            <w:r>
              <w:t>s</w:t>
            </w:r>
          </w:p>
        </w:tc>
        <w:tc>
          <w:tcPr>
            <w:tcW w:w="1440" w:type="dxa"/>
          </w:tcPr>
          <w:p w14:paraId="31C30631" w14:textId="1BF0E612" w:rsidR="009927B9" w:rsidRPr="00184A3A" w:rsidRDefault="009927B9" w:rsidP="009927B9">
            <w:pPr>
              <w:spacing w:after="0"/>
            </w:pPr>
            <w:r w:rsidRPr="00184A3A">
              <w:t>-</w:t>
            </w:r>
          </w:p>
        </w:tc>
        <w:tc>
          <w:tcPr>
            <w:tcW w:w="236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D323B0">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170" w:type="dxa"/>
          </w:tcPr>
          <w:p w14:paraId="01DA2A61" w14:textId="55BA6CCB" w:rsidR="009927B9" w:rsidRPr="00184A3A" w:rsidRDefault="009927B9" w:rsidP="009927B9">
            <w:pPr>
              <w:spacing w:after="0"/>
            </w:pPr>
            <w:r w:rsidRPr="00184A3A">
              <w:t>Time – hh24:mi:ss</w:t>
            </w:r>
          </w:p>
        </w:tc>
        <w:tc>
          <w:tcPr>
            <w:tcW w:w="1440" w:type="dxa"/>
          </w:tcPr>
          <w:p w14:paraId="29987C3E" w14:textId="550763C3" w:rsidR="009927B9" w:rsidRPr="00184A3A" w:rsidRDefault="009927B9" w:rsidP="009927B9">
            <w:pPr>
              <w:spacing w:after="0"/>
            </w:pPr>
            <w:r w:rsidRPr="00184A3A">
              <w:t>-</w:t>
            </w:r>
          </w:p>
        </w:tc>
        <w:tc>
          <w:tcPr>
            <w:tcW w:w="236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D323B0">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170" w:type="dxa"/>
          </w:tcPr>
          <w:p w14:paraId="05F1E1A2" w14:textId="03D1ECC4" w:rsidR="00586276" w:rsidRPr="00184A3A" w:rsidRDefault="00586276" w:rsidP="004421AB">
            <w:pPr>
              <w:spacing w:after="0"/>
            </w:pPr>
            <w:r w:rsidRPr="00184A3A">
              <w:t>A</w:t>
            </w:r>
            <w:r w:rsidR="002C5D9F">
              <w:t>(</w:t>
            </w:r>
            <w:r w:rsidRPr="00184A3A">
              <w:t>1</w:t>
            </w:r>
            <w:r w:rsidR="002C5D9F">
              <w:t>)</w:t>
            </w:r>
          </w:p>
        </w:tc>
        <w:tc>
          <w:tcPr>
            <w:tcW w:w="1440" w:type="dxa"/>
          </w:tcPr>
          <w:p w14:paraId="2B69A785" w14:textId="063999B7" w:rsidR="00586276" w:rsidRPr="00184A3A" w:rsidRDefault="00586276" w:rsidP="004421AB">
            <w:pPr>
              <w:spacing w:after="0"/>
            </w:pPr>
            <w:r w:rsidRPr="00184A3A">
              <w:t>-</w:t>
            </w:r>
          </w:p>
        </w:tc>
        <w:tc>
          <w:tcPr>
            <w:tcW w:w="2363" w:type="dxa"/>
          </w:tcPr>
          <w:p w14:paraId="0C728965" w14:textId="774126CA" w:rsidR="00586276" w:rsidRPr="00184A3A" w:rsidRDefault="00586276" w:rsidP="004421AB">
            <w:pPr>
              <w:pStyle w:val="ListParagraph"/>
              <w:numPr>
                <w:ilvl w:val="0"/>
                <w:numId w:val="3"/>
              </w:numPr>
              <w:spacing w:after="0"/>
              <w:ind w:left="319" w:hanging="270"/>
            </w:pPr>
            <w:r w:rsidRPr="00184A3A">
              <w:t>Y</w:t>
            </w:r>
            <w:r w:rsidR="00BD1F49">
              <w:t>es</w:t>
            </w:r>
          </w:p>
          <w:p w14:paraId="0F4C5E7B" w14:textId="0293B2DB" w:rsidR="00586276" w:rsidRPr="00184A3A" w:rsidRDefault="00586276" w:rsidP="004421AB">
            <w:pPr>
              <w:pStyle w:val="ListParagraph"/>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Heading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2C178C03" w:rsidR="00D0122D" w:rsidRPr="00184A3A" w:rsidRDefault="00D0122D" w:rsidP="00D0122D">
            <w:r>
              <w:t xml:space="preserve">Search out poll scheme records according to the input </w:t>
            </w:r>
            <w:r w:rsidR="00B45EDC">
              <w:t>criteria</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655A3685" w:rsidR="00D0122D" w:rsidRPr="00184A3A" w:rsidDel="00D0122D" w:rsidRDefault="00B45EDC" w:rsidP="00D0122D">
            <w:r>
              <w:t>Reset all search criteria to blank</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F6FD72F" w:rsidR="00D0122D" w:rsidRPr="00184A3A" w:rsidRDefault="00D0122D" w:rsidP="00D0122D">
            <w:r w:rsidRPr="00184A3A">
              <w:t>Create a new entry of poll scheme</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1A6A4160" w:rsidR="00D0122D" w:rsidRPr="00184A3A" w:rsidRDefault="00D0122D" w:rsidP="00D0122D">
            <w:r w:rsidRPr="00184A3A">
              <w:t>Edit the corresponding poll scheme record</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943027D" w:rsidR="00D0122D" w:rsidRPr="00184A3A" w:rsidRDefault="00D0122D" w:rsidP="00D0122D">
            <w:r w:rsidRPr="00184A3A">
              <w:t>Delete the corresponding poll scheme</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184C50D" w:rsidR="00D0122D" w:rsidRPr="00184A3A" w:rsidRDefault="00D0122D" w:rsidP="00D0122D">
            <w:r w:rsidRPr="00184A3A">
              <w:t>View the corresponding poll scheme detail</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Heading4"/>
      </w:pPr>
      <w:r w:rsidRPr="00184A3A">
        <w:t>User/Security Group</w:t>
      </w:r>
    </w:p>
    <w:p w14:paraId="6BE03485" w14:textId="77777777" w:rsidR="00CC4959" w:rsidRPr="00184A3A" w:rsidRDefault="00CC4959" w:rsidP="004421AB">
      <w:pPr>
        <w:rPr>
          <w:rFonts w:eastAsia="SimSun"/>
        </w:rPr>
      </w:pPr>
      <w:r w:rsidRPr="00184A3A">
        <w:rPr>
          <w:rFonts w:eastAsia="SimSun"/>
        </w:rPr>
        <w:t>This function can be accessed by the following user(s):</w:t>
      </w:r>
    </w:p>
    <w:p w14:paraId="134BB18E" w14:textId="0EDF2C24" w:rsidR="00CC4959" w:rsidRPr="00184A3A" w:rsidRDefault="00CC4959" w:rsidP="00CC4959">
      <w:pPr>
        <w:pStyle w:val="ListParagraph"/>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Heading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Heading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Heading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Heading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Heading4"/>
      </w:pPr>
      <w:r w:rsidRPr="00184A3A">
        <w:t>Process/Work Flow</w:t>
      </w:r>
    </w:p>
    <w:p w14:paraId="6DE82FC2" w14:textId="41342D42" w:rsidR="005A6F86" w:rsidRPr="00184A3A" w:rsidRDefault="005A6F86" w:rsidP="00D323B0">
      <w:pPr>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Heading4"/>
      </w:pPr>
      <w:r w:rsidRPr="00184A3A">
        <w:lastRenderedPageBreak/>
        <w:t>Screen</w:t>
      </w:r>
    </w:p>
    <w:p w14:paraId="3DDB8D16" w14:textId="773ADAD0" w:rsidR="00712376" w:rsidRPr="00184A3A" w:rsidRDefault="00A52909" w:rsidP="00A52909">
      <w:pPr>
        <w:jc w:val="center"/>
        <w:rPr>
          <w:lang w:eastAsia="zh-CN"/>
        </w:rPr>
      </w:pPr>
      <w:r w:rsidRPr="00A52909">
        <w:rPr>
          <w:noProof/>
          <w:lang w:eastAsia="zh-CN"/>
        </w:rPr>
        <w:drawing>
          <wp:inline distT="0" distB="0" distL="0" distR="0" wp14:anchorId="27E94A23" wp14:editId="75B58531">
            <wp:extent cx="6115050" cy="51816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5181600"/>
                    </a:xfrm>
                    <a:prstGeom prst="rect">
                      <a:avLst/>
                    </a:prstGeom>
                    <a:ln>
                      <a:solidFill>
                        <a:srgbClr val="000000"/>
                      </a:solidFill>
                    </a:ln>
                  </pic:spPr>
                </pic:pic>
              </a:graphicData>
            </a:graphic>
          </wp:inline>
        </w:drawing>
      </w:r>
    </w:p>
    <w:p w14:paraId="2AC05DA2" w14:textId="77777777" w:rsidR="00712376" w:rsidRPr="00184A3A" w:rsidRDefault="00712376" w:rsidP="00E51271">
      <w:pPr>
        <w:pStyle w:val="Heading4"/>
      </w:pPr>
      <w:r w:rsidRPr="00184A3A">
        <w:t>Data Fields &amp; Presentation Logic</w:t>
      </w:r>
    </w:p>
    <w:p w14:paraId="66E92137" w14:textId="77777777" w:rsidR="00095CC7" w:rsidRPr="00184A3A" w:rsidRDefault="00095CC7" w:rsidP="0005458D">
      <w:pPr>
        <w:pStyle w:val="ListParagraph"/>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ListParagraph"/>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0"/>
        <w:gridCol w:w="1553"/>
        <w:gridCol w:w="1237"/>
        <w:gridCol w:w="1530"/>
        <w:gridCol w:w="1890"/>
        <w:gridCol w:w="1890"/>
      </w:tblGrid>
      <w:tr w:rsidR="00095CC7" w:rsidRPr="00184A3A" w14:paraId="0EC1B31D" w14:textId="77777777" w:rsidTr="003C076B">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170"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553"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1237"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530"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89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1890"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3C076B">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170" w:type="dxa"/>
          </w:tcPr>
          <w:p w14:paraId="1D4B9FDE" w14:textId="163AA7D7" w:rsidR="00095CC7" w:rsidRPr="00184A3A" w:rsidRDefault="002C5D9F" w:rsidP="00A52909">
            <w:pPr>
              <w:spacing w:after="0"/>
            </w:pPr>
            <w:r w:rsidRPr="00184A3A">
              <w:t>T</w:t>
            </w:r>
            <w:r w:rsidR="00272623" w:rsidRPr="00184A3A">
              <w:t>extbox</w:t>
            </w:r>
          </w:p>
        </w:tc>
        <w:tc>
          <w:tcPr>
            <w:tcW w:w="1553"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1237" w:type="dxa"/>
          </w:tcPr>
          <w:p w14:paraId="43F2C550" w14:textId="167A43A8" w:rsidR="00095CC7" w:rsidRPr="00184A3A" w:rsidRDefault="002C5D9F" w:rsidP="00A52909">
            <w:pPr>
              <w:spacing w:after="0"/>
            </w:pPr>
            <w:r>
              <w:t>M</w:t>
            </w:r>
          </w:p>
        </w:tc>
        <w:tc>
          <w:tcPr>
            <w:tcW w:w="1530" w:type="dxa"/>
          </w:tcPr>
          <w:p w14:paraId="53886F18" w14:textId="6B822EAA" w:rsidR="00095CC7" w:rsidRPr="00184A3A" w:rsidRDefault="00095CC7" w:rsidP="00A52909">
            <w:pPr>
              <w:spacing w:after="0"/>
            </w:pPr>
            <w:r w:rsidRPr="00184A3A">
              <w:t>A</w:t>
            </w:r>
            <w:r w:rsidR="008754D5">
              <w:t>(100)</w:t>
            </w:r>
          </w:p>
        </w:tc>
        <w:tc>
          <w:tcPr>
            <w:tcW w:w="189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1890"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3C076B">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170" w:type="dxa"/>
          </w:tcPr>
          <w:p w14:paraId="4B4CE0E1" w14:textId="6CEAA037" w:rsidR="001A59E6" w:rsidRPr="00184A3A" w:rsidRDefault="001A59E6" w:rsidP="00A52909">
            <w:pPr>
              <w:spacing w:after="0"/>
            </w:pPr>
            <w:r w:rsidRPr="00184A3A">
              <w:t>Dropdown box</w:t>
            </w:r>
          </w:p>
        </w:tc>
        <w:tc>
          <w:tcPr>
            <w:tcW w:w="1553"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1237" w:type="dxa"/>
          </w:tcPr>
          <w:p w14:paraId="6491D4F9" w14:textId="7E0EE949" w:rsidR="001A59E6" w:rsidRPr="00184A3A" w:rsidRDefault="002C5D9F" w:rsidP="00A52909">
            <w:pPr>
              <w:spacing w:after="0"/>
            </w:pPr>
            <w:r>
              <w:t>M</w:t>
            </w:r>
          </w:p>
        </w:tc>
        <w:tc>
          <w:tcPr>
            <w:tcW w:w="1530" w:type="dxa"/>
          </w:tcPr>
          <w:p w14:paraId="49A4314B" w14:textId="1D18882A" w:rsidR="001A59E6" w:rsidRPr="00184A3A" w:rsidRDefault="001A59E6" w:rsidP="00A52909">
            <w:pPr>
              <w:spacing w:after="0"/>
            </w:pPr>
            <w:r w:rsidRPr="00184A3A">
              <w:t>A</w:t>
            </w:r>
            <w:r w:rsidR="008754D5">
              <w:t>(20)</w:t>
            </w:r>
          </w:p>
        </w:tc>
        <w:tc>
          <w:tcPr>
            <w:tcW w:w="1890" w:type="dxa"/>
          </w:tcPr>
          <w:p w14:paraId="3B03E61C" w14:textId="77777777" w:rsidR="001A59E6" w:rsidRPr="00184A3A" w:rsidRDefault="001A59E6" w:rsidP="00A52909">
            <w:pPr>
              <w:spacing w:after="0"/>
            </w:pPr>
            <w:r w:rsidRPr="00184A3A">
              <w:t>-</w:t>
            </w:r>
          </w:p>
        </w:tc>
        <w:tc>
          <w:tcPr>
            <w:tcW w:w="1890"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ListParagraph"/>
              <w:numPr>
                <w:ilvl w:val="0"/>
                <w:numId w:val="3"/>
              </w:numPr>
              <w:spacing w:after="0"/>
              <w:ind w:left="319" w:hanging="270"/>
            </w:pPr>
            <w:r w:rsidRPr="00184A3A">
              <w:t>SALES_REALTIME</w:t>
            </w:r>
          </w:p>
          <w:p w14:paraId="66A05581" w14:textId="77777777" w:rsidR="001A59E6" w:rsidRPr="00184A3A" w:rsidRDefault="001A59E6" w:rsidP="00A52909">
            <w:pPr>
              <w:pStyle w:val="ListParagraph"/>
              <w:numPr>
                <w:ilvl w:val="0"/>
                <w:numId w:val="3"/>
              </w:numPr>
              <w:spacing w:after="0"/>
              <w:ind w:left="319" w:hanging="270"/>
            </w:pPr>
            <w:r w:rsidRPr="00184A3A">
              <w:t>SALES_EOD</w:t>
            </w:r>
          </w:p>
          <w:p w14:paraId="2FFD159F" w14:textId="77777777" w:rsidR="001A59E6" w:rsidRPr="00184A3A" w:rsidRDefault="001A59E6" w:rsidP="00A52909">
            <w:pPr>
              <w:pStyle w:val="ListParagraph"/>
              <w:numPr>
                <w:ilvl w:val="0"/>
                <w:numId w:val="3"/>
              </w:numPr>
              <w:spacing w:after="0"/>
              <w:ind w:left="319" w:hanging="270"/>
            </w:pPr>
            <w:r w:rsidRPr="00184A3A">
              <w:t>MASTER</w:t>
            </w:r>
          </w:p>
        </w:tc>
      </w:tr>
      <w:tr w:rsidR="001A59E6" w:rsidRPr="00184A3A" w14:paraId="7691F91F" w14:textId="77777777" w:rsidTr="003C076B">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170" w:type="dxa"/>
          </w:tcPr>
          <w:p w14:paraId="604BEA22" w14:textId="2D6EA3B8" w:rsidR="001A59E6" w:rsidRPr="00184A3A" w:rsidRDefault="001A59E6" w:rsidP="00A52909">
            <w:pPr>
              <w:spacing w:after="0"/>
            </w:pPr>
            <w:r w:rsidRPr="00184A3A">
              <w:t>Dropdown box</w:t>
            </w:r>
          </w:p>
        </w:tc>
        <w:tc>
          <w:tcPr>
            <w:tcW w:w="1553"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1237" w:type="dxa"/>
          </w:tcPr>
          <w:p w14:paraId="5A125441" w14:textId="30A47E01" w:rsidR="001A59E6" w:rsidRPr="00184A3A" w:rsidRDefault="002C5D9F" w:rsidP="00A52909">
            <w:pPr>
              <w:spacing w:after="0"/>
            </w:pPr>
            <w:r>
              <w:t>M</w:t>
            </w:r>
          </w:p>
        </w:tc>
        <w:tc>
          <w:tcPr>
            <w:tcW w:w="1530" w:type="dxa"/>
          </w:tcPr>
          <w:p w14:paraId="0C371D07" w14:textId="7BF5AD29" w:rsidR="001A59E6" w:rsidRPr="00184A3A" w:rsidRDefault="001A59E6" w:rsidP="00A52909">
            <w:pPr>
              <w:spacing w:after="0"/>
            </w:pPr>
            <w:r w:rsidRPr="00184A3A">
              <w:t>A</w:t>
            </w:r>
            <w:r w:rsidR="008754D5">
              <w:t>(</w:t>
            </w:r>
            <w:r w:rsidRPr="00184A3A">
              <w:t>40</w:t>
            </w:r>
            <w:r w:rsidR="008754D5">
              <w:t>)</w:t>
            </w:r>
          </w:p>
        </w:tc>
        <w:tc>
          <w:tcPr>
            <w:tcW w:w="1890" w:type="dxa"/>
          </w:tcPr>
          <w:p w14:paraId="39616019" w14:textId="77777777" w:rsidR="001A59E6" w:rsidRPr="00184A3A" w:rsidRDefault="001A59E6" w:rsidP="00A52909">
            <w:pPr>
              <w:spacing w:after="0"/>
            </w:pPr>
            <w:r w:rsidRPr="00184A3A">
              <w:t>-</w:t>
            </w:r>
          </w:p>
        </w:tc>
        <w:tc>
          <w:tcPr>
            <w:tcW w:w="1890"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3C076B">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170"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553"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1237" w:type="dxa"/>
          </w:tcPr>
          <w:p w14:paraId="5237694E" w14:textId="7D73F32B" w:rsidR="001A59E6" w:rsidRPr="00184A3A" w:rsidRDefault="002C5D9F" w:rsidP="00A52909">
            <w:pPr>
              <w:spacing w:after="0"/>
            </w:pPr>
            <w:r>
              <w:t>M</w:t>
            </w:r>
          </w:p>
        </w:tc>
        <w:tc>
          <w:tcPr>
            <w:tcW w:w="1530" w:type="dxa"/>
          </w:tcPr>
          <w:p w14:paraId="32CFC235" w14:textId="77777777" w:rsidR="001A59E6" w:rsidRPr="00184A3A" w:rsidRDefault="001A59E6" w:rsidP="00A52909">
            <w:pPr>
              <w:spacing w:after="0"/>
            </w:pPr>
            <w:r w:rsidRPr="00184A3A">
              <w:t>Time – hh24:mi:ss</w:t>
            </w:r>
          </w:p>
        </w:tc>
        <w:tc>
          <w:tcPr>
            <w:tcW w:w="1890" w:type="dxa"/>
          </w:tcPr>
          <w:p w14:paraId="675A422B" w14:textId="77777777" w:rsidR="001A59E6" w:rsidRPr="00184A3A" w:rsidRDefault="001A59E6" w:rsidP="00A52909">
            <w:pPr>
              <w:spacing w:after="0"/>
            </w:pPr>
            <w:r w:rsidRPr="00184A3A">
              <w:t>-</w:t>
            </w:r>
          </w:p>
        </w:tc>
        <w:tc>
          <w:tcPr>
            <w:tcW w:w="1890"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3C076B">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170"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553"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1237" w:type="dxa"/>
          </w:tcPr>
          <w:p w14:paraId="61160190" w14:textId="39D55B06" w:rsidR="001A59E6" w:rsidRPr="00184A3A" w:rsidRDefault="002C5D9F" w:rsidP="00A52909">
            <w:pPr>
              <w:spacing w:after="0"/>
            </w:pPr>
            <w:r>
              <w:t>M</w:t>
            </w:r>
          </w:p>
        </w:tc>
        <w:tc>
          <w:tcPr>
            <w:tcW w:w="1530" w:type="dxa"/>
          </w:tcPr>
          <w:p w14:paraId="2446E860" w14:textId="77777777" w:rsidR="001A59E6" w:rsidRPr="00184A3A" w:rsidRDefault="001A59E6" w:rsidP="00A52909">
            <w:pPr>
              <w:spacing w:after="0"/>
            </w:pPr>
            <w:r w:rsidRPr="00184A3A">
              <w:t>Time – hh24:mi:ss</w:t>
            </w:r>
          </w:p>
        </w:tc>
        <w:tc>
          <w:tcPr>
            <w:tcW w:w="1890" w:type="dxa"/>
          </w:tcPr>
          <w:p w14:paraId="4F4D7667" w14:textId="77777777" w:rsidR="001A59E6" w:rsidRPr="00184A3A" w:rsidRDefault="001A59E6" w:rsidP="00A52909">
            <w:pPr>
              <w:spacing w:after="0"/>
            </w:pPr>
            <w:r w:rsidRPr="00184A3A">
              <w:t>-</w:t>
            </w:r>
          </w:p>
        </w:tc>
        <w:tc>
          <w:tcPr>
            <w:tcW w:w="1890" w:type="dxa"/>
          </w:tcPr>
          <w:p w14:paraId="69C42ADA" w14:textId="77777777" w:rsidR="001A59E6" w:rsidRPr="00184A3A" w:rsidRDefault="001A59E6" w:rsidP="00A52909">
            <w:pPr>
              <w:spacing w:after="0"/>
            </w:pPr>
          </w:p>
        </w:tc>
      </w:tr>
      <w:tr w:rsidR="001A59E6" w:rsidRPr="00184A3A" w14:paraId="462BBB34" w14:textId="77777777" w:rsidTr="003C076B">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170"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553"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1237" w:type="dxa"/>
          </w:tcPr>
          <w:p w14:paraId="58D1509D" w14:textId="492BFC6A" w:rsidR="001A59E6" w:rsidRPr="00184A3A" w:rsidRDefault="002C5D9F" w:rsidP="00A52909">
            <w:pPr>
              <w:spacing w:after="0"/>
            </w:pPr>
            <w:r>
              <w:t>M</w:t>
            </w:r>
          </w:p>
        </w:tc>
        <w:tc>
          <w:tcPr>
            <w:tcW w:w="1530" w:type="dxa"/>
          </w:tcPr>
          <w:p w14:paraId="710E851A" w14:textId="377F4307" w:rsidR="001A59E6" w:rsidRPr="00184A3A" w:rsidRDefault="001A59E6" w:rsidP="00A52909">
            <w:pPr>
              <w:spacing w:after="0"/>
            </w:pPr>
            <w:r w:rsidRPr="00184A3A">
              <w:t>A</w:t>
            </w:r>
            <w:r w:rsidR="008754D5">
              <w:t>(1)</w:t>
            </w:r>
          </w:p>
        </w:tc>
        <w:tc>
          <w:tcPr>
            <w:tcW w:w="1890" w:type="dxa"/>
          </w:tcPr>
          <w:p w14:paraId="55153021" w14:textId="77777777" w:rsidR="001A59E6" w:rsidRPr="00184A3A" w:rsidRDefault="001A59E6" w:rsidP="00A52909">
            <w:pPr>
              <w:spacing w:after="0"/>
            </w:pPr>
            <w:r w:rsidRPr="00184A3A">
              <w:t>-</w:t>
            </w:r>
          </w:p>
        </w:tc>
        <w:tc>
          <w:tcPr>
            <w:tcW w:w="1890" w:type="dxa"/>
          </w:tcPr>
          <w:p w14:paraId="28E43B3B" w14:textId="77777777" w:rsidR="001A59E6" w:rsidRPr="00184A3A" w:rsidRDefault="001A59E6" w:rsidP="00A52909">
            <w:pPr>
              <w:pStyle w:val="ListParagraph"/>
              <w:numPr>
                <w:ilvl w:val="0"/>
                <w:numId w:val="3"/>
              </w:numPr>
              <w:spacing w:after="0"/>
              <w:ind w:left="319" w:hanging="270"/>
            </w:pPr>
            <w:r w:rsidRPr="00184A3A">
              <w:t>Y (enabled)</w:t>
            </w:r>
          </w:p>
          <w:p w14:paraId="56C106B9" w14:textId="77777777" w:rsidR="001A59E6" w:rsidRPr="00184A3A" w:rsidRDefault="001A59E6" w:rsidP="00A52909">
            <w:pPr>
              <w:pStyle w:val="ListParagraph"/>
              <w:numPr>
                <w:ilvl w:val="0"/>
                <w:numId w:val="3"/>
              </w:numPr>
              <w:spacing w:after="0"/>
              <w:ind w:left="319" w:hanging="270"/>
            </w:pPr>
            <w:r w:rsidRPr="00184A3A">
              <w:t>N (disabled)</w:t>
            </w:r>
          </w:p>
        </w:tc>
      </w:tr>
    </w:tbl>
    <w:p w14:paraId="7266A4DC" w14:textId="77777777" w:rsidR="00712376" w:rsidRPr="00184A3A" w:rsidRDefault="00712376" w:rsidP="00E51271">
      <w:pPr>
        <w:pStyle w:val="Heading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Heading4"/>
      </w:pPr>
      <w:r w:rsidRPr="00184A3A">
        <w:lastRenderedPageBreak/>
        <w:t>User/Security Group</w:t>
      </w:r>
    </w:p>
    <w:p w14:paraId="59E742F7" w14:textId="77777777" w:rsidR="00CC4959" w:rsidRPr="00184A3A" w:rsidRDefault="00CC4959" w:rsidP="00D323B0">
      <w:pPr>
        <w:rPr>
          <w:rFonts w:eastAsia="SimSun"/>
        </w:rPr>
      </w:pPr>
      <w:r w:rsidRPr="00184A3A">
        <w:rPr>
          <w:rFonts w:eastAsia="SimSun"/>
        </w:rPr>
        <w:t>This function can be accessed by the following user(s):</w:t>
      </w:r>
    </w:p>
    <w:p w14:paraId="1800E848" w14:textId="37A59F45"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Heading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Heading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Heading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Heading4"/>
      </w:pPr>
      <w:r w:rsidRPr="00184A3A">
        <w:t>Process/Work Flow</w:t>
      </w:r>
    </w:p>
    <w:p w14:paraId="69683524" w14:textId="227113E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05458D">
      <w:pPr>
        <w:pStyle w:val="ListParagraph"/>
        <w:numPr>
          <w:ilvl w:val="0"/>
          <w:numId w:val="13"/>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77777777" w:rsidR="00712376" w:rsidRPr="00184A3A" w:rsidRDefault="00712376" w:rsidP="00BD1F49">
      <w:pPr>
        <w:pStyle w:val="Heading4"/>
        <w:spacing w:after="480"/>
      </w:pPr>
      <w:r w:rsidRPr="00184A3A">
        <w:lastRenderedPageBreak/>
        <w:t>Screen</w:t>
      </w:r>
    </w:p>
    <w:p w14:paraId="66A9A7E6" w14:textId="37359BDD" w:rsidR="00712376" w:rsidRPr="00184A3A" w:rsidRDefault="009927B9" w:rsidP="00951C12">
      <w:pPr>
        <w:ind w:left="360"/>
        <w:rPr>
          <w:lang w:eastAsia="zh-CN"/>
        </w:rPr>
      </w:pPr>
      <w:r>
        <w:rPr>
          <w:noProof/>
          <w:lang w:eastAsia="zh-CN"/>
        </w:rPr>
        <w:drawing>
          <wp:inline distT="0" distB="0" distL="0" distR="0" wp14:anchorId="1EA93452" wp14:editId="5BB824BC">
            <wp:extent cx="6566795" cy="4655128"/>
            <wp:effectExtent l="0" t="0" r="571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184" cy="4658948"/>
                    </a:xfrm>
                    <a:prstGeom prst="rect">
                      <a:avLst/>
                    </a:prstGeom>
                  </pic:spPr>
                </pic:pic>
              </a:graphicData>
            </a:graphic>
          </wp:inline>
        </w:drawing>
      </w: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Heading4"/>
      </w:pPr>
      <w:r w:rsidRPr="00184A3A">
        <w:lastRenderedPageBreak/>
        <w:t>Data Fields &amp; Presentation Logic</w:t>
      </w:r>
    </w:p>
    <w:p w14:paraId="563C4CFD" w14:textId="77777777" w:rsidR="004E071D" w:rsidRPr="00184A3A" w:rsidRDefault="004E071D" w:rsidP="0005458D">
      <w:pPr>
        <w:pStyle w:val="ListParagraph"/>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05458D">
      <w:pPr>
        <w:pStyle w:val="ListParagraph"/>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r w:rsidRPr="00ED31DC">
              <w:t>A(20)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7777777" w:rsidR="00941D1E" w:rsidRDefault="00941D1E" w:rsidP="00A52909">
            <w:pPr>
              <w:spacing w:after="0"/>
              <w:rPr>
                <w:b/>
              </w:rPr>
            </w:pPr>
            <w:r>
              <w:rPr>
                <w:b/>
              </w:rPr>
              <w:t xml:space="preserve">From </w:t>
            </w:r>
            <w:r w:rsidR="00A52909">
              <w:rPr>
                <w:b/>
              </w:rPr>
              <w:t>T</w:t>
            </w:r>
            <w:r>
              <w:rPr>
                <w:b/>
              </w:rPr>
              <w:t>able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r w:rsidRPr="00ED31DC">
              <w:t>A(100)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77777777" w:rsidR="00941D1E" w:rsidRDefault="00941D1E" w:rsidP="00A52909">
            <w:pPr>
              <w:spacing w:after="0"/>
              <w:rPr>
                <w:b/>
              </w:rPr>
            </w:pPr>
            <w:r>
              <w:rPr>
                <w:b/>
              </w:rPr>
              <w:t xml:space="preserve">To </w:t>
            </w:r>
            <w:r w:rsidR="00A52909">
              <w:rPr>
                <w:b/>
              </w:rPr>
              <w:t>T</w:t>
            </w:r>
            <w:r>
              <w:rPr>
                <w:b/>
              </w:rPr>
              <w:t>able</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r w:rsidRPr="00ED31DC">
              <w:t>A(100)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77777777" w:rsidR="00941D1E" w:rsidRPr="00184A3A" w:rsidRDefault="00941D1E" w:rsidP="009927B9">
            <w:pPr>
              <w:jc w:val="center"/>
            </w:pPr>
            <w:r w:rsidRPr="00184A3A">
              <w:t>-</w:t>
            </w:r>
          </w:p>
        </w:tc>
        <w:tc>
          <w:tcPr>
            <w:tcW w:w="1170" w:type="dxa"/>
          </w:tcPr>
          <w:p w14:paraId="6D03A32B" w14:textId="005D9896" w:rsidR="00941D1E" w:rsidRPr="00184A3A" w:rsidRDefault="00941D1E" w:rsidP="00A52909">
            <w:pPr>
              <w:jc w:val="center"/>
            </w:pPr>
            <w:r w:rsidRPr="00184A3A">
              <w:t>A(20)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22BBD4B1" w:rsidR="00941D1E" w:rsidRPr="00184A3A" w:rsidRDefault="00941D1E" w:rsidP="00A52909">
            <w:pPr>
              <w:ind w:left="-18" w:right="-108"/>
              <w:rPr>
                <w:b/>
              </w:rPr>
            </w:pPr>
            <w:r w:rsidRPr="00184A3A">
              <w:rPr>
                <w:b/>
              </w:rPr>
              <w:t xml:space="preserve">From </w:t>
            </w:r>
            <w:r w:rsidR="00A52909">
              <w:rPr>
                <w:b/>
              </w:rPr>
              <w:t>T</w:t>
            </w:r>
            <w:r w:rsidRPr="00184A3A">
              <w:rPr>
                <w:b/>
              </w:rPr>
              <w:t>able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5F0841E2" w:rsidR="00941D1E" w:rsidRPr="00184A3A" w:rsidRDefault="00941D1E" w:rsidP="009927B9">
            <w:pPr>
              <w:jc w:val="center"/>
            </w:pPr>
            <w:r w:rsidRPr="00184A3A">
              <w:t>-</w:t>
            </w:r>
          </w:p>
        </w:tc>
        <w:tc>
          <w:tcPr>
            <w:tcW w:w="1170" w:type="dxa"/>
          </w:tcPr>
          <w:p w14:paraId="5B53DD4E" w14:textId="3603512D" w:rsidR="00941D1E" w:rsidRPr="00184A3A" w:rsidRDefault="00941D1E" w:rsidP="00A52909">
            <w:pPr>
              <w:jc w:val="center"/>
            </w:pPr>
            <w:r w:rsidRPr="00184A3A">
              <w:t>A(100)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6C9516A5" w:rsidR="00941D1E" w:rsidRPr="00184A3A" w:rsidRDefault="00941D1E" w:rsidP="00A52909">
            <w:pPr>
              <w:ind w:left="-18" w:right="-108"/>
              <w:rPr>
                <w:b/>
              </w:rPr>
            </w:pPr>
            <w:r w:rsidRPr="00184A3A">
              <w:rPr>
                <w:b/>
              </w:rPr>
              <w:t xml:space="preserve">To </w:t>
            </w:r>
            <w:r w:rsidR="00A52909">
              <w:rPr>
                <w:b/>
              </w:rPr>
              <w:t>T</w:t>
            </w:r>
            <w:r w:rsidRPr="00184A3A">
              <w:rPr>
                <w:b/>
              </w:rPr>
              <w:t>able</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596CE8B9" w:rsidR="00941D1E" w:rsidRPr="00184A3A" w:rsidRDefault="00941D1E" w:rsidP="009927B9">
            <w:pPr>
              <w:jc w:val="center"/>
            </w:pPr>
            <w:r w:rsidRPr="00184A3A">
              <w:t>-</w:t>
            </w:r>
          </w:p>
        </w:tc>
        <w:tc>
          <w:tcPr>
            <w:tcW w:w="1170" w:type="dxa"/>
          </w:tcPr>
          <w:p w14:paraId="4A28017F" w14:textId="6110B511" w:rsidR="00941D1E" w:rsidRPr="00184A3A" w:rsidRDefault="00941D1E" w:rsidP="00A52909">
            <w:pPr>
              <w:jc w:val="center"/>
            </w:pPr>
            <w:r w:rsidRPr="00184A3A">
              <w:t>A(100)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05A701C7" w:rsidR="00941D1E" w:rsidRPr="00184A3A" w:rsidRDefault="00941D1E" w:rsidP="00941D1E">
            <w:pPr>
              <w:ind w:left="-18" w:right="-108"/>
              <w:rPr>
                <w:b/>
              </w:rPr>
            </w:pPr>
            <w:r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6A201D84" w:rsidR="00941D1E" w:rsidRPr="00184A3A" w:rsidRDefault="00941D1E" w:rsidP="009927B9">
            <w:pPr>
              <w:jc w:val="center"/>
            </w:pPr>
            <w:r w:rsidRPr="00184A3A">
              <w:t>-</w:t>
            </w:r>
          </w:p>
        </w:tc>
        <w:tc>
          <w:tcPr>
            <w:tcW w:w="1170" w:type="dxa"/>
          </w:tcPr>
          <w:p w14:paraId="024B8C2C" w14:textId="02F26771" w:rsidR="00941D1E" w:rsidRPr="00184A3A" w:rsidRDefault="00941D1E" w:rsidP="00A52909">
            <w:pPr>
              <w:jc w:val="center"/>
            </w:pPr>
            <w:r w:rsidRPr="00184A3A">
              <w:t>A(10)</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41DE4F58" w:rsidR="00941D1E" w:rsidRPr="00184A3A" w:rsidRDefault="00941D1E" w:rsidP="009927B9">
            <w:pPr>
              <w:jc w:val="center"/>
            </w:pPr>
            <w:r w:rsidRPr="00184A3A">
              <w:t>-</w:t>
            </w:r>
          </w:p>
        </w:tc>
        <w:tc>
          <w:tcPr>
            <w:tcW w:w="1170" w:type="dxa"/>
          </w:tcPr>
          <w:p w14:paraId="0A2D632F" w14:textId="4C7F49C5" w:rsidR="00941D1E" w:rsidRPr="00184A3A" w:rsidRDefault="00941D1E" w:rsidP="00A52909">
            <w:pPr>
              <w:jc w:val="center"/>
            </w:pPr>
            <w:r w:rsidRPr="00184A3A">
              <w:t>A(100)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941D1E" w:rsidRPr="00184A3A" w14:paraId="7A638DDE" w14:textId="77777777" w:rsidTr="00BD1F49">
        <w:tc>
          <w:tcPr>
            <w:tcW w:w="1800" w:type="dxa"/>
          </w:tcPr>
          <w:p w14:paraId="18966504" w14:textId="544D60CD" w:rsidR="00941D1E" w:rsidRPr="00184A3A" w:rsidRDefault="00941D1E" w:rsidP="00941D1E">
            <w:pPr>
              <w:ind w:left="-18" w:right="-108"/>
              <w:rPr>
                <w:b/>
              </w:rPr>
            </w:pPr>
            <w:r w:rsidRPr="00184A3A">
              <w:rPr>
                <w:b/>
              </w:rPr>
              <w:t>Override</w:t>
            </w:r>
          </w:p>
        </w:tc>
        <w:tc>
          <w:tcPr>
            <w:tcW w:w="1350" w:type="dxa"/>
          </w:tcPr>
          <w:p w14:paraId="5CADFAC8" w14:textId="1B796D81" w:rsidR="00941D1E" w:rsidRPr="00184A3A" w:rsidRDefault="00941D1E" w:rsidP="00941D1E">
            <w:r w:rsidRPr="00184A3A">
              <w:t>Read-only text</w:t>
            </w:r>
          </w:p>
        </w:tc>
        <w:tc>
          <w:tcPr>
            <w:tcW w:w="1170" w:type="dxa"/>
          </w:tcPr>
          <w:p w14:paraId="197AAA91" w14:textId="1C6A9B92" w:rsidR="00941D1E" w:rsidRPr="00184A3A" w:rsidRDefault="00941D1E" w:rsidP="00941D1E">
            <w:r w:rsidRPr="00184A3A">
              <w:t>Prefilled</w:t>
            </w:r>
          </w:p>
        </w:tc>
        <w:tc>
          <w:tcPr>
            <w:tcW w:w="1350" w:type="dxa"/>
          </w:tcPr>
          <w:p w14:paraId="11EE4356" w14:textId="40DF023C" w:rsidR="00941D1E" w:rsidRPr="00184A3A" w:rsidRDefault="00941D1E" w:rsidP="009927B9">
            <w:pPr>
              <w:jc w:val="center"/>
            </w:pPr>
            <w:r w:rsidRPr="00184A3A">
              <w:t>-</w:t>
            </w:r>
          </w:p>
        </w:tc>
        <w:tc>
          <w:tcPr>
            <w:tcW w:w="1170" w:type="dxa"/>
          </w:tcPr>
          <w:p w14:paraId="7C99F8BB" w14:textId="084C02EA" w:rsidR="00941D1E" w:rsidRPr="00184A3A" w:rsidRDefault="00941D1E" w:rsidP="00A52909">
            <w:pPr>
              <w:jc w:val="center"/>
            </w:pPr>
            <w:r w:rsidRPr="00184A3A">
              <w:t>A(1)</w:t>
            </w:r>
          </w:p>
        </w:tc>
        <w:tc>
          <w:tcPr>
            <w:tcW w:w="1440" w:type="dxa"/>
          </w:tcPr>
          <w:p w14:paraId="39E80A81" w14:textId="430F3AB0" w:rsidR="00941D1E" w:rsidRPr="00184A3A" w:rsidRDefault="00941D1E" w:rsidP="00A52909">
            <w:pPr>
              <w:jc w:val="center"/>
            </w:pPr>
            <w:r w:rsidRPr="00184A3A">
              <w:t>-</w:t>
            </w:r>
          </w:p>
        </w:tc>
        <w:tc>
          <w:tcPr>
            <w:tcW w:w="2340" w:type="dxa"/>
          </w:tcPr>
          <w:p w14:paraId="7FC735C0" w14:textId="03F613C1" w:rsidR="00941D1E" w:rsidRPr="00184A3A" w:rsidRDefault="00BD1F49" w:rsidP="00941D1E">
            <w:pPr>
              <w:pStyle w:val="ListParagraph"/>
              <w:numPr>
                <w:ilvl w:val="0"/>
                <w:numId w:val="3"/>
              </w:numPr>
              <w:ind w:left="252" w:hanging="252"/>
            </w:pPr>
            <w:r>
              <w:t>Yes</w:t>
            </w:r>
          </w:p>
          <w:p w14:paraId="15E7D859" w14:textId="1ABC502E" w:rsidR="00941D1E" w:rsidRPr="00184A3A" w:rsidRDefault="00941D1E" w:rsidP="00941D1E">
            <w:pPr>
              <w:pStyle w:val="ListParagraph"/>
              <w:numPr>
                <w:ilvl w:val="0"/>
                <w:numId w:val="3"/>
              </w:numPr>
              <w:ind w:left="252" w:hanging="252"/>
            </w:pPr>
            <w:r w:rsidRPr="00184A3A">
              <w:t>N</w:t>
            </w:r>
            <w:r w:rsidR="00BD1F49">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Heading4"/>
      </w:pPr>
      <w:r w:rsidRPr="00184A3A">
        <w:lastRenderedPageBreak/>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Heading4"/>
      </w:pPr>
      <w:r w:rsidRPr="00184A3A">
        <w:t>User/Security Group</w:t>
      </w:r>
    </w:p>
    <w:p w14:paraId="75DBD0DE" w14:textId="77777777" w:rsidR="00CC4959" w:rsidRPr="00184A3A" w:rsidRDefault="00CC4959" w:rsidP="00A52909">
      <w:pPr>
        <w:rPr>
          <w:rFonts w:eastAsia="SimSun"/>
        </w:rPr>
      </w:pPr>
      <w:r w:rsidRPr="00184A3A">
        <w:rPr>
          <w:rFonts w:eastAsia="SimSun"/>
        </w:rPr>
        <w:t>This function can be accessed by the following user(s):</w:t>
      </w:r>
    </w:p>
    <w:p w14:paraId="0CE8D621" w14:textId="7B9FE5D3"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Heading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Heading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5E00B50B" w:rsidR="00796AB7" w:rsidRPr="00184A3A" w:rsidRDefault="00796AB7" w:rsidP="00900E50">
      <w:pPr>
        <w:pStyle w:val="Heading3"/>
      </w:pPr>
      <w:r w:rsidRPr="00184A3A">
        <w:lastRenderedPageBreak/>
        <w:t>Maintain Scheme Info (Create/Edit/Delete)</w:t>
      </w:r>
    </w:p>
    <w:p w14:paraId="78586DE7" w14:textId="77777777" w:rsidR="00796AB7" w:rsidRPr="00184A3A" w:rsidRDefault="00796AB7" w:rsidP="00E51271">
      <w:pPr>
        <w:pStyle w:val="Heading4"/>
      </w:pPr>
      <w:r w:rsidRPr="00184A3A">
        <w:t>Screen</w:t>
      </w:r>
    </w:p>
    <w:p w14:paraId="737D2AAE" w14:textId="404E3938" w:rsidR="00796AB7" w:rsidRDefault="003C076B" w:rsidP="003A266F">
      <w:pPr>
        <w:rPr>
          <w:lang w:eastAsia="zh-CN"/>
        </w:rPr>
      </w:pPr>
      <w:r w:rsidRPr="003C076B">
        <w:rPr>
          <w:noProof/>
          <w:lang w:eastAsia="zh-CN"/>
        </w:rPr>
        <w:drawing>
          <wp:inline distT="0" distB="0" distL="0" distR="0" wp14:anchorId="13F5F5E2" wp14:editId="34F60A5B">
            <wp:extent cx="6858000" cy="3537585"/>
            <wp:effectExtent l="0" t="0" r="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37585"/>
                    </a:xfrm>
                    <a:prstGeom prst="rect">
                      <a:avLst/>
                    </a:prstGeom>
                  </pic:spPr>
                </pic:pic>
              </a:graphicData>
            </a:graphic>
          </wp:inline>
        </w:drawing>
      </w:r>
    </w:p>
    <w:p w14:paraId="23DB477B" w14:textId="4562778D" w:rsidR="00796AB7" w:rsidRPr="00184A3A" w:rsidRDefault="00796AB7" w:rsidP="00E51271">
      <w:pPr>
        <w:pStyle w:val="Heading4"/>
      </w:pPr>
      <w:r w:rsidRPr="00184A3A">
        <w:t>Data Fields &amp; Presentation Logic</w:t>
      </w:r>
    </w:p>
    <w:p w14:paraId="582C552E" w14:textId="77777777" w:rsidR="004E071D" w:rsidRPr="00184A3A" w:rsidRDefault="004E071D" w:rsidP="0005458D">
      <w:pPr>
        <w:pStyle w:val="ListParagraph"/>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ListParagraph"/>
              <w:numPr>
                <w:ilvl w:val="0"/>
                <w:numId w:val="3"/>
              </w:numPr>
              <w:spacing w:after="0"/>
              <w:ind w:left="432"/>
            </w:pPr>
            <w:r w:rsidRPr="00184A3A">
              <w:t>SALE_REALTIME</w:t>
            </w:r>
          </w:p>
          <w:p w14:paraId="7C710016" w14:textId="77777777" w:rsidR="00FD238D" w:rsidRPr="00184A3A" w:rsidRDefault="00FD238D" w:rsidP="009927B9">
            <w:pPr>
              <w:pStyle w:val="ListParagraph"/>
              <w:numPr>
                <w:ilvl w:val="0"/>
                <w:numId w:val="3"/>
              </w:numPr>
              <w:spacing w:after="0"/>
              <w:ind w:left="432"/>
            </w:pPr>
            <w:r w:rsidRPr="00184A3A">
              <w:t>SALES_EOD</w:t>
            </w:r>
          </w:p>
          <w:p w14:paraId="22453242" w14:textId="7EA79433" w:rsidR="00FD238D" w:rsidRPr="00184A3A" w:rsidRDefault="00FD238D" w:rsidP="009927B9">
            <w:pPr>
              <w:pStyle w:val="ListParagraph"/>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77777777" w:rsidR="00997596" w:rsidRPr="00184A3A" w:rsidRDefault="00997596" w:rsidP="009927B9">
            <w:pPr>
              <w:jc w:val="center"/>
            </w:pPr>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lastRenderedPageBreak/>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77777777" w:rsidR="00997596" w:rsidRPr="00184A3A" w:rsidRDefault="00997596" w:rsidP="009927B9">
            <w:pPr>
              <w:jc w:val="center"/>
            </w:pPr>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When override = “Y”, PK columns must be blank and  disabled</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ListParagraph"/>
              <w:numPr>
                <w:ilvl w:val="0"/>
                <w:numId w:val="3"/>
              </w:numPr>
              <w:ind w:left="252" w:hanging="252"/>
            </w:pPr>
            <w:r>
              <w:t>Yes</w:t>
            </w:r>
          </w:p>
          <w:p w14:paraId="3498AA4A" w14:textId="27476388" w:rsidR="00997596" w:rsidRPr="00184A3A" w:rsidRDefault="00997596" w:rsidP="00BD1F49">
            <w:pPr>
              <w:pStyle w:val="ListParagraph"/>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Heading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37C04D04" w14:textId="77777777" w:rsidR="00D16835" w:rsidRPr="00184A3A" w:rsidRDefault="00D16835" w:rsidP="00F23C2F">
            <w:r w:rsidRPr="00184A3A">
              <w:t>Save the created/edited content of the corresponding record</w:t>
            </w:r>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Heading4"/>
      </w:pPr>
      <w:r w:rsidRPr="00184A3A">
        <w:t>User/Security Group</w:t>
      </w:r>
    </w:p>
    <w:p w14:paraId="609AC193" w14:textId="77777777" w:rsidR="0006436A" w:rsidRPr="00184A3A" w:rsidRDefault="0006436A" w:rsidP="00F40D30">
      <w:pPr>
        <w:rPr>
          <w:rFonts w:eastAsia="SimSun"/>
        </w:rPr>
      </w:pPr>
      <w:r w:rsidRPr="00184A3A">
        <w:rPr>
          <w:rFonts w:eastAsia="SimSun"/>
        </w:rPr>
        <w:t>This function can be accessed by the following user(s):</w:t>
      </w:r>
    </w:p>
    <w:p w14:paraId="2C011B3D" w14:textId="23FE5AF4" w:rsidR="0006436A" w:rsidRPr="00184A3A" w:rsidRDefault="0006436A" w:rsidP="0006436A">
      <w:pPr>
        <w:pStyle w:val="ListParagraph"/>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Heading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533274" w:rsidRPr="00184A3A" w14:paraId="3AF314E6" w14:textId="77777777" w:rsidTr="00BD1F49">
        <w:tc>
          <w:tcPr>
            <w:tcW w:w="1420" w:type="dxa"/>
          </w:tcPr>
          <w:p w14:paraId="68EF2D46" w14:textId="5558A187" w:rsidR="00533274" w:rsidRPr="00184A3A" w:rsidRDefault="00B53528" w:rsidP="0090729B">
            <w:r>
              <w:t>S0003</w:t>
            </w:r>
          </w:p>
        </w:tc>
        <w:tc>
          <w:tcPr>
            <w:tcW w:w="1260" w:type="dxa"/>
          </w:tcPr>
          <w:p w14:paraId="3AA8B7E9" w14:textId="17DE956D" w:rsidR="00533274" w:rsidRPr="00184A3A" w:rsidRDefault="00B53528" w:rsidP="0090729B">
            <w:r>
              <w:t>N/A</w:t>
            </w:r>
          </w:p>
        </w:tc>
        <w:tc>
          <w:tcPr>
            <w:tcW w:w="7465" w:type="dxa"/>
          </w:tcPr>
          <w:p w14:paraId="75A44B8B" w14:textId="59BD353E" w:rsidR="00533274" w:rsidRPr="00184A3A" w:rsidRDefault="003C076B" w:rsidP="0090729B">
            <w:r w:rsidRPr="003C076B">
              <w:t>Mandatory fields not input. Please verify!</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4C2AC8F1" w:rsidR="00BA4B18" w:rsidRDefault="00BA4B18" w:rsidP="0090729B">
            <w:r>
              <w:t>This record has maintained relationship with other data</w:t>
            </w: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Heading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Heading4"/>
      </w:pPr>
      <w:r w:rsidRPr="00184A3A">
        <w:t>Process/Work Flow</w:t>
      </w:r>
    </w:p>
    <w:p w14:paraId="3FE52AFB" w14:textId="29BF4DA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ListParagraph"/>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3C076B">
        <w:rPr>
          <w:lang w:eastAsia="zh-CN"/>
        </w:rPr>
        <w:t xml:space="preserve">displayed,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Heading4"/>
      </w:pPr>
      <w:r w:rsidRPr="00184A3A">
        <w:t>Screen</w:t>
      </w:r>
    </w:p>
    <w:p w14:paraId="4B200F32" w14:textId="42DF14BA" w:rsidR="00796AB7" w:rsidRPr="00184A3A" w:rsidRDefault="003C076B" w:rsidP="003C076B">
      <w:pPr>
        <w:jc w:val="center"/>
        <w:rPr>
          <w:lang w:eastAsia="zh-CN"/>
        </w:rPr>
      </w:pPr>
      <w:r w:rsidRPr="003C076B">
        <w:rPr>
          <w:noProof/>
          <w:lang w:eastAsia="zh-CN"/>
        </w:rPr>
        <w:drawing>
          <wp:inline distT="0" distB="0" distL="0" distR="0" wp14:anchorId="032B04AE" wp14:editId="0A50E9A4">
            <wp:extent cx="4928260" cy="3944248"/>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8709" cy="3944607"/>
                    </a:xfrm>
                    <a:prstGeom prst="rect">
                      <a:avLst/>
                    </a:prstGeom>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Heading4"/>
      </w:pPr>
      <w:r w:rsidRPr="00184A3A">
        <w:lastRenderedPageBreak/>
        <w:t>Data Fields &amp; Presentation Logic</w:t>
      </w:r>
    </w:p>
    <w:p w14:paraId="1FADA1C1" w14:textId="77777777" w:rsidR="00072357" w:rsidRPr="00184A3A" w:rsidRDefault="00072357" w:rsidP="0005458D">
      <w:pPr>
        <w:pStyle w:val="ListParagraph"/>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ListParagraph"/>
        <w:numPr>
          <w:ilvl w:val="0"/>
          <w:numId w:val="3"/>
        </w:numPr>
        <w:spacing w:line="240" w:lineRule="auto"/>
        <w:ind w:left="360"/>
        <w:rPr>
          <w:lang w:eastAsia="zh-CN"/>
        </w:rPr>
      </w:pPr>
      <w:r w:rsidRPr="00184A3A">
        <w:rPr>
          <w:lang w:eastAsia="zh-CN"/>
        </w:rPr>
        <w:t>Sequence (ascending)</w:t>
      </w:r>
    </w:p>
    <w:p w14:paraId="54F706A7" w14:textId="626E3ADB" w:rsidR="00BD1F49" w:rsidRDefault="00BD1F49">
      <w:pPr>
        <w:rPr>
          <w:lang w:eastAsia="zh-CN"/>
        </w:rPr>
      </w:pPr>
    </w:p>
    <w:p w14:paraId="4FE780E2" w14:textId="1F3525C7" w:rsidR="00072357" w:rsidRPr="00184A3A" w:rsidRDefault="00072357" w:rsidP="0005458D">
      <w:pPr>
        <w:pStyle w:val="ListParagraph"/>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F40D30">
            <w:pPr>
              <w:jc w:val="center"/>
            </w:pPr>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F40D30">
            <w:pPr>
              <w:jc w:val="center"/>
            </w:pPr>
            <w:r w:rsidRPr="00184A3A">
              <w:t>A(100)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BD1F49">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F40D30">
            <w:pPr>
              <w:jc w:val="center"/>
            </w:pPr>
            <w:r w:rsidRPr="00184A3A">
              <w:t>A(100)</w:t>
            </w:r>
          </w:p>
        </w:tc>
        <w:tc>
          <w:tcPr>
            <w:tcW w:w="1507" w:type="dxa"/>
            <w:vAlign w:val="center"/>
          </w:tcPr>
          <w:p w14:paraId="4D8E6904" w14:textId="666E8430" w:rsidR="00727B84" w:rsidRPr="00184A3A" w:rsidRDefault="00727B84" w:rsidP="00727B84">
            <w:r>
              <w:t>Only allow input [a-zA-Z0-9_]</w:t>
            </w:r>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E51271">
      <w:pPr>
        <w:pStyle w:val="Heading4"/>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6925FCEA" w14:textId="77777777" w:rsidR="003C076B" w:rsidRDefault="003C076B" w:rsidP="003C076B"/>
    <w:p w14:paraId="716493EB" w14:textId="77777777" w:rsidR="003C076B" w:rsidRDefault="003C076B" w:rsidP="003C076B"/>
    <w:p w14:paraId="17EEB30C" w14:textId="77777777" w:rsidR="003C076B" w:rsidRDefault="003C076B">
      <w:pPr>
        <w:rPr>
          <w:rFonts w:eastAsiaTheme="majorEastAsia" w:cstheme="majorBidi"/>
          <w:b/>
          <w:bCs/>
          <w:i/>
          <w:iCs/>
        </w:rPr>
      </w:pPr>
      <w:r>
        <w:br w:type="page"/>
      </w:r>
    </w:p>
    <w:p w14:paraId="0894620E" w14:textId="080737A7" w:rsidR="00796AB7" w:rsidRPr="00184A3A" w:rsidRDefault="00796AB7" w:rsidP="00E51271">
      <w:pPr>
        <w:pStyle w:val="Heading4"/>
      </w:pPr>
      <w:r w:rsidRPr="00184A3A">
        <w:lastRenderedPageBreak/>
        <w:t>User/Security Group</w:t>
      </w:r>
    </w:p>
    <w:p w14:paraId="237C4581" w14:textId="77777777" w:rsidR="00B779EF" w:rsidRPr="00184A3A" w:rsidRDefault="00B779EF" w:rsidP="00BD1F49">
      <w:pPr>
        <w:rPr>
          <w:rFonts w:eastAsia="SimSun"/>
        </w:rPr>
      </w:pPr>
      <w:r w:rsidRPr="00184A3A">
        <w:rPr>
          <w:rFonts w:eastAsia="SimSun"/>
        </w:rPr>
        <w:t>This function can be accessed by the following user(s):</w:t>
      </w:r>
    </w:p>
    <w:p w14:paraId="718338F5" w14:textId="4F35F3D9" w:rsidR="00B779EF" w:rsidRPr="00184A3A" w:rsidRDefault="00B779EF" w:rsidP="00B779EF">
      <w:pPr>
        <w:pStyle w:val="ListParagraph"/>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Heading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Heading2"/>
      </w:pPr>
      <w:bookmarkStart w:id="42" w:name="_Toc472133126"/>
      <w:r w:rsidRPr="00184A3A">
        <w:lastRenderedPageBreak/>
        <w:t xml:space="preserve">Job Logs </w:t>
      </w:r>
      <w:r w:rsidR="00E31FF1" w:rsidRPr="00184A3A">
        <w:t>View</w:t>
      </w:r>
      <w:bookmarkEnd w:id="42"/>
    </w:p>
    <w:p w14:paraId="50BD426E" w14:textId="77777777" w:rsidR="00463122" w:rsidRPr="00184A3A" w:rsidRDefault="00463122" w:rsidP="00900E50">
      <w:pPr>
        <w:pStyle w:val="Heading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Heading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Heading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Heading3"/>
      </w:pPr>
      <w:r w:rsidRPr="00184A3A">
        <w:t>Job Logs View (List)</w:t>
      </w:r>
    </w:p>
    <w:p w14:paraId="6A2DB986" w14:textId="77777777" w:rsidR="00463122" w:rsidRPr="00184A3A" w:rsidRDefault="00463122" w:rsidP="00E51271">
      <w:pPr>
        <w:pStyle w:val="Heading4"/>
      </w:pPr>
      <w:r w:rsidRPr="00184A3A">
        <w:t>Process/Work Flow</w:t>
      </w:r>
    </w:p>
    <w:p w14:paraId="77334C5A" w14:textId="77777777" w:rsidR="00463122" w:rsidRPr="00184A3A" w:rsidRDefault="00463122" w:rsidP="00F77B7E">
      <w:pPr>
        <w:jc w:val="both"/>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183312D4" w:rsidR="00463122" w:rsidRPr="00184A3A" w:rsidRDefault="00463122" w:rsidP="0005458D">
      <w:pPr>
        <w:pStyle w:val="ListParagraph"/>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will be displayed on the page with pagination</w:t>
      </w:r>
      <w:r w:rsidR="00ED31DC">
        <w:rPr>
          <w:lang w:eastAsia="zh-CN"/>
        </w:rPr>
        <w:t>. By clicking the search button, the filtered records will be displayed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Heading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2968BCAF" w:rsidR="00F77B7E" w:rsidRDefault="009014E1" w:rsidP="009014E1">
      <w:pPr>
        <w:rPr>
          <w:b/>
          <w:u w:val="single"/>
        </w:rPr>
      </w:pPr>
      <w:r w:rsidRPr="009014E1">
        <w:rPr>
          <w:noProof/>
          <w:lang w:eastAsia="zh-CN"/>
        </w:rPr>
        <w:drawing>
          <wp:inline distT="0" distB="0" distL="0" distR="0" wp14:anchorId="321B3F1F" wp14:editId="0E6E60EC">
            <wp:extent cx="6858000" cy="2945130"/>
            <wp:effectExtent l="19050" t="19050" r="19050" b="2667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45130"/>
                    </a:xfrm>
                    <a:prstGeom prst="rect">
                      <a:avLst/>
                    </a:prstGeom>
                    <a:ln>
                      <a:solidFill>
                        <a:srgbClr val="000000"/>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Heading4"/>
      </w:pPr>
      <w:r w:rsidRPr="00184A3A">
        <w:t>Data Fields &amp; Presentation Logic</w:t>
      </w:r>
    </w:p>
    <w:p w14:paraId="01F97D89" w14:textId="77777777" w:rsidR="00463122" w:rsidRPr="00184A3A" w:rsidRDefault="00463122" w:rsidP="0005458D">
      <w:pPr>
        <w:pStyle w:val="ListParagraph"/>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ListParagraph"/>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530"/>
        <w:gridCol w:w="1170"/>
        <w:gridCol w:w="1237"/>
        <w:gridCol w:w="1913"/>
        <w:gridCol w:w="1620"/>
        <w:gridCol w:w="1710"/>
      </w:tblGrid>
      <w:tr w:rsidR="00463122" w:rsidRPr="00184A3A" w14:paraId="7B85CFDF" w14:textId="77777777" w:rsidTr="00FD448F">
        <w:trPr>
          <w:tblHeader/>
        </w:trPr>
        <w:tc>
          <w:tcPr>
            <w:tcW w:w="1620"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53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9014E1">
        <w:tc>
          <w:tcPr>
            <w:tcW w:w="1620" w:type="dxa"/>
          </w:tcPr>
          <w:p w14:paraId="4F3D20E8" w14:textId="15B063DB" w:rsidR="006B5465" w:rsidRPr="00184A3A" w:rsidRDefault="006B5465" w:rsidP="006B5465">
            <w:pPr>
              <w:spacing w:after="0"/>
              <w:ind w:left="-18" w:right="-108"/>
              <w:rPr>
                <w:b/>
              </w:rPr>
            </w:pPr>
            <w:r>
              <w:rPr>
                <w:b/>
              </w:rPr>
              <w:t>Branch Code</w:t>
            </w:r>
          </w:p>
        </w:tc>
        <w:tc>
          <w:tcPr>
            <w:tcW w:w="1530" w:type="dxa"/>
          </w:tcPr>
          <w:p w14:paraId="772451D3" w14:textId="2AF38241" w:rsidR="006B5465" w:rsidRPr="00184A3A" w:rsidRDefault="006B5465" w:rsidP="006B5465">
            <w:pPr>
              <w:spacing w:after="0"/>
            </w:pPr>
            <w:r>
              <w:t>Textbox</w:t>
            </w:r>
          </w:p>
        </w:tc>
        <w:tc>
          <w:tcPr>
            <w:tcW w:w="1170" w:type="dxa"/>
          </w:tcPr>
          <w:p w14:paraId="4763FAEC" w14:textId="5AD8CC35" w:rsidR="006B5465" w:rsidRPr="00184A3A" w:rsidRDefault="006B5465" w:rsidP="006B5465">
            <w:pPr>
              <w:spacing w:after="0"/>
            </w:pPr>
            <w:r>
              <w:t>Blank</w:t>
            </w:r>
          </w:p>
        </w:tc>
        <w:tc>
          <w:tcPr>
            <w:tcW w:w="1237" w:type="dxa"/>
          </w:tcPr>
          <w:p w14:paraId="619DFF88" w14:textId="4A1EE9DD" w:rsidR="006B5465" w:rsidRPr="00184A3A" w:rsidRDefault="006B5465" w:rsidP="00F74C50">
            <w:pPr>
              <w:spacing w:after="0"/>
              <w:jc w:val="center"/>
            </w:pPr>
            <w:r>
              <w:t>O</w:t>
            </w:r>
          </w:p>
        </w:tc>
        <w:tc>
          <w:tcPr>
            <w:tcW w:w="1913" w:type="dxa"/>
          </w:tcPr>
          <w:p w14:paraId="0560EF68" w14:textId="1EFEB09C" w:rsidR="006B5465" w:rsidRPr="00184A3A" w:rsidRDefault="006B5465" w:rsidP="006B5465">
            <w:pPr>
              <w:spacing w:after="0"/>
            </w:pPr>
            <w:r>
              <w:t>A(20)</w:t>
            </w:r>
          </w:p>
        </w:tc>
        <w:tc>
          <w:tcPr>
            <w:tcW w:w="1620" w:type="dxa"/>
          </w:tcPr>
          <w:p w14:paraId="72CD2AF1" w14:textId="2BCA04AC" w:rsidR="006B5465" w:rsidRPr="00184A3A" w:rsidRDefault="006B5465" w:rsidP="006B5465">
            <w:pPr>
              <w:spacing w:after="0"/>
            </w:pPr>
            <w:r>
              <w:t>-</w:t>
            </w:r>
          </w:p>
        </w:tc>
        <w:tc>
          <w:tcPr>
            <w:tcW w:w="1710" w:type="dxa"/>
          </w:tcPr>
          <w:p w14:paraId="6C91C96B" w14:textId="77777777" w:rsidR="006B5465" w:rsidRDefault="006B5465" w:rsidP="006B5465">
            <w:pPr>
              <w:spacing w:after="0"/>
            </w:pPr>
          </w:p>
          <w:p w14:paraId="43F5484D" w14:textId="77777777" w:rsidR="00FD448F" w:rsidRPr="00184A3A" w:rsidRDefault="00FD448F" w:rsidP="006B5465">
            <w:pPr>
              <w:spacing w:after="0"/>
            </w:pPr>
          </w:p>
        </w:tc>
      </w:tr>
      <w:tr w:rsidR="006B5465" w:rsidRPr="00184A3A" w14:paraId="02FAFB47" w14:textId="77777777" w:rsidTr="009014E1">
        <w:tc>
          <w:tcPr>
            <w:tcW w:w="1620" w:type="dxa"/>
          </w:tcPr>
          <w:p w14:paraId="2E8AC64A" w14:textId="7876FFC9" w:rsidR="006B5465" w:rsidRPr="00184A3A" w:rsidRDefault="006B5465" w:rsidP="006B5465">
            <w:pPr>
              <w:spacing w:after="0"/>
              <w:ind w:left="-18" w:right="-108"/>
              <w:rPr>
                <w:b/>
              </w:rPr>
            </w:pPr>
            <w:r>
              <w:rPr>
                <w:b/>
              </w:rPr>
              <w:t>Direction</w:t>
            </w:r>
          </w:p>
        </w:tc>
        <w:tc>
          <w:tcPr>
            <w:tcW w:w="1530" w:type="dxa"/>
          </w:tcPr>
          <w:p w14:paraId="1CE5E039" w14:textId="083FA9A6" w:rsidR="006B5465" w:rsidRPr="00184A3A" w:rsidRDefault="006B5465" w:rsidP="006B5465">
            <w:pPr>
              <w:spacing w:after="0"/>
            </w:pPr>
            <w:r>
              <w:t>Dropdown box</w:t>
            </w:r>
          </w:p>
        </w:tc>
        <w:tc>
          <w:tcPr>
            <w:tcW w:w="1170" w:type="dxa"/>
          </w:tcPr>
          <w:p w14:paraId="39D7AE4B" w14:textId="0D5C00E0" w:rsidR="006B5465" w:rsidRPr="00184A3A" w:rsidRDefault="006B5465" w:rsidP="006B5465">
            <w:pPr>
              <w:spacing w:after="0"/>
            </w:pPr>
            <w:r>
              <w:t>Blank</w:t>
            </w:r>
          </w:p>
        </w:tc>
        <w:tc>
          <w:tcPr>
            <w:tcW w:w="1237" w:type="dxa"/>
          </w:tcPr>
          <w:p w14:paraId="224646F1" w14:textId="1D9A545D" w:rsidR="006B5465" w:rsidRPr="00184A3A" w:rsidRDefault="006B5465" w:rsidP="00F74C50">
            <w:pPr>
              <w:spacing w:after="0"/>
              <w:jc w:val="center"/>
            </w:pPr>
            <w:r>
              <w:t>O</w:t>
            </w:r>
          </w:p>
        </w:tc>
        <w:tc>
          <w:tcPr>
            <w:tcW w:w="1913" w:type="dxa"/>
          </w:tcPr>
          <w:p w14:paraId="7D1C6144" w14:textId="44A33619" w:rsidR="006B5465" w:rsidRPr="00184A3A" w:rsidRDefault="006B5465" w:rsidP="006B5465">
            <w:pPr>
              <w:spacing w:after="0"/>
            </w:pPr>
            <w:r>
              <w:t>A(50)</w:t>
            </w:r>
          </w:p>
        </w:tc>
        <w:tc>
          <w:tcPr>
            <w:tcW w:w="1620" w:type="dxa"/>
          </w:tcPr>
          <w:p w14:paraId="44CC661D" w14:textId="445F2D68" w:rsidR="006B5465" w:rsidRPr="00184A3A" w:rsidRDefault="006B5465" w:rsidP="006B5465">
            <w:pPr>
              <w:spacing w:after="0"/>
            </w:pPr>
            <w:r>
              <w:t>-</w:t>
            </w:r>
          </w:p>
        </w:tc>
        <w:tc>
          <w:tcPr>
            <w:tcW w:w="1710" w:type="dxa"/>
          </w:tcPr>
          <w:p w14:paraId="125DBDD5" w14:textId="77777777" w:rsidR="006B5465" w:rsidRDefault="006B5465" w:rsidP="006B5465">
            <w:pPr>
              <w:spacing w:after="0"/>
            </w:pPr>
            <w:r>
              <w:t>Options</w:t>
            </w:r>
          </w:p>
          <w:p w14:paraId="3148600F" w14:textId="77777777" w:rsidR="006B5465" w:rsidRDefault="006B5465" w:rsidP="006B5465">
            <w:pPr>
              <w:spacing w:after="0"/>
            </w:pPr>
            <w:r>
              <w:t>- STG_TO_POS</w:t>
            </w:r>
          </w:p>
          <w:p w14:paraId="4099E475" w14:textId="77777777" w:rsidR="006B5465" w:rsidRDefault="006B5465" w:rsidP="006B5465">
            <w:pPr>
              <w:spacing w:after="0"/>
            </w:pPr>
            <w:r>
              <w:t>- POS_TO_STG</w:t>
            </w:r>
          </w:p>
          <w:p w14:paraId="6ADE4181" w14:textId="77777777" w:rsidR="006B5465" w:rsidRDefault="006B5465" w:rsidP="006B5465">
            <w:pPr>
              <w:spacing w:after="0"/>
            </w:pPr>
            <w:r>
              <w:t>- STG_TO_EDW</w:t>
            </w:r>
          </w:p>
          <w:p w14:paraId="70763C7A" w14:textId="6B83EC5E" w:rsidR="006B5465" w:rsidRPr="00184A3A" w:rsidRDefault="006B5465" w:rsidP="006B5465">
            <w:pPr>
              <w:spacing w:after="0"/>
            </w:pPr>
            <w:r>
              <w:t>- EDW_TO_STG</w:t>
            </w:r>
          </w:p>
        </w:tc>
      </w:tr>
      <w:tr w:rsidR="009014E1" w:rsidRPr="00184A3A" w14:paraId="4C40B391" w14:textId="77777777" w:rsidTr="009014E1">
        <w:tc>
          <w:tcPr>
            <w:tcW w:w="1620" w:type="dxa"/>
          </w:tcPr>
          <w:p w14:paraId="6C164C61" w14:textId="77777777" w:rsidR="009014E1" w:rsidRPr="00184A3A" w:rsidRDefault="009014E1" w:rsidP="003026FA">
            <w:pPr>
              <w:spacing w:after="0"/>
              <w:ind w:left="-18" w:right="-108"/>
              <w:rPr>
                <w:b/>
              </w:rPr>
            </w:pPr>
            <w:r>
              <w:rPr>
                <w:b/>
              </w:rPr>
              <w:t>Poll Scheme Name</w:t>
            </w:r>
          </w:p>
        </w:tc>
        <w:tc>
          <w:tcPr>
            <w:tcW w:w="1530" w:type="dxa"/>
          </w:tcPr>
          <w:p w14:paraId="2E7D2897" w14:textId="77777777" w:rsidR="009014E1" w:rsidRPr="00184A3A" w:rsidRDefault="009014E1" w:rsidP="003026FA">
            <w:pPr>
              <w:spacing w:after="0"/>
            </w:pPr>
            <w:r>
              <w:t>Textbox</w:t>
            </w:r>
          </w:p>
        </w:tc>
        <w:tc>
          <w:tcPr>
            <w:tcW w:w="1170" w:type="dxa"/>
          </w:tcPr>
          <w:p w14:paraId="128AEC5E" w14:textId="77777777" w:rsidR="009014E1" w:rsidRPr="00184A3A" w:rsidRDefault="009014E1" w:rsidP="003026FA">
            <w:pPr>
              <w:spacing w:after="0"/>
            </w:pPr>
            <w:r>
              <w:t>Blank</w:t>
            </w:r>
          </w:p>
        </w:tc>
        <w:tc>
          <w:tcPr>
            <w:tcW w:w="1237" w:type="dxa"/>
          </w:tcPr>
          <w:p w14:paraId="769A9EDF" w14:textId="77777777" w:rsidR="009014E1" w:rsidRPr="00184A3A" w:rsidRDefault="009014E1" w:rsidP="003026FA">
            <w:pPr>
              <w:spacing w:after="0"/>
              <w:jc w:val="center"/>
            </w:pPr>
            <w:r>
              <w:t>O</w:t>
            </w:r>
          </w:p>
        </w:tc>
        <w:tc>
          <w:tcPr>
            <w:tcW w:w="1913" w:type="dxa"/>
          </w:tcPr>
          <w:p w14:paraId="24CDD137" w14:textId="77777777" w:rsidR="009014E1" w:rsidRPr="00184A3A" w:rsidRDefault="009014E1" w:rsidP="003026FA">
            <w:pPr>
              <w:spacing w:after="0"/>
            </w:pPr>
            <w:r>
              <w:t>A(50)</w:t>
            </w:r>
          </w:p>
        </w:tc>
        <w:tc>
          <w:tcPr>
            <w:tcW w:w="1620" w:type="dxa"/>
          </w:tcPr>
          <w:p w14:paraId="06DFFCBB" w14:textId="77777777" w:rsidR="009014E1" w:rsidRPr="00184A3A" w:rsidRDefault="009014E1" w:rsidP="003026FA">
            <w:pPr>
              <w:spacing w:after="0"/>
            </w:pPr>
            <w:r>
              <w:t>-</w:t>
            </w:r>
          </w:p>
        </w:tc>
        <w:tc>
          <w:tcPr>
            <w:tcW w:w="1710" w:type="dxa"/>
          </w:tcPr>
          <w:p w14:paraId="59EF4BED" w14:textId="77777777" w:rsidR="009014E1" w:rsidRPr="00184A3A" w:rsidRDefault="009014E1" w:rsidP="003026FA">
            <w:pPr>
              <w:spacing w:after="0"/>
            </w:pPr>
          </w:p>
        </w:tc>
      </w:tr>
      <w:tr w:rsidR="006B5465" w:rsidRPr="00184A3A" w14:paraId="548DB38F" w14:textId="77777777" w:rsidTr="009014E1">
        <w:tc>
          <w:tcPr>
            <w:tcW w:w="1620" w:type="dxa"/>
          </w:tcPr>
          <w:p w14:paraId="7D664502" w14:textId="3F0FD1C0" w:rsidR="006B5465" w:rsidRPr="00184A3A" w:rsidRDefault="006B5465" w:rsidP="006B5465">
            <w:pPr>
              <w:spacing w:after="0"/>
              <w:ind w:left="-18" w:right="-108"/>
              <w:rPr>
                <w:b/>
              </w:rPr>
            </w:pPr>
            <w:r>
              <w:rPr>
                <w:b/>
              </w:rPr>
              <w:t>Start Time From</w:t>
            </w:r>
          </w:p>
        </w:tc>
        <w:tc>
          <w:tcPr>
            <w:tcW w:w="1530" w:type="dxa"/>
          </w:tcPr>
          <w:p w14:paraId="57724C8B" w14:textId="36385A31" w:rsidR="006B5465" w:rsidRPr="00184A3A" w:rsidRDefault="006B5465" w:rsidP="006B5465">
            <w:pPr>
              <w:spacing w:after="0"/>
            </w:pPr>
            <w:r>
              <w:t>Date</w:t>
            </w:r>
            <w:r w:rsidR="00F77B7E">
              <w:t xml:space="preserve"> </w:t>
            </w:r>
            <w:r>
              <w:t>picker</w:t>
            </w:r>
          </w:p>
        </w:tc>
        <w:tc>
          <w:tcPr>
            <w:tcW w:w="1170" w:type="dxa"/>
          </w:tcPr>
          <w:p w14:paraId="56EF6336" w14:textId="4882B848" w:rsidR="006B5465" w:rsidRPr="00184A3A" w:rsidRDefault="006B5465" w:rsidP="006B5465">
            <w:pPr>
              <w:spacing w:after="0"/>
            </w:pPr>
            <w:r>
              <w:t>Blank</w:t>
            </w:r>
          </w:p>
        </w:tc>
        <w:tc>
          <w:tcPr>
            <w:tcW w:w="1237" w:type="dxa"/>
          </w:tcPr>
          <w:p w14:paraId="38BDEBFB" w14:textId="59E48FA0" w:rsidR="006B5465" w:rsidRPr="00184A3A" w:rsidRDefault="006B5465" w:rsidP="00F74C50">
            <w:pPr>
              <w:spacing w:after="0"/>
              <w:jc w:val="center"/>
            </w:pPr>
            <w:r>
              <w:t>O</w:t>
            </w:r>
          </w:p>
        </w:tc>
        <w:tc>
          <w:tcPr>
            <w:tcW w:w="1913" w:type="dxa"/>
          </w:tcPr>
          <w:p w14:paraId="3066D56D" w14:textId="77777777" w:rsidR="006B5465" w:rsidRDefault="006B5465" w:rsidP="006B5465">
            <w:pPr>
              <w:spacing w:after="0"/>
            </w:pPr>
            <w:r>
              <w:t>Datetime</w:t>
            </w:r>
          </w:p>
          <w:p w14:paraId="6912BC18" w14:textId="74168A71" w:rsidR="006B5465" w:rsidRPr="00184A3A" w:rsidRDefault="006B5465" w:rsidP="006B5465">
            <w:pPr>
              <w:spacing w:after="0"/>
            </w:pPr>
            <w:r>
              <w:t>yyyy-mm-dd hh24:mi:ss</w:t>
            </w:r>
          </w:p>
        </w:tc>
        <w:tc>
          <w:tcPr>
            <w:tcW w:w="1620" w:type="dxa"/>
          </w:tcPr>
          <w:p w14:paraId="0EC6E29A" w14:textId="1FC9F4B5" w:rsidR="006B5465" w:rsidRPr="00184A3A" w:rsidRDefault="006B5465" w:rsidP="006B5465">
            <w:pPr>
              <w:spacing w:after="0"/>
            </w:pPr>
            <w:r>
              <w:t>-</w:t>
            </w:r>
          </w:p>
        </w:tc>
        <w:tc>
          <w:tcPr>
            <w:tcW w:w="1710" w:type="dxa"/>
          </w:tcPr>
          <w:p w14:paraId="7EEFE769" w14:textId="21BD8DB6" w:rsidR="006B5465" w:rsidRPr="00184A3A" w:rsidRDefault="006B5465" w:rsidP="006B5465">
            <w:pPr>
              <w:spacing w:after="0"/>
            </w:pPr>
            <w:r>
              <w:t>The lower range of job start time</w:t>
            </w:r>
          </w:p>
        </w:tc>
      </w:tr>
      <w:tr w:rsidR="006B5465" w:rsidRPr="00184A3A" w14:paraId="416FF07D" w14:textId="77777777" w:rsidTr="00FD448F">
        <w:tc>
          <w:tcPr>
            <w:tcW w:w="1620" w:type="dxa"/>
            <w:vAlign w:val="center"/>
          </w:tcPr>
          <w:p w14:paraId="4DD078B5" w14:textId="7FF23D4E" w:rsidR="006B5465" w:rsidRPr="00184A3A" w:rsidRDefault="006B5465" w:rsidP="006B5465">
            <w:pPr>
              <w:spacing w:after="0"/>
              <w:ind w:left="-18" w:right="-108"/>
              <w:rPr>
                <w:b/>
              </w:rPr>
            </w:pPr>
            <w:r>
              <w:rPr>
                <w:b/>
              </w:rPr>
              <w:lastRenderedPageBreak/>
              <w:t>Start Time To</w:t>
            </w:r>
          </w:p>
        </w:tc>
        <w:tc>
          <w:tcPr>
            <w:tcW w:w="1530" w:type="dxa"/>
            <w:vAlign w:val="center"/>
          </w:tcPr>
          <w:p w14:paraId="51B38A06" w14:textId="2AE8DF4C" w:rsidR="006B5465" w:rsidRPr="00184A3A" w:rsidRDefault="006B5465" w:rsidP="006B5465">
            <w:pPr>
              <w:spacing w:after="0"/>
            </w:pPr>
            <w:r>
              <w:t>Date</w:t>
            </w:r>
            <w:r w:rsidR="00F77B7E">
              <w:t xml:space="preserve"> </w:t>
            </w:r>
            <w:r>
              <w:t>picker</w:t>
            </w:r>
          </w:p>
        </w:tc>
        <w:tc>
          <w:tcPr>
            <w:tcW w:w="1170" w:type="dxa"/>
            <w:vAlign w:val="center"/>
          </w:tcPr>
          <w:p w14:paraId="6FC2F2F3" w14:textId="6B15A4A8" w:rsidR="006B5465" w:rsidRPr="00184A3A" w:rsidRDefault="006B5465" w:rsidP="006B5465">
            <w:pPr>
              <w:spacing w:after="0"/>
            </w:pPr>
            <w:r>
              <w:t>Blank</w:t>
            </w:r>
          </w:p>
        </w:tc>
        <w:tc>
          <w:tcPr>
            <w:tcW w:w="1237" w:type="dxa"/>
            <w:vAlign w:val="center"/>
          </w:tcPr>
          <w:p w14:paraId="24EF4E43" w14:textId="385AA570" w:rsidR="006B5465" w:rsidRPr="00184A3A" w:rsidRDefault="006B5465" w:rsidP="00F74C50">
            <w:pPr>
              <w:spacing w:after="0"/>
              <w:jc w:val="center"/>
            </w:pPr>
            <w:r>
              <w:t>O</w:t>
            </w:r>
          </w:p>
        </w:tc>
        <w:tc>
          <w:tcPr>
            <w:tcW w:w="1913" w:type="dxa"/>
            <w:vAlign w:val="center"/>
          </w:tcPr>
          <w:p w14:paraId="08897C74" w14:textId="77777777" w:rsidR="006B5465" w:rsidRDefault="006B5465" w:rsidP="006B5465">
            <w:pPr>
              <w:spacing w:after="0"/>
            </w:pPr>
            <w:r>
              <w:t>Datetime</w:t>
            </w:r>
          </w:p>
          <w:p w14:paraId="0B9A2F18" w14:textId="1BB27E65" w:rsidR="006B5465" w:rsidRPr="00184A3A" w:rsidRDefault="009014E1" w:rsidP="006B5465">
            <w:pPr>
              <w:spacing w:after="0"/>
            </w:pPr>
            <w:r>
              <w:t>yyyy-mm-dd hh24:mi:ss</w:t>
            </w:r>
          </w:p>
        </w:tc>
        <w:tc>
          <w:tcPr>
            <w:tcW w:w="1620" w:type="dxa"/>
            <w:vAlign w:val="center"/>
          </w:tcPr>
          <w:p w14:paraId="350D5B86" w14:textId="23C5A68C" w:rsidR="006B5465" w:rsidRPr="00184A3A" w:rsidRDefault="006B5465" w:rsidP="006B5465">
            <w:pPr>
              <w:spacing w:after="0"/>
            </w:pPr>
            <w:r>
              <w:t>-</w:t>
            </w:r>
          </w:p>
        </w:tc>
        <w:tc>
          <w:tcPr>
            <w:tcW w:w="1710" w:type="dxa"/>
            <w:vAlign w:val="center"/>
          </w:tcPr>
          <w:p w14:paraId="5C7CF92C" w14:textId="709316C8" w:rsidR="006B5465" w:rsidRPr="00184A3A" w:rsidRDefault="006B5465" w:rsidP="006B5465">
            <w:pPr>
              <w:spacing w:after="0"/>
            </w:pPr>
            <w:r>
              <w:t>The upper range of job start time</w:t>
            </w:r>
          </w:p>
        </w:tc>
      </w:tr>
      <w:tr w:rsidR="006B5465" w:rsidRPr="00184A3A" w14:paraId="5ADDBF6A" w14:textId="77777777" w:rsidTr="00FD448F">
        <w:tc>
          <w:tcPr>
            <w:tcW w:w="1620" w:type="dxa"/>
            <w:vAlign w:val="center"/>
          </w:tcPr>
          <w:p w14:paraId="3EB74E11" w14:textId="55DDF343" w:rsidR="006B5465" w:rsidRPr="00184A3A" w:rsidRDefault="006B5465" w:rsidP="006B5465">
            <w:pPr>
              <w:spacing w:after="0"/>
              <w:ind w:left="-18" w:right="-108"/>
              <w:rPr>
                <w:b/>
              </w:rPr>
            </w:pPr>
            <w:r>
              <w:rPr>
                <w:b/>
              </w:rPr>
              <w:t>End Time From</w:t>
            </w:r>
          </w:p>
        </w:tc>
        <w:tc>
          <w:tcPr>
            <w:tcW w:w="1530" w:type="dxa"/>
            <w:vAlign w:val="center"/>
          </w:tcPr>
          <w:p w14:paraId="193AA9F6" w14:textId="3738BC88" w:rsidR="006B5465" w:rsidRPr="00184A3A" w:rsidRDefault="00F74C50" w:rsidP="006B5465">
            <w:pPr>
              <w:spacing w:after="0"/>
            </w:pPr>
            <w:r>
              <w:t>Date Picker</w:t>
            </w:r>
          </w:p>
        </w:tc>
        <w:tc>
          <w:tcPr>
            <w:tcW w:w="1170" w:type="dxa"/>
            <w:vAlign w:val="center"/>
          </w:tcPr>
          <w:p w14:paraId="7A96F64A" w14:textId="6D4ED0B9" w:rsidR="006B5465" w:rsidRPr="00184A3A" w:rsidRDefault="006B5465" w:rsidP="006B5465">
            <w:pPr>
              <w:spacing w:after="0"/>
            </w:pPr>
            <w:r>
              <w:t>Blank</w:t>
            </w:r>
          </w:p>
        </w:tc>
        <w:tc>
          <w:tcPr>
            <w:tcW w:w="1237" w:type="dxa"/>
            <w:vAlign w:val="center"/>
          </w:tcPr>
          <w:p w14:paraId="0C73705E" w14:textId="03AA4E0F" w:rsidR="006B5465" w:rsidRPr="00184A3A" w:rsidRDefault="006B5465" w:rsidP="00F74C50">
            <w:pPr>
              <w:spacing w:after="0"/>
              <w:jc w:val="center"/>
            </w:pPr>
            <w:r>
              <w:t>O</w:t>
            </w:r>
          </w:p>
        </w:tc>
        <w:tc>
          <w:tcPr>
            <w:tcW w:w="1913" w:type="dxa"/>
            <w:vAlign w:val="center"/>
          </w:tcPr>
          <w:p w14:paraId="37814AE0" w14:textId="77777777" w:rsidR="006B5465" w:rsidRDefault="006B5465" w:rsidP="006B5465">
            <w:pPr>
              <w:spacing w:after="0"/>
            </w:pPr>
            <w:r>
              <w:t>Datetime</w:t>
            </w:r>
          </w:p>
          <w:p w14:paraId="43AA86D0" w14:textId="76223A67" w:rsidR="006B5465" w:rsidRPr="00184A3A" w:rsidRDefault="006B5465" w:rsidP="006B5465">
            <w:pPr>
              <w:spacing w:after="0"/>
            </w:pPr>
            <w:r>
              <w:t>yyyy-mm-dd hh24:mi:ss</w:t>
            </w:r>
          </w:p>
        </w:tc>
        <w:tc>
          <w:tcPr>
            <w:tcW w:w="1620" w:type="dxa"/>
            <w:vAlign w:val="center"/>
          </w:tcPr>
          <w:p w14:paraId="0002AA0A" w14:textId="1A27891E" w:rsidR="006B5465" w:rsidRPr="00184A3A" w:rsidRDefault="006B5465" w:rsidP="006B5465">
            <w:pPr>
              <w:spacing w:after="0"/>
            </w:pPr>
            <w:r>
              <w:t>-</w:t>
            </w:r>
          </w:p>
        </w:tc>
        <w:tc>
          <w:tcPr>
            <w:tcW w:w="1710" w:type="dxa"/>
            <w:vAlign w:val="center"/>
          </w:tcPr>
          <w:p w14:paraId="0141F842" w14:textId="79C3F593" w:rsidR="006B5465" w:rsidRPr="00184A3A" w:rsidRDefault="006B5465" w:rsidP="006B5465">
            <w:pPr>
              <w:spacing w:after="0"/>
            </w:pPr>
            <w:r>
              <w:t>The lower range of job end time</w:t>
            </w:r>
          </w:p>
        </w:tc>
      </w:tr>
      <w:tr w:rsidR="006B5465" w:rsidRPr="00184A3A" w14:paraId="0377DC78" w14:textId="77777777" w:rsidTr="00FD448F">
        <w:tc>
          <w:tcPr>
            <w:tcW w:w="1620" w:type="dxa"/>
            <w:vAlign w:val="center"/>
          </w:tcPr>
          <w:p w14:paraId="04899475" w14:textId="6DB0F2A6" w:rsidR="006B5465" w:rsidRPr="00184A3A" w:rsidRDefault="006B5465" w:rsidP="006B5465">
            <w:pPr>
              <w:spacing w:after="0"/>
              <w:ind w:left="-18" w:right="-108"/>
              <w:rPr>
                <w:b/>
              </w:rPr>
            </w:pPr>
            <w:r>
              <w:rPr>
                <w:b/>
              </w:rPr>
              <w:t>End Time To</w:t>
            </w:r>
          </w:p>
        </w:tc>
        <w:tc>
          <w:tcPr>
            <w:tcW w:w="1530" w:type="dxa"/>
            <w:vAlign w:val="center"/>
          </w:tcPr>
          <w:p w14:paraId="2D110C0B" w14:textId="67C9677A" w:rsidR="006B5465" w:rsidRPr="00184A3A" w:rsidRDefault="00F74C50" w:rsidP="006B5465">
            <w:pPr>
              <w:spacing w:after="0"/>
            </w:pPr>
            <w:r>
              <w:t>Date Picker</w:t>
            </w:r>
          </w:p>
        </w:tc>
        <w:tc>
          <w:tcPr>
            <w:tcW w:w="1170" w:type="dxa"/>
            <w:vAlign w:val="center"/>
          </w:tcPr>
          <w:p w14:paraId="0207DD0A" w14:textId="65424B6C" w:rsidR="006B5465" w:rsidRPr="00184A3A" w:rsidRDefault="006B5465" w:rsidP="006B5465">
            <w:pPr>
              <w:spacing w:after="0"/>
            </w:pPr>
            <w:r>
              <w:t>Blank</w:t>
            </w:r>
          </w:p>
        </w:tc>
        <w:tc>
          <w:tcPr>
            <w:tcW w:w="1237" w:type="dxa"/>
            <w:vAlign w:val="center"/>
          </w:tcPr>
          <w:p w14:paraId="02B77059" w14:textId="3B5466DF" w:rsidR="006B5465" w:rsidRPr="00184A3A" w:rsidRDefault="006B5465" w:rsidP="00F74C50">
            <w:pPr>
              <w:spacing w:after="0"/>
              <w:jc w:val="center"/>
            </w:pPr>
            <w:r>
              <w:t>O</w:t>
            </w:r>
          </w:p>
        </w:tc>
        <w:tc>
          <w:tcPr>
            <w:tcW w:w="1913" w:type="dxa"/>
            <w:vAlign w:val="center"/>
          </w:tcPr>
          <w:p w14:paraId="2FFB3D6C" w14:textId="77777777" w:rsidR="006B5465" w:rsidRDefault="006B5465" w:rsidP="006B5465">
            <w:pPr>
              <w:spacing w:after="0"/>
            </w:pPr>
            <w:r>
              <w:t>Datetime</w:t>
            </w:r>
          </w:p>
          <w:p w14:paraId="525DC426" w14:textId="1FA5DDB5" w:rsidR="006B5465" w:rsidRPr="00184A3A" w:rsidRDefault="009014E1" w:rsidP="006B5465">
            <w:pPr>
              <w:spacing w:after="0"/>
            </w:pPr>
            <w:r>
              <w:t>yyyy-mm-dd hh24:mi:ss</w:t>
            </w:r>
          </w:p>
        </w:tc>
        <w:tc>
          <w:tcPr>
            <w:tcW w:w="1620" w:type="dxa"/>
            <w:vAlign w:val="center"/>
          </w:tcPr>
          <w:p w14:paraId="723AD105" w14:textId="6E4F3F4E" w:rsidR="006B5465" w:rsidRPr="00184A3A" w:rsidRDefault="006B5465" w:rsidP="006B5465">
            <w:pPr>
              <w:spacing w:after="0"/>
            </w:pPr>
            <w:r>
              <w:t>-</w:t>
            </w:r>
          </w:p>
        </w:tc>
        <w:tc>
          <w:tcPr>
            <w:tcW w:w="1710" w:type="dxa"/>
            <w:vAlign w:val="center"/>
          </w:tcPr>
          <w:p w14:paraId="5571A29A" w14:textId="713C8FDD" w:rsidR="006B5465" w:rsidRPr="00184A3A" w:rsidRDefault="006B5465" w:rsidP="006B5465">
            <w:pPr>
              <w:spacing w:after="0"/>
            </w:pPr>
            <w:r>
              <w:t>The upper range of job end time</w:t>
            </w:r>
          </w:p>
        </w:tc>
      </w:tr>
      <w:tr w:rsidR="006B5465" w:rsidRPr="00184A3A" w14:paraId="6C2980F7" w14:textId="77777777" w:rsidTr="00FD448F">
        <w:tc>
          <w:tcPr>
            <w:tcW w:w="1620" w:type="dxa"/>
            <w:vAlign w:val="center"/>
          </w:tcPr>
          <w:p w14:paraId="72E4D26A" w14:textId="3B680D4B" w:rsidR="006B5465" w:rsidRPr="00184A3A" w:rsidRDefault="006B5465" w:rsidP="006B5465">
            <w:pPr>
              <w:spacing w:after="0"/>
              <w:ind w:left="-18" w:right="-108"/>
              <w:rPr>
                <w:b/>
              </w:rPr>
            </w:pPr>
            <w:r>
              <w:rPr>
                <w:b/>
              </w:rPr>
              <w:t>Status</w:t>
            </w:r>
          </w:p>
        </w:tc>
        <w:tc>
          <w:tcPr>
            <w:tcW w:w="1530" w:type="dxa"/>
            <w:vAlign w:val="center"/>
          </w:tcPr>
          <w:p w14:paraId="4F6928D0" w14:textId="21D2C167" w:rsidR="006B5465" w:rsidRPr="00184A3A" w:rsidRDefault="006B5465" w:rsidP="006B5465">
            <w:pPr>
              <w:spacing w:after="0"/>
            </w:pPr>
            <w:r>
              <w:t>Multiple select box</w:t>
            </w:r>
          </w:p>
        </w:tc>
        <w:tc>
          <w:tcPr>
            <w:tcW w:w="1170" w:type="dxa"/>
            <w:vAlign w:val="center"/>
          </w:tcPr>
          <w:p w14:paraId="104F9A98" w14:textId="2D524703" w:rsidR="006B5465" w:rsidRPr="00184A3A" w:rsidRDefault="006B5465" w:rsidP="006B5465">
            <w:pPr>
              <w:spacing w:after="0"/>
            </w:pPr>
            <w:r>
              <w:t>Blank</w:t>
            </w:r>
          </w:p>
        </w:tc>
        <w:tc>
          <w:tcPr>
            <w:tcW w:w="1237" w:type="dxa"/>
            <w:vAlign w:val="center"/>
          </w:tcPr>
          <w:p w14:paraId="58EA6354" w14:textId="487B1994" w:rsidR="006B5465" w:rsidRPr="00184A3A" w:rsidRDefault="006B5465" w:rsidP="00F74C50">
            <w:pPr>
              <w:spacing w:after="0"/>
              <w:jc w:val="center"/>
            </w:pPr>
            <w:r>
              <w:t>O</w:t>
            </w:r>
          </w:p>
        </w:tc>
        <w:tc>
          <w:tcPr>
            <w:tcW w:w="1913" w:type="dxa"/>
            <w:vAlign w:val="center"/>
          </w:tcPr>
          <w:p w14:paraId="32F16A81" w14:textId="3591144A" w:rsidR="006B5465" w:rsidRPr="00184A3A" w:rsidRDefault="006B5465" w:rsidP="006B5465">
            <w:pPr>
              <w:spacing w:after="0"/>
            </w:pPr>
            <w:r w:rsidRPr="00184A3A">
              <w:t>A</w:t>
            </w:r>
            <w:r>
              <w:t>(20)</w:t>
            </w:r>
          </w:p>
        </w:tc>
        <w:tc>
          <w:tcPr>
            <w:tcW w:w="1620" w:type="dxa"/>
            <w:vAlign w:val="center"/>
          </w:tcPr>
          <w:p w14:paraId="728F9A4C" w14:textId="19C42657" w:rsidR="006B5465" w:rsidRPr="00184A3A" w:rsidRDefault="006B5465" w:rsidP="006B5465">
            <w:pPr>
              <w:spacing w:after="0"/>
            </w:pPr>
            <w:r>
              <w:t>-</w:t>
            </w:r>
          </w:p>
        </w:tc>
        <w:tc>
          <w:tcPr>
            <w:tcW w:w="1710" w:type="dxa"/>
            <w:vAlign w:val="center"/>
          </w:tcPr>
          <w:p w14:paraId="0A1F41BC" w14:textId="14FF87B6" w:rsidR="006B5465" w:rsidRPr="00184A3A" w:rsidRDefault="006B5465" w:rsidP="006B5465">
            <w:pPr>
              <w:spacing w:after="0"/>
            </w:pPr>
            <w:r>
              <w:t>Job status filter</w:t>
            </w:r>
          </w:p>
        </w:tc>
      </w:tr>
      <w:tr w:rsidR="006B5465" w:rsidRPr="00184A3A" w14:paraId="55BDC65E" w14:textId="77777777" w:rsidTr="00FD448F">
        <w:tc>
          <w:tcPr>
            <w:tcW w:w="10800" w:type="dxa"/>
            <w:gridSpan w:val="7"/>
            <w:shd w:val="clear" w:color="auto" w:fill="D9D9D9" w:themeFill="background1" w:themeFillShade="D9"/>
            <w:vAlign w:val="center"/>
          </w:tcPr>
          <w:p w14:paraId="1608414C" w14:textId="2630A974" w:rsidR="006B5465" w:rsidRPr="0057159E" w:rsidRDefault="006B5465" w:rsidP="00F74C50">
            <w:pPr>
              <w:spacing w:after="0"/>
              <w:jc w:val="center"/>
              <w:rPr>
                <w:b/>
              </w:rPr>
            </w:pPr>
            <w:r w:rsidRPr="0057159E">
              <w:rPr>
                <w:b/>
              </w:rPr>
              <w:t>Data Table</w:t>
            </w:r>
          </w:p>
        </w:tc>
      </w:tr>
      <w:tr w:rsidR="006B5465" w:rsidRPr="00184A3A" w14:paraId="1E8BD001" w14:textId="77777777" w:rsidTr="00FD448F">
        <w:tc>
          <w:tcPr>
            <w:tcW w:w="1620" w:type="dxa"/>
            <w:vAlign w:val="center"/>
          </w:tcPr>
          <w:p w14:paraId="126D929F" w14:textId="54AB473E" w:rsidR="006B5465" w:rsidRPr="00184A3A" w:rsidRDefault="006B5465" w:rsidP="00F74C50">
            <w:pPr>
              <w:spacing w:after="0"/>
              <w:ind w:left="-18" w:right="-108"/>
              <w:rPr>
                <w:b/>
              </w:rPr>
            </w:pPr>
            <w:r w:rsidRPr="00184A3A">
              <w:rPr>
                <w:b/>
              </w:rPr>
              <w:t>Job</w:t>
            </w:r>
            <w:r>
              <w:rPr>
                <w:b/>
              </w:rPr>
              <w:t xml:space="preserve"> Name</w:t>
            </w:r>
          </w:p>
        </w:tc>
        <w:tc>
          <w:tcPr>
            <w:tcW w:w="1530" w:type="dxa"/>
            <w:vAlign w:val="center"/>
          </w:tcPr>
          <w:p w14:paraId="109E9570" w14:textId="49D8FD13" w:rsidR="006B5465" w:rsidRPr="00184A3A" w:rsidRDefault="006B5465" w:rsidP="00F74C50">
            <w:pPr>
              <w:spacing w:after="0"/>
            </w:pPr>
            <w:r w:rsidRPr="00184A3A">
              <w:t>Read-only text</w:t>
            </w:r>
          </w:p>
        </w:tc>
        <w:tc>
          <w:tcPr>
            <w:tcW w:w="1170" w:type="dxa"/>
            <w:vAlign w:val="center"/>
          </w:tcPr>
          <w:p w14:paraId="2ED79B97" w14:textId="24719CCB" w:rsidR="006B5465" w:rsidRPr="00184A3A" w:rsidRDefault="006B5465" w:rsidP="00F74C50">
            <w:pPr>
              <w:spacing w:after="0"/>
            </w:pPr>
            <w:r w:rsidRPr="00184A3A">
              <w:t>Prefilled</w:t>
            </w:r>
          </w:p>
        </w:tc>
        <w:tc>
          <w:tcPr>
            <w:tcW w:w="1237" w:type="dxa"/>
            <w:vAlign w:val="center"/>
          </w:tcPr>
          <w:p w14:paraId="2078C8A6" w14:textId="3598D7E3" w:rsidR="006B5465" w:rsidRPr="00184A3A" w:rsidRDefault="006B5465" w:rsidP="00F74C50">
            <w:pPr>
              <w:spacing w:after="0"/>
              <w:jc w:val="center"/>
            </w:pPr>
            <w:r w:rsidRPr="00184A3A">
              <w:t>-</w:t>
            </w:r>
          </w:p>
        </w:tc>
        <w:tc>
          <w:tcPr>
            <w:tcW w:w="1913" w:type="dxa"/>
            <w:vAlign w:val="center"/>
          </w:tcPr>
          <w:p w14:paraId="54B64525" w14:textId="439EE586" w:rsidR="006B5465" w:rsidRPr="00184A3A" w:rsidRDefault="006B5465" w:rsidP="00F74C50">
            <w:pPr>
              <w:spacing w:after="0"/>
            </w:pPr>
            <w:r w:rsidRPr="00184A3A">
              <w:t>A</w:t>
            </w:r>
            <w:r>
              <w:t>(50)</w:t>
            </w:r>
          </w:p>
        </w:tc>
        <w:tc>
          <w:tcPr>
            <w:tcW w:w="1620" w:type="dxa"/>
            <w:vAlign w:val="center"/>
          </w:tcPr>
          <w:p w14:paraId="6F878929" w14:textId="41D81926" w:rsidR="006B5465" w:rsidRPr="00184A3A" w:rsidRDefault="006B5465" w:rsidP="00F74C50">
            <w:pPr>
              <w:spacing w:after="0"/>
            </w:pPr>
            <w:r w:rsidRPr="00184A3A">
              <w:t>-</w:t>
            </w:r>
          </w:p>
        </w:tc>
        <w:tc>
          <w:tcPr>
            <w:tcW w:w="1710" w:type="dxa"/>
            <w:vAlign w:val="center"/>
          </w:tcPr>
          <w:p w14:paraId="3DA5D93D" w14:textId="1A49ADFC" w:rsidR="006B5465" w:rsidRPr="00184A3A" w:rsidRDefault="006B5465" w:rsidP="00F74C50">
            <w:pPr>
              <w:spacing w:after="0"/>
            </w:pPr>
            <w:r w:rsidRPr="00184A3A">
              <w:t>Job Name</w:t>
            </w:r>
          </w:p>
        </w:tc>
      </w:tr>
      <w:tr w:rsidR="006B5465" w:rsidRPr="00184A3A" w14:paraId="4CD64BE5" w14:textId="77777777" w:rsidTr="00FD448F">
        <w:tc>
          <w:tcPr>
            <w:tcW w:w="1620" w:type="dxa"/>
            <w:vAlign w:val="center"/>
          </w:tcPr>
          <w:p w14:paraId="51425E83" w14:textId="77777777" w:rsidR="006B5465" w:rsidRPr="00184A3A" w:rsidRDefault="006B5465" w:rsidP="00F74C50">
            <w:pPr>
              <w:spacing w:after="0"/>
              <w:ind w:left="-18" w:right="-108"/>
              <w:rPr>
                <w:b/>
              </w:rPr>
            </w:pPr>
            <w:r w:rsidRPr="00184A3A">
              <w:rPr>
                <w:b/>
              </w:rPr>
              <w:t>Start Time</w:t>
            </w:r>
          </w:p>
        </w:tc>
        <w:tc>
          <w:tcPr>
            <w:tcW w:w="1530" w:type="dxa"/>
            <w:vAlign w:val="center"/>
          </w:tcPr>
          <w:p w14:paraId="7A309EF4" w14:textId="77777777" w:rsidR="006B5465" w:rsidRPr="00184A3A" w:rsidRDefault="006B5465" w:rsidP="00F74C50">
            <w:pPr>
              <w:spacing w:after="0"/>
            </w:pPr>
            <w:r w:rsidRPr="00184A3A">
              <w:t>Read-only text</w:t>
            </w:r>
          </w:p>
        </w:tc>
        <w:tc>
          <w:tcPr>
            <w:tcW w:w="1170" w:type="dxa"/>
            <w:vAlign w:val="center"/>
          </w:tcPr>
          <w:p w14:paraId="364EEEE7" w14:textId="77777777" w:rsidR="006B5465" w:rsidRPr="00184A3A" w:rsidRDefault="006B5465" w:rsidP="00F74C50">
            <w:pPr>
              <w:spacing w:after="0"/>
            </w:pPr>
            <w:r w:rsidRPr="00184A3A">
              <w:t>Prefilled</w:t>
            </w:r>
          </w:p>
        </w:tc>
        <w:tc>
          <w:tcPr>
            <w:tcW w:w="1237" w:type="dxa"/>
            <w:vAlign w:val="center"/>
          </w:tcPr>
          <w:p w14:paraId="0D2FDBED" w14:textId="77777777" w:rsidR="006B5465" w:rsidRPr="00184A3A" w:rsidRDefault="006B5465" w:rsidP="00F74C50">
            <w:pPr>
              <w:spacing w:after="0"/>
              <w:jc w:val="center"/>
            </w:pPr>
            <w:r w:rsidRPr="00184A3A">
              <w:t>-</w:t>
            </w:r>
          </w:p>
        </w:tc>
        <w:tc>
          <w:tcPr>
            <w:tcW w:w="1913" w:type="dxa"/>
            <w:vAlign w:val="center"/>
          </w:tcPr>
          <w:p w14:paraId="7888778A" w14:textId="77777777" w:rsidR="006B5465" w:rsidRDefault="006B5465" w:rsidP="00F74C50">
            <w:pPr>
              <w:spacing w:after="0"/>
            </w:pPr>
            <w:r>
              <w:t>Datetime</w:t>
            </w:r>
          </w:p>
          <w:p w14:paraId="0014DBEF" w14:textId="0F5F1C0F" w:rsidR="006B5465" w:rsidRPr="00184A3A" w:rsidRDefault="006B5465" w:rsidP="00F74C50">
            <w:pPr>
              <w:spacing w:after="0"/>
            </w:pPr>
            <w:r>
              <w:t>yyyy-mm-dd hh24:mi:ss</w:t>
            </w:r>
          </w:p>
        </w:tc>
        <w:tc>
          <w:tcPr>
            <w:tcW w:w="1620" w:type="dxa"/>
            <w:vAlign w:val="center"/>
          </w:tcPr>
          <w:p w14:paraId="3B460238" w14:textId="77777777" w:rsidR="006B5465" w:rsidRPr="00184A3A" w:rsidRDefault="006B5465" w:rsidP="00F74C50">
            <w:pPr>
              <w:spacing w:after="0"/>
            </w:pPr>
            <w:r w:rsidRPr="00184A3A">
              <w:t>-</w:t>
            </w:r>
          </w:p>
        </w:tc>
        <w:tc>
          <w:tcPr>
            <w:tcW w:w="1710" w:type="dxa"/>
            <w:vAlign w:val="center"/>
          </w:tcPr>
          <w:p w14:paraId="07CFE023" w14:textId="77777777" w:rsidR="006B5465" w:rsidRPr="00184A3A" w:rsidRDefault="006B5465" w:rsidP="00F74C50">
            <w:pPr>
              <w:spacing w:after="0"/>
            </w:pPr>
            <w:r w:rsidRPr="00184A3A">
              <w:t>The Start Time of the Job</w:t>
            </w:r>
          </w:p>
        </w:tc>
      </w:tr>
      <w:tr w:rsidR="006B5465" w:rsidRPr="00184A3A" w14:paraId="19BE4619" w14:textId="77777777" w:rsidTr="00FD448F">
        <w:tc>
          <w:tcPr>
            <w:tcW w:w="1620" w:type="dxa"/>
            <w:vAlign w:val="center"/>
          </w:tcPr>
          <w:p w14:paraId="542A7E56" w14:textId="77777777" w:rsidR="006B5465" w:rsidRPr="00184A3A" w:rsidRDefault="006B5465" w:rsidP="00F74C50">
            <w:pPr>
              <w:spacing w:after="0"/>
              <w:ind w:left="-18" w:right="-108"/>
              <w:rPr>
                <w:b/>
              </w:rPr>
            </w:pPr>
            <w:r w:rsidRPr="00184A3A">
              <w:rPr>
                <w:b/>
              </w:rPr>
              <w:t>End Time</w:t>
            </w:r>
          </w:p>
        </w:tc>
        <w:tc>
          <w:tcPr>
            <w:tcW w:w="1530" w:type="dxa"/>
            <w:vAlign w:val="center"/>
          </w:tcPr>
          <w:p w14:paraId="7D3D8387" w14:textId="77777777" w:rsidR="006B5465" w:rsidRPr="00184A3A" w:rsidRDefault="006B5465" w:rsidP="00F74C50">
            <w:pPr>
              <w:spacing w:after="0"/>
            </w:pPr>
            <w:r w:rsidRPr="00184A3A">
              <w:t>Read-only text</w:t>
            </w:r>
          </w:p>
        </w:tc>
        <w:tc>
          <w:tcPr>
            <w:tcW w:w="1170" w:type="dxa"/>
            <w:vAlign w:val="center"/>
          </w:tcPr>
          <w:p w14:paraId="3BEBCD86" w14:textId="77777777" w:rsidR="006B5465" w:rsidRPr="00184A3A" w:rsidRDefault="006B5465" w:rsidP="00F74C50">
            <w:pPr>
              <w:spacing w:after="0"/>
            </w:pPr>
            <w:r w:rsidRPr="00184A3A">
              <w:t>Prefilled</w:t>
            </w:r>
          </w:p>
        </w:tc>
        <w:tc>
          <w:tcPr>
            <w:tcW w:w="1237" w:type="dxa"/>
            <w:vAlign w:val="center"/>
          </w:tcPr>
          <w:p w14:paraId="603874B4" w14:textId="77777777" w:rsidR="006B5465" w:rsidRPr="00184A3A" w:rsidRDefault="006B5465" w:rsidP="00F74C50">
            <w:pPr>
              <w:spacing w:after="0"/>
              <w:jc w:val="center"/>
            </w:pPr>
            <w:r w:rsidRPr="00184A3A">
              <w:t>-</w:t>
            </w:r>
          </w:p>
        </w:tc>
        <w:tc>
          <w:tcPr>
            <w:tcW w:w="1913" w:type="dxa"/>
            <w:vAlign w:val="center"/>
          </w:tcPr>
          <w:p w14:paraId="3A0B87FD" w14:textId="77777777" w:rsidR="006B5465" w:rsidRDefault="006B5465" w:rsidP="00F74C50">
            <w:pPr>
              <w:spacing w:after="0"/>
            </w:pPr>
            <w:r>
              <w:t>Datetime</w:t>
            </w:r>
          </w:p>
          <w:p w14:paraId="70E21439" w14:textId="14707C05" w:rsidR="006B5465" w:rsidRPr="00184A3A" w:rsidRDefault="009014E1" w:rsidP="00F74C50">
            <w:pPr>
              <w:spacing w:after="0"/>
            </w:pPr>
            <w:r>
              <w:t>yyyy-mm-dd hh24:mi:ss</w:t>
            </w:r>
          </w:p>
        </w:tc>
        <w:tc>
          <w:tcPr>
            <w:tcW w:w="1620" w:type="dxa"/>
            <w:vAlign w:val="center"/>
          </w:tcPr>
          <w:p w14:paraId="2C2ED20F" w14:textId="77777777" w:rsidR="006B5465" w:rsidRPr="00184A3A" w:rsidRDefault="006B5465" w:rsidP="00F74C50">
            <w:pPr>
              <w:spacing w:after="0"/>
            </w:pPr>
            <w:r w:rsidRPr="00184A3A">
              <w:t>-</w:t>
            </w:r>
          </w:p>
        </w:tc>
        <w:tc>
          <w:tcPr>
            <w:tcW w:w="1710" w:type="dxa"/>
            <w:vAlign w:val="center"/>
          </w:tcPr>
          <w:p w14:paraId="1B3D4CF6" w14:textId="77777777" w:rsidR="006B5465" w:rsidRPr="00184A3A" w:rsidRDefault="006B5465" w:rsidP="00F74C50">
            <w:pPr>
              <w:spacing w:after="0"/>
            </w:pPr>
            <w:r w:rsidRPr="00184A3A">
              <w:t>The End Time of the Job</w:t>
            </w:r>
          </w:p>
        </w:tc>
      </w:tr>
      <w:tr w:rsidR="006B5465" w:rsidRPr="00184A3A" w14:paraId="65E379E0" w14:textId="77777777" w:rsidTr="00FD448F">
        <w:tc>
          <w:tcPr>
            <w:tcW w:w="1620" w:type="dxa"/>
            <w:vAlign w:val="center"/>
          </w:tcPr>
          <w:p w14:paraId="3393E08F" w14:textId="258B06E2" w:rsidR="006B5465" w:rsidRPr="00184A3A" w:rsidRDefault="009014E1" w:rsidP="00F74C50">
            <w:pPr>
              <w:spacing w:after="0"/>
              <w:ind w:left="-18" w:right="-108"/>
              <w:rPr>
                <w:b/>
              </w:rPr>
            </w:pPr>
            <w:r>
              <w:rPr>
                <w:b/>
              </w:rPr>
              <w:t xml:space="preserve">Status </w:t>
            </w:r>
          </w:p>
        </w:tc>
        <w:tc>
          <w:tcPr>
            <w:tcW w:w="1530" w:type="dxa"/>
            <w:vAlign w:val="center"/>
          </w:tcPr>
          <w:p w14:paraId="4B1A9F9F" w14:textId="77777777" w:rsidR="006B5465" w:rsidRPr="00184A3A" w:rsidRDefault="006B5465" w:rsidP="00F74C50">
            <w:pPr>
              <w:spacing w:after="0"/>
            </w:pPr>
            <w:r w:rsidRPr="00184A3A">
              <w:t>Read-only text</w:t>
            </w:r>
          </w:p>
        </w:tc>
        <w:tc>
          <w:tcPr>
            <w:tcW w:w="1170" w:type="dxa"/>
            <w:vAlign w:val="center"/>
          </w:tcPr>
          <w:p w14:paraId="576A7026" w14:textId="77777777" w:rsidR="006B5465" w:rsidRPr="00184A3A" w:rsidRDefault="006B5465" w:rsidP="00F74C50">
            <w:pPr>
              <w:spacing w:after="0"/>
            </w:pPr>
            <w:r w:rsidRPr="00184A3A">
              <w:t>Prefilled</w:t>
            </w:r>
          </w:p>
        </w:tc>
        <w:tc>
          <w:tcPr>
            <w:tcW w:w="1237" w:type="dxa"/>
            <w:vAlign w:val="center"/>
          </w:tcPr>
          <w:p w14:paraId="295D5665" w14:textId="77777777" w:rsidR="006B5465" w:rsidRPr="00184A3A" w:rsidRDefault="006B5465" w:rsidP="00F74C50">
            <w:pPr>
              <w:spacing w:after="0"/>
              <w:jc w:val="center"/>
            </w:pPr>
            <w:r w:rsidRPr="00184A3A">
              <w:t>-</w:t>
            </w:r>
          </w:p>
        </w:tc>
        <w:tc>
          <w:tcPr>
            <w:tcW w:w="1913" w:type="dxa"/>
            <w:vAlign w:val="center"/>
          </w:tcPr>
          <w:p w14:paraId="7CC82C71" w14:textId="5780FDA3" w:rsidR="006B5465" w:rsidRPr="00184A3A" w:rsidRDefault="006B5465" w:rsidP="00F74C50">
            <w:pPr>
              <w:spacing w:after="0"/>
            </w:pPr>
            <w:r w:rsidRPr="00184A3A">
              <w:t>A</w:t>
            </w:r>
            <w:r>
              <w:t>(20)</w:t>
            </w:r>
          </w:p>
        </w:tc>
        <w:tc>
          <w:tcPr>
            <w:tcW w:w="1620" w:type="dxa"/>
            <w:vAlign w:val="center"/>
          </w:tcPr>
          <w:p w14:paraId="265DDD65" w14:textId="77777777" w:rsidR="006B5465" w:rsidRPr="00184A3A" w:rsidRDefault="006B5465" w:rsidP="00F74C50">
            <w:pPr>
              <w:spacing w:after="0"/>
            </w:pPr>
            <w:r w:rsidRPr="00184A3A">
              <w:t>-</w:t>
            </w:r>
          </w:p>
        </w:tc>
        <w:tc>
          <w:tcPr>
            <w:tcW w:w="1710" w:type="dxa"/>
            <w:vAlign w:val="center"/>
          </w:tcPr>
          <w:p w14:paraId="7A03265B" w14:textId="77777777" w:rsidR="006B5465" w:rsidRPr="00184A3A" w:rsidRDefault="006B5465" w:rsidP="00F74C50">
            <w:pPr>
              <w:spacing w:after="0"/>
            </w:pPr>
            <w:r w:rsidRPr="00184A3A">
              <w:t>The Status of the Job</w:t>
            </w:r>
          </w:p>
        </w:tc>
      </w:tr>
      <w:tr w:rsidR="006B5465" w:rsidRPr="00184A3A" w14:paraId="6ECB1C28" w14:textId="77777777" w:rsidTr="00FD448F">
        <w:tc>
          <w:tcPr>
            <w:tcW w:w="1620" w:type="dxa"/>
            <w:vAlign w:val="center"/>
          </w:tcPr>
          <w:p w14:paraId="62C77A4A" w14:textId="77777777" w:rsidR="006B5465" w:rsidRPr="00184A3A" w:rsidRDefault="006B5465" w:rsidP="00F74C50">
            <w:pPr>
              <w:spacing w:after="0"/>
              <w:ind w:left="-18" w:right="-108"/>
              <w:rPr>
                <w:b/>
              </w:rPr>
            </w:pPr>
            <w:r w:rsidRPr="00184A3A">
              <w:rPr>
                <w:b/>
              </w:rPr>
              <w:t># Scheme</w:t>
            </w:r>
          </w:p>
        </w:tc>
        <w:tc>
          <w:tcPr>
            <w:tcW w:w="1530" w:type="dxa"/>
            <w:vAlign w:val="center"/>
          </w:tcPr>
          <w:p w14:paraId="19AB42A6" w14:textId="77777777" w:rsidR="006B5465" w:rsidRPr="00184A3A" w:rsidRDefault="006B5465" w:rsidP="00F74C50">
            <w:pPr>
              <w:spacing w:after="0"/>
            </w:pPr>
            <w:r w:rsidRPr="00184A3A">
              <w:t>Read-only text</w:t>
            </w:r>
          </w:p>
        </w:tc>
        <w:tc>
          <w:tcPr>
            <w:tcW w:w="1170" w:type="dxa"/>
            <w:vAlign w:val="center"/>
          </w:tcPr>
          <w:p w14:paraId="5A28A502" w14:textId="77777777" w:rsidR="006B5465" w:rsidRPr="00184A3A" w:rsidRDefault="006B5465" w:rsidP="00F74C50">
            <w:pPr>
              <w:spacing w:after="0"/>
            </w:pPr>
            <w:r w:rsidRPr="00184A3A">
              <w:t>Prefilled</w:t>
            </w:r>
          </w:p>
        </w:tc>
        <w:tc>
          <w:tcPr>
            <w:tcW w:w="1237" w:type="dxa"/>
            <w:vAlign w:val="center"/>
          </w:tcPr>
          <w:p w14:paraId="644F1B3C" w14:textId="77777777" w:rsidR="006B5465" w:rsidRPr="00184A3A" w:rsidRDefault="006B5465" w:rsidP="00F74C50">
            <w:pPr>
              <w:spacing w:after="0"/>
              <w:jc w:val="center"/>
            </w:pPr>
            <w:r w:rsidRPr="00184A3A">
              <w:t>-</w:t>
            </w:r>
          </w:p>
        </w:tc>
        <w:tc>
          <w:tcPr>
            <w:tcW w:w="1913" w:type="dxa"/>
            <w:vAlign w:val="center"/>
          </w:tcPr>
          <w:p w14:paraId="49D4C103" w14:textId="0A8F2E7C" w:rsidR="006B5465" w:rsidRPr="00184A3A" w:rsidRDefault="006B5465" w:rsidP="00F74C50">
            <w:pPr>
              <w:spacing w:after="0"/>
            </w:pPr>
            <w:r>
              <w:t>N(10)</w:t>
            </w:r>
          </w:p>
        </w:tc>
        <w:tc>
          <w:tcPr>
            <w:tcW w:w="1620" w:type="dxa"/>
            <w:vAlign w:val="center"/>
          </w:tcPr>
          <w:p w14:paraId="01FD5F5E" w14:textId="77777777" w:rsidR="006B5465" w:rsidRPr="00184A3A" w:rsidRDefault="006B5465" w:rsidP="00F74C50">
            <w:pPr>
              <w:spacing w:after="0"/>
            </w:pPr>
            <w:r w:rsidRPr="00184A3A">
              <w:t>-</w:t>
            </w:r>
          </w:p>
        </w:tc>
        <w:tc>
          <w:tcPr>
            <w:tcW w:w="1710" w:type="dxa"/>
            <w:vAlign w:val="center"/>
          </w:tcPr>
          <w:p w14:paraId="7040535D" w14:textId="77777777" w:rsidR="006B5465" w:rsidRPr="00184A3A" w:rsidRDefault="006B5465" w:rsidP="00F74C50">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Heading4"/>
        <w:spacing w:before="0" w:after="0"/>
      </w:pPr>
      <w:r w:rsidRPr="00184A3A">
        <w:t>Screen Objects &amp; Action</w:t>
      </w: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1890"/>
      </w:tblGrid>
      <w:tr w:rsidR="00463122" w:rsidRPr="00184A3A" w14:paraId="730A4891" w14:textId="77777777" w:rsidTr="00FD448F">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1890"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D448F">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1890" w:type="dxa"/>
          </w:tcPr>
          <w:p w14:paraId="40CC36E4" w14:textId="77777777" w:rsidR="00463122" w:rsidRPr="00184A3A" w:rsidRDefault="00463122" w:rsidP="00F74C50">
            <w:pPr>
              <w:spacing w:after="0"/>
            </w:pPr>
            <w:r w:rsidRPr="00184A3A">
              <w:t>N/A</w:t>
            </w:r>
          </w:p>
        </w:tc>
      </w:tr>
      <w:tr w:rsidR="00673632" w:rsidRPr="00184A3A" w14:paraId="02D7B264" w14:textId="77777777" w:rsidTr="00FD448F">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1890"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Heading4"/>
      </w:pPr>
      <w:r w:rsidRPr="00184A3A">
        <w:lastRenderedPageBreak/>
        <w:t>User/Security Group</w:t>
      </w:r>
    </w:p>
    <w:p w14:paraId="5FFD2DDB" w14:textId="62C361F2" w:rsidR="00463122" w:rsidRDefault="00463122" w:rsidP="00F74C50">
      <w:pPr>
        <w:rPr>
          <w:rFonts w:eastAsia="SimSun"/>
        </w:rPr>
      </w:pPr>
      <w:r w:rsidRPr="00184A3A">
        <w:rPr>
          <w:rFonts w:eastAsia="SimSun"/>
        </w:rPr>
        <w:t>This function can be accessed by the following user(s):</w:t>
      </w:r>
    </w:p>
    <w:p w14:paraId="75A764BF" w14:textId="77777777" w:rsidR="00F74C50" w:rsidRPr="00B925D1" w:rsidRDefault="00F74C50" w:rsidP="00F74C50">
      <w:pPr>
        <w:pStyle w:val="ListParagraph"/>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ListParagraph"/>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Heading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Heading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Heading3"/>
      </w:pPr>
      <w:r w:rsidRPr="00184A3A">
        <w:lastRenderedPageBreak/>
        <w:t>Job Logs View (Detail)</w:t>
      </w:r>
    </w:p>
    <w:p w14:paraId="3F90468D" w14:textId="77777777" w:rsidR="00463122" w:rsidRPr="00184A3A" w:rsidRDefault="00463122" w:rsidP="00E51271">
      <w:pPr>
        <w:pStyle w:val="Heading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77777777" w:rsidR="00463122" w:rsidRPr="00184A3A" w:rsidRDefault="00463122" w:rsidP="009014E1">
      <w:pPr>
        <w:jc w:val="both"/>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Heading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429C5651" w:rsidR="00270061" w:rsidRPr="00184A3A" w:rsidRDefault="00270061" w:rsidP="00270061">
      <w:pPr>
        <w:jc w:val="center"/>
        <w:rPr>
          <w:b/>
          <w:u w:val="single"/>
        </w:rPr>
      </w:pPr>
      <w:r w:rsidRPr="00270061">
        <w:rPr>
          <w:noProof/>
          <w:lang w:eastAsia="zh-CN"/>
        </w:rPr>
        <w:drawing>
          <wp:inline distT="0" distB="0" distL="0" distR="0" wp14:anchorId="02A82C95" wp14:editId="2F1DEBA4">
            <wp:extent cx="5940891" cy="3554083"/>
            <wp:effectExtent l="0" t="0" r="317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708" cy="3555170"/>
                    </a:xfrm>
                    <a:prstGeom prst="rect">
                      <a:avLst/>
                    </a:prstGeom>
                  </pic:spPr>
                </pic:pic>
              </a:graphicData>
            </a:graphic>
          </wp:inline>
        </w:drawing>
      </w:r>
    </w:p>
    <w:p w14:paraId="5A4F5B05" w14:textId="29E5B125" w:rsidR="00270061" w:rsidRDefault="00270061">
      <w:pPr>
        <w:rPr>
          <w:lang w:eastAsia="zh-CN"/>
        </w:rPr>
      </w:pPr>
      <w:r>
        <w:rPr>
          <w:lang w:eastAsia="zh-CN"/>
        </w:rPr>
        <w:br w:type="page"/>
      </w:r>
    </w:p>
    <w:p w14:paraId="6BC9A59D" w14:textId="77777777" w:rsidR="00463122" w:rsidRPr="00184A3A" w:rsidRDefault="00463122" w:rsidP="00463122">
      <w:pPr>
        <w:ind w:left="450"/>
        <w:rPr>
          <w:lang w:eastAsia="zh-CN"/>
        </w:rPr>
      </w:pPr>
    </w:p>
    <w:p w14:paraId="3163BB77" w14:textId="77777777" w:rsidR="00463122" w:rsidRPr="00184A3A" w:rsidRDefault="00463122" w:rsidP="00E51271">
      <w:pPr>
        <w:pStyle w:val="Heading4"/>
      </w:pPr>
      <w:r w:rsidRPr="00184A3A">
        <w:t>Data Fields &amp; Presentation Logic</w:t>
      </w:r>
    </w:p>
    <w:p w14:paraId="5A1B863E" w14:textId="77777777" w:rsidR="00463122" w:rsidRPr="00184A3A" w:rsidRDefault="00463122" w:rsidP="0005458D">
      <w:pPr>
        <w:pStyle w:val="ListParagraph"/>
        <w:numPr>
          <w:ilvl w:val="0"/>
          <w:numId w:val="21"/>
        </w:numPr>
        <w:ind w:left="360"/>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17F5A25D" w14:textId="028C2854" w:rsidR="00463122" w:rsidRPr="00184A3A" w:rsidRDefault="00463122" w:rsidP="00270061"/>
    <w:p w14:paraId="343FC18C" w14:textId="77777777" w:rsidR="00463122" w:rsidRPr="00184A3A" w:rsidRDefault="00463122" w:rsidP="0005458D">
      <w:pPr>
        <w:pStyle w:val="ListParagraph"/>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r>
              <w:t>A(20)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r>
              <w:t>A(50)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r>
              <w:t>A(50)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r>
              <w:t>Datetime</w:t>
            </w:r>
          </w:p>
          <w:p w14:paraId="210849D3" w14:textId="6586C537" w:rsidR="00ED31DC" w:rsidRPr="00184A3A" w:rsidDel="00932DC1" w:rsidRDefault="00ED31DC" w:rsidP="00ED31DC">
            <w:pPr>
              <w:spacing w:after="0"/>
            </w:pPr>
            <w:r>
              <w:t>yyyy-mm-dd hh24:mi:ss</w:t>
            </w:r>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r>
              <w:t>Datetime</w:t>
            </w:r>
          </w:p>
          <w:p w14:paraId="417DFE91" w14:textId="0AC4A818" w:rsidR="001E6D3F" w:rsidRPr="00184A3A" w:rsidDel="00932DC1" w:rsidRDefault="009014E1" w:rsidP="001E6D3F">
            <w:pPr>
              <w:spacing w:after="0"/>
            </w:pPr>
            <w:r>
              <w:t>yyyy-mm-dd hh24:mi:ss</w:t>
            </w:r>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r>
              <w:t>Datetime</w:t>
            </w:r>
          </w:p>
          <w:p w14:paraId="6ADC995D" w14:textId="45D60EED" w:rsidR="001E6D3F" w:rsidRPr="00184A3A" w:rsidDel="00932DC1" w:rsidRDefault="001E6D3F" w:rsidP="001E6D3F">
            <w:pPr>
              <w:spacing w:after="0"/>
            </w:pPr>
            <w:r>
              <w:t>yyyy-mm-dd hh24:mi:ss</w:t>
            </w:r>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r>
              <w:t>Datetime</w:t>
            </w:r>
          </w:p>
          <w:p w14:paraId="747BFB4E" w14:textId="56B51F79" w:rsidR="001E6D3F" w:rsidRPr="00184A3A" w:rsidDel="00932DC1" w:rsidRDefault="009014E1" w:rsidP="001E6D3F">
            <w:pPr>
              <w:spacing w:after="0"/>
            </w:pPr>
            <w:r>
              <w:t>yyyy-mm-dd hh24:mi:ss</w:t>
            </w:r>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5BBEC603" w:rsidR="00ED31DC" w:rsidRPr="00184A3A" w:rsidDel="00932DC1" w:rsidRDefault="001E6D3F" w:rsidP="00ED31DC">
            <w:pPr>
              <w:spacing w:after="0"/>
            </w:pPr>
            <w:r>
              <w:t>Multiple select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r w:rsidRPr="00184A3A">
              <w:t>A</w:t>
            </w:r>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r w:rsidRPr="00184A3A">
              <w:t>A</w:t>
            </w:r>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ED31DC" w:rsidRPr="00184A3A" w14:paraId="3F480D6C" w14:textId="77777777" w:rsidTr="0022765C">
        <w:tc>
          <w:tcPr>
            <w:tcW w:w="1553" w:type="dxa"/>
          </w:tcPr>
          <w:p w14:paraId="7814F358" w14:textId="77777777" w:rsidR="00ED31DC" w:rsidRPr="00184A3A" w:rsidRDefault="00ED31DC" w:rsidP="00ED31DC">
            <w:pPr>
              <w:spacing w:after="0"/>
              <w:ind w:left="-18" w:right="-108"/>
              <w:rPr>
                <w:b/>
              </w:rPr>
            </w:pPr>
            <w:r w:rsidRPr="00184A3A">
              <w:rPr>
                <w:b/>
              </w:rPr>
              <w:t>Start Time</w:t>
            </w:r>
          </w:p>
        </w:tc>
        <w:tc>
          <w:tcPr>
            <w:tcW w:w="1260" w:type="dxa"/>
          </w:tcPr>
          <w:p w14:paraId="56C8688F" w14:textId="77777777" w:rsidR="00ED31DC" w:rsidRPr="00184A3A" w:rsidRDefault="00ED31DC" w:rsidP="00ED31DC">
            <w:pPr>
              <w:spacing w:after="0"/>
            </w:pPr>
            <w:r w:rsidRPr="00184A3A">
              <w:t>Read-only text</w:t>
            </w:r>
          </w:p>
        </w:tc>
        <w:tc>
          <w:tcPr>
            <w:tcW w:w="1170" w:type="dxa"/>
          </w:tcPr>
          <w:p w14:paraId="61601DDF" w14:textId="77777777" w:rsidR="00ED31DC" w:rsidRPr="00184A3A" w:rsidRDefault="00ED31DC" w:rsidP="00ED31DC">
            <w:pPr>
              <w:spacing w:after="0"/>
            </w:pPr>
            <w:r w:rsidRPr="00184A3A">
              <w:t>Prefilled</w:t>
            </w:r>
          </w:p>
        </w:tc>
        <w:tc>
          <w:tcPr>
            <w:tcW w:w="1237" w:type="dxa"/>
          </w:tcPr>
          <w:p w14:paraId="3F66F1BE" w14:textId="77777777" w:rsidR="00ED31DC" w:rsidRPr="00184A3A" w:rsidRDefault="00ED31DC" w:rsidP="00ED31DC">
            <w:pPr>
              <w:spacing w:after="0"/>
            </w:pPr>
            <w:r w:rsidRPr="00184A3A">
              <w:t>-</w:t>
            </w:r>
          </w:p>
        </w:tc>
        <w:tc>
          <w:tcPr>
            <w:tcW w:w="1710" w:type="dxa"/>
          </w:tcPr>
          <w:p w14:paraId="478DB1D3" w14:textId="77777777" w:rsidR="00ED31DC" w:rsidRDefault="00ED31DC" w:rsidP="00ED31DC">
            <w:pPr>
              <w:spacing w:after="0"/>
            </w:pPr>
            <w:r>
              <w:t>Datetime</w:t>
            </w:r>
          </w:p>
          <w:p w14:paraId="6B54D7EB" w14:textId="64939BC2" w:rsidR="00ED31DC" w:rsidRPr="00184A3A" w:rsidRDefault="00ED31DC" w:rsidP="00ED31DC">
            <w:pPr>
              <w:spacing w:after="0"/>
            </w:pPr>
            <w:r>
              <w:t>yyyy-mm-dd hh24:mi:ss</w:t>
            </w:r>
          </w:p>
        </w:tc>
        <w:tc>
          <w:tcPr>
            <w:tcW w:w="1710" w:type="dxa"/>
          </w:tcPr>
          <w:p w14:paraId="30EC40AB" w14:textId="77777777" w:rsidR="00ED31DC" w:rsidRPr="00184A3A" w:rsidRDefault="00ED31DC" w:rsidP="00ED31DC">
            <w:pPr>
              <w:spacing w:after="0"/>
            </w:pPr>
            <w:r w:rsidRPr="00184A3A">
              <w:t>-</w:t>
            </w:r>
          </w:p>
        </w:tc>
        <w:tc>
          <w:tcPr>
            <w:tcW w:w="2070" w:type="dxa"/>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22765C">
        <w:tc>
          <w:tcPr>
            <w:tcW w:w="1553" w:type="dxa"/>
          </w:tcPr>
          <w:p w14:paraId="4A37D029" w14:textId="77777777" w:rsidR="00ED31DC" w:rsidRPr="00184A3A" w:rsidRDefault="00ED31DC" w:rsidP="00ED31DC">
            <w:pPr>
              <w:spacing w:after="0"/>
              <w:ind w:left="-18" w:right="-108"/>
              <w:rPr>
                <w:b/>
              </w:rPr>
            </w:pPr>
            <w:r w:rsidRPr="00184A3A">
              <w:rPr>
                <w:b/>
              </w:rPr>
              <w:t>End Time</w:t>
            </w:r>
          </w:p>
        </w:tc>
        <w:tc>
          <w:tcPr>
            <w:tcW w:w="1260" w:type="dxa"/>
          </w:tcPr>
          <w:p w14:paraId="5A398C42" w14:textId="77777777" w:rsidR="00ED31DC" w:rsidRPr="00184A3A" w:rsidRDefault="00ED31DC" w:rsidP="00ED31DC">
            <w:pPr>
              <w:spacing w:after="0"/>
            </w:pPr>
            <w:r w:rsidRPr="00184A3A">
              <w:t>Read-only text</w:t>
            </w:r>
          </w:p>
        </w:tc>
        <w:tc>
          <w:tcPr>
            <w:tcW w:w="1170" w:type="dxa"/>
          </w:tcPr>
          <w:p w14:paraId="6CC6B83C" w14:textId="77777777" w:rsidR="00ED31DC" w:rsidRPr="00184A3A" w:rsidRDefault="00ED31DC" w:rsidP="00ED31DC">
            <w:pPr>
              <w:spacing w:after="0"/>
            </w:pPr>
            <w:r w:rsidRPr="00184A3A">
              <w:t>Prefilled</w:t>
            </w:r>
          </w:p>
        </w:tc>
        <w:tc>
          <w:tcPr>
            <w:tcW w:w="1237" w:type="dxa"/>
          </w:tcPr>
          <w:p w14:paraId="1E96C418" w14:textId="77777777" w:rsidR="00ED31DC" w:rsidRPr="00184A3A" w:rsidRDefault="00ED31DC" w:rsidP="00ED31DC">
            <w:pPr>
              <w:spacing w:after="0"/>
            </w:pPr>
            <w:r w:rsidRPr="00184A3A">
              <w:t>-</w:t>
            </w:r>
          </w:p>
        </w:tc>
        <w:tc>
          <w:tcPr>
            <w:tcW w:w="1710" w:type="dxa"/>
          </w:tcPr>
          <w:p w14:paraId="5635D88C" w14:textId="77777777" w:rsidR="00ED31DC" w:rsidRDefault="00ED31DC" w:rsidP="00ED31DC">
            <w:pPr>
              <w:spacing w:after="0"/>
            </w:pPr>
            <w:r>
              <w:t>Datetime</w:t>
            </w:r>
          </w:p>
          <w:p w14:paraId="18ED8E95" w14:textId="7F8CBE53" w:rsidR="00ED31DC" w:rsidRPr="00184A3A" w:rsidRDefault="009014E1" w:rsidP="00ED31DC">
            <w:pPr>
              <w:spacing w:after="0"/>
            </w:pPr>
            <w:r>
              <w:lastRenderedPageBreak/>
              <w:t>yyyy-mm-dd hh24:mi:ss</w:t>
            </w:r>
          </w:p>
        </w:tc>
        <w:tc>
          <w:tcPr>
            <w:tcW w:w="1710" w:type="dxa"/>
          </w:tcPr>
          <w:p w14:paraId="6C83B701" w14:textId="77777777" w:rsidR="00ED31DC" w:rsidRPr="00184A3A" w:rsidRDefault="00ED31DC" w:rsidP="00ED31DC">
            <w:pPr>
              <w:spacing w:after="0"/>
            </w:pPr>
            <w:r w:rsidRPr="00184A3A">
              <w:lastRenderedPageBreak/>
              <w:t>-</w:t>
            </w:r>
          </w:p>
        </w:tc>
        <w:tc>
          <w:tcPr>
            <w:tcW w:w="2070" w:type="dxa"/>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22765C">
        <w:tc>
          <w:tcPr>
            <w:tcW w:w="1553" w:type="dxa"/>
          </w:tcPr>
          <w:p w14:paraId="50B27C3C" w14:textId="77777777" w:rsidR="00ED31DC" w:rsidRPr="00184A3A" w:rsidRDefault="00ED31DC" w:rsidP="00ED31DC">
            <w:pPr>
              <w:spacing w:after="0"/>
              <w:ind w:left="-18" w:right="-108"/>
              <w:rPr>
                <w:b/>
              </w:rPr>
            </w:pPr>
            <w:r w:rsidRPr="00184A3A">
              <w:rPr>
                <w:b/>
              </w:rPr>
              <w:lastRenderedPageBreak/>
              <w:t>Status</w:t>
            </w:r>
          </w:p>
        </w:tc>
        <w:tc>
          <w:tcPr>
            <w:tcW w:w="1260" w:type="dxa"/>
          </w:tcPr>
          <w:p w14:paraId="6A54F338" w14:textId="77777777" w:rsidR="00ED31DC" w:rsidRPr="00184A3A" w:rsidRDefault="00ED31DC" w:rsidP="00ED31DC">
            <w:pPr>
              <w:spacing w:after="0"/>
            </w:pPr>
            <w:r w:rsidRPr="00184A3A">
              <w:t>Read-only text</w:t>
            </w:r>
          </w:p>
        </w:tc>
        <w:tc>
          <w:tcPr>
            <w:tcW w:w="1170" w:type="dxa"/>
          </w:tcPr>
          <w:p w14:paraId="58039AFC" w14:textId="77777777" w:rsidR="00ED31DC" w:rsidRPr="00184A3A" w:rsidRDefault="00ED31DC" w:rsidP="00ED31DC">
            <w:pPr>
              <w:spacing w:after="0"/>
            </w:pPr>
            <w:r w:rsidRPr="00184A3A">
              <w:t>Prefilled</w:t>
            </w:r>
          </w:p>
        </w:tc>
        <w:tc>
          <w:tcPr>
            <w:tcW w:w="1237" w:type="dxa"/>
          </w:tcPr>
          <w:p w14:paraId="1D5DA81D" w14:textId="77777777" w:rsidR="00ED31DC" w:rsidRPr="00184A3A" w:rsidRDefault="00ED31DC" w:rsidP="00ED31DC">
            <w:pPr>
              <w:spacing w:after="0"/>
            </w:pPr>
            <w:r w:rsidRPr="00184A3A">
              <w:t>-</w:t>
            </w:r>
          </w:p>
        </w:tc>
        <w:tc>
          <w:tcPr>
            <w:tcW w:w="1710" w:type="dxa"/>
          </w:tcPr>
          <w:p w14:paraId="2D072FF6" w14:textId="51D4C93A" w:rsidR="00ED31DC" w:rsidRPr="00184A3A" w:rsidRDefault="00ED31DC" w:rsidP="00ED31DC">
            <w:pPr>
              <w:spacing w:after="0"/>
            </w:pPr>
            <w:r w:rsidRPr="00184A3A">
              <w:t>A</w:t>
            </w:r>
            <w:r>
              <w:t>(20)</w:t>
            </w:r>
          </w:p>
        </w:tc>
        <w:tc>
          <w:tcPr>
            <w:tcW w:w="1710" w:type="dxa"/>
          </w:tcPr>
          <w:p w14:paraId="07C7B887" w14:textId="77777777" w:rsidR="00ED31DC" w:rsidRPr="00184A3A" w:rsidRDefault="00ED31DC" w:rsidP="00ED31DC">
            <w:pPr>
              <w:spacing w:after="0"/>
            </w:pPr>
            <w:r w:rsidRPr="00184A3A">
              <w:t>-</w:t>
            </w:r>
          </w:p>
        </w:tc>
        <w:tc>
          <w:tcPr>
            <w:tcW w:w="2070" w:type="dxa"/>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22765C">
        <w:tc>
          <w:tcPr>
            <w:tcW w:w="1553" w:type="dxa"/>
          </w:tcPr>
          <w:p w14:paraId="2E62A6C9" w14:textId="77777777" w:rsidR="00ED31DC" w:rsidRPr="00184A3A" w:rsidRDefault="00ED31DC" w:rsidP="00ED31DC">
            <w:pPr>
              <w:spacing w:after="0"/>
              <w:ind w:left="-18" w:right="-108"/>
              <w:rPr>
                <w:b/>
              </w:rPr>
            </w:pPr>
            <w:r w:rsidRPr="00184A3A">
              <w:rPr>
                <w:b/>
              </w:rPr>
              <w:t># Scheme</w:t>
            </w:r>
          </w:p>
        </w:tc>
        <w:tc>
          <w:tcPr>
            <w:tcW w:w="1260" w:type="dxa"/>
          </w:tcPr>
          <w:p w14:paraId="19A52BE3" w14:textId="77777777" w:rsidR="00ED31DC" w:rsidRPr="00184A3A" w:rsidRDefault="00ED31DC" w:rsidP="00ED31DC">
            <w:pPr>
              <w:spacing w:after="0"/>
            </w:pPr>
            <w:r w:rsidRPr="00184A3A">
              <w:t>Read-only text</w:t>
            </w:r>
          </w:p>
        </w:tc>
        <w:tc>
          <w:tcPr>
            <w:tcW w:w="1170" w:type="dxa"/>
          </w:tcPr>
          <w:p w14:paraId="70916626" w14:textId="77777777" w:rsidR="00ED31DC" w:rsidRPr="00184A3A" w:rsidRDefault="00ED31DC" w:rsidP="00ED31DC">
            <w:pPr>
              <w:spacing w:after="0"/>
            </w:pPr>
            <w:r w:rsidRPr="00184A3A">
              <w:t>Prefilled</w:t>
            </w:r>
          </w:p>
        </w:tc>
        <w:tc>
          <w:tcPr>
            <w:tcW w:w="1237" w:type="dxa"/>
          </w:tcPr>
          <w:p w14:paraId="1508B2F9" w14:textId="77777777" w:rsidR="00ED31DC" w:rsidRPr="00184A3A" w:rsidRDefault="00ED31DC" w:rsidP="00ED31DC">
            <w:pPr>
              <w:spacing w:after="0"/>
            </w:pPr>
            <w:r w:rsidRPr="00184A3A">
              <w:t>-</w:t>
            </w:r>
          </w:p>
        </w:tc>
        <w:tc>
          <w:tcPr>
            <w:tcW w:w="1710" w:type="dxa"/>
          </w:tcPr>
          <w:p w14:paraId="09C6B4FB" w14:textId="48FD179C" w:rsidR="00ED31DC" w:rsidRPr="00184A3A" w:rsidRDefault="00ED31DC" w:rsidP="00ED31DC">
            <w:pPr>
              <w:spacing w:after="0"/>
            </w:pPr>
            <w:r>
              <w:t>N(10)</w:t>
            </w:r>
          </w:p>
        </w:tc>
        <w:tc>
          <w:tcPr>
            <w:tcW w:w="1710" w:type="dxa"/>
          </w:tcPr>
          <w:p w14:paraId="2719AF57" w14:textId="77777777" w:rsidR="00ED31DC" w:rsidRPr="00184A3A" w:rsidRDefault="00ED31DC" w:rsidP="00ED31DC">
            <w:pPr>
              <w:spacing w:after="0"/>
            </w:pPr>
            <w:r w:rsidRPr="00184A3A">
              <w:t>-</w:t>
            </w:r>
          </w:p>
        </w:tc>
        <w:tc>
          <w:tcPr>
            <w:tcW w:w="2070" w:type="dxa"/>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22765C">
        <w:tc>
          <w:tcPr>
            <w:tcW w:w="1553" w:type="dxa"/>
          </w:tcPr>
          <w:p w14:paraId="17F28C82" w14:textId="77777777" w:rsidR="00ED31DC" w:rsidRPr="00184A3A" w:rsidRDefault="00ED31DC" w:rsidP="00ED31DC">
            <w:pPr>
              <w:spacing w:after="0"/>
              <w:ind w:left="-18" w:right="-108"/>
              <w:rPr>
                <w:b/>
              </w:rPr>
            </w:pPr>
            <w:r w:rsidRPr="00184A3A">
              <w:rPr>
                <w:b/>
              </w:rPr>
              <w:t>Branch Code (List)</w:t>
            </w:r>
          </w:p>
        </w:tc>
        <w:tc>
          <w:tcPr>
            <w:tcW w:w="1260" w:type="dxa"/>
          </w:tcPr>
          <w:p w14:paraId="4F051079" w14:textId="77777777" w:rsidR="00ED31DC" w:rsidRPr="00184A3A" w:rsidRDefault="00ED31DC" w:rsidP="00ED31DC">
            <w:pPr>
              <w:spacing w:after="0"/>
            </w:pPr>
            <w:r w:rsidRPr="00184A3A">
              <w:t>Read-only text</w:t>
            </w:r>
          </w:p>
        </w:tc>
        <w:tc>
          <w:tcPr>
            <w:tcW w:w="1170" w:type="dxa"/>
          </w:tcPr>
          <w:p w14:paraId="1055C31C" w14:textId="77777777" w:rsidR="00ED31DC" w:rsidRPr="00184A3A" w:rsidRDefault="00ED31DC" w:rsidP="00ED31DC">
            <w:pPr>
              <w:spacing w:after="0"/>
            </w:pPr>
            <w:r w:rsidRPr="00184A3A">
              <w:t>Prefilled</w:t>
            </w:r>
          </w:p>
        </w:tc>
        <w:tc>
          <w:tcPr>
            <w:tcW w:w="1237" w:type="dxa"/>
          </w:tcPr>
          <w:p w14:paraId="452AB1C8" w14:textId="77777777" w:rsidR="00ED31DC" w:rsidRPr="00184A3A" w:rsidRDefault="00ED31DC" w:rsidP="00ED31DC">
            <w:pPr>
              <w:spacing w:after="0"/>
            </w:pPr>
            <w:r w:rsidRPr="00184A3A">
              <w:t>-</w:t>
            </w:r>
          </w:p>
        </w:tc>
        <w:tc>
          <w:tcPr>
            <w:tcW w:w="1710" w:type="dxa"/>
          </w:tcPr>
          <w:p w14:paraId="11F330BB" w14:textId="147BE025" w:rsidR="00ED31DC" w:rsidRPr="00184A3A" w:rsidRDefault="00ED31DC" w:rsidP="00ED31DC">
            <w:pPr>
              <w:spacing w:after="0"/>
            </w:pPr>
            <w:r w:rsidRPr="00184A3A">
              <w:t>A</w:t>
            </w:r>
            <w:r>
              <w:t>(20)</w:t>
            </w:r>
          </w:p>
        </w:tc>
        <w:tc>
          <w:tcPr>
            <w:tcW w:w="1710" w:type="dxa"/>
          </w:tcPr>
          <w:p w14:paraId="39A13F10" w14:textId="77777777" w:rsidR="00ED31DC" w:rsidRPr="00184A3A" w:rsidRDefault="00ED31DC" w:rsidP="00ED31DC">
            <w:pPr>
              <w:spacing w:after="0"/>
            </w:pPr>
            <w:r w:rsidRPr="00184A3A">
              <w:t>-</w:t>
            </w:r>
          </w:p>
        </w:tc>
        <w:tc>
          <w:tcPr>
            <w:tcW w:w="2070" w:type="dxa"/>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22765C">
        <w:tc>
          <w:tcPr>
            <w:tcW w:w="1553" w:type="dxa"/>
          </w:tcPr>
          <w:p w14:paraId="255E9D67" w14:textId="77777777" w:rsidR="00ED31DC" w:rsidRPr="00184A3A" w:rsidRDefault="00ED31DC" w:rsidP="00ED31DC">
            <w:pPr>
              <w:spacing w:after="0"/>
              <w:ind w:left="-18" w:right="-108"/>
              <w:rPr>
                <w:b/>
              </w:rPr>
            </w:pPr>
            <w:r w:rsidRPr="00184A3A">
              <w:rPr>
                <w:b/>
              </w:rPr>
              <w:t>Poll Scheme Name (List)</w:t>
            </w:r>
          </w:p>
        </w:tc>
        <w:tc>
          <w:tcPr>
            <w:tcW w:w="1260" w:type="dxa"/>
          </w:tcPr>
          <w:p w14:paraId="39C93DCE" w14:textId="77777777" w:rsidR="00ED31DC" w:rsidRPr="00184A3A" w:rsidRDefault="00ED31DC" w:rsidP="00ED31DC">
            <w:pPr>
              <w:spacing w:after="0"/>
            </w:pPr>
            <w:r w:rsidRPr="00184A3A">
              <w:t>Read-only text</w:t>
            </w:r>
          </w:p>
        </w:tc>
        <w:tc>
          <w:tcPr>
            <w:tcW w:w="1170" w:type="dxa"/>
          </w:tcPr>
          <w:p w14:paraId="7854CE74" w14:textId="77777777" w:rsidR="00ED31DC" w:rsidRPr="00184A3A" w:rsidRDefault="00ED31DC" w:rsidP="00ED31DC">
            <w:pPr>
              <w:spacing w:after="0"/>
            </w:pPr>
            <w:r w:rsidRPr="00184A3A">
              <w:t>Prefilled</w:t>
            </w:r>
          </w:p>
        </w:tc>
        <w:tc>
          <w:tcPr>
            <w:tcW w:w="1237" w:type="dxa"/>
          </w:tcPr>
          <w:p w14:paraId="68812CBA" w14:textId="77777777" w:rsidR="00ED31DC" w:rsidRPr="00184A3A" w:rsidRDefault="00ED31DC" w:rsidP="00ED31DC">
            <w:pPr>
              <w:spacing w:after="0"/>
            </w:pPr>
            <w:r w:rsidRPr="00184A3A">
              <w:t>-</w:t>
            </w:r>
          </w:p>
        </w:tc>
        <w:tc>
          <w:tcPr>
            <w:tcW w:w="1710" w:type="dxa"/>
          </w:tcPr>
          <w:p w14:paraId="3E9DCDB0" w14:textId="2727A7F6" w:rsidR="00ED31DC" w:rsidRPr="00184A3A" w:rsidRDefault="00ED31DC" w:rsidP="00ED31DC">
            <w:pPr>
              <w:spacing w:after="0"/>
            </w:pPr>
            <w:r w:rsidRPr="00184A3A">
              <w:t>A</w:t>
            </w:r>
            <w:r>
              <w:t>(50)</w:t>
            </w:r>
          </w:p>
        </w:tc>
        <w:tc>
          <w:tcPr>
            <w:tcW w:w="1710" w:type="dxa"/>
          </w:tcPr>
          <w:p w14:paraId="46E8A4EA" w14:textId="77777777" w:rsidR="00ED31DC" w:rsidRPr="00184A3A" w:rsidRDefault="00ED31DC" w:rsidP="00ED31DC">
            <w:pPr>
              <w:spacing w:after="0"/>
            </w:pPr>
            <w:r w:rsidRPr="00184A3A">
              <w:t>-</w:t>
            </w:r>
          </w:p>
        </w:tc>
        <w:tc>
          <w:tcPr>
            <w:tcW w:w="2070" w:type="dxa"/>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22765C">
        <w:tc>
          <w:tcPr>
            <w:tcW w:w="1553" w:type="dxa"/>
          </w:tcPr>
          <w:p w14:paraId="50433BF9" w14:textId="77777777" w:rsidR="00ED31DC" w:rsidRPr="00184A3A" w:rsidRDefault="00ED31DC" w:rsidP="00ED31DC">
            <w:pPr>
              <w:spacing w:after="0"/>
              <w:ind w:left="-18" w:right="-108"/>
              <w:rPr>
                <w:b/>
              </w:rPr>
            </w:pPr>
            <w:r w:rsidRPr="00184A3A">
              <w:rPr>
                <w:b/>
              </w:rPr>
              <w:t>Start Time (List)</w:t>
            </w:r>
          </w:p>
        </w:tc>
        <w:tc>
          <w:tcPr>
            <w:tcW w:w="1260" w:type="dxa"/>
          </w:tcPr>
          <w:p w14:paraId="3E60B0E6" w14:textId="77777777" w:rsidR="00ED31DC" w:rsidRPr="00184A3A" w:rsidRDefault="00ED31DC" w:rsidP="00ED31DC">
            <w:pPr>
              <w:spacing w:after="0"/>
            </w:pPr>
            <w:r w:rsidRPr="00184A3A">
              <w:t>Read-only text</w:t>
            </w:r>
          </w:p>
        </w:tc>
        <w:tc>
          <w:tcPr>
            <w:tcW w:w="1170" w:type="dxa"/>
          </w:tcPr>
          <w:p w14:paraId="1E6F418C" w14:textId="77777777" w:rsidR="00ED31DC" w:rsidRPr="00184A3A" w:rsidRDefault="00ED31DC" w:rsidP="00ED31DC">
            <w:pPr>
              <w:spacing w:after="0"/>
            </w:pPr>
            <w:r w:rsidRPr="00184A3A">
              <w:t>Prefilled</w:t>
            </w:r>
          </w:p>
        </w:tc>
        <w:tc>
          <w:tcPr>
            <w:tcW w:w="1237" w:type="dxa"/>
          </w:tcPr>
          <w:p w14:paraId="2D32511B" w14:textId="77777777" w:rsidR="00ED31DC" w:rsidRPr="00184A3A" w:rsidRDefault="00ED31DC" w:rsidP="00ED31DC">
            <w:pPr>
              <w:spacing w:after="0"/>
            </w:pPr>
            <w:r w:rsidRPr="00184A3A">
              <w:t>-</w:t>
            </w:r>
          </w:p>
        </w:tc>
        <w:tc>
          <w:tcPr>
            <w:tcW w:w="1710" w:type="dxa"/>
          </w:tcPr>
          <w:p w14:paraId="6EE62BD6" w14:textId="77777777" w:rsidR="00ED31DC" w:rsidRDefault="00ED31DC" w:rsidP="00ED31DC">
            <w:pPr>
              <w:spacing w:after="0"/>
            </w:pPr>
            <w:r>
              <w:t>Datetime</w:t>
            </w:r>
          </w:p>
          <w:p w14:paraId="7E5E49F4" w14:textId="307F8FD1" w:rsidR="00ED31DC" w:rsidRPr="00184A3A" w:rsidRDefault="00ED31DC" w:rsidP="00ED31DC">
            <w:pPr>
              <w:spacing w:after="0"/>
            </w:pPr>
            <w:r>
              <w:t>yyyy-mm-dd hh24:mi:ss</w:t>
            </w:r>
          </w:p>
        </w:tc>
        <w:tc>
          <w:tcPr>
            <w:tcW w:w="1710" w:type="dxa"/>
          </w:tcPr>
          <w:p w14:paraId="02480AFC" w14:textId="77777777" w:rsidR="00ED31DC" w:rsidRPr="00184A3A" w:rsidRDefault="00ED31DC" w:rsidP="00ED31DC">
            <w:pPr>
              <w:spacing w:after="0"/>
            </w:pPr>
            <w:r w:rsidRPr="00184A3A">
              <w:t>-</w:t>
            </w:r>
          </w:p>
        </w:tc>
        <w:tc>
          <w:tcPr>
            <w:tcW w:w="2070" w:type="dxa"/>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22765C">
        <w:tc>
          <w:tcPr>
            <w:tcW w:w="1553" w:type="dxa"/>
          </w:tcPr>
          <w:p w14:paraId="5201E634" w14:textId="77777777" w:rsidR="00ED31DC" w:rsidRPr="00184A3A" w:rsidRDefault="00ED31DC" w:rsidP="00ED31DC">
            <w:pPr>
              <w:spacing w:after="0"/>
              <w:ind w:left="-18" w:right="-108"/>
              <w:rPr>
                <w:b/>
              </w:rPr>
            </w:pPr>
            <w:r w:rsidRPr="00184A3A">
              <w:rPr>
                <w:b/>
              </w:rPr>
              <w:t>End Time (List)</w:t>
            </w:r>
          </w:p>
        </w:tc>
        <w:tc>
          <w:tcPr>
            <w:tcW w:w="1260" w:type="dxa"/>
          </w:tcPr>
          <w:p w14:paraId="2DE9283E" w14:textId="77777777" w:rsidR="00ED31DC" w:rsidRPr="00184A3A" w:rsidRDefault="00ED31DC" w:rsidP="00ED31DC">
            <w:pPr>
              <w:spacing w:after="0"/>
            </w:pPr>
            <w:r w:rsidRPr="00184A3A">
              <w:t>Read-only text</w:t>
            </w:r>
          </w:p>
        </w:tc>
        <w:tc>
          <w:tcPr>
            <w:tcW w:w="1170" w:type="dxa"/>
          </w:tcPr>
          <w:p w14:paraId="64B993B6" w14:textId="77777777" w:rsidR="00ED31DC" w:rsidRPr="00184A3A" w:rsidRDefault="00ED31DC" w:rsidP="00ED31DC">
            <w:pPr>
              <w:spacing w:after="0"/>
            </w:pPr>
            <w:r w:rsidRPr="00184A3A">
              <w:t>Prefilled</w:t>
            </w:r>
          </w:p>
        </w:tc>
        <w:tc>
          <w:tcPr>
            <w:tcW w:w="1237" w:type="dxa"/>
          </w:tcPr>
          <w:p w14:paraId="3E648801" w14:textId="77777777" w:rsidR="00ED31DC" w:rsidRPr="00184A3A" w:rsidRDefault="00ED31DC" w:rsidP="00ED31DC">
            <w:pPr>
              <w:spacing w:after="0"/>
            </w:pPr>
            <w:r w:rsidRPr="00184A3A">
              <w:t>-</w:t>
            </w:r>
          </w:p>
        </w:tc>
        <w:tc>
          <w:tcPr>
            <w:tcW w:w="1710" w:type="dxa"/>
          </w:tcPr>
          <w:p w14:paraId="58032EAF" w14:textId="77777777" w:rsidR="00ED31DC" w:rsidRDefault="00ED31DC" w:rsidP="00ED31DC">
            <w:pPr>
              <w:spacing w:after="0"/>
            </w:pPr>
            <w:r>
              <w:t>Datetime</w:t>
            </w:r>
          </w:p>
          <w:p w14:paraId="31C274DE" w14:textId="28BD1E18" w:rsidR="00ED31DC" w:rsidRPr="00184A3A" w:rsidRDefault="00ED31DC" w:rsidP="00ED31DC">
            <w:pPr>
              <w:spacing w:after="0"/>
            </w:pPr>
            <w:r>
              <w:t>yyyy-mm-dd hh24:mi:ss</w:t>
            </w:r>
          </w:p>
        </w:tc>
        <w:tc>
          <w:tcPr>
            <w:tcW w:w="1710" w:type="dxa"/>
          </w:tcPr>
          <w:p w14:paraId="0C0A2EB6" w14:textId="77777777" w:rsidR="00ED31DC" w:rsidRPr="00184A3A" w:rsidRDefault="00ED31DC" w:rsidP="00ED31DC">
            <w:pPr>
              <w:spacing w:after="0"/>
            </w:pPr>
            <w:r w:rsidRPr="00184A3A">
              <w:t>-</w:t>
            </w:r>
          </w:p>
        </w:tc>
        <w:tc>
          <w:tcPr>
            <w:tcW w:w="2070" w:type="dxa"/>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22765C">
        <w:tc>
          <w:tcPr>
            <w:tcW w:w="1553" w:type="dxa"/>
          </w:tcPr>
          <w:p w14:paraId="58A67A96" w14:textId="7D500702" w:rsidR="00ED31DC" w:rsidRPr="00184A3A" w:rsidRDefault="00F70D0C" w:rsidP="00ED31DC">
            <w:pPr>
              <w:spacing w:after="0"/>
              <w:ind w:left="-18" w:right="-108"/>
              <w:rPr>
                <w:b/>
              </w:rPr>
            </w:pPr>
            <w:r>
              <w:rPr>
                <w:b/>
              </w:rPr>
              <w:t>Status (List)</w:t>
            </w:r>
          </w:p>
        </w:tc>
        <w:tc>
          <w:tcPr>
            <w:tcW w:w="1260" w:type="dxa"/>
          </w:tcPr>
          <w:p w14:paraId="05B9A835" w14:textId="77777777" w:rsidR="00ED31DC" w:rsidRPr="00184A3A" w:rsidRDefault="00ED31DC" w:rsidP="00ED31DC">
            <w:pPr>
              <w:spacing w:after="0"/>
            </w:pPr>
            <w:r w:rsidRPr="00184A3A">
              <w:t>Read-only text</w:t>
            </w:r>
          </w:p>
        </w:tc>
        <w:tc>
          <w:tcPr>
            <w:tcW w:w="1170" w:type="dxa"/>
          </w:tcPr>
          <w:p w14:paraId="3E76B951" w14:textId="77777777" w:rsidR="00ED31DC" w:rsidRPr="00184A3A" w:rsidRDefault="00ED31DC" w:rsidP="00ED31DC">
            <w:pPr>
              <w:spacing w:after="0"/>
            </w:pPr>
            <w:r w:rsidRPr="00184A3A">
              <w:t>Prefilled</w:t>
            </w:r>
          </w:p>
        </w:tc>
        <w:tc>
          <w:tcPr>
            <w:tcW w:w="1237" w:type="dxa"/>
          </w:tcPr>
          <w:p w14:paraId="6BB03DE0" w14:textId="77777777" w:rsidR="00ED31DC" w:rsidRPr="00184A3A" w:rsidRDefault="00ED31DC" w:rsidP="00ED31DC">
            <w:pPr>
              <w:spacing w:after="0"/>
            </w:pPr>
            <w:r w:rsidRPr="00184A3A">
              <w:t>-</w:t>
            </w:r>
          </w:p>
        </w:tc>
        <w:tc>
          <w:tcPr>
            <w:tcW w:w="1710" w:type="dxa"/>
          </w:tcPr>
          <w:p w14:paraId="6342B854" w14:textId="717452AC" w:rsidR="00ED31DC" w:rsidRPr="00184A3A" w:rsidRDefault="00ED31DC" w:rsidP="00ED31DC">
            <w:pPr>
              <w:spacing w:after="0"/>
            </w:pPr>
            <w:r w:rsidRPr="00184A3A">
              <w:t>A</w:t>
            </w:r>
            <w:r>
              <w:t>(20)</w:t>
            </w:r>
          </w:p>
        </w:tc>
        <w:tc>
          <w:tcPr>
            <w:tcW w:w="1710" w:type="dxa"/>
          </w:tcPr>
          <w:p w14:paraId="11A65565" w14:textId="77777777" w:rsidR="00ED31DC" w:rsidRPr="00184A3A" w:rsidRDefault="00ED31DC" w:rsidP="00ED31DC">
            <w:pPr>
              <w:spacing w:after="0"/>
            </w:pPr>
            <w:r w:rsidRPr="00184A3A">
              <w:t>-</w:t>
            </w:r>
          </w:p>
        </w:tc>
        <w:tc>
          <w:tcPr>
            <w:tcW w:w="2070" w:type="dxa"/>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Heading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Heading4"/>
      </w:pPr>
      <w:r w:rsidRPr="00184A3A">
        <w:t>User/Security Group</w:t>
      </w:r>
    </w:p>
    <w:p w14:paraId="620FBA7D" w14:textId="77777777" w:rsidR="00463122" w:rsidRPr="00184A3A" w:rsidRDefault="00463122" w:rsidP="00F70D0C">
      <w:pPr>
        <w:rPr>
          <w:rFonts w:eastAsia="SimSun"/>
        </w:rPr>
      </w:pPr>
      <w:r w:rsidRPr="00184A3A">
        <w:rPr>
          <w:rFonts w:eastAsia="SimSun"/>
        </w:rPr>
        <w:t>This function can be accessed by the following user(s):</w:t>
      </w:r>
    </w:p>
    <w:p w14:paraId="09D3ABD6" w14:textId="77777777" w:rsidR="00463122" w:rsidRPr="00184A3A" w:rsidRDefault="00463122" w:rsidP="00E51271">
      <w:pPr>
        <w:pStyle w:val="Heading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Heading4"/>
      </w:pPr>
      <w:r w:rsidRPr="00184A3A">
        <w:t xml:space="preserve">Error &amp; Exception List </w:t>
      </w:r>
    </w:p>
    <w:p w14:paraId="0A15E657" w14:textId="77777777" w:rsidR="00463122" w:rsidRPr="00184A3A" w:rsidRDefault="00463122" w:rsidP="00F70D0C">
      <w:pPr>
        <w:rPr>
          <w:lang w:eastAsia="zh-CN"/>
        </w:rPr>
      </w:pPr>
      <w:r w:rsidRPr="00184A3A">
        <w:rPr>
          <w:lang w:eastAsia="zh-CN"/>
        </w:rPr>
        <w:t>N/A</w:t>
      </w: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Heading2"/>
      </w:pPr>
      <w:bookmarkStart w:id="43" w:name="_Toc472133127"/>
      <w:r w:rsidRPr="00184A3A">
        <w:lastRenderedPageBreak/>
        <w:t>Sales Data Real Time Polling Batch Job</w:t>
      </w:r>
      <w:bookmarkEnd w:id="43"/>
    </w:p>
    <w:p w14:paraId="7387F9DC" w14:textId="77777777" w:rsidR="00840717" w:rsidRPr="00184A3A" w:rsidRDefault="00840717" w:rsidP="00900E50">
      <w:pPr>
        <w:pStyle w:val="Heading3"/>
      </w:pPr>
      <w:r w:rsidRPr="00184A3A">
        <w:t>Description</w:t>
      </w:r>
    </w:p>
    <w:p w14:paraId="4289579F" w14:textId="6CA01631" w:rsidR="00840717" w:rsidRPr="00184A3A" w:rsidRDefault="00840717" w:rsidP="00F40D30">
      <w:pPr>
        <w:rPr>
          <w:lang w:eastAsia="zh-CN"/>
        </w:rPr>
      </w:pPr>
      <w:r w:rsidRPr="00184A3A">
        <w:rPr>
          <w:lang w:eastAsia="zh-CN"/>
        </w:rPr>
        <w:t xml:space="preserve">The scheduled batch job runs in the configurable time interval (e.g. 15 </w:t>
      </w:r>
      <w:proofErr w:type="spellStart"/>
      <w:r w:rsidRPr="00184A3A">
        <w:rPr>
          <w:lang w:eastAsia="zh-CN"/>
        </w:rPr>
        <w:t>mins</w:t>
      </w:r>
      <w:proofErr w:type="spellEnd"/>
      <w:r w:rsidRPr="00184A3A">
        <w:rPr>
          <w:lang w:eastAsia="zh-CN"/>
        </w:rPr>
        <w:t xml:space="preserve">) to download POS client sales data from all active POS clients into the staging database. This is the pre-requisite batch job of the other </w:t>
      </w:r>
      <w:del w:id="44" w:author="Steven Chen" w:date="2017-02-03T14:43:00Z">
        <w:r w:rsidRPr="00184A3A" w:rsidDel="00877213">
          <w:rPr>
            <w:lang w:eastAsia="zh-CN"/>
          </w:rPr>
          <w:delText>batch which</w:delText>
        </w:r>
      </w:del>
      <w:ins w:id="45" w:author="Steven Chen" w:date="2017-02-03T14:43:00Z">
        <w:r w:rsidR="00877213" w:rsidRPr="00184A3A">
          <w:rPr>
            <w:lang w:eastAsia="zh-CN"/>
          </w:rPr>
          <w:t>batch, which</w:t>
        </w:r>
      </w:ins>
      <w:r w:rsidRPr="00184A3A">
        <w:rPr>
          <w:lang w:eastAsia="zh-CN"/>
        </w:rPr>
        <w:t xml:space="preserve"> push real time sales data from staging database into EDW.</w:t>
      </w:r>
    </w:p>
    <w:p w14:paraId="29F33B6A"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Default="00840717" w:rsidP="00840717">
      <w:pPr>
        <w:pStyle w:val="ListParagraph"/>
        <w:numPr>
          <w:ilvl w:val="0"/>
          <w:numId w:val="5"/>
        </w:numPr>
        <w:rPr>
          <w:lang w:eastAsia="zh-CN"/>
        </w:rPr>
      </w:pPr>
      <w:r w:rsidRPr="00184A3A">
        <w:rPr>
          <w:lang w:eastAsia="zh-CN"/>
        </w:rPr>
        <w:t>Sales Data Real Time (POS - Staging) Task</w:t>
      </w:r>
    </w:p>
    <w:p w14:paraId="636817E4" w14:textId="18FEE2E0" w:rsidR="001F38CA" w:rsidRPr="00184A3A" w:rsidRDefault="001F38CA" w:rsidP="00840717">
      <w:pPr>
        <w:pStyle w:val="ListParagraph"/>
        <w:numPr>
          <w:ilvl w:val="0"/>
          <w:numId w:val="5"/>
        </w:numPr>
        <w:rPr>
          <w:lang w:eastAsia="zh-CN"/>
        </w:rPr>
      </w:pPr>
      <w:r>
        <w:rPr>
          <w:lang w:eastAsia="zh-CN"/>
        </w:rPr>
        <w:t>Sales Data Real Time (Staging – EDW) Task</w:t>
      </w:r>
    </w:p>
    <w:p w14:paraId="03D7595B" w14:textId="77777777" w:rsidR="00840717" w:rsidRPr="00184A3A" w:rsidRDefault="00840717" w:rsidP="00F40D30">
      <w:pPr>
        <w:rPr>
          <w:lang w:eastAsia="zh-CN"/>
        </w:rPr>
      </w:pPr>
      <w:r w:rsidRPr="0057159E">
        <w:rPr>
          <w:noProof/>
          <w:lang w:eastAsia="zh-CN"/>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Heading3"/>
      </w:pPr>
      <w:r w:rsidRPr="00184A3A">
        <w:t>Input</w:t>
      </w:r>
    </w:p>
    <w:p w14:paraId="449C8B4C" w14:textId="77777777" w:rsidR="00840717" w:rsidRPr="00877213" w:rsidRDefault="00840717" w:rsidP="00F40D30">
      <w:pPr>
        <w:rPr>
          <w:rFonts w:eastAsia="SimSun"/>
          <w:lang w:eastAsia="zh-CN"/>
          <w:rPrChange w:id="46" w:author="Steven Chen" w:date="2017-02-03T14:42:00Z">
            <w:rPr>
              <w:lang w:eastAsia="zh-CN"/>
            </w:rPr>
          </w:rPrChange>
        </w:rPr>
      </w:pPr>
      <w:r w:rsidRPr="00184A3A">
        <w:rPr>
          <w:lang w:eastAsia="zh-CN"/>
        </w:rPr>
        <w:t>POS Client Sales Data (Real time)</w:t>
      </w:r>
    </w:p>
    <w:p w14:paraId="4498B94D" w14:textId="77777777" w:rsidR="00840717" w:rsidRPr="00184A3A" w:rsidRDefault="00840717" w:rsidP="00900E50">
      <w:pPr>
        <w:pStyle w:val="Heading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77777777" w:rsidR="00840717" w:rsidRPr="00184A3A" w:rsidRDefault="00840717" w:rsidP="00900E50">
      <w:pPr>
        <w:pStyle w:val="Heading3"/>
      </w:pPr>
      <w:r w:rsidRPr="00184A3A">
        <w:lastRenderedPageBreak/>
        <w:t>Sales Data Real Time (POS - Staging) Scheduler</w:t>
      </w:r>
    </w:p>
    <w:p w14:paraId="2CA69955" w14:textId="77777777" w:rsidR="00840717" w:rsidRPr="00184A3A" w:rsidRDefault="00840717" w:rsidP="00E51271">
      <w:pPr>
        <w:pStyle w:val="Heading4"/>
      </w:pPr>
      <w:r w:rsidRPr="00184A3A">
        <w:t>Process/Work Flow</w:t>
      </w:r>
    </w:p>
    <w:p w14:paraId="0E551817" w14:textId="77777777" w:rsidR="00840717" w:rsidRPr="00184A3A" w:rsidRDefault="00840717" w:rsidP="00840717">
      <w:pPr>
        <w:jc w:val="center"/>
        <w:rPr>
          <w:lang w:eastAsia="zh-CN"/>
        </w:rPr>
      </w:pPr>
      <w:r w:rsidRPr="0057159E">
        <w:rPr>
          <w:noProof/>
          <w:lang w:eastAsia="zh-CN"/>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22765C">
      <w:pPr>
        <w:rPr>
          <w:b/>
          <w:u w:val="single"/>
          <w:lang w:eastAsia="zh-CN"/>
        </w:rPr>
      </w:pPr>
      <w:r w:rsidRPr="00184A3A">
        <w:rPr>
          <w:b/>
          <w:u w:val="single"/>
          <w:lang w:eastAsia="zh-CN"/>
        </w:rPr>
        <w:lastRenderedPageBreak/>
        <w:t>Job Details</w:t>
      </w:r>
    </w:p>
    <w:p w14:paraId="523258FD" w14:textId="3DC49D9E" w:rsidR="00840717" w:rsidRPr="00184A3A" w:rsidRDefault="00840717" w:rsidP="0022765C">
      <w:pPr>
        <w:jc w:val="both"/>
        <w:rPr>
          <w:lang w:eastAsia="zh-CN"/>
        </w:rPr>
      </w:pPr>
      <w:r w:rsidRPr="00184A3A">
        <w:rPr>
          <w:lang w:eastAsia="zh-CN"/>
        </w:rPr>
        <w:t>The scheduler job is considered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 xml:space="preserve">This batch job will be triggered every 15 </w:t>
      </w:r>
      <w:proofErr w:type="spellStart"/>
      <w:r w:rsidR="00840717" w:rsidRPr="00184A3A">
        <w:rPr>
          <w:lang w:eastAsia="zh-CN"/>
        </w:rPr>
        <w:t>mins</w:t>
      </w:r>
      <w:proofErr w:type="spellEnd"/>
      <w:r w:rsidR="00840717" w:rsidRPr="00184A3A">
        <w:rPr>
          <w:lang w:eastAsia="zh-CN"/>
        </w:rPr>
        <w:t xml:space="preserve">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Submit processing tasks for all eligible poll branch schemes, which are selected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r>
        <w:rPr>
          <w:lang w:eastAsia="zh-CN"/>
        </w:rPr>
        <w:t>will be</w:t>
      </w:r>
      <w:r w:rsidR="00840717" w:rsidRPr="00184A3A">
        <w:rPr>
          <w:lang w:eastAsia="zh-CN"/>
        </w:rPr>
        <w:t xml:space="preserve"> regarded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0AC42A79" w14:textId="59CAAFBF" w:rsidR="00840717" w:rsidRPr="00184A3A" w:rsidRDefault="00840717" w:rsidP="0022765C">
      <w:pPr>
        <w:spacing w:after="0"/>
        <w:rPr>
          <w:lang w:eastAsia="zh-CN"/>
        </w:rPr>
      </w:pPr>
      <w:r w:rsidRPr="00184A3A">
        <w:rPr>
          <w:lang w:eastAsia="zh-CN"/>
        </w:rPr>
        <w:t xml:space="preserve">Upon each </w:t>
      </w:r>
      <w:proofErr w:type="gramStart"/>
      <w:r w:rsidRPr="00184A3A">
        <w:rPr>
          <w:lang w:eastAsia="zh-CN"/>
        </w:rPr>
        <w:t>poll branch scheme task submission</w:t>
      </w:r>
      <w:proofErr w:type="gramEnd"/>
      <w:r w:rsidR="000A468A">
        <w:rPr>
          <w:lang w:eastAsia="zh-CN"/>
        </w:rPr>
        <w:t>,</w:t>
      </w:r>
      <w:r w:rsidRPr="00184A3A">
        <w:rPr>
          <w:lang w:eastAsia="zh-CN"/>
        </w:rPr>
        <w:t xml:space="preserve"> the scheme info will be written into follow 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485BBB76" w14:textId="0C7533AA" w:rsidR="000A468A" w:rsidRDefault="000A468A" w:rsidP="0022765C">
      <w:pPr>
        <w:spacing w:after="0"/>
        <w:rPr>
          <w:lang w:eastAsia="zh-CN"/>
        </w:rPr>
      </w:pPr>
      <w:r>
        <w:rPr>
          <w:lang w:eastAsia="zh-CN"/>
        </w:rPr>
        <w:t>Upon any exceptions the process encounters,</w:t>
      </w:r>
      <w:r w:rsidRPr="00184A3A">
        <w:rPr>
          <w:lang w:eastAsia="zh-CN"/>
        </w:rPr>
        <w:t xml:space="preserve"> the </w:t>
      </w:r>
      <w:proofErr w:type="spellStart"/>
      <w:r>
        <w:rPr>
          <w:lang w:eastAsia="zh-CN"/>
        </w:rPr>
        <w:t>eceptions</w:t>
      </w:r>
      <w:proofErr w:type="spellEnd"/>
      <w:r w:rsidRPr="00184A3A">
        <w:rPr>
          <w:lang w:eastAsia="zh-CN"/>
        </w:rPr>
        <w:t xml:space="preserve"> will be written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2748FFBD" w14:textId="7777777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ListParagraph"/>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ListParagraph"/>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5C89144F" w14:textId="77777777" w:rsidR="00840717" w:rsidRPr="00184A3A" w:rsidRDefault="00840717" w:rsidP="00840717">
      <w:pPr>
        <w:rPr>
          <w:b/>
          <w:lang w:eastAsia="zh-CN"/>
        </w:rPr>
      </w:pPr>
    </w:p>
    <w:p w14:paraId="11DD0F84" w14:textId="77777777" w:rsidR="00840717" w:rsidRPr="00184A3A" w:rsidRDefault="00840717" w:rsidP="00E51271">
      <w:pPr>
        <w:pStyle w:val="Heading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Heading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Heading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Heading4"/>
      </w:pPr>
      <w:r w:rsidRPr="00184A3A">
        <w:t>User/Security Group</w:t>
      </w:r>
    </w:p>
    <w:p w14:paraId="5BD868EF" w14:textId="77777777" w:rsidR="00840717" w:rsidRPr="00184A3A" w:rsidRDefault="00840717" w:rsidP="00F40D30">
      <w:pPr>
        <w:rPr>
          <w:lang w:eastAsia="zh-CN"/>
        </w:rPr>
      </w:pPr>
      <w:r w:rsidRPr="00184A3A">
        <w:rPr>
          <w:lang w:eastAsia="zh-CN"/>
        </w:rPr>
        <w:t>This is a batch process belonging to the SYSTEM. So all auditable fields</w:t>
      </w:r>
    </w:p>
    <w:p w14:paraId="183E76A3" w14:textId="77777777" w:rsidR="00840717" w:rsidRPr="00184A3A" w:rsidRDefault="00840717" w:rsidP="00E51271">
      <w:pPr>
        <w:pStyle w:val="Heading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77777777" w:rsidR="0022765C" w:rsidRPr="0022765C" w:rsidRDefault="0022765C" w:rsidP="0022765C">
            <w:r w:rsidRPr="0022765C">
              <w:t>Failed to download target file</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77777777" w:rsidR="0022765C" w:rsidRPr="0022765C" w:rsidRDefault="0022765C" w:rsidP="0022765C">
            <w:r w:rsidRPr="0022765C">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Heading3"/>
      </w:pPr>
      <w:r w:rsidRPr="00184A3A">
        <w:lastRenderedPageBreak/>
        <w:t>Sales Data Real Time (POS - Staging) Task</w:t>
      </w:r>
    </w:p>
    <w:p w14:paraId="6D1BC139" w14:textId="77777777" w:rsidR="00840717" w:rsidRPr="00184A3A" w:rsidRDefault="00840717" w:rsidP="00E51271">
      <w:pPr>
        <w:pStyle w:val="Heading4"/>
      </w:pPr>
      <w:r w:rsidRPr="00184A3A">
        <w:t>Process/Work Flow</w:t>
      </w:r>
    </w:p>
    <w:p w14:paraId="5CD086D4" w14:textId="276387FF" w:rsidR="00840717" w:rsidRPr="00184A3A" w:rsidRDefault="0097011D" w:rsidP="0057159E">
      <w:pPr>
        <w:tabs>
          <w:tab w:val="left" w:pos="590"/>
          <w:tab w:val="center" w:pos="5400"/>
        </w:tabs>
        <w:rPr>
          <w:lang w:eastAsia="zh-CN"/>
        </w:rPr>
      </w:pPr>
      <w:r>
        <w:rPr>
          <w:lang w:eastAsia="zh-CN"/>
        </w:rPr>
        <w:tab/>
      </w:r>
      <w:r>
        <w:rPr>
          <w:lang w:eastAsia="zh-CN"/>
        </w:rPr>
        <w:tab/>
      </w:r>
      <w:r>
        <w:rPr>
          <w:noProof/>
          <w:lang w:eastAsia="zh-CN"/>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9611" cy="7844774"/>
                    </a:xfrm>
                    <a:prstGeom prst="rect">
                      <a:avLst/>
                    </a:prstGeom>
                  </pic:spPr>
                </pic:pic>
              </a:graphicData>
            </a:graphic>
          </wp:inline>
        </w:drawing>
      </w:r>
    </w:p>
    <w:p w14:paraId="46D15073" w14:textId="77777777" w:rsidR="00840717" w:rsidRPr="00184A3A" w:rsidRDefault="00840717" w:rsidP="00314780">
      <w:pPr>
        <w:rPr>
          <w:b/>
          <w:u w:val="single"/>
          <w:lang w:eastAsia="zh-CN"/>
        </w:rPr>
      </w:pPr>
      <w:r w:rsidRPr="00184A3A">
        <w:rPr>
          <w:b/>
          <w:u w:val="single"/>
          <w:lang w:eastAsia="zh-CN"/>
        </w:rPr>
        <w:lastRenderedPageBreak/>
        <w:t>Job Details</w:t>
      </w:r>
    </w:p>
    <w:p w14:paraId="67083905" w14:textId="785A3D0B" w:rsidR="00840717" w:rsidRPr="00184A3A" w:rsidRDefault="00840717" w:rsidP="00314780">
      <w:pPr>
        <w:jc w:val="both"/>
        <w:rPr>
          <w:lang w:eastAsia="zh-CN"/>
        </w:rPr>
      </w:pPr>
      <w:r w:rsidRPr="00184A3A">
        <w:rPr>
          <w:lang w:eastAsia="zh-CN"/>
        </w:rPr>
        <w:t xml:space="preserve">The scheduler job is considered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After polling SQL is successfully executed,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r>
        <w:rPr>
          <w:lang w:eastAsia="zh-CN"/>
        </w:rPr>
        <w:t>will be</w:t>
      </w:r>
      <w:r w:rsidR="00840717" w:rsidRPr="00184A3A">
        <w:rPr>
          <w:lang w:eastAsia="zh-CN"/>
        </w:rPr>
        <w:t xml:space="preserve"> regarded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newly selected poll scheme info, status = “SUBMITTED”, latest job indicator = “P”, the “</w:t>
      </w:r>
      <w:proofErr w:type="spellStart"/>
      <w:r w:rsidR="001C7E75">
        <w:rPr>
          <w:rFonts w:eastAsia="SimSun"/>
          <w:lang w:eastAsia="zh-CN"/>
        </w:rPr>
        <w:t>depend_on</w:t>
      </w:r>
      <w:proofErr w:type="spellEnd"/>
      <w:r w:rsidR="001C7E75">
        <w:rPr>
          <w:rFonts w:eastAsia="SimSun"/>
          <w:lang w:eastAsia="zh-CN"/>
        </w:rPr>
        <w:t xml:space="preserve">”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48C1C738" w:rsidR="00840717" w:rsidRPr="00184A3A" w:rsidRDefault="00840717" w:rsidP="0098195F">
            <w:pPr>
              <w:pStyle w:val="BodyText"/>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lastRenderedPageBreak/>
        <w:t>Logging</w:t>
      </w:r>
    </w:p>
    <w:p w14:paraId="26D3F760"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2CC5DA45" w14:textId="48E99744"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49549E92" w:rsidR="00840717" w:rsidRPr="0057159E" w:rsidRDefault="00840717" w:rsidP="00840717">
      <w:pPr>
        <w:spacing w:after="0" w:line="240" w:lineRule="auto"/>
        <w:ind w:left="360"/>
        <w:rPr>
          <w:color w:val="FF0000"/>
          <w:lang w:eastAsia="zh-CN"/>
        </w:rPr>
      </w:pPr>
      <w:r w:rsidRPr="00184A3A">
        <w:rPr>
          <w:lang w:eastAsia="zh-CN"/>
        </w:rPr>
        <w:t>/repos/esb/polling/input/dbf/backup/filename_yyyymmddhh24miss.dfb</w:t>
      </w:r>
      <w:r w:rsidR="00745A0E" w:rsidRPr="00184A3A">
        <w:rPr>
          <w:lang w:eastAsia="zh-CN"/>
        </w:rPr>
        <w:t xml:space="preserve"> </w:t>
      </w:r>
    </w:p>
    <w:p w14:paraId="22138C16" w14:textId="77777777" w:rsidR="00840717" w:rsidRPr="00184A3A" w:rsidRDefault="00840717" w:rsidP="00840717">
      <w:pPr>
        <w:spacing w:after="0" w:line="240" w:lineRule="auto"/>
        <w:ind w:left="360"/>
        <w:rPr>
          <w:lang w:eastAsia="zh-CN"/>
        </w:rPr>
      </w:pPr>
      <w:r w:rsidRPr="00184A3A">
        <w:rPr>
          <w:lang w:eastAsia="zh-CN"/>
        </w:rPr>
        <w:t>/repos/</w:t>
      </w:r>
      <w:proofErr w:type="spellStart"/>
      <w:r w:rsidRPr="00184A3A">
        <w:rPr>
          <w:lang w:eastAsia="zh-CN"/>
        </w:rPr>
        <w:t>esb</w:t>
      </w:r>
      <w:proofErr w:type="spellEnd"/>
      <w:r w:rsidRPr="00184A3A">
        <w:rPr>
          <w:lang w:eastAsia="zh-CN"/>
        </w:rPr>
        <w:t>/polling/input/dbf/error/filename_yyyymmddhh24miss.dbf</w:t>
      </w:r>
    </w:p>
    <w:p w14:paraId="62F1F731" w14:textId="3171530F" w:rsidR="00840717" w:rsidRPr="00184A3A" w:rsidRDefault="00114CE9" w:rsidP="00840717">
      <w:pPr>
        <w:spacing w:after="0" w:line="240" w:lineRule="auto"/>
        <w:ind w:left="360"/>
        <w:rPr>
          <w:lang w:eastAsia="zh-CN"/>
        </w:rPr>
      </w:pPr>
      <w:r>
        <w:rPr>
          <w:lang w:eastAsia="zh-CN"/>
        </w:rPr>
        <w:t>/repos/esb/polling/input/t</w:t>
      </w:r>
      <w:r w:rsidR="00840717" w:rsidRPr="00184A3A">
        <w:rPr>
          <w:lang w:eastAsia="zh-CN"/>
        </w:rPr>
        <w:t>xt/source/filename_yyyymmddhh24miss.txt</w:t>
      </w:r>
    </w:p>
    <w:p w14:paraId="77A4EC69" w14:textId="638C217E" w:rsidR="00840717" w:rsidRPr="00184A3A" w:rsidRDefault="00840717" w:rsidP="00840717">
      <w:pPr>
        <w:spacing w:after="0" w:line="240" w:lineRule="auto"/>
        <w:ind w:left="360"/>
        <w:rPr>
          <w:lang w:eastAsia="zh-CN"/>
        </w:rPr>
      </w:pPr>
      <w:r w:rsidRPr="00184A3A">
        <w:rPr>
          <w:lang w:eastAsia="zh-CN"/>
        </w:rPr>
        <w:t>/repos/esb/polling/input/txt/backup/filename_yyyymmddhh24miss.txt</w:t>
      </w:r>
    </w:p>
    <w:p w14:paraId="0D0E81A4" w14:textId="11EDBDB6" w:rsidR="00840717" w:rsidRPr="00184A3A" w:rsidRDefault="00840717" w:rsidP="00840717">
      <w:pPr>
        <w:spacing w:after="0" w:line="240" w:lineRule="auto"/>
        <w:ind w:left="360"/>
        <w:rPr>
          <w:lang w:eastAsia="zh-CN"/>
        </w:rPr>
      </w:pPr>
      <w:r w:rsidRPr="00184A3A">
        <w:rPr>
          <w:lang w:eastAsia="zh-CN"/>
        </w:rPr>
        <w:t>/repos/esb/polling/input/t</w:t>
      </w:r>
      <w:bookmarkStart w:id="47" w:name="_GoBack"/>
      <w:bookmarkEnd w:id="47"/>
      <w:r w:rsidRPr="00184A3A">
        <w:rPr>
          <w:lang w:eastAsia="zh-CN"/>
        </w:rPr>
        <w:t>xt/error/filename_yyyymmddhh24miss.txt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0B57B432" w14:textId="211EEE5E" w:rsidR="00314780" w:rsidRDefault="00840717" w:rsidP="00314780">
      <w:pPr>
        <w:ind w:left="360"/>
        <w:rPr>
          <w:lang w:eastAsia="zh-CN"/>
        </w:rPr>
      </w:pPr>
      <w:r w:rsidRPr="00184A3A">
        <w:rPr>
          <w:lang w:eastAsia="zh-CN"/>
        </w:rPr>
        <w:t>In the process of the task, it will be regarded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ListParagraph"/>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ListParagraph"/>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ListParagraph"/>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Heading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This is a batch process belonging to the SYSTEM. So all auditable fields</w:t>
      </w:r>
      <w:r w:rsidR="000E26CF">
        <w:rPr>
          <w:lang w:eastAsia="zh-CN"/>
        </w:rPr>
        <w:t xml:space="preserve"> of user will be “SYSTEM”</w:t>
      </w:r>
    </w:p>
    <w:p w14:paraId="07245F17"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lastRenderedPageBreak/>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357672">
            <w:pPr>
              <w:pStyle w:val="BodyText"/>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Heading3"/>
      </w:pPr>
      <w:r w:rsidRPr="00184A3A">
        <w:lastRenderedPageBreak/>
        <w:t>Sales Data Real Time (</w:t>
      </w:r>
      <w:r>
        <w:t>Staging to EDW</w:t>
      </w:r>
      <w:r w:rsidRPr="00184A3A">
        <w:t>) Task</w:t>
      </w:r>
    </w:p>
    <w:p w14:paraId="243EFCD0" w14:textId="77777777" w:rsidR="006256CC" w:rsidRPr="00184A3A" w:rsidRDefault="006256CC" w:rsidP="00E51271">
      <w:pPr>
        <w:pStyle w:val="Heading4"/>
      </w:pPr>
      <w:r w:rsidRPr="00184A3A">
        <w:t>Process/Work Flow</w:t>
      </w:r>
    </w:p>
    <w:p w14:paraId="1F7573BB" w14:textId="6060E2CC" w:rsidR="006256CC" w:rsidRPr="00184A3A" w:rsidRDefault="000A43A6" w:rsidP="006256CC">
      <w:pPr>
        <w:jc w:val="center"/>
        <w:rPr>
          <w:lang w:eastAsia="zh-CN"/>
        </w:rPr>
      </w:pPr>
      <w:ins w:id="48" w:author="Edward Leung" w:date="2017-01-17T16:35:00Z">
        <w:r>
          <w:rPr>
            <w:noProof/>
            <w:lang w:eastAsia="zh-CN"/>
          </w:rPr>
          <mc:AlternateContent>
            <mc:Choice Requires="wps">
              <w:drawing>
                <wp:anchor distT="0" distB="0" distL="114300" distR="114300" simplePos="0" relativeHeight="251697152" behindDoc="0" locked="0" layoutInCell="1" allowOverlap="1" wp14:anchorId="7FE9A1E5" wp14:editId="254D1E01">
                  <wp:simplePos x="0" y="0"/>
                  <wp:positionH relativeFrom="column">
                    <wp:posOffset>3516630</wp:posOffset>
                  </wp:positionH>
                  <wp:positionV relativeFrom="paragraph">
                    <wp:posOffset>6551560</wp:posOffset>
                  </wp:positionV>
                  <wp:extent cx="806059" cy="262998"/>
                  <wp:effectExtent l="0" t="0" r="13335" b="22860"/>
                  <wp:wrapNone/>
                  <wp:docPr id="4" name="Text Box 4"/>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5F068" w14:textId="136AA59A" w:rsidR="00877213" w:rsidRDefault="00877213">
                              <w:ins w:id="49" w:author="Edward Leung" w:date="2017-01-17T16:35:00Z">
                                <w:r>
                                  <w:t xml:space="preserve">Verify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A1E5" id="Text Box 4" o:spid="_x0000_s1071" type="#_x0000_t202" style="position:absolute;left:0;text-align:left;margin-left:276.9pt;margin-top:515.85pt;width:63.45pt;height:2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" fillcolor="white [3201]" strokeweight=".5pt">
                  <v:textbox>
                    <w:txbxContent>
                      <w:p w14:paraId="56D5F068" w14:textId="136AA59A" w:rsidR="00877213" w:rsidRDefault="00877213">
                        <w:ins w:id="50" w:author="Edward Leung" w:date="2017-01-17T16:35:00Z">
                          <w:r>
                            <w:t xml:space="preserve">Verify </w:t>
                          </w:r>
                        </w:ins>
                      </w:p>
                    </w:txbxContent>
                  </v:textbox>
                </v:shape>
              </w:pict>
            </mc:Fallback>
          </mc:AlternateContent>
        </w:r>
        <w:r>
          <w:rPr>
            <w:noProof/>
            <w:lang w:eastAsia="zh-CN"/>
          </w:rPr>
          <mc:AlternateContent>
            <mc:Choice Requires="wps">
              <w:drawing>
                <wp:anchor distT="0" distB="0" distL="114300" distR="114300" simplePos="0" relativeHeight="251695104" behindDoc="0" locked="0" layoutInCell="1" allowOverlap="1" wp14:anchorId="08B58F40" wp14:editId="2F20CA7C">
                  <wp:simplePos x="0" y="0"/>
                  <wp:positionH relativeFrom="column">
                    <wp:posOffset>3516756</wp:posOffset>
                  </wp:positionH>
                  <wp:positionV relativeFrom="paragraph">
                    <wp:posOffset>5828274</wp:posOffset>
                  </wp:positionV>
                  <wp:extent cx="806059" cy="262998"/>
                  <wp:effectExtent l="0" t="0" r="13335" b="22860"/>
                  <wp:wrapNone/>
                  <wp:docPr id="3" name="Text Box 3"/>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59845" w14:textId="71245827" w:rsidR="00877213" w:rsidRDefault="00877213">
                              <w:ins w:id="50" w:author="Edward Leung" w:date="2017-01-17T16:35:00Z">
                                <w:r>
                                  <w:t xml:space="preserve">Write data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8F40" id="Text Box 3" o:spid="_x0000_s1072" type="#_x0000_t202" style="position:absolute;left:0;text-align:left;margin-left:276.9pt;margin-top:458.9pt;width:63.45pt;height:20.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" fillcolor="white [3201]" strokeweight=".5pt">
                  <v:textbox>
                    <w:txbxContent>
                      <w:p w14:paraId="25759845" w14:textId="71245827" w:rsidR="00877213" w:rsidRDefault="00877213">
                        <w:ins w:id="52" w:author="Edward Leung" w:date="2017-01-17T16:35:00Z">
                          <w:r>
                            <w:t xml:space="preserve">Write data </w:t>
                          </w:r>
                        </w:ins>
                      </w:p>
                    </w:txbxContent>
                  </v:textbox>
                </v:shape>
              </w:pict>
            </mc:Fallback>
          </mc:AlternateContent>
        </w:r>
      </w:ins>
      <w:r w:rsidR="00752D45">
        <w:rPr>
          <w:noProof/>
          <w:lang w:eastAsia="zh-CN"/>
        </w:rPr>
        <w:drawing>
          <wp:inline distT="0" distB="0" distL="0" distR="0" wp14:anchorId="6189DA83" wp14:editId="62830BFA">
            <wp:extent cx="4316315" cy="767372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113" cy="7698250"/>
                    </a:xfrm>
                    <a:prstGeom prst="rect">
                      <a:avLst/>
                    </a:prstGeom>
                  </pic:spPr>
                </pic:pic>
              </a:graphicData>
            </a:graphic>
          </wp:inline>
        </w:drawing>
      </w:r>
    </w:p>
    <w:p w14:paraId="77E5A14D" w14:textId="77777777" w:rsidR="006256CC" w:rsidRPr="00184A3A" w:rsidRDefault="006256CC" w:rsidP="006256CC">
      <w:pPr>
        <w:ind w:left="360"/>
        <w:rPr>
          <w:b/>
          <w:u w:val="single"/>
          <w:lang w:eastAsia="zh-CN"/>
        </w:rPr>
      </w:pPr>
      <w:r w:rsidRPr="00184A3A">
        <w:rPr>
          <w:b/>
          <w:u w:val="single"/>
          <w:lang w:eastAsia="zh-CN"/>
        </w:rPr>
        <w:lastRenderedPageBreak/>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is considered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53398F" w:rsidRDefault="00357672" w:rsidP="00DC3CEA">
      <w:pPr>
        <w:tabs>
          <w:tab w:val="left" w:pos="1350"/>
        </w:tabs>
        <w:ind w:left="1350" w:hanging="990"/>
        <w:rPr>
          <w:rFonts w:eastAsia="SimSun"/>
          <w:lang w:eastAsia="zh-CN"/>
          <w:rPrChange w:id="51" w:author="Steven Chen" w:date="2017-02-01T14:15:00Z">
            <w:rPr>
              <w:lang w:eastAsia="zh-CN"/>
            </w:rPr>
          </w:rPrChange>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 xml:space="preserve">ich process ID = </w:t>
      </w:r>
      <w:proofErr w:type="spellStart"/>
      <w:r w:rsidR="00045CEC">
        <w:rPr>
          <w:lang w:eastAsia="zh-CN"/>
        </w:rPr>
        <w:t>depend_o</w:t>
      </w:r>
      <w:r w:rsidR="00ED4AAB">
        <w:rPr>
          <w:lang w:eastAsia="zh-CN"/>
        </w:rPr>
        <w:t>n</w:t>
      </w:r>
      <w:proofErr w:type="spellEnd"/>
      <w:r w:rsidR="00ED4AAB">
        <w:rPr>
          <w:lang w:eastAsia="zh-CN"/>
        </w:rPr>
        <w:t xml:space="preserve"> field value (</w:t>
      </w:r>
      <w:proofErr w:type="spellStart"/>
      <w:r w:rsidR="00ED4AAB">
        <w:rPr>
          <w:lang w:eastAsia="zh-CN"/>
        </w:rPr>
        <w:t>processID</w:t>
      </w:r>
      <w:proofErr w:type="spellEnd"/>
      <w:r w:rsidR="00ED4AAB">
        <w:rPr>
          <w:lang w:eastAsia="zh-CN"/>
        </w:rPr>
        <w:t xml:space="preserve">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2D2232C8"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is successfully </w:t>
      </w:r>
      <w:r w:rsidR="00ED4AAB">
        <w:rPr>
          <w:lang w:eastAsia="zh-CN"/>
        </w:rPr>
        <w:t>run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ins w:id="52" w:author="Edward Leung" w:date="2017-01-17T16:52:00Z">
        <w:r w:rsidR="008B15A7">
          <w:rPr>
            <w:lang w:eastAsia="zh-CN"/>
          </w:rPr>
          <w:t xml:space="preserve"> If the check sum process fails, the task will roll back all the records written or updated.</w:t>
        </w:r>
      </w:ins>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If all steps of the task are successfully submitted,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BodyText"/>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BodyText"/>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BodyText"/>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BodyText"/>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BodyText"/>
            </w:pPr>
            <w:r>
              <w:t>“SUBMITTED”</w:t>
            </w:r>
          </w:p>
          <w:p w14:paraId="60E01D06" w14:textId="77777777" w:rsidR="006256CC" w:rsidRPr="00184A3A" w:rsidRDefault="006256CC" w:rsidP="00304118">
            <w:pPr>
              <w:pStyle w:val="BodyText"/>
            </w:pPr>
            <w:r w:rsidRPr="00184A3A">
              <w:t>“PROGRESS”</w:t>
            </w:r>
          </w:p>
          <w:p w14:paraId="10C65456" w14:textId="77777777" w:rsidR="006256CC" w:rsidRPr="00184A3A" w:rsidRDefault="006256CC" w:rsidP="00304118">
            <w:pPr>
              <w:pStyle w:val="BodyText"/>
            </w:pPr>
            <w:r w:rsidRPr="00184A3A">
              <w:t xml:space="preserve"> “FAILED”</w:t>
            </w:r>
          </w:p>
          <w:p w14:paraId="239E22F6" w14:textId="77777777" w:rsidR="006256CC" w:rsidRPr="00184A3A" w:rsidRDefault="006256CC" w:rsidP="00304118">
            <w:pPr>
              <w:pStyle w:val="BodyText"/>
            </w:pPr>
            <w:r w:rsidRPr="00184A3A">
              <w:t>“COMPLETE”</w:t>
            </w:r>
          </w:p>
        </w:tc>
        <w:tc>
          <w:tcPr>
            <w:tcW w:w="5588" w:type="dxa"/>
          </w:tcPr>
          <w:p w14:paraId="6059EE1D" w14:textId="492A5FFB" w:rsidR="00304118" w:rsidRDefault="00480B7A" w:rsidP="00304118">
            <w:pPr>
              <w:pStyle w:val="BodyText"/>
            </w:pPr>
            <w:r>
              <w:t>“SUBMITTED”</w:t>
            </w:r>
            <w:r w:rsidR="00D73A04">
              <w:t xml:space="preserve"> when the task is submitted into thread pool and queuing for execution</w:t>
            </w:r>
          </w:p>
          <w:p w14:paraId="04B0084B" w14:textId="7FCCEBE3" w:rsidR="006256CC" w:rsidRPr="00184A3A" w:rsidRDefault="00D73A04" w:rsidP="00304118">
            <w:pPr>
              <w:pStyle w:val="BodyText"/>
            </w:pPr>
            <w:r>
              <w:t xml:space="preserve">“PROGRESS” when task starts execution </w:t>
            </w:r>
            <w:r w:rsidR="006256CC" w:rsidRPr="00184A3A">
              <w:t>and successfully insert log into DB.</w:t>
            </w:r>
          </w:p>
          <w:p w14:paraId="703ADF50" w14:textId="77777777" w:rsidR="006256CC" w:rsidRPr="00184A3A" w:rsidRDefault="006256CC" w:rsidP="00304118">
            <w:pPr>
              <w:pStyle w:val="BodyText"/>
            </w:pPr>
            <w:r w:rsidRPr="00184A3A">
              <w:t xml:space="preserve"> “FAILED” when encounter errors processing the source and the poll branch scheme.</w:t>
            </w:r>
          </w:p>
          <w:p w14:paraId="1D95F780" w14:textId="1A79ABD5" w:rsidR="006256CC" w:rsidRPr="00184A3A" w:rsidRDefault="006256CC" w:rsidP="00304118">
            <w:pPr>
              <w:pStyle w:val="BodyText"/>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522C1E83" w14:textId="1ECEB790" w:rsidR="006256CC" w:rsidRPr="00184A3A" w:rsidRDefault="006256CC" w:rsidP="006256CC">
      <w:pPr>
        <w:ind w:left="360"/>
        <w:rPr>
          <w:lang w:eastAsia="zh-CN"/>
        </w:rPr>
      </w:pPr>
      <w:r w:rsidRPr="00184A3A">
        <w:rPr>
          <w:lang w:eastAsia="zh-CN"/>
        </w:rPr>
        <w:lastRenderedPageBreak/>
        <w:t xml:space="preserve">Upon each </w:t>
      </w:r>
      <w:r w:rsidR="00357672">
        <w:rPr>
          <w:lang w:eastAsia="zh-CN"/>
        </w:rPr>
        <w:t>“</w:t>
      </w:r>
      <w:r w:rsidRPr="00184A3A">
        <w:rPr>
          <w:lang w:eastAsia="zh-CN"/>
        </w:rPr>
        <w:t>poll branch scheme task</w:t>
      </w:r>
      <w:r w:rsidR="00357672">
        <w:rPr>
          <w:lang w:eastAsia="zh-CN"/>
        </w:rPr>
        <w:t>”</w:t>
      </w:r>
      <w:ins w:id="53" w:author="Edward Leung" w:date="2017-01-17T16:43:00Z">
        <w:r w:rsidR="000A43A6">
          <w:rPr>
            <w:lang w:eastAsia="zh-CN"/>
          </w:rPr>
          <w:t xml:space="preserve"> – (</w:t>
        </w:r>
      </w:ins>
      <w:proofErr w:type="spellStart"/>
      <w:ins w:id="54" w:author="Edward Leung" w:date="2017-01-17T16:44:00Z">
        <w:r w:rsidR="000A43A6">
          <w:rPr>
            <w:lang w:eastAsia="zh-CN"/>
          </w:rPr>
          <w:t>e.g</w:t>
        </w:r>
        <w:proofErr w:type="spellEnd"/>
        <w:r w:rsidR="000A43A6">
          <w:rPr>
            <w:lang w:eastAsia="zh-CN"/>
          </w:rPr>
          <w:t xml:space="preserve"> POS to Staging or Staging to EDW</w:t>
        </w:r>
      </w:ins>
      <w:proofErr w:type="gramStart"/>
      <w:ins w:id="55" w:author="Edward Leung" w:date="2017-01-17T16:43:00Z">
        <w:r w:rsidR="000A43A6">
          <w:rPr>
            <w:lang w:eastAsia="zh-CN"/>
          </w:rPr>
          <w:t xml:space="preserve">) </w:t>
        </w:r>
      </w:ins>
      <w:r w:rsidRPr="00184A3A">
        <w:rPr>
          <w:lang w:eastAsia="zh-CN"/>
        </w:rPr>
        <w:t xml:space="preserve"> submission</w:t>
      </w:r>
      <w:proofErr w:type="gramEnd"/>
      <w:r w:rsidRPr="00184A3A">
        <w:rPr>
          <w:lang w:eastAsia="zh-CN"/>
        </w:rPr>
        <w:t>: the scheme info will be written into follow format:</w:t>
      </w:r>
    </w:p>
    <w:p w14:paraId="68AA4803" w14:textId="6AFE5684" w:rsidR="000A43A6" w:rsidRPr="000A43A6" w:rsidRDefault="000A43A6" w:rsidP="000C1E64">
      <w:pPr>
        <w:ind w:left="360"/>
        <w:rPr>
          <w:ins w:id="56" w:author="Edward Leung" w:date="2017-01-17T16:43:00Z"/>
          <w:b/>
          <w:lang w:eastAsia="zh-CN"/>
          <w:rPrChange w:id="57" w:author="Edward Leung" w:date="2017-01-17T16:43:00Z">
            <w:rPr>
              <w:ins w:id="58" w:author="Edward Leung" w:date="2017-01-17T16:43:00Z"/>
              <w:lang w:eastAsia="zh-CN"/>
            </w:rPr>
          </w:rPrChange>
        </w:rPr>
      </w:pPr>
      <w:ins w:id="59" w:author="Edward Leung" w:date="2017-01-17T16:43:00Z">
        <w:r>
          <w:rPr>
            <w:b/>
            <w:lang w:eastAsia="zh-CN"/>
          </w:rPr>
          <w:t xml:space="preserve">INFORMATION Related Log: </w:t>
        </w:r>
      </w:ins>
    </w:p>
    <w:p w14:paraId="46FE7900" w14:textId="64C4A3A3" w:rsidR="000C1E64" w:rsidRDefault="000C1E64" w:rsidP="000C1E64">
      <w:pPr>
        <w:ind w:left="360"/>
        <w:rPr>
          <w:ins w:id="60" w:author="Edward Leung" w:date="2017-01-17T16:43:00Z"/>
          <w:lang w:eastAsia="zh-CN"/>
        </w:rPr>
      </w:pPr>
      <w:r w:rsidRPr="00184A3A">
        <w:rPr>
          <w:lang w:eastAsia="zh-CN"/>
        </w:rPr>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ins w:id="61" w:author="Edward Leung" w:date="2017-01-17T16:42:00Z">
        <w:r w:rsidR="000A43A6">
          <w:rPr>
            <w:lang w:eastAsia="zh-CN"/>
          </w:rPr>
          <w:t xml:space="preserve"> </w:t>
        </w:r>
      </w:ins>
    </w:p>
    <w:p w14:paraId="05DCB7FD" w14:textId="45C9D507" w:rsidR="000A43A6" w:rsidRPr="000A43A6" w:rsidRDefault="000A43A6" w:rsidP="000C1E64">
      <w:pPr>
        <w:ind w:left="360"/>
        <w:rPr>
          <w:b/>
          <w:lang w:eastAsia="zh-CN"/>
          <w:rPrChange w:id="62" w:author="Edward Leung" w:date="2017-01-17T16:43:00Z">
            <w:rPr>
              <w:lang w:eastAsia="zh-CN"/>
            </w:rPr>
          </w:rPrChange>
        </w:rPr>
      </w:pPr>
      <w:ins w:id="63" w:author="Edward Leung" w:date="2017-01-17T16:43:00Z">
        <w:r w:rsidRPr="000A43A6">
          <w:rPr>
            <w:b/>
            <w:lang w:eastAsia="zh-CN"/>
            <w:rPrChange w:id="64" w:author="Edward Leung" w:date="2017-01-17T16:43:00Z">
              <w:rPr>
                <w:lang w:eastAsia="zh-CN"/>
              </w:rPr>
            </w:rPrChange>
          </w:rPr>
          <w:t>ERROR</w:t>
        </w:r>
        <w:r>
          <w:rPr>
            <w:b/>
            <w:lang w:eastAsia="zh-CN"/>
          </w:rPr>
          <w:t xml:space="preserve"> Related Log: </w:t>
        </w:r>
      </w:ins>
    </w:p>
    <w:p w14:paraId="1EF3AD61" w14:textId="0C3A8C81" w:rsidR="006256CC" w:rsidRDefault="000C1E64" w:rsidP="0057159E">
      <w:pPr>
        <w:ind w:left="360"/>
        <w:rPr>
          <w:ins w:id="65" w:author="Edward Leung" w:date="2017-01-17T16:42:00Z"/>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66C6920F" w14:textId="77777777" w:rsidR="000A43A6" w:rsidRDefault="000A43A6" w:rsidP="0057159E">
      <w:pPr>
        <w:ind w:left="360"/>
        <w:rPr>
          <w:ins w:id="66" w:author="Edward Leung" w:date="2017-01-17T16:42:00Z"/>
          <w:lang w:eastAsia="zh-CN"/>
        </w:rPr>
      </w:pPr>
    </w:p>
    <w:p w14:paraId="6ADE2E3A" w14:textId="5FA3E201" w:rsidR="000A43A6" w:rsidRPr="00184A3A" w:rsidDel="008B15A7" w:rsidRDefault="000A43A6" w:rsidP="0057159E">
      <w:pPr>
        <w:ind w:left="360"/>
        <w:rPr>
          <w:del w:id="67" w:author="Edward Leung" w:date="2017-01-17T16:48:00Z"/>
          <w:lang w:eastAsia="zh-CN"/>
        </w:rPr>
      </w:pP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17C78785"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In the process of the task, it will be regarded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Heading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This is a batch process belonging to the SYSTEM. So all auditable fields</w:t>
      </w:r>
      <w:r w:rsidR="00E30E58">
        <w:rPr>
          <w:lang w:eastAsia="zh-CN"/>
        </w:rPr>
        <w:t xml:space="preserve"> of user will refer to “SYSTEM”</w:t>
      </w:r>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70E4DFF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BodyText"/>
              <w:rPr>
                <w:b/>
              </w:rPr>
            </w:pPr>
            <w:r w:rsidRPr="00184A3A">
              <w:rPr>
                <w:b/>
              </w:rPr>
              <w:t>Error Code</w:t>
            </w:r>
          </w:p>
        </w:tc>
        <w:tc>
          <w:tcPr>
            <w:tcW w:w="1260" w:type="dxa"/>
            <w:shd w:val="clear" w:color="auto" w:fill="C6D9F1"/>
          </w:tcPr>
          <w:p w14:paraId="5C1CE422" w14:textId="77777777" w:rsidR="006256CC" w:rsidRPr="00184A3A" w:rsidRDefault="006256CC" w:rsidP="00357672">
            <w:pPr>
              <w:pStyle w:val="BodyText"/>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BodyText"/>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lastRenderedPageBreak/>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Heading2"/>
      </w:pPr>
      <w:bookmarkStart w:id="68" w:name="_Toc472133128"/>
      <w:r w:rsidRPr="00184A3A">
        <w:lastRenderedPageBreak/>
        <w:t>Sales Data EOD Polling Batch Job (POS-Staging)</w:t>
      </w:r>
      <w:bookmarkEnd w:id="68"/>
    </w:p>
    <w:p w14:paraId="46811837" w14:textId="77777777" w:rsidR="00840717" w:rsidRPr="00184A3A" w:rsidRDefault="00840717" w:rsidP="00900E50">
      <w:pPr>
        <w:pStyle w:val="Heading3"/>
      </w:pPr>
      <w:r w:rsidRPr="00184A3A">
        <w:t>Description</w:t>
      </w:r>
    </w:p>
    <w:p w14:paraId="618AC434" w14:textId="77777777" w:rsidR="00840717" w:rsidRPr="00184A3A" w:rsidRDefault="00840717" w:rsidP="00F40D30">
      <w:pPr>
        <w:rPr>
          <w:lang w:eastAsia="zh-CN"/>
        </w:rPr>
      </w:pPr>
      <w:r w:rsidRPr="00184A3A">
        <w:rPr>
          <w:lang w:eastAsia="zh-CN"/>
        </w:rPr>
        <w:t xml:space="preserve">The scheduled batch job runs in the configurable time interval (e.g. 5 </w:t>
      </w:r>
      <w:proofErr w:type="spellStart"/>
      <w:r w:rsidRPr="00184A3A">
        <w:rPr>
          <w:lang w:eastAsia="zh-CN"/>
        </w:rPr>
        <w:t>mins</w:t>
      </w:r>
      <w:proofErr w:type="spellEnd"/>
      <w:r w:rsidRPr="00184A3A">
        <w:rPr>
          <w:lang w:eastAsia="zh-CN"/>
        </w:rPr>
        <w:t xml:space="preserve">) to monitor EOD indication data table (e.g. HIST_POSSYSTEM). This is the pre-requisite batch job of the other </w:t>
      </w:r>
      <w:proofErr w:type="gramStart"/>
      <w:r w:rsidRPr="00184A3A">
        <w:rPr>
          <w:lang w:eastAsia="zh-CN"/>
        </w:rPr>
        <w:t>batch which</w:t>
      </w:r>
      <w:proofErr w:type="gramEnd"/>
      <w:r w:rsidRPr="00184A3A">
        <w:rPr>
          <w:lang w:eastAsia="zh-CN"/>
        </w:rPr>
        <w:t xml:space="preserve"> push real time sales data from staging database into EDW.</w:t>
      </w:r>
    </w:p>
    <w:p w14:paraId="2395F102"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In below session there will be the details descriptions about</w:t>
      </w:r>
      <w:r w:rsidR="00357672">
        <w:rPr>
          <w:lang w:eastAsia="zh-CN"/>
        </w:rPr>
        <w:t>:</w:t>
      </w:r>
    </w:p>
    <w:p w14:paraId="5320CB46" w14:textId="54804033" w:rsidR="00840717" w:rsidRPr="00184A3A" w:rsidRDefault="00840717" w:rsidP="00840717">
      <w:pPr>
        <w:pStyle w:val="ListParagraph"/>
        <w:numPr>
          <w:ilvl w:val="0"/>
          <w:numId w:val="6"/>
        </w:numPr>
        <w:ind w:left="360" w:firstLine="0"/>
        <w:rPr>
          <w:lang w:eastAsia="zh-CN"/>
        </w:rPr>
      </w:pPr>
      <w:r w:rsidRPr="00184A3A">
        <w:rPr>
          <w:lang w:eastAsia="zh-CN"/>
        </w:rPr>
        <w:t xml:space="preserve">Sales Data </w:t>
      </w:r>
      <w:r w:rsidR="000F2901">
        <w:rPr>
          <w:lang w:eastAsia="zh-CN"/>
        </w:rPr>
        <w:t>EOD</w:t>
      </w:r>
      <w:r w:rsidRPr="00184A3A">
        <w:rPr>
          <w:lang w:eastAsia="zh-CN"/>
        </w:rPr>
        <w:t xml:space="preserve"> (POS - Staging) Scheduler</w:t>
      </w:r>
    </w:p>
    <w:p w14:paraId="2C2310F3" w14:textId="572BBBAB" w:rsidR="00840717" w:rsidRDefault="00840717" w:rsidP="00840717">
      <w:pPr>
        <w:pStyle w:val="ListParagraph"/>
        <w:numPr>
          <w:ilvl w:val="0"/>
          <w:numId w:val="6"/>
        </w:numPr>
        <w:ind w:left="360" w:firstLine="0"/>
        <w:rPr>
          <w:lang w:eastAsia="zh-CN"/>
        </w:rPr>
      </w:pPr>
      <w:r w:rsidRPr="00184A3A">
        <w:rPr>
          <w:lang w:eastAsia="zh-CN"/>
        </w:rPr>
        <w:t xml:space="preserve">Sales Data </w:t>
      </w:r>
      <w:r w:rsidR="000F2901">
        <w:rPr>
          <w:lang w:eastAsia="zh-CN"/>
        </w:rPr>
        <w:t>EOD</w:t>
      </w:r>
      <w:r w:rsidRPr="00184A3A">
        <w:rPr>
          <w:lang w:eastAsia="zh-CN"/>
        </w:rPr>
        <w:t xml:space="preserve"> (POS - Staging) Task</w:t>
      </w:r>
    </w:p>
    <w:p w14:paraId="584E0FEB" w14:textId="43CB727A" w:rsidR="00840717" w:rsidRPr="00184A3A" w:rsidRDefault="000F2901" w:rsidP="00877213">
      <w:pPr>
        <w:pStyle w:val="ListParagraph"/>
        <w:numPr>
          <w:ilvl w:val="0"/>
          <w:numId w:val="6"/>
        </w:numPr>
        <w:rPr>
          <w:lang w:eastAsia="zh-CN"/>
        </w:rPr>
      </w:pPr>
      <w:r>
        <w:rPr>
          <w:lang w:eastAsia="zh-CN"/>
        </w:rPr>
        <w:t>Sales Dsat EOD (Staging – EDW) Task</w:t>
      </w:r>
    </w:p>
    <w:p w14:paraId="45C59BD0" w14:textId="77777777" w:rsidR="00840717" w:rsidRPr="00184A3A" w:rsidRDefault="00840717" w:rsidP="00900E50">
      <w:pPr>
        <w:pStyle w:val="Heading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Heading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Heading3"/>
      </w:pPr>
      <w:r w:rsidRPr="00184A3A">
        <w:lastRenderedPageBreak/>
        <w:t>Sales Data EOD Scheduler</w:t>
      </w:r>
    </w:p>
    <w:p w14:paraId="2AD75687" w14:textId="77777777" w:rsidR="00840717" w:rsidRPr="00184A3A" w:rsidRDefault="00840717" w:rsidP="00E51271">
      <w:pPr>
        <w:pStyle w:val="Heading4"/>
      </w:pPr>
      <w:r w:rsidRPr="00184A3A">
        <w:t>Process/Work Flow</w:t>
      </w:r>
    </w:p>
    <w:p w14:paraId="221F422D" w14:textId="52AA75D3" w:rsidR="00840717" w:rsidRPr="00184A3A" w:rsidRDefault="00A2674E" w:rsidP="00F40D30">
      <w:pPr>
        <w:ind w:left="360"/>
        <w:jc w:val="center"/>
        <w:rPr>
          <w:b/>
          <w:lang w:eastAsia="zh-CN"/>
        </w:rPr>
      </w:pPr>
      <w:r>
        <w:rPr>
          <w:noProof/>
          <w:lang w:eastAsia="zh-CN"/>
        </w:rPr>
        <w:drawing>
          <wp:inline distT="0" distB="0" distL="0" distR="0" wp14:anchorId="70289989" wp14:editId="02E656F5">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lastRenderedPageBreak/>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will be triggered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 xml:space="preserve">Submit EOD processing tasks for all eligible poll branch </w:t>
      </w:r>
      <w:proofErr w:type="gramStart"/>
      <w:r w:rsidR="00840717" w:rsidRPr="00184A3A">
        <w:rPr>
          <w:lang w:eastAsia="zh-CN"/>
        </w:rPr>
        <w:t>schemes which</w:t>
      </w:r>
      <w:proofErr w:type="gramEnd"/>
      <w:r w:rsidR="00840717" w:rsidRPr="00184A3A">
        <w:rPr>
          <w:lang w:eastAsia="zh-CN"/>
        </w:rPr>
        <w:t xml:space="preserve">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04050161" w14:textId="77777777" w:rsidR="00840717" w:rsidRPr="00184A3A" w:rsidRDefault="00840717" w:rsidP="00840717">
      <w:pPr>
        <w:ind w:left="360"/>
        <w:rPr>
          <w:lang w:eastAsia="zh-CN"/>
        </w:rPr>
      </w:pPr>
      <w:r w:rsidRPr="00184A3A">
        <w:rPr>
          <w:lang w:eastAsia="zh-CN"/>
        </w:rPr>
        <w:t xml:space="preserve">Upon each poll branch scheme </w:t>
      </w:r>
      <w:proofErr w:type="gramStart"/>
      <w:r w:rsidRPr="00184A3A">
        <w:rPr>
          <w:lang w:eastAsia="zh-CN"/>
        </w:rPr>
        <w:t>EOD</w:t>
      </w:r>
      <w:proofErr w:type="gramEnd"/>
      <w:r w:rsidRPr="00184A3A">
        <w:rPr>
          <w:lang w:eastAsia="zh-CN"/>
        </w:rPr>
        <w:t xml:space="preserve">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ListParagraph"/>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ListParagraph"/>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ListParagraph"/>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ListParagraph"/>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Heading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This is a batch process belonging to the SYSTEM. So all auditable fields</w:t>
      </w:r>
    </w:p>
    <w:p w14:paraId="1343834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587"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Heading3"/>
      </w:pPr>
      <w:r w:rsidRPr="00184A3A">
        <w:lastRenderedPageBreak/>
        <w:t xml:space="preserve">Sales Data EOD (POS - </w:t>
      </w:r>
      <w:r w:rsidR="0041377A">
        <w:t>STG</w:t>
      </w:r>
      <w:r w:rsidRPr="00184A3A">
        <w:t>) Task</w:t>
      </w:r>
    </w:p>
    <w:p w14:paraId="22AC0B59" w14:textId="77777777" w:rsidR="00840717" w:rsidRPr="00184A3A" w:rsidRDefault="00840717" w:rsidP="00E51271">
      <w:pPr>
        <w:pStyle w:val="Heading4"/>
      </w:pPr>
      <w:r w:rsidRPr="00184A3A">
        <w:t>Process/Work Flow</w:t>
      </w:r>
    </w:p>
    <w:p w14:paraId="3D3C1E63" w14:textId="77777777" w:rsidR="00840717" w:rsidRPr="00184A3A" w:rsidRDefault="00840717" w:rsidP="00840717">
      <w:pPr>
        <w:ind w:left="450"/>
        <w:rPr>
          <w:lang w:eastAsia="zh-CN"/>
        </w:rPr>
      </w:pPr>
      <w:r w:rsidRPr="0057159E">
        <w:rPr>
          <w:noProof/>
          <w:lang w:eastAsia="zh-CN"/>
        </w:rPr>
        <w:drawing>
          <wp:inline distT="0" distB="0" distL="0" distR="0" wp14:anchorId="1EF9C03F" wp14:editId="787E02CC">
            <wp:extent cx="4929680" cy="6911439"/>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4528" cy="6918236"/>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lastRenderedPageBreak/>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TOC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TOC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TableGrid"/>
        <w:tblW w:w="0" w:type="auto"/>
        <w:tblInd w:w="1075" w:type="dxa"/>
        <w:tblLook w:val="04A0" w:firstRow="1" w:lastRow="0" w:firstColumn="1" w:lastColumn="0" w:noHBand="0" w:noVBand="1"/>
      </w:tblPr>
      <w:tblGrid>
        <w:gridCol w:w="9715"/>
      </w:tblGrid>
      <w:tr w:rsidR="00DC2BF6" w14:paraId="5A06D4D2" w14:textId="77777777" w:rsidTr="00F715A1">
        <w:tc>
          <w:tcPr>
            <w:tcW w:w="9715" w:type="dxa"/>
          </w:tcPr>
          <w:p w14:paraId="531F5FB8" w14:textId="77777777" w:rsidR="00DC2BF6" w:rsidRPr="00211DF8" w:rsidRDefault="00DC2BF6" w:rsidP="00DC2BF6">
            <w:pPr>
              <w:pStyle w:val="TOC1"/>
            </w:pPr>
            <w:r w:rsidRPr="00211DF8">
              <w:t>EOD records in HIST_ORDER</w:t>
            </w:r>
          </w:p>
          <w:p w14:paraId="75A7F11A" w14:textId="77777777" w:rsidR="00DC2BF6" w:rsidRPr="00211DF8" w:rsidRDefault="00DC2BF6" w:rsidP="00DC2BF6">
            <w:pPr>
              <w:pStyle w:val="TOC1"/>
            </w:pPr>
            <w:r w:rsidRPr="00211DF8">
              <w:t xml:space="preserve">Business Date, </w:t>
            </w:r>
            <w:r>
              <w:rPr>
                <w:rFonts w:cs="Microsoft YaHei"/>
                <w:color w:val="000000"/>
              </w:rPr>
              <w:t>transaction date</w:t>
            </w:r>
          </w:p>
          <w:p w14:paraId="46D97BCA" w14:textId="77777777" w:rsidR="00DC2BF6" w:rsidRPr="00211DF8" w:rsidRDefault="00DC2BF6" w:rsidP="00DC2BF6">
            <w:pPr>
              <w:pStyle w:val="TOC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TOC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TOC1"/>
            </w:pPr>
            <w:r w:rsidRPr="00211DF8">
              <w:t>------ Cut off Time (04:00) ---------</w:t>
            </w:r>
          </w:p>
          <w:p w14:paraId="6174CB78" w14:textId="77777777" w:rsidR="00DC2BF6" w:rsidRPr="00211DF8" w:rsidRDefault="00DC2BF6" w:rsidP="00DC2BF6">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TOC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After the polling SQL is successfully executed,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0E763768" w:rsidR="00840717" w:rsidRPr="00184A3A" w:rsidRDefault="00840717" w:rsidP="0098195F">
            <w:pPr>
              <w:pStyle w:val="BodyText"/>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394DAD81" w14:textId="77777777" w:rsidR="00840717" w:rsidRPr="00184A3A" w:rsidRDefault="00840717" w:rsidP="007E52D2">
      <w:pPr>
        <w:spacing w:after="0"/>
        <w:ind w:left="360"/>
        <w:rPr>
          <w:lang w:eastAsia="zh-CN"/>
        </w:rPr>
      </w:pPr>
      <w:r w:rsidRPr="00184A3A">
        <w:rPr>
          <w:lang w:eastAsia="zh-CN"/>
        </w:rPr>
        <w:t xml:space="preserve">Upon each </w:t>
      </w:r>
      <w:proofErr w:type="gramStart"/>
      <w:r w:rsidRPr="00184A3A">
        <w:rPr>
          <w:lang w:eastAsia="zh-CN"/>
        </w:rPr>
        <w:t>EOD</w:t>
      </w:r>
      <w:proofErr w:type="gramEnd"/>
      <w:r w:rsidRPr="00184A3A">
        <w:rPr>
          <w:lang w:eastAsia="zh-CN"/>
        </w:rPr>
        <w:t xml:space="preserve">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/polling/input/dbf/source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.d</w:t>
      </w:r>
      <w:r w:rsidR="002716CD" w:rsidRPr="007E52D2">
        <w:rPr>
          <w:lang w:eastAsia="zh-CN"/>
        </w:rPr>
        <w:t>bf</w:t>
      </w:r>
    </w:p>
    <w:p w14:paraId="6B086627" w14:textId="0A6A2909"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 /input/dbf/backup/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3C43C507" w14:textId="27BC944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/polling/input/dbf/error/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.txt</w:t>
      </w:r>
    </w:p>
    <w:p w14:paraId="53B93EDC" w14:textId="518512FF"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4AD5D03" w14:textId="79369933" w:rsidR="00840717" w:rsidRPr="00184A3A"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schemeName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w:t>
      </w:r>
      <w:proofErr w:type="gramStart"/>
      <w:r w:rsidRPr="007E52D2">
        <w:rPr>
          <w:sz w:val="16"/>
          <w:lang w:eastAsia="zh-CN"/>
        </w:rPr>
        <w:t>start</w:t>
      </w:r>
      <w:proofErr w:type="gramEnd"/>
      <w:r w:rsidRPr="007E52D2">
        <w:rPr>
          <w:sz w:val="16"/>
          <w:lang w:eastAsia="zh-CN"/>
        </w:rPr>
        <w:t xml:space="preserve">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w:t>
      </w:r>
      <w:proofErr w:type="gramStart"/>
      <w:r w:rsidRPr="007E52D2">
        <w:rPr>
          <w:sz w:val="16"/>
          <w:lang w:eastAsia="zh-CN"/>
        </w:rPr>
        <w:t>processed</w:t>
      </w:r>
      <w:proofErr w:type="gramEnd"/>
      <w:r w:rsidRPr="007E52D2">
        <w:rPr>
          <w:sz w:val="16"/>
          <w:lang w:eastAsia="zh-CN"/>
        </w:rPr>
        <w:t xml:space="preserve">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SQL Error return Code </w:t>
      </w:r>
      <w:proofErr w:type="gramStart"/>
      <w:r w:rsidRPr="007E52D2">
        <w:rPr>
          <w:sz w:val="16"/>
          <w:lang w:eastAsia="zh-CN"/>
        </w:rPr>
        <w:t>= ?</w:t>
      </w:r>
      <w:proofErr w:type="gramEnd"/>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w:t>
      </w:r>
      <w:proofErr w:type="spellStart"/>
      <w:proofErr w:type="gramStart"/>
      <w:r w:rsidRPr="007E52D2">
        <w:rPr>
          <w:sz w:val="16"/>
          <w:lang w:eastAsia="zh-CN"/>
        </w:rPr>
        <w:t>schemeName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05458D">
      <w:pPr>
        <w:pStyle w:val="ListParagraph"/>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ListParagraph"/>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lastRenderedPageBreak/>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Heading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This is a batch process belonging to the SYSTEM. So all auditable fields</w:t>
      </w:r>
    </w:p>
    <w:p w14:paraId="7476E3F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1B76859A" w14:textId="35D864F2" w:rsidR="008F7A2B" w:rsidRDefault="008F7A2B" w:rsidP="005113D6"/>
    <w:p w14:paraId="49A575A6" w14:textId="77777777" w:rsidR="008F7A2B" w:rsidRDefault="008F7A2B">
      <w:r>
        <w:br w:type="page"/>
      </w:r>
    </w:p>
    <w:p w14:paraId="6B9F440F" w14:textId="7263188D" w:rsidR="008F7A2B" w:rsidRPr="00184A3A" w:rsidRDefault="0041377A" w:rsidP="00900E50">
      <w:pPr>
        <w:pStyle w:val="Heading3"/>
      </w:pPr>
      <w:r>
        <w:lastRenderedPageBreak/>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Heading4"/>
      </w:pPr>
      <w:r w:rsidRPr="00184A3A">
        <w:t>Process/Work Flow</w:t>
      </w:r>
    </w:p>
    <w:p w14:paraId="00DA86FE" w14:textId="6526F114" w:rsidR="008F7A2B" w:rsidRPr="00184A3A" w:rsidRDefault="00A97416" w:rsidP="008F7A2B">
      <w:pPr>
        <w:jc w:val="center"/>
        <w:rPr>
          <w:lang w:eastAsia="zh-CN"/>
        </w:rPr>
      </w:pPr>
      <w:r>
        <w:rPr>
          <w:noProof/>
          <w:lang w:eastAsia="zh-CN"/>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929" cy="7816700"/>
                    </a:xfrm>
                    <a:prstGeom prst="rect">
                      <a:avLst/>
                    </a:prstGeom>
                  </pic:spPr>
                </pic:pic>
              </a:graphicData>
            </a:graphic>
          </wp:inline>
        </w:drawing>
      </w:r>
    </w:p>
    <w:p w14:paraId="5A797352" w14:textId="77777777" w:rsidR="008F7A2B" w:rsidRPr="00184A3A" w:rsidRDefault="008F7A2B" w:rsidP="008F7A2B">
      <w:pPr>
        <w:ind w:left="360"/>
        <w:rPr>
          <w:b/>
          <w:u w:val="single"/>
          <w:lang w:eastAsia="zh-CN"/>
        </w:rPr>
      </w:pPr>
      <w:r w:rsidRPr="00184A3A">
        <w:rPr>
          <w:b/>
          <w:u w:val="single"/>
          <w:lang w:eastAsia="zh-CN"/>
        </w:rPr>
        <w:lastRenderedPageBreak/>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is considered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49ADD037" w:rsidR="008F7A2B" w:rsidRPr="005E4AA0" w:rsidRDefault="007E52D2" w:rsidP="007E52D2">
      <w:pPr>
        <w:tabs>
          <w:tab w:val="left" w:pos="1260"/>
        </w:tabs>
        <w:ind w:left="1260" w:hanging="900"/>
        <w:jc w:val="both"/>
        <w:rPr>
          <w:rFonts w:eastAsia="SimSun"/>
          <w:lang w:eastAsia="zh-CN"/>
          <w:rPrChange w:id="69" w:author="Edward Leung" w:date="2017-01-17T16:58:00Z">
            <w:rPr>
              <w:lang w:eastAsia="zh-CN"/>
            </w:rPr>
          </w:rPrChange>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xml:space="preserve">, and process the data which process ID = </w:t>
      </w:r>
      <w:proofErr w:type="spellStart"/>
      <w:r w:rsidR="008F7A2B">
        <w:rPr>
          <w:lang w:eastAsia="zh-CN"/>
        </w:rPr>
        <w:t>depend</w:t>
      </w:r>
      <w:r w:rsidR="00A87F1C">
        <w:rPr>
          <w:lang w:eastAsia="zh-CN"/>
        </w:rPr>
        <w:t>_o</w:t>
      </w:r>
      <w:r w:rsidR="008F7A2B">
        <w:rPr>
          <w:lang w:eastAsia="zh-CN"/>
        </w:rPr>
        <w:t>n</w:t>
      </w:r>
      <w:proofErr w:type="spellEnd"/>
      <w:r w:rsidR="008F7A2B">
        <w:rPr>
          <w:lang w:eastAsia="zh-CN"/>
        </w:rPr>
        <w:t xml:space="preserve"> field value (</w:t>
      </w:r>
      <w:proofErr w:type="spellStart"/>
      <w:r w:rsidR="008F7A2B">
        <w:rPr>
          <w:lang w:eastAsia="zh-CN"/>
        </w:rPr>
        <w:t>processID</w:t>
      </w:r>
      <w:proofErr w:type="spellEnd"/>
      <w:r w:rsidR="008F7A2B">
        <w:rPr>
          <w:lang w:eastAsia="zh-CN"/>
        </w:rPr>
        <w:t xml:space="preserve">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ins w:id="70" w:author="Edward Leung" w:date="2017-01-17T16:58:00Z">
        <w:r w:rsidR="005E4AA0">
          <w:rPr>
            <w:rFonts w:eastAsia="SimSun" w:hint="eastAsia"/>
            <w:lang w:eastAsia="zh-CN"/>
          </w:rPr>
          <w:t xml:space="preserve"> C</w:t>
        </w:r>
      </w:ins>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is successfully </w:t>
      </w:r>
      <w:r w:rsidR="008F7A2B">
        <w:rPr>
          <w:lang w:eastAsia="zh-CN"/>
        </w:rPr>
        <w:t>run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are successfully submitted,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BodyText"/>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BodyText"/>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BodyText"/>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BodyText"/>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BodyText"/>
            </w:pPr>
            <w:r>
              <w:t>“SUBMITTED”</w:t>
            </w:r>
          </w:p>
          <w:p w14:paraId="689865B5" w14:textId="77777777" w:rsidR="008F7A2B" w:rsidRPr="00184A3A" w:rsidRDefault="008F7A2B" w:rsidP="00BA1094">
            <w:pPr>
              <w:pStyle w:val="BodyText"/>
            </w:pPr>
            <w:r w:rsidRPr="00184A3A">
              <w:t>“PROGRESS”</w:t>
            </w:r>
          </w:p>
          <w:p w14:paraId="3982C232" w14:textId="77777777" w:rsidR="008F7A2B" w:rsidRPr="00184A3A" w:rsidRDefault="008F7A2B" w:rsidP="00BA1094">
            <w:pPr>
              <w:pStyle w:val="BodyText"/>
            </w:pPr>
            <w:r w:rsidRPr="00184A3A">
              <w:t xml:space="preserve"> “FAILED”</w:t>
            </w:r>
          </w:p>
          <w:p w14:paraId="6860D227" w14:textId="77777777" w:rsidR="008F7A2B" w:rsidRPr="00184A3A" w:rsidRDefault="008F7A2B" w:rsidP="00BA1094">
            <w:pPr>
              <w:pStyle w:val="BodyText"/>
            </w:pPr>
            <w:r w:rsidRPr="00184A3A">
              <w:t>“COMPLETE”</w:t>
            </w:r>
          </w:p>
        </w:tc>
        <w:tc>
          <w:tcPr>
            <w:tcW w:w="5588" w:type="dxa"/>
          </w:tcPr>
          <w:p w14:paraId="656B01C6" w14:textId="77777777" w:rsidR="008F7A2B" w:rsidRDefault="008F7A2B" w:rsidP="00BA1094">
            <w:pPr>
              <w:pStyle w:val="BodyText"/>
            </w:pPr>
            <w:r>
              <w:t>“SUBMITTED” when the task is submitted into thread pool and queuing for execution</w:t>
            </w:r>
          </w:p>
          <w:p w14:paraId="55300070" w14:textId="77777777" w:rsidR="008F7A2B" w:rsidRPr="00184A3A" w:rsidRDefault="008F7A2B" w:rsidP="00BA1094">
            <w:pPr>
              <w:pStyle w:val="BodyText"/>
            </w:pPr>
            <w:r>
              <w:t xml:space="preserve">“PROGRESS” when task starts execution </w:t>
            </w:r>
            <w:r w:rsidRPr="00184A3A">
              <w:t>and successfully insert log into DB.</w:t>
            </w:r>
          </w:p>
          <w:p w14:paraId="2D8DBE07" w14:textId="77777777" w:rsidR="008F7A2B" w:rsidRPr="00184A3A" w:rsidRDefault="008F7A2B" w:rsidP="00BA1094">
            <w:pPr>
              <w:pStyle w:val="BodyText"/>
            </w:pPr>
            <w:r w:rsidRPr="00184A3A">
              <w:t xml:space="preserve"> “FAILED” when encounter errors processing the source and the poll branch scheme.</w:t>
            </w:r>
          </w:p>
          <w:p w14:paraId="31BFD741" w14:textId="332C4695" w:rsidR="008F7A2B" w:rsidRPr="00184A3A" w:rsidRDefault="008F7A2B" w:rsidP="00BA1094">
            <w:pPr>
              <w:pStyle w:val="BodyText"/>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w:t>
      </w:r>
      <w:proofErr w:type="spellStart"/>
      <w:r w:rsidR="003B7321">
        <w:rPr>
          <w:lang w:eastAsia="zh-CN"/>
        </w:rPr>
        <w:t>esb</w:t>
      </w:r>
      <w:proofErr w:type="spellEnd"/>
      <w:r w:rsidR="003B7321">
        <w:rPr>
          <w:lang w:eastAsia="zh-CN"/>
        </w:rPr>
        <w:t>/polling/log/sales_eod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 xml:space="preserve">Upon each </w:t>
      </w:r>
      <w:proofErr w:type="gramStart"/>
      <w:r w:rsidRPr="00184A3A">
        <w:rPr>
          <w:lang w:eastAsia="zh-CN"/>
        </w:rPr>
        <w:t>poll branch scheme task submission</w:t>
      </w:r>
      <w:proofErr w:type="gramEnd"/>
      <w:r w:rsidRPr="00184A3A">
        <w:rPr>
          <w:lang w:eastAsia="zh-CN"/>
        </w:rPr>
        <w:t>: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C5C5321" w14:textId="77777777" w:rsidR="008F7A2B" w:rsidRPr="00184A3A" w:rsidRDefault="008F7A2B" w:rsidP="008F7A2B">
      <w:pPr>
        <w:ind w:left="360"/>
        <w:rPr>
          <w:lang w:eastAsia="zh-CN"/>
        </w:rPr>
      </w:pPr>
      <w:r>
        <w:rPr>
          <w:lang w:eastAsia="zh-CN"/>
        </w:rPr>
        <w:lastRenderedPageBreak/>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51A68AA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In the process of the task, it will be regarded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Heading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This is a batch process belonging to the SYSTEM. So all auditable fields</w:t>
      </w:r>
      <w:r>
        <w:rPr>
          <w:lang w:eastAsia="zh-CN"/>
        </w:rPr>
        <w:t xml:space="preserve"> of user will refer to “SYSTEM”</w:t>
      </w:r>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BodyText"/>
              <w:rPr>
                <w:b/>
              </w:rPr>
            </w:pPr>
            <w:r w:rsidRPr="00184A3A">
              <w:rPr>
                <w:b/>
              </w:rPr>
              <w:t>Error Code</w:t>
            </w:r>
          </w:p>
        </w:tc>
        <w:tc>
          <w:tcPr>
            <w:tcW w:w="1260" w:type="dxa"/>
            <w:shd w:val="clear" w:color="auto" w:fill="C6D9F1"/>
          </w:tcPr>
          <w:p w14:paraId="70FD8161" w14:textId="77777777" w:rsidR="008F7A2B" w:rsidRPr="00184A3A" w:rsidRDefault="008F7A2B" w:rsidP="00BA1094">
            <w:pPr>
              <w:pStyle w:val="BodyText"/>
              <w:rPr>
                <w:b/>
              </w:rPr>
            </w:pPr>
            <w:r w:rsidRPr="00184A3A">
              <w:rPr>
                <w:b/>
              </w:rPr>
              <w:t>Severity</w:t>
            </w:r>
          </w:p>
        </w:tc>
        <w:tc>
          <w:tcPr>
            <w:tcW w:w="7465" w:type="dxa"/>
            <w:shd w:val="clear" w:color="auto" w:fill="C6D9F1"/>
          </w:tcPr>
          <w:p w14:paraId="48595E93" w14:textId="77777777" w:rsidR="008F7A2B" w:rsidRPr="00184A3A" w:rsidRDefault="008F7A2B" w:rsidP="00BA1094">
            <w:pPr>
              <w:pStyle w:val="BodyText"/>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Pr="00184A3A" w:rsidRDefault="008F7A2B" w:rsidP="008F7A2B">
      <w:pPr>
        <w:rPr>
          <w:rFonts w:cs="Microsoft YaHei"/>
          <w:b/>
          <w:bCs/>
          <w:color w:val="4F81BD" w:themeColor="accent1"/>
          <w:sz w:val="26"/>
          <w:szCs w:val="26"/>
          <w:lang w:eastAsia="zh-HK"/>
        </w:rPr>
      </w:pPr>
    </w:p>
    <w:p w14:paraId="1102A320" w14:textId="550E7191" w:rsidR="00D2247A" w:rsidRPr="00184A3A" w:rsidRDefault="00D2247A">
      <w:pPr>
        <w:rPr>
          <w:rFonts w:cs="Microsoft YaHei"/>
          <w:b/>
          <w:bCs/>
          <w:color w:val="4F81BD" w:themeColor="accent1"/>
          <w:sz w:val="26"/>
          <w:szCs w:val="26"/>
          <w:lang w:eastAsia="zh-HK"/>
        </w:rPr>
      </w:pPr>
    </w:p>
    <w:p w14:paraId="6730C31B" w14:textId="64F53962" w:rsidR="00B63FBB" w:rsidRPr="00184A3A" w:rsidRDefault="00B63FBB" w:rsidP="00B63FBB">
      <w:pPr>
        <w:pStyle w:val="Heading2"/>
      </w:pPr>
      <w:bookmarkStart w:id="71" w:name="_Toc472133129"/>
      <w:r w:rsidRPr="00184A3A">
        <w:lastRenderedPageBreak/>
        <w:t>Pricing/Master Data Generation (Pricing Server - Staging)</w:t>
      </w:r>
      <w:bookmarkEnd w:id="71"/>
    </w:p>
    <w:p w14:paraId="74E019F7" w14:textId="7849EDB5" w:rsidR="00B63FBB" w:rsidRPr="00184A3A" w:rsidRDefault="00B63FBB" w:rsidP="00900E50">
      <w:pPr>
        <w:pStyle w:val="Heading3"/>
      </w:pPr>
      <w:r w:rsidRPr="00184A3A">
        <w:t>Description</w:t>
      </w:r>
    </w:p>
    <w:p w14:paraId="54510BD2" w14:textId="19A64710" w:rsidR="00B63FBB" w:rsidRPr="00184A3A" w:rsidRDefault="0098195F" w:rsidP="00F40D30">
      <w:pPr>
        <w:rPr>
          <w:rFonts w:eastAsia="SimSun"/>
          <w:lang w:eastAsia="zh-CN"/>
        </w:rPr>
      </w:pPr>
      <w:r w:rsidRPr="00184A3A">
        <w:rPr>
          <w:lang w:eastAsia="zh-CN"/>
        </w:rPr>
        <w:t xml:space="preserve">The generation of the </w:t>
      </w:r>
      <w:proofErr w:type="gramStart"/>
      <w:r w:rsidR="00B7771D" w:rsidRPr="00184A3A">
        <w:rPr>
          <w:lang w:eastAsia="zh-CN"/>
        </w:rPr>
        <w:t>pricing/master</w:t>
      </w:r>
      <w:proofErr w:type="gramEnd"/>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F40D30">
      <w:pPr>
        <w:rPr>
          <w:lang w:eastAsia="zh-CN"/>
        </w:rPr>
      </w:pPr>
      <w:r w:rsidRPr="00184A3A">
        <w:rPr>
          <w:lang w:eastAsia="zh-CN"/>
        </w:rPr>
        <w:t>The pricing/master generation process can be regarded as two main process</w:t>
      </w:r>
    </w:p>
    <w:p w14:paraId="760935D4" w14:textId="3F86546D" w:rsidR="0098195F" w:rsidRPr="00184A3A" w:rsidRDefault="00B7771D" w:rsidP="0005458D">
      <w:pPr>
        <w:pStyle w:val="ListParagraph"/>
        <w:numPr>
          <w:ilvl w:val="0"/>
          <w:numId w:val="29"/>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05458D">
      <w:pPr>
        <w:pStyle w:val="ListParagraph"/>
        <w:numPr>
          <w:ilvl w:val="0"/>
          <w:numId w:val="29"/>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900E50">
      <w:pPr>
        <w:pStyle w:val="Heading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Heading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463B5A39" w:rsidR="00085B76" w:rsidRPr="00184A3A" w:rsidRDefault="00085B76" w:rsidP="00900E50">
      <w:pPr>
        <w:pStyle w:val="Heading3"/>
      </w:pPr>
      <w:r w:rsidRPr="00184A3A">
        <w:lastRenderedPageBreak/>
        <w:t xml:space="preserve">Pricing/Master Data </w:t>
      </w:r>
      <w:r w:rsidR="00562819" w:rsidRPr="00184A3A">
        <w:t xml:space="preserve">Process </w:t>
      </w:r>
      <w:r w:rsidRPr="00184A3A">
        <w:t>(</w:t>
      </w:r>
      <w:del w:id="72" w:author="Edward Leung" w:date="2017-01-17T16:33:00Z">
        <w:r w:rsidRPr="00184A3A" w:rsidDel="001B7058">
          <w:delText xml:space="preserve">EDW </w:delText>
        </w:r>
      </w:del>
      <w:ins w:id="73" w:author="Edward Leung" w:date="2017-01-17T16:33:00Z">
        <w:r w:rsidR="001B7058">
          <w:t>Pricing</w:t>
        </w:r>
        <w:r w:rsidR="001B7058" w:rsidRPr="00184A3A">
          <w:t xml:space="preserve"> </w:t>
        </w:r>
      </w:ins>
      <w:r w:rsidRPr="00184A3A">
        <w:t xml:space="preserve">- Staging) </w:t>
      </w:r>
    </w:p>
    <w:p w14:paraId="65FC1D82" w14:textId="77777777" w:rsidR="00B63FBB" w:rsidRPr="00184A3A" w:rsidRDefault="00B63FBB" w:rsidP="00E51271">
      <w:pPr>
        <w:pStyle w:val="Heading4"/>
      </w:pPr>
      <w:r w:rsidRPr="00184A3A">
        <w:t>Process/Work Flow</w:t>
      </w:r>
    </w:p>
    <w:p w14:paraId="6D281F27" w14:textId="0ECCDF0B" w:rsidR="005D52A9" w:rsidRPr="00184A3A" w:rsidRDefault="005D52A9" w:rsidP="00877213">
      <w:pPr>
        <w:ind w:left="360"/>
        <w:jc w:val="center"/>
      </w:pPr>
      <w:r w:rsidRPr="0057159E">
        <w:rPr>
          <w:noProof/>
          <w:lang w:eastAsia="zh-CN"/>
        </w:rPr>
        <w:drawing>
          <wp:inline distT="0" distB="0" distL="0" distR="0" wp14:anchorId="64956277" wp14:editId="5DAD48BE">
            <wp:extent cx="5786063" cy="524388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6643" cy="5253475"/>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DB adapters monitor in add/update in the target master tables. When there is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Heading4"/>
      </w:pPr>
      <w:r w:rsidRPr="00184A3A">
        <w:t>Screen</w:t>
      </w:r>
    </w:p>
    <w:p w14:paraId="04AB1912" w14:textId="77777777" w:rsidR="001A4608" w:rsidRPr="00184A3A" w:rsidRDefault="001A4608" w:rsidP="001B289A">
      <w:pPr>
        <w:ind w:left="360"/>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lastRenderedPageBreak/>
        <w:t>Data Fields &amp; Presentation Logic</w:t>
      </w:r>
    </w:p>
    <w:p w14:paraId="32ED6789" w14:textId="77777777" w:rsidR="001A4608" w:rsidRPr="00184A3A" w:rsidRDefault="001A4608" w:rsidP="00041AD6">
      <w:pPr>
        <w:ind w:left="360"/>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041AD6">
      <w:pPr>
        <w:ind w:left="360"/>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041AD6">
      <w:pPr>
        <w:ind w:left="360"/>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041AD6">
      <w:pPr>
        <w:ind w:left="360"/>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041AD6">
      <w:pPr>
        <w:ind w:left="360"/>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Heading2"/>
      </w:pPr>
      <w:bookmarkStart w:id="74" w:name="_Toc472133130"/>
      <w:r w:rsidRPr="00184A3A">
        <w:lastRenderedPageBreak/>
        <w:t xml:space="preserve">Pricing/Master Data </w:t>
      </w:r>
      <w:r w:rsidR="00B63FBB" w:rsidRPr="00184A3A">
        <w:t>Distribution</w:t>
      </w:r>
      <w:r w:rsidRPr="00184A3A">
        <w:t xml:space="preserve"> </w:t>
      </w:r>
      <w:r w:rsidR="00B63FBB" w:rsidRPr="00184A3A">
        <w:t>Batch Job (Staging-POS)</w:t>
      </w:r>
      <w:bookmarkEnd w:id="74"/>
    </w:p>
    <w:p w14:paraId="1B7EC624" w14:textId="77777777" w:rsidR="00B63FBB" w:rsidRPr="00184A3A" w:rsidRDefault="00B63FBB" w:rsidP="00900E50">
      <w:pPr>
        <w:pStyle w:val="Heading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In below session there will be the details descriptions about</w:t>
      </w:r>
    </w:p>
    <w:p w14:paraId="77B87F16" w14:textId="3229520A" w:rsidR="00CB2687" w:rsidRPr="00184A3A" w:rsidRDefault="00C14CD1" w:rsidP="0005458D">
      <w:pPr>
        <w:pStyle w:val="ListParagraph"/>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ListParagraph"/>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Heading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Heading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7F68E2EA"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E51271">
      <w:pPr>
        <w:pStyle w:val="Heading4"/>
      </w:pPr>
      <w:r w:rsidRPr="00184A3A">
        <w:t>Process/Work Flow</w:t>
      </w:r>
    </w:p>
    <w:p w14:paraId="3415C9F4" w14:textId="1D7B2643" w:rsidR="005C64E4" w:rsidRPr="00184A3A" w:rsidRDefault="005C64E4" w:rsidP="00F40D30">
      <w:pPr>
        <w:ind w:left="360"/>
        <w:jc w:val="center"/>
      </w:pPr>
      <w:r w:rsidRPr="0057159E">
        <w:rPr>
          <w:noProof/>
          <w:lang w:eastAsia="zh-CN"/>
        </w:rPr>
        <w:drawing>
          <wp:inline distT="0" distB="0" distL="0" distR="0" wp14:anchorId="1877A67E" wp14:editId="5DDBC91A">
            <wp:extent cx="4369242" cy="710054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008" cy="7124537"/>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lastRenderedPageBreak/>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w:t>
      </w:r>
      <w:proofErr w:type="spellStart"/>
      <w:r w:rsidR="008D3730" w:rsidRPr="00184A3A">
        <w:rPr>
          <w:lang w:eastAsia="zh-CN"/>
        </w:rPr>
        <w:t>mins</w:t>
      </w:r>
      <w:proofErr w:type="spellEnd"/>
      <w:r w:rsidR="008D3730" w:rsidRPr="00184A3A">
        <w:rPr>
          <w:lang w:eastAsia="zh-CN"/>
        </w:rPr>
        <w:t xml:space="preserve">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r>
        <w:rPr>
          <w:lang w:eastAsia="zh-CN"/>
        </w:rPr>
        <w:t>will be</w:t>
      </w:r>
      <w:r w:rsidR="008D3730" w:rsidRPr="00184A3A">
        <w:rPr>
          <w:lang w:eastAsia="zh-CN"/>
        </w:rPr>
        <w:t xml:space="preserve"> regarded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proofErr w:type="spellStart"/>
      <w:r w:rsidR="00CA2BEF" w:rsidRPr="00184A3A">
        <w:rPr>
          <w:lang w:eastAsia="zh-CN"/>
        </w:rPr>
        <w:t>esb</w:t>
      </w:r>
      <w:proofErr w:type="spellEnd"/>
      <w:r w:rsidR="00CA2BEF" w:rsidRPr="00184A3A">
        <w:rPr>
          <w:lang w:eastAsia="zh-CN"/>
        </w:rPr>
        <w:t>/polling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72292B72" w:rsidR="008D3730" w:rsidRPr="00184A3A" w:rsidRDefault="008D3730" w:rsidP="00F40D30">
      <w:pPr>
        <w:rPr>
          <w:lang w:eastAsia="zh-CN"/>
        </w:rPr>
      </w:pPr>
      <w:r w:rsidRPr="00184A3A">
        <w:rPr>
          <w:lang w:eastAsia="zh-CN"/>
        </w:rPr>
        <w:lastRenderedPageBreak/>
        <w:t>In the process of the scheduler job, it will be regarded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ListParagraph"/>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ListParagraph"/>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ListParagraph"/>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Heading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This is a batch process belonging to the SYSTEM. So all auditable fields</w:t>
      </w:r>
    </w:p>
    <w:p w14:paraId="50FA1C2C"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BodyText"/>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Heading4"/>
      </w:pPr>
      <w:r w:rsidRPr="00184A3A">
        <w:t>Process/Work Flow</w:t>
      </w:r>
    </w:p>
    <w:p w14:paraId="355FF09A" w14:textId="6A85DAA4" w:rsidR="00B50660" w:rsidRPr="00184A3A" w:rsidRDefault="00B50660" w:rsidP="00F40D30">
      <w:pPr>
        <w:ind w:left="360"/>
        <w:jc w:val="center"/>
      </w:pPr>
      <w:r w:rsidRPr="0057159E">
        <w:rPr>
          <w:noProof/>
          <w:lang w:eastAsia="zh-CN"/>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75" w:name="_Toc471731906"/>
      <w:r w:rsidRPr="00184A3A">
        <w:rPr>
          <w:b/>
          <w:u w:val="single"/>
          <w:lang w:eastAsia="zh-CN"/>
        </w:rPr>
        <w:lastRenderedPageBreak/>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eps of the task are run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5026FB70" w:rsidR="00E766CA" w:rsidRPr="00184A3A" w:rsidRDefault="00E766CA" w:rsidP="00FB6D1F">
            <w:pPr>
              <w:pStyle w:val="BodyText"/>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proofErr w:type="gramStart"/>
      <w:r w:rsidRPr="003026FA">
        <w:rPr>
          <w:sz w:val="18"/>
          <w:lang w:eastAsia="zh-CN"/>
        </w:rPr>
        <w:t>-[</w:t>
      </w:r>
      <w:proofErr w:type="spellStart"/>
      <w:proofErr w:type="gramEnd"/>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proofErr w:type="gramStart"/>
      <w:r w:rsidRPr="003026FA">
        <w:rPr>
          <w:sz w:val="18"/>
          <w:lang w:eastAsia="zh-CN"/>
        </w:rPr>
        <w:t>-[</w:t>
      </w:r>
      <w:proofErr w:type="gramEnd"/>
      <w:r w:rsidRPr="003026FA">
        <w:rPr>
          <w:sz w:val="18"/>
          <w:lang w:eastAsia="zh-CN"/>
        </w:rPr>
        <w:t>checksum=?]</w:t>
      </w:r>
      <w:proofErr w:type="gramStart"/>
      <w:r w:rsidRPr="003026FA">
        <w:rPr>
          <w:sz w:val="18"/>
          <w:lang w:eastAsia="zh-CN"/>
        </w:rPr>
        <w:t>-[</w:t>
      </w:r>
      <w:proofErr w:type="gramEnd"/>
      <w:r w:rsidRPr="003026FA">
        <w:rPr>
          <w:sz w:val="18"/>
          <w:lang w:eastAsia="zh-CN"/>
        </w:rPr>
        <w:t xml:space="preserve">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r w:rsidR="00CA1FA5" w:rsidRPr="003026FA">
        <w:rPr>
          <w:sz w:val="18"/>
          <w:lang w:eastAsia="zh-CN"/>
        </w:rPr>
        <w:t>?]</w:t>
      </w:r>
      <w:proofErr w:type="gramStart"/>
      <w:r w:rsidR="00CA1FA5" w:rsidRPr="003026FA">
        <w:rPr>
          <w:sz w:val="18"/>
          <w:lang w:eastAsia="zh-CN"/>
        </w:rPr>
        <w:t>-[</w:t>
      </w:r>
      <w:proofErr w:type="gramEnd"/>
      <w:r w:rsidR="00CA1FA5" w:rsidRPr="003026FA">
        <w:rPr>
          <w:sz w:val="18"/>
          <w:lang w:eastAsia="zh-CN"/>
        </w:rPr>
        <w:t>checksum=?]</w:t>
      </w:r>
      <w:proofErr w:type="gramStart"/>
      <w:r w:rsidR="00CA1FA5" w:rsidRPr="003026FA">
        <w:rPr>
          <w:sz w:val="18"/>
          <w:lang w:eastAsia="zh-CN"/>
        </w:rPr>
        <w:t>-[</w:t>
      </w:r>
      <w:proofErr w:type="gramEnd"/>
      <w:r w:rsidR="00CA1FA5" w:rsidRPr="003026FA">
        <w:rPr>
          <w:sz w:val="18"/>
          <w:lang w:eastAsia="zh-CN"/>
        </w:rPr>
        <w:t>override = ?] P</w:t>
      </w:r>
      <w:r w:rsidRPr="003026FA">
        <w:rPr>
          <w:sz w:val="18"/>
          <w:lang w:eastAsia="zh-CN"/>
        </w:rPr>
        <w:t xml:space="preserve">rocessed </w:t>
      </w:r>
      <w:proofErr w:type="gramStart"/>
      <w:r w:rsidRPr="003026FA">
        <w:rPr>
          <w:sz w:val="18"/>
          <w:lang w:eastAsia="zh-CN"/>
        </w:rPr>
        <w:t>= ?</w:t>
      </w:r>
      <w:proofErr w:type="gramEnd"/>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proofErr w:type="gramStart"/>
      <w:r w:rsidRPr="003026FA">
        <w:rPr>
          <w:sz w:val="18"/>
          <w:lang w:eastAsia="zh-CN"/>
        </w:rPr>
        <w:t>-[</w:t>
      </w:r>
      <w:proofErr w:type="gramEnd"/>
      <w:r w:rsidRPr="003026FA">
        <w:rPr>
          <w:sz w:val="18"/>
          <w:lang w:eastAsia="zh-CN"/>
        </w:rPr>
        <w:t>checksum=?]</w:t>
      </w:r>
      <w:proofErr w:type="gramStart"/>
      <w:r w:rsidRPr="003026FA">
        <w:rPr>
          <w:sz w:val="18"/>
          <w:lang w:eastAsia="zh-CN"/>
        </w:rPr>
        <w:t>-[</w:t>
      </w:r>
      <w:proofErr w:type="gramEnd"/>
      <w:r w:rsidRPr="003026FA">
        <w:rPr>
          <w:sz w:val="18"/>
          <w:lang w:eastAsia="zh-CN"/>
        </w:rPr>
        <w:t xml:space="preserve">override = ?] SQL Error return Code </w:t>
      </w:r>
      <w:proofErr w:type="gramStart"/>
      <w:r w:rsidRPr="003026FA">
        <w:rPr>
          <w:sz w:val="18"/>
          <w:lang w:eastAsia="zh-CN"/>
        </w:rPr>
        <w:t>= ?</w:t>
      </w:r>
      <w:proofErr w:type="gramEnd"/>
    </w:p>
    <w:p w14:paraId="622DA51B" w14:textId="77777777" w:rsidR="00E766CA" w:rsidRPr="003026FA" w:rsidRDefault="00E766CA" w:rsidP="003026FA">
      <w:pPr>
        <w:spacing w:after="0"/>
        <w:ind w:left="360"/>
        <w:rPr>
          <w:sz w:val="18"/>
          <w:lang w:eastAsia="zh-CN"/>
        </w:rPr>
      </w:pPr>
      <w:r w:rsidRPr="003026FA">
        <w:rPr>
          <w:sz w:val="18"/>
          <w:lang w:eastAsia="zh-CN"/>
        </w:rPr>
        <w:lastRenderedPageBreak/>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w:t>
      </w:r>
      <w:proofErr w:type="spellStart"/>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05458D">
      <w:pPr>
        <w:pStyle w:val="ListParagraph"/>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ListParagraph"/>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Heading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This is a batch process belonging to the SYSTEM. So all auditable fields</w:t>
      </w:r>
    </w:p>
    <w:p w14:paraId="665C5652"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BodyText"/>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 xml:space="preserve">Failed to process records into target POS client [branch code </w:t>
            </w:r>
            <w:proofErr w:type="gramStart"/>
            <w:r>
              <w:rPr>
                <w:rFonts w:cs="Calibri"/>
                <w:color w:val="000000"/>
                <w:szCs w:val="20"/>
              </w:rPr>
              <w:t>= ?]</w:t>
            </w:r>
            <w:proofErr w:type="gramEnd"/>
            <w:r>
              <w:rPr>
                <w:rFonts w:cs="Calibri"/>
                <w:color w:val="000000"/>
                <w:szCs w:val="20"/>
              </w:rPr>
              <w:t xml:space="preserve"> [SQLCOD </w:t>
            </w:r>
            <w:proofErr w:type="gramStart"/>
            <w:r>
              <w:rPr>
                <w:rFonts w:cs="Calibri"/>
                <w:color w:val="000000"/>
                <w:szCs w:val="20"/>
              </w:rPr>
              <w:t>= ?</w:t>
            </w:r>
            <w:proofErr w:type="gramEnd"/>
            <w:r>
              <w:rPr>
                <w:rFonts w:cs="Calibri"/>
                <w:color w:val="000000"/>
                <w:szCs w:val="20"/>
              </w:rPr>
              <w:t>].</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76" w:name="_Toc471773382"/>
      <w:r>
        <w:br w:type="page"/>
      </w:r>
    </w:p>
    <w:p w14:paraId="19185926" w14:textId="06A93590" w:rsidR="003026FA" w:rsidRPr="00B925D1" w:rsidRDefault="003026FA" w:rsidP="003026FA">
      <w:pPr>
        <w:pStyle w:val="Heading2"/>
      </w:pPr>
      <w:bookmarkStart w:id="77" w:name="_Toc472133131"/>
      <w:r w:rsidRPr="00B925D1">
        <w:lastRenderedPageBreak/>
        <w:t>System Dashboard View</w:t>
      </w:r>
      <w:bookmarkEnd w:id="76"/>
      <w:bookmarkEnd w:id="77"/>
    </w:p>
    <w:p w14:paraId="5620C239" w14:textId="77777777" w:rsidR="003026FA" w:rsidRPr="00B925D1" w:rsidRDefault="003026FA" w:rsidP="00436026">
      <w:pPr>
        <w:pStyle w:val="Heading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Heading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Heading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Heading3"/>
      </w:pPr>
      <w:r w:rsidRPr="00B925D1">
        <w:t>System Dashboard View (Active Scheduler Status)</w:t>
      </w:r>
    </w:p>
    <w:p w14:paraId="4D55E174" w14:textId="77777777" w:rsidR="003026FA" w:rsidRPr="00B925D1" w:rsidRDefault="003026FA" w:rsidP="00436026">
      <w:pPr>
        <w:pStyle w:val="Heading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77777777" w:rsidR="003026FA" w:rsidRPr="00B925D1" w:rsidRDefault="003026FA" w:rsidP="0005458D">
      <w:pPr>
        <w:pStyle w:val="ListParagraph"/>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will be displayed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Heading4"/>
        <w:tabs>
          <w:tab w:val="left" w:pos="1170"/>
        </w:tabs>
        <w:spacing w:after="0"/>
        <w:ind w:hanging="504"/>
      </w:pPr>
      <w:r w:rsidRPr="00B925D1">
        <w:lastRenderedPageBreak/>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lang w:eastAsia="zh-CN"/>
        </w:rPr>
        <w:drawing>
          <wp:inline distT="0" distB="0" distL="0" distR="0" wp14:anchorId="6CDFE4F9" wp14:editId="64600E6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58DC0EE1" w14:textId="77777777" w:rsidR="003026FA" w:rsidRPr="00B925D1" w:rsidRDefault="003026FA" w:rsidP="0005458D">
      <w:pPr>
        <w:pStyle w:val="ListParagraph"/>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ListParagraph"/>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r>
              <w:t>Datetime</w:t>
            </w:r>
          </w:p>
          <w:p w14:paraId="21A55B07" w14:textId="4B0CD651" w:rsidR="00436026" w:rsidRPr="00B925D1" w:rsidRDefault="00436026" w:rsidP="0048517E">
            <w:pPr>
              <w:spacing w:after="0"/>
              <w:jc w:val="center"/>
            </w:pPr>
            <w:r>
              <w:t>yyyy-mm-dd hh24:mi:ss</w:t>
            </w:r>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r>
              <w:t>Datetime</w:t>
            </w:r>
          </w:p>
          <w:p w14:paraId="30973ADF" w14:textId="4F9E9BEE" w:rsidR="00436026" w:rsidRPr="00B925D1" w:rsidRDefault="00436026" w:rsidP="0048517E">
            <w:pPr>
              <w:spacing w:after="0"/>
              <w:jc w:val="center"/>
            </w:pPr>
            <w:r>
              <w:t>yyyy-mm-dd hh24:mi:ss</w:t>
            </w:r>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r w:rsidRPr="00B925D1">
              <w:t>N(*)</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Heading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Heading4"/>
        <w:tabs>
          <w:tab w:val="left" w:pos="1170"/>
        </w:tabs>
        <w:spacing w:after="0"/>
        <w:ind w:hanging="504"/>
      </w:pPr>
      <w:r w:rsidRPr="00B925D1">
        <w:t>User/Security Group</w:t>
      </w:r>
    </w:p>
    <w:p w14:paraId="452E23F0" w14:textId="77777777" w:rsidR="003026FA" w:rsidRPr="00B925D1" w:rsidRDefault="003026FA" w:rsidP="003026FA">
      <w:pPr>
        <w:ind w:left="360"/>
        <w:rPr>
          <w:rFonts w:eastAsia="SimSun"/>
        </w:rPr>
      </w:pPr>
      <w:r w:rsidRPr="00B925D1">
        <w:rPr>
          <w:rFonts w:eastAsia="SimSun"/>
        </w:rPr>
        <w:t>This function can be accessed by the following user(s):</w:t>
      </w:r>
    </w:p>
    <w:p w14:paraId="16257EBD" w14:textId="77777777" w:rsidR="003026FA" w:rsidRDefault="003026FA" w:rsidP="003026FA">
      <w:pPr>
        <w:pStyle w:val="ListParagraph"/>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ListParagraph"/>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Heading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Heading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Heading3"/>
        <w:tabs>
          <w:tab w:val="left" w:pos="990"/>
        </w:tabs>
        <w:spacing w:after="240"/>
        <w:ind w:left="990" w:hanging="630"/>
      </w:pPr>
      <w:r w:rsidRPr="00B925D1">
        <w:lastRenderedPageBreak/>
        <w:t>System Dashboard View (EOD Process)</w:t>
      </w:r>
    </w:p>
    <w:p w14:paraId="752D2667" w14:textId="77777777" w:rsidR="003026FA" w:rsidRPr="00B925D1" w:rsidRDefault="003026FA" w:rsidP="003026FA">
      <w:pPr>
        <w:pStyle w:val="Heading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77777777" w:rsidR="003026FA" w:rsidRPr="00B925D1" w:rsidRDefault="003026FA" w:rsidP="0005458D">
      <w:pPr>
        <w:pStyle w:val="ListParagraph"/>
        <w:numPr>
          <w:ilvl w:val="0"/>
          <w:numId w:val="43"/>
        </w:numPr>
        <w:rPr>
          <w:lang w:eastAsia="zh-CN"/>
        </w:rPr>
      </w:pPr>
      <w:r w:rsidRPr="00B925D1">
        <w:rPr>
          <w:lang w:eastAsia="zh-CN"/>
        </w:rPr>
        <w:t xml:space="preserve">By default, </w:t>
      </w:r>
      <w:r w:rsidRPr="00B925D1">
        <w:rPr>
          <w:lang w:eastAsia="zh-HK"/>
        </w:rPr>
        <w:t xml:space="preserve">all the EOD jobs and their running status will be displayed </w:t>
      </w:r>
    </w:p>
    <w:p w14:paraId="27EE33BD" w14:textId="77777777" w:rsidR="003026FA" w:rsidRPr="00B925D1" w:rsidRDefault="003026FA" w:rsidP="003026FA">
      <w:pPr>
        <w:pStyle w:val="Heading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lang w:eastAsia="zh-CN"/>
        </w:rPr>
        <w:drawing>
          <wp:inline distT="0" distB="0" distL="0" distR="0" wp14:anchorId="54157FA0" wp14:editId="57CE00C7">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7BAE3233" w14:textId="77777777" w:rsidR="003026FA" w:rsidRPr="00B925D1" w:rsidRDefault="003026FA" w:rsidP="0005458D">
      <w:pPr>
        <w:pStyle w:val="ListParagraph"/>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ListParagraph"/>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ListParagraph"/>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77777777" w:rsidR="003026FA" w:rsidRPr="00B925D1" w:rsidRDefault="003026FA" w:rsidP="003026FA">
            <w:pPr>
              <w:spacing w:after="0"/>
            </w:pPr>
            <w:r w:rsidRPr="00B925D1">
              <w:t>Time – hh24:mi:ss</w:t>
            </w:r>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77777777" w:rsidR="003026FA" w:rsidRPr="00B925D1" w:rsidRDefault="003026FA" w:rsidP="003026FA">
            <w:pPr>
              <w:spacing w:after="0"/>
            </w:pPr>
            <w:r w:rsidRPr="00B925D1">
              <w:t>Time – hh24:mi:ss</w:t>
            </w:r>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r w:rsidRPr="00B925D1">
              <w:t>N(*)</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Heading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Heading4"/>
        <w:tabs>
          <w:tab w:val="left" w:pos="1170"/>
        </w:tabs>
        <w:spacing w:after="0"/>
        <w:ind w:hanging="504"/>
      </w:pPr>
      <w:r w:rsidRPr="00B925D1">
        <w:t>User/Security Group</w:t>
      </w:r>
    </w:p>
    <w:p w14:paraId="025F49BE" w14:textId="77777777" w:rsidR="003026FA" w:rsidRPr="00B925D1" w:rsidRDefault="003026FA" w:rsidP="003026FA">
      <w:pPr>
        <w:ind w:left="360"/>
        <w:rPr>
          <w:rFonts w:eastAsia="SimSun"/>
        </w:rPr>
      </w:pPr>
      <w:r w:rsidRPr="00B925D1">
        <w:rPr>
          <w:rFonts w:eastAsia="SimSun"/>
        </w:rPr>
        <w:t>This function can be accessed by the following user(s):</w:t>
      </w:r>
    </w:p>
    <w:p w14:paraId="1C9CAB6F"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Heading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Heading4"/>
        <w:tabs>
          <w:tab w:val="left" w:pos="1170"/>
        </w:tabs>
        <w:spacing w:after="0"/>
        <w:ind w:hanging="50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BodyText"/>
              <w:rPr>
                <w:b/>
              </w:rPr>
            </w:pPr>
            <w:r w:rsidRPr="00B925D1">
              <w:rPr>
                <w:b/>
              </w:rPr>
              <w:t>Error Code</w:t>
            </w:r>
          </w:p>
        </w:tc>
        <w:tc>
          <w:tcPr>
            <w:tcW w:w="1260" w:type="dxa"/>
            <w:shd w:val="clear" w:color="auto" w:fill="C6D9F1"/>
          </w:tcPr>
          <w:p w14:paraId="1DEF4B56" w14:textId="77777777" w:rsidR="003026FA" w:rsidRPr="00B925D1" w:rsidRDefault="003026FA" w:rsidP="003026FA">
            <w:pPr>
              <w:pStyle w:val="BodyText"/>
              <w:rPr>
                <w:b/>
              </w:rPr>
            </w:pPr>
            <w:r w:rsidRPr="00B925D1">
              <w:rPr>
                <w:b/>
              </w:rPr>
              <w:t>Severity</w:t>
            </w:r>
          </w:p>
        </w:tc>
        <w:tc>
          <w:tcPr>
            <w:tcW w:w="7465" w:type="dxa"/>
            <w:shd w:val="clear" w:color="auto" w:fill="C6D9F1"/>
          </w:tcPr>
          <w:p w14:paraId="0029D785" w14:textId="77777777" w:rsidR="003026FA" w:rsidRPr="00B925D1" w:rsidRDefault="003026FA" w:rsidP="003026FA">
            <w:pPr>
              <w:pStyle w:val="BodyText"/>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EOD Job Re-run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Heading2"/>
      </w:pPr>
      <w:bookmarkStart w:id="78" w:name="_Toc471773383"/>
      <w:bookmarkStart w:id="79" w:name="_Toc472133132"/>
      <w:r w:rsidRPr="00B925D1">
        <w:lastRenderedPageBreak/>
        <w:t>System Parameter Maintenance</w:t>
      </w:r>
      <w:bookmarkEnd w:id="78"/>
      <w:bookmarkEnd w:id="79"/>
    </w:p>
    <w:p w14:paraId="36EE1232" w14:textId="77777777" w:rsidR="003026FA" w:rsidRPr="00B925D1" w:rsidRDefault="003026FA" w:rsidP="00436026">
      <w:pPr>
        <w:pStyle w:val="Heading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Heading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Heading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Heading3"/>
      </w:pPr>
      <w:r w:rsidRPr="00B925D1">
        <w:t>Maintain System Parameter (List) / (Create/Edit)</w:t>
      </w:r>
    </w:p>
    <w:p w14:paraId="10BCAF05" w14:textId="77777777" w:rsidR="003026FA" w:rsidRPr="00B925D1" w:rsidRDefault="003026FA" w:rsidP="00436026">
      <w:pPr>
        <w:pStyle w:val="Heading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77777777" w:rsidR="003026FA" w:rsidRPr="00B925D1" w:rsidRDefault="003026FA" w:rsidP="0005458D">
      <w:pPr>
        <w:pStyle w:val="ListParagraph"/>
        <w:numPr>
          <w:ilvl w:val="0"/>
          <w:numId w:val="40"/>
        </w:numPr>
        <w:ind w:left="990" w:hanging="450"/>
        <w:rPr>
          <w:lang w:eastAsia="zh-CN"/>
        </w:rPr>
      </w:pPr>
      <w:r w:rsidRPr="00B925D1">
        <w:rPr>
          <w:lang w:eastAsia="zh-CN"/>
        </w:rPr>
        <w:t xml:space="preserve">By default, </w:t>
      </w:r>
      <w:r w:rsidRPr="00B925D1">
        <w:rPr>
          <w:lang w:eastAsia="zh-HK"/>
        </w:rPr>
        <w:t>all system parameter information of the system will be displayed.</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Heading4"/>
        <w:tabs>
          <w:tab w:val="left" w:pos="1170"/>
        </w:tabs>
        <w:spacing w:after="0"/>
        <w:ind w:hanging="504"/>
      </w:pPr>
      <w:r w:rsidRPr="00B925D1">
        <w:lastRenderedPageBreak/>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lang w:eastAsia="zh-CN"/>
        </w:rPr>
        <w:drawing>
          <wp:inline distT="0" distB="0" distL="0" distR="0" wp14:anchorId="1500C277" wp14:editId="5930FF7C">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Heading4"/>
        <w:tabs>
          <w:tab w:val="left" w:pos="1170"/>
        </w:tabs>
        <w:spacing w:after="0"/>
        <w:ind w:hanging="504"/>
      </w:pPr>
      <w:r w:rsidRPr="00B925D1">
        <w:t>Data Fields &amp; Presentation Logic</w:t>
      </w:r>
    </w:p>
    <w:p w14:paraId="55A7615F" w14:textId="77777777" w:rsidR="003026FA" w:rsidRPr="00B925D1" w:rsidRDefault="003026FA" w:rsidP="0005458D">
      <w:pPr>
        <w:pStyle w:val="ListParagraph"/>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ListParagraph"/>
        <w:numPr>
          <w:ilvl w:val="0"/>
          <w:numId w:val="3"/>
        </w:numPr>
        <w:spacing w:line="240" w:lineRule="auto"/>
        <w:rPr>
          <w:lang w:eastAsia="zh-CN"/>
        </w:rPr>
      </w:pPr>
      <w:proofErr w:type="spellStart"/>
      <w:r w:rsidRPr="00B925D1">
        <w:rPr>
          <w:lang w:eastAsia="zh-CN"/>
        </w:rPr>
        <w:t>Param</w:t>
      </w:r>
      <w:proofErr w:type="spellEnd"/>
      <w:r w:rsidRPr="00B925D1">
        <w:rPr>
          <w:lang w:eastAsia="zh-CN"/>
        </w:rPr>
        <w:t xml:space="preserve">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ListParagraph"/>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r w:rsidRPr="00B925D1">
              <w:t>N</w:t>
            </w:r>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Heading4"/>
        <w:tabs>
          <w:tab w:val="left" w:pos="1170"/>
        </w:tabs>
        <w:spacing w:after="0"/>
        <w:ind w:hanging="504"/>
      </w:pPr>
      <w:r w:rsidRPr="00B925D1">
        <w:lastRenderedPageBreak/>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Heading4"/>
        <w:tabs>
          <w:tab w:val="left" w:pos="1170"/>
        </w:tabs>
        <w:spacing w:after="0"/>
        <w:ind w:hanging="504"/>
      </w:pPr>
      <w:r w:rsidRPr="00B925D1">
        <w:t>User/Security Group</w:t>
      </w:r>
    </w:p>
    <w:p w14:paraId="46E81BEB" w14:textId="77777777" w:rsidR="003026FA" w:rsidRPr="00B925D1" w:rsidRDefault="003026FA" w:rsidP="003026FA">
      <w:pPr>
        <w:ind w:left="360"/>
        <w:rPr>
          <w:rFonts w:eastAsia="SimSun"/>
        </w:rPr>
      </w:pPr>
      <w:r w:rsidRPr="00B925D1">
        <w:rPr>
          <w:rFonts w:eastAsia="SimSun"/>
        </w:rPr>
        <w:t>This function can be accessed by the following user(s):</w:t>
      </w:r>
    </w:p>
    <w:p w14:paraId="5183D38C"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Heading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Heading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BodyText"/>
              <w:rPr>
                <w:b/>
              </w:rPr>
            </w:pPr>
            <w:r w:rsidRPr="00B925D1">
              <w:rPr>
                <w:b/>
              </w:rPr>
              <w:t>Error Code</w:t>
            </w:r>
          </w:p>
        </w:tc>
        <w:tc>
          <w:tcPr>
            <w:tcW w:w="1260" w:type="dxa"/>
            <w:shd w:val="clear" w:color="auto" w:fill="C6D9F1"/>
          </w:tcPr>
          <w:p w14:paraId="0B3AF36B" w14:textId="77777777" w:rsidR="003026FA" w:rsidRPr="00B925D1" w:rsidRDefault="003026FA" w:rsidP="003026FA">
            <w:pPr>
              <w:pStyle w:val="BodyText"/>
              <w:rPr>
                <w:b/>
              </w:rPr>
            </w:pPr>
            <w:r w:rsidRPr="00B925D1">
              <w:rPr>
                <w:b/>
              </w:rPr>
              <w:t>Severity</w:t>
            </w:r>
          </w:p>
        </w:tc>
        <w:tc>
          <w:tcPr>
            <w:tcW w:w="7465" w:type="dxa"/>
            <w:shd w:val="clear" w:color="auto" w:fill="C6D9F1"/>
          </w:tcPr>
          <w:p w14:paraId="6F9913D4" w14:textId="77777777" w:rsidR="003026FA" w:rsidRPr="00B925D1" w:rsidRDefault="003026FA" w:rsidP="003026FA">
            <w:pPr>
              <w:pStyle w:val="BodyText"/>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Heading2"/>
      </w:pPr>
      <w:bookmarkStart w:id="80" w:name="_Toc471773384"/>
      <w:bookmarkStart w:id="81" w:name="_Toc472133133"/>
      <w:r w:rsidRPr="00B925D1">
        <w:lastRenderedPageBreak/>
        <w:t>Export Daily Report</w:t>
      </w:r>
      <w:bookmarkEnd w:id="80"/>
      <w:bookmarkEnd w:id="81"/>
    </w:p>
    <w:p w14:paraId="587943E2" w14:textId="77777777" w:rsidR="003026FA" w:rsidRPr="00B925D1" w:rsidRDefault="003026FA" w:rsidP="00436026">
      <w:pPr>
        <w:pStyle w:val="Heading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Heading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Heading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Heading3"/>
      </w:pPr>
      <w:r w:rsidRPr="00B925D1">
        <w:t>Maintain System Parameter (List) / (Create/Edit)</w:t>
      </w:r>
    </w:p>
    <w:p w14:paraId="3CDE0C56" w14:textId="77777777" w:rsidR="003026FA" w:rsidRPr="00B925D1" w:rsidRDefault="003026FA" w:rsidP="00436026">
      <w:pPr>
        <w:pStyle w:val="Heading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32457440" w:rsidR="003026FA" w:rsidRPr="00B925D1" w:rsidRDefault="003026FA" w:rsidP="0005458D">
      <w:pPr>
        <w:pStyle w:val="ListParagraph"/>
        <w:numPr>
          <w:ilvl w:val="0"/>
          <w:numId w:val="42"/>
        </w:numPr>
        <w:ind w:left="540" w:hanging="540"/>
        <w:rPr>
          <w:lang w:eastAsia="zh-CN"/>
        </w:rPr>
      </w:pPr>
      <w:r w:rsidRPr="00B925D1">
        <w:rPr>
          <w:lang w:eastAsia="zh-CN"/>
        </w:rPr>
        <w:t xml:space="preserve">By default, </w:t>
      </w:r>
      <w:r w:rsidRPr="00B925D1">
        <w:rPr>
          <w:lang w:eastAsia="zh-HK"/>
        </w:rPr>
        <w:t>all system parameter information of the system will be displayed.</w:t>
      </w:r>
    </w:p>
    <w:p w14:paraId="658F7663" w14:textId="77777777" w:rsidR="003026FA" w:rsidRPr="00B925D1" w:rsidRDefault="003026FA" w:rsidP="00721E69">
      <w:pPr>
        <w:pStyle w:val="Heading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lang w:eastAsia="zh-CN"/>
        </w:rPr>
        <w:drawing>
          <wp:inline distT="0" distB="0" distL="0" distR="0" wp14:anchorId="47C610FD" wp14:editId="5E977ED3">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Heading4"/>
      </w:pPr>
      <w:r w:rsidRPr="00B925D1">
        <w:lastRenderedPageBreak/>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ListParagraph"/>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Heading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Heading4"/>
      </w:pPr>
      <w:r w:rsidRPr="00B925D1">
        <w:t>User/Security Group</w:t>
      </w:r>
    </w:p>
    <w:p w14:paraId="3505D7F9" w14:textId="77777777" w:rsidR="003026FA" w:rsidRPr="00B925D1" w:rsidRDefault="003026FA" w:rsidP="00721E69">
      <w:pPr>
        <w:rPr>
          <w:rFonts w:eastAsia="SimSun"/>
        </w:rPr>
      </w:pPr>
      <w:r w:rsidRPr="00B925D1">
        <w:rPr>
          <w:rFonts w:eastAsia="SimSun"/>
        </w:rPr>
        <w:t>This function can be accessed by the following user(s):</w:t>
      </w:r>
    </w:p>
    <w:p w14:paraId="3C3B315E" w14:textId="77777777" w:rsidR="003026FA" w:rsidRPr="00B925D1" w:rsidRDefault="003026FA" w:rsidP="00721E69">
      <w:pPr>
        <w:pStyle w:val="ListParagraph"/>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ListParagraph"/>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Heading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Heading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82" w:name="_Toc472133134"/>
      <w:r w:rsidRPr="00184A3A">
        <w:lastRenderedPageBreak/>
        <w:t>Interface Design</w:t>
      </w:r>
      <w:bookmarkEnd w:id="75"/>
      <w:bookmarkEnd w:id="82"/>
    </w:p>
    <w:p w14:paraId="28AC09FE" w14:textId="77777777" w:rsidR="007E4470" w:rsidRPr="00184A3A" w:rsidRDefault="007E4470" w:rsidP="007E4470">
      <w:pPr>
        <w:pStyle w:val="Heading2"/>
      </w:pPr>
      <w:bookmarkStart w:id="83" w:name="_Toc472133135"/>
      <w:r w:rsidRPr="00184A3A">
        <w:t>Sales Data Web Service</w:t>
      </w:r>
      <w:bookmarkEnd w:id="83"/>
    </w:p>
    <w:p w14:paraId="33D7AF36" w14:textId="77777777" w:rsidR="007E4470" w:rsidRPr="00184A3A" w:rsidRDefault="007E4470" w:rsidP="00900E50">
      <w:pPr>
        <w:pStyle w:val="Heading3"/>
        <w:rPr>
          <w:lang w:eastAsia="zh-HK"/>
        </w:rPr>
      </w:pPr>
      <w:r w:rsidRPr="00184A3A">
        <w:t xml:space="preserve">Process/Work Flow </w:t>
      </w:r>
    </w:p>
    <w:p w14:paraId="74698A73" w14:textId="77777777" w:rsidR="007E4470" w:rsidRPr="00184A3A" w:rsidRDefault="007E4470" w:rsidP="007E4470">
      <w:r w:rsidRPr="0057159E">
        <w:rPr>
          <w:noProof/>
          <w:lang w:eastAsia="zh-CN"/>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ListParagraph"/>
        <w:numPr>
          <w:ilvl w:val="0"/>
          <w:numId w:val="22"/>
        </w:numPr>
        <w:spacing w:after="0" w:line="240" w:lineRule="auto"/>
      </w:pPr>
      <w:r w:rsidRPr="00184A3A">
        <w:t>Send the request the OSB Restful Sales Data Web Service through HTTP.</w:t>
      </w:r>
    </w:p>
    <w:p w14:paraId="73AAB5A9" w14:textId="4F71E14D" w:rsidR="007E4470" w:rsidRPr="00184A3A" w:rsidRDefault="007E4470" w:rsidP="0005458D">
      <w:pPr>
        <w:pStyle w:val="ListParagraph"/>
        <w:numPr>
          <w:ilvl w:val="0"/>
          <w:numId w:val="22"/>
        </w:numPr>
        <w:spacing w:after="0" w:line="240" w:lineRule="auto"/>
      </w:pPr>
      <w:r w:rsidRPr="00184A3A">
        <w:t>The service will update the EDW by the request content.</w:t>
      </w:r>
    </w:p>
    <w:p w14:paraId="77081A23" w14:textId="77777777" w:rsidR="007E4470" w:rsidRPr="00184A3A" w:rsidRDefault="007E4470" w:rsidP="0005458D">
      <w:pPr>
        <w:pStyle w:val="ListParagraph"/>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39"/>
          <w:footerReference w:type="default" r:id="rId40"/>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w:t>
      </w:r>
      <w:proofErr w:type="spellStart"/>
      <w:proofErr w:type="gramStart"/>
      <w:r w:rsidRPr="00184A3A">
        <w:t>salesOrder</w:t>
      </w:r>
      <w:proofErr w:type="spellEnd"/>
      <w:proofErr w:type="gram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branchId</w:t>
            </w:r>
            <w:proofErr w:type="spellEnd"/>
            <w:r w:rsidRPr="00184A3A">
              <w:rPr>
                <w:color w:val="000000"/>
                <w:sz w:val="16"/>
                <w:szCs w:val="16"/>
              </w:rPr>
              <w:t>&gt;MXM</w:t>
            </w:r>
          </w:p>
          <w:p w14:paraId="560E9259" w14:textId="5AE31BEC" w:rsidR="007E4470" w:rsidRPr="00184A3A" w:rsidRDefault="001D733F" w:rsidP="001D733F">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proofErr w:type="spellStart"/>
            <w:r w:rsidRPr="00184A3A">
              <w:rPr>
                <w:color w:val="000000"/>
                <w:sz w:val="16"/>
                <w:szCs w:val="16"/>
              </w:rPr>
              <w:t>businessDate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orderNo</w:t>
            </w:r>
            <w:proofErr w:type="spellEnd"/>
            <w:r w:rsidRPr="00184A3A">
              <w:rPr>
                <w:color w:val="000000"/>
                <w:sz w:val="16"/>
                <w:szCs w:val="16"/>
              </w:rPr>
              <w:t>&gt;OR12345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proofErr w:type="spellStart"/>
            <w:r w:rsidRPr="00184A3A">
              <w:rPr>
                <w:color w:val="000000"/>
                <w:sz w:val="16"/>
                <w:szCs w:val="16"/>
              </w:rPr>
              <w:t>tableNo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tableNo</w:t>
            </w:r>
            <w:proofErr w:type="spellEnd"/>
            <w:r w:rsidRPr="00184A3A">
              <w:rPr>
                <w:color w:val="000000"/>
                <w:sz w:val="16"/>
                <w:szCs w:val="16"/>
              </w:rPr>
              <w:t>":""}</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proofErr w:type="spellStart"/>
            <w:r w:rsidRPr="00184A3A">
              <w:rPr>
                <w:rFonts w:cs="Arial"/>
                <w:sz w:val="16"/>
                <w:szCs w:val="16"/>
              </w:rPr>
              <w:t>printTimes</w:t>
            </w:r>
            <w:proofErr w:type="spellEnd"/>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w:t>
            </w:r>
            <w:proofErr w:type="spellStart"/>
            <w:r w:rsidRPr="00184A3A">
              <w:rPr>
                <w:color w:val="000000"/>
                <w:sz w:val="16"/>
                <w:szCs w:val="16"/>
              </w:rPr>
              <w:t>printTimes</w:t>
            </w:r>
            <w:proofErr w:type="spellEnd"/>
            <w:r w:rsidRPr="00184A3A">
              <w:rPr>
                <w:color w:val="000000"/>
                <w:sz w:val="16"/>
                <w:szCs w:val="16"/>
              </w:rPr>
              <w:t>&gt;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printTimes</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printTimes</w:t>
            </w:r>
            <w:proofErr w:type="spellEnd"/>
            <w:r w:rsidRPr="00184A3A">
              <w:rPr>
                <w:color w:val="000000"/>
                <w:sz w:val="16"/>
                <w:szCs w:val="16"/>
              </w:rPr>
              <w:t>":""}</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proofErr w:type="spellStart"/>
            <w:r w:rsidRPr="00184A3A">
              <w:rPr>
                <w:sz w:val="16"/>
                <w:szCs w:val="16"/>
              </w:rPr>
              <w:t>currencyCode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proofErr w:type="spellStart"/>
            <w:r w:rsidRPr="00184A3A">
              <w:rPr>
                <w:sz w:val="16"/>
                <w:szCs w:val="16"/>
              </w:rPr>
              <w:t>bevamt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bevamt</w:t>
            </w:r>
            <w:proofErr w:type="spellEnd"/>
            <w:r w:rsidRPr="00184A3A">
              <w:rPr>
                <w:color w:val="000000"/>
                <w:sz w:val="16"/>
                <w:szCs w:val="16"/>
              </w:rPr>
              <w: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proofErr w:type="spellStart"/>
            <w:r w:rsidRPr="00184A3A">
              <w:rPr>
                <w:sz w:val="16"/>
                <w:szCs w:val="16"/>
              </w:rPr>
              <w:t>foodamt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foodamt</w:t>
            </w:r>
            <w:proofErr w:type="spellEnd"/>
            <w:r w:rsidRPr="00184A3A">
              <w:rPr>
                <w:color w:val="000000"/>
                <w:sz w:val="16"/>
                <w:szCs w:val="16"/>
              </w:rPr>
              <w: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proofErr w:type="spellStart"/>
            <w:r w:rsidRPr="00184A3A">
              <w:rPr>
                <w:sz w:val="16"/>
                <w:szCs w:val="16"/>
              </w:rPr>
              <w:t>servamt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servamt</w:t>
            </w:r>
            <w:proofErr w:type="spellEnd"/>
            <w:r w:rsidRPr="00184A3A">
              <w:rPr>
                <w:color w:val="000000"/>
                <w:sz w:val="16"/>
                <w:szCs w:val="16"/>
              </w:rPr>
              <w: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proofErr w:type="spellStart"/>
            <w:r w:rsidRPr="00184A3A">
              <w:rPr>
                <w:sz w:val="16"/>
                <w:szCs w:val="16"/>
              </w:rPr>
              <w:t>discCode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proofErr w:type="spellStart"/>
            <w:r w:rsidRPr="00184A3A">
              <w:rPr>
                <w:sz w:val="16"/>
                <w:szCs w:val="16"/>
              </w:rPr>
              <w:t>discRatio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proofErr w:type="spellStart"/>
            <w:r w:rsidRPr="00184A3A">
              <w:rPr>
                <w:sz w:val="16"/>
                <w:szCs w:val="16"/>
              </w:rPr>
              <w:t>taxCode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proofErr w:type="spellStart"/>
            <w:r w:rsidRPr="00184A3A">
              <w:rPr>
                <w:sz w:val="16"/>
                <w:szCs w:val="16"/>
              </w:rPr>
              <w:t>taxAmt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proofErr w:type="spellStart"/>
            <w:r w:rsidRPr="00184A3A">
              <w:rPr>
                <w:sz w:val="16"/>
                <w:szCs w:val="16"/>
              </w:rPr>
              <w:t>spTransType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spTransType</w:t>
            </w:r>
            <w:proofErr w:type="spellEnd"/>
            <w:r w:rsidRPr="00184A3A">
              <w:rPr>
                <w:color w:val="000000"/>
                <w:sz w:val="16"/>
                <w:szCs w:val="16"/>
              </w:rPr>
              <w:t>":""}</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proofErr w:type="spellStart"/>
            <w:r w:rsidRPr="00184A3A">
              <w:rPr>
                <w:sz w:val="16"/>
                <w:szCs w:val="16"/>
              </w:rPr>
              <w:t>chargeDept</w:t>
            </w:r>
            <w:proofErr w:type="spellEnd"/>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chargeDept</w:t>
            </w:r>
            <w:proofErr w:type="spellEnd"/>
            <w:r w:rsidRPr="00184A3A">
              <w:rPr>
                <w:color w:val="000000"/>
                <w:sz w:val="16"/>
                <w:szCs w:val="16"/>
              </w:rPr>
              <w: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proofErr w:type="spellStart"/>
            <w:r w:rsidRPr="00184A3A">
              <w:rPr>
                <w:rFonts w:cs="Arial"/>
                <w:sz w:val="16"/>
                <w:szCs w:val="16"/>
              </w:rPr>
              <w:t>chargeReason</w:t>
            </w:r>
            <w:proofErr w:type="spellEnd"/>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chargeReason</w:t>
            </w:r>
            <w:proofErr w:type="spellEnd"/>
            <w:r w:rsidRPr="00184A3A">
              <w:rPr>
                <w:color w:val="000000"/>
                <w:sz w:val="16"/>
                <w:szCs w:val="16"/>
              </w:rPr>
              <w:t>":""}</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proofErr w:type="spellStart"/>
            <w:r w:rsidRPr="00184A3A">
              <w:rPr>
                <w:sz w:val="16"/>
                <w:szCs w:val="16"/>
              </w:rPr>
              <w:t>chargeUserId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chargeUserId</w:t>
            </w:r>
            <w:proofErr w:type="spellEnd"/>
            <w:r w:rsidRPr="00184A3A">
              <w:rPr>
                <w:color w:val="000000"/>
                <w:sz w:val="16"/>
                <w:szCs w:val="16"/>
              </w:rPr>
              <w:t>":""}</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proofErr w:type="spellStart"/>
            <w:r w:rsidRPr="00184A3A">
              <w:rPr>
                <w:sz w:val="16"/>
                <w:szCs w:val="16"/>
              </w:rPr>
              <w:t>openTillNo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openTillNo</w:t>
            </w:r>
            <w:proofErr w:type="spellEnd"/>
            <w:r w:rsidRPr="00184A3A">
              <w:rPr>
                <w:color w:val="000000"/>
                <w:sz w:val="16"/>
                <w:szCs w:val="16"/>
              </w:rPr>
              <w:t>":""}</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proofErr w:type="spellStart"/>
            <w:r w:rsidRPr="00184A3A">
              <w:rPr>
                <w:sz w:val="16"/>
                <w:szCs w:val="16"/>
              </w:rPr>
              <w:t>closeTillNo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closeTillNo</w:t>
            </w:r>
            <w:proofErr w:type="spellEnd"/>
            <w:r w:rsidRPr="00184A3A">
              <w:rPr>
                <w:color w:val="000000"/>
                <w:sz w:val="16"/>
                <w:szCs w:val="16"/>
              </w:rPr>
              <w:t>":""}</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proofErr w:type="spellStart"/>
            <w:r w:rsidRPr="00184A3A">
              <w:rPr>
                <w:sz w:val="16"/>
                <w:szCs w:val="16"/>
              </w:rPr>
              <w:t>openUserId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openUserId</w:t>
            </w:r>
            <w:proofErr w:type="spellEnd"/>
            <w:r w:rsidRPr="00184A3A">
              <w:rPr>
                <w:color w:val="000000"/>
                <w:sz w:val="16"/>
                <w:szCs w:val="16"/>
              </w:rPr>
              <w:t>":""}</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proofErr w:type="spellStart"/>
            <w:r w:rsidRPr="00184A3A">
              <w:rPr>
                <w:sz w:val="16"/>
                <w:szCs w:val="16"/>
              </w:rPr>
              <w:t>closeUserId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closeUserId</w:t>
            </w:r>
            <w:proofErr w:type="spellEnd"/>
            <w:r w:rsidRPr="00184A3A">
              <w:rPr>
                <w:color w:val="000000"/>
                <w:sz w:val="16"/>
                <w:szCs w:val="16"/>
              </w:rPr>
              <w:t>":""}</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proofErr w:type="spellStart"/>
            <w:r w:rsidRPr="00184A3A">
              <w:rPr>
                <w:sz w:val="16"/>
                <w:szCs w:val="16"/>
              </w:rPr>
              <w:t>checkInDateTime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checkInDateTime</w:t>
            </w:r>
            <w:proofErr w:type="spellEnd"/>
            <w:r w:rsidRPr="00184A3A">
              <w:rPr>
                <w:color w:val="000000"/>
                <w:sz w:val="16"/>
                <w:szCs w:val="16"/>
              </w:rPr>
              <w:t>":""}</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proofErr w:type="spellStart"/>
            <w:r w:rsidRPr="00184A3A">
              <w:rPr>
                <w:sz w:val="16"/>
                <w:szCs w:val="16"/>
              </w:rPr>
              <w:t>checkOutDateTime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proofErr w:type="spellStart"/>
            <w:r w:rsidRPr="00184A3A">
              <w:rPr>
                <w:color w:val="000000"/>
                <w:sz w:val="16"/>
                <w:szCs w:val="16"/>
              </w:rPr>
              <w:t>lY</w:t>
            </w:r>
            <w:proofErr w:type="spellEnd"/>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checkOutDateTime</w:t>
            </w:r>
            <w:proofErr w:type="spellEnd"/>
            <w:r w:rsidRPr="00184A3A">
              <w:rPr>
                <w:color w:val="000000"/>
                <w:sz w:val="16"/>
                <w:szCs w:val="16"/>
              </w:rPr>
              <w:t>":""}</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w:t>
      </w:r>
      <w:proofErr w:type="spellStart"/>
      <w:proofErr w:type="gramStart"/>
      <w:r w:rsidRPr="00184A3A">
        <w:t>salesItem</w:t>
      </w:r>
      <w:proofErr w:type="spellEnd"/>
      <w:proofErr w:type="gram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proofErr w:type="spellStart"/>
            <w:r w:rsidRPr="00184A3A">
              <w:rPr>
                <w:color w:val="000000"/>
                <w:sz w:val="16"/>
                <w:szCs w:val="16"/>
              </w:rPr>
              <w:t>orderNo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proofErr w:type="spellStart"/>
            <w:r w:rsidRPr="00184A3A">
              <w:rPr>
                <w:color w:val="000000"/>
                <w:sz w:val="16"/>
                <w:szCs w:val="16"/>
              </w:rPr>
              <w:t>orderSequence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proofErr w:type="spellStart"/>
            <w:r w:rsidRPr="00184A3A">
              <w:rPr>
                <w:color w:val="000000"/>
                <w:sz w:val="16"/>
                <w:szCs w:val="16"/>
              </w:rPr>
              <w:t>eventNo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proofErr w:type="spellStart"/>
            <w:r w:rsidRPr="00184A3A">
              <w:rPr>
                <w:rFonts w:cs="Arial"/>
                <w:sz w:val="16"/>
                <w:szCs w:val="16"/>
              </w:rPr>
              <w:t>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itemSequence</w:t>
            </w:r>
            <w:proofErr w:type="spellEnd"/>
            <w:r w:rsidRPr="00184A3A">
              <w:rPr>
                <w:color w:val="000000"/>
                <w:sz w:val="16"/>
                <w:szCs w:val="16"/>
              </w:rPr>
              <w:t>":""}</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proofErr w:type="spellStart"/>
            <w:r w:rsidRPr="00184A3A">
              <w:rPr>
                <w:sz w:val="16"/>
                <w:szCs w:val="16"/>
              </w:rPr>
              <w:t>subitemSequence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subitemSequence</w:t>
            </w:r>
            <w:proofErr w:type="spellEnd"/>
            <w:r w:rsidRPr="00184A3A">
              <w:rPr>
                <w:color w:val="000000"/>
                <w:sz w:val="16"/>
                <w:szCs w:val="16"/>
              </w:rPr>
              <w:t>":""}</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proofErr w:type="spellStart"/>
            <w:r w:rsidRPr="00184A3A">
              <w:rPr>
                <w:sz w:val="16"/>
                <w:szCs w:val="16"/>
              </w:rPr>
              <w:t>item</w:t>
            </w:r>
            <w:r w:rsidR="00ED5E32" w:rsidRPr="00184A3A">
              <w:rPr>
                <w:sz w:val="16"/>
                <w:szCs w:val="16"/>
              </w:rPr>
              <w:t>n</w:t>
            </w:r>
            <w:r w:rsidRPr="00184A3A">
              <w:rPr>
                <w:sz w:val="16"/>
                <w:szCs w:val="16"/>
              </w:rPr>
              <w:t>o</w:t>
            </w:r>
            <w:proofErr w:type="spellEnd"/>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itemno</w:t>
            </w:r>
            <w:proofErr w:type="spellEnd"/>
            <w:r w:rsidRPr="00184A3A">
              <w:rPr>
                <w:color w:val="000000"/>
                <w:sz w:val="16"/>
                <w:szCs w:val="16"/>
              </w:rPr>
              <w:t>":""}</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proofErr w:type="spellStart"/>
            <w:r w:rsidRPr="00184A3A">
              <w:rPr>
                <w:sz w:val="16"/>
                <w:szCs w:val="16"/>
              </w:rPr>
              <w:t>item</w:t>
            </w:r>
            <w:r w:rsidRPr="00184A3A">
              <w:rPr>
                <w:rFonts w:cs="Arial"/>
                <w:color w:val="000000"/>
                <w:sz w:val="16"/>
                <w:szCs w:val="16"/>
              </w:rPr>
              <w:t>Description</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itemDescription</w:t>
            </w:r>
            <w:proofErr w:type="spellEnd"/>
            <w:r w:rsidRPr="00184A3A">
              <w:rPr>
                <w:color w:val="000000"/>
                <w:sz w:val="16"/>
                <w:szCs w:val="16"/>
              </w:rPr>
              <w:t>":""}</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proofErr w:type="spellStart"/>
            <w:r w:rsidRPr="00184A3A">
              <w:rPr>
                <w:sz w:val="16"/>
                <w:szCs w:val="16"/>
              </w:rPr>
              <w:t>listPrice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listPrice</w:t>
            </w:r>
            <w:proofErr w:type="spellEnd"/>
            <w:r w:rsidRPr="00184A3A">
              <w:rPr>
                <w:color w:val="000000"/>
                <w:sz w:val="16"/>
                <w:szCs w:val="16"/>
              </w:rPr>
              <w:t>":""}</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proofErr w:type="spellStart"/>
            <w:r w:rsidRPr="00184A3A">
              <w:rPr>
                <w:sz w:val="16"/>
                <w:szCs w:val="16"/>
              </w:rPr>
              <w:t>qty</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proofErr w:type="spellStart"/>
            <w:r w:rsidRPr="00184A3A">
              <w:rPr>
                <w:sz w:val="16"/>
                <w:szCs w:val="16"/>
              </w:rPr>
              <w:t>itemTot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itemTot</w:t>
            </w:r>
            <w:proofErr w:type="spellEnd"/>
            <w:r w:rsidRPr="00184A3A">
              <w:rPr>
                <w:color w:val="000000"/>
                <w:sz w:val="16"/>
                <w:szCs w:val="16"/>
              </w:rPr>
              <w: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proofErr w:type="spellStart"/>
            <w:r w:rsidRPr="00184A3A">
              <w:rPr>
                <w:sz w:val="16"/>
                <w:szCs w:val="16"/>
              </w:rPr>
              <w:t>servFlag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servFlag</w:t>
            </w:r>
            <w:proofErr w:type="spellEnd"/>
            <w:r w:rsidRPr="00184A3A">
              <w:rPr>
                <w:color w:val="000000"/>
                <w:sz w:val="16"/>
                <w:szCs w:val="16"/>
              </w:rPr>
              <w:t>":""}</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proofErr w:type="spellStart"/>
            <w:r w:rsidRPr="00184A3A">
              <w:rPr>
                <w:sz w:val="16"/>
                <w:szCs w:val="16"/>
              </w:rPr>
              <w:t>setmenu</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setmenu</w:t>
            </w:r>
            <w:proofErr w:type="spellEnd"/>
            <w:r w:rsidRPr="00184A3A">
              <w:rPr>
                <w:color w:val="000000"/>
                <w:sz w:val="16"/>
                <w:szCs w:val="16"/>
              </w:rPr>
              <w:t>":""}</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proofErr w:type="spellStart"/>
            <w:r w:rsidRPr="00184A3A">
              <w:rPr>
                <w:sz w:val="16"/>
                <w:szCs w:val="16"/>
              </w:rPr>
              <w:t>setFlag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setFlag</w:t>
            </w:r>
            <w:proofErr w:type="spellEnd"/>
            <w:r w:rsidRPr="00184A3A">
              <w:rPr>
                <w:color w:val="000000"/>
                <w:sz w:val="16"/>
                <w:szCs w:val="16"/>
              </w:rPr>
              <w:t>":""}</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proofErr w:type="spellStart"/>
            <w:r w:rsidRPr="00184A3A">
              <w:rPr>
                <w:sz w:val="16"/>
                <w:szCs w:val="16"/>
              </w:rPr>
              <w:t>discCode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proofErr w:type="spellStart"/>
            <w:r w:rsidRPr="00184A3A">
              <w:rPr>
                <w:sz w:val="16"/>
                <w:szCs w:val="16"/>
              </w:rPr>
              <w:t>discRatio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proofErr w:type="spellStart"/>
            <w:r w:rsidRPr="00184A3A">
              <w:rPr>
                <w:sz w:val="16"/>
                <w:szCs w:val="16"/>
              </w:rPr>
              <w:t>discAmt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modifiedAmt</w:t>
            </w:r>
            <w:proofErr w:type="spellEnd"/>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modifiedAmt</w:t>
            </w:r>
            <w:proofErr w:type="spellEnd"/>
            <w:r w:rsidRPr="00184A3A">
              <w:rPr>
                <w:color w:val="000000"/>
                <w:sz w:val="16"/>
                <w:szCs w:val="16"/>
              </w:rPr>
              <w: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proofErr w:type="spellStart"/>
            <w:r w:rsidRPr="00184A3A">
              <w:rPr>
                <w:sz w:val="16"/>
                <w:szCs w:val="16"/>
              </w:rPr>
              <w:t>taxCode</w:t>
            </w:r>
            <w:proofErr w:type="spellEnd"/>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proofErr w:type="spellStart"/>
            <w:r w:rsidRPr="00184A3A">
              <w:rPr>
                <w:sz w:val="16"/>
                <w:szCs w:val="16"/>
              </w:rPr>
              <w:t>taxAmt</w:t>
            </w:r>
            <w:proofErr w:type="spellEnd"/>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proofErr w:type="spellStart"/>
            <w:r w:rsidRPr="00184A3A">
              <w:rPr>
                <w:sz w:val="16"/>
                <w:szCs w:val="16"/>
              </w:rPr>
              <w:t>orderType</w:t>
            </w:r>
            <w:proofErr w:type="spellEnd"/>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proofErr w:type="spellStart"/>
            <w:r w:rsidRPr="00184A3A">
              <w:rPr>
                <w:sz w:val="16"/>
                <w:szCs w:val="16"/>
              </w:rPr>
              <w:t>transType</w:t>
            </w:r>
            <w:proofErr w:type="spellEnd"/>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proofErr w:type="spellStart"/>
            <w:r w:rsidRPr="00184A3A">
              <w:rPr>
                <w:sz w:val="16"/>
                <w:szCs w:val="16"/>
              </w:rPr>
              <w:t>tillNo</w:t>
            </w:r>
            <w:proofErr w:type="spellEnd"/>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proofErr w:type="spellStart"/>
            <w:r w:rsidRPr="00184A3A">
              <w:rPr>
                <w:sz w:val="16"/>
                <w:szCs w:val="16"/>
              </w:rPr>
              <w:t>inputId</w:t>
            </w:r>
            <w:proofErr w:type="spellEnd"/>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proofErr w:type="spellStart"/>
            <w:r w:rsidRPr="00184A3A">
              <w:rPr>
                <w:sz w:val="16"/>
                <w:szCs w:val="16"/>
              </w:rPr>
              <w:t>voidFlag</w:t>
            </w:r>
            <w:proofErr w:type="spellEnd"/>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proofErr w:type="spellStart"/>
            <w:r w:rsidRPr="00184A3A">
              <w:rPr>
                <w:sz w:val="16"/>
                <w:szCs w:val="16"/>
              </w:rPr>
              <w:t>voidDateTime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proofErr w:type="spellStart"/>
            <w:r w:rsidRPr="00184A3A">
              <w:rPr>
                <w:sz w:val="16"/>
                <w:szCs w:val="16"/>
              </w:rPr>
              <w:t>voidId</w:t>
            </w:r>
            <w:proofErr w:type="spellEnd"/>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proofErr w:type="spellStart"/>
            <w:r w:rsidRPr="00184A3A">
              <w:rPr>
                <w:sz w:val="16"/>
                <w:szCs w:val="16"/>
              </w:rPr>
              <w:t>lastUpdateUser</w:t>
            </w:r>
            <w:proofErr w:type="spellEnd"/>
          </w:p>
        </w:tc>
        <w:tc>
          <w:tcPr>
            <w:tcW w:w="2160" w:type="dxa"/>
            <w:tcBorders>
              <w:top w:val="single" w:sz="4" w:space="0" w:color="auto"/>
              <w:left w:val="single" w:sz="4" w:space="0" w:color="auto"/>
              <w:bottom w:val="single" w:sz="4" w:space="0" w:color="auto"/>
              <w:right w:val="single" w:sz="4" w:space="0" w:color="auto"/>
            </w:tcBorders>
          </w:tcPr>
          <w:p w14:paraId="3E67733B" w14:textId="25B5C75C" w:rsidR="007E4470" w:rsidRPr="00184A3A" w:rsidRDefault="007E4470">
            <w:pPr>
              <w:spacing w:before="60" w:after="60"/>
              <w:ind w:left="-11"/>
              <w:rPr>
                <w:rFonts w:cs="Arial"/>
                <w:sz w:val="16"/>
                <w:szCs w:val="16"/>
              </w:rPr>
            </w:pPr>
            <w:r w:rsidRPr="00184A3A">
              <w:rPr>
                <w:rFonts w:cs="Arial"/>
                <w:color w:val="000000"/>
                <w:sz w:val="16"/>
                <w:szCs w:val="16"/>
              </w:rPr>
              <w:t xml:space="preserve">Last update by (user id by which the </w:t>
            </w:r>
            <w:del w:id="84" w:author="Edward Leung" w:date="2017-01-17T16:58:00Z">
              <w:r w:rsidRPr="00184A3A" w:rsidDel="005E4AA0">
                <w:rPr>
                  <w:rFonts w:cs="Arial"/>
                  <w:color w:val="000000"/>
                  <w:sz w:val="16"/>
                  <w:szCs w:val="16"/>
                </w:rPr>
                <w:delText xml:space="preserve">convert </w:delText>
              </w:r>
            </w:del>
            <w:ins w:id="85" w:author="Edward Leung" w:date="2017-01-17T16:58:00Z">
              <w:r w:rsidR="005E4AA0">
                <w:rPr>
                  <w:rFonts w:cs="Arial"/>
                  <w:color w:val="000000"/>
                  <w:sz w:val="16"/>
                  <w:szCs w:val="16"/>
                </w:rPr>
                <w:t>log</w:t>
              </w:r>
              <w:r w:rsidR="005E4AA0" w:rsidRPr="00184A3A">
                <w:rPr>
                  <w:rFonts w:cs="Arial"/>
                  <w:color w:val="000000"/>
                  <w:sz w:val="16"/>
                  <w:szCs w:val="16"/>
                </w:rPr>
                <w:t xml:space="preserve"> </w:t>
              </w:r>
            </w:ins>
            <w:r w:rsidRPr="00184A3A">
              <w:rPr>
                <w:rFonts w:cs="Arial"/>
                <w:color w:val="000000"/>
                <w:sz w:val="16"/>
                <w:szCs w:val="16"/>
              </w:rPr>
              <w:t>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proofErr w:type="spellStart"/>
            <w:r w:rsidRPr="00184A3A">
              <w:rPr>
                <w:sz w:val="16"/>
                <w:szCs w:val="16"/>
              </w:rPr>
              <w:t>lastUpdateTime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proofErr w:type="spellStart"/>
            <w:r w:rsidRPr="00184A3A">
              <w:rPr>
                <w:sz w:val="16"/>
                <w:szCs w:val="16"/>
              </w:rPr>
              <w:t>workstationName</w:t>
            </w:r>
            <w:proofErr w:type="spellEnd"/>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proofErr w:type="spellStart"/>
            <w:r w:rsidRPr="00184A3A">
              <w:rPr>
                <w:sz w:val="16"/>
                <w:szCs w:val="16"/>
              </w:rPr>
              <w:t>appNmae</w:t>
            </w:r>
            <w:proofErr w:type="spellEnd"/>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proofErr w:type="spellStart"/>
            <w:r w:rsidRPr="00184A3A">
              <w:rPr>
                <w:sz w:val="16"/>
                <w:szCs w:val="16"/>
              </w:rPr>
              <w:t>runno</w:t>
            </w:r>
            <w:proofErr w:type="spellEnd"/>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w:t>
      </w:r>
      <w:proofErr w:type="spellStart"/>
      <w:proofErr w:type="gramStart"/>
      <w:r w:rsidRPr="00184A3A">
        <w:t>salesPay</w:t>
      </w:r>
      <w:proofErr w:type="spellEnd"/>
      <w:proofErr w:type="gramEnd"/>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paymentSequence</w:t>
            </w:r>
            <w:proofErr w:type="spellEnd"/>
            <w:r w:rsidRPr="00184A3A">
              <w:rPr>
                <w:color w:val="000000"/>
                <w:sz w:val="16"/>
                <w:szCs w:val="16"/>
              </w:rPr>
              <w:t>":""}</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paymenType</w:t>
            </w:r>
            <w:proofErr w:type="spellEnd"/>
            <w:r w:rsidRPr="00184A3A">
              <w:rPr>
                <w:color w:val="000000"/>
                <w:sz w:val="16"/>
                <w:szCs w:val="16"/>
              </w:rPr>
              <w:t>":""}</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proofErr w:type="spellStart"/>
            <w:r w:rsidRPr="00184A3A">
              <w:rPr>
                <w:sz w:val="16"/>
                <w:szCs w:val="16"/>
              </w:rPr>
              <w:t>posPayType</w:t>
            </w:r>
            <w:proofErr w:type="spellEnd"/>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posPayType</w:t>
            </w:r>
            <w:proofErr w:type="spellEnd"/>
            <w:r w:rsidRPr="00184A3A">
              <w:rPr>
                <w:color w:val="000000"/>
                <w:sz w:val="16"/>
                <w:szCs w:val="16"/>
              </w:rPr>
              <w:t>":""}</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Quantity</w:t>
            </w:r>
            <w:proofErr w:type="spellEnd"/>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paidQuantity</w:t>
            </w:r>
            <w:proofErr w:type="spellEnd"/>
            <w:r w:rsidRPr="00184A3A">
              <w:rPr>
                <w:color w:val="000000"/>
                <w:sz w:val="16"/>
                <w:szCs w:val="16"/>
              </w:rPr>
              <w:t xml:space="preserve">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paidCurrency</w:t>
            </w:r>
            <w:proofErr w:type="spellEnd"/>
            <w:r w:rsidRPr="00184A3A">
              <w:rPr>
                <w:color w:val="000000"/>
                <w:sz w:val="16"/>
                <w:szCs w:val="16"/>
              </w:rPr>
              <w:t>":""}</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proofErr w:type="spellStart"/>
            <w:r w:rsidRPr="00184A3A">
              <w:rPr>
                <w:sz w:val="16"/>
                <w:szCs w:val="16"/>
              </w:rPr>
              <w:t>paidAmount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paidAmount</w:t>
            </w:r>
            <w:proofErr w:type="spellEnd"/>
            <w:r w:rsidRPr="00184A3A">
              <w:rPr>
                <w:color w:val="000000"/>
                <w:sz w:val="16"/>
                <w:szCs w:val="16"/>
              </w:rPr>
              <w: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proofErr w:type="spellStart"/>
            <w:r w:rsidRPr="00184A3A">
              <w:rPr>
                <w:sz w:val="16"/>
                <w:szCs w:val="16"/>
              </w:rPr>
              <w:t>localAmount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proofErr w:type="spellStart"/>
            <w:r w:rsidRPr="00184A3A">
              <w:rPr>
                <w:sz w:val="16"/>
                <w:szCs w:val="16"/>
              </w:rPr>
              <w:t>exchangeRate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proofErr w:type="spellStart"/>
            <w:r w:rsidRPr="00184A3A">
              <w:rPr>
                <w:sz w:val="16"/>
                <w:szCs w:val="16"/>
              </w:rPr>
              <w:t>discType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discType</w:t>
            </w:r>
            <w:proofErr w:type="spellEnd"/>
            <w:r w:rsidRPr="00184A3A">
              <w:rPr>
                <w:color w:val="000000"/>
                <w:sz w:val="16"/>
                <w:szCs w:val="16"/>
              </w:rPr>
              <w:t>":""}</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proofErr w:type="spellStart"/>
            <w:r w:rsidRPr="00184A3A">
              <w:rPr>
                <w:sz w:val="16"/>
                <w:szCs w:val="16"/>
              </w:rPr>
              <w:t>cardType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 xml:space="preserve">Card type (e.g. Visa, membership card, </w:t>
            </w:r>
            <w:proofErr w:type="spellStart"/>
            <w:r w:rsidRPr="00184A3A">
              <w:rPr>
                <w:rFonts w:cs="Arial"/>
                <w:color w:val="000000"/>
                <w:sz w:val="16"/>
                <w:szCs w:val="16"/>
              </w:rPr>
              <w:t>etc</w:t>
            </w:r>
            <w:proofErr w:type="spellEnd"/>
            <w:r w:rsidRPr="00184A3A">
              <w:rPr>
                <w:rFonts w:cs="Arial"/>
                <w:color w:val="000000"/>
                <w:sz w:val="16"/>
                <w:szCs w:val="16"/>
              </w:rPr>
              <w:t>)</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cardType</w:t>
            </w:r>
            <w:proofErr w:type="spellEnd"/>
            <w:r w:rsidRPr="00184A3A">
              <w:rPr>
                <w:color w:val="000000"/>
                <w:sz w:val="16"/>
                <w:szCs w:val="16"/>
              </w:rPr>
              <w:t>":""}</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proofErr w:type="spellStart"/>
            <w:r w:rsidRPr="00184A3A">
              <w:rPr>
                <w:sz w:val="16"/>
                <w:szCs w:val="16"/>
              </w:rPr>
              <w:t>cardNo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cardNo</w:t>
            </w:r>
            <w:proofErr w:type="spellEnd"/>
            <w:r w:rsidRPr="00184A3A">
              <w:rPr>
                <w:color w:val="000000"/>
                <w:sz w:val="16"/>
                <w:szCs w:val="16"/>
              </w:rPr>
              <w:t>":""}</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proofErr w:type="spellStart"/>
            <w:r w:rsidRPr="00184A3A">
              <w:rPr>
                <w:sz w:val="16"/>
                <w:szCs w:val="16"/>
              </w:rPr>
              <w:t>cardUser</w:t>
            </w:r>
            <w:proofErr w:type="spellEnd"/>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cardUser</w:t>
            </w:r>
            <w:proofErr w:type="spellEnd"/>
            <w:r w:rsidRPr="00184A3A">
              <w:rPr>
                <w:color w:val="000000"/>
                <w:sz w:val="16"/>
                <w:szCs w:val="16"/>
              </w:rPr>
              <w:t>":""}</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proofErr w:type="spellStart"/>
            <w:r w:rsidRPr="00184A3A">
              <w:rPr>
                <w:sz w:val="16"/>
                <w:szCs w:val="16"/>
              </w:rPr>
              <w:t>refNo</w:t>
            </w:r>
            <w:proofErr w:type="spellEnd"/>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refNo</w:t>
            </w:r>
            <w:proofErr w:type="spellEnd"/>
            <w:r w:rsidRPr="00184A3A">
              <w:rPr>
                <w:color w:val="000000"/>
                <w:sz w:val="16"/>
                <w:szCs w:val="16"/>
              </w:rPr>
              <w:t>":""}</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proofErr w:type="spellStart"/>
            <w:r w:rsidRPr="00184A3A">
              <w:rPr>
                <w:sz w:val="16"/>
                <w:szCs w:val="16"/>
              </w:rPr>
              <w:t>traceNo</w:t>
            </w:r>
            <w:proofErr w:type="spellEnd"/>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traceNo</w:t>
            </w:r>
            <w:proofErr w:type="spellEnd"/>
            <w:r w:rsidRPr="00184A3A">
              <w:rPr>
                <w:color w:val="000000"/>
                <w:sz w:val="16"/>
                <w:szCs w:val="16"/>
              </w:rPr>
              <w:t>":""}</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proofErr w:type="spellStart"/>
            <w:r w:rsidRPr="00184A3A">
              <w:rPr>
                <w:sz w:val="16"/>
                <w:szCs w:val="16"/>
              </w:rPr>
              <w:t>approvalCode</w:t>
            </w:r>
            <w:proofErr w:type="spellEnd"/>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approvalCode</w:t>
            </w:r>
            <w:proofErr w:type="spellEnd"/>
            <w:r w:rsidRPr="00184A3A">
              <w:rPr>
                <w:color w:val="000000"/>
                <w:sz w:val="16"/>
                <w:szCs w:val="16"/>
              </w:rPr>
              <w:t>":""}</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proofErr w:type="spellStart"/>
            <w:r w:rsidRPr="00184A3A">
              <w:rPr>
                <w:sz w:val="16"/>
                <w:szCs w:val="16"/>
              </w:rPr>
              <w:t>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proofErr w:type="spellStart"/>
            <w:r w:rsidRPr="00184A3A">
              <w:rPr>
                <w:sz w:val="16"/>
                <w:szCs w:val="16"/>
              </w:rPr>
              <w:t>inputDateTime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proofErr w:type="spellStart"/>
            <w:r w:rsidRPr="00184A3A">
              <w:rPr>
                <w:sz w:val="16"/>
                <w:szCs w:val="16"/>
              </w:rPr>
              <w:t>inputId</w:t>
            </w:r>
            <w:proofErr w:type="spellEnd"/>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w:t>
      </w:r>
      <w:proofErr w:type="spellStart"/>
      <w:proofErr w:type="gramStart"/>
      <w:r w:rsidRPr="00184A3A">
        <w:t>salesPayfig</w:t>
      </w:r>
      <w:proofErr w:type="spellEnd"/>
      <w:proofErr w:type="gramEnd"/>
      <w:r w:rsidRPr="00184A3A">
        <w:t>&gt;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proofErr w:type="spellStart"/>
            <w:r w:rsidRPr="00184A3A">
              <w:rPr>
                <w:color w:val="000000"/>
                <w:sz w:val="16"/>
                <w:szCs w:val="16"/>
              </w:rPr>
              <w:t>rectype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rectype</w:t>
            </w:r>
            <w:proofErr w:type="spellEnd"/>
            <w:r w:rsidRPr="00184A3A">
              <w:rPr>
                <w:color w:val="000000"/>
                <w:sz w:val="16"/>
                <w:szCs w:val="16"/>
              </w:rPr>
              <w:t>":""}</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proofErr w:type="spellStart"/>
            <w:r w:rsidRPr="00184A3A">
              <w:rPr>
                <w:color w:val="000000"/>
                <w:sz w:val="16"/>
                <w:szCs w:val="16"/>
              </w:rPr>
              <w:t>recdesc</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recdesc</w:t>
            </w:r>
            <w:proofErr w:type="spellEnd"/>
            <w:r w:rsidRPr="00184A3A">
              <w:rPr>
                <w:color w:val="000000"/>
                <w:sz w:val="16"/>
                <w:szCs w:val="16"/>
              </w:rPr>
              <w:t>":""}</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proofErr w:type="spellStart"/>
            <w:r w:rsidRPr="00184A3A">
              <w:rPr>
                <w:color w:val="000000"/>
                <w:sz w:val="16"/>
                <w:szCs w:val="16"/>
              </w:rPr>
              <w:t>currencyCode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totalAmount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totalAmount</w:t>
            </w:r>
            <w:proofErr w:type="spellEnd"/>
            <w:r w:rsidRPr="00184A3A">
              <w:rPr>
                <w:color w:val="000000"/>
                <w:sz w:val="16"/>
                <w:szCs w:val="16"/>
              </w:rPr>
              <w: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qty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proofErr w:type="spellStart"/>
            <w:r w:rsidRPr="00184A3A">
              <w:rPr>
                <w:sz w:val="16"/>
                <w:szCs w:val="16"/>
              </w:rPr>
              <w:t>localAmount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proofErr w:type="spellStart"/>
            <w:r w:rsidRPr="00184A3A">
              <w:rPr>
                <w:sz w:val="16"/>
                <w:szCs w:val="16"/>
              </w:rPr>
              <w:t>exchangeRate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proofErr w:type="spellStart"/>
            <w:r w:rsidRPr="00184A3A">
              <w:rPr>
                <w:rFonts w:cs="Arial"/>
                <w:sz w:val="16"/>
                <w:szCs w:val="16"/>
              </w:rPr>
              <w:t>inputId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proofErr w:type="spellStart"/>
            <w:r w:rsidRPr="00184A3A">
              <w:rPr>
                <w:sz w:val="16"/>
                <w:szCs w:val="16"/>
              </w:rPr>
              <w:t>lastUpdateUser</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proofErr w:type="spellStart"/>
            <w:r w:rsidRPr="00184A3A">
              <w:rPr>
                <w:sz w:val="16"/>
                <w:szCs w:val="16"/>
              </w:rPr>
              <w:t>lastUpdateTime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proofErr w:type="spellStart"/>
            <w:r w:rsidRPr="00184A3A">
              <w:rPr>
                <w:sz w:val="16"/>
                <w:szCs w:val="16"/>
              </w:rPr>
              <w:t>workstationName</w:t>
            </w:r>
            <w:proofErr w:type="spellEnd"/>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proofErr w:type="spellStart"/>
            <w:r w:rsidRPr="00184A3A">
              <w:rPr>
                <w:sz w:val="16"/>
                <w:szCs w:val="16"/>
              </w:rPr>
              <w:t>appNmae</w:t>
            </w:r>
            <w:proofErr w:type="spellEnd"/>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proofErr w:type="spellStart"/>
            <w:r w:rsidRPr="00184A3A">
              <w:rPr>
                <w:sz w:val="16"/>
                <w:szCs w:val="16"/>
              </w:rPr>
              <w:t>runno</w:t>
            </w:r>
            <w:proofErr w:type="spellEnd"/>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86" w:name="_Toc472133136"/>
      <w:r w:rsidRPr="00184A3A">
        <w:rPr>
          <w:lang w:eastAsia="zh-TW"/>
        </w:rPr>
        <w:lastRenderedPageBreak/>
        <w:t xml:space="preserve">Pricing </w:t>
      </w:r>
      <w:r w:rsidRPr="00184A3A">
        <w:t>Data Web Service</w:t>
      </w:r>
      <w:bookmarkEnd w:id="86"/>
    </w:p>
    <w:p w14:paraId="66407635" w14:textId="77777777" w:rsidR="007E4470" w:rsidRPr="00184A3A" w:rsidRDefault="007E4470" w:rsidP="00900E50">
      <w:pPr>
        <w:pStyle w:val="Heading3"/>
        <w:rPr>
          <w:lang w:eastAsia="zh-HK"/>
        </w:rPr>
      </w:pPr>
      <w:r w:rsidRPr="00184A3A">
        <w:t xml:space="preserve">Process/Work Flow </w:t>
      </w:r>
    </w:p>
    <w:p w14:paraId="5203CDBB" w14:textId="77777777" w:rsidR="007E4470" w:rsidRPr="00184A3A" w:rsidRDefault="007E4470" w:rsidP="007E4470">
      <w:r w:rsidRPr="0057159E">
        <w:rPr>
          <w:noProof/>
          <w:lang w:eastAsia="zh-CN"/>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05458D">
      <w:pPr>
        <w:pStyle w:val="ListParagraph"/>
        <w:numPr>
          <w:ilvl w:val="0"/>
          <w:numId w:val="27"/>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05458D">
      <w:pPr>
        <w:pStyle w:val="ListParagraph"/>
        <w:numPr>
          <w:ilvl w:val="0"/>
          <w:numId w:val="27"/>
        </w:numPr>
        <w:spacing w:after="0" w:line="240" w:lineRule="auto"/>
      </w:pPr>
      <w:r w:rsidRPr="00184A3A">
        <w:t>The service will trigger the pricing store procedure to update the EDW pricing tables in EDW.</w:t>
      </w:r>
    </w:p>
    <w:p w14:paraId="49593A2E" w14:textId="6B533F71" w:rsidR="007E4470" w:rsidRPr="00184A3A" w:rsidRDefault="007E4470" w:rsidP="0005458D">
      <w:pPr>
        <w:pStyle w:val="ListParagraph"/>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pPr>
      <w:bookmarkStart w:id="87" w:name="_Toc472133137"/>
      <w:r w:rsidRPr="00184A3A">
        <w:rPr>
          <w:lang w:eastAsia="zh-TW"/>
        </w:rPr>
        <w:lastRenderedPageBreak/>
        <w:t>EDW Checksum</w:t>
      </w:r>
      <w:r w:rsidRPr="00184A3A">
        <w:t xml:space="preserve"> Web Service</w:t>
      </w:r>
      <w:bookmarkEnd w:id="87"/>
    </w:p>
    <w:p w14:paraId="3AF1D1C0" w14:textId="77777777" w:rsidR="007E4470" w:rsidRPr="00184A3A" w:rsidRDefault="007E4470" w:rsidP="00900E50">
      <w:pPr>
        <w:pStyle w:val="Heading3"/>
        <w:rPr>
          <w:lang w:eastAsia="zh-HK"/>
        </w:rPr>
      </w:pPr>
      <w:r w:rsidRPr="0057159E">
        <w:rPr>
          <w:noProof/>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05458D">
      <w:pPr>
        <w:pStyle w:val="ListParagraph"/>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ListParagraph"/>
        <w:numPr>
          <w:ilvl w:val="0"/>
          <w:numId w:val="28"/>
        </w:numPr>
        <w:spacing w:after="0" w:line="240" w:lineRule="auto"/>
      </w:pPr>
      <w:r w:rsidRPr="00184A3A">
        <w:t>The service will get the information from the EDW</w:t>
      </w:r>
      <w:r w:rsidR="003562C8" w:rsidRPr="00184A3A">
        <w:t>.</w:t>
      </w:r>
    </w:p>
    <w:p w14:paraId="4DF7BF07" w14:textId="57D3E8EC" w:rsidR="007E4470" w:rsidRPr="00184A3A" w:rsidRDefault="007E4470" w:rsidP="0005458D">
      <w:pPr>
        <w:pStyle w:val="ListParagraph"/>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ListParagraph"/>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proofErr w:type="spellStart"/>
            <w:r w:rsidRPr="00184A3A">
              <w:rPr>
                <w:color w:val="000000"/>
                <w:sz w:val="16"/>
                <w:szCs w:val="16"/>
              </w:rPr>
              <w:t>noOfRecord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proofErr w:type="spellStart"/>
            <w:r w:rsidRPr="00184A3A">
              <w:rPr>
                <w:rFonts w:cs="Arial"/>
                <w:color w:val="000000"/>
                <w:sz w:val="16"/>
                <w:szCs w:val="16"/>
              </w:rPr>
              <w:t>noOfRecord</w:t>
            </w:r>
            <w:proofErr w:type="spellEnd"/>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noOfRecord</w:t>
            </w:r>
            <w:proofErr w:type="spellEnd"/>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noOfRecord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06224F50" w14:textId="77777777" w:rsidR="003D2D74" w:rsidRPr="00A00C1A" w:rsidRDefault="003D2D74" w:rsidP="003D2D74">
      <w:pPr>
        <w:pStyle w:val="Heading1"/>
      </w:pPr>
      <w:bookmarkStart w:id="88" w:name="_Toc469739639"/>
      <w:bookmarkStart w:id="89" w:name="_Toc471773389"/>
      <w:bookmarkStart w:id="90" w:name="_Toc472133138"/>
      <w:r>
        <w:lastRenderedPageBreak/>
        <w:t>Sign Off</w:t>
      </w:r>
      <w:bookmarkEnd w:id="88"/>
      <w:bookmarkEnd w:id="89"/>
      <w:bookmarkEnd w:id="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TOC3"/>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TOC3"/>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TOC3"/>
              <w:rPr>
                <w:b w:val="0"/>
              </w:rPr>
            </w:pPr>
            <w:r w:rsidRPr="003C1591">
              <w:rPr>
                <w:b w:val="0"/>
              </w:rPr>
              <w:t>Date</w:t>
            </w:r>
          </w:p>
        </w:tc>
        <w:tc>
          <w:tcPr>
            <w:tcW w:w="4032" w:type="dxa"/>
            <w:vAlign w:val="center"/>
          </w:tcPr>
          <w:p w14:paraId="1B4E7B43" w14:textId="77777777" w:rsidR="003D2D74" w:rsidRPr="003C1591" w:rsidRDefault="003D2D74" w:rsidP="007E45F6">
            <w:pPr>
              <w:pStyle w:val="TOC3"/>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TOC3"/>
            </w:pPr>
            <w:r w:rsidRPr="00A00C1A">
              <w:t xml:space="preserve">CARL CHOW </w:t>
            </w:r>
          </w:p>
        </w:tc>
        <w:tc>
          <w:tcPr>
            <w:tcW w:w="1931" w:type="dxa"/>
          </w:tcPr>
          <w:p w14:paraId="49DD5F6A" w14:textId="77777777" w:rsidR="003D2D74" w:rsidRPr="003B730D" w:rsidRDefault="003D2D74" w:rsidP="007E45F6">
            <w:pPr>
              <w:pStyle w:val="TOC3"/>
            </w:pPr>
          </w:p>
        </w:tc>
        <w:tc>
          <w:tcPr>
            <w:tcW w:w="4032" w:type="dxa"/>
          </w:tcPr>
          <w:p w14:paraId="4CA24172" w14:textId="77777777" w:rsidR="003D2D74" w:rsidRPr="003B730D" w:rsidRDefault="003D2D74" w:rsidP="007E45F6">
            <w:pPr>
              <w:pStyle w:val="TOC3"/>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TOC3"/>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TOC3"/>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TOC3"/>
              <w:rPr>
                <w:b w:val="0"/>
              </w:rPr>
            </w:pPr>
            <w:r w:rsidRPr="003C1591">
              <w:rPr>
                <w:b w:val="0"/>
              </w:rPr>
              <w:t>Date</w:t>
            </w:r>
          </w:p>
        </w:tc>
        <w:tc>
          <w:tcPr>
            <w:tcW w:w="4032" w:type="dxa"/>
            <w:vAlign w:val="center"/>
          </w:tcPr>
          <w:p w14:paraId="7CA1D5BC" w14:textId="77777777" w:rsidR="003D2D74" w:rsidRPr="003C1591" w:rsidRDefault="003D2D74" w:rsidP="007E45F6">
            <w:pPr>
              <w:pStyle w:val="TOC3"/>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TOC3"/>
            </w:pPr>
            <w:r w:rsidRPr="00A00C1A">
              <w:t>POLLY KAM</w:t>
            </w:r>
          </w:p>
        </w:tc>
        <w:tc>
          <w:tcPr>
            <w:tcW w:w="1931" w:type="dxa"/>
          </w:tcPr>
          <w:p w14:paraId="23CFAAD7" w14:textId="77777777" w:rsidR="003D2D74" w:rsidRPr="003B730D" w:rsidRDefault="003D2D74" w:rsidP="007E45F6">
            <w:pPr>
              <w:pStyle w:val="TOC3"/>
            </w:pPr>
          </w:p>
        </w:tc>
        <w:tc>
          <w:tcPr>
            <w:tcW w:w="4032" w:type="dxa"/>
          </w:tcPr>
          <w:p w14:paraId="70D9C9E7" w14:textId="77777777" w:rsidR="003D2D74" w:rsidRPr="003B730D" w:rsidRDefault="003D2D74" w:rsidP="007E45F6">
            <w:pPr>
              <w:pStyle w:val="TOC3"/>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TOC3"/>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TOC3"/>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TOC3"/>
              <w:rPr>
                <w:b w:val="0"/>
              </w:rPr>
            </w:pPr>
            <w:r w:rsidRPr="003C1591">
              <w:rPr>
                <w:b w:val="0"/>
              </w:rPr>
              <w:t>Date</w:t>
            </w:r>
          </w:p>
        </w:tc>
        <w:tc>
          <w:tcPr>
            <w:tcW w:w="4032" w:type="dxa"/>
            <w:vAlign w:val="center"/>
          </w:tcPr>
          <w:p w14:paraId="36C5399E" w14:textId="77777777" w:rsidR="003D2D74" w:rsidRPr="003C1591" w:rsidRDefault="003D2D74" w:rsidP="007E45F6">
            <w:pPr>
              <w:pStyle w:val="TOC3"/>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TOC3"/>
            </w:pPr>
            <w:r>
              <w:t>CHOI KA WING</w:t>
            </w:r>
          </w:p>
        </w:tc>
        <w:tc>
          <w:tcPr>
            <w:tcW w:w="1931" w:type="dxa"/>
          </w:tcPr>
          <w:p w14:paraId="2319209D" w14:textId="77777777" w:rsidR="003D2D74" w:rsidRPr="003B730D" w:rsidRDefault="003D2D74" w:rsidP="007E45F6">
            <w:pPr>
              <w:pStyle w:val="TOC3"/>
              <w:rPr>
                <w:highlight w:val="yellow"/>
              </w:rPr>
            </w:pPr>
          </w:p>
        </w:tc>
        <w:tc>
          <w:tcPr>
            <w:tcW w:w="4032" w:type="dxa"/>
          </w:tcPr>
          <w:p w14:paraId="1604EB86" w14:textId="77777777" w:rsidR="003D2D74" w:rsidRPr="003B730D" w:rsidRDefault="003D2D74" w:rsidP="007E45F6">
            <w:pPr>
              <w:pStyle w:val="TOC3"/>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TOC3"/>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TOC3"/>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TOC3"/>
              <w:rPr>
                <w:b w:val="0"/>
              </w:rPr>
            </w:pPr>
            <w:r w:rsidRPr="003C1591">
              <w:rPr>
                <w:b w:val="0"/>
              </w:rPr>
              <w:t>Date</w:t>
            </w:r>
          </w:p>
        </w:tc>
        <w:tc>
          <w:tcPr>
            <w:tcW w:w="4032" w:type="dxa"/>
            <w:vAlign w:val="center"/>
          </w:tcPr>
          <w:p w14:paraId="4E617CEB" w14:textId="77777777" w:rsidR="003D2D74" w:rsidRPr="003C1591" w:rsidRDefault="003D2D74" w:rsidP="007E45F6">
            <w:pPr>
              <w:pStyle w:val="TOC3"/>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TOC3"/>
            </w:pPr>
            <w:r w:rsidRPr="003C1591">
              <w:t>LOUIS MAH</w:t>
            </w:r>
          </w:p>
        </w:tc>
        <w:tc>
          <w:tcPr>
            <w:tcW w:w="1931" w:type="dxa"/>
          </w:tcPr>
          <w:p w14:paraId="12D8A017" w14:textId="77777777" w:rsidR="003D2D74" w:rsidRPr="003B730D" w:rsidRDefault="003D2D74" w:rsidP="007E45F6">
            <w:pPr>
              <w:pStyle w:val="TOC3"/>
              <w:rPr>
                <w:highlight w:val="yellow"/>
              </w:rPr>
            </w:pPr>
          </w:p>
        </w:tc>
        <w:tc>
          <w:tcPr>
            <w:tcW w:w="4032" w:type="dxa"/>
          </w:tcPr>
          <w:p w14:paraId="1B8241B6" w14:textId="77777777" w:rsidR="003D2D74" w:rsidRPr="003B730D" w:rsidRDefault="003D2D74" w:rsidP="007E45F6">
            <w:pPr>
              <w:pStyle w:val="TOC3"/>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TOC3"/>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AB26E" w14:textId="77777777" w:rsidR="00E2491D" w:rsidRDefault="00E2491D" w:rsidP="008D7BAB">
      <w:pPr>
        <w:spacing w:after="0" w:line="240" w:lineRule="auto"/>
      </w:pPr>
      <w:r>
        <w:separator/>
      </w:r>
    </w:p>
  </w:endnote>
  <w:endnote w:type="continuationSeparator" w:id="0">
    <w:p w14:paraId="358E1BC3" w14:textId="77777777" w:rsidR="00E2491D" w:rsidRDefault="00E2491D"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2BB6485E" w:rsidR="00877213" w:rsidRPr="0061154C" w:rsidRDefault="00877213" w:rsidP="008D7BAB">
    <w:pPr>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EndPr/>
      <w:sdtContent>
        <w:sdt>
          <w:sdtPr>
            <w:rPr>
              <w:sz w:val="18"/>
            </w:rPr>
            <w:id w:val="123588465"/>
            <w:docPartObj>
              <w:docPartGallery w:val="Page Numbers (Top of Page)"/>
              <w:docPartUnique/>
            </w:docPartObj>
          </w:sdtPr>
          <w:sdtEnd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114CE9">
              <w:rPr>
                <w:b/>
                <w:bCs/>
                <w:noProof/>
                <w:sz w:val="18"/>
              </w:rPr>
              <w:t>62</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114CE9">
              <w:rPr>
                <w:b/>
                <w:bCs/>
                <w:noProof/>
                <w:sz w:val="18"/>
              </w:rPr>
              <w:t>116</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2B40F" w14:textId="77777777" w:rsidR="00E2491D" w:rsidRDefault="00E2491D" w:rsidP="008D7BAB">
      <w:pPr>
        <w:spacing w:after="0" w:line="240" w:lineRule="auto"/>
      </w:pPr>
      <w:r>
        <w:separator/>
      </w:r>
    </w:p>
  </w:footnote>
  <w:footnote w:type="continuationSeparator" w:id="0">
    <w:p w14:paraId="74B001A9" w14:textId="77777777" w:rsidR="00E2491D" w:rsidRDefault="00E2491D"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877213" w:rsidRDefault="00877213">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A7D3E"/>
    <w:multiLevelType w:val="multilevel"/>
    <w:tmpl w:val="5E0432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7">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4"/>
  </w:num>
  <w:num w:numId="3">
    <w:abstractNumId w:val="44"/>
  </w:num>
  <w:num w:numId="4">
    <w:abstractNumId w:val="45"/>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9"/>
  </w:num>
  <w:num w:numId="10">
    <w:abstractNumId w:val="21"/>
  </w:num>
  <w:num w:numId="11">
    <w:abstractNumId w:val="14"/>
  </w:num>
  <w:num w:numId="12">
    <w:abstractNumId w:val="9"/>
  </w:num>
  <w:num w:numId="13">
    <w:abstractNumId w:val="37"/>
  </w:num>
  <w:num w:numId="14">
    <w:abstractNumId w:val="10"/>
  </w:num>
  <w:num w:numId="15">
    <w:abstractNumId w:val="38"/>
  </w:num>
  <w:num w:numId="16">
    <w:abstractNumId w:val="7"/>
  </w:num>
  <w:num w:numId="17">
    <w:abstractNumId w:val="42"/>
  </w:num>
  <w:num w:numId="18">
    <w:abstractNumId w:val="6"/>
  </w:num>
  <w:num w:numId="19">
    <w:abstractNumId w:val="8"/>
  </w:num>
  <w:num w:numId="20">
    <w:abstractNumId w:val="39"/>
  </w:num>
  <w:num w:numId="21">
    <w:abstractNumId w:val="41"/>
  </w:num>
  <w:num w:numId="22">
    <w:abstractNumId w:val="11"/>
  </w:num>
  <w:num w:numId="23">
    <w:abstractNumId w:val="27"/>
  </w:num>
  <w:num w:numId="24">
    <w:abstractNumId w:val="34"/>
  </w:num>
  <w:num w:numId="25">
    <w:abstractNumId w:val="15"/>
  </w:num>
  <w:num w:numId="26">
    <w:abstractNumId w:val="26"/>
  </w:num>
  <w:num w:numId="27">
    <w:abstractNumId w:val="3"/>
  </w:num>
  <w:num w:numId="28">
    <w:abstractNumId w:val="35"/>
  </w:num>
  <w:num w:numId="29">
    <w:abstractNumId w:val="22"/>
  </w:num>
  <w:num w:numId="30">
    <w:abstractNumId w:val="20"/>
  </w:num>
  <w:num w:numId="31">
    <w:abstractNumId w:val="33"/>
  </w:num>
  <w:num w:numId="32">
    <w:abstractNumId w:val="31"/>
  </w:num>
  <w:num w:numId="33">
    <w:abstractNumId w:val="40"/>
  </w:num>
  <w:num w:numId="34">
    <w:abstractNumId w:val="23"/>
  </w:num>
  <w:num w:numId="35">
    <w:abstractNumId w:val="4"/>
  </w:num>
  <w:num w:numId="36">
    <w:abstractNumId w:val="28"/>
  </w:num>
  <w:num w:numId="37">
    <w:abstractNumId w:val="2"/>
  </w:num>
  <w:num w:numId="38">
    <w:abstractNumId w:val="13"/>
  </w:num>
  <w:num w:numId="39">
    <w:abstractNumId w:val="18"/>
  </w:num>
  <w:num w:numId="40">
    <w:abstractNumId w:val="16"/>
  </w:num>
  <w:num w:numId="41">
    <w:abstractNumId w:val="29"/>
  </w:num>
  <w:num w:numId="42">
    <w:abstractNumId w:val="5"/>
  </w:num>
  <w:num w:numId="43">
    <w:abstractNumId w:val="32"/>
  </w:num>
  <w:num w:numId="44">
    <w:abstractNumId w:val="25"/>
  </w:num>
  <w:num w:numId="45">
    <w:abstractNumId w:val="17"/>
  </w:num>
  <w:num w:numId="46">
    <w:abstractNumId w:val="43"/>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Chen">
    <w15:presenceInfo w15:providerId="Windows Live" w15:userId="39114e7f79bc0371"/>
  </w15:person>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25C56"/>
    <w:rsid w:val="000311B3"/>
    <w:rsid w:val="00032747"/>
    <w:rsid w:val="00032923"/>
    <w:rsid w:val="00033D38"/>
    <w:rsid w:val="0003433B"/>
    <w:rsid w:val="0003555D"/>
    <w:rsid w:val="0004002D"/>
    <w:rsid w:val="00040256"/>
    <w:rsid w:val="00041AD6"/>
    <w:rsid w:val="0004266B"/>
    <w:rsid w:val="00045CEC"/>
    <w:rsid w:val="000503EF"/>
    <w:rsid w:val="000521C1"/>
    <w:rsid w:val="000533FD"/>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3A6"/>
    <w:rsid w:val="000A468A"/>
    <w:rsid w:val="000B1039"/>
    <w:rsid w:val="000B19F9"/>
    <w:rsid w:val="000B3F72"/>
    <w:rsid w:val="000B556C"/>
    <w:rsid w:val="000C055F"/>
    <w:rsid w:val="000C0EBC"/>
    <w:rsid w:val="000C1E64"/>
    <w:rsid w:val="000C3C9A"/>
    <w:rsid w:val="000C484E"/>
    <w:rsid w:val="000C5B6E"/>
    <w:rsid w:val="000C5C50"/>
    <w:rsid w:val="000C6662"/>
    <w:rsid w:val="000D588D"/>
    <w:rsid w:val="000D6E76"/>
    <w:rsid w:val="000E0320"/>
    <w:rsid w:val="000E17A3"/>
    <w:rsid w:val="000E1B41"/>
    <w:rsid w:val="000E26CF"/>
    <w:rsid w:val="000E544B"/>
    <w:rsid w:val="000F0D8D"/>
    <w:rsid w:val="000F1526"/>
    <w:rsid w:val="000F1EF2"/>
    <w:rsid w:val="000F2901"/>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4CE9"/>
    <w:rsid w:val="001160A9"/>
    <w:rsid w:val="00117FC0"/>
    <w:rsid w:val="001228F0"/>
    <w:rsid w:val="00130821"/>
    <w:rsid w:val="00131B58"/>
    <w:rsid w:val="0013302E"/>
    <w:rsid w:val="001344FF"/>
    <w:rsid w:val="00134FC6"/>
    <w:rsid w:val="00141BDA"/>
    <w:rsid w:val="00141F5F"/>
    <w:rsid w:val="0014239B"/>
    <w:rsid w:val="00145009"/>
    <w:rsid w:val="00146FDD"/>
    <w:rsid w:val="00150130"/>
    <w:rsid w:val="0015026B"/>
    <w:rsid w:val="001505BA"/>
    <w:rsid w:val="00151A88"/>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9AF"/>
    <w:rsid w:val="001A29FB"/>
    <w:rsid w:val="001A2DB4"/>
    <w:rsid w:val="001A4608"/>
    <w:rsid w:val="001A59E6"/>
    <w:rsid w:val="001A6C6D"/>
    <w:rsid w:val="001B04A6"/>
    <w:rsid w:val="001B2197"/>
    <w:rsid w:val="001B2684"/>
    <w:rsid w:val="001B289A"/>
    <w:rsid w:val="001B69C4"/>
    <w:rsid w:val="001B7058"/>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38CA"/>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B754C"/>
    <w:rsid w:val="002C1396"/>
    <w:rsid w:val="002C33B6"/>
    <w:rsid w:val="002C510D"/>
    <w:rsid w:val="002C5D9F"/>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076B"/>
    <w:rsid w:val="003C1591"/>
    <w:rsid w:val="003C54CD"/>
    <w:rsid w:val="003C553D"/>
    <w:rsid w:val="003C5DC6"/>
    <w:rsid w:val="003C730A"/>
    <w:rsid w:val="003C7A86"/>
    <w:rsid w:val="003D1B1C"/>
    <w:rsid w:val="003D2D74"/>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24CC8"/>
    <w:rsid w:val="00430AAC"/>
    <w:rsid w:val="00431A78"/>
    <w:rsid w:val="00436026"/>
    <w:rsid w:val="0044009F"/>
    <w:rsid w:val="00440B34"/>
    <w:rsid w:val="00441697"/>
    <w:rsid w:val="004421AB"/>
    <w:rsid w:val="0044500B"/>
    <w:rsid w:val="00445748"/>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17E"/>
    <w:rsid w:val="00485B40"/>
    <w:rsid w:val="00492DE8"/>
    <w:rsid w:val="00496CB4"/>
    <w:rsid w:val="00497616"/>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20E61"/>
    <w:rsid w:val="00524C81"/>
    <w:rsid w:val="00525FEB"/>
    <w:rsid w:val="00526E94"/>
    <w:rsid w:val="005273BA"/>
    <w:rsid w:val="00531F6B"/>
    <w:rsid w:val="00533274"/>
    <w:rsid w:val="0053398F"/>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C00"/>
    <w:rsid w:val="005C247A"/>
    <w:rsid w:val="005C36F7"/>
    <w:rsid w:val="005C3C95"/>
    <w:rsid w:val="005C5247"/>
    <w:rsid w:val="005C64E4"/>
    <w:rsid w:val="005D372D"/>
    <w:rsid w:val="005D4776"/>
    <w:rsid w:val="005D52A9"/>
    <w:rsid w:val="005D53E5"/>
    <w:rsid w:val="005D6264"/>
    <w:rsid w:val="005D7940"/>
    <w:rsid w:val="005E2989"/>
    <w:rsid w:val="005E4AA0"/>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4231"/>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45F6"/>
    <w:rsid w:val="007E52D2"/>
    <w:rsid w:val="007E670F"/>
    <w:rsid w:val="007E6F0F"/>
    <w:rsid w:val="007F0094"/>
    <w:rsid w:val="007F00B4"/>
    <w:rsid w:val="007F4153"/>
    <w:rsid w:val="007F7BFB"/>
    <w:rsid w:val="00800475"/>
    <w:rsid w:val="00800DCB"/>
    <w:rsid w:val="0080120B"/>
    <w:rsid w:val="008028C8"/>
    <w:rsid w:val="0080334F"/>
    <w:rsid w:val="00803E94"/>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213"/>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15A7"/>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162E"/>
    <w:rsid w:val="008E2871"/>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614"/>
    <w:rsid w:val="009160E8"/>
    <w:rsid w:val="00916F2B"/>
    <w:rsid w:val="00920B25"/>
    <w:rsid w:val="0092108B"/>
    <w:rsid w:val="00922238"/>
    <w:rsid w:val="009234C1"/>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F4A"/>
    <w:rsid w:val="00A65409"/>
    <w:rsid w:val="00A6702D"/>
    <w:rsid w:val="00A705C6"/>
    <w:rsid w:val="00A72DD4"/>
    <w:rsid w:val="00A73B85"/>
    <w:rsid w:val="00A73CE8"/>
    <w:rsid w:val="00A74D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6058"/>
    <w:rsid w:val="00AB7EEB"/>
    <w:rsid w:val="00AC064D"/>
    <w:rsid w:val="00AC06EE"/>
    <w:rsid w:val="00AC1B94"/>
    <w:rsid w:val="00AC1FD3"/>
    <w:rsid w:val="00AC2B55"/>
    <w:rsid w:val="00AC6ED6"/>
    <w:rsid w:val="00AD14B8"/>
    <w:rsid w:val="00AD2CA8"/>
    <w:rsid w:val="00AD2DF9"/>
    <w:rsid w:val="00AD39B4"/>
    <w:rsid w:val="00AD3E37"/>
    <w:rsid w:val="00AD54D9"/>
    <w:rsid w:val="00AE39F7"/>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3666"/>
    <w:rsid w:val="00C350F1"/>
    <w:rsid w:val="00C44EC9"/>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3CE9"/>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6286"/>
    <w:rsid w:val="00D36D25"/>
    <w:rsid w:val="00D412F4"/>
    <w:rsid w:val="00D4247B"/>
    <w:rsid w:val="00D477DC"/>
    <w:rsid w:val="00D55A98"/>
    <w:rsid w:val="00D55D58"/>
    <w:rsid w:val="00D576B8"/>
    <w:rsid w:val="00D57A80"/>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3CEA"/>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5E3B"/>
    <w:rsid w:val="00DE67A1"/>
    <w:rsid w:val="00DF002A"/>
    <w:rsid w:val="00DF0E40"/>
    <w:rsid w:val="00DF1377"/>
    <w:rsid w:val="00DF1E99"/>
    <w:rsid w:val="00DF48E4"/>
    <w:rsid w:val="00DF50F5"/>
    <w:rsid w:val="00DF5223"/>
    <w:rsid w:val="00E023BE"/>
    <w:rsid w:val="00E04808"/>
    <w:rsid w:val="00E055D5"/>
    <w:rsid w:val="00E11A8B"/>
    <w:rsid w:val="00E132B9"/>
    <w:rsid w:val="00E2491D"/>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34EB"/>
    <w:rsid w:val="00EA4D25"/>
    <w:rsid w:val="00EB360F"/>
    <w:rsid w:val="00EB4239"/>
    <w:rsid w:val="00EB4EBA"/>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06CA"/>
    <w:rsid w:val="00F63A83"/>
    <w:rsid w:val="00F66936"/>
    <w:rsid w:val="00F702BC"/>
    <w:rsid w:val="00F70D0C"/>
    <w:rsid w:val="00F71512"/>
    <w:rsid w:val="00F715A1"/>
    <w:rsid w:val="00F733F1"/>
    <w:rsid w:val="00F74281"/>
    <w:rsid w:val="00F74C50"/>
    <w:rsid w:val="00F75917"/>
    <w:rsid w:val="00F77B7E"/>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900E50"/>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E51271"/>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0.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A8305-AE88-43EA-B8AA-6645D6C6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15880</Words>
  <Characters>90517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3</cp:revision>
  <dcterms:created xsi:type="dcterms:W3CDTF">2017-02-06T08:45:00Z</dcterms:created>
  <dcterms:modified xsi:type="dcterms:W3CDTF">2017-02-09T09:09:00Z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