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AB88C" w14:textId="77777777"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14:paraId="5E06CC9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14:paraId="45E4A9A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14:paraId="704E61B5" w14:textId="77777777"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14:paraId="0A07535E" w14:textId="77777777"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EE1043" w:rsidRPr="0081166A" w:rsidRDefault="00EE1043" w:rsidP="009A0562">
                            <w:pPr>
                              <w:rPr>
                                <w:rFonts w:ascii="Palatino Linotype" w:hAnsi="Palatino Linotype"/>
                              </w:rPr>
                            </w:pPr>
                            <w:r w:rsidRPr="0081166A">
                              <w:rPr>
                                <w:rFonts w:ascii="Palatino Linotype" w:hAnsi="Palatino Linotype"/>
                              </w:rPr>
                              <w:t>Prepared by: Buzz IT Company Limited</w:t>
                            </w:r>
                          </w:p>
                          <w:p w14:paraId="37B9779D" w14:textId="77777777" w:rsidR="00EE1043" w:rsidRPr="0081166A" w:rsidRDefault="00EE1043" w:rsidP="009A0562">
                            <w:pPr>
                              <w:rPr>
                                <w:rFonts w:ascii="Palatino Linotype" w:hAnsi="Palatino Linotype"/>
                              </w:rPr>
                            </w:pPr>
                            <w:r w:rsidRPr="0081166A">
                              <w:rPr>
                                <w:rFonts w:ascii="Palatino Linotype" w:hAnsi="Palatino Linotype"/>
                              </w:rPr>
                              <w:t>Author: Steven Chen</w:t>
                            </w:r>
                          </w:p>
                          <w:p w14:paraId="612E9F65" w14:textId="77777777" w:rsidR="00EE1043" w:rsidRPr="0081166A" w:rsidRDefault="00EE1043"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EE1043" w:rsidRPr="0081166A" w:rsidRDefault="00EE1043" w:rsidP="009A0562">
                            <w:pPr>
                              <w:rPr>
                                <w:rFonts w:ascii="Palatino Linotype" w:hAnsi="Palatino Linotype"/>
                                <w:color w:val="7F7F7F"/>
                              </w:rPr>
                            </w:pPr>
                            <w:r>
                              <w:rPr>
                                <w:rFonts w:ascii="Palatino Linotype" w:hAnsi="Palatino Linotype"/>
                              </w:rPr>
                              <w:t>Version: 1.0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EE1043" w:rsidRPr="0081166A" w:rsidRDefault="00EE1043" w:rsidP="009A0562">
                      <w:pPr>
                        <w:rPr>
                          <w:rFonts w:ascii="Palatino Linotype" w:hAnsi="Palatino Linotype"/>
                        </w:rPr>
                      </w:pPr>
                      <w:r w:rsidRPr="0081166A">
                        <w:rPr>
                          <w:rFonts w:ascii="Palatino Linotype" w:hAnsi="Palatino Linotype"/>
                        </w:rPr>
                        <w:t>Prepared by: Buzz IT Company Limited</w:t>
                      </w:r>
                    </w:p>
                    <w:p w14:paraId="37B9779D" w14:textId="77777777" w:rsidR="00EE1043" w:rsidRPr="0081166A" w:rsidRDefault="00EE1043" w:rsidP="009A0562">
                      <w:pPr>
                        <w:rPr>
                          <w:rFonts w:ascii="Palatino Linotype" w:hAnsi="Palatino Linotype"/>
                        </w:rPr>
                      </w:pPr>
                      <w:r w:rsidRPr="0081166A">
                        <w:rPr>
                          <w:rFonts w:ascii="Palatino Linotype" w:hAnsi="Palatino Linotype"/>
                        </w:rPr>
                        <w:t>Author: Steven Chen</w:t>
                      </w:r>
                    </w:p>
                    <w:p w14:paraId="612E9F65" w14:textId="77777777" w:rsidR="00EE1043" w:rsidRPr="0081166A" w:rsidRDefault="00EE1043"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EE1043" w:rsidRPr="0081166A" w:rsidRDefault="00EE1043" w:rsidP="009A0562">
                      <w:pPr>
                        <w:rPr>
                          <w:rFonts w:ascii="Palatino Linotype" w:hAnsi="Palatino Linotype"/>
                          <w:color w:val="7F7F7F"/>
                        </w:rPr>
                      </w:pPr>
                      <w:r>
                        <w:rPr>
                          <w:rFonts w:ascii="Palatino Linotype" w:hAnsi="Palatino Linotype"/>
                        </w:rPr>
                        <w:t>Version: 1.0</w:t>
                      </w:r>
                    </w:p>
                  </w:txbxContent>
                </v:textbox>
                <w10:wrap type="square" anchorx="margin" anchory="margin"/>
              </v:shape>
            </w:pict>
          </mc:Fallback>
        </mc:AlternateConten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8468905"/>
      <w:r w:rsidRPr="00211DF8">
        <w:rPr>
          <w:rFonts w:ascii="Palatino Linotype" w:eastAsia="Microsoft YaHei" w:hAnsi="Palatino Linotype"/>
          <w:lang w:eastAsia="zh-CN"/>
        </w:rPr>
        <w:lastRenderedPageBreak/>
        <w:t>Document Control</w:t>
      </w:r>
      <w:bookmarkEnd w:id="0"/>
    </w:p>
    <w:p w14:paraId="1CF8B281" w14:textId="77777777"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8468906"/>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7777777" w:rsidR="005B21C6" w:rsidRPr="00211DF8" w:rsidRDefault="001F0E39" w:rsidP="007E6F0F">
            <w:pPr>
              <w:spacing w:after="0"/>
              <w:jc w:val="both"/>
              <w:rPr>
                <w:rFonts w:ascii="Palatino Linotype" w:eastAsia="Microsoft YaHei" w:hAnsi="Palatino Linotype"/>
                <w:sz w:val="20"/>
                <w:szCs w:val="20"/>
              </w:rPr>
            </w:pPr>
            <w:r>
              <w:rPr>
                <w:rFonts w:ascii="Palatino Linotype" w:eastAsia="Microsoft YaHei" w:hAnsi="Palatino Linotype"/>
                <w:sz w:val="20"/>
                <w:szCs w:val="20"/>
              </w:rPr>
              <w:t>1.0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ins w:id="2" w:author="Steven Chen" w:date="2016-12-13T15:51:00Z"/>
        </w:trPr>
        <w:tc>
          <w:tcPr>
            <w:tcW w:w="975" w:type="dxa"/>
            <w:tcBorders>
              <w:top w:val="single" w:sz="4" w:space="0" w:color="auto"/>
              <w:left w:val="single" w:sz="4" w:space="0" w:color="auto"/>
              <w:bottom w:val="single" w:sz="4" w:space="0" w:color="auto"/>
              <w:right w:val="single" w:sz="4" w:space="0" w:color="auto"/>
            </w:tcBorders>
          </w:tcPr>
          <w:p w14:paraId="4130324D" w14:textId="4AE32176" w:rsidR="002108A2" w:rsidRDefault="002108A2" w:rsidP="002108A2">
            <w:pPr>
              <w:spacing w:after="0"/>
              <w:jc w:val="both"/>
              <w:rPr>
                <w:ins w:id="3" w:author="Steven Chen" w:date="2016-12-13T15:51:00Z"/>
                <w:rFonts w:ascii="Palatino Linotype" w:eastAsia="Microsoft YaHei" w:hAnsi="Palatino Linotype"/>
                <w:sz w:val="20"/>
                <w:szCs w:val="20"/>
              </w:rPr>
            </w:pPr>
            <w:ins w:id="4" w:author="Steven Chen" w:date="2016-12-13T15:51:00Z">
              <w:r>
                <w:rPr>
                  <w:rFonts w:ascii="Palatino Linotype" w:eastAsia="Microsoft YaHei" w:hAnsi="Palatino Linotype"/>
                  <w:sz w:val="20"/>
                  <w:szCs w:val="20"/>
                </w:rPr>
                <w:t>1.01</w:t>
              </w:r>
            </w:ins>
          </w:p>
        </w:tc>
        <w:tc>
          <w:tcPr>
            <w:tcW w:w="1798" w:type="dxa"/>
            <w:tcBorders>
              <w:top w:val="single" w:sz="4" w:space="0" w:color="auto"/>
              <w:left w:val="single" w:sz="4" w:space="0" w:color="auto"/>
              <w:bottom w:val="single" w:sz="4" w:space="0" w:color="auto"/>
              <w:right w:val="single" w:sz="4" w:space="0" w:color="auto"/>
            </w:tcBorders>
          </w:tcPr>
          <w:p w14:paraId="710680FF" w14:textId="396D7EDA" w:rsidR="002108A2" w:rsidRDefault="002108A2" w:rsidP="002108A2">
            <w:pPr>
              <w:spacing w:after="0"/>
              <w:jc w:val="both"/>
              <w:rPr>
                <w:ins w:id="5" w:author="Steven Chen" w:date="2016-12-13T15:51:00Z"/>
                <w:rFonts w:ascii="Palatino Linotype" w:eastAsia="Microsoft YaHei" w:hAnsi="Palatino Linotype"/>
                <w:sz w:val="20"/>
                <w:szCs w:val="20"/>
              </w:rPr>
            </w:pPr>
            <w:ins w:id="6" w:author="Steven Chen" w:date="2016-12-13T15:51:00Z">
              <w:r>
                <w:rPr>
                  <w:rFonts w:ascii="Palatino Linotype" w:eastAsia="Microsoft YaHei" w:hAnsi="Palatino Linotype"/>
                  <w:sz w:val="20"/>
                  <w:szCs w:val="20"/>
                </w:rPr>
                <w:t>13/12/2016</w:t>
              </w:r>
            </w:ins>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ins w:id="7" w:author="Steven Chen" w:date="2016-12-13T15:51:00Z"/>
                <w:rFonts w:ascii="Palatino Linotype" w:eastAsia="Microsoft YaHei" w:hAnsi="Palatino Linotype"/>
                <w:sz w:val="20"/>
                <w:szCs w:val="20"/>
              </w:rPr>
            </w:pPr>
            <w:ins w:id="8" w:author="Steven Chen" w:date="2016-12-13T15:51:00Z">
              <w:r w:rsidRPr="00211DF8">
                <w:rPr>
                  <w:rFonts w:ascii="Palatino Linotype" w:eastAsia="Microsoft YaHei" w:hAnsi="Palatino Linotype"/>
                  <w:sz w:val="20"/>
                  <w:szCs w:val="20"/>
                </w:rPr>
                <w:t>Steven Chen</w:t>
              </w:r>
            </w:ins>
          </w:p>
        </w:tc>
        <w:tc>
          <w:tcPr>
            <w:tcW w:w="5430" w:type="dxa"/>
            <w:tcBorders>
              <w:top w:val="single" w:sz="4" w:space="0" w:color="auto"/>
              <w:left w:val="single" w:sz="4" w:space="0" w:color="auto"/>
              <w:bottom w:val="single" w:sz="4" w:space="0" w:color="auto"/>
              <w:right w:val="single" w:sz="4" w:space="0" w:color="auto"/>
            </w:tcBorders>
          </w:tcPr>
          <w:p w14:paraId="218B8619" w14:textId="26DCACDA" w:rsidR="002108A2" w:rsidRPr="00211DF8" w:rsidRDefault="002108A2" w:rsidP="002108A2">
            <w:pPr>
              <w:spacing w:after="0"/>
              <w:jc w:val="both"/>
              <w:rPr>
                <w:ins w:id="9" w:author="Steven Chen" w:date="2016-12-13T15:51:00Z"/>
                <w:rFonts w:ascii="Palatino Linotype" w:eastAsia="Microsoft YaHei" w:hAnsi="Palatino Linotype"/>
                <w:sz w:val="20"/>
                <w:szCs w:val="20"/>
                <w:lang w:eastAsia="zh-CN"/>
              </w:rPr>
            </w:pPr>
          </w:p>
        </w:tc>
      </w:tr>
    </w:tbl>
    <w:p w14:paraId="1E7562C1" w14:textId="77777777"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10" w:name="_Toc468468907"/>
      <w:bookmarkStart w:id="11" w:name="_Toc248913659"/>
      <w:r w:rsidRPr="00211DF8">
        <w:rPr>
          <w:rFonts w:ascii="Palatino Linotype" w:eastAsia="Microsoft YaHei" w:hAnsi="Palatino Linotype"/>
          <w:lang w:eastAsia="zh-CN"/>
        </w:rPr>
        <w:t>Document/Design Owner</w:t>
      </w:r>
      <w:bookmarkEnd w:id="10"/>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12" w:name="_Toc468468908"/>
      <w:bookmarkEnd w:id="11"/>
      <w:r w:rsidRPr="00211DF8">
        <w:rPr>
          <w:rFonts w:ascii="Palatino Linotype" w:eastAsia="Microsoft YaHei" w:hAnsi="Palatino Linotype"/>
          <w:lang w:eastAsia="zh-CN"/>
        </w:rPr>
        <w:t>Key Comments</w:t>
      </w:r>
      <w:bookmarkEnd w:id="1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Change w:id="13">
          <w:tblGrid>
            <w:gridCol w:w="1319"/>
            <w:gridCol w:w="475"/>
            <w:gridCol w:w="8438"/>
          </w:tblGrid>
        </w:tblGridChange>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013ED396" w:rsidR="0074368E" w:rsidRPr="00211DF8" w:rsidRDefault="00367588" w:rsidP="007E6F0F">
            <w:pPr>
              <w:spacing w:after="0"/>
              <w:jc w:val="both"/>
              <w:rPr>
                <w:rFonts w:ascii="Palatino Linotype" w:eastAsia="Microsoft YaHei" w:hAnsi="Palatino Linotype"/>
                <w:szCs w:val="20"/>
              </w:rPr>
            </w:pPr>
            <w:ins w:id="14" w:author="Steven Chen" w:date="2016-12-14T10:10:00Z">
              <w:r>
                <w:rPr>
                  <w:rFonts w:ascii="Palatino Linotype" w:eastAsia="Microsoft YaHei" w:hAnsi="Palatino Linotype"/>
                  <w:szCs w:val="20"/>
                </w:rPr>
                <w:t>Choi Ka Wing</w:t>
              </w:r>
            </w:ins>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DE3347" w:rsidRDefault="00AE5DAD" w:rsidP="007E6F0F">
            <w:pPr>
              <w:spacing w:after="0"/>
              <w:jc w:val="both"/>
              <w:rPr>
                <w:rFonts w:ascii="Palatino Linotype" w:eastAsia="Microsoft YaHei" w:hAnsi="Palatino Linotype"/>
                <w:szCs w:val="20"/>
                <w:rPrChange w:id="15" w:author="Steven Chen" w:date="2016-12-14T12:11:00Z">
                  <w:rPr>
                    <w:rFonts w:ascii="Palatino Linotype" w:eastAsia="Microsoft YaHei" w:hAnsi="Palatino Linotype"/>
                    <w:b/>
                    <w:szCs w:val="20"/>
                  </w:rPr>
                </w:rPrChange>
              </w:rPr>
            </w:pPr>
            <w:r w:rsidRPr="00DE3347">
              <w:rPr>
                <w:rFonts w:ascii="Palatino Linotype" w:eastAsia="Microsoft YaHei" w:hAnsi="Palatino Linotype"/>
                <w:szCs w:val="20"/>
                <w:lang w:eastAsia="zh-CN"/>
                <w:rPrChange w:id="16" w:author="Steven Chen" w:date="2016-12-14T12:11:00Z">
                  <w:rPr>
                    <w:rFonts w:ascii="Palatino Linotype" w:eastAsia="Microsoft YaHei" w:hAnsi="Palatino Linotype"/>
                    <w:b/>
                    <w:szCs w:val="20"/>
                    <w:lang w:eastAsia="zh-CN"/>
                  </w:rPr>
                </w:rPrChange>
              </w:rPr>
              <w:t>Comment</w:t>
            </w:r>
          </w:p>
        </w:tc>
        <w:tc>
          <w:tcPr>
            <w:tcW w:w="475" w:type="dxa"/>
            <w:shd w:val="clear" w:color="auto" w:fill="DBE5F1" w:themeFill="accent1" w:themeFillTint="33"/>
            <w:vAlign w:val="center"/>
          </w:tcPr>
          <w:p w14:paraId="55DC8E33" w14:textId="75DE92F0" w:rsidR="0074368E" w:rsidRPr="00211DF8" w:rsidRDefault="00550D22" w:rsidP="007E6F0F">
            <w:pPr>
              <w:spacing w:after="0"/>
              <w:jc w:val="both"/>
              <w:rPr>
                <w:rFonts w:ascii="Palatino Linotype" w:eastAsia="Microsoft YaHei" w:hAnsi="Palatino Linotype"/>
                <w:szCs w:val="20"/>
              </w:rPr>
            </w:pPr>
            <w:ins w:id="17" w:author="Steven Chen" w:date="2016-12-14T11:51:00Z">
              <w:r>
                <w:rPr>
                  <w:rFonts w:ascii="Palatino Linotype" w:eastAsia="Microsoft YaHei" w:hAnsi="Palatino Linotype"/>
                  <w:szCs w:val="20"/>
                </w:rPr>
                <w:t>1</w:t>
              </w:r>
            </w:ins>
          </w:p>
        </w:tc>
        <w:tc>
          <w:tcPr>
            <w:tcW w:w="8438" w:type="dxa"/>
            <w:shd w:val="clear" w:color="auto" w:fill="DBE5F1" w:themeFill="accent1" w:themeFillTint="33"/>
            <w:vAlign w:val="center"/>
          </w:tcPr>
          <w:p w14:paraId="09482082" w14:textId="08E24BF2" w:rsidR="0074368E" w:rsidRPr="00211DF8" w:rsidRDefault="00550D22" w:rsidP="007E6F0F">
            <w:pPr>
              <w:spacing w:after="0" w:line="240" w:lineRule="auto"/>
              <w:jc w:val="both"/>
              <w:rPr>
                <w:rFonts w:ascii="Palatino Linotype" w:hAnsi="Palatino Linotype"/>
                <w:szCs w:val="20"/>
              </w:rPr>
            </w:pPr>
            <w:ins w:id="18" w:author="Steven Chen" w:date="2016-12-14T11:51:00Z">
              <w:r>
                <w:rPr>
                  <w:rFonts w:ascii="Palatino Linotype" w:hAnsi="Palatino Linotype"/>
                  <w:szCs w:val="20"/>
                </w:rPr>
                <w:t xml:space="preserve">For every business date data, the EOD data has </w:t>
              </w:r>
            </w:ins>
            <w:ins w:id="19" w:author="Steven Chen" w:date="2016-12-14T11:52:00Z">
              <w:r>
                <w:rPr>
                  <w:rFonts w:ascii="Palatino Linotype" w:hAnsi="Palatino Linotype"/>
                  <w:szCs w:val="20"/>
                </w:rPr>
                <w:t>the last 15 minutes real-time data before more than the total real-time data set. It means the last 15 minutes real-time data cannot be cap</w:t>
              </w:r>
            </w:ins>
            <w:ins w:id="20" w:author="Steven Chen" w:date="2016-12-14T11:53:00Z">
              <w:r>
                <w:rPr>
                  <w:rFonts w:ascii="Palatino Linotype" w:hAnsi="Palatino Linotype"/>
                  <w:szCs w:val="20"/>
                </w:rPr>
                <w:t>tured by the real time sales data process</w:t>
              </w:r>
            </w:ins>
            <w:ins w:id="21" w:author="Steven Chen" w:date="2016-12-14T11:54:00Z">
              <w:r>
                <w:rPr>
                  <w:rFonts w:ascii="Palatino Linotype" w:hAnsi="Palatino Linotype"/>
                  <w:szCs w:val="20"/>
                </w:rPr>
                <w:t xml:space="preserve"> because the POS clients EOD process will clear the POS client’s real time </w:t>
              </w:r>
            </w:ins>
            <w:ins w:id="22" w:author="Steven Chen" w:date="2016-12-14T11:55:00Z">
              <w:r>
                <w:rPr>
                  <w:rFonts w:ascii="Palatino Linotype" w:hAnsi="Palatino Linotype"/>
                  <w:szCs w:val="20"/>
                </w:rPr>
                <w:t>data staging table and cannot process the last 15 minutes real time data.</w:t>
              </w:r>
            </w:ins>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DE3347" w:rsidRDefault="00AE5DAD" w:rsidP="007E6F0F">
            <w:pPr>
              <w:spacing w:after="0"/>
              <w:jc w:val="both"/>
              <w:rPr>
                <w:rFonts w:ascii="Palatino Linotype" w:eastAsia="Microsoft YaHei" w:hAnsi="Palatino Linotype"/>
                <w:szCs w:val="20"/>
                <w:lang w:eastAsia="zh-CN"/>
                <w:rPrChange w:id="23" w:author="Steven Chen" w:date="2016-12-14T12:11:00Z">
                  <w:rPr>
                    <w:rFonts w:ascii="Palatino Linotype" w:eastAsia="Microsoft YaHei" w:hAnsi="Palatino Linotype"/>
                    <w:b/>
                    <w:szCs w:val="20"/>
                    <w:lang w:eastAsia="zh-CN"/>
                  </w:rPr>
                </w:rPrChange>
              </w:rPr>
            </w:pPr>
            <w:r w:rsidRPr="00DE3347">
              <w:rPr>
                <w:rFonts w:ascii="Palatino Linotype" w:eastAsia="Microsoft YaHei" w:hAnsi="Palatino Linotype"/>
                <w:szCs w:val="20"/>
                <w:lang w:eastAsia="zh-CN"/>
                <w:rPrChange w:id="24" w:author="Steven Chen" w:date="2016-12-14T12:11:00Z">
                  <w:rPr>
                    <w:rFonts w:ascii="Palatino Linotype" w:eastAsia="Microsoft YaHei" w:hAnsi="Palatino Linotype"/>
                    <w:b/>
                    <w:szCs w:val="20"/>
                    <w:lang w:eastAsia="zh-CN"/>
                  </w:rPr>
                </w:rPrChange>
              </w:rPr>
              <w:t>Response</w:t>
            </w:r>
          </w:p>
        </w:tc>
        <w:tc>
          <w:tcPr>
            <w:tcW w:w="475" w:type="dxa"/>
            <w:shd w:val="clear" w:color="auto" w:fill="DBE5F1" w:themeFill="accent1" w:themeFillTint="33"/>
            <w:vAlign w:val="center"/>
          </w:tcPr>
          <w:p w14:paraId="1C43D249" w14:textId="76B7E91C" w:rsidR="0074368E" w:rsidRPr="00211DF8" w:rsidRDefault="00550D22" w:rsidP="007E6F0F">
            <w:pPr>
              <w:spacing w:after="0"/>
              <w:jc w:val="both"/>
              <w:rPr>
                <w:rFonts w:ascii="Palatino Linotype" w:eastAsia="Microsoft YaHei" w:hAnsi="Palatino Linotype"/>
                <w:szCs w:val="20"/>
              </w:rPr>
            </w:pPr>
            <w:ins w:id="25" w:author="Steven Chen" w:date="2016-12-14T11:51:00Z">
              <w:r>
                <w:rPr>
                  <w:rFonts w:ascii="Palatino Linotype" w:eastAsia="Microsoft YaHei" w:hAnsi="Palatino Linotype"/>
                  <w:szCs w:val="20"/>
                </w:rPr>
                <w:t>1</w:t>
              </w:r>
            </w:ins>
          </w:p>
        </w:tc>
        <w:tc>
          <w:tcPr>
            <w:tcW w:w="8438" w:type="dxa"/>
            <w:shd w:val="clear" w:color="auto" w:fill="DBE5F1" w:themeFill="accent1" w:themeFillTint="33"/>
            <w:vAlign w:val="center"/>
          </w:tcPr>
          <w:p w14:paraId="70E70B37" w14:textId="14638AFB" w:rsidR="0074368E" w:rsidRPr="00211DF8" w:rsidRDefault="00550D22" w:rsidP="007E6F0F">
            <w:pPr>
              <w:spacing w:after="0"/>
              <w:jc w:val="both"/>
              <w:rPr>
                <w:rFonts w:ascii="Palatino Linotype" w:eastAsia="Microsoft YaHei" w:hAnsi="Palatino Linotype"/>
                <w:szCs w:val="20"/>
              </w:rPr>
            </w:pPr>
            <w:ins w:id="26" w:author="Steven Chen" w:date="2016-12-14T11:53:00Z">
              <w:r>
                <w:rPr>
                  <w:rFonts w:ascii="Palatino Linotype" w:eastAsia="Microsoft YaHei" w:hAnsi="Palatino Linotype"/>
                  <w:szCs w:val="20"/>
                </w:rPr>
                <w:t>Noted but this is the existing behavior of polling server. Service bus will initially maintain existing handling logic.</w:t>
              </w:r>
            </w:ins>
          </w:p>
        </w:tc>
      </w:tr>
      <w:tr w:rsidR="00550D22" w:rsidRPr="00211DF8" w14:paraId="3CE447EE" w14:textId="77777777" w:rsidTr="00E023BE">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7" w:author="Steven Chen" w:date="2016-12-14T12:05: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28" w:author="Steven Chen" w:date="2016-12-14T11:53:00Z"/>
          <w:trPrChange w:id="29" w:author="Steven Chen" w:date="2016-12-14T12:05:00Z">
            <w:trPr>
              <w:cantSplit/>
              <w:trHeight w:val="323"/>
            </w:trPr>
          </w:trPrChange>
        </w:trPr>
        <w:tc>
          <w:tcPr>
            <w:tcW w:w="1319" w:type="dxa"/>
            <w:shd w:val="clear" w:color="auto" w:fill="auto"/>
            <w:vAlign w:val="center"/>
            <w:tcPrChange w:id="30" w:author="Steven Chen" w:date="2016-12-14T12:05:00Z">
              <w:tcPr>
                <w:tcW w:w="1319" w:type="dxa"/>
                <w:shd w:val="clear" w:color="auto" w:fill="DBE5F1" w:themeFill="accent1" w:themeFillTint="33"/>
                <w:vAlign w:val="center"/>
              </w:tcPr>
            </w:tcPrChange>
          </w:tcPr>
          <w:p w14:paraId="7638EF34" w14:textId="721DFC45" w:rsidR="00550D22" w:rsidRPr="00DE3347" w:rsidRDefault="00550D22" w:rsidP="00550D22">
            <w:pPr>
              <w:spacing w:after="0"/>
              <w:jc w:val="both"/>
              <w:rPr>
                <w:ins w:id="31" w:author="Steven Chen" w:date="2016-12-14T11:53:00Z"/>
                <w:rFonts w:ascii="Palatino Linotype" w:eastAsia="Microsoft YaHei" w:hAnsi="Palatino Linotype"/>
                <w:szCs w:val="20"/>
                <w:lang w:eastAsia="zh-CN"/>
                <w:rPrChange w:id="32" w:author="Steven Chen" w:date="2016-12-14T12:11:00Z">
                  <w:rPr>
                    <w:ins w:id="33" w:author="Steven Chen" w:date="2016-12-14T11:53:00Z"/>
                    <w:rFonts w:ascii="Palatino Linotype" w:eastAsia="Microsoft YaHei" w:hAnsi="Palatino Linotype"/>
                    <w:b/>
                    <w:szCs w:val="20"/>
                    <w:lang w:eastAsia="zh-CN"/>
                  </w:rPr>
                </w:rPrChange>
              </w:rPr>
            </w:pPr>
            <w:ins w:id="34" w:author="Steven Chen" w:date="2016-12-14T11:54:00Z">
              <w:r w:rsidRPr="00DE3347">
                <w:rPr>
                  <w:rFonts w:ascii="Palatino Linotype" w:eastAsia="Microsoft YaHei" w:hAnsi="Palatino Linotype"/>
                  <w:szCs w:val="20"/>
                  <w:lang w:eastAsia="zh-CN"/>
                  <w:rPrChange w:id="35" w:author="Steven Chen" w:date="2016-12-14T12:11:00Z">
                    <w:rPr>
                      <w:rFonts w:ascii="Palatino Linotype" w:eastAsia="Microsoft YaHei" w:hAnsi="Palatino Linotype"/>
                      <w:b/>
                      <w:szCs w:val="20"/>
                      <w:lang w:eastAsia="zh-CN"/>
                    </w:rPr>
                  </w:rPrChange>
                </w:rPr>
                <w:t>Comment</w:t>
              </w:r>
            </w:ins>
          </w:p>
        </w:tc>
        <w:tc>
          <w:tcPr>
            <w:tcW w:w="475" w:type="dxa"/>
            <w:shd w:val="clear" w:color="auto" w:fill="auto"/>
            <w:vAlign w:val="center"/>
            <w:tcPrChange w:id="36" w:author="Steven Chen" w:date="2016-12-14T12:05:00Z">
              <w:tcPr>
                <w:tcW w:w="475" w:type="dxa"/>
                <w:shd w:val="clear" w:color="auto" w:fill="DBE5F1" w:themeFill="accent1" w:themeFillTint="33"/>
                <w:vAlign w:val="center"/>
              </w:tcPr>
            </w:tcPrChange>
          </w:tcPr>
          <w:p w14:paraId="013D99C0" w14:textId="27C27A75" w:rsidR="00550D22" w:rsidRDefault="00550D22" w:rsidP="00550D22">
            <w:pPr>
              <w:spacing w:after="0"/>
              <w:jc w:val="both"/>
              <w:rPr>
                <w:ins w:id="37" w:author="Steven Chen" w:date="2016-12-14T11:53:00Z"/>
                <w:rFonts w:ascii="Palatino Linotype" w:eastAsia="Microsoft YaHei" w:hAnsi="Palatino Linotype"/>
                <w:szCs w:val="20"/>
              </w:rPr>
            </w:pPr>
            <w:ins w:id="38" w:author="Steven Chen" w:date="2016-12-14T11:54:00Z">
              <w:r>
                <w:rPr>
                  <w:rFonts w:ascii="Palatino Linotype" w:eastAsia="Microsoft YaHei" w:hAnsi="Palatino Linotype"/>
                  <w:szCs w:val="20"/>
                </w:rPr>
                <w:t>2</w:t>
              </w:r>
            </w:ins>
          </w:p>
        </w:tc>
        <w:tc>
          <w:tcPr>
            <w:tcW w:w="8438" w:type="dxa"/>
            <w:shd w:val="clear" w:color="auto" w:fill="auto"/>
            <w:vAlign w:val="center"/>
            <w:tcPrChange w:id="39" w:author="Steven Chen" w:date="2016-12-14T12:05:00Z">
              <w:tcPr>
                <w:tcW w:w="8438" w:type="dxa"/>
                <w:shd w:val="clear" w:color="auto" w:fill="DBE5F1" w:themeFill="accent1" w:themeFillTint="33"/>
                <w:vAlign w:val="center"/>
              </w:tcPr>
            </w:tcPrChange>
          </w:tcPr>
          <w:p w14:paraId="7BB0A3F2" w14:textId="357F0C05" w:rsidR="00550D22" w:rsidRDefault="00F94FE7" w:rsidP="00550D22">
            <w:pPr>
              <w:spacing w:after="0"/>
              <w:jc w:val="both"/>
              <w:rPr>
                <w:ins w:id="40" w:author="Steven Chen" w:date="2016-12-14T11:57:00Z"/>
                <w:rFonts w:ascii="Palatino Linotype" w:eastAsia="Microsoft YaHei" w:hAnsi="Palatino Linotype"/>
                <w:szCs w:val="20"/>
              </w:rPr>
            </w:pPr>
            <w:ins w:id="41" w:author="Steven Chen" w:date="2016-12-14T11:57:00Z">
              <w:r>
                <w:rPr>
                  <w:rFonts w:ascii="Palatino Linotype" w:eastAsia="Microsoft YaHei" w:hAnsi="Palatino Linotype"/>
                  <w:szCs w:val="20"/>
                </w:rPr>
                <w:t>For current polling logic, t</w:t>
              </w:r>
            </w:ins>
            <w:ins w:id="42" w:author="Steven Chen" w:date="2016-12-14T11:56:00Z">
              <w:r>
                <w:rPr>
                  <w:rFonts w:ascii="Palatino Linotype" w:eastAsia="Microsoft YaHei" w:hAnsi="Palatino Linotype"/>
                  <w:szCs w:val="20"/>
                </w:rPr>
                <w:t xml:space="preserve">he EOD process should </w:t>
              </w:r>
            </w:ins>
            <w:ins w:id="43" w:author="Steven Chen" w:date="2016-12-14T11:57:00Z">
              <w:r>
                <w:rPr>
                  <w:rFonts w:ascii="Palatino Linotype" w:eastAsia="Microsoft YaHei" w:hAnsi="Palatino Linotype"/>
                  <w:szCs w:val="20"/>
                </w:rPr>
                <w:t>conduct check sum on below 2 points only</w:t>
              </w:r>
            </w:ins>
          </w:p>
          <w:p w14:paraId="21557EDA" w14:textId="77777777" w:rsidR="00F94FE7" w:rsidRDefault="00F94FE7" w:rsidP="00F94FE7">
            <w:pPr>
              <w:pStyle w:val="ListParagraph"/>
              <w:numPr>
                <w:ilvl w:val="0"/>
                <w:numId w:val="40"/>
              </w:numPr>
              <w:spacing w:after="0"/>
              <w:jc w:val="both"/>
              <w:rPr>
                <w:ins w:id="44" w:author="Steven Chen" w:date="2016-12-14T11:57:00Z"/>
                <w:rFonts w:ascii="Palatino Linotype" w:eastAsia="Microsoft YaHei" w:hAnsi="Palatino Linotype"/>
                <w:szCs w:val="20"/>
              </w:rPr>
              <w:pPrChange w:id="45" w:author="Steven Chen" w:date="2016-12-14T11:57:00Z">
                <w:pPr>
                  <w:spacing w:after="0"/>
                  <w:jc w:val="both"/>
                </w:pPr>
              </w:pPrChange>
            </w:pPr>
            <w:ins w:id="46" w:author="Steven Chen" w:date="2016-12-14T11:57:00Z">
              <w:r>
                <w:rPr>
                  <w:rFonts w:ascii="Palatino Linotype" w:eastAsia="Microsoft YaHei" w:hAnsi="Palatino Linotype"/>
                  <w:szCs w:val="20"/>
                </w:rPr>
                <w:t>Total record count</w:t>
              </w:r>
            </w:ins>
          </w:p>
          <w:p w14:paraId="334017F8" w14:textId="64DC17C5" w:rsidR="00F94FE7" w:rsidRPr="00F94FE7" w:rsidRDefault="00F94FE7" w:rsidP="00F94FE7">
            <w:pPr>
              <w:pStyle w:val="ListParagraph"/>
              <w:numPr>
                <w:ilvl w:val="0"/>
                <w:numId w:val="40"/>
              </w:numPr>
              <w:spacing w:after="0"/>
              <w:jc w:val="both"/>
              <w:rPr>
                <w:ins w:id="47" w:author="Steven Chen" w:date="2016-12-14T11:53:00Z"/>
                <w:rFonts w:ascii="Palatino Linotype" w:eastAsia="Microsoft YaHei" w:hAnsi="Palatino Linotype"/>
                <w:szCs w:val="20"/>
                <w:rPrChange w:id="48" w:author="Steven Chen" w:date="2016-12-14T11:57:00Z">
                  <w:rPr>
                    <w:ins w:id="49" w:author="Steven Chen" w:date="2016-12-14T11:53:00Z"/>
                  </w:rPr>
                </w:rPrChange>
              </w:rPr>
              <w:pPrChange w:id="50" w:author="Steven Chen" w:date="2016-12-14T11:57:00Z">
                <w:pPr>
                  <w:spacing w:after="0"/>
                  <w:jc w:val="both"/>
                </w:pPr>
              </w:pPrChange>
            </w:pPr>
            <w:ins w:id="51" w:author="Steven Chen" w:date="2016-12-14T11:57:00Z">
              <w:r>
                <w:rPr>
                  <w:rFonts w:ascii="Palatino Linotype" w:eastAsia="Microsoft YaHei" w:hAnsi="Palatino Linotype"/>
                  <w:szCs w:val="20"/>
                </w:rPr>
                <w:t>Sum amount of one target column</w:t>
              </w:r>
            </w:ins>
          </w:p>
        </w:tc>
      </w:tr>
      <w:tr w:rsidR="00550D22" w:rsidRPr="00211DF8" w14:paraId="3C466DF5" w14:textId="77777777" w:rsidTr="00E023BE">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2" w:author="Steven Chen" w:date="2016-12-14T12:05: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53" w:author="Steven Chen" w:date="2016-12-14T11:53:00Z"/>
          <w:trPrChange w:id="54" w:author="Steven Chen" w:date="2016-12-14T12:05:00Z">
            <w:trPr>
              <w:cantSplit/>
              <w:trHeight w:val="323"/>
            </w:trPr>
          </w:trPrChange>
        </w:trPr>
        <w:tc>
          <w:tcPr>
            <w:tcW w:w="1319" w:type="dxa"/>
            <w:shd w:val="clear" w:color="auto" w:fill="auto"/>
            <w:vAlign w:val="center"/>
            <w:tcPrChange w:id="55" w:author="Steven Chen" w:date="2016-12-14T12:05:00Z">
              <w:tcPr>
                <w:tcW w:w="1319" w:type="dxa"/>
                <w:shd w:val="clear" w:color="auto" w:fill="DBE5F1" w:themeFill="accent1" w:themeFillTint="33"/>
                <w:vAlign w:val="center"/>
              </w:tcPr>
            </w:tcPrChange>
          </w:tcPr>
          <w:p w14:paraId="74DAFE9B" w14:textId="0363D3D6" w:rsidR="00550D22" w:rsidRPr="00DE3347" w:rsidRDefault="00550D22" w:rsidP="00550D22">
            <w:pPr>
              <w:spacing w:after="0"/>
              <w:jc w:val="both"/>
              <w:rPr>
                <w:ins w:id="56" w:author="Steven Chen" w:date="2016-12-14T11:53:00Z"/>
                <w:rFonts w:ascii="Palatino Linotype" w:eastAsia="Microsoft YaHei" w:hAnsi="Palatino Linotype"/>
                <w:szCs w:val="20"/>
                <w:lang w:eastAsia="zh-CN"/>
                <w:rPrChange w:id="57" w:author="Steven Chen" w:date="2016-12-14T12:11:00Z">
                  <w:rPr>
                    <w:ins w:id="58" w:author="Steven Chen" w:date="2016-12-14T11:53:00Z"/>
                    <w:rFonts w:ascii="Palatino Linotype" w:eastAsia="Microsoft YaHei" w:hAnsi="Palatino Linotype"/>
                    <w:b/>
                    <w:szCs w:val="20"/>
                    <w:lang w:eastAsia="zh-CN"/>
                  </w:rPr>
                </w:rPrChange>
              </w:rPr>
            </w:pPr>
            <w:ins w:id="59" w:author="Steven Chen" w:date="2016-12-14T11:54:00Z">
              <w:r w:rsidRPr="00DE3347">
                <w:rPr>
                  <w:rFonts w:ascii="Palatino Linotype" w:eastAsia="Microsoft YaHei" w:hAnsi="Palatino Linotype"/>
                  <w:szCs w:val="20"/>
                  <w:lang w:eastAsia="zh-CN"/>
                  <w:rPrChange w:id="60" w:author="Steven Chen" w:date="2016-12-14T12:11:00Z">
                    <w:rPr>
                      <w:rFonts w:ascii="Palatino Linotype" w:eastAsia="Microsoft YaHei" w:hAnsi="Palatino Linotype"/>
                      <w:b/>
                      <w:szCs w:val="20"/>
                      <w:lang w:eastAsia="zh-CN"/>
                    </w:rPr>
                  </w:rPrChange>
                </w:rPr>
                <w:t>Response</w:t>
              </w:r>
            </w:ins>
          </w:p>
        </w:tc>
        <w:tc>
          <w:tcPr>
            <w:tcW w:w="475" w:type="dxa"/>
            <w:shd w:val="clear" w:color="auto" w:fill="auto"/>
            <w:vAlign w:val="center"/>
            <w:tcPrChange w:id="61" w:author="Steven Chen" w:date="2016-12-14T12:05:00Z">
              <w:tcPr>
                <w:tcW w:w="475" w:type="dxa"/>
                <w:shd w:val="clear" w:color="auto" w:fill="DBE5F1" w:themeFill="accent1" w:themeFillTint="33"/>
                <w:vAlign w:val="center"/>
              </w:tcPr>
            </w:tcPrChange>
          </w:tcPr>
          <w:p w14:paraId="1066823D" w14:textId="6AE09971" w:rsidR="00550D22" w:rsidRDefault="00550D22" w:rsidP="00550D22">
            <w:pPr>
              <w:spacing w:after="0"/>
              <w:jc w:val="both"/>
              <w:rPr>
                <w:ins w:id="62" w:author="Steven Chen" w:date="2016-12-14T11:53:00Z"/>
                <w:rFonts w:ascii="Palatino Linotype" w:eastAsia="Microsoft YaHei" w:hAnsi="Palatino Linotype"/>
                <w:szCs w:val="20"/>
              </w:rPr>
            </w:pPr>
            <w:ins w:id="63" w:author="Steven Chen" w:date="2016-12-14T11:54:00Z">
              <w:r>
                <w:rPr>
                  <w:rFonts w:ascii="Palatino Linotype" w:eastAsia="Microsoft YaHei" w:hAnsi="Palatino Linotype"/>
                  <w:szCs w:val="20"/>
                </w:rPr>
                <w:t>2</w:t>
              </w:r>
            </w:ins>
          </w:p>
        </w:tc>
        <w:tc>
          <w:tcPr>
            <w:tcW w:w="8438" w:type="dxa"/>
            <w:shd w:val="clear" w:color="auto" w:fill="auto"/>
            <w:vAlign w:val="center"/>
            <w:tcPrChange w:id="64" w:author="Steven Chen" w:date="2016-12-14T12:05:00Z">
              <w:tcPr>
                <w:tcW w:w="8438" w:type="dxa"/>
                <w:shd w:val="clear" w:color="auto" w:fill="DBE5F1" w:themeFill="accent1" w:themeFillTint="33"/>
                <w:vAlign w:val="center"/>
              </w:tcPr>
            </w:tcPrChange>
          </w:tcPr>
          <w:p w14:paraId="479F1070" w14:textId="32041AFC" w:rsidR="00550D22" w:rsidRDefault="00F94FE7" w:rsidP="00550D22">
            <w:pPr>
              <w:spacing w:after="0"/>
              <w:jc w:val="both"/>
              <w:rPr>
                <w:ins w:id="65" w:author="Steven Chen" w:date="2016-12-14T11:53:00Z"/>
                <w:rFonts w:ascii="Palatino Linotype" w:eastAsia="Microsoft YaHei" w:hAnsi="Palatino Linotype"/>
                <w:szCs w:val="20"/>
              </w:rPr>
            </w:pPr>
            <w:ins w:id="66" w:author="Steven Chen" w:date="2016-12-14T11:57:00Z">
              <w:r>
                <w:rPr>
                  <w:rFonts w:ascii="Palatino Linotype" w:eastAsia="Microsoft YaHei" w:hAnsi="Palatino Linotype"/>
                  <w:szCs w:val="20"/>
                </w:rPr>
                <w:t>Re</w:t>
              </w:r>
            </w:ins>
            <w:ins w:id="67" w:author="Steven Chen" w:date="2016-12-14T11:58:00Z">
              <w:r>
                <w:rPr>
                  <w:rFonts w:ascii="Palatino Linotype" w:eastAsia="Microsoft YaHei" w:hAnsi="Palatino Linotype"/>
                  <w:szCs w:val="20"/>
                </w:rPr>
                <w:t xml:space="preserve">vise the integrity check requirement details to adjust this </w:t>
              </w:r>
            </w:ins>
            <w:ins w:id="68" w:author="Steven Chen" w:date="2016-12-14T11:59:00Z">
              <w:r>
                <w:rPr>
                  <w:rFonts w:ascii="Palatino Linotype" w:eastAsia="Microsoft YaHei" w:hAnsi="Palatino Linotype"/>
                  <w:szCs w:val="20"/>
                </w:rPr>
                <w:t>clarification</w:t>
              </w:r>
            </w:ins>
          </w:p>
        </w:tc>
      </w:tr>
      <w:tr w:rsidR="00EE1043" w:rsidRPr="00211DF8" w14:paraId="5197A1CC" w14:textId="77777777" w:rsidTr="00AE5DAD">
        <w:trPr>
          <w:cantSplit/>
          <w:trHeight w:val="323"/>
          <w:ins w:id="69" w:author="Steven Chen" w:date="2016-12-14T11:59:00Z"/>
        </w:trPr>
        <w:tc>
          <w:tcPr>
            <w:tcW w:w="1319" w:type="dxa"/>
            <w:shd w:val="clear" w:color="auto" w:fill="DBE5F1" w:themeFill="accent1" w:themeFillTint="33"/>
            <w:vAlign w:val="center"/>
          </w:tcPr>
          <w:p w14:paraId="6B685859" w14:textId="30970333" w:rsidR="00EE1043" w:rsidRPr="00DE3347" w:rsidRDefault="00EE1043" w:rsidP="00EE1043">
            <w:pPr>
              <w:spacing w:after="0"/>
              <w:jc w:val="both"/>
              <w:rPr>
                <w:ins w:id="70" w:author="Steven Chen" w:date="2016-12-14T11:59:00Z"/>
                <w:rFonts w:ascii="Palatino Linotype" w:eastAsia="Microsoft YaHei" w:hAnsi="Palatino Linotype"/>
                <w:szCs w:val="20"/>
                <w:lang w:eastAsia="zh-CN"/>
                <w:rPrChange w:id="71" w:author="Steven Chen" w:date="2016-12-14T12:11:00Z">
                  <w:rPr>
                    <w:ins w:id="72" w:author="Steven Chen" w:date="2016-12-14T11:59:00Z"/>
                    <w:rFonts w:ascii="Palatino Linotype" w:eastAsia="Microsoft YaHei" w:hAnsi="Palatino Linotype"/>
                    <w:b/>
                    <w:szCs w:val="20"/>
                    <w:lang w:eastAsia="zh-CN"/>
                  </w:rPr>
                </w:rPrChange>
              </w:rPr>
            </w:pPr>
            <w:ins w:id="73" w:author="Steven Chen" w:date="2016-12-14T12:11:00Z">
              <w:r w:rsidRPr="00C70F8A">
                <w:rPr>
                  <w:rFonts w:ascii="Palatino Linotype" w:eastAsia="Microsoft YaHei" w:hAnsi="Palatino Linotype"/>
                  <w:szCs w:val="20"/>
                  <w:lang w:eastAsia="zh-CN"/>
                </w:rPr>
                <w:t>Comment</w:t>
              </w:r>
            </w:ins>
          </w:p>
        </w:tc>
        <w:tc>
          <w:tcPr>
            <w:tcW w:w="475" w:type="dxa"/>
            <w:shd w:val="clear" w:color="auto" w:fill="DBE5F1" w:themeFill="accent1" w:themeFillTint="33"/>
            <w:vAlign w:val="center"/>
          </w:tcPr>
          <w:p w14:paraId="1D123429" w14:textId="4625A264" w:rsidR="00EE1043" w:rsidRDefault="00EE1043" w:rsidP="00EE1043">
            <w:pPr>
              <w:spacing w:after="0"/>
              <w:jc w:val="both"/>
              <w:rPr>
                <w:ins w:id="74" w:author="Steven Chen" w:date="2016-12-14T11:59:00Z"/>
                <w:rFonts w:ascii="Palatino Linotype" w:eastAsia="Microsoft YaHei" w:hAnsi="Palatino Linotype"/>
                <w:szCs w:val="20"/>
              </w:rPr>
            </w:pPr>
            <w:ins w:id="75" w:author="Steven Chen" w:date="2016-12-14T12:00:00Z">
              <w:r>
                <w:rPr>
                  <w:rFonts w:ascii="Palatino Linotype" w:eastAsia="Microsoft YaHei" w:hAnsi="Palatino Linotype"/>
                  <w:szCs w:val="20"/>
                </w:rPr>
                <w:t>3</w:t>
              </w:r>
            </w:ins>
          </w:p>
        </w:tc>
        <w:tc>
          <w:tcPr>
            <w:tcW w:w="8438" w:type="dxa"/>
            <w:shd w:val="clear" w:color="auto" w:fill="DBE5F1" w:themeFill="accent1" w:themeFillTint="33"/>
            <w:vAlign w:val="center"/>
          </w:tcPr>
          <w:p w14:paraId="5E67DD0A" w14:textId="2FE91945" w:rsidR="00EE1043" w:rsidRDefault="00EE1043" w:rsidP="00EE1043">
            <w:pPr>
              <w:spacing w:after="0"/>
              <w:jc w:val="both"/>
              <w:rPr>
                <w:ins w:id="76" w:author="Steven Chen" w:date="2016-12-14T11:59:00Z"/>
                <w:rFonts w:ascii="Palatino Linotype" w:eastAsia="Microsoft YaHei" w:hAnsi="Palatino Linotype"/>
                <w:szCs w:val="20"/>
              </w:rPr>
            </w:pPr>
            <w:ins w:id="77" w:author="Steven Chen" w:date="2016-12-14T12:02:00Z">
              <w:r>
                <w:rPr>
                  <w:rFonts w:ascii="Palatino Linotype" w:eastAsia="Microsoft YaHei" w:hAnsi="Palatino Linotype"/>
                  <w:szCs w:val="20"/>
                </w:rPr>
                <w:t xml:space="preserve">When EOD DBF data file does not have any records, it shall </w:t>
              </w:r>
            </w:ins>
            <w:ins w:id="78" w:author="Steven Chen" w:date="2016-12-14T12:03:00Z">
              <w:r>
                <w:rPr>
                  <w:rFonts w:ascii="Palatino Linotype" w:eastAsia="Microsoft YaHei" w:hAnsi="Palatino Linotype"/>
                  <w:szCs w:val="20"/>
                </w:rPr>
                <w:t xml:space="preserve">be considered as an exception and </w:t>
              </w:r>
            </w:ins>
            <w:ins w:id="79" w:author="Steven Chen" w:date="2016-12-14T12:02:00Z">
              <w:r>
                <w:rPr>
                  <w:rFonts w:ascii="Palatino Linotype" w:eastAsia="Microsoft YaHei" w:hAnsi="Palatino Linotype"/>
                  <w:szCs w:val="20"/>
                </w:rPr>
                <w:t>alert the</w:t>
              </w:r>
            </w:ins>
            <w:ins w:id="80" w:author="Steven Chen" w:date="2016-12-14T12:03:00Z">
              <w:r>
                <w:rPr>
                  <w:rFonts w:ascii="Palatino Linotype" w:eastAsia="Microsoft YaHei" w:hAnsi="Palatino Linotype"/>
                  <w:szCs w:val="20"/>
                </w:rPr>
                <w:t xml:space="preserve"> support team</w:t>
              </w:r>
            </w:ins>
          </w:p>
        </w:tc>
      </w:tr>
      <w:tr w:rsidR="00EE1043" w:rsidRPr="00211DF8" w14:paraId="5076C406" w14:textId="77777777" w:rsidTr="00AE5DAD">
        <w:trPr>
          <w:cantSplit/>
          <w:trHeight w:val="323"/>
          <w:ins w:id="81" w:author="Steven Chen" w:date="2016-12-14T11:59:00Z"/>
        </w:trPr>
        <w:tc>
          <w:tcPr>
            <w:tcW w:w="1319" w:type="dxa"/>
            <w:shd w:val="clear" w:color="auto" w:fill="DBE5F1" w:themeFill="accent1" w:themeFillTint="33"/>
            <w:vAlign w:val="center"/>
          </w:tcPr>
          <w:p w14:paraId="67771029" w14:textId="2C6294EB" w:rsidR="00EE1043" w:rsidRPr="00DE3347" w:rsidRDefault="00EE1043" w:rsidP="00EE1043">
            <w:pPr>
              <w:spacing w:after="0"/>
              <w:jc w:val="both"/>
              <w:rPr>
                <w:ins w:id="82" w:author="Steven Chen" w:date="2016-12-14T11:59:00Z"/>
                <w:rFonts w:ascii="Palatino Linotype" w:eastAsia="Microsoft YaHei" w:hAnsi="Palatino Linotype"/>
                <w:szCs w:val="20"/>
                <w:lang w:eastAsia="zh-CN"/>
                <w:rPrChange w:id="83" w:author="Steven Chen" w:date="2016-12-14T12:11:00Z">
                  <w:rPr>
                    <w:ins w:id="84" w:author="Steven Chen" w:date="2016-12-14T11:59:00Z"/>
                    <w:rFonts w:ascii="Palatino Linotype" w:eastAsia="Microsoft YaHei" w:hAnsi="Palatino Linotype"/>
                    <w:b/>
                    <w:szCs w:val="20"/>
                    <w:lang w:eastAsia="zh-CN"/>
                  </w:rPr>
                </w:rPrChange>
              </w:rPr>
            </w:pPr>
            <w:ins w:id="85" w:author="Steven Chen" w:date="2016-12-14T12:11:00Z">
              <w:r w:rsidRPr="00C70F8A">
                <w:rPr>
                  <w:rFonts w:ascii="Palatino Linotype" w:eastAsia="Microsoft YaHei" w:hAnsi="Palatino Linotype"/>
                  <w:szCs w:val="20"/>
                  <w:lang w:eastAsia="zh-CN"/>
                </w:rPr>
                <w:t>Response</w:t>
              </w:r>
            </w:ins>
          </w:p>
        </w:tc>
        <w:tc>
          <w:tcPr>
            <w:tcW w:w="475" w:type="dxa"/>
            <w:shd w:val="clear" w:color="auto" w:fill="DBE5F1" w:themeFill="accent1" w:themeFillTint="33"/>
            <w:vAlign w:val="center"/>
          </w:tcPr>
          <w:p w14:paraId="5DB3E0DD" w14:textId="2CD3A8D3" w:rsidR="00EE1043" w:rsidRDefault="00EE1043" w:rsidP="00EE1043">
            <w:pPr>
              <w:spacing w:after="0"/>
              <w:jc w:val="both"/>
              <w:rPr>
                <w:ins w:id="86" w:author="Steven Chen" w:date="2016-12-14T11:59:00Z"/>
                <w:rFonts w:ascii="Palatino Linotype" w:eastAsia="Microsoft YaHei" w:hAnsi="Palatino Linotype"/>
                <w:szCs w:val="20"/>
              </w:rPr>
            </w:pPr>
            <w:ins w:id="87" w:author="Steven Chen" w:date="2016-12-14T12:00:00Z">
              <w:r>
                <w:rPr>
                  <w:rFonts w:ascii="Palatino Linotype" w:eastAsia="Microsoft YaHei" w:hAnsi="Palatino Linotype"/>
                  <w:szCs w:val="20"/>
                </w:rPr>
                <w:t>3</w:t>
              </w:r>
            </w:ins>
          </w:p>
        </w:tc>
        <w:tc>
          <w:tcPr>
            <w:tcW w:w="8438" w:type="dxa"/>
            <w:shd w:val="clear" w:color="auto" w:fill="DBE5F1" w:themeFill="accent1" w:themeFillTint="33"/>
            <w:vAlign w:val="center"/>
          </w:tcPr>
          <w:p w14:paraId="58C674AC" w14:textId="60E5F2D2" w:rsidR="00EE1043" w:rsidRDefault="00EE1043" w:rsidP="00EE1043">
            <w:pPr>
              <w:spacing w:after="0"/>
              <w:jc w:val="both"/>
              <w:rPr>
                <w:ins w:id="88" w:author="Steven Chen" w:date="2016-12-14T11:59:00Z"/>
                <w:rFonts w:ascii="Palatino Linotype" w:eastAsia="Microsoft YaHei" w:hAnsi="Palatino Linotype"/>
                <w:szCs w:val="20"/>
              </w:rPr>
            </w:pPr>
            <w:ins w:id="89" w:author="Steven Chen" w:date="2016-12-14T12:03:00Z">
              <w:r>
                <w:rPr>
                  <w:rFonts w:ascii="Palatino Linotype" w:eastAsia="Microsoft YaHei" w:hAnsi="Palatino Linotype"/>
                  <w:szCs w:val="20"/>
                </w:rPr>
                <w:t>Revised in relevant session</w:t>
              </w:r>
            </w:ins>
          </w:p>
        </w:tc>
      </w:tr>
    </w:tbl>
    <w:p w14:paraId="0460FE74" w14:textId="77777777" w:rsidR="0074368E" w:rsidRDefault="0074368E" w:rsidP="007E6F0F">
      <w:pPr>
        <w:jc w:val="both"/>
        <w:rPr>
          <w:ins w:id="90" w:author="Steven Chen" w:date="2016-12-14T10:10:00Z"/>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Change w:id="91">
          <w:tblGrid>
            <w:gridCol w:w="1319"/>
            <w:gridCol w:w="475"/>
            <w:gridCol w:w="8438"/>
          </w:tblGrid>
        </w:tblGridChange>
      </w:tblGrid>
      <w:tr w:rsidR="00367588" w:rsidRPr="00211DF8" w14:paraId="6CD24039" w14:textId="77777777" w:rsidTr="00367588">
        <w:trPr>
          <w:cantSplit/>
          <w:tblHeader/>
          <w:ins w:id="92" w:author="Steven Chen" w:date="2016-12-14T10:10:00Z"/>
        </w:trPr>
        <w:tc>
          <w:tcPr>
            <w:tcW w:w="1319" w:type="dxa"/>
            <w:vMerge w:val="restart"/>
            <w:shd w:val="clear" w:color="auto" w:fill="17365D" w:themeFill="text2" w:themeFillShade="BF"/>
            <w:vAlign w:val="center"/>
          </w:tcPr>
          <w:p w14:paraId="343A9055" w14:textId="77777777" w:rsidR="00367588" w:rsidRPr="00211DF8" w:rsidRDefault="00367588" w:rsidP="00367588">
            <w:pPr>
              <w:spacing w:after="0"/>
              <w:jc w:val="both"/>
              <w:rPr>
                <w:ins w:id="93" w:author="Steven Chen" w:date="2016-12-14T10:10:00Z"/>
                <w:rFonts w:ascii="Palatino Linotype" w:eastAsia="Microsoft YaHei" w:hAnsi="Palatino Linotype"/>
                <w:color w:val="FFFFFF"/>
                <w:szCs w:val="20"/>
                <w:lang w:eastAsia="zh-CN"/>
              </w:rPr>
            </w:pPr>
            <w:ins w:id="94" w:author="Steven Chen" w:date="2016-12-14T10:10:00Z">
              <w:r w:rsidRPr="00211DF8">
                <w:rPr>
                  <w:rFonts w:ascii="Palatino Linotype" w:eastAsia="Microsoft YaHei" w:hAnsi="Palatino Linotype"/>
                  <w:color w:val="FFFFFF"/>
                  <w:szCs w:val="20"/>
                  <w:lang w:eastAsia="zh-CN"/>
                </w:rPr>
                <w:t>Name/Title</w:t>
              </w:r>
            </w:ins>
          </w:p>
        </w:tc>
        <w:tc>
          <w:tcPr>
            <w:tcW w:w="8913" w:type="dxa"/>
            <w:gridSpan w:val="2"/>
            <w:shd w:val="clear" w:color="auto" w:fill="auto"/>
            <w:vAlign w:val="center"/>
          </w:tcPr>
          <w:p w14:paraId="45BFDEC7" w14:textId="7D5ED4D4" w:rsidR="00367588" w:rsidRPr="00211DF8" w:rsidRDefault="00367588" w:rsidP="00367588">
            <w:pPr>
              <w:spacing w:after="0"/>
              <w:jc w:val="both"/>
              <w:rPr>
                <w:ins w:id="95" w:author="Steven Chen" w:date="2016-12-14T10:10:00Z"/>
                <w:rFonts w:ascii="Palatino Linotype" w:eastAsia="Microsoft YaHei" w:hAnsi="Palatino Linotype"/>
                <w:szCs w:val="20"/>
              </w:rPr>
            </w:pPr>
            <w:ins w:id="96" w:author="Steven Chen" w:date="2016-12-14T10:10:00Z">
              <w:r>
                <w:rPr>
                  <w:rFonts w:ascii="Palatino Linotype" w:eastAsia="Microsoft YaHei" w:hAnsi="Palatino Linotype"/>
                  <w:szCs w:val="20"/>
                </w:rPr>
                <w:t>Polly Kam</w:t>
              </w:r>
            </w:ins>
          </w:p>
        </w:tc>
      </w:tr>
      <w:tr w:rsidR="00367588" w:rsidRPr="00211DF8" w14:paraId="5A726328" w14:textId="77777777" w:rsidTr="00367588">
        <w:trPr>
          <w:cantSplit/>
          <w:tblHeader/>
          <w:ins w:id="97" w:author="Steven Chen" w:date="2016-12-14T10:10:00Z"/>
        </w:trPr>
        <w:tc>
          <w:tcPr>
            <w:tcW w:w="1319" w:type="dxa"/>
            <w:vMerge/>
            <w:tcBorders>
              <w:bottom w:val="single" w:sz="4" w:space="0" w:color="auto"/>
            </w:tcBorders>
            <w:shd w:val="clear" w:color="auto" w:fill="17365D" w:themeFill="text2" w:themeFillShade="BF"/>
            <w:vAlign w:val="center"/>
          </w:tcPr>
          <w:p w14:paraId="58F6B2EE" w14:textId="77777777" w:rsidR="00367588" w:rsidRPr="00211DF8" w:rsidRDefault="00367588" w:rsidP="00367588">
            <w:pPr>
              <w:spacing w:after="0"/>
              <w:jc w:val="both"/>
              <w:rPr>
                <w:ins w:id="98" w:author="Steven Chen" w:date="2016-12-14T10:10:00Z"/>
                <w:rFonts w:ascii="Palatino Linotype" w:eastAsia="Microsoft YaHei" w:hAnsi="Palatino Linotype"/>
                <w:color w:val="FFFFFF"/>
                <w:szCs w:val="20"/>
              </w:rPr>
            </w:pPr>
          </w:p>
        </w:tc>
        <w:tc>
          <w:tcPr>
            <w:tcW w:w="475" w:type="dxa"/>
            <w:shd w:val="clear" w:color="auto" w:fill="17365D" w:themeFill="text2" w:themeFillShade="BF"/>
            <w:vAlign w:val="center"/>
          </w:tcPr>
          <w:p w14:paraId="0B3B47C7" w14:textId="77777777" w:rsidR="00367588" w:rsidRPr="00211DF8" w:rsidRDefault="00367588" w:rsidP="00367588">
            <w:pPr>
              <w:spacing w:after="0"/>
              <w:jc w:val="both"/>
              <w:rPr>
                <w:ins w:id="99" w:author="Steven Chen" w:date="2016-12-14T10:10:00Z"/>
                <w:rFonts w:ascii="Palatino Linotype" w:eastAsia="Microsoft YaHei" w:hAnsi="Palatino Linotype"/>
                <w:color w:val="FFFFFF"/>
                <w:szCs w:val="20"/>
              </w:rPr>
            </w:pPr>
            <w:ins w:id="100" w:author="Steven Chen" w:date="2016-12-14T10:10:00Z">
              <w:r w:rsidRPr="00211DF8">
                <w:rPr>
                  <w:rFonts w:ascii="Palatino Linotype" w:eastAsia="Microsoft YaHei" w:hAnsi="Palatino Linotype"/>
                  <w:color w:val="FFFFFF"/>
                  <w:szCs w:val="20"/>
                </w:rPr>
                <w:t>#</w:t>
              </w:r>
            </w:ins>
          </w:p>
        </w:tc>
        <w:tc>
          <w:tcPr>
            <w:tcW w:w="8438" w:type="dxa"/>
            <w:shd w:val="clear" w:color="auto" w:fill="17365D" w:themeFill="text2" w:themeFillShade="BF"/>
            <w:vAlign w:val="center"/>
          </w:tcPr>
          <w:p w14:paraId="7C3D65AC" w14:textId="77777777" w:rsidR="00367588" w:rsidRPr="00211DF8" w:rsidRDefault="00367588" w:rsidP="00367588">
            <w:pPr>
              <w:spacing w:after="0"/>
              <w:jc w:val="both"/>
              <w:rPr>
                <w:ins w:id="101" w:author="Steven Chen" w:date="2016-12-14T10:10:00Z"/>
                <w:rFonts w:ascii="Palatino Linotype" w:eastAsia="Microsoft YaHei" w:hAnsi="Palatino Linotype"/>
                <w:color w:val="FFFFFF"/>
                <w:szCs w:val="20"/>
              </w:rPr>
            </w:pPr>
            <w:ins w:id="102" w:author="Steven Chen" w:date="2016-12-14T10:10:00Z">
              <w:r w:rsidRPr="00211DF8">
                <w:rPr>
                  <w:rFonts w:ascii="Palatino Linotype" w:eastAsia="Microsoft YaHei" w:hAnsi="Palatino Linotype"/>
                  <w:color w:val="FFFFFF"/>
                  <w:szCs w:val="20"/>
                  <w:lang w:eastAsia="zh-CN"/>
                </w:rPr>
                <w:t>Comments</w:t>
              </w:r>
            </w:ins>
          </w:p>
        </w:tc>
      </w:tr>
      <w:tr w:rsidR="00367588" w:rsidRPr="00211DF8" w14:paraId="3F15A27C" w14:textId="77777777" w:rsidTr="00367588">
        <w:trPr>
          <w:cantSplit/>
          <w:trHeight w:val="70"/>
          <w:ins w:id="103" w:author="Steven Chen" w:date="2016-12-14T10:10:00Z"/>
        </w:trPr>
        <w:tc>
          <w:tcPr>
            <w:tcW w:w="1319" w:type="dxa"/>
            <w:shd w:val="clear" w:color="auto" w:fill="DBE5F1" w:themeFill="accent1" w:themeFillTint="33"/>
            <w:vAlign w:val="center"/>
          </w:tcPr>
          <w:p w14:paraId="7152D01E" w14:textId="77777777" w:rsidR="00367588" w:rsidRPr="00DE3347" w:rsidRDefault="00367588" w:rsidP="00367588">
            <w:pPr>
              <w:spacing w:after="0"/>
              <w:jc w:val="both"/>
              <w:rPr>
                <w:ins w:id="104" w:author="Steven Chen" w:date="2016-12-14T10:10:00Z"/>
                <w:rFonts w:ascii="Palatino Linotype" w:eastAsia="Microsoft YaHei" w:hAnsi="Palatino Linotype"/>
                <w:szCs w:val="20"/>
                <w:rPrChange w:id="105" w:author="Steven Chen" w:date="2016-12-14T12:11:00Z">
                  <w:rPr>
                    <w:ins w:id="106" w:author="Steven Chen" w:date="2016-12-14T10:10:00Z"/>
                    <w:rFonts w:ascii="Palatino Linotype" w:eastAsia="Microsoft YaHei" w:hAnsi="Palatino Linotype"/>
                    <w:b/>
                    <w:szCs w:val="20"/>
                  </w:rPr>
                </w:rPrChange>
              </w:rPr>
            </w:pPr>
            <w:ins w:id="107" w:author="Steven Chen" w:date="2016-12-14T10:10:00Z">
              <w:r w:rsidRPr="00DE3347">
                <w:rPr>
                  <w:rFonts w:ascii="Palatino Linotype" w:eastAsia="Microsoft YaHei" w:hAnsi="Palatino Linotype"/>
                  <w:szCs w:val="20"/>
                  <w:lang w:eastAsia="zh-CN"/>
                  <w:rPrChange w:id="108" w:author="Steven Chen" w:date="2016-12-14T12:11:00Z">
                    <w:rPr>
                      <w:rFonts w:ascii="Palatino Linotype" w:eastAsia="Microsoft YaHei" w:hAnsi="Palatino Linotype"/>
                      <w:b/>
                      <w:szCs w:val="20"/>
                      <w:lang w:eastAsia="zh-CN"/>
                    </w:rPr>
                  </w:rPrChange>
                </w:rPr>
                <w:t>Comment</w:t>
              </w:r>
            </w:ins>
          </w:p>
        </w:tc>
        <w:tc>
          <w:tcPr>
            <w:tcW w:w="475" w:type="dxa"/>
            <w:shd w:val="clear" w:color="auto" w:fill="DBE5F1" w:themeFill="accent1" w:themeFillTint="33"/>
            <w:vAlign w:val="center"/>
          </w:tcPr>
          <w:p w14:paraId="1106FFE5" w14:textId="774AF657" w:rsidR="00367588" w:rsidRPr="00211DF8" w:rsidRDefault="00F94FE7" w:rsidP="00367588">
            <w:pPr>
              <w:spacing w:after="0"/>
              <w:jc w:val="both"/>
              <w:rPr>
                <w:ins w:id="109" w:author="Steven Chen" w:date="2016-12-14T10:10:00Z"/>
                <w:rFonts w:ascii="Palatino Linotype" w:eastAsia="Microsoft YaHei" w:hAnsi="Palatino Linotype"/>
                <w:szCs w:val="20"/>
              </w:rPr>
            </w:pPr>
            <w:ins w:id="110" w:author="Steven Chen" w:date="2016-12-14T11:59:00Z">
              <w:r>
                <w:rPr>
                  <w:rFonts w:ascii="Palatino Linotype" w:eastAsia="Microsoft YaHei" w:hAnsi="Palatino Linotype"/>
                  <w:szCs w:val="20"/>
                </w:rPr>
                <w:t>1</w:t>
              </w:r>
            </w:ins>
          </w:p>
        </w:tc>
        <w:tc>
          <w:tcPr>
            <w:tcW w:w="8438" w:type="dxa"/>
            <w:shd w:val="clear" w:color="auto" w:fill="DBE5F1" w:themeFill="accent1" w:themeFillTint="33"/>
            <w:vAlign w:val="center"/>
          </w:tcPr>
          <w:p w14:paraId="5493A45F" w14:textId="03486F31" w:rsidR="00367588" w:rsidRPr="00211DF8" w:rsidRDefault="00F94FE7" w:rsidP="00367588">
            <w:pPr>
              <w:spacing w:after="0" w:line="240" w:lineRule="auto"/>
              <w:jc w:val="both"/>
              <w:rPr>
                <w:ins w:id="111" w:author="Steven Chen" w:date="2016-12-14T10:10:00Z"/>
                <w:rFonts w:ascii="Palatino Linotype" w:hAnsi="Palatino Linotype"/>
                <w:szCs w:val="20"/>
              </w:rPr>
            </w:pPr>
            <w:ins w:id="112" w:author="Steven Chen" w:date="2016-12-14T11:59:00Z">
              <w:r>
                <w:rPr>
                  <w:rFonts w:ascii="Palatino Linotype" w:hAnsi="Palatino Linotype"/>
                  <w:szCs w:val="20"/>
                </w:rPr>
                <w:t>Missing report template format into the requirement</w:t>
              </w:r>
            </w:ins>
          </w:p>
        </w:tc>
      </w:tr>
      <w:tr w:rsidR="00367588" w:rsidRPr="00211DF8" w14:paraId="08D64282" w14:textId="77777777" w:rsidTr="00367588">
        <w:trPr>
          <w:cantSplit/>
          <w:trHeight w:val="323"/>
          <w:ins w:id="113" w:author="Steven Chen" w:date="2016-12-14T10:10:00Z"/>
        </w:trPr>
        <w:tc>
          <w:tcPr>
            <w:tcW w:w="1319" w:type="dxa"/>
            <w:shd w:val="clear" w:color="auto" w:fill="DBE5F1" w:themeFill="accent1" w:themeFillTint="33"/>
            <w:vAlign w:val="center"/>
          </w:tcPr>
          <w:p w14:paraId="3C073DF2" w14:textId="77777777" w:rsidR="00367588" w:rsidRPr="00DE3347" w:rsidRDefault="00367588" w:rsidP="00367588">
            <w:pPr>
              <w:spacing w:after="0"/>
              <w:jc w:val="both"/>
              <w:rPr>
                <w:ins w:id="114" w:author="Steven Chen" w:date="2016-12-14T10:10:00Z"/>
                <w:rFonts w:ascii="Palatino Linotype" w:eastAsia="Microsoft YaHei" w:hAnsi="Palatino Linotype"/>
                <w:szCs w:val="20"/>
                <w:lang w:eastAsia="zh-CN"/>
                <w:rPrChange w:id="115" w:author="Steven Chen" w:date="2016-12-14T12:11:00Z">
                  <w:rPr>
                    <w:ins w:id="116" w:author="Steven Chen" w:date="2016-12-14T10:10:00Z"/>
                    <w:rFonts w:ascii="Palatino Linotype" w:eastAsia="Microsoft YaHei" w:hAnsi="Palatino Linotype"/>
                    <w:b/>
                    <w:szCs w:val="20"/>
                    <w:lang w:eastAsia="zh-CN"/>
                  </w:rPr>
                </w:rPrChange>
              </w:rPr>
            </w:pPr>
            <w:ins w:id="117" w:author="Steven Chen" w:date="2016-12-14T10:10:00Z">
              <w:r w:rsidRPr="00DE3347">
                <w:rPr>
                  <w:rFonts w:ascii="Palatino Linotype" w:eastAsia="Microsoft YaHei" w:hAnsi="Palatino Linotype"/>
                  <w:szCs w:val="20"/>
                  <w:lang w:eastAsia="zh-CN"/>
                  <w:rPrChange w:id="118" w:author="Steven Chen" w:date="2016-12-14T12:11:00Z">
                    <w:rPr>
                      <w:rFonts w:ascii="Palatino Linotype" w:eastAsia="Microsoft YaHei" w:hAnsi="Palatino Linotype"/>
                      <w:b/>
                      <w:szCs w:val="20"/>
                      <w:lang w:eastAsia="zh-CN"/>
                    </w:rPr>
                  </w:rPrChange>
                </w:rPr>
                <w:t>Response</w:t>
              </w:r>
            </w:ins>
          </w:p>
        </w:tc>
        <w:tc>
          <w:tcPr>
            <w:tcW w:w="475" w:type="dxa"/>
            <w:shd w:val="clear" w:color="auto" w:fill="DBE5F1" w:themeFill="accent1" w:themeFillTint="33"/>
            <w:vAlign w:val="center"/>
          </w:tcPr>
          <w:p w14:paraId="7CE05104" w14:textId="11D9517B" w:rsidR="00367588" w:rsidRPr="00211DF8" w:rsidRDefault="00F94FE7" w:rsidP="00367588">
            <w:pPr>
              <w:spacing w:after="0"/>
              <w:jc w:val="both"/>
              <w:rPr>
                <w:ins w:id="119" w:author="Steven Chen" w:date="2016-12-14T10:10:00Z"/>
                <w:rFonts w:ascii="Palatino Linotype" w:eastAsia="Microsoft YaHei" w:hAnsi="Palatino Linotype"/>
                <w:szCs w:val="20"/>
              </w:rPr>
            </w:pPr>
            <w:ins w:id="120" w:author="Steven Chen" w:date="2016-12-14T11:59:00Z">
              <w:r>
                <w:rPr>
                  <w:rFonts w:ascii="Palatino Linotype" w:eastAsia="Microsoft YaHei" w:hAnsi="Palatino Linotype"/>
                  <w:szCs w:val="20"/>
                </w:rPr>
                <w:t>1</w:t>
              </w:r>
            </w:ins>
          </w:p>
        </w:tc>
        <w:tc>
          <w:tcPr>
            <w:tcW w:w="8438" w:type="dxa"/>
            <w:shd w:val="clear" w:color="auto" w:fill="DBE5F1" w:themeFill="accent1" w:themeFillTint="33"/>
            <w:vAlign w:val="center"/>
          </w:tcPr>
          <w:p w14:paraId="4490FA11" w14:textId="3FF0F6B9" w:rsidR="00367588" w:rsidRPr="00211DF8" w:rsidRDefault="00F94FE7" w:rsidP="00367588">
            <w:pPr>
              <w:spacing w:after="0"/>
              <w:jc w:val="both"/>
              <w:rPr>
                <w:ins w:id="121" w:author="Steven Chen" w:date="2016-12-14T10:10:00Z"/>
                <w:rFonts w:ascii="Palatino Linotype" w:eastAsia="Microsoft YaHei" w:hAnsi="Palatino Linotype"/>
                <w:szCs w:val="20"/>
              </w:rPr>
            </w:pPr>
            <w:ins w:id="122" w:author="Steven Chen" w:date="2016-12-14T12:00:00Z">
              <w:r>
                <w:rPr>
                  <w:rFonts w:ascii="Palatino Linotype" w:eastAsia="Microsoft YaHei" w:hAnsi="Palatino Linotype"/>
                  <w:szCs w:val="20"/>
                </w:rPr>
                <w:t>Added in appendix</w:t>
              </w:r>
            </w:ins>
          </w:p>
        </w:tc>
      </w:tr>
      <w:tr w:rsidR="00F94FE7" w:rsidRPr="00211DF8" w14:paraId="71EF3155" w14:textId="77777777" w:rsidTr="00755B47">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23" w:author="Steven Chen" w:date="2016-12-14T12:09: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124" w:author="Steven Chen" w:date="2016-12-14T12:00:00Z"/>
          <w:trPrChange w:id="125" w:author="Steven Chen" w:date="2016-12-14T12:09:00Z">
            <w:trPr>
              <w:cantSplit/>
              <w:trHeight w:val="323"/>
            </w:trPr>
          </w:trPrChange>
        </w:trPr>
        <w:tc>
          <w:tcPr>
            <w:tcW w:w="1319" w:type="dxa"/>
            <w:shd w:val="clear" w:color="auto" w:fill="auto"/>
            <w:vAlign w:val="center"/>
            <w:tcPrChange w:id="126" w:author="Steven Chen" w:date="2016-12-14T12:09:00Z">
              <w:tcPr>
                <w:tcW w:w="1319" w:type="dxa"/>
                <w:shd w:val="clear" w:color="auto" w:fill="DBE5F1" w:themeFill="accent1" w:themeFillTint="33"/>
                <w:vAlign w:val="center"/>
              </w:tcPr>
            </w:tcPrChange>
          </w:tcPr>
          <w:p w14:paraId="7BF195A4" w14:textId="044B162E" w:rsidR="00F94FE7" w:rsidRPr="00DE3347" w:rsidRDefault="00F94FE7" w:rsidP="00F94FE7">
            <w:pPr>
              <w:spacing w:after="0"/>
              <w:jc w:val="both"/>
              <w:rPr>
                <w:ins w:id="127" w:author="Steven Chen" w:date="2016-12-14T12:00:00Z"/>
                <w:rFonts w:ascii="Palatino Linotype" w:eastAsia="Microsoft YaHei" w:hAnsi="Palatino Linotype"/>
                <w:szCs w:val="20"/>
                <w:lang w:eastAsia="zh-CN"/>
                <w:rPrChange w:id="128" w:author="Steven Chen" w:date="2016-12-14T12:11:00Z">
                  <w:rPr>
                    <w:ins w:id="129" w:author="Steven Chen" w:date="2016-12-14T12:00:00Z"/>
                    <w:rFonts w:ascii="Palatino Linotype" w:eastAsia="Microsoft YaHei" w:hAnsi="Palatino Linotype"/>
                    <w:b/>
                    <w:szCs w:val="20"/>
                    <w:lang w:eastAsia="zh-CN"/>
                  </w:rPr>
                </w:rPrChange>
              </w:rPr>
            </w:pPr>
            <w:ins w:id="130" w:author="Steven Chen" w:date="2016-12-14T12:00:00Z">
              <w:r w:rsidRPr="00DE3347">
                <w:rPr>
                  <w:rFonts w:ascii="Palatino Linotype" w:eastAsia="Microsoft YaHei" w:hAnsi="Palatino Linotype"/>
                  <w:szCs w:val="20"/>
                  <w:lang w:eastAsia="zh-CN"/>
                  <w:rPrChange w:id="131" w:author="Steven Chen" w:date="2016-12-14T12:11:00Z">
                    <w:rPr>
                      <w:rFonts w:ascii="Palatino Linotype" w:eastAsia="Microsoft YaHei" w:hAnsi="Palatino Linotype"/>
                      <w:b/>
                      <w:szCs w:val="20"/>
                      <w:lang w:eastAsia="zh-CN"/>
                    </w:rPr>
                  </w:rPrChange>
                </w:rPr>
                <w:t>Comment</w:t>
              </w:r>
            </w:ins>
          </w:p>
        </w:tc>
        <w:tc>
          <w:tcPr>
            <w:tcW w:w="475" w:type="dxa"/>
            <w:shd w:val="clear" w:color="auto" w:fill="auto"/>
            <w:vAlign w:val="center"/>
            <w:tcPrChange w:id="132" w:author="Steven Chen" w:date="2016-12-14T12:09:00Z">
              <w:tcPr>
                <w:tcW w:w="475" w:type="dxa"/>
                <w:shd w:val="clear" w:color="auto" w:fill="DBE5F1" w:themeFill="accent1" w:themeFillTint="33"/>
                <w:vAlign w:val="center"/>
              </w:tcPr>
            </w:tcPrChange>
          </w:tcPr>
          <w:p w14:paraId="7E06BBE5" w14:textId="0FBB5AB8" w:rsidR="00F94FE7" w:rsidRDefault="00F94FE7" w:rsidP="00F94FE7">
            <w:pPr>
              <w:spacing w:after="0"/>
              <w:jc w:val="both"/>
              <w:rPr>
                <w:ins w:id="133" w:author="Steven Chen" w:date="2016-12-14T12:00:00Z"/>
                <w:rFonts w:ascii="Palatino Linotype" w:eastAsia="Microsoft YaHei" w:hAnsi="Palatino Linotype"/>
                <w:szCs w:val="20"/>
              </w:rPr>
            </w:pPr>
            <w:ins w:id="134" w:author="Steven Chen" w:date="2016-12-14T12:00:00Z">
              <w:r>
                <w:rPr>
                  <w:rFonts w:ascii="Palatino Linotype" w:eastAsia="Microsoft YaHei" w:hAnsi="Palatino Linotype"/>
                  <w:szCs w:val="20"/>
                </w:rPr>
                <w:t>2</w:t>
              </w:r>
            </w:ins>
          </w:p>
        </w:tc>
        <w:tc>
          <w:tcPr>
            <w:tcW w:w="8438" w:type="dxa"/>
            <w:shd w:val="clear" w:color="auto" w:fill="auto"/>
            <w:vAlign w:val="center"/>
            <w:tcPrChange w:id="135" w:author="Steven Chen" w:date="2016-12-14T12:09:00Z">
              <w:tcPr>
                <w:tcW w:w="8438" w:type="dxa"/>
                <w:shd w:val="clear" w:color="auto" w:fill="DBE5F1" w:themeFill="accent1" w:themeFillTint="33"/>
                <w:vAlign w:val="center"/>
              </w:tcPr>
            </w:tcPrChange>
          </w:tcPr>
          <w:p w14:paraId="63634231" w14:textId="4F7B95CC" w:rsidR="00F94FE7" w:rsidRPr="0023542D" w:rsidRDefault="0023542D" w:rsidP="0023542D">
            <w:pPr>
              <w:spacing w:after="0"/>
              <w:jc w:val="both"/>
              <w:rPr>
                <w:ins w:id="136" w:author="Steven Chen" w:date="2016-12-14T12:00:00Z"/>
                <w:rFonts w:ascii="Palatino Linotype" w:eastAsia="Microsoft YaHei" w:hAnsi="Palatino Linotype" w:hint="eastAsia"/>
                <w:szCs w:val="20"/>
                <w:lang w:val="en-GB" w:eastAsia="zh-CN"/>
                <w:rPrChange w:id="137" w:author="Steven Chen" w:date="2016-12-14T12:07:00Z">
                  <w:rPr>
                    <w:ins w:id="138" w:author="Steven Chen" w:date="2016-12-14T12:00:00Z"/>
                    <w:rFonts w:ascii="Palatino Linotype" w:eastAsia="Microsoft YaHei" w:hAnsi="Palatino Linotype" w:hint="eastAsia"/>
                    <w:szCs w:val="20"/>
                    <w:lang w:eastAsia="zh-CN"/>
                  </w:rPr>
                </w:rPrChange>
              </w:rPr>
              <w:pPrChange w:id="139" w:author="Steven Chen" w:date="2016-12-14T12:08:00Z">
                <w:pPr>
                  <w:spacing w:after="0"/>
                  <w:jc w:val="both"/>
                </w:pPr>
              </w:pPrChange>
            </w:pPr>
            <w:ins w:id="140" w:author="Steven Chen" w:date="2016-12-14T12:07:00Z">
              <w:r>
                <w:rPr>
                  <w:rFonts w:ascii="Palatino Linotype" w:eastAsia="Microsoft YaHei" w:hAnsi="Palatino Linotype" w:hint="eastAsia"/>
                  <w:szCs w:val="20"/>
                  <w:lang w:eastAsia="zh-CN"/>
                </w:rPr>
                <w:t>Unify</w:t>
              </w:r>
              <w:r>
                <w:rPr>
                  <w:rFonts w:ascii="Palatino Linotype" w:eastAsia="Microsoft YaHei" w:hAnsi="Palatino Linotype"/>
                  <w:szCs w:val="20"/>
                  <w:lang w:eastAsia="zh-CN"/>
                </w:rPr>
                <w:t xml:space="preserve"> the glossary and terms of the whole document</w:t>
              </w:r>
              <w:r>
                <w:rPr>
                  <w:rFonts w:ascii="Palatino Linotype" w:eastAsia="Microsoft YaHei" w:hAnsi="Palatino Linotype"/>
                  <w:szCs w:val="20"/>
                  <w:lang w:val="en-GB" w:eastAsia="zh-CN"/>
                </w:rPr>
                <w:t xml:space="preserve">. E.g. staging DB with Service Bus DB; </w:t>
              </w:r>
            </w:ins>
            <w:ins w:id="141" w:author="Steven Chen" w:date="2016-12-14T12:08:00Z">
              <w:r>
                <w:rPr>
                  <w:rFonts w:ascii="Palatino Linotype" w:eastAsia="Microsoft YaHei" w:hAnsi="Palatino Linotype"/>
                  <w:szCs w:val="20"/>
                  <w:lang w:val="en-GB" w:eastAsia="zh-CN"/>
                </w:rPr>
                <w:t>transaction with commitment control</w:t>
              </w:r>
            </w:ins>
          </w:p>
        </w:tc>
      </w:tr>
      <w:tr w:rsidR="00F94FE7" w:rsidRPr="00211DF8" w14:paraId="69B660C2" w14:textId="77777777" w:rsidTr="00755B47">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42" w:author="Steven Chen" w:date="2016-12-14T12:09: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143" w:author="Steven Chen" w:date="2016-12-14T12:00:00Z"/>
          <w:trPrChange w:id="144" w:author="Steven Chen" w:date="2016-12-14T12:09:00Z">
            <w:trPr>
              <w:cantSplit/>
              <w:trHeight w:val="323"/>
            </w:trPr>
          </w:trPrChange>
        </w:trPr>
        <w:tc>
          <w:tcPr>
            <w:tcW w:w="1319" w:type="dxa"/>
            <w:shd w:val="clear" w:color="auto" w:fill="auto"/>
            <w:vAlign w:val="center"/>
            <w:tcPrChange w:id="145" w:author="Steven Chen" w:date="2016-12-14T12:09:00Z">
              <w:tcPr>
                <w:tcW w:w="1319" w:type="dxa"/>
                <w:shd w:val="clear" w:color="auto" w:fill="DBE5F1" w:themeFill="accent1" w:themeFillTint="33"/>
                <w:vAlign w:val="center"/>
              </w:tcPr>
            </w:tcPrChange>
          </w:tcPr>
          <w:p w14:paraId="59F2BDCC" w14:textId="4F9E875A" w:rsidR="00F94FE7" w:rsidRPr="00DE3347" w:rsidRDefault="00F94FE7" w:rsidP="00F94FE7">
            <w:pPr>
              <w:spacing w:after="0"/>
              <w:jc w:val="both"/>
              <w:rPr>
                <w:ins w:id="146" w:author="Steven Chen" w:date="2016-12-14T12:00:00Z"/>
                <w:rFonts w:ascii="Palatino Linotype" w:eastAsia="Microsoft YaHei" w:hAnsi="Palatino Linotype"/>
                <w:szCs w:val="20"/>
                <w:lang w:eastAsia="zh-CN"/>
                <w:rPrChange w:id="147" w:author="Steven Chen" w:date="2016-12-14T12:11:00Z">
                  <w:rPr>
                    <w:ins w:id="148" w:author="Steven Chen" w:date="2016-12-14T12:00:00Z"/>
                    <w:rFonts w:ascii="Palatino Linotype" w:eastAsia="Microsoft YaHei" w:hAnsi="Palatino Linotype"/>
                    <w:b/>
                    <w:szCs w:val="20"/>
                    <w:lang w:eastAsia="zh-CN"/>
                  </w:rPr>
                </w:rPrChange>
              </w:rPr>
            </w:pPr>
            <w:ins w:id="149" w:author="Steven Chen" w:date="2016-12-14T12:00:00Z">
              <w:r w:rsidRPr="00DE3347">
                <w:rPr>
                  <w:rFonts w:ascii="Palatino Linotype" w:eastAsia="Microsoft YaHei" w:hAnsi="Palatino Linotype"/>
                  <w:szCs w:val="20"/>
                  <w:lang w:eastAsia="zh-CN"/>
                  <w:rPrChange w:id="150" w:author="Steven Chen" w:date="2016-12-14T12:11:00Z">
                    <w:rPr>
                      <w:rFonts w:ascii="Palatino Linotype" w:eastAsia="Microsoft YaHei" w:hAnsi="Palatino Linotype"/>
                      <w:b/>
                      <w:szCs w:val="20"/>
                      <w:lang w:eastAsia="zh-CN"/>
                    </w:rPr>
                  </w:rPrChange>
                </w:rPr>
                <w:t>Response</w:t>
              </w:r>
            </w:ins>
          </w:p>
        </w:tc>
        <w:tc>
          <w:tcPr>
            <w:tcW w:w="475" w:type="dxa"/>
            <w:shd w:val="clear" w:color="auto" w:fill="auto"/>
            <w:vAlign w:val="center"/>
            <w:tcPrChange w:id="151" w:author="Steven Chen" w:date="2016-12-14T12:09:00Z">
              <w:tcPr>
                <w:tcW w:w="475" w:type="dxa"/>
                <w:shd w:val="clear" w:color="auto" w:fill="DBE5F1" w:themeFill="accent1" w:themeFillTint="33"/>
                <w:vAlign w:val="center"/>
              </w:tcPr>
            </w:tcPrChange>
          </w:tcPr>
          <w:p w14:paraId="5068304C" w14:textId="21940236" w:rsidR="00F94FE7" w:rsidRDefault="00F94FE7" w:rsidP="00F94FE7">
            <w:pPr>
              <w:spacing w:after="0"/>
              <w:jc w:val="both"/>
              <w:rPr>
                <w:ins w:id="152" w:author="Steven Chen" w:date="2016-12-14T12:00:00Z"/>
                <w:rFonts w:ascii="Palatino Linotype" w:eastAsia="Microsoft YaHei" w:hAnsi="Palatino Linotype"/>
                <w:szCs w:val="20"/>
              </w:rPr>
            </w:pPr>
            <w:ins w:id="153" w:author="Steven Chen" w:date="2016-12-14T12:00:00Z">
              <w:r>
                <w:rPr>
                  <w:rFonts w:ascii="Palatino Linotype" w:eastAsia="Microsoft YaHei" w:hAnsi="Palatino Linotype"/>
                  <w:szCs w:val="20"/>
                </w:rPr>
                <w:t>2</w:t>
              </w:r>
            </w:ins>
          </w:p>
        </w:tc>
        <w:tc>
          <w:tcPr>
            <w:tcW w:w="8438" w:type="dxa"/>
            <w:shd w:val="clear" w:color="auto" w:fill="auto"/>
            <w:vAlign w:val="center"/>
            <w:tcPrChange w:id="154" w:author="Steven Chen" w:date="2016-12-14T12:09:00Z">
              <w:tcPr>
                <w:tcW w:w="8438" w:type="dxa"/>
                <w:shd w:val="clear" w:color="auto" w:fill="DBE5F1" w:themeFill="accent1" w:themeFillTint="33"/>
                <w:vAlign w:val="center"/>
              </w:tcPr>
            </w:tcPrChange>
          </w:tcPr>
          <w:p w14:paraId="4811B0BF" w14:textId="3CA05934" w:rsidR="00F94FE7" w:rsidRPr="00755B47" w:rsidRDefault="000B3F72" w:rsidP="00F94FE7">
            <w:pPr>
              <w:spacing w:after="0"/>
              <w:jc w:val="both"/>
              <w:rPr>
                <w:ins w:id="155" w:author="Steven Chen" w:date="2016-12-14T12:00:00Z"/>
                <w:rFonts w:ascii="Palatino Linotype" w:eastAsia="Microsoft YaHei" w:hAnsi="Palatino Linotype"/>
                <w:szCs w:val="20"/>
                <w:lang w:val="en-GB"/>
                <w:rPrChange w:id="156" w:author="Steven Chen" w:date="2016-12-14T12:09:00Z">
                  <w:rPr>
                    <w:ins w:id="157" w:author="Steven Chen" w:date="2016-12-14T12:00:00Z"/>
                    <w:rFonts w:ascii="Palatino Linotype" w:eastAsia="Microsoft YaHei" w:hAnsi="Palatino Linotype"/>
                    <w:szCs w:val="20"/>
                  </w:rPr>
                </w:rPrChange>
              </w:rPr>
            </w:pPr>
            <w:ins w:id="158" w:author="Steven Chen" w:date="2016-12-14T12:08:00Z">
              <w:r>
                <w:rPr>
                  <w:rFonts w:ascii="Palatino Linotype" w:eastAsia="Microsoft YaHei" w:hAnsi="Palatino Linotype"/>
                  <w:szCs w:val="20"/>
                </w:rPr>
                <w:t>Revised related terms to avoid misunderstanding</w:t>
              </w:r>
            </w:ins>
          </w:p>
        </w:tc>
      </w:tr>
      <w:tr w:rsidR="00E023BE" w:rsidRPr="00211DF8" w14:paraId="359E5248" w14:textId="77777777" w:rsidTr="00367588">
        <w:trPr>
          <w:cantSplit/>
          <w:trHeight w:val="323"/>
          <w:ins w:id="159" w:author="Steven Chen" w:date="2016-12-14T12:05:00Z"/>
        </w:trPr>
        <w:tc>
          <w:tcPr>
            <w:tcW w:w="1319" w:type="dxa"/>
            <w:shd w:val="clear" w:color="auto" w:fill="DBE5F1" w:themeFill="accent1" w:themeFillTint="33"/>
            <w:vAlign w:val="center"/>
          </w:tcPr>
          <w:p w14:paraId="7FE2EFC0" w14:textId="0D67ECB6" w:rsidR="00E023BE" w:rsidRPr="00DE3347" w:rsidRDefault="00E023BE" w:rsidP="00E023BE">
            <w:pPr>
              <w:spacing w:after="0"/>
              <w:jc w:val="both"/>
              <w:rPr>
                <w:ins w:id="160" w:author="Steven Chen" w:date="2016-12-14T12:05:00Z"/>
                <w:rFonts w:ascii="Palatino Linotype" w:eastAsia="Microsoft YaHei" w:hAnsi="Palatino Linotype"/>
                <w:szCs w:val="20"/>
                <w:lang w:eastAsia="zh-CN"/>
                <w:rPrChange w:id="161" w:author="Steven Chen" w:date="2016-12-14T12:11:00Z">
                  <w:rPr>
                    <w:ins w:id="162" w:author="Steven Chen" w:date="2016-12-14T12:05:00Z"/>
                    <w:rFonts w:ascii="Palatino Linotype" w:eastAsia="Microsoft YaHei" w:hAnsi="Palatino Linotype"/>
                    <w:b/>
                    <w:szCs w:val="20"/>
                    <w:lang w:eastAsia="zh-CN"/>
                  </w:rPr>
                </w:rPrChange>
              </w:rPr>
            </w:pPr>
            <w:ins w:id="163" w:author="Steven Chen" w:date="2016-12-14T12:05:00Z">
              <w:r w:rsidRPr="00DE3347">
                <w:rPr>
                  <w:rFonts w:ascii="Palatino Linotype" w:eastAsia="Microsoft YaHei" w:hAnsi="Palatino Linotype"/>
                  <w:szCs w:val="20"/>
                  <w:lang w:eastAsia="zh-CN"/>
                  <w:rPrChange w:id="164" w:author="Steven Chen" w:date="2016-12-14T12:11:00Z">
                    <w:rPr>
                      <w:rFonts w:ascii="Palatino Linotype" w:eastAsia="Microsoft YaHei" w:hAnsi="Palatino Linotype"/>
                      <w:b/>
                      <w:szCs w:val="20"/>
                      <w:lang w:eastAsia="zh-CN"/>
                    </w:rPr>
                  </w:rPrChange>
                </w:rPr>
                <w:t>Comment</w:t>
              </w:r>
            </w:ins>
          </w:p>
        </w:tc>
        <w:tc>
          <w:tcPr>
            <w:tcW w:w="475" w:type="dxa"/>
            <w:shd w:val="clear" w:color="auto" w:fill="DBE5F1" w:themeFill="accent1" w:themeFillTint="33"/>
            <w:vAlign w:val="center"/>
          </w:tcPr>
          <w:p w14:paraId="4014846C" w14:textId="103C4D46" w:rsidR="00E023BE" w:rsidRDefault="00E023BE" w:rsidP="00E023BE">
            <w:pPr>
              <w:spacing w:after="0"/>
              <w:jc w:val="both"/>
              <w:rPr>
                <w:ins w:id="165" w:author="Steven Chen" w:date="2016-12-14T12:05:00Z"/>
                <w:rFonts w:ascii="Palatino Linotype" w:eastAsia="Microsoft YaHei" w:hAnsi="Palatino Linotype"/>
                <w:szCs w:val="20"/>
              </w:rPr>
            </w:pPr>
            <w:ins w:id="166" w:author="Steven Chen" w:date="2016-12-14T12:05:00Z">
              <w:r>
                <w:rPr>
                  <w:rFonts w:ascii="Palatino Linotype" w:eastAsia="Microsoft YaHei" w:hAnsi="Palatino Linotype"/>
                  <w:szCs w:val="20"/>
                </w:rPr>
                <w:t>3</w:t>
              </w:r>
            </w:ins>
          </w:p>
        </w:tc>
        <w:tc>
          <w:tcPr>
            <w:tcW w:w="8438" w:type="dxa"/>
            <w:shd w:val="clear" w:color="auto" w:fill="DBE5F1" w:themeFill="accent1" w:themeFillTint="33"/>
            <w:vAlign w:val="center"/>
          </w:tcPr>
          <w:p w14:paraId="6E28FDD2" w14:textId="77777777" w:rsidR="00E023BE" w:rsidRDefault="00E023BE" w:rsidP="00E023BE">
            <w:pPr>
              <w:spacing w:after="0"/>
              <w:jc w:val="both"/>
              <w:rPr>
                <w:ins w:id="167" w:author="Steven Chen" w:date="2016-12-14T12:05:00Z"/>
                <w:rFonts w:ascii="Palatino Linotype" w:eastAsia="Microsoft YaHei" w:hAnsi="Palatino Linotype"/>
                <w:szCs w:val="20"/>
              </w:rPr>
            </w:pPr>
          </w:p>
        </w:tc>
      </w:tr>
      <w:tr w:rsidR="00E023BE" w:rsidRPr="00211DF8" w14:paraId="0795EF5B" w14:textId="77777777" w:rsidTr="00367588">
        <w:trPr>
          <w:cantSplit/>
          <w:trHeight w:val="323"/>
          <w:ins w:id="168" w:author="Steven Chen" w:date="2016-12-14T12:05:00Z"/>
        </w:trPr>
        <w:tc>
          <w:tcPr>
            <w:tcW w:w="1319" w:type="dxa"/>
            <w:shd w:val="clear" w:color="auto" w:fill="DBE5F1" w:themeFill="accent1" w:themeFillTint="33"/>
            <w:vAlign w:val="center"/>
          </w:tcPr>
          <w:p w14:paraId="1D10D0A9" w14:textId="66F0CB78" w:rsidR="00E023BE" w:rsidRPr="00DE3347" w:rsidRDefault="00E023BE" w:rsidP="00E023BE">
            <w:pPr>
              <w:spacing w:after="0"/>
              <w:jc w:val="both"/>
              <w:rPr>
                <w:ins w:id="169" w:author="Steven Chen" w:date="2016-12-14T12:05:00Z"/>
                <w:rFonts w:ascii="Palatino Linotype" w:eastAsia="Microsoft YaHei" w:hAnsi="Palatino Linotype"/>
                <w:szCs w:val="20"/>
                <w:lang w:eastAsia="zh-CN"/>
                <w:rPrChange w:id="170" w:author="Steven Chen" w:date="2016-12-14T12:11:00Z">
                  <w:rPr>
                    <w:ins w:id="171" w:author="Steven Chen" w:date="2016-12-14T12:05:00Z"/>
                    <w:rFonts w:ascii="Palatino Linotype" w:eastAsia="Microsoft YaHei" w:hAnsi="Palatino Linotype"/>
                    <w:b/>
                    <w:szCs w:val="20"/>
                    <w:lang w:eastAsia="zh-CN"/>
                  </w:rPr>
                </w:rPrChange>
              </w:rPr>
            </w:pPr>
            <w:ins w:id="172" w:author="Steven Chen" w:date="2016-12-14T12:05:00Z">
              <w:r w:rsidRPr="00DE3347">
                <w:rPr>
                  <w:rFonts w:ascii="Palatino Linotype" w:eastAsia="Microsoft YaHei" w:hAnsi="Palatino Linotype"/>
                  <w:szCs w:val="20"/>
                  <w:lang w:eastAsia="zh-CN"/>
                  <w:rPrChange w:id="173" w:author="Steven Chen" w:date="2016-12-14T12:11:00Z">
                    <w:rPr>
                      <w:rFonts w:ascii="Palatino Linotype" w:eastAsia="Microsoft YaHei" w:hAnsi="Palatino Linotype"/>
                      <w:b/>
                      <w:szCs w:val="20"/>
                      <w:lang w:eastAsia="zh-CN"/>
                    </w:rPr>
                  </w:rPrChange>
                </w:rPr>
                <w:lastRenderedPageBreak/>
                <w:t>Response</w:t>
              </w:r>
            </w:ins>
          </w:p>
        </w:tc>
        <w:tc>
          <w:tcPr>
            <w:tcW w:w="475" w:type="dxa"/>
            <w:shd w:val="clear" w:color="auto" w:fill="DBE5F1" w:themeFill="accent1" w:themeFillTint="33"/>
            <w:vAlign w:val="center"/>
          </w:tcPr>
          <w:p w14:paraId="2921B0A6" w14:textId="746D2927" w:rsidR="00E023BE" w:rsidRDefault="00E023BE" w:rsidP="00E023BE">
            <w:pPr>
              <w:spacing w:after="0"/>
              <w:jc w:val="both"/>
              <w:rPr>
                <w:ins w:id="174" w:author="Steven Chen" w:date="2016-12-14T12:05:00Z"/>
                <w:rFonts w:ascii="Palatino Linotype" w:eastAsia="Microsoft YaHei" w:hAnsi="Palatino Linotype"/>
                <w:szCs w:val="20"/>
              </w:rPr>
            </w:pPr>
            <w:ins w:id="175" w:author="Steven Chen" w:date="2016-12-14T12:05:00Z">
              <w:r>
                <w:rPr>
                  <w:rFonts w:ascii="Palatino Linotype" w:eastAsia="Microsoft YaHei" w:hAnsi="Palatino Linotype"/>
                  <w:szCs w:val="20"/>
                </w:rPr>
                <w:t>3</w:t>
              </w:r>
            </w:ins>
          </w:p>
        </w:tc>
        <w:tc>
          <w:tcPr>
            <w:tcW w:w="8438" w:type="dxa"/>
            <w:shd w:val="clear" w:color="auto" w:fill="DBE5F1" w:themeFill="accent1" w:themeFillTint="33"/>
            <w:vAlign w:val="center"/>
          </w:tcPr>
          <w:p w14:paraId="0C828E33" w14:textId="77777777" w:rsidR="00E023BE" w:rsidRDefault="00E023BE" w:rsidP="00E023BE">
            <w:pPr>
              <w:spacing w:after="0"/>
              <w:jc w:val="both"/>
              <w:rPr>
                <w:ins w:id="176" w:author="Steven Chen" w:date="2016-12-14T12:05:00Z"/>
                <w:rFonts w:ascii="Palatino Linotype" w:eastAsia="Microsoft YaHei" w:hAnsi="Palatino Linotype"/>
                <w:szCs w:val="20"/>
              </w:rPr>
            </w:pPr>
          </w:p>
        </w:tc>
      </w:tr>
    </w:tbl>
    <w:p w14:paraId="37863F63" w14:textId="77777777" w:rsidR="00367588" w:rsidRDefault="00367588" w:rsidP="007E6F0F">
      <w:pPr>
        <w:jc w:val="both"/>
        <w:rPr>
          <w:ins w:id="177" w:author="Steven Chen" w:date="2016-12-14T12:00:00Z"/>
          <w:rFonts w:ascii="Palatino Linotype" w:hAnsi="Palatino Linotype"/>
          <w:lang w:eastAsia="zh-CN"/>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Change w:id="178">
          <w:tblGrid>
            <w:gridCol w:w="1319"/>
            <w:gridCol w:w="475"/>
            <w:gridCol w:w="8438"/>
          </w:tblGrid>
        </w:tblGridChange>
      </w:tblGrid>
      <w:tr w:rsidR="00F94FE7" w:rsidRPr="00211DF8" w14:paraId="64650AFF" w14:textId="77777777" w:rsidTr="00EE1043">
        <w:trPr>
          <w:cantSplit/>
          <w:tblHeader/>
          <w:ins w:id="179" w:author="Steven Chen" w:date="2016-12-14T12:00:00Z"/>
        </w:trPr>
        <w:tc>
          <w:tcPr>
            <w:tcW w:w="1319" w:type="dxa"/>
            <w:vMerge w:val="restart"/>
            <w:shd w:val="clear" w:color="auto" w:fill="17365D" w:themeFill="text2" w:themeFillShade="BF"/>
            <w:vAlign w:val="center"/>
          </w:tcPr>
          <w:p w14:paraId="4C5F29E9" w14:textId="77777777" w:rsidR="00F94FE7" w:rsidRPr="00211DF8" w:rsidRDefault="00F94FE7" w:rsidP="00EE1043">
            <w:pPr>
              <w:spacing w:after="0"/>
              <w:jc w:val="both"/>
              <w:rPr>
                <w:ins w:id="180" w:author="Steven Chen" w:date="2016-12-14T12:00:00Z"/>
                <w:rFonts w:ascii="Palatino Linotype" w:eastAsia="Microsoft YaHei" w:hAnsi="Palatino Linotype"/>
                <w:color w:val="FFFFFF"/>
                <w:szCs w:val="20"/>
                <w:lang w:eastAsia="zh-CN"/>
              </w:rPr>
            </w:pPr>
            <w:ins w:id="181" w:author="Steven Chen" w:date="2016-12-14T12:00:00Z">
              <w:r w:rsidRPr="00211DF8">
                <w:rPr>
                  <w:rFonts w:ascii="Palatino Linotype" w:eastAsia="Microsoft YaHei" w:hAnsi="Palatino Linotype"/>
                  <w:color w:val="FFFFFF"/>
                  <w:szCs w:val="20"/>
                  <w:lang w:eastAsia="zh-CN"/>
                </w:rPr>
                <w:t>Name/Title</w:t>
              </w:r>
            </w:ins>
          </w:p>
        </w:tc>
        <w:tc>
          <w:tcPr>
            <w:tcW w:w="8913" w:type="dxa"/>
            <w:gridSpan w:val="2"/>
            <w:shd w:val="clear" w:color="auto" w:fill="auto"/>
            <w:vAlign w:val="center"/>
          </w:tcPr>
          <w:p w14:paraId="79D7BC70" w14:textId="7AB2790F" w:rsidR="00F94FE7" w:rsidRPr="00211DF8" w:rsidRDefault="00F94FE7" w:rsidP="00EE1043">
            <w:pPr>
              <w:spacing w:after="0"/>
              <w:jc w:val="both"/>
              <w:rPr>
                <w:ins w:id="182" w:author="Steven Chen" w:date="2016-12-14T12:00:00Z"/>
                <w:rFonts w:ascii="Palatino Linotype" w:eastAsia="Microsoft YaHei" w:hAnsi="Palatino Linotype"/>
                <w:szCs w:val="20"/>
              </w:rPr>
            </w:pPr>
            <w:ins w:id="183" w:author="Steven Chen" w:date="2016-12-14T12:00:00Z">
              <w:r>
                <w:rPr>
                  <w:rFonts w:ascii="Palatino Linotype" w:eastAsia="Microsoft YaHei" w:hAnsi="Palatino Linotype"/>
                  <w:szCs w:val="20"/>
                </w:rPr>
                <w:t>Carl</w:t>
              </w:r>
            </w:ins>
          </w:p>
        </w:tc>
      </w:tr>
      <w:tr w:rsidR="00F94FE7" w:rsidRPr="00211DF8" w14:paraId="491F5C69" w14:textId="77777777" w:rsidTr="00EE1043">
        <w:trPr>
          <w:cantSplit/>
          <w:tblHeader/>
          <w:ins w:id="184" w:author="Steven Chen" w:date="2016-12-14T12:00:00Z"/>
        </w:trPr>
        <w:tc>
          <w:tcPr>
            <w:tcW w:w="1319" w:type="dxa"/>
            <w:vMerge/>
            <w:tcBorders>
              <w:bottom w:val="single" w:sz="4" w:space="0" w:color="auto"/>
            </w:tcBorders>
            <w:shd w:val="clear" w:color="auto" w:fill="17365D" w:themeFill="text2" w:themeFillShade="BF"/>
            <w:vAlign w:val="center"/>
          </w:tcPr>
          <w:p w14:paraId="1363D1A6" w14:textId="77777777" w:rsidR="00F94FE7" w:rsidRPr="00211DF8" w:rsidRDefault="00F94FE7" w:rsidP="00EE1043">
            <w:pPr>
              <w:spacing w:after="0"/>
              <w:jc w:val="both"/>
              <w:rPr>
                <w:ins w:id="185" w:author="Steven Chen" w:date="2016-12-14T12:00:00Z"/>
                <w:rFonts w:ascii="Palatino Linotype" w:eastAsia="Microsoft YaHei" w:hAnsi="Palatino Linotype"/>
                <w:color w:val="FFFFFF"/>
                <w:szCs w:val="20"/>
              </w:rPr>
            </w:pPr>
          </w:p>
        </w:tc>
        <w:tc>
          <w:tcPr>
            <w:tcW w:w="475" w:type="dxa"/>
            <w:shd w:val="clear" w:color="auto" w:fill="17365D" w:themeFill="text2" w:themeFillShade="BF"/>
            <w:vAlign w:val="center"/>
          </w:tcPr>
          <w:p w14:paraId="776E8E31" w14:textId="77777777" w:rsidR="00F94FE7" w:rsidRPr="00211DF8" w:rsidRDefault="00F94FE7" w:rsidP="00EE1043">
            <w:pPr>
              <w:spacing w:after="0"/>
              <w:jc w:val="both"/>
              <w:rPr>
                <w:ins w:id="186" w:author="Steven Chen" w:date="2016-12-14T12:00:00Z"/>
                <w:rFonts w:ascii="Palatino Linotype" w:eastAsia="Microsoft YaHei" w:hAnsi="Palatino Linotype"/>
                <w:color w:val="FFFFFF"/>
                <w:szCs w:val="20"/>
              </w:rPr>
            </w:pPr>
            <w:ins w:id="187" w:author="Steven Chen" w:date="2016-12-14T12:00:00Z">
              <w:r w:rsidRPr="00211DF8">
                <w:rPr>
                  <w:rFonts w:ascii="Palatino Linotype" w:eastAsia="Microsoft YaHei" w:hAnsi="Palatino Linotype"/>
                  <w:color w:val="FFFFFF"/>
                  <w:szCs w:val="20"/>
                </w:rPr>
                <w:t>#</w:t>
              </w:r>
            </w:ins>
          </w:p>
        </w:tc>
        <w:tc>
          <w:tcPr>
            <w:tcW w:w="8438" w:type="dxa"/>
            <w:shd w:val="clear" w:color="auto" w:fill="17365D" w:themeFill="text2" w:themeFillShade="BF"/>
            <w:vAlign w:val="center"/>
          </w:tcPr>
          <w:p w14:paraId="6751D32D" w14:textId="77777777" w:rsidR="00F94FE7" w:rsidRPr="00211DF8" w:rsidRDefault="00F94FE7" w:rsidP="00EE1043">
            <w:pPr>
              <w:spacing w:after="0"/>
              <w:jc w:val="both"/>
              <w:rPr>
                <w:ins w:id="188" w:author="Steven Chen" w:date="2016-12-14T12:00:00Z"/>
                <w:rFonts w:ascii="Palatino Linotype" w:eastAsia="Microsoft YaHei" w:hAnsi="Palatino Linotype"/>
                <w:color w:val="FFFFFF"/>
                <w:szCs w:val="20"/>
              </w:rPr>
            </w:pPr>
            <w:ins w:id="189" w:author="Steven Chen" w:date="2016-12-14T12:00:00Z">
              <w:r w:rsidRPr="00211DF8">
                <w:rPr>
                  <w:rFonts w:ascii="Palatino Linotype" w:eastAsia="Microsoft YaHei" w:hAnsi="Palatino Linotype"/>
                  <w:color w:val="FFFFFF"/>
                  <w:szCs w:val="20"/>
                  <w:lang w:eastAsia="zh-CN"/>
                </w:rPr>
                <w:t>Comments</w:t>
              </w:r>
            </w:ins>
          </w:p>
        </w:tc>
      </w:tr>
      <w:tr w:rsidR="00F94FE7" w:rsidRPr="00211DF8" w14:paraId="7C4B4ECA" w14:textId="77777777" w:rsidTr="00EE1043">
        <w:trPr>
          <w:cantSplit/>
          <w:trHeight w:val="70"/>
          <w:ins w:id="190" w:author="Steven Chen" w:date="2016-12-14T12:00:00Z"/>
        </w:trPr>
        <w:tc>
          <w:tcPr>
            <w:tcW w:w="1319" w:type="dxa"/>
            <w:shd w:val="clear" w:color="auto" w:fill="DBE5F1" w:themeFill="accent1" w:themeFillTint="33"/>
            <w:vAlign w:val="center"/>
          </w:tcPr>
          <w:p w14:paraId="5328F3AC" w14:textId="77777777" w:rsidR="00F94FE7" w:rsidRPr="00DE3347" w:rsidRDefault="00F94FE7" w:rsidP="00EE1043">
            <w:pPr>
              <w:spacing w:after="0"/>
              <w:jc w:val="both"/>
              <w:rPr>
                <w:ins w:id="191" w:author="Steven Chen" w:date="2016-12-14T12:00:00Z"/>
                <w:rFonts w:ascii="Palatino Linotype" w:eastAsia="Microsoft YaHei" w:hAnsi="Palatino Linotype"/>
                <w:szCs w:val="20"/>
                <w:rPrChange w:id="192" w:author="Steven Chen" w:date="2016-12-14T12:11:00Z">
                  <w:rPr>
                    <w:ins w:id="193" w:author="Steven Chen" w:date="2016-12-14T12:00:00Z"/>
                    <w:rFonts w:ascii="Palatino Linotype" w:eastAsia="Microsoft YaHei" w:hAnsi="Palatino Linotype"/>
                    <w:b/>
                    <w:szCs w:val="20"/>
                  </w:rPr>
                </w:rPrChange>
              </w:rPr>
            </w:pPr>
            <w:ins w:id="194" w:author="Steven Chen" w:date="2016-12-14T12:00:00Z">
              <w:r w:rsidRPr="00DE3347">
                <w:rPr>
                  <w:rFonts w:ascii="Palatino Linotype" w:eastAsia="Microsoft YaHei" w:hAnsi="Palatino Linotype"/>
                  <w:szCs w:val="20"/>
                  <w:lang w:eastAsia="zh-CN"/>
                  <w:rPrChange w:id="195" w:author="Steven Chen" w:date="2016-12-14T12:11:00Z">
                    <w:rPr>
                      <w:rFonts w:ascii="Palatino Linotype" w:eastAsia="Microsoft YaHei" w:hAnsi="Palatino Linotype"/>
                      <w:b/>
                      <w:szCs w:val="20"/>
                      <w:lang w:eastAsia="zh-CN"/>
                    </w:rPr>
                  </w:rPrChange>
                </w:rPr>
                <w:t>Comment</w:t>
              </w:r>
            </w:ins>
          </w:p>
        </w:tc>
        <w:tc>
          <w:tcPr>
            <w:tcW w:w="475" w:type="dxa"/>
            <w:shd w:val="clear" w:color="auto" w:fill="DBE5F1" w:themeFill="accent1" w:themeFillTint="33"/>
            <w:vAlign w:val="center"/>
          </w:tcPr>
          <w:p w14:paraId="6518EAEB" w14:textId="77777777" w:rsidR="00F94FE7" w:rsidRPr="00211DF8" w:rsidRDefault="00F94FE7" w:rsidP="00EE1043">
            <w:pPr>
              <w:spacing w:after="0"/>
              <w:jc w:val="both"/>
              <w:rPr>
                <w:ins w:id="196" w:author="Steven Chen" w:date="2016-12-14T12:00:00Z"/>
                <w:rFonts w:ascii="Palatino Linotype" w:eastAsia="Microsoft YaHei" w:hAnsi="Palatino Linotype"/>
                <w:szCs w:val="20"/>
              </w:rPr>
            </w:pPr>
            <w:ins w:id="197" w:author="Steven Chen" w:date="2016-12-14T12:00:00Z">
              <w:r>
                <w:rPr>
                  <w:rFonts w:ascii="Palatino Linotype" w:eastAsia="Microsoft YaHei" w:hAnsi="Palatino Linotype"/>
                  <w:szCs w:val="20"/>
                </w:rPr>
                <w:t>1</w:t>
              </w:r>
            </w:ins>
          </w:p>
        </w:tc>
        <w:tc>
          <w:tcPr>
            <w:tcW w:w="8438" w:type="dxa"/>
            <w:shd w:val="clear" w:color="auto" w:fill="DBE5F1" w:themeFill="accent1" w:themeFillTint="33"/>
            <w:vAlign w:val="center"/>
          </w:tcPr>
          <w:p w14:paraId="07F9269F" w14:textId="42E41A65" w:rsidR="00F94FE7" w:rsidRPr="00211DF8" w:rsidRDefault="00F94FE7" w:rsidP="00EE1043">
            <w:pPr>
              <w:spacing w:after="0" w:line="240" w:lineRule="auto"/>
              <w:jc w:val="both"/>
              <w:rPr>
                <w:ins w:id="198" w:author="Steven Chen" w:date="2016-12-14T12:00:00Z"/>
                <w:rFonts w:ascii="Palatino Linotype" w:hAnsi="Palatino Linotype"/>
                <w:szCs w:val="20"/>
              </w:rPr>
            </w:pPr>
            <w:ins w:id="199" w:author="Steven Chen" w:date="2016-12-14T12:00:00Z">
              <w:r>
                <w:rPr>
                  <w:rFonts w:ascii="Palatino Linotype" w:hAnsi="Palatino Linotype"/>
                  <w:szCs w:val="20"/>
                </w:rPr>
                <w:t xml:space="preserve">Need to add </w:t>
              </w:r>
            </w:ins>
            <w:ins w:id="200" w:author="Steven Chen" w:date="2016-12-14T12:01:00Z">
              <w:r>
                <w:rPr>
                  <w:rFonts w:ascii="Palatino Linotype" w:hAnsi="Palatino Linotype"/>
                  <w:szCs w:val="20"/>
                </w:rPr>
                <w:t>a new data source of CSV file in polling (POS client to Staging)</w:t>
              </w:r>
            </w:ins>
          </w:p>
        </w:tc>
      </w:tr>
      <w:tr w:rsidR="00F94FE7" w:rsidRPr="00211DF8" w14:paraId="2D3AF6A3" w14:textId="77777777" w:rsidTr="00EE1043">
        <w:trPr>
          <w:cantSplit/>
          <w:trHeight w:val="323"/>
          <w:ins w:id="201" w:author="Steven Chen" w:date="2016-12-14T12:00:00Z"/>
        </w:trPr>
        <w:tc>
          <w:tcPr>
            <w:tcW w:w="1319" w:type="dxa"/>
            <w:shd w:val="clear" w:color="auto" w:fill="DBE5F1" w:themeFill="accent1" w:themeFillTint="33"/>
            <w:vAlign w:val="center"/>
          </w:tcPr>
          <w:p w14:paraId="701AA1F4" w14:textId="77777777" w:rsidR="00F94FE7" w:rsidRPr="00DE3347" w:rsidRDefault="00F94FE7" w:rsidP="00EE1043">
            <w:pPr>
              <w:spacing w:after="0"/>
              <w:jc w:val="both"/>
              <w:rPr>
                <w:ins w:id="202" w:author="Steven Chen" w:date="2016-12-14T12:00:00Z"/>
                <w:rFonts w:ascii="Palatino Linotype" w:eastAsia="Microsoft YaHei" w:hAnsi="Palatino Linotype"/>
                <w:szCs w:val="20"/>
                <w:lang w:eastAsia="zh-CN"/>
                <w:rPrChange w:id="203" w:author="Steven Chen" w:date="2016-12-14T12:11:00Z">
                  <w:rPr>
                    <w:ins w:id="204" w:author="Steven Chen" w:date="2016-12-14T12:00:00Z"/>
                    <w:rFonts w:ascii="Palatino Linotype" w:eastAsia="Microsoft YaHei" w:hAnsi="Palatino Linotype"/>
                    <w:b/>
                    <w:szCs w:val="20"/>
                    <w:lang w:eastAsia="zh-CN"/>
                  </w:rPr>
                </w:rPrChange>
              </w:rPr>
            </w:pPr>
            <w:ins w:id="205" w:author="Steven Chen" w:date="2016-12-14T12:00:00Z">
              <w:r w:rsidRPr="00DE3347">
                <w:rPr>
                  <w:rFonts w:ascii="Palatino Linotype" w:eastAsia="Microsoft YaHei" w:hAnsi="Palatino Linotype"/>
                  <w:szCs w:val="20"/>
                  <w:lang w:eastAsia="zh-CN"/>
                  <w:rPrChange w:id="206" w:author="Steven Chen" w:date="2016-12-14T12:11:00Z">
                    <w:rPr>
                      <w:rFonts w:ascii="Palatino Linotype" w:eastAsia="Microsoft YaHei" w:hAnsi="Palatino Linotype"/>
                      <w:b/>
                      <w:szCs w:val="20"/>
                      <w:lang w:eastAsia="zh-CN"/>
                    </w:rPr>
                  </w:rPrChange>
                </w:rPr>
                <w:t>Response</w:t>
              </w:r>
            </w:ins>
          </w:p>
        </w:tc>
        <w:tc>
          <w:tcPr>
            <w:tcW w:w="475" w:type="dxa"/>
            <w:shd w:val="clear" w:color="auto" w:fill="DBE5F1" w:themeFill="accent1" w:themeFillTint="33"/>
            <w:vAlign w:val="center"/>
          </w:tcPr>
          <w:p w14:paraId="48C3F02C" w14:textId="77777777" w:rsidR="00F94FE7" w:rsidRPr="00211DF8" w:rsidRDefault="00F94FE7" w:rsidP="00EE1043">
            <w:pPr>
              <w:spacing w:after="0"/>
              <w:jc w:val="both"/>
              <w:rPr>
                <w:ins w:id="207" w:author="Steven Chen" w:date="2016-12-14T12:00:00Z"/>
                <w:rFonts w:ascii="Palatino Linotype" w:eastAsia="Microsoft YaHei" w:hAnsi="Palatino Linotype"/>
                <w:szCs w:val="20"/>
              </w:rPr>
            </w:pPr>
            <w:ins w:id="208" w:author="Steven Chen" w:date="2016-12-14T12:00:00Z">
              <w:r>
                <w:rPr>
                  <w:rFonts w:ascii="Palatino Linotype" w:eastAsia="Microsoft YaHei" w:hAnsi="Palatino Linotype"/>
                  <w:szCs w:val="20"/>
                </w:rPr>
                <w:t>1</w:t>
              </w:r>
            </w:ins>
          </w:p>
        </w:tc>
        <w:tc>
          <w:tcPr>
            <w:tcW w:w="8438" w:type="dxa"/>
            <w:shd w:val="clear" w:color="auto" w:fill="DBE5F1" w:themeFill="accent1" w:themeFillTint="33"/>
            <w:vAlign w:val="center"/>
          </w:tcPr>
          <w:p w14:paraId="1FE19C6E" w14:textId="112FBD67" w:rsidR="00F94FE7" w:rsidRPr="00211DF8" w:rsidRDefault="00F94FE7" w:rsidP="00EE1043">
            <w:pPr>
              <w:spacing w:after="0"/>
              <w:jc w:val="both"/>
              <w:rPr>
                <w:ins w:id="209" w:author="Steven Chen" w:date="2016-12-14T12:00:00Z"/>
                <w:rFonts w:ascii="Palatino Linotype" w:eastAsia="Microsoft YaHei" w:hAnsi="Palatino Linotype"/>
                <w:szCs w:val="20"/>
              </w:rPr>
            </w:pPr>
            <w:ins w:id="210" w:author="Steven Chen" w:date="2016-12-14T12:01:00Z">
              <w:r>
                <w:rPr>
                  <w:rFonts w:ascii="Palatino Linotype" w:eastAsia="Microsoft YaHei" w:hAnsi="Palatino Linotype"/>
                  <w:szCs w:val="20"/>
                </w:rPr>
                <w:t>Applied this requirement but may provide impact to project schedule</w:t>
              </w:r>
            </w:ins>
          </w:p>
        </w:tc>
      </w:tr>
      <w:tr w:rsidR="00F94FE7" w14:paraId="47BCE815" w14:textId="77777777" w:rsidTr="00755B47">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11" w:author="Steven Chen" w:date="2016-12-14T12:10: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212" w:author="Steven Chen" w:date="2016-12-14T12:00:00Z"/>
          <w:trPrChange w:id="213" w:author="Steven Chen" w:date="2016-12-14T12:10:00Z">
            <w:trPr>
              <w:cantSplit/>
              <w:trHeight w:val="323"/>
            </w:trPr>
          </w:trPrChange>
        </w:trPr>
        <w:tc>
          <w:tcPr>
            <w:tcW w:w="1319" w:type="dxa"/>
            <w:shd w:val="clear" w:color="auto" w:fill="auto"/>
            <w:vAlign w:val="center"/>
            <w:tcPrChange w:id="214" w:author="Steven Chen" w:date="2016-12-14T12:10:00Z">
              <w:tcPr>
                <w:tcW w:w="1319" w:type="dxa"/>
                <w:shd w:val="clear" w:color="auto" w:fill="DBE5F1" w:themeFill="accent1" w:themeFillTint="33"/>
                <w:vAlign w:val="center"/>
              </w:tcPr>
            </w:tcPrChange>
          </w:tcPr>
          <w:p w14:paraId="4A149A6A" w14:textId="77777777" w:rsidR="00F94FE7" w:rsidRPr="00DE3347" w:rsidRDefault="00F94FE7" w:rsidP="00EE1043">
            <w:pPr>
              <w:spacing w:after="0"/>
              <w:jc w:val="both"/>
              <w:rPr>
                <w:ins w:id="215" w:author="Steven Chen" w:date="2016-12-14T12:00:00Z"/>
                <w:rFonts w:ascii="Palatino Linotype" w:eastAsia="Microsoft YaHei" w:hAnsi="Palatino Linotype"/>
                <w:szCs w:val="20"/>
                <w:lang w:eastAsia="zh-CN"/>
                <w:rPrChange w:id="216" w:author="Steven Chen" w:date="2016-12-14T12:11:00Z">
                  <w:rPr>
                    <w:ins w:id="217" w:author="Steven Chen" w:date="2016-12-14T12:00:00Z"/>
                    <w:rFonts w:ascii="Palatino Linotype" w:eastAsia="Microsoft YaHei" w:hAnsi="Palatino Linotype"/>
                    <w:b/>
                    <w:szCs w:val="20"/>
                    <w:lang w:eastAsia="zh-CN"/>
                  </w:rPr>
                </w:rPrChange>
              </w:rPr>
            </w:pPr>
            <w:ins w:id="218" w:author="Steven Chen" w:date="2016-12-14T12:00:00Z">
              <w:r w:rsidRPr="00DE3347">
                <w:rPr>
                  <w:rFonts w:ascii="Palatino Linotype" w:eastAsia="Microsoft YaHei" w:hAnsi="Palatino Linotype"/>
                  <w:szCs w:val="20"/>
                  <w:lang w:eastAsia="zh-CN"/>
                  <w:rPrChange w:id="219" w:author="Steven Chen" w:date="2016-12-14T12:11:00Z">
                    <w:rPr>
                      <w:rFonts w:ascii="Palatino Linotype" w:eastAsia="Microsoft YaHei" w:hAnsi="Palatino Linotype"/>
                      <w:b/>
                      <w:szCs w:val="20"/>
                      <w:lang w:eastAsia="zh-CN"/>
                    </w:rPr>
                  </w:rPrChange>
                </w:rPr>
                <w:t>Comment</w:t>
              </w:r>
            </w:ins>
          </w:p>
        </w:tc>
        <w:tc>
          <w:tcPr>
            <w:tcW w:w="475" w:type="dxa"/>
            <w:shd w:val="clear" w:color="auto" w:fill="auto"/>
            <w:vAlign w:val="center"/>
            <w:tcPrChange w:id="220" w:author="Steven Chen" w:date="2016-12-14T12:10:00Z">
              <w:tcPr>
                <w:tcW w:w="475" w:type="dxa"/>
                <w:shd w:val="clear" w:color="auto" w:fill="DBE5F1" w:themeFill="accent1" w:themeFillTint="33"/>
                <w:vAlign w:val="center"/>
              </w:tcPr>
            </w:tcPrChange>
          </w:tcPr>
          <w:p w14:paraId="1374AE20" w14:textId="77777777" w:rsidR="00F94FE7" w:rsidRDefault="00F94FE7" w:rsidP="00EE1043">
            <w:pPr>
              <w:spacing w:after="0"/>
              <w:jc w:val="both"/>
              <w:rPr>
                <w:ins w:id="221" w:author="Steven Chen" w:date="2016-12-14T12:00:00Z"/>
                <w:rFonts w:ascii="Palatino Linotype" w:eastAsia="Microsoft YaHei" w:hAnsi="Palatino Linotype"/>
                <w:szCs w:val="20"/>
              </w:rPr>
            </w:pPr>
            <w:ins w:id="222" w:author="Steven Chen" w:date="2016-12-14T12:00:00Z">
              <w:r>
                <w:rPr>
                  <w:rFonts w:ascii="Palatino Linotype" w:eastAsia="Microsoft YaHei" w:hAnsi="Palatino Linotype"/>
                  <w:szCs w:val="20"/>
                </w:rPr>
                <w:t>2</w:t>
              </w:r>
            </w:ins>
          </w:p>
        </w:tc>
        <w:tc>
          <w:tcPr>
            <w:tcW w:w="8438" w:type="dxa"/>
            <w:shd w:val="clear" w:color="auto" w:fill="auto"/>
            <w:vAlign w:val="center"/>
            <w:tcPrChange w:id="223" w:author="Steven Chen" w:date="2016-12-14T12:10:00Z">
              <w:tcPr>
                <w:tcW w:w="8438" w:type="dxa"/>
                <w:shd w:val="clear" w:color="auto" w:fill="DBE5F1" w:themeFill="accent1" w:themeFillTint="33"/>
                <w:vAlign w:val="center"/>
              </w:tcPr>
            </w:tcPrChange>
          </w:tcPr>
          <w:p w14:paraId="7E48BE63" w14:textId="0D5F556B" w:rsidR="00F94FE7" w:rsidRDefault="00F94FE7" w:rsidP="00E023BE">
            <w:pPr>
              <w:spacing w:after="0"/>
              <w:jc w:val="both"/>
              <w:rPr>
                <w:ins w:id="224" w:author="Steven Chen" w:date="2016-12-14T12:00:00Z"/>
                <w:rFonts w:ascii="Palatino Linotype" w:eastAsia="Microsoft YaHei" w:hAnsi="Palatino Linotype"/>
                <w:szCs w:val="20"/>
              </w:rPr>
              <w:pPrChange w:id="225" w:author="Steven Chen" w:date="2016-12-14T12:06:00Z">
                <w:pPr>
                  <w:spacing w:after="0"/>
                  <w:jc w:val="both"/>
                </w:pPr>
              </w:pPrChange>
            </w:pPr>
            <w:ins w:id="226" w:author="Steven Chen" w:date="2016-12-14T12:02:00Z">
              <w:r>
                <w:rPr>
                  <w:rFonts w:ascii="Palatino Linotype" w:eastAsia="Microsoft YaHei" w:hAnsi="Palatino Linotype"/>
                  <w:szCs w:val="20"/>
                </w:rPr>
                <w:t xml:space="preserve">There are 2 types of DBF files, </w:t>
              </w:r>
            </w:ins>
            <w:ins w:id="227" w:author="Steven Chen" w:date="2016-12-14T12:06:00Z">
              <w:r w:rsidR="00E023BE">
                <w:rPr>
                  <w:rFonts w:ascii="Palatino Linotype" w:eastAsia="Microsoft YaHei" w:hAnsi="Palatino Linotype"/>
                  <w:szCs w:val="20"/>
                </w:rPr>
                <w:t>Infrasys</w:t>
              </w:r>
            </w:ins>
            <w:ins w:id="228" w:author="Steven Chen" w:date="2016-12-14T12:02:00Z">
              <w:r>
                <w:rPr>
                  <w:rFonts w:ascii="Palatino Linotype" w:eastAsia="Microsoft YaHei" w:hAnsi="Palatino Linotype"/>
                  <w:szCs w:val="20"/>
                </w:rPr>
                <w:t xml:space="preserve"> &amp; </w:t>
              </w:r>
            </w:ins>
            <w:ins w:id="229" w:author="Steven Chen" w:date="2016-12-14T12:06:00Z">
              <w:r w:rsidR="00E023BE">
                <w:rPr>
                  <w:rFonts w:ascii="Palatino Linotype" w:eastAsia="Microsoft YaHei" w:hAnsi="Palatino Linotype"/>
                  <w:szCs w:val="20"/>
                </w:rPr>
                <w:t>P</w:t>
              </w:r>
            </w:ins>
            <w:ins w:id="230" w:author="Steven Chen" w:date="2016-12-14T12:02:00Z">
              <w:r>
                <w:rPr>
                  <w:rFonts w:ascii="Palatino Linotype" w:eastAsia="Microsoft YaHei" w:hAnsi="Palatino Linotype"/>
                  <w:szCs w:val="20"/>
                </w:rPr>
                <w:t>ointsoft</w:t>
              </w:r>
            </w:ins>
          </w:p>
        </w:tc>
      </w:tr>
      <w:tr w:rsidR="00F94FE7" w14:paraId="7577BEE0" w14:textId="77777777" w:rsidTr="00755B47">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31" w:author="Steven Chen" w:date="2016-12-14T12:10:00Z">
            <w:tblPrEx>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cantSplit/>
          <w:trHeight w:val="323"/>
          <w:ins w:id="232" w:author="Steven Chen" w:date="2016-12-14T12:00:00Z"/>
          <w:trPrChange w:id="233" w:author="Steven Chen" w:date="2016-12-14T12:10:00Z">
            <w:trPr>
              <w:cantSplit/>
              <w:trHeight w:val="323"/>
            </w:trPr>
          </w:trPrChange>
        </w:trPr>
        <w:tc>
          <w:tcPr>
            <w:tcW w:w="1319" w:type="dxa"/>
            <w:shd w:val="clear" w:color="auto" w:fill="auto"/>
            <w:vAlign w:val="center"/>
            <w:tcPrChange w:id="234" w:author="Steven Chen" w:date="2016-12-14T12:10:00Z">
              <w:tcPr>
                <w:tcW w:w="1319" w:type="dxa"/>
                <w:shd w:val="clear" w:color="auto" w:fill="DBE5F1" w:themeFill="accent1" w:themeFillTint="33"/>
                <w:vAlign w:val="center"/>
              </w:tcPr>
            </w:tcPrChange>
          </w:tcPr>
          <w:p w14:paraId="35203AE2" w14:textId="77777777" w:rsidR="00F94FE7" w:rsidRPr="00DE3347" w:rsidRDefault="00F94FE7" w:rsidP="00EE1043">
            <w:pPr>
              <w:spacing w:after="0"/>
              <w:jc w:val="both"/>
              <w:rPr>
                <w:ins w:id="235" w:author="Steven Chen" w:date="2016-12-14T12:00:00Z"/>
                <w:rFonts w:ascii="Palatino Linotype" w:eastAsia="Microsoft YaHei" w:hAnsi="Palatino Linotype"/>
                <w:szCs w:val="20"/>
                <w:lang w:eastAsia="zh-CN"/>
                <w:rPrChange w:id="236" w:author="Steven Chen" w:date="2016-12-14T12:11:00Z">
                  <w:rPr>
                    <w:ins w:id="237" w:author="Steven Chen" w:date="2016-12-14T12:00:00Z"/>
                    <w:rFonts w:ascii="Palatino Linotype" w:eastAsia="Microsoft YaHei" w:hAnsi="Palatino Linotype"/>
                    <w:b/>
                    <w:szCs w:val="20"/>
                    <w:lang w:eastAsia="zh-CN"/>
                  </w:rPr>
                </w:rPrChange>
              </w:rPr>
            </w:pPr>
            <w:ins w:id="238" w:author="Steven Chen" w:date="2016-12-14T12:00:00Z">
              <w:r w:rsidRPr="00DE3347">
                <w:rPr>
                  <w:rFonts w:ascii="Palatino Linotype" w:eastAsia="Microsoft YaHei" w:hAnsi="Palatino Linotype"/>
                  <w:szCs w:val="20"/>
                  <w:lang w:eastAsia="zh-CN"/>
                  <w:rPrChange w:id="239" w:author="Steven Chen" w:date="2016-12-14T12:11:00Z">
                    <w:rPr>
                      <w:rFonts w:ascii="Palatino Linotype" w:eastAsia="Microsoft YaHei" w:hAnsi="Palatino Linotype"/>
                      <w:b/>
                      <w:szCs w:val="20"/>
                      <w:lang w:eastAsia="zh-CN"/>
                    </w:rPr>
                  </w:rPrChange>
                </w:rPr>
                <w:t>Response</w:t>
              </w:r>
            </w:ins>
          </w:p>
        </w:tc>
        <w:tc>
          <w:tcPr>
            <w:tcW w:w="475" w:type="dxa"/>
            <w:shd w:val="clear" w:color="auto" w:fill="auto"/>
            <w:vAlign w:val="center"/>
            <w:tcPrChange w:id="240" w:author="Steven Chen" w:date="2016-12-14T12:10:00Z">
              <w:tcPr>
                <w:tcW w:w="475" w:type="dxa"/>
                <w:shd w:val="clear" w:color="auto" w:fill="DBE5F1" w:themeFill="accent1" w:themeFillTint="33"/>
                <w:vAlign w:val="center"/>
              </w:tcPr>
            </w:tcPrChange>
          </w:tcPr>
          <w:p w14:paraId="307FADFE" w14:textId="77777777" w:rsidR="00F94FE7" w:rsidRDefault="00F94FE7" w:rsidP="00EE1043">
            <w:pPr>
              <w:spacing w:after="0"/>
              <w:jc w:val="both"/>
              <w:rPr>
                <w:ins w:id="241" w:author="Steven Chen" w:date="2016-12-14T12:00:00Z"/>
                <w:rFonts w:ascii="Palatino Linotype" w:eastAsia="Microsoft YaHei" w:hAnsi="Palatino Linotype"/>
                <w:szCs w:val="20"/>
              </w:rPr>
            </w:pPr>
            <w:ins w:id="242" w:author="Steven Chen" w:date="2016-12-14T12:00:00Z">
              <w:r>
                <w:rPr>
                  <w:rFonts w:ascii="Palatino Linotype" w:eastAsia="Microsoft YaHei" w:hAnsi="Palatino Linotype"/>
                  <w:szCs w:val="20"/>
                </w:rPr>
                <w:t>2</w:t>
              </w:r>
            </w:ins>
          </w:p>
        </w:tc>
        <w:tc>
          <w:tcPr>
            <w:tcW w:w="8438" w:type="dxa"/>
            <w:shd w:val="clear" w:color="auto" w:fill="auto"/>
            <w:vAlign w:val="center"/>
            <w:tcPrChange w:id="243" w:author="Steven Chen" w:date="2016-12-14T12:10:00Z">
              <w:tcPr>
                <w:tcW w:w="8438" w:type="dxa"/>
                <w:shd w:val="clear" w:color="auto" w:fill="DBE5F1" w:themeFill="accent1" w:themeFillTint="33"/>
                <w:vAlign w:val="center"/>
              </w:tcPr>
            </w:tcPrChange>
          </w:tcPr>
          <w:p w14:paraId="2D42C476" w14:textId="34823047" w:rsidR="00F94FE7" w:rsidRDefault="00D81441" w:rsidP="00E023BE">
            <w:pPr>
              <w:spacing w:after="0"/>
              <w:jc w:val="both"/>
              <w:rPr>
                <w:ins w:id="244" w:author="Steven Chen" w:date="2016-12-14T12:00:00Z"/>
                <w:rFonts w:ascii="Palatino Linotype" w:eastAsia="Microsoft YaHei" w:hAnsi="Palatino Linotype"/>
                <w:szCs w:val="20"/>
              </w:rPr>
              <w:pPrChange w:id="245" w:author="Steven Chen" w:date="2016-12-14T12:06:00Z">
                <w:pPr>
                  <w:spacing w:after="0"/>
                  <w:jc w:val="both"/>
                </w:pPr>
              </w:pPrChange>
            </w:pPr>
            <w:ins w:id="246" w:author="Steven Chen" w:date="2016-12-14T12:03:00Z">
              <w:r>
                <w:rPr>
                  <w:rFonts w:ascii="Palatino Linotype" w:eastAsia="Microsoft YaHei" w:hAnsi="Palatino Linotype"/>
                  <w:szCs w:val="20"/>
                </w:rPr>
                <w:t xml:space="preserve">Noted and request Maxim IT to provide the </w:t>
              </w:r>
            </w:ins>
            <w:ins w:id="247" w:author="Steven Chen" w:date="2016-12-14T12:04:00Z">
              <w:r>
                <w:rPr>
                  <w:rFonts w:ascii="Palatino Linotype" w:eastAsia="Microsoft YaHei" w:hAnsi="Palatino Linotype"/>
                  <w:szCs w:val="20"/>
                </w:rPr>
                <w:t xml:space="preserve">format of both and confirm their format/content </w:t>
              </w:r>
            </w:ins>
            <w:ins w:id="248" w:author="Steven Chen" w:date="2016-12-14T12:06:00Z">
              <w:r w:rsidR="00E023BE">
                <w:rPr>
                  <w:rFonts w:ascii="Palatino Linotype" w:eastAsia="Microsoft YaHei" w:hAnsi="Palatino Linotype"/>
                  <w:szCs w:val="20"/>
                </w:rPr>
                <w:t>is</w:t>
              </w:r>
            </w:ins>
            <w:ins w:id="249" w:author="Steven Chen" w:date="2016-12-14T12:04:00Z">
              <w:r>
                <w:rPr>
                  <w:rFonts w:ascii="Palatino Linotype" w:eastAsia="Microsoft YaHei" w:hAnsi="Palatino Linotype"/>
                  <w:szCs w:val="20"/>
                </w:rPr>
                <w:t xml:space="preserve"> aligned.</w:t>
              </w:r>
            </w:ins>
          </w:p>
        </w:tc>
      </w:tr>
      <w:tr w:rsidR="00755B47" w14:paraId="43E0A250" w14:textId="77777777" w:rsidTr="00EE1043">
        <w:trPr>
          <w:cantSplit/>
          <w:trHeight w:val="323"/>
          <w:ins w:id="250" w:author="Steven Chen" w:date="2016-12-14T12:05:00Z"/>
        </w:trPr>
        <w:tc>
          <w:tcPr>
            <w:tcW w:w="1319" w:type="dxa"/>
            <w:shd w:val="clear" w:color="auto" w:fill="DBE5F1" w:themeFill="accent1" w:themeFillTint="33"/>
            <w:vAlign w:val="center"/>
          </w:tcPr>
          <w:p w14:paraId="525E5F8A" w14:textId="4685C62D" w:rsidR="00755B47" w:rsidRPr="00DE3347" w:rsidRDefault="00755B47" w:rsidP="00755B47">
            <w:pPr>
              <w:spacing w:after="0"/>
              <w:jc w:val="both"/>
              <w:rPr>
                <w:ins w:id="251" w:author="Steven Chen" w:date="2016-12-14T12:05:00Z"/>
                <w:rFonts w:ascii="Palatino Linotype" w:eastAsia="Microsoft YaHei" w:hAnsi="Palatino Linotype"/>
                <w:szCs w:val="20"/>
                <w:lang w:eastAsia="zh-CN"/>
                <w:rPrChange w:id="252" w:author="Steven Chen" w:date="2016-12-14T12:11:00Z">
                  <w:rPr>
                    <w:ins w:id="253" w:author="Steven Chen" w:date="2016-12-14T12:05:00Z"/>
                    <w:rFonts w:ascii="Palatino Linotype" w:eastAsia="Microsoft YaHei" w:hAnsi="Palatino Linotype"/>
                    <w:b/>
                    <w:szCs w:val="20"/>
                    <w:lang w:eastAsia="zh-CN"/>
                  </w:rPr>
                </w:rPrChange>
              </w:rPr>
            </w:pPr>
            <w:ins w:id="254" w:author="Steven Chen" w:date="2016-12-14T12:11:00Z">
              <w:r w:rsidRPr="00DE3347">
                <w:rPr>
                  <w:rFonts w:ascii="Palatino Linotype" w:eastAsia="Microsoft YaHei" w:hAnsi="Palatino Linotype"/>
                  <w:szCs w:val="20"/>
                  <w:lang w:eastAsia="zh-CN"/>
                  <w:rPrChange w:id="255" w:author="Steven Chen" w:date="2016-12-14T12:11:00Z">
                    <w:rPr>
                      <w:rFonts w:ascii="Palatino Linotype" w:eastAsia="Microsoft YaHei" w:hAnsi="Palatino Linotype"/>
                      <w:b/>
                      <w:szCs w:val="20"/>
                      <w:lang w:eastAsia="zh-CN"/>
                    </w:rPr>
                  </w:rPrChange>
                </w:rPr>
                <w:t>Comment</w:t>
              </w:r>
            </w:ins>
          </w:p>
        </w:tc>
        <w:tc>
          <w:tcPr>
            <w:tcW w:w="475" w:type="dxa"/>
            <w:shd w:val="clear" w:color="auto" w:fill="DBE5F1" w:themeFill="accent1" w:themeFillTint="33"/>
            <w:vAlign w:val="center"/>
          </w:tcPr>
          <w:p w14:paraId="0984037C" w14:textId="34944126" w:rsidR="00755B47" w:rsidRDefault="00755B47" w:rsidP="00755B47">
            <w:pPr>
              <w:spacing w:after="0"/>
              <w:jc w:val="both"/>
              <w:rPr>
                <w:ins w:id="256" w:author="Steven Chen" w:date="2016-12-14T12:05:00Z"/>
                <w:rFonts w:ascii="Palatino Linotype" w:eastAsia="Microsoft YaHei" w:hAnsi="Palatino Linotype"/>
                <w:szCs w:val="20"/>
              </w:rPr>
            </w:pPr>
            <w:ins w:id="257" w:author="Steven Chen" w:date="2016-12-14T12:11:00Z">
              <w:r>
                <w:rPr>
                  <w:rFonts w:ascii="Palatino Linotype" w:eastAsia="Microsoft YaHei" w:hAnsi="Palatino Linotype"/>
                  <w:szCs w:val="20"/>
                </w:rPr>
                <w:t>3</w:t>
              </w:r>
            </w:ins>
          </w:p>
        </w:tc>
        <w:tc>
          <w:tcPr>
            <w:tcW w:w="8438" w:type="dxa"/>
            <w:shd w:val="clear" w:color="auto" w:fill="DBE5F1" w:themeFill="accent1" w:themeFillTint="33"/>
            <w:vAlign w:val="center"/>
          </w:tcPr>
          <w:p w14:paraId="28865110" w14:textId="77777777" w:rsidR="00755B47" w:rsidRDefault="00755B47" w:rsidP="00755B47">
            <w:pPr>
              <w:spacing w:after="0"/>
              <w:jc w:val="both"/>
              <w:rPr>
                <w:ins w:id="258" w:author="Steven Chen" w:date="2016-12-14T12:05:00Z"/>
                <w:rFonts w:ascii="Palatino Linotype" w:eastAsia="Microsoft YaHei" w:hAnsi="Palatino Linotype"/>
                <w:szCs w:val="20"/>
              </w:rPr>
            </w:pPr>
          </w:p>
        </w:tc>
      </w:tr>
      <w:tr w:rsidR="00755B47" w14:paraId="5CB2A8CA" w14:textId="77777777" w:rsidTr="00EE1043">
        <w:trPr>
          <w:cantSplit/>
          <w:trHeight w:val="323"/>
          <w:ins w:id="259" w:author="Steven Chen" w:date="2016-12-14T12:05:00Z"/>
        </w:trPr>
        <w:tc>
          <w:tcPr>
            <w:tcW w:w="1319" w:type="dxa"/>
            <w:shd w:val="clear" w:color="auto" w:fill="DBE5F1" w:themeFill="accent1" w:themeFillTint="33"/>
            <w:vAlign w:val="center"/>
          </w:tcPr>
          <w:p w14:paraId="6DE45B1D" w14:textId="15107CE6" w:rsidR="00755B47" w:rsidRPr="00DE3347" w:rsidRDefault="00755B47" w:rsidP="00755B47">
            <w:pPr>
              <w:spacing w:after="0"/>
              <w:jc w:val="both"/>
              <w:rPr>
                <w:ins w:id="260" w:author="Steven Chen" w:date="2016-12-14T12:05:00Z"/>
                <w:rFonts w:ascii="Palatino Linotype" w:eastAsia="Microsoft YaHei" w:hAnsi="Palatino Linotype"/>
                <w:szCs w:val="20"/>
                <w:lang w:eastAsia="zh-CN"/>
                <w:rPrChange w:id="261" w:author="Steven Chen" w:date="2016-12-14T12:11:00Z">
                  <w:rPr>
                    <w:ins w:id="262" w:author="Steven Chen" w:date="2016-12-14T12:05:00Z"/>
                    <w:rFonts w:ascii="Palatino Linotype" w:eastAsia="Microsoft YaHei" w:hAnsi="Palatino Linotype"/>
                    <w:b/>
                    <w:szCs w:val="20"/>
                    <w:lang w:eastAsia="zh-CN"/>
                  </w:rPr>
                </w:rPrChange>
              </w:rPr>
            </w:pPr>
            <w:ins w:id="263" w:author="Steven Chen" w:date="2016-12-14T12:11:00Z">
              <w:r w:rsidRPr="00DE3347">
                <w:rPr>
                  <w:rFonts w:ascii="Palatino Linotype" w:eastAsia="Microsoft YaHei" w:hAnsi="Palatino Linotype"/>
                  <w:szCs w:val="20"/>
                  <w:lang w:eastAsia="zh-CN"/>
                  <w:rPrChange w:id="264" w:author="Steven Chen" w:date="2016-12-14T12:11:00Z">
                    <w:rPr>
                      <w:rFonts w:ascii="Palatino Linotype" w:eastAsia="Microsoft YaHei" w:hAnsi="Palatino Linotype"/>
                      <w:b/>
                      <w:szCs w:val="20"/>
                      <w:lang w:eastAsia="zh-CN"/>
                    </w:rPr>
                  </w:rPrChange>
                </w:rPr>
                <w:t>Response</w:t>
              </w:r>
            </w:ins>
          </w:p>
        </w:tc>
        <w:tc>
          <w:tcPr>
            <w:tcW w:w="475" w:type="dxa"/>
            <w:shd w:val="clear" w:color="auto" w:fill="DBE5F1" w:themeFill="accent1" w:themeFillTint="33"/>
            <w:vAlign w:val="center"/>
          </w:tcPr>
          <w:p w14:paraId="6C885E85" w14:textId="36940E1F" w:rsidR="00755B47" w:rsidRDefault="00755B47" w:rsidP="00755B47">
            <w:pPr>
              <w:spacing w:after="0"/>
              <w:jc w:val="both"/>
              <w:rPr>
                <w:ins w:id="265" w:author="Steven Chen" w:date="2016-12-14T12:05:00Z"/>
                <w:rFonts w:ascii="Palatino Linotype" w:eastAsia="Microsoft YaHei" w:hAnsi="Palatino Linotype"/>
                <w:szCs w:val="20"/>
              </w:rPr>
            </w:pPr>
            <w:ins w:id="266" w:author="Steven Chen" w:date="2016-12-14T12:11:00Z">
              <w:r>
                <w:rPr>
                  <w:rFonts w:ascii="Palatino Linotype" w:eastAsia="Microsoft YaHei" w:hAnsi="Palatino Linotype"/>
                  <w:szCs w:val="20"/>
                </w:rPr>
                <w:t>3</w:t>
              </w:r>
            </w:ins>
          </w:p>
        </w:tc>
        <w:tc>
          <w:tcPr>
            <w:tcW w:w="8438" w:type="dxa"/>
            <w:shd w:val="clear" w:color="auto" w:fill="DBE5F1" w:themeFill="accent1" w:themeFillTint="33"/>
            <w:vAlign w:val="center"/>
          </w:tcPr>
          <w:p w14:paraId="469EFF3D" w14:textId="77777777" w:rsidR="00755B47" w:rsidRDefault="00755B47" w:rsidP="00755B47">
            <w:pPr>
              <w:spacing w:after="0"/>
              <w:jc w:val="both"/>
              <w:rPr>
                <w:ins w:id="267" w:author="Steven Chen" w:date="2016-12-14T12:05:00Z"/>
                <w:rFonts w:ascii="Palatino Linotype" w:eastAsia="Microsoft YaHei" w:hAnsi="Palatino Linotype"/>
                <w:szCs w:val="20"/>
              </w:rPr>
            </w:pPr>
          </w:p>
        </w:tc>
      </w:tr>
    </w:tbl>
    <w:p w14:paraId="3206DD29" w14:textId="77777777" w:rsidR="00F94FE7" w:rsidRPr="00211DF8" w:rsidRDefault="00F94FE7"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268" w:name="_Toc468468909"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268"/>
        </w:p>
        <w:p w14:paraId="48097B97" w14:textId="77777777" w:rsidR="00485B40" w:rsidRDefault="00071D7E">
          <w:pPr>
            <w:pStyle w:val="TOC1"/>
            <w:tabs>
              <w:tab w:val="right" w:leader="dot" w:pos="10790"/>
            </w:tabs>
            <w:rPr>
              <w:rFonts w:asciiTheme="minorHAnsi" w:hAnsiTheme="minorHAnsi"/>
              <w:noProof/>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8468905" w:history="1">
            <w:r w:rsidR="00485B40" w:rsidRPr="000961AC">
              <w:rPr>
                <w:rStyle w:val="Hyperlink"/>
                <w:rFonts w:ascii="Palatino Linotype" w:eastAsia="Microsoft YaHei" w:hAnsi="Palatino Linotype"/>
                <w:noProof/>
                <w:lang w:eastAsia="zh-CN"/>
              </w:rPr>
              <w:t>Document Control</w:t>
            </w:r>
            <w:r w:rsidR="00485B40">
              <w:rPr>
                <w:noProof/>
                <w:webHidden/>
              </w:rPr>
              <w:tab/>
            </w:r>
            <w:r w:rsidR="00485B40">
              <w:rPr>
                <w:noProof/>
                <w:webHidden/>
              </w:rPr>
              <w:fldChar w:fldCharType="begin"/>
            </w:r>
            <w:r w:rsidR="00485B40">
              <w:rPr>
                <w:noProof/>
                <w:webHidden/>
              </w:rPr>
              <w:instrText xml:space="preserve"> PAGEREF _Toc468468905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2ED73263" w14:textId="77777777" w:rsidR="00485B40" w:rsidRDefault="00891BF5">
          <w:pPr>
            <w:pStyle w:val="TOC2"/>
            <w:tabs>
              <w:tab w:val="right" w:leader="dot" w:pos="10790"/>
            </w:tabs>
            <w:rPr>
              <w:rFonts w:asciiTheme="minorHAnsi" w:hAnsiTheme="minorHAnsi"/>
              <w:noProof/>
            </w:rPr>
          </w:pPr>
          <w:hyperlink w:anchor="_Toc468468906" w:history="1">
            <w:r w:rsidR="00485B40" w:rsidRPr="000961AC">
              <w:rPr>
                <w:rStyle w:val="Hyperlink"/>
                <w:rFonts w:ascii="Palatino Linotype" w:eastAsia="Microsoft YaHei" w:hAnsi="Palatino Linotype"/>
                <w:noProof/>
                <w:lang w:eastAsia="zh-CN"/>
              </w:rPr>
              <w:t>Document History</w:t>
            </w:r>
            <w:r w:rsidR="00485B40">
              <w:rPr>
                <w:noProof/>
                <w:webHidden/>
              </w:rPr>
              <w:tab/>
            </w:r>
            <w:r w:rsidR="00485B40">
              <w:rPr>
                <w:noProof/>
                <w:webHidden/>
              </w:rPr>
              <w:fldChar w:fldCharType="begin"/>
            </w:r>
            <w:r w:rsidR="00485B40">
              <w:rPr>
                <w:noProof/>
                <w:webHidden/>
              </w:rPr>
              <w:instrText xml:space="preserve"> PAGEREF _Toc468468906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10B4D456" w14:textId="77777777" w:rsidR="00485B40" w:rsidRDefault="00891BF5">
          <w:pPr>
            <w:pStyle w:val="TOC2"/>
            <w:tabs>
              <w:tab w:val="right" w:leader="dot" w:pos="10790"/>
            </w:tabs>
            <w:rPr>
              <w:rFonts w:asciiTheme="minorHAnsi" w:hAnsiTheme="minorHAnsi"/>
              <w:noProof/>
            </w:rPr>
          </w:pPr>
          <w:hyperlink w:anchor="_Toc468468907" w:history="1">
            <w:r w:rsidR="00485B40" w:rsidRPr="000961AC">
              <w:rPr>
                <w:rStyle w:val="Hyperlink"/>
                <w:rFonts w:ascii="Palatino Linotype" w:eastAsia="Microsoft YaHei" w:hAnsi="Palatino Linotype"/>
                <w:noProof/>
                <w:lang w:eastAsia="zh-CN"/>
              </w:rPr>
              <w:t>Document/Design Owner</w:t>
            </w:r>
            <w:r w:rsidR="00485B40">
              <w:rPr>
                <w:noProof/>
                <w:webHidden/>
              </w:rPr>
              <w:tab/>
            </w:r>
            <w:r w:rsidR="00485B40">
              <w:rPr>
                <w:noProof/>
                <w:webHidden/>
              </w:rPr>
              <w:fldChar w:fldCharType="begin"/>
            </w:r>
            <w:r w:rsidR="00485B40">
              <w:rPr>
                <w:noProof/>
                <w:webHidden/>
              </w:rPr>
              <w:instrText xml:space="preserve"> PAGEREF _Toc468468907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442AEF4" w14:textId="77777777" w:rsidR="00485B40" w:rsidRDefault="00891BF5">
          <w:pPr>
            <w:pStyle w:val="TOC2"/>
            <w:tabs>
              <w:tab w:val="right" w:leader="dot" w:pos="10790"/>
            </w:tabs>
            <w:rPr>
              <w:rFonts w:asciiTheme="minorHAnsi" w:hAnsiTheme="minorHAnsi"/>
              <w:noProof/>
            </w:rPr>
          </w:pPr>
          <w:hyperlink w:anchor="_Toc468468908" w:history="1">
            <w:r w:rsidR="00485B40" w:rsidRPr="000961AC">
              <w:rPr>
                <w:rStyle w:val="Hyperlink"/>
                <w:rFonts w:ascii="Palatino Linotype" w:eastAsia="Microsoft YaHei" w:hAnsi="Palatino Linotype"/>
                <w:noProof/>
                <w:lang w:eastAsia="zh-CN"/>
              </w:rPr>
              <w:t>Key Comments</w:t>
            </w:r>
            <w:r w:rsidR="00485B40">
              <w:rPr>
                <w:noProof/>
                <w:webHidden/>
              </w:rPr>
              <w:tab/>
            </w:r>
            <w:r w:rsidR="00485B40">
              <w:rPr>
                <w:noProof/>
                <w:webHidden/>
              </w:rPr>
              <w:fldChar w:fldCharType="begin"/>
            </w:r>
            <w:r w:rsidR="00485B40">
              <w:rPr>
                <w:noProof/>
                <w:webHidden/>
              </w:rPr>
              <w:instrText xml:space="preserve"> PAGEREF _Toc468468908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D3E739A" w14:textId="77777777" w:rsidR="00485B40" w:rsidRDefault="00891BF5">
          <w:pPr>
            <w:pStyle w:val="TOC1"/>
            <w:tabs>
              <w:tab w:val="right" w:leader="dot" w:pos="10790"/>
            </w:tabs>
            <w:rPr>
              <w:rFonts w:asciiTheme="minorHAnsi" w:hAnsiTheme="minorHAnsi"/>
              <w:noProof/>
            </w:rPr>
          </w:pPr>
          <w:hyperlink w:anchor="_Toc468468909" w:history="1">
            <w:r w:rsidR="00485B40" w:rsidRPr="000961AC">
              <w:rPr>
                <w:rStyle w:val="Hyperlink"/>
                <w:rFonts w:ascii="Palatino Linotype" w:eastAsia="Microsoft YaHei" w:hAnsi="Palatino Linotype"/>
                <w:noProof/>
                <w:lang w:eastAsia="zh-CN"/>
              </w:rPr>
              <w:t>Table of Content</w:t>
            </w:r>
            <w:r w:rsidR="00485B40">
              <w:rPr>
                <w:noProof/>
                <w:webHidden/>
              </w:rPr>
              <w:tab/>
            </w:r>
            <w:r w:rsidR="00485B40">
              <w:rPr>
                <w:noProof/>
                <w:webHidden/>
              </w:rPr>
              <w:fldChar w:fldCharType="begin"/>
            </w:r>
            <w:r w:rsidR="00485B40">
              <w:rPr>
                <w:noProof/>
                <w:webHidden/>
              </w:rPr>
              <w:instrText xml:space="preserve"> PAGEREF _Toc468468909 \h </w:instrText>
            </w:r>
            <w:r w:rsidR="00485B40">
              <w:rPr>
                <w:noProof/>
                <w:webHidden/>
              </w:rPr>
            </w:r>
            <w:r w:rsidR="00485B40">
              <w:rPr>
                <w:noProof/>
                <w:webHidden/>
              </w:rPr>
              <w:fldChar w:fldCharType="separate"/>
            </w:r>
            <w:r w:rsidR="00485B40">
              <w:rPr>
                <w:noProof/>
                <w:webHidden/>
              </w:rPr>
              <w:t>3</w:t>
            </w:r>
            <w:r w:rsidR="00485B40">
              <w:rPr>
                <w:noProof/>
                <w:webHidden/>
              </w:rPr>
              <w:fldChar w:fldCharType="end"/>
            </w:r>
          </w:hyperlink>
        </w:p>
        <w:p w14:paraId="2FE58DD3" w14:textId="77777777" w:rsidR="00485B40" w:rsidRDefault="00891BF5">
          <w:pPr>
            <w:pStyle w:val="TOC1"/>
            <w:tabs>
              <w:tab w:val="left" w:pos="440"/>
              <w:tab w:val="right" w:leader="dot" w:pos="10790"/>
            </w:tabs>
            <w:rPr>
              <w:rFonts w:asciiTheme="minorHAnsi" w:hAnsiTheme="minorHAnsi"/>
              <w:noProof/>
            </w:rPr>
          </w:pPr>
          <w:hyperlink w:anchor="_Toc468468910" w:history="1">
            <w:r w:rsidR="00485B40" w:rsidRPr="000961AC">
              <w:rPr>
                <w:rStyle w:val="Hyperlink"/>
                <w:rFonts w:ascii="Palatino Linotype" w:hAnsi="Palatino Linotype"/>
                <w:noProof/>
              </w:rPr>
              <w:t>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Background</w:t>
            </w:r>
            <w:r w:rsidR="00485B40">
              <w:rPr>
                <w:noProof/>
                <w:webHidden/>
              </w:rPr>
              <w:tab/>
            </w:r>
            <w:r w:rsidR="00485B40">
              <w:rPr>
                <w:noProof/>
                <w:webHidden/>
              </w:rPr>
              <w:fldChar w:fldCharType="begin"/>
            </w:r>
            <w:r w:rsidR="00485B40">
              <w:rPr>
                <w:noProof/>
                <w:webHidden/>
              </w:rPr>
              <w:instrText xml:space="preserve"> PAGEREF _Toc468468910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147E97F2" w14:textId="77777777" w:rsidR="00485B40" w:rsidRDefault="00891BF5">
          <w:pPr>
            <w:pStyle w:val="TOC2"/>
            <w:tabs>
              <w:tab w:val="left" w:pos="880"/>
              <w:tab w:val="right" w:leader="dot" w:pos="10790"/>
            </w:tabs>
            <w:rPr>
              <w:rFonts w:asciiTheme="minorHAnsi" w:hAnsiTheme="minorHAnsi"/>
              <w:noProof/>
            </w:rPr>
          </w:pPr>
          <w:hyperlink w:anchor="_Toc468468911" w:history="1">
            <w:r w:rsidR="00485B40" w:rsidRPr="000961AC">
              <w:rPr>
                <w:rStyle w:val="Hyperlink"/>
                <w:rFonts w:ascii="Palatino Linotype" w:eastAsia="Microsoft YaHei" w:hAnsi="Palatino Linotype" w:cs="Microsoft YaHei"/>
                <w:noProof/>
                <w:lang w:eastAsia="zh-CN"/>
              </w:rPr>
              <w:t>1.1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Purpose</w:t>
            </w:r>
            <w:r w:rsidR="00485B40">
              <w:rPr>
                <w:noProof/>
                <w:webHidden/>
              </w:rPr>
              <w:tab/>
            </w:r>
            <w:r w:rsidR="00485B40">
              <w:rPr>
                <w:noProof/>
                <w:webHidden/>
              </w:rPr>
              <w:fldChar w:fldCharType="begin"/>
            </w:r>
            <w:r w:rsidR="00485B40">
              <w:rPr>
                <w:noProof/>
                <w:webHidden/>
              </w:rPr>
              <w:instrText xml:space="preserve"> PAGEREF _Toc468468911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5797CC8B" w14:textId="77777777" w:rsidR="00485B40" w:rsidRDefault="00891BF5">
          <w:pPr>
            <w:pStyle w:val="TOC2"/>
            <w:tabs>
              <w:tab w:val="left" w:pos="880"/>
              <w:tab w:val="right" w:leader="dot" w:pos="10790"/>
            </w:tabs>
            <w:rPr>
              <w:rFonts w:asciiTheme="minorHAnsi" w:hAnsiTheme="minorHAnsi"/>
              <w:noProof/>
            </w:rPr>
          </w:pPr>
          <w:hyperlink w:anchor="_Toc468468912" w:history="1">
            <w:r w:rsidR="00485B40" w:rsidRPr="000961AC">
              <w:rPr>
                <w:rStyle w:val="Hyperlink"/>
                <w:rFonts w:ascii="Palatino Linotype" w:eastAsia="Microsoft YaHei" w:hAnsi="Palatino Linotype" w:cs="Microsoft YaHei"/>
                <w:noProof/>
                <w:lang w:eastAsia="zh-CN"/>
              </w:rPr>
              <w:t>1.2</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Scope</w:t>
            </w:r>
            <w:r w:rsidR="00485B40">
              <w:rPr>
                <w:noProof/>
                <w:webHidden/>
              </w:rPr>
              <w:tab/>
            </w:r>
            <w:r w:rsidR="00485B40">
              <w:rPr>
                <w:noProof/>
                <w:webHidden/>
              </w:rPr>
              <w:fldChar w:fldCharType="begin"/>
            </w:r>
            <w:r w:rsidR="00485B40">
              <w:rPr>
                <w:noProof/>
                <w:webHidden/>
              </w:rPr>
              <w:instrText xml:space="preserve"> PAGEREF _Toc468468912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758EE216" w14:textId="77777777" w:rsidR="00485B40" w:rsidRDefault="00891BF5">
          <w:pPr>
            <w:pStyle w:val="TOC2"/>
            <w:tabs>
              <w:tab w:val="left" w:pos="880"/>
              <w:tab w:val="right" w:leader="dot" w:pos="10790"/>
            </w:tabs>
            <w:rPr>
              <w:rFonts w:asciiTheme="minorHAnsi" w:hAnsiTheme="minorHAnsi"/>
              <w:noProof/>
            </w:rPr>
          </w:pPr>
          <w:hyperlink w:anchor="_Toc468468913" w:history="1">
            <w:r w:rsidR="00485B40" w:rsidRPr="000961AC">
              <w:rPr>
                <w:rStyle w:val="Hyperlink"/>
                <w:rFonts w:ascii="Palatino Linotype" w:eastAsia="Microsoft YaHei" w:hAnsi="Palatino Linotype" w:cs="Microsoft YaHei"/>
                <w:noProof/>
                <w:lang w:eastAsia="zh-CN"/>
              </w:rPr>
              <w:t>1.3</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Audience</w:t>
            </w:r>
            <w:r w:rsidR="00485B40">
              <w:rPr>
                <w:noProof/>
                <w:webHidden/>
              </w:rPr>
              <w:tab/>
            </w:r>
            <w:r w:rsidR="00485B40">
              <w:rPr>
                <w:noProof/>
                <w:webHidden/>
              </w:rPr>
              <w:fldChar w:fldCharType="begin"/>
            </w:r>
            <w:r w:rsidR="00485B40">
              <w:rPr>
                <w:noProof/>
                <w:webHidden/>
              </w:rPr>
              <w:instrText xml:space="preserve"> PAGEREF _Toc468468913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05844DEC" w14:textId="77777777" w:rsidR="00485B40" w:rsidRDefault="00891BF5">
          <w:pPr>
            <w:pStyle w:val="TOC2"/>
            <w:tabs>
              <w:tab w:val="left" w:pos="880"/>
              <w:tab w:val="right" w:leader="dot" w:pos="10790"/>
            </w:tabs>
            <w:rPr>
              <w:rFonts w:asciiTheme="minorHAnsi" w:hAnsiTheme="minorHAnsi"/>
              <w:noProof/>
            </w:rPr>
          </w:pPr>
          <w:hyperlink w:anchor="_Toc468468914" w:history="1">
            <w:r w:rsidR="00485B40" w:rsidRPr="000961AC">
              <w:rPr>
                <w:rStyle w:val="Hyperlink"/>
                <w:rFonts w:ascii="Palatino Linotype" w:eastAsia="Microsoft YaHei" w:hAnsi="Palatino Linotype" w:cs="Microsoft YaHei"/>
                <w:noProof/>
              </w:rPr>
              <w:t>1.4</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 xml:space="preserve">Terms </w:t>
            </w:r>
            <w:r w:rsidR="00485B40" w:rsidRPr="000961AC">
              <w:rPr>
                <w:rStyle w:val="Hyperlink"/>
                <w:rFonts w:ascii="Palatino Linotype" w:eastAsia="Microsoft YaHei" w:hAnsi="Palatino Linotype" w:cs="Microsoft YaHei"/>
                <w:noProof/>
                <w:lang w:eastAsia="zh-CN"/>
              </w:rPr>
              <w:t>&amp;</w:t>
            </w:r>
            <w:r w:rsidR="00485B40" w:rsidRPr="000961AC">
              <w:rPr>
                <w:rStyle w:val="Hyperlink"/>
                <w:rFonts w:ascii="Palatino Linotype" w:eastAsia="Microsoft YaHei" w:hAnsi="Palatino Linotype" w:cs="Microsoft YaHei"/>
                <w:noProof/>
                <w:lang w:eastAsia="zh-CN"/>
              </w:rPr>
              <w:t xml:space="preserve"> Abbreviation</w:t>
            </w:r>
            <w:r w:rsidR="00485B40">
              <w:rPr>
                <w:noProof/>
                <w:webHidden/>
              </w:rPr>
              <w:tab/>
            </w:r>
            <w:r w:rsidR="00485B40">
              <w:rPr>
                <w:noProof/>
                <w:webHidden/>
              </w:rPr>
              <w:fldChar w:fldCharType="begin"/>
            </w:r>
            <w:r w:rsidR="00485B40">
              <w:rPr>
                <w:noProof/>
                <w:webHidden/>
              </w:rPr>
              <w:instrText xml:space="preserve"> PAGEREF _Toc468468914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3FAE07D0" w14:textId="77777777" w:rsidR="00485B40" w:rsidRDefault="00891BF5">
          <w:pPr>
            <w:pStyle w:val="TOC2"/>
            <w:tabs>
              <w:tab w:val="left" w:pos="880"/>
              <w:tab w:val="right" w:leader="dot" w:pos="10790"/>
            </w:tabs>
            <w:rPr>
              <w:rFonts w:asciiTheme="minorHAnsi" w:hAnsiTheme="minorHAnsi"/>
              <w:noProof/>
            </w:rPr>
          </w:pPr>
          <w:hyperlink w:anchor="_Toc468468915" w:history="1">
            <w:r w:rsidR="00485B40" w:rsidRPr="000961AC">
              <w:rPr>
                <w:rStyle w:val="Hyperlink"/>
                <w:rFonts w:ascii="Palatino Linotype" w:eastAsia="Microsoft YaHei" w:hAnsi="Palatino Linotype"/>
                <w:noProof/>
              </w:rPr>
              <w:t>1.5</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Reference Materials</w:t>
            </w:r>
            <w:r w:rsidR="00485B40">
              <w:rPr>
                <w:noProof/>
                <w:webHidden/>
              </w:rPr>
              <w:tab/>
            </w:r>
            <w:r w:rsidR="00485B40">
              <w:rPr>
                <w:noProof/>
                <w:webHidden/>
              </w:rPr>
              <w:fldChar w:fldCharType="begin"/>
            </w:r>
            <w:r w:rsidR="00485B40">
              <w:rPr>
                <w:noProof/>
                <w:webHidden/>
              </w:rPr>
              <w:instrText xml:space="preserve"> PAGEREF _Toc468468915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126E8F6E" w14:textId="77777777" w:rsidR="00485B40" w:rsidRDefault="00891BF5">
          <w:pPr>
            <w:pStyle w:val="TOC1"/>
            <w:tabs>
              <w:tab w:val="left" w:pos="440"/>
              <w:tab w:val="right" w:leader="dot" w:pos="10790"/>
            </w:tabs>
            <w:rPr>
              <w:rFonts w:asciiTheme="minorHAnsi" w:hAnsiTheme="minorHAnsi"/>
              <w:noProof/>
            </w:rPr>
          </w:pPr>
          <w:hyperlink w:anchor="_Toc468468916" w:history="1">
            <w:r w:rsidR="00485B40" w:rsidRPr="000961AC">
              <w:rPr>
                <w:rStyle w:val="Hyperlink"/>
                <w:rFonts w:ascii="Palatino Linotype" w:eastAsia="SimSun" w:hAnsi="Palatino Linotype" w:cs="Microsoft YaHei"/>
                <w:noProof/>
                <w:lang w:eastAsia="zh-CN"/>
              </w:rPr>
              <w:t>2</w:t>
            </w:r>
            <w:r w:rsidR="00485B40">
              <w:rPr>
                <w:rFonts w:asciiTheme="minorHAnsi" w:hAnsiTheme="minorHAnsi"/>
                <w:noProof/>
              </w:rPr>
              <w:tab/>
            </w:r>
            <w:r w:rsidR="00485B40" w:rsidRPr="000961AC">
              <w:rPr>
                <w:rStyle w:val="Hyperlink"/>
                <w:rFonts w:ascii="Palatino Linotype" w:eastAsia="SimSun" w:hAnsi="Palatino Linotype" w:cs="Microsoft YaHei"/>
                <w:noProof/>
                <w:lang w:eastAsia="zh-CN"/>
              </w:rPr>
              <w:t>Executive Summary</w:t>
            </w:r>
            <w:r w:rsidR="00485B40">
              <w:rPr>
                <w:noProof/>
                <w:webHidden/>
              </w:rPr>
              <w:tab/>
            </w:r>
            <w:r w:rsidR="00485B40">
              <w:rPr>
                <w:noProof/>
                <w:webHidden/>
              </w:rPr>
              <w:fldChar w:fldCharType="begin"/>
            </w:r>
            <w:r w:rsidR="00485B40">
              <w:rPr>
                <w:noProof/>
                <w:webHidden/>
              </w:rPr>
              <w:instrText xml:space="preserve"> PAGEREF _Toc468468916 \h </w:instrText>
            </w:r>
            <w:r w:rsidR="00485B40">
              <w:rPr>
                <w:noProof/>
                <w:webHidden/>
              </w:rPr>
            </w:r>
            <w:r w:rsidR="00485B40">
              <w:rPr>
                <w:noProof/>
                <w:webHidden/>
              </w:rPr>
              <w:fldChar w:fldCharType="separate"/>
            </w:r>
            <w:r w:rsidR="00485B40">
              <w:rPr>
                <w:noProof/>
                <w:webHidden/>
              </w:rPr>
              <w:t>7</w:t>
            </w:r>
            <w:r w:rsidR="00485B40">
              <w:rPr>
                <w:noProof/>
                <w:webHidden/>
              </w:rPr>
              <w:fldChar w:fldCharType="end"/>
            </w:r>
          </w:hyperlink>
        </w:p>
        <w:p w14:paraId="368132C6" w14:textId="77777777" w:rsidR="00485B40" w:rsidRDefault="00891BF5">
          <w:pPr>
            <w:pStyle w:val="TOC1"/>
            <w:tabs>
              <w:tab w:val="left" w:pos="440"/>
              <w:tab w:val="right" w:leader="dot" w:pos="10790"/>
            </w:tabs>
            <w:rPr>
              <w:rFonts w:asciiTheme="minorHAnsi" w:hAnsiTheme="minorHAnsi"/>
              <w:noProof/>
            </w:rPr>
          </w:pPr>
          <w:hyperlink w:anchor="_Toc468468917" w:history="1">
            <w:r w:rsidR="00485B40" w:rsidRPr="000961AC">
              <w:rPr>
                <w:rStyle w:val="Hyperlink"/>
                <w:rFonts w:ascii="Palatino Linotype" w:hAnsi="Palatino Linotype"/>
                <w:noProof/>
              </w:rPr>
              <w:t>3</w:t>
            </w:r>
            <w:r w:rsidR="00485B40">
              <w:rPr>
                <w:rFonts w:asciiTheme="minorHAnsi" w:hAnsiTheme="minorHAnsi"/>
                <w:noProof/>
              </w:rPr>
              <w:tab/>
            </w:r>
            <w:r w:rsidR="00485B40" w:rsidRPr="000961AC">
              <w:rPr>
                <w:rStyle w:val="Hyperlink"/>
                <w:rFonts w:ascii="Palatino Linotype" w:hAnsi="Palatino Linotype"/>
                <w:noProof/>
              </w:rPr>
              <w:t>Business Context &amp; Concept</w:t>
            </w:r>
            <w:r w:rsidR="00485B40">
              <w:rPr>
                <w:noProof/>
                <w:webHidden/>
              </w:rPr>
              <w:tab/>
            </w:r>
            <w:r w:rsidR="00485B40">
              <w:rPr>
                <w:noProof/>
                <w:webHidden/>
              </w:rPr>
              <w:fldChar w:fldCharType="begin"/>
            </w:r>
            <w:r w:rsidR="00485B40">
              <w:rPr>
                <w:noProof/>
                <w:webHidden/>
              </w:rPr>
              <w:instrText xml:space="preserve"> PAGEREF _Toc468468917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1585982B" w14:textId="77777777" w:rsidR="00485B40" w:rsidRDefault="00891BF5">
          <w:pPr>
            <w:pStyle w:val="TOC2"/>
            <w:tabs>
              <w:tab w:val="left" w:pos="880"/>
              <w:tab w:val="right" w:leader="dot" w:pos="10790"/>
            </w:tabs>
            <w:rPr>
              <w:rFonts w:asciiTheme="minorHAnsi" w:hAnsiTheme="minorHAnsi"/>
              <w:noProof/>
            </w:rPr>
          </w:pPr>
          <w:hyperlink w:anchor="_Toc468468918" w:history="1">
            <w:r w:rsidR="00485B40" w:rsidRPr="000961AC">
              <w:rPr>
                <w:rStyle w:val="Hyperlink"/>
                <w:rFonts w:ascii="Palatino Linotype" w:eastAsia="Microsoft YaHei" w:hAnsi="Palatino Linotype"/>
                <w:noProof/>
                <w:lang w:eastAsia="zh-CN"/>
              </w:rPr>
              <w:t>3.1</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Business Rationale, Objectives &amp; Considerations</w:t>
            </w:r>
            <w:r w:rsidR="00485B40">
              <w:rPr>
                <w:noProof/>
                <w:webHidden/>
              </w:rPr>
              <w:tab/>
            </w:r>
            <w:r w:rsidR="00485B40">
              <w:rPr>
                <w:noProof/>
                <w:webHidden/>
              </w:rPr>
              <w:fldChar w:fldCharType="begin"/>
            </w:r>
            <w:r w:rsidR="00485B40">
              <w:rPr>
                <w:noProof/>
                <w:webHidden/>
              </w:rPr>
              <w:instrText xml:space="preserve"> PAGEREF _Toc468468918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412B72FA" w14:textId="77777777" w:rsidR="00485B40" w:rsidRDefault="00891BF5">
          <w:pPr>
            <w:pStyle w:val="TOC3"/>
            <w:rPr>
              <w:rFonts w:asciiTheme="minorHAnsi" w:eastAsiaTheme="minorEastAsia" w:hAnsiTheme="minorHAnsi" w:cstheme="minorBidi"/>
              <w:lang w:eastAsia="zh-TW"/>
            </w:rPr>
          </w:pPr>
          <w:hyperlink w:anchor="_Toc468468919" w:history="1">
            <w:r w:rsidR="00485B40" w:rsidRPr="000961AC">
              <w:rPr>
                <w:rStyle w:val="Hyperlink"/>
                <w:rFonts w:ascii="Palatino Linotype" w:hAnsi="Palatino Linotype"/>
              </w:rPr>
              <w:t>3.1.1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Objectives</w:t>
            </w:r>
            <w:r w:rsidR="00485B40">
              <w:rPr>
                <w:webHidden/>
              </w:rPr>
              <w:tab/>
            </w:r>
            <w:r w:rsidR="00485B40">
              <w:rPr>
                <w:webHidden/>
              </w:rPr>
              <w:fldChar w:fldCharType="begin"/>
            </w:r>
            <w:r w:rsidR="00485B40">
              <w:rPr>
                <w:webHidden/>
              </w:rPr>
              <w:instrText xml:space="preserve"> PAGEREF _Toc468468919 \h </w:instrText>
            </w:r>
            <w:r w:rsidR="00485B40">
              <w:rPr>
                <w:webHidden/>
              </w:rPr>
            </w:r>
            <w:r w:rsidR="00485B40">
              <w:rPr>
                <w:webHidden/>
              </w:rPr>
              <w:fldChar w:fldCharType="separate"/>
            </w:r>
            <w:r w:rsidR="00485B40">
              <w:rPr>
                <w:webHidden/>
              </w:rPr>
              <w:t>8</w:t>
            </w:r>
            <w:r w:rsidR="00485B40">
              <w:rPr>
                <w:webHidden/>
              </w:rPr>
              <w:fldChar w:fldCharType="end"/>
            </w:r>
          </w:hyperlink>
        </w:p>
        <w:p w14:paraId="3AE6B3FE" w14:textId="77777777" w:rsidR="00485B40" w:rsidRDefault="00891BF5">
          <w:pPr>
            <w:pStyle w:val="TOC3"/>
            <w:rPr>
              <w:rFonts w:asciiTheme="minorHAnsi" w:eastAsiaTheme="minorEastAsia" w:hAnsiTheme="minorHAnsi" w:cstheme="minorBidi"/>
              <w:lang w:eastAsia="zh-TW"/>
            </w:rPr>
          </w:pPr>
          <w:hyperlink w:anchor="_Toc468468920" w:history="1">
            <w:r w:rsidR="00485B40" w:rsidRPr="000961AC">
              <w:rPr>
                <w:rStyle w:val="Hyperlink"/>
                <w:rFonts w:ascii="Palatino Linotype" w:hAnsi="Palatino Linotype"/>
              </w:rPr>
              <w:t>3.1.2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Expected Business Benefits</w:t>
            </w:r>
            <w:r w:rsidR="00485B40">
              <w:rPr>
                <w:webHidden/>
              </w:rPr>
              <w:tab/>
            </w:r>
            <w:r w:rsidR="00485B40">
              <w:rPr>
                <w:webHidden/>
              </w:rPr>
              <w:fldChar w:fldCharType="begin"/>
            </w:r>
            <w:r w:rsidR="00485B40">
              <w:rPr>
                <w:webHidden/>
              </w:rPr>
              <w:instrText xml:space="preserve"> PAGEREF _Toc468468920 \h </w:instrText>
            </w:r>
            <w:r w:rsidR="00485B40">
              <w:rPr>
                <w:webHidden/>
              </w:rPr>
            </w:r>
            <w:r w:rsidR="00485B40">
              <w:rPr>
                <w:webHidden/>
              </w:rPr>
              <w:fldChar w:fldCharType="separate"/>
            </w:r>
            <w:r w:rsidR="00485B40">
              <w:rPr>
                <w:webHidden/>
              </w:rPr>
              <w:t>8</w:t>
            </w:r>
            <w:r w:rsidR="00485B40">
              <w:rPr>
                <w:webHidden/>
              </w:rPr>
              <w:fldChar w:fldCharType="end"/>
            </w:r>
          </w:hyperlink>
        </w:p>
        <w:p w14:paraId="3F93E294" w14:textId="77777777" w:rsidR="00485B40" w:rsidRDefault="00891BF5">
          <w:pPr>
            <w:pStyle w:val="TOC3"/>
            <w:rPr>
              <w:rFonts w:asciiTheme="minorHAnsi" w:eastAsiaTheme="minorEastAsia" w:hAnsiTheme="minorHAnsi" w:cstheme="minorBidi"/>
              <w:lang w:eastAsia="zh-TW"/>
            </w:rPr>
          </w:pPr>
          <w:hyperlink w:anchor="_Toc468468921" w:history="1">
            <w:r w:rsidR="00485B40" w:rsidRPr="000961AC">
              <w:rPr>
                <w:rStyle w:val="Hyperlink"/>
                <w:rFonts w:ascii="Palatino Linotype" w:hAnsi="Palatino Linotype"/>
              </w:rPr>
              <w:t>3.1.3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Considerations</w:t>
            </w:r>
            <w:r w:rsidR="00485B40">
              <w:rPr>
                <w:webHidden/>
              </w:rPr>
              <w:tab/>
            </w:r>
            <w:r w:rsidR="00485B40">
              <w:rPr>
                <w:webHidden/>
              </w:rPr>
              <w:fldChar w:fldCharType="begin"/>
            </w:r>
            <w:r w:rsidR="00485B40">
              <w:rPr>
                <w:webHidden/>
              </w:rPr>
              <w:instrText xml:space="preserve"> PAGEREF _Toc468468921 \h </w:instrText>
            </w:r>
            <w:r w:rsidR="00485B40">
              <w:rPr>
                <w:webHidden/>
              </w:rPr>
            </w:r>
            <w:r w:rsidR="00485B40">
              <w:rPr>
                <w:webHidden/>
              </w:rPr>
              <w:fldChar w:fldCharType="separate"/>
            </w:r>
            <w:r w:rsidR="00485B40">
              <w:rPr>
                <w:webHidden/>
              </w:rPr>
              <w:t>8</w:t>
            </w:r>
            <w:r w:rsidR="00485B40">
              <w:rPr>
                <w:webHidden/>
              </w:rPr>
              <w:fldChar w:fldCharType="end"/>
            </w:r>
          </w:hyperlink>
        </w:p>
        <w:p w14:paraId="2768104C" w14:textId="77777777" w:rsidR="00485B40" w:rsidRDefault="00891BF5">
          <w:pPr>
            <w:pStyle w:val="TOC4"/>
            <w:tabs>
              <w:tab w:val="left" w:pos="1540"/>
              <w:tab w:val="right" w:leader="dot" w:pos="10790"/>
            </w:tabs>
            <w:rPr>
              <w:rFonts w:asciiTheme="minorHAnsi" w:hAnsiTheme="minorHAnsi"/>
              <w:noProof/>
            </w:rPr>
          </w:pPr>
          <w:hyperlink w:anchor="_Toc468468922" w:history="1">
            <w:r w:rsidR="00485B40" w:rsidRPr="000961AC">
              <w:rPr>
                <w:rStyle w:val="Hyperlink"/>
                <w:rFonts w:ascii="Palatino Linotype" w:hAnsi="Palatino Linotype"/>
                <w:noProof/>
              </w:rPr>
              <w:t>3.1.3.1</w:t>
            </w:r>
            <w:r w:rsidR="00485B40">
              <w:rPr>
                <w:rFonts w:asciiTheme="minorHAnsi" w:hAnsiTheme="minorHAnsi"/>
                <w:noProof/>
              </w:rPr>
              <w:tab/>
            </w:r>
            <w:r w:rsidR="00485B40" w:rsidRPr="000961AC">
              <w:rPr>
                <w:rStyle w:val="Hyperlink"/>
                <w:rFonts w:ascii="Palatino Linotype" w:hAnsi="Palatino Linotype"/>
                <w:noProof/>
              </w:rPr>
              <w:t>Assumptions</w:t>
            </w:r>
            <w:r w:rsidR="00485B40">
              <w:rPr>
                <w:noProof/>
                <w:webHidden/>
              </w:rPr>
              <w:tab/>
            </w:r>
            <w:r w:rsidR="00485B40">
              <w:rPr>
                <w:noProof/>
                <w:webHidden/>
              </w:rPr>
              <w:fldChar w:fldCharType="begin"/>
            </w:r>
            <w:r w:rsidR="00485B40">
              <w:rPr>
                <w:noProof/>
                <w:webHidden/>
              </w:rPr>
              <w:instrText xml:space="preserve"> PAGEREF _Toc468468922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5E4606DA" w14:textId="77777777" w:rsidR="00485B40" w:rsidRDefault="00891BF5">
          <w:pPr>
            <w:pStyle w:val="TOC4"/>
            <w:tabs>
              <w:tab w:val="left" w:pos="1540"/>
              <w:tab w:val="right" w:leader="dot" w:pos="10790"/>
            </w:tabs>
            <w:rPr>
              <w:rFonts w:asciiTheme="minorHAnsi" w:hAnsiTheme="minorHAnsi"/>
              <w:noProof/>
            </w:rPr>
          </w:pPr>
          <w:hyperlink w:anchor="_Toc468468924" w:history="1">
            <w:r w:rsidR="00485B40" w:rsidRPr="000961AC">
              <w:rPr>
                <w:rStyle w:val="Hyperlink"/>
                <w:rFonts w:ascii="Palatino Linotype" w:hAnsi="Palatino Linotype"/>
                <w:noProof/>
              </w:rPr>
              <w:t>3.1.3.2</w:t>
            </w:r>
            <w:r w:rsidR="00485B40">
              <w:rPr>
                <w:rFonts w:asciiTheme="minorHAnsi" w:hAnsiTheme="minorHAnsi"/>
                <w:noProof/>
              </w:rPr>
              <w:tab/>
            </w:r>
            <w:r w:rsidR="00485B40" w:rsidRPr="000961AC">
              <w:rPr>
                <w:rStyle w:val="Hyperlink"/>
                <w:rFonts w:ascii="Palatino Linotype" w:hAnsi="Palatino Linotype"/>
                <w:noProof/>
              </w:rPr>
              <w:t>Constraints</w:t>
            </w:r>
            <w:r w:rsidR="00485B40">
              <w:rPr>
                <w:noProof/>
                <w:webHidden/>
              </w:rPr>
              <w:tab/>
            </w:r>
            <w:r w:rsidR="00485B40">
              <w:rPr>
                <w:noProof/>
                <w:webHidden/>
              </w:rPr>
              <w:fldChar w:fldCharType="begin"/>
            </w:r>
            <w:r w:rsidR="00485B40">
              <w:rPr>
                <w:noProof/>
                <w:webHidden/>
              </w:rPr>
              <w:instrText xml:space="preserve"> PAGEREF _Toc468468924 \h </w:instrText>
            </w:r>
            <w:r w:rsidR="00485B40">
              <w:rPr>
                <w:noProof/>
                <w:webHidden/>
              </w:rPr>
            </w:r>
            <w:r w:rsidR="00485B40">
              <w:rPr>
                <w:noProof/>
                <w:webHidden/>
              </w:rPr>
              <w:fldChar w:fldCharType="separate"/>
            </w:r>
            <w:r w:rsidR="00485B40">
              <w:rPr>
                <w:noProof/>
                <w:webHidden/>
              </w:rPr>
              <w:t>10</w:t>
            </w:r>
            <w:r w:rsidR="00485B40">
              <w:rPr>
                <w:noProof/>
                <w:webHidden/>
              </w:rPr>
              <w:fldChar w:fldCharType="end"/>
            </w:r>
          </w:hyperlink>
        </w:p>
        <w:p w14:paraId="3F81D1D5" w14:textId="77777777" w:rsidR="00485B40" w:rsidRDefault="00891BF5">
          <w:pPr>
            <w:pStyle w:val="TOC4"/>
            <w:tabs>
              <w:tab w:val="left" w:pos="1540"/>
              <w:tab w:val="right" w:leader="dot" w:pos="10790"/>
            </w:tabs>
            <w:rPr>
              <w:rFonts w:asciiTheme="minorHAnsi" w:hAnsiTheme="minorHAnsi"/>
              <w:noProof/>
            </w:rPr>
          </w:pPr>
          <w:hyperlink w:anchor="_Toc468468926" w:history="1">
            <w:r w:rsidR="00485B40" w:rsidRPr="000961AC">
              <w:rPr>
                <w:rStyle w:val="Hyperlink"/>
                <w:rFonts w:ascii="Palatino Linotype" w:hAnsi="Palatino Linotype"/>
                <w:noProof/>
              </w:rPr>
              <w:t>3.1.3.3</w:t>
            </w:r>
            <w:r w:rsidR="00485B40">
              <w:rPr>
                <w:rFonts w:asciiTheme="minorHAnsi" w:hAnsiTheme="minorHAnsi"/>
                <w:noProof/>
              </w:rPr>
              <w:tab/>
            </w:r>
            <w:r w:rsidR="00485B40" w:rsidRPr="000961AC">
              <w:rPr>
                <w:rStyle w:val="Hyperlink"/>
                <w:rFonts w:ascii="Palatino Linotype" w:hAnsi="Palatino Linotype"/>
                <w:noProof/>
              </w:rPr>
              <w:t>Dependencies</w:t>
            </w:r>
            <w:r w:rsidR="00485B40">
              <w:rPr>
                <w:noProof/>
                <w:webHidden/>
              </w:rPr>
              <w:tab/>
            </w:r>
            <w:r w:rsidR="00485B40">
              <w:rPr>
                <w:noProof/>
                <w:webHidden/>
              </w:rPr>
              <w:fldChar w:fldCharType="begin"/>
            </w:r>
            <w:r w:rsidR="00485B40">
              <w:rPr>
                <w:noProof/>
                <w:webHidden/>
              </w:rPr>
              <w:instrText xml:space="preserve"> PAGEREF _Toc468468926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725B9CC9" w14:textId="77777777" w:rsidR="00485B40" w:rsidRDefault="00891BF5">
          <w:pPr>
            <w:pStyle w:val="TOC4"/>
            <w:tabs>
              <w:tab w:val="left" w:pos="1540"/>
              <w:tab w:val="right" w:leader="dot" w:pos="10790"/>
            </w:tabs>
            <w:rPr>
              <w:rFonts w:asciiTheme="minorHAnsi" w:hAnsiTheme="minorHAnsi"/>
              <w:noProof/>
            </w:rPr>
          </w:pPr>
          <w:hyperlink w:anchor="_Toc468468927" w:history="1">
            <w:r w:rsidR="00485B40" w:rsidRPr="000961AC">
              <w:rPr>
                <w:rStyle w:val="Hyperlink"/>
                <w:rFonts w:ascii="Palatino Linotype" w:hAnsi="Palatino Linotype"/>
                <w:noProof/>
              </w:rPr>
              <w:t>3.1.3.4</w:t>
            </w:r>
            <w:r w:rsidR="00485B40">
              <w:rPr>
                <w:rFonts w:asciiTheme="minorHAnsi" w:hAnsiTheme="minorHAnsi"/>
                <w:noProof/>
              </w:rPr>
              <w:tab/>
            </w:r>
            <w:r w:rsidR="00485B40" w:rsidRPr="000961AC">
              <w:rPr>
                <w:rStyle w:val="Hyperlink"/>
                <w:rFonts w:ascii="Palatino Linotype" w:hAnsi="Palatino Linotype"/>
                <w:noProof/>
              </w:rPr>
              <w:t>Issues</w:t>
            </w:r>
            <w:r w:rsidR="00485B40">
              <w:rPr>
                <w:noProof/>
                <w:webHidden/>
              </w:rPr>
              <w:tab/>
            </w:r>
            <w:r w:rsidR="00485B40">
              <w:rPr>
                <w:noProof/>
                <w:webHidden/>
              </w:rPr>
              <w:fldChar w:fldCharType="begin"/>
            </w:r>
            <w:r w:rsidR="00485B40">
              <w:rPr>
                <w:noProof/>
                <w:webHidden/>
              </w:rPr>
              <w:instrText xml:space="preserve"> PAGEREF _Toc468468927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3F9AC501" w14:textId="77777777" w:rsidR="00485B40" w:rsidRDefault="00891BF5">
          <w:pPr>
            <w:pStyle w:val="TOC4"/>
            <w:tabs>
              <w:tab w:val="left" w:pos="1540"/>
              <w:tab w:val="right" w:leader="dot" w:pos="10790"/>
            </w:tabs>
            <w:rPr>
              <w:rFonts w:asciiTheme="minorHAnsi" w:hAnsiTheme="minorHAnsi"/>
              <w:noProof/>
            </w:rPr>
          </w:pPr>
          <w:hyperlink w:anchor="_Toc468468929" w:history="1">
            <w:r w:rsidR="00485B40" w:rsidRPr="000961AC">
              <w:rPr>
                <w:rStyle w:val="Hyperlink"/>
                <w:rFonts w:ascii="Palatino Linotype" w:hAnsi="Palatino Linotype"/>
                <w:noProof/>
              </w:rPr>
              <w:t>3.1.3.5</w:t>
            </w:r>
            <w:r w:rsidR="00485B40">
              <w:rPr>
                <w:rFonts w:asciiTheme="minorHAnsi" w:hAnsiTheme="minorHAnsi"/>
                <w:noProof/>
              </w:rPr>
              <w:tab/>
            </w:r>
            <w:r w:rsidR="00485B40" w:rsidRPr="000961AC">
              <w:rPr>
                <w:rStyle w:val="Hyperlink"/>
                <w:rFonts w:ascii="Palatino Linotype" w:hAnsi="Palatino Linotype"/>
                <w:noProof/>
              </w:rPr>
              <w:t>Risks</w:t>
            </w:r>
            <w:r w:rsidR="00485B40">
              <w:rPr>
                <w:noProof/>
                <w:webHidden/>
              </w:rPr>
              <w:tab/>
            </w:r>
            <w:r w:rsidR="00485B40">
              <w:rPr>
                <w:noProof/>
                <w:webHidden/>
              </w:rPr>
              <w:fldChar w:fldCharType="begin"/>
            </w:r>
            <w:r w:rsidR="00485B40">
              <w:rPr>
                <w:noProof/>
                <w:webHidden/>
              </w:rPr>
              <w:instrText xml:space="preserve"> PAGEREF _Toc468468929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2F84861D" w14:textId="77777777" w:rsidR="00485B40" w:rsidRDefault="00891BF5">
          <w:pPr>
            <w:pStyle w:val="TOC2"/>
            <w:tabs>
              <w:tab w:val="left" w:pos="880"/>
              <w:tab w:val="right" w:leader="dot" w:pos="10790"/>
            </w:tabs>
            <w:rPr>
              <w:rFonts w:asciiTheme="minorHAnsi" w:hAnsiTheme="minorHAnsi"/>
              <w:noProof/>
            </w:rPr>
          </w:pPr>
          <w:hyperlink w:anchor="_Toc468468930" w:history="1">
            <w:r w:rsidR="00485B40" w:rsidRPr="000961AC">
              <w:rPr>
                <w:rStyle w:val="Hyperlink"/>
                <w:rFonts w:ascii="Palatino Linotype" w:eastAsia="Microsoft YaHei" w:hAnsi="Palatino Linotype"/>
                <w:noProof/>
                <w:lang w:eastAsia="zh-CN"/>
              </w:rPr>
              <w:t>3.2</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Value Propositions</w:t>
            </w:r>
            <w:r w:rsidR="00485B40">
              <w:rPr>
                <w:noProof/>
                <w:webHidden/>
              </w:rPr>
              <w:tab/>
            </w:r>
            <w:r w:rsidR="00485B40">
              <w:rPr>
                <w:noProof/>
                <w:webHidden/>
              </w:rPr>
              <w:fldChar w:fldCharType="begin"/>
            </w:r>
            <w:r w:rsidR="00485B40">
              <w:rPr>
                <w:noProof/>
                <w:webHidden/>
              </w:rPr>
              <w:instrText xml:space="preserve"> PAGEREF _Toc468468930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0A19DCB5" w14:textId="77777777" w:rsidR="00485B40" w:rsidRDefault="00891BF5">
          <w:pPr>
            <w:pStyle w:val="TOC1"/>
            <w:tabs>
              <w:tab w:val="left" w:pos="440"/>
              <w:tab w:val="right" w:leader="dot" w:pos="10790"/>
            </w:tabs>
            <w:rPr>
              <w:rFonts w:asciiTheme="minorHAnsi" w:hAnsiTheme="minorHAnsi"/>
              <w:noProof/>
            </w:rPr>
          </w:pPr>
          <w:hyperlink w:anchor="_Toc468468965" w:history="1">
            <w:r w:rsidR="00485B40" w:rsidRPr="000961AC">
              <w:rPr>
                <w:rStyle w:val="Hyperlink"/>
                <w:rFonts w:ascii="Palatino Linotype" w:hAnsi="Palatino Linotype"/>
                <w:noProof/>
              </w:rPr>
              <w:t>4</w:t>
            </w:r>
            <w:r w:rsidR="00485B40">
              <w:rPr>
                <w:rFonts w:asciiTheme="minorHAnsi" w:hAnsiTheme="minorHAnsi"/>
                <w:noProof/>
              </w:rPr>
              <w:tab/>
            </w:r>
            <w:r w:rsidR="00485B40" w:rsidRPr="000961AC">
              <w:rPr>
                <w:rStyle w:val="Hyperlink"/>
                <w:rFonts w:ascii="Palatino Linotype" w:hAnsi="Palatino Linotype"/>
                <w:noProof/>
              </w:rPr>
              <w:t>Business Process</w:t>
            </w:r>
            <w:r w:rsidR="00485B40">
              <w:rPr>
                <w:noProof/>
                <w:webHidden/>
              </w:rPr>
              <w:tab/>
            </w:r>
            <w:r w:rsidR="00485B40">
              <w:rPr>
                <w:noProof/>
                <w:webHidden/>
              </w:rPr>
              <w:fldChar w:fldCharType="begin"/>
            </w:r>
            <w:r w:rsidR="00485B40">
              <w:rPr>
                <w:noProof/>
                <w:webHidden/>
              </w:rPr>
              <w:instrText xml:space="preserve"> PAGEREF _Toc468468965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1D34BAE3" w14:textId="77777777" w:rsidR="00485B40" w:rsidRDefault="00891BF5">
          <w:pPr>
            <w:pStyle w:val="TOC2"/>
            <w:tabs>
              <w:tab w:val="left" w:pos="880"/>
              <w:tab w:val="right" w:leader="dot" w:pos="10790"/>
            </w:tabs>
            <w:rPr>
              <w:rFonts w:asciiTheme="minorHAnsi" w:hAnsiTheme="minorHAnsi"/>
              <w:noProof/>
            </w:rPr>
          </w:pPr>
          <w:hyperlink w:anchor="_Toc468468966" w:history="1">
            <w:r w:rsidR="00485B40" w:rsidRPr="000961AC">
              <w:rPr>
                <w:rStyle w:val="Hyperlink"/>
                <w:rFonts w:ascii="Palatino Linotype" w:hAnsi="Palatino Linotype"/>
                <w:noProof/>
              </w:rPr>
              <w:t>4.1</w:t>
            </w:r>
            <w:r w:rsidR="00485B40">
              <w:rPr>
                <w:rFonts w:asciiTheme="minorHAnsi" w:hAnsiTheme="minorHAnsi"/>
                <w:noProof/>
              </w:rPr>
              <w:tab/>
            </w:r>
            <w:r w:rsidR="00485B40" w:rsidRPr="000961AC">
              <w:rPr>
                <w:rStyle w:val="Hyperlink"/>
                <w:rFonts w:ascii="Palatino Linotype" w:hAnsi="Palatino Linotype"/>
                <w:noProof/>
              </w:rPr>
              <w:t>Business Process Scope</w:t>
            </w:r>
            <w:r w:rsidR="00485B40">
              <w:rPr>
                <w:noProof/>
                <w:webHidden/>
              </w:rPr>
              <w:tab/>
            </w:r>
            <w:r w:rsidR="00485B40">
              <w:rPr>
                <w:noProof/>
                <w:webHidden/>
              </w:rPr>
              <w:fldChar w:fldCharType="begin"/>
            </w:r>
            <w:r w:rsidR="00485B40">
              <w:rPr>
                <w:noProof/>
                <w:webHidden/>
              </w:rPr>
              <w:instrText xml:space="preserve"> PAGEREF _Toc468468966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0AF2539C" w14:textId="77777777" w:rsidR="00485B40" w:rsidRDefault="00891BF5">
          <w:pPr>
            <w:pStyle w:val="TOC2"/>
            <w:tabs>
              <w:tab w:val="left" w:pos="880"/>
              <w:tab w:val="right" w:leader="dot" w:pos="10790"/>
            </w:tabs>
            <w:rPr>
              <w:rFonts w:asciiTheme="minorHAnsi" w:hAnsiTheme="minorHAnsi"/>
              <w:noProof/>
            </w:rPr>
          </w:pPr>
          <w:hyperlink w:anchor="_Toc468468967" w:history="1">
            <w:r w:rsidR="00485B40" w:rsidRPr="000961AC">
              <w:rPr>
                <w:rStyle w:val="Hyperlink"/>
                <w:rFonts w:ascii="Palatino Linotype" w:eastAsia="SimSun" w:hAnsi="Palatino Linotype"/>
                <w:noProof/>
                <w:lang w:eastAsia="zh-CN"/>
              </w:rPr>
              <w:t>4.2</w:t>
            </w:r>
            <w:r w:rsidR="00485B40">
              <w:rPr>
                <w:rFonts w:asciiTheme="minorHAnsi" w:hAnsiTheme="minorHAnsi"/>
                <w:noProof/>
              </w:rPr>
              <w:tab/>
            </w:r>
            <w:r w:rsidR="00485B40" w:rsidRPr="000961AC">
              <w:rPr>
                <w:rStyle w:val="Hyperlink"/>
                <w:rFonts w:ascii="Palatino Linotype" w:eastAsia="SimSun" w:hAnsi="Palatino Linotype"/>
                <w:noProof/>
                <w:lang w:eastAsia="zh-CN"/>
              </w:rPr>
              <w:t>Sales Data</w:t>
            </w:r>
            <w:r w:rsidR="00485B40">
              <w:rPr>
                <w:noProof/>
                <w:webHidden/>
              </w:rPr>
              <w:tab/>
            </w:r>
            <w:r w:rsidR="00485B40">
              <w:rPr>
                <w:noProof/>
                <w:webHidden/>
              </w:rPr>
              <w:fldChar w:fldCharType="begin"/>
            </w:r>
            <w:r w:rsidR="00485B40">
              <w:rPr>
                <w:noProof/>
                <w:webHidden/>
              </w:rPr>
              <w:instrText xml:space="preserve"> PAGEREF _Toc468468967 \h </w:instrText>
            </w:r>
            <w:r w:rsidR="00485B40">
              <w:rPr>
                <w:noProof/>
                <w:webHidden/>
              </w:rPr>
            </w:r>
            <w:r w:rsidR="00485B40">
              <w:rPr>
                <w:noProof/>
                <w:webHidden/>
              </w:rPr>
              <w:fldChar w:fldCharType="separate"/>
            </w:r>
            <w:r w:rsidR="00485B40">
              <w:rPr>
                <w:noProof/>
                <w:webHidden/>
              </w:rPr>
              <w:t>14</w:t>
            </w:r>
            <w:r w:rsidR="00485B40">
              <w:rPr>
                <w:noProof/>
                <w:webHidden/>
              </w:rPr>
              <w:fldChar w:fldCharType="end"/>
            </w:r>
          </w:hyperlink>
        </w:p>
        <w:p w14:paraId="0D7E438B" w14:textId="77777777" w:rsidR="00485B40" w:rsidRDefault="00891BF5">
          <w:pPr>
            <w:pStyle w:val="TOC3"/>
            <w:rPr>
              <w:rFonts w:asciiTheme="minorHAnsi" w:eastAsiaTheme="minorEastAsia" w:hAnsiTheme="minorHAnsi" w:cstheme="minorBidi"/>
              <w:lang w:eastAsia="zh-TW"/>
            </w:rPr>
          </w:pPr>
          <w:hyperlink w:anchor="_Toc468468968" w:history="1">
            <w:r w:rsidR="00485B40" w:rsidRPr="000961AC">
              <w:rPr>
                <w:rStyle w:val="Hyperlink"/>
                <w:rFonts w:ascii="Palatino Linotype" w:eastAsia="SimSun" w:hAnsi="Palatino Linotype"/>
              </w:rPr>
              <w:t>4.2.1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Overall Process Flow</w:t>
            </w:r>
            <w:r w:rsidR="00485B40">
              <w:rPr>
                <w:webHidden/>
              </w:rPr>
              <w:tab/>
            </w:r>
            <w:r w:rsidR="00485B40">
              <w:rPr>
                <w:webHidden/>
              </w:rPr>
              <w:fldChar w:fldCharType="begin"/>
            </w:r>
            <w:r w:rsidR="00485B40">
              <w:rPr>
                <w:webHidden/>
              </w:rPr>
              <w:instrText xml:space="preserve"> PAGEREF _Toc468468968 \h </w:instrText>
            </w:r>
            <w:r w:rsidR="00485B40">
              <w:rPr>
                <w:webHidden/>
              </w:rPr>
            </w:r>
            <w:r w:rsidR="00485B40">
              <w:rPr>
                <w:webHidden/>
              </w:rPr>
              <w:fldChar w:fldCharType="separate"/>
            </w:r>
            <w:r w:rsidR="00485B40">
              <w:rPr>
                <w:webHidden/>
              </w:rPr>
              <w:t>14</w:t>
            </w:r>
            <w:r w:rsidR="00485B40">
              <w:rPr>
                <w:webHidden/>
              </w:rPr>
              <w:fldChar w:fldCharType="end"/>
            </w:r>
          </w:hyperlink>
        </w:p>
        <w:p w14:paraId="3FF1E3FE" w14:textId="77777777" w:rsidR="00485B40" w:rsidRDefault="00891BF5">
          <w:pPr>
            <w:pStyle w:val="TOC3"/>
            <w:rPr>
              <w:rFonts w:asciiTheme="minorHAnsi" w:eastAsiaTheme="minorEastAsia" w:hAnsiTheme="minorHAnsi" w:cstheme="minorBidi"/>
              <w:lang w:eastAsia="zh-TW"/>
            </w:rPr>
          </w:pPr>
          <w:hyperlink w:anchor="_Toc468468969" w:history="1">
            <w:r w:rsidR="00485B40" w:rsidRPr="000961AC">
              <w:rPr>
                <w:rStyle w:val="Hyperlink"/>
                <w:rFonts w:ascii="Palatino Linotype" w:eastAsia="SimSun" w:hAnsi="Palatino Linotype"/>
              </w:rPr>
              <w:t>4.2.2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_Toc468468969 \h </w:instrText>
            </w:r>
            <w:r w:rsidR="00485B40">
              <w:rPr>
                <w:webHidden/>
              </w:rPr>
            </w:r>
            <w:r w:rsidR="00485B40">
              <w:rPr>
                <w:webHidden/>
              </w:rPr>
              <w:fldChar w:fldCharType="separate"/>
            </w:r>
            <w:r w:rsidR="00485B40">
              <w:rPr>
                <w:webHidden/>
              </w:rPr>
              <w:t>16</w:t>
            </w:r>
            <w:r w:rsidR="00485B40">
              <w:rPr>
                <w:webHidden/>
              </w:rPr>
              <w:fldChar w:fldCharType="end"/>
            </w:r>
          </w:hyperlink>
        </w:p>
        <w:p w14:paraId="3DC45F77" w14:textId="77777777" w:rsidR="00485B40" w:rsidRDefault="00891BF5">
          <w:pPr>
            <w:pStyle w:val="TOC3"/>
            <w:rPr>
              <w:rFonts w:asciiTheme="minorHAnsi" w:eastAsiaTheme="minorEastAsia" w:hAnsiTheme="minorHAnsi" w:cstheme="minorBidi"/>
              <w:lang w:eastAsia="zh-TW"/>
            </w:rPr>
          </w:pPr>
          <w:hyperlink w:anchor="_Toc468468970" w:history="1">
            <w:r w:rsidR="00485B40" w:rsidRPr="000961AC">
              <w:rPr>
                <w:rStyle w:val="Hyperlink"/>
                <w:rFonts w:ascii="Palatino Linotype" w:hAnsi="Palatino Linotype"/>
              </w:rPr>
              <w:t>4.2.3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Sales Data Real Time Polling (POS – Staging)</w:t>
            </w:r>
            <w:r w:rsidR="00485B40">
              <w:rPr>
                <w:webHidden/>
              </w:rPr>
              <w:tab/>
            </w:r>
            <w:r w:rsidR="00485B40">
              <w:rPr>
                <w:webHidden/>
              </w:rPr>
              <w:fldChar w:fldCharType="begin"/>
            </w:r>
            <w:r w:rsidR="00485B40">
              <w:rPr>
                <w:webHidden/>
              </w:rPr>
              <w:instrText xml:space="preserve"> PAGEREF _Toc468468970 \h </w:instrText>
            </w:r>
            <w:r w:rsidR="00485B40">
              <w:rPr>
                <w:webHidden/>
              </w:rPr>
            </w:r>
            <w:r w:rsidR="00485B40">
              <w:rPr>
                <w:webHidden/>
              </w:rPr>
              <w:fldChar w:fldCharType="separate"/>
            </w:r>
            <w:r w:rsidR="00485B40">
              <w:rPr>
                <w:webHidden/>
              </w:rPr>
              <w:t>17</w:t>
            </w:r>
            <w:r w:rsidR="00485B40">
              <w:rPr>
                <w:webHidden/>
              </w:rPr>
              <w:fldChar w:fldCharType="end"/>
            </w:r>
          </w:hyperlink>
        </w:p>
        <w:p w14:paraId="318F2A0E" w14:textId="77777777" w:rsidR="00485B40" w:rsidRDefault="00891BF5">
          <w:pPr>
            <w:pStyle w:val="TOC4"/>
            <w:tabs>
              <w:tab w:val="left" w:pos="1540"/>
              <w:tab w:val="right" w:leader="dot" w:pos="10790"/>
            </w:tabs>
            <w:rPr>
              <w:rFonts w:asciiTheme="minorHAnsi" w:hAnsiTheme="minorHAnsi"/>
              <w:noProof/>
            </w:rPr>
          </w:pPr>
          <w:hyperlink w:anchor="_Toc468468971" w:history="1">
            <w:r w:rsidR="00485B40" w:rsidRPr="000961AC">
              <w:rPr>
                <w:rStyle w:val="Hyperlink"/>
                <w:rFonts w:ascii="Palatino Linotype" w:hAnsi="Palatino Linotype"/>
                <w:noProof/>
                <w:lang w:eastAsia="zh-CN"/>
              </w:rPr>
              <w:t>4.2.3.1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_Toc468468971 \h </w:instrText>
            </w:r>
            <w:r w:rsidR="00485B40">
              <w:rPr>
                <w:noProof/>
                <w:webHidden/>
              </w:rPr>
            </w:r>
            <w:r w:rsidR="00485B40">
              <w:rPr>
                <w:noProof/>
                <w:webHidden/>
              </w:rPr>
              <w:fldChar w:fldCharType="separate"/>
            </w:r>
            <w:r w:rsidR="00485B40">
              <w:rPr>
                <w:noProof/>
                <w:webHidden/>
              </w:rPr>
              <w:t>17</w:t>
            </w:r>
            <w:r w:rsidR="00485B40">
              <w:rPr>
                <w:noProof/>
                <w:webHidden/>
              </w:rPr>
              <w:fldChar w:fldCharType="end"/>
            </w:r>
          </w:hyperlink>
        </w:p>
        <w:p w14:paraId="5C4D1C0C" w14:textId="77777777" w:rsidR="00485B40" w:rsidRDefault="00891BF5">
          <w:pPr>
            <w:pStyle w:val="TOC4"/>
            <w:tabs>
              <w:tab w:val="left" w:pos="1540"/>
              <w:tab w:val="right" w:leader="dot" w:pos="10790"/>
            </w:tabs>
            <w:rPr>
              <w:rFonts w:asciiTheme="minorHAnsi" w:hAnsiTheme="minorHAnsi"/>
              <w:noProof/>
            </w:rPr>
          </w:pPr>
          <w:hyperlink w:anchor="_Toc468468972" w:history="1">
            <w:r w:rsidR="00485B40" w:rsidRPr="000961AC">
              <w:rPr>
                <w:rStyle w:val="Hyperlink"/>
                <w:rFonts w:ascii="Palatino Linotype" w:hAnsi="Palatino Linotype"/>
                <w:noProof/>
                <w:lang w:eastAsia="zh-CN"/>
              </w:rPr>
              <w:t>4.2.3.2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_Toc468468972 \h </w:instrText>
            </w:r>
            <w:r w:rsidR="00485B40">
              <w:rPr>
                <w:noProof/>
                <w:webHidden/>
              </w:rPr>
            </w:r>
            <w:r w:rsidR="00485B40">
              <w:rPr>
                <w:noProof/>
                <w:webHidden/>
              </w:rPr>
              <w:fldChar w:fldCharType="separate"/>
            </w:r>
            <w:r w:rsidR="00485B40">
              <w:rPr>
                <w:noProof/>
                <w:webHidden/>
              </w:rPr>
              <w:t>20</w:t>
            </w:r>
            <w:r w:rsidR="00485B40">
              <w:rPr>
                <w:noProof/>
                <w:webHidden/>
              </w:rPr>
              <w:fldChar w:fldCharType="end"/>
            </w:r>
          </w:hyperlink>
        </w:p>
        <w:p w14:paraId="1539E4B5" w14:textId="77777777" w:rsidR="00485B40" w:rsidRDefault="00891BF5">
          <w:pPr>
            <w:pStyle w:val="TOC3"/>
            <w:rPr>
              <w:rFonts w:asciiTheme="minorHAnsi" w:eastAsiaTheme="minorEastAsia" w:hAnsiTheme="minorHAnsi" w:cstheme="minorBidi"/>
              <w:lang w:eastAsia="zh-TW"/>
            </w:rPr>
          </w:pPr>
          <w:hyperlink w:anchor="_Toc468468973" w:history="1">
            <w:r w:rsidR="00485B40" w:rsidRPr="000961AC">
              <w:rPr>
                <w:rStyle w:val="Hyperlink"/>
                <w:rFonts w:ascii="Palatino Linotype" w:eastAsia="SimSun" w:hAnsi="Palatino Linotype"/>
              </w:rPr>
              <w:t>4.2.4</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Real Time Polling Flow (Staging - EDW)</w:t>
            </w:r>
            <w:r w:rsidR="00485B40">
              <w:rPr>
                <w:webHidden/>
              </w:rPr>
              <w:tab/>
            </w:r>
            <w:r w:rsidR="00485B40">
              <w:rPr>
                <w:webHidden/>
              </w:rPr>
              <w:fldChar w:fldCharType="begin"/>
            </w:r>
            <w:r w:rsidR="00485B40">
              <w:rPr>
                <w:webHidden/>
              </w:rPr>
              <w:instrText xml:space="preserve"> PAGEREF _Toc468468973 \h </w:instrText>
            </w:r>
            <w:r w:rsidR="00485B40">
              <w:rPr>
                <w:webHidden/>
              </w:rPr>
            </w:r>
            <w:r w:rsidR="00485B40">
              <w:rPr>
                <w:webHidden/>
              </w:rPr>
              <w:fldChar w:fldCharType="separate"/>
            </w:r>
            <w:r w:rsidR="00485B40">
              <w:rPr>
                <w:webHidden/>
              </w:rPr>
              <w:t>23</w:t>
            </w:r>
            <w:r w:rsidR="00485B40">
              <w:rPr>
                <w:webHidden/>
              </w:rPr>
              <w:fldChar w:fldCharType="end"/>
            </w:r>
          </w:hyperlink>
        </w:p>
        <w:p w14:paraId="6907C041" w14:textId="77777777" w:rsidR="00485B40" w:rsidRDefault="00891BF5">
          <w:pPr>
            <w:pStyle w:val="TOC4"/>
            <w:tabs>
              <w:tab w:val="left" w:pos="1540"/>
              <w:tab w:val="right" w:leader="dot" w:pos="10790"/>
            </w:tabs>
            <w:rPr>
              <w:rFonts w:asciiTheme="minorHAnsi" w:hAnsiTheme="minorHAnsi"/>
              <w:noProof/>
            </w:rPr>
          </w:pPr>
          <w:hyperlink w:anchor="_Toc468468974" w:history="1">
            <w:r w:rsidR="00485B40" w:rsidRPr="000961AC">
              <w:rPr>
                <w:rStyle w:val="Hyperlink"/>
                <w:rFonts w:ascii="Palatino Linotype" w:hAnsi="Palatino Linotype"/>
                <w:noProof/>
                <w:lang w:eastAsia="zh-CN"/>
              </w:rPr>
              <w:t>4.2.4.1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_Toc468468974 \h </w:instrText>
            </w:r>
            <w:r w:rsidR="00485B40">
              <w:rPr>
                <w:noProof/>
                <w:webHidden/>
              </w:rPr>
            </w:r>
            <w:r w:rsidR="00485B40">
              <w:rPr>
                <w:noProof/>
                <w:webHidden/>
              </w:rPr>
              <w:fldChar w:fldCharType="separate"/>
            </w:r>
            <w:r w:rsidR="00485B40">
              <w:rPr>
                <w:noProof/>
                <w:webHidden/>
              </w:rPr>
              <w:t>23</w:t>
            </w:r>
            <w:r w:rsidR="00485B40">
              <w:rPr>
                <w:noProof/>
                <w:webHidden/>
              </w:rPr>
              <w:fldChar w:fldCharType="end"/>
            </w:r>
          </w:hyperlink>
        </w:p>
        <w:p w14:paraId="696768E9" w14:textId="77777777" w:rsidR="00485B40" w:rsidRDefault="00891BF5">
          <w:pPr>
            <w:pStyle w:val="TOC4"/>
            <w:tabs>
              <w:tab w:val="left" w:pos="1540"/>
              <w:tab w:val="right" w:leader="dot" w:pos="10790"/>
            </w:tabs>
            <w:rPr>
              <w:rFonts w:asciiTheme="minorHAnsi" w:hAnsiTheme="minorHAnsi"/>
              <w:noProof/>
            </w:rPr>
          </w:pPr>
          <w:hyperlink w:anchor="_Toc468468975" w:history="1">
            <w:r w:rsidR="00485B40" w:rsidRPr="000961AC">
              <w:rPr>
                <w:rStyle w:val="Hyperlink"/>
                <w:rFonts w:ascii="Palatino Linotype" w:hAnsi="Palatino Linotype"/>
                <w:noProof/>
                <w:lang w:eastAsia="zh-CN"/>
              </w:rPr>
              <w:t>4.2.4.2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_Toc468468975 \h </w:instrText>
            </w:r>
            <w:r w:rsidR="00485B40">
              <w:rPr>
                <w:noProof/>
                <w:webHidden/>
              </w:rPr>
            </w:r>
            <w:r w:rsidR="00485B40">
              <w:rPr>
                <w:noProof/>
                <w:webHidden/>
              </w:rPr>
              <w:fldChar w:fldCharType="separate"/>
            </w:r>
            <w:r w:rsidR="00485B40">
              <w:rPr>
                <w:noProof/>
                <w:webHidden/>
              </w:rPr>
              <w:t>26</w:t>
            </w:r>
            <w:r w:rsidR="00485B40">
              <w:rPr>
                <w:noProof/>
                <w:webHidden/>
              </w:rPr>
              <w:fldChar w:fldCharType="end"/>
            </w:r>
          </w:hyperlink>
        </w:p>
        <w:p w14:paraId="3F3090AE" w14:textId="77777777" w:rsidR="00485B40" w:rsidRDefault="00891BF5">
          <w:pPr>
            <w:pStyle w:val="TOC3"/>
            <w:rPr>
              <w:rFonts w:asciiTheme="minorHAnsi" w:eastAsiaTheme="minorEastAsia" w:hAnsiTheme="minorHAnsi" w:cstheme="minorBidi"/>
              <w:lang w:eastAsia="zh-TW"/>
            </w:rPr>
          </w:pPr>
          <w:hyperlink w:anchor="_Toc468468976" w:history="1">
            <w:r w:rsidR="00485B40" w:rsidRPr="000961AC">
              <w:rPr>
                <w:rStyle w:val="Hyperlink"/>
                <w:rFonts w:ascii="Palatino Linotype" w:eastAsia="SimSun" w:hAnsi="Palatino Linotype"/>
              </w:rPr>
              <w:t>4.2.5</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(POS – Staging)</w:t>
            </w:r>
            <w:r w:rsidR="00485B40">
              <w:rPr>
                <w:webHidden/>
              </w:rPr>
              <w:tab/>
            </w:r>
            <w:r w:rsidR="00485B40">
              <w:rPr>
                <w:webHidden/>
              </w:rPr>
              <w:fldChar w:fldCharType="begin"/>
            </w:r>
            <w:r w:rsidR="00485B40">
              <w:rPr>
                <w:webHidden/>
              </w:rPr>
              <w:instrText xml:space="preserve"> PAGEREF _Toc468468976 \h </w:instrText>
            </w:r>
            <w:r w:rsidR="00485B40">
              <w:rPr>
                <w:webHidden/>
              </w:rPr>
            </w:r>
            <w:r w:rsidR="00485B40">
              <w:rPr>
                <w:webHidden/>
              </w:rPr>
              <w:fldChar w:fldCharType="separate"/>
            </w:r>
            <w:r w:rsidR="00485B40">
              <w:rPr>
                <w:webHidden/>
              </w:rPr>
              <w:t>29</w:t>
            </w:r>
            <w:r w:rsidR="00485B40">
              <w:rPr>
                <w:webHidden/>
              </w:rPr>
              <w:fldChar w:fldCharType="end"/>
            </w:r>
          </w:hyperlink>
        </w:p>
        <w:p w14:paraId="452B3B7A" w14:textId="77777777" w:rsidR="00485B40" w:rsidRDefault="00891BF5">
          <w:pPr>
            <w:pStyle w:val="TOC4"/>
            <w:tabs>
              <w:tab w:val="left" w:pos="1540"/>
              <w:tab w:val="right" w:leader="dot" w:pos="10790"/>
            </w:tabs>
            <w:rPr>
              <w:rFonts w:asciiTheme="minorHAnsi" w:hAnsiTheme="minorHAnsi"/>
              <w:noProof/>
            </w:rPr>
          </w:pPr>
          <w:hyperlink w:anchor="_Toc468468977" w:history="1">
            <w:r w:rsidR="00485B40" w:rsidRPr="000961AC">
              <w:rPr>
                <w:rStyle w:val="Hyperlink"/>
                <w:rFonts w:ascii="Palatino Linotype" w:hAnsi="Palatino Linotype"/>
                <w:noProof/>
                <w:lang w:eastAsia="zh-CN"/>
              </w:rPr>
              <w:t>4.2.5.1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_Toc468468977 \h </w:instrText>
            </w:r>
            <w:r w:rsidR="00485B40">
              <w:rPr>
                <w:noProof/>
                <w:webHidden/>
              </w:rPr>
            </w:r>
            <w:r w:rsidR="00485B40">
              <w:rPr>
                <w:noProof/>
                <w:webHidden/>
              </w:rPr>
              <w:fldChar w:fldCharType="separate"/>
            </w:r>
            <w:r w:rsidR="00485B40">
              <w:rPr>
                <w:noProof/>
                <w:webHidden/>
              </w:rPr>
              <w:t>29</w:t>
            </w:r>
            <w:r w:rsidR="00485B40">
              <w:rPr>
                <w:noProof/>
                <w:webHidden/>
              </w:rPr>
              <w:fldChar w:fldCharType="end"/>
            </w:r>
          </w:hyperlink>
        </w:p>
        <w:p w14:paraId="2695901D" w14:textId="77777777" w:rsidR="00485B40" w:rsidRDefault="00891BF5">
          <w:pPr>
            <w:pStyle w:val="TOC4"/>
            <w:tabs>
              <w:tab w:val="left" w:pos="1540"/>
              <w:tab w:val="right" w:leader="dot" w:pos="10790"/>
            </w:tabs>
            <w:rPr>
              <w:rFonts w:asciiTheme="minorHAnsi" w:hAnsiTheme="minorHAnsi"/>
              <w:noProof/>
            </w:rPr>
          </w:pPr>
          <w:hyperlink w:anchor="_Toc468468978" w:history="1">
            <w:r w:rsidR="00485B40" w:rsidRPr="000961AC">
              <w:rPr>
                <w:rStyle w:val="Hyperlink"/>
                <w:rFonts w:ascii="Palatino Linotype" w:hAnsi="Palatino Linotype"/>
                <w:noProof/>
              </w:rPr>
              <w:t>4.2.5.2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_Toc468468978 \h </w:instrText>
            </w:r>
            <w:r w:rsidR="00485B40">
              <w:rPr>
                <w:noProof/>
                <w:webHidden/>
              </w:rPr>
            </w:r>
            <w:r w:rsidR="00485B40">
              <w:rPr>
                <w:noProof/>
                <w:webHidden/>
              </w:rPr>
              <w:fldChar w:fldCharType="separate"/>
            </w:r>
            <w:r w:rsidR="00485B40">
              <w:rPr>
                <w:noProof/>
                <w:webHidden/>
              </w:rPr>
              <w:t>32</w:t>
            </w:r>
            <w:r w:rsidR="00485B40">
              <w:rPr>
                <w:noProof/>
                <w:webHidden/>
              </w:rPr>
              <w:fldChar w:fldCharType="end"/>
            </w:r>
          </w:hyperlink>
        </w:p>
        <w:p w14:paraId="52C66560" w14:textId="77777777" w:rsidR="00485B40" w:rsidRDefault="00891BF5">
          <w:pPr>
            <w:pStyle w:val="TOC3"/>
            <w:rPr>
              <w:rFonts w:asciiTheme="minorHAnsi" w:eastAsiaTheme="minorEastAsia" w:hAnsiTheme="minorHAnsi" w:cstheme="minorBidi"/>
              <w:lang w:eastAsia="zh-TW"/>
            </w:rPr>
          </w:pPr>
          <w:hyperlink w:anchor="_Toc468468979" w:history="1">
            <w:r w:rsidR="00485B40" w:rsidRPr="000961AC">
              <w:rPr>
                <w:rStyle w:val="Hyperlink"/>
                <w:rFonts w:ascii="Palatino Linotype" w:eastAsia="SimSun" w:hAnsi="Palatino Linotype"/>
              </w:rPr>
              <w:t>4.2.6</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(Staging – EDW)</w:t>
            </w:r>
            <w:r w:rsidR="00485B40">
              <w:rPr>
                <w:webHidden/>
              </w:rPr>
              <w:tab/>
            </w:r>
            <w:r w:rsidR="00485B40">
              <w:rPr>
                <w:webHidden/>
              </w:rPr>
              <w:fldChar w:fldCharType="begin"/>
            </w:r>
            <w:r w:rsidR="00485B40">
              <w:rPr>
                <w:webHidden/>
              </w:rPr>
              <w:instrText xml:space="preserve"> PAGEREF _Toc468468979 \h </w:instrText>
            </w:r>
            <w:r w:rsidR="00485B40">
              <w:rPr>
                <w:webHidden/>
              </w:rPr>
            </w:r>
            <w:r w:rsidR="00485B40">
              <w:rPr>
                <w:webHidden/>
              </w:rPr>
              <w:fldChar w:fldCharType="separate"/>
            </w:r>
            <w:r w:rsidR="00485B40">
              <w:rPr>
                <w:webHidden/>
              </w:rPr>
              <w:t>34</w:t>
            </w:r>
            <w:r w:rsidR="00485B40">
              <w:rPr>
                <w:webHidden/>
              </w:rPr>
              <w:fldChar w:fldCharType="end"/>
            </w:r>
          </w:hyperlink>
        </w:p>
        <w:p w14:paraId="202C0099" w14:textId="77777777" w:rsidR="00485B40" w:rsidRDefault="00891BF5">
          <w:pPr>
            <w:pStyle w:val="TOC4"/>
            <w:tabs>
              <w:tab w:val="left" w:pos="1540"/>
              <w:tab w:val="right" w:leader="dot" w:pos="10790"/>
            </w:tabs>
            <w:rPr>
              <w:rFonts w:asciiTheme="minorHAnsi" w:hAnsiTheme="minorHAnsi"/>
              <w:noProof/>
            </w:rPr>
          </w:pPr>
          <w:hyperlink w:anchor="_Toc468468980" w:history="1">
            <w:r w:rsidR="00485B40" w:rsidRPr="000961AC">
              <w:rPr>
                <w:rStyle w:val="Hyperlink"/>
                <w:rFonts w:ascii="Palatino Linotype" w:hAnsi="Palatino Linotype"/>
                <w:noProof/>
                <w:lang w:eastAsia="zh-CN"/>
              </w:rPr>
              <w:t>4.2.6.1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_Toc468468980 \h </w:instrText>
            </w:r>
            <w:r w:rsidR="00485B40">
              <w:rPr>
                <w:noProof/>
                <w:webHidden/>
              </w:rPr>
            </w:r>
            <w:r w:rsidR="00485B40">
              <w:rPr>
                <w:noProof/>
                <w:webHidden/>
              </w:rPr>
              <w:fldChar w:fldCharType="separate"/>
            </w:r>
            <w:r w:rsidR="00485B40">
              <w:rPr>
                <w:noProof/>
                <w:webHidden/>
              </w:rPr>
              <w:t>34</w:t>
            </w:r>
            <w:r w:rsidR="00485B40">
              <w:rPr>
                <w:noProof/>
                <w:webHidden/>
              </w:rPr>
              <w:fldChar w:fldCharType="end"/>
            </w:r>
          </w:hyperlink>
        </w:p>
        <w:p w14:paraId="531FB690" w14:textId="77777777" w:rsidR="00485B40" w:rsidRDefault="00891BF5">
          <w:pPr>
            <w:pStyle w:val="TOC4"/>
            <w:tabs>
              <w:tab w:val="left" w:pos="1540"/>
              <w:tab w:val="right" w:leader="dot" w:pos="10790"/>
            </w:tabs>
            <w:rPr>
              <w:rFonts w:asciiTheme="minorHAnsi" w:hAnsiTheme="minorHAnsi"/>
              <w:noProof/>
            </w:rPr>
          </w:pPr>
          <w:hyperlink w:anchor="_Toc468468981" w:history="1">
            <w:r w:rsidR="00485B40" w:rsidRPr="000961AC">
              <w:rPr>
                <w:rStyle w:val="Hyperlink"/>
                <w:rFonts w:ascii="Palatino Linotype" w:hAnsi="Palatino Linotype"/>
                <w:noProof/>
              </w:rPr>
              <w:t>4.2.6.2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_Toc468468981 \h </w:instrText>
            </w:r>
            <w:r w:rsidR="00485B40">
              <w:rPr>
                <w:noProof/>
                <w:webHidden/>
              </w:rPr>
            </w:r>
            <w:r w:rsidR="00485B40">
              <w:rPr>
                <w:noProof/>
                <w:webHidden/>
              </w:rPr>
              <w:fldChar w:fldCharType="separate"/>
            </w:r>
            <w:r w:rsidR="00485B40">
              <w:rPr>
                <w:noProof/>
                <w:webHidden/>
              </w:rPr>
              <w:t>37</w:t>
            </w:r>
            <w:r w:rsidR="00485B40">
              <w:rPr>
                <w:noProof/>
                <w:webHidden/>
              </w:rPr>
              <w:fldChar w:fldCharType="end"/>
            </w:r>
          </w:hyperlink>
        </w:p>
        <w:p w14:paraId="02AB8902" w14:textId="77777777" w:rsidR="00485B40" w:rsidRDefault="00891BF5">
          <w:pPr>
            <w:pStyle w:val="TOC2"/>
            <w:tabs>
              <w:tab w:val="left" w:pos="880"/>
              <w:tab w:val="right" w:leader="dot" w:pos="10790"/>
            </w:tabs>
            <w:rPr>
              <w:rFonts w:asciiTheme="minorHAnsi" w:hAnsiTheme="minorHAnsi"/>
              <w:noProof/>
            </w:rPr>
          </w:pPr>
          <w:hyperlink w:anchor="_Toc468468982" w:history="1">
            <w:r w:rsidR="00485B40" w:rsidRPr="000961AC">
              <w:rPr>
                <w:rStyle w:val="Hyperlink"/>
                <w:rFonts w:ascii="Palatino Linotype" w:eastAsia="SimSun" w:hAnsi="Palatino Linotype"/>
                <w:noProof/>
                <w:lang w:eastAsia="zh-CN"/>
              </w:rPr>
              <w:t>4.3</w:t>
            </w:r>
            <w:r w:rsidR="00485B40">
              <w:rPr>
                <w:rFonts w:asciiTheme="minorHAnsi" w:hAnsiTheme="minorHAnsi"/>
                <w:noProof/>
              </w:rPr>
              <w:tab/>
            </w:r>
            <w:r w:rsidR="00485B40" w:rsidRPr="000961AC">
              <w:rPr>
                <w:rStyle w:val="Hyperlink"/>
                <w:rFonts w:ascii="Palatino Linotype" w:eastAsia="SimSun" w:hAnsi="Palatino Linotype"/>
                <w:noProof/>
                <w:lang w:eastAsia="zh-CN"/>
              </w:rPr>
              <w:t>Pricing/Master Data</w:t>
            </w:r>
            <w:r w:rsidR="00485B40">
              <w:rPr>
                <w:noProof/>
                <w:webHidden/>
              </w:rPr>
              <w:tab/>
            </w:r>
            <w:r w:rsidR="00485B40">
              <w:rPr>
                <w:noProof/>
                <w:webHidden/>
              </w:rPr>
              <w:fldChar w:fldCharType="begin"/>
            </w:r>
            <w:r w:rsidR="00485B40">
              <w:rPr>
                <w:noProof/>
                <w:webHidden/>
              </w:rPr>
              <w:instrText xml:space="preserve"> PAGEREF _Toc468468982 \h </w:instrText>
            </w:r>
            <w:r w:rsidR="00485B40">
              <w:rPr>
                <w:noProof/>
                <w:webHidden/>
              </w:rPr>
            </w:r>
            <w:r w:rsidR="00485B40">
              <w:rPr>
                <w:noProof/>
                <w:webHidden/>
              </w:rPr>
              <w:fldChar w:fldCharType="separate"/>
            </w:r>
            <w:r w:rsidR="00485B40">
              <w:rPr>
                <w:noProof/>
                <w:webHidden/>
              </w:rPr>
              <w:t>41</w:t>
            </w:r>
            <w:r w:rsidR="00485B40">
              <w:rPr>
                <w:noProof/>
                <w:webHidden/>
              </w:rPr>
              <w:fldChar w:fldCharType="end"/>
            </w:r>
          </w:hyperlink>
        </w:p>
        <w:p w14:paraId="09B3CB46" w14:textId="77777777" w:rsidR="00485B40" w:rsidRDefault="00891BF5">
          <w:pPr>
            <w:pStyle w:val="TOC3"/>
            <w:rPr>
              <w:rFonts w:asciiTheme="minorHAnsi" w:eastAsiaTheme="minorEastAsia" w:hAnsiTheme="minorHAnsi" w:cstheme="minorBidi"/>
              <w:lang w:eastAsia="zh-TW"/>
            </w:rPr>
          </w:pPr>
          <w:hyperlink w:anchor="_Toc468468983" w:history="1">
            <w:r w:rsidR="00485B40" w:rsidRPr="000961AC">
              <w:rPr>
                <w:rStyle w:val="Hyperlink"/>
                <w:rFonts w:ascii="Palatino Linotype" w:eastAsia="SimSun" w:hAnsi="Palatino Linotype"/>
              </w:rPr>
              <w:t>4.3.1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w:t>
            </w:r>
            <w:r w:rsidR="00485B40" w:rsidRPr="000961AC">
              <w:rPr>
                <w:rStyle w:val="Hyperlink"/>
                <w:rFonts w:ascii="Palatino Linotype" w:eastAsia="SimSun" w:hAnsi="Palatino Linotype"/>
                <w:lang w:val="en-GB"/>
              </w:rPr>
              <w:t xml:space="preserve">/Master Data </w:t>
            </w:r>
            <w:r w:rsidR="00485B40" w:rsidRPr="000961AC">
              <w:rPr>
                <w:rStyle w:val="Hyperlink"/>
                <w:rFonts w:ascii="Palatino Linotype" w:eastAsia="SimSun" w:hAnsi="Palatino Linotype"/>
              </w:rPr>
              <w:t>Overall Process Flow</w:t>
            </w:r>
            <w:r w:rsidR="00485B40">
              <w:rPr>
                <w:webHidden/>
              </w:rPr>
              <w:tab/>
            </w:r>
            <w:r w:rsidR="00485B40">
              <w:rPr>
                <w:webHidden/>
              </w:rPr>
              <w:fldChar w:fldCharType="begin"/>
            </w:r>
            <w:r w:rsidR="00485B40">
              <w:rPr>
                <w:webHidden/>
              </w:rPr>
              <w:instrText xml:space="preserve"> PAGEREF _Toc468468983 \h </w:instrText>
            </w:r>
            <w:r w:rsidR="00485B40">
              <w:rPr>
                <w:webHidden/>
              </w:rPr>
            </w:r>
            <w:r w:rsidR="00485B40">
              <w:rPr>
                <w:webHidden/>
              </w:rPr>
              <w:fldChar w:fldCharType="separate"/>
            </w:r>
            <w:r w:rsidR="00485B40">
              <w:rPr>
                <w:webHidden/>
              </w:rPr>
              <w:t>41</w:t>
            </w:r>
            <w:r w:rsidR="00485B40">
              <w:rPr>
                <w:webHidden/>
              </w:rPr>
              <w:fldChar w:fldCharType="end"/>
            </w:r>
          </w:hyperlink>
        </w:p>
        <w:p w14:paraId="518A0317" w14:textId="77777777" w:rsidR="00485B40" w:rsidRDefault="00891BF5">
          <w:pPr>
            <w:pStyle w:val="TOC3"/>
            <w:rPr>
              <w:rFonts w:asciiTheme="minorHAnsi" w:eastAsiaTheme="minorEastAsia" w:hAnsiTheme="minorHAnsi" w:cstheme="minorBidi"/>
              <w:lang w:eastAsia="zh-TW"/>
            </w:rPr>
          </w:pPr>
          <w:hyperlink w:anchor="_Toc468468984" w:history="1">
            <w:r w:rsidR="00485B40" w:rsidRPr="000961AC">
              <w:rPr>
                <w:rStyle w:val="Hyperlink"/>
                <w:rFonts w:ascii="Palatino Linotype" w:eastAsia="SimSun" w:hAnsi="Palatino Linotype"/>
              </w:rPr>
              <w:t>4.3.2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_Toc468468984 \h </w:instrText>
            </w:r>
            <w:r w:rsidR="00485B40">
              <w:rPr>
                <w:webHidden/>
              </w:rPr>
            </w:r>
            <w:r w:rsidR="00485B40">
              <w:rPr>
                <w:webHidden/>
              </w:rPr>
              <w:fldChar w:fldCharType="separate"/>
            </w:r>
            <w:r w:rsidR="00485B40">
              <w:rPr>
                <w:webHidden/>
              </w:rPr>
              <w:t>42</w:t>
            </w:r>
            <w:r w:rsidR="00485B40">
              <w:rPr>
                <w:webHidden/>
              </w:rPr>
              <w:fldChar w:fldCharType="end"/>
            </w:r>
          </w:hyperlink>
        </w:p>
        <w:p w14:paraId="36A55ED7" w14:textId="77777777" w:rsidR="00485B40" w:rsidRDefault="00891BF5">
          <w:pPr>
            <w:pStyle w:val="TOC3"/>
            <w:rPr>
              <w:rFonts w:asciiTheme="minorHAnsi" w:eastAsiaTheme="minorEastAsia" w:hAnsiTheme="minorHAnsi" w:cstheme="minorBidi"/>
              <w:lang w:eastAsia="zh-TW"/>
            </w:rPr>
          </w:pPr>
          <w:hyperlink w:anchor="_Toc468468985" w:history="1">
            <w:r w:rsidR="00485B40" w:rsidRPr="000961AC">
              <w:rPr>
                <w:rStyle w:val="Hyperlink"/>
                <w:rFonts w:ascii="Palatino Linotype" w:eastAsia="SimSun" w:hAnsi="Palatino Linotype"/>
              </w:rPr>
              <w:t>4.3.3</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 data generation and download to Staging</w:t>
            </w:r>
            <w:r w:rsidR="00485B40">
              <w:rPr>
                <w:webHidden/>
              </w:rPr>
              <w:tab/>
            </w:r>
            <w:r w:rsidR="00485B40">
              <w:rPr>
                <w:webHidden/>
              </w:rPr>
              <w:fldChar w:fldCharType="begin"/>
            </w:r>
            <w:r w:rsidR="00485B40">
              <w:rPr>
                <w:webHidden/>
              </w:rPr>
              <w:instrText xml:space="preserve"> PAGEREF _Toc468468985 \h </w:instrText>
            </w:r>
            <w:r w:rsidR="00485B40">
              <w:rPr>
                <w:webHidden/>
              </w:rPr>
            </w:r>
            <w:r w:rsidR="00485B40">
              <w:rPr>
                <w:webHidden/>
              </w:rPr>
              <w:fldChar w:fldCharType="separate"/>
            </w:r>
            <w:r w:rsidR="00485B40">
              <w:rPr>
                <w:webHidden/>
              </w:rPr>
              <w:t>43</w:t>
            </w:r>
            <w:r w:rsidR="00485B40">
              <w:rPr>
                <w:webHidden/>
              </w:rPr>
              <w:fldChar w:fldCharType="end"/>
            </w:r>
          </w:hyperlink>
        </w:p>
        <w:p w14:paraId="01343254" w14:textId="77777777" w:rsidR="00485B40" w:rsidRDefault="00891BF5">
          <w:pPr>
            <w:pStyle w:val="TOC4"/>
            <w:tabs>
              <w:tab w:val="left" w:pos="1540"/>
              <w:tab w:val="right" w:leader="dot" w:pos="10790"/>
            </w:tabs>
            <w:rPr>
              <w:rFonts w:asciiTheme="minorHAnsi" w:hAnsiTheme="minorHAnsi"/>
              <w:noProof/>
            </w:rPr>
          </w:pPr>
          <w:hyperlink w:anchor="_Toc468468986" w:history="1">
            <w:r w:rsidR="00485B40" w:rsidRPr="000961AC">
              <w:rPr>
                <w:rStyle w:val="Hyperlink"/>
                <w:rFonts w:ascii="Palatino Linotype" w:hAnsi="Palatino Linotype"/>
                <w:noProof/>
                <w:lang w:eastAsia="zh-CN"/>
              </w:rPr>
              <w:t>4.3.3.1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_Toc468468986 \h </w:instrText>
            </w:r>
            <w:r w:rsidR="00485B40">
              <w:rPr>
                <w:noProof/>
                <w:webHidden/>
              </w:rPr>
            </w:r>
            <w:r w:rsidR="00485B40">
              <w:rPr>
                <w:noProof/>
                <w:webHidden/>
              </w:rPr>
              <w:fldChar w:fldCharType="separate"/>
            </w:r>
            <w:r w:rsidR="00485B40">
              <w:rPr>
                <w:noProof/>
                <w:webHidden/>
              </w:rPr>
              <w:t>43</w:t>
            </w:r>
            <w:r w:rsidR="00485B40">
              <w:rPr>
                <w:noProof/>
                <w:webHidden/>
              </w:rPr>
              <w:fldChar w:fldCharType="end"/>
            </w:r>
          </w:hyperlink>
        </w:p>
        <w:p w14:paraId="4A7B7A49" w14:textId="77777777" w:rsidR="00485B40" w:rsidRDefault="00891BF5">
          <w:pPr>
            <w:pStyle w:val="TOC4"/>
            <w:tabs>
              <w:tab w:val="left" w:pos="1540"/>
              <w:tab w:val="right" w:leader="dot" w:pos="10790"/>
            </w:tabs>
            <w:rPr>
              <w:rFonts w:asciiTheme="minorHAnsi" w:hAnsiTheme="minorHAnsi"/>
              <w:noProof/>
            </w:rPr>
          </w:pPr>
          <w:hyperlink w:anchor="_Toc468468987" w:history="1">
            <w:r w:rsidR="00485B40" w:rsidRPr="000961AC">
              <w:rPr>
                <w:rStyle w:val="Hyperlink"/>
                <w:rFonts w:ascii="Palatino Linotype" w:hAnsi="Palatino Linotype"/>
                <w:noProof/>
              </w:rPr>
              <w:t>4.3.3.2</w:t>
            </w:r>
            <w:r w:rsidR="00485B40">
              <w:rPr>
                <w:rFonts w:asciiTheme="minorHAnsi" w:hAnsiTheme="minorHAnsi"/>
                <w:noProof/>
              </w:rPr>
              <w:tab/>
            </w:r>
            <w:r w:rsidR="00485B40" w:rsidRPr="000961AC">
              <w:rPr>
                <w:rStyle w:val="Hyperlink"/>
                <w:rFonts w:ascii="Palatino Linotype" w:hAnsi="Palatino Linotype"/>
                <w:noProof/>
              </w:rPr>
              <w:t>Requirement Details</w:t>
            </w:r>
            <w:r w:rsidR="00485B40">
              <w:rPr>
                <w:noProof/>
                <w:webHidden/>
              </w:rPr>
              <w:tab/>
            </w:r>
            <w:r w:rsidR="00485B40">
              <w:rPr>
                <w:noProof/>
                <w:webHidden/>
              </w:rPr>
              <w:fldChar w:fldCharType="begin"/>
            </w:r>
            <w:r w:rsidR="00485B40">
              <w:rPr>
                <w:noProof/>
                <w:webHidden/>
              </w:rPr>
              <w:instrText xml:space="preserve"> PAGEREF _Toc468468987 \h </w:instrText>
            </w:r>
            <w:r w:rsidR="00485B40">
              <w:rPr>
                <w:noProof/>
                <w:webHidden/>
              </w:rPr>
            </w:r>
            <w:r w:rsidR="00485B40">
              <w:rPr>
                <w:noProof/>
                <w:webHidden/>
              </w:rPr>
              <w:fldChar w:fldCharType="separate"/>
            </w:r>
            <w:r w:rsidR="00485B40">
              <w:rPr>
                <w:noProof/>
                <w:webHidden/>
              </w:rPr>
              <w:t>46</w:t>
            </w:r>
            <w:r w:rsidR="00485B40">
              <w:rPr>
                <w:noProof/>
                <w:webHidden/>
              </w:rPr>
              <w:fldChar w:fldCharType="end"/>
            </w:r>
          </w:hyperlink>
        </w:p>
        <w:p w14:paraId="7E0F1E14" w14:textId="77777777" w:rsidR="00485B40" w:rsidRDefault="00891BF5">
          <w:pPr>
            <w:pStyle w:val="TOC3"/>
            <w:rPr>
              <w:rFonts w:asciiTheme="minorHAnsi" w:eastAsiaTheme="minorEastAsia" w:hAnsiTheme="minorHAnsi" w:cstheme="minorBidi"/>
              <w:lang w:eastAsia="zh-TW"/>
            </w:rPr>
          </w:pPr>
          <w:hyperlink w:anchor="_Toc468468988" w:history="1">
            <w:r w:rsidR="00485B40" w:rsidRPr="000961AC">
              <w:rPr>
                <w:rStyle w:val="Hyperlink"/>
                <w:rFonts w:ascii="Palatino Linotype" w:hAnsi="Palatino Linotype"/>
              </w:rPr>
              <w:t>4.3.4</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Pricing/Master data distribution (Staging - POS)</w:t>
            </w:r>
            <w:r w:rsidR="00485B40">
              <w:rPr>
                <w:webHidden/>
              </w:rPr>
              <w:tab/>
            </w:r>
            <w:r w:rsidR="00485B40">
              <w:rPr>
                <w:webHidden/>
              </w:rPr>
              <w:fldChar w:fldCharType="begin"/>
            </w:r>
            <w:r w:rsidR="00485B40">
              <w:rPr>
                <w:webHidden/>
              </w:rPr>
              <w:instrText xml:space="preserve"> PAGEREF _Toc468468988 \h </w:instrText>
            </w:r>
            <w:r w:rsidR="00485B40">
              <w:rPr>
                <w:webHidden/>
              </w:rPr>
            </w:r>
            <w:r w:rsidR="00485B40">
              <w:rPr>
                <w:webHidden/>
              </w:rPr>
              <w:fldChar w:fldCharType="separate"/>
            </w:r>
            <w:r w:rsidR="00485B40">
              <w:rPr>
                <w:webHidden/>
              </w:rPr>
              <w:t>47</w:t>
            </w:r>
            <w:r w:rsidR="00485B40">
              <w:rPr>
                <w:webHidden/>
              </w:rPr>
              <w:fldChar w:fldCharType="end"/>
            </w:r>
          </w:hyperlink>
        </w:p>
        <w:p w14:paraId="2501EF96" w14:textId="77777777" w:rsidR="00485B40" w:rsidRDefault="00891BF5">
          <w:pPr>
            <w:pStyle w:val="TOC4"/>
            <w:tabs>
              <w:tab w:val="left" w:pos="1540"/>
              <w:tab w:val="right" w:leader="dot" w:pos="10790"/>
            </w:tabs>
            <w:rPr>
              <w:rFonts w:asciiTheme="minorHAnsi" w:hAnsiTheme="minorHAnsi"/>
              <w:noProof/>
            </w:rPr>
          </w:pPr>
          <w:hyperlink w:anchor="_Toc468468989" w:history="1">
            <w:r w:rsidR="00485B40" w:rsidRPr="000961AC">
              <w:rPr>
                <w:rStyle w:val="Hyperlink"/>
                <w:rFonts w:ascii="Palatino Linotype" w:hAnsi="Palatino Linotype"/>
                <w:noProof/>
              </w:rPr>
              <w:t>4.3.4.1</w:t>
            </w:r>
            <w:r w:rsidR="00485B40">
              <w:rPr>
                <w:rFonts w:asciiTheme="minorHAnsi" w:hAnsiTheme="minorHAnsi"/>
                <w:noProof/>
              </w:rPr>
              <w:tab/>
            </w:r>
            <w:r w:rsidR="00485B40" w:rsidRPr="000961AC">
              <w:rPr>
                <w:rStyle w:val="Hyperlink"/>
                <w:rFonts w:ascii="Palatino Linotype" w:hAnsi="Palatino Linotype"/>
                <w:noProof/>
              </w:rPr>
              <w:t>Process Flow</w:t>
            </w:r>
            <w:r w:rsidR="00485B40">
              <w:rPr>
                <w:noProof/>
                <w:webHidden/>
              </w:rPr>
              <w:tab/>
            </w:r>
            <w:r w:rsidR="00485B40">
              <w:rPr>
                <w:noProof/>
                <w:webHidden/>
              </w:rPr>
              <w:fldChar w:fldCharType="begin"/>
            </w:r>
            <w:r w:rsidR="00485B40">
              <w:rPr>
                <w:noProof/>
                <w:webHidden/>
              </w:rPr>
              <w:instrText xml:space="preserve"> PAGEREF _Toc468468989 \h </w:instrText>
            </w:r>
            <w:r w:rsidR="00485B40">
              <w:rPr>
                <w:noProof/>
                <w:webHidden/>
              </w:rPr>
            </w:r>
            <w:r w:rsidR="00485B40">
              <w:rPr>
                <w:noProof/>
                <w:webHidden/>
              </w:rPr>
              <w:fldChar w:fldCharType="separate"/>
            </w:r>
            <w:r w:rsidR="00485B40">
              <w:rPr>
                <w:noProof/>
                <w:webHidden/>
              </w:rPr>
              <w:t>47</w:t>
            </w:r>
            <w:r w:rsidR="00485B40">
              <w:rPr>
                <w:noProof/>
                <w:webHidden/>
              </w:rPr>
              <w:fldChar w:fldCharType="end"/>
            </w:r>
          </w:hyperlink>
        </w:p>
        <w:p w14:paraId="56510CF5" w14:textId="77777777" w:rsidR="00485B40" w:rsidRDefault="00891BF5">
          <w:pPr>
            <w:pStyle w:val="TOC3"/>
            <w:rPr>
              <w:rFonts w:asciiTheme="minorHAnsi" w:eastAsiaTheme="minorEastAsia" w:hAnsiTheme="minorHAnsi" w:cstheme="minorBidi"/>
              <w:lang w:eastAsia="zh-TW"/>
            </w:rPr>
          </w:pPr>
          <w:hyperlink w:anchor="_Toc468468990" w:history="1">
            <w:r w:rsidR="00485B40" w:rsidRPr="000961AC">
              <w:rPr>
                <w:rStyle w:val="Hyperlink"/>
                <w:rFonts w:ascii="Palatino Linotype" w:hAnsi="Palatino Linotype"/>
              </w:rPr>
              <w:t>4.3.5</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_Toc468468990 \h </w:instrText>
            </w:r>
            <w:r w:rsidR="00485B40">
              <w:rPr>
                <w:webHidden/>
              </w:rPr>
            </w:r>
            <w:r w:rsidR="00485B40">
              <w:rPr>
                <w:webHidden/>
              </w:rPr>
              <w:fldChar w:fldCharType="separate"/>
            </w:r>
            <w:r w:rsidR="00485B40">
              <w:rPr>
                <w:webHidden/>
              </w:rPr>
              <w:t>50</w:t>
            </w:r>
            <w:r w:rsidR="00485B40">
              <w:rPr>
                <w:webHidden/>
              </w:rPr>
              <w:fldChar w:fldCharType="end"/>
            </w:r>
          </w:hyperlink>
        </w:p>
        <w:p w14:paraId="7E6AE712" w14:textId="77777777" w:rsidR="00485B40" w:rsidRDefault="00891BF5">
          <w:pPr>
            <w:pStyle w:val="TOC2"/>
            <w:tabs>
              <w:tab w:val="left" w:pos="880"/>
              <w:tab w:val="right" w:leader="dot" w:pos="10790"/>
            </w:tabs>
            <w:rPr>
              <w:rFonts w:asciiTheme="minorHAnsi" w:hAnsiTheme="minorHAnsi"/>
              <w:noProof/>
            </w:rPr>
          </w:pPr>
          <w:hyperlink w:anchor="_Toc468468991" w:history="1">
            <w:r w:rsidR="00485B40" w:rsidRPr="000961AC">
              <w:rPr>
                <w:rStyle w:val="Hyperlink"/>
                <w:rFonts w:ascii="Palatino Linotype" w:hAnsi="Palatino Linotype"/>
                <w:noProof/>
                <w:lang w:eastAsia="zh-CN"/>
              </w:rPr>
              <w:t>4.4</w:t>
            </w:r>
            <w:r w:rsidR="00485B40">
              <w:rPr>
                <w:rFonts w:asciiTheme="minorHAnsi" w:hAnsiTheme="minorHAnsi"/>
                <w:noProof/>
              </w:rPr>
              <w:tab/>
            </w:r>
            <w:r w:rsidR="00485B40" w:rsidRPr="000961AC">
              <w:rPr>
                <w:rStyle w:val="Hyperlink"/>
                <w:rFonts w:ascii="Palatino Linotype" w:hAnsi="Palatino Linotype"/>
                <w:noProof/>
                <w:lang w:eastAsia="zh-CN"/>
              </w:rPr>
              <w:t>Non-functional Requirement</w:t>
            </w:r>
            <w:r w:rsidR="00485B40">
              <w:rPr>
                <w:noProof/>
                <w:webHidden/>
              </w:rPr>
              <w:tab/>
            </w:r>
            <w:r w:rsidR="00485B40">
              <w:rPr>
                <w:noProof/>
                <w:webHidden/>
              </w:rPr>
              <w:fldChar w:fldCharType="begin"/>
            </w:r>
            <w:r w:rsidR="00485B40">
              <w:rPr>
                <w:noProof/>
                <w:webHidden/>
              </w:rPr>
              <w:instrText xml:space="preserve"> PAGEREF _Toc468468991 \h </w:instrText>
            </w:r>
            <w:r w:rsidR="00485B40">
              <w:rPr>
                <w:noProof/>
                <w:webHidden/>
              </w:rPr>
            </w:r>
            <w:r w:rsidR="00485B40">
              <w:rPr>
                <w:noProof/>
                <w:webHidden/>
              </w:rPr>
              <w:fldChar w:fldCharType="separate"/>
            </w:r>
            <w:r w:rsidR="00485B40">
              <w:rPr>
                <w:noProof/>
                <w:webHidden/>
              </w:rPr>
              <w:t>52</w:t>
            </w:r>
            <w:r w:rsidR="00485B40">
              <w:rPr>
                <w:noProof/>
                <w:webHidden/>
              </w:rPr>
              <w:fldChar w:fldCharType="end"/>
            </w:r>
          </w:hyperlink>
        </w:p>
        <w:p w14:paraId="662F9619" w14:textId="77777777" w:rsidR="00485B40" w:rsidRDefault="00891BF5">
          <w:pPr>
            <w:pStyle w:val="TOC3"/>
            <w:rPr>
              <w:rFonts w:asciiTheme="minorHAnsi" w:eastAsiaTheme="minorEastAsia" w:hAnsiTheme="minorHAnsi" w:cstheme="minorBidi"/>
              <w:lang w:eastAsia="zh-TW"/>
            </w:rPr>
          </w:pPr>
          <w:hyperlink w:anchor="_Toc468468992" w:history="1">
            <w:r w:rsidR="00485B40" w:rsidRPr="000961AC">
              <w:rPr>
                <w:rStyle w:val="Hyperlink"/>
                <w:rFonts w:ascii="Palatino Linotype" w:hAnsi="Palatino Linotype"/>
              </w:rPr>
              <w:t>4.4.1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_Toc468468992 \h </w:instrText>
            </w:r>
            <w:r w:rsidR="00485B40">
              <w:rPr>
                <w:webHidden/>
              </w:rPr>
            </w:r>
            <w:r w:rsidR="00485B40">
              <w:rPr>
                <w:webHidden/>
              </w:rPr>
              <w:fldChar w:fldCharType="separate"/>
            </w:r>
            <w:r w:rsidR="00485B40">
              <w:rPr>
                <w:webHidden/>
              </w:rPr>
              <w:t>52</w:t>
            </w:r>
            <w:r w:rsidR="00485B40">
              <w:rPr>
                <w:webHidden/>
              </w:rPr>
              <w:fldChar w:fldCharType="end"/>
            </w:r>
          </w:hyperlink>
        </w:p>
        <w:p w14:paraId="4A9E20F6" w14:textId="77777777" w:rsidR="00485B40" w:rsidRDefault="00891BF5">
          <w:pPr>
            <w:pStyle w:val="TOC3"/>
            <w:rPr>
              <w:rFonts w:asciiTheme="minorHAnsi" w:eastAsiaTheme="minorEastAsia" w:hAnsiTheme="minorHAnsi" w:cstheme="minorBidi"/>
              <w:lang w:eastAsia="zh-TW"/>
            </w:rPr>
          </w:pPr>
          <w:hyperlink w:anchor="_Toc468468993" w:history="1">
            <w:r w:rsidR="00485B40" w:rsidRPr="000961AC">
              <w:rPr>
                <w:rStyle w:val="Hyperlink"/>
                <w:rFonts w:ascii="Palatino Linotype" w:hAnsi="Palatino Linotype"/>
              </w:rPr>
              <w:t>4.4.2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System Interface</w:t>
            </w:r>
            <w:r w:rsidR="00485B40">
              <w:rPr>
                <w:webHidden/>
              </w:rPr>
              <w:tab/>
            </w:r>
            <w:r w:rsidR="00485B40">
              <w:rPr>
                <w:webHidden/>
              </w:rPr>
              <w:fldChar w:fldCharType="begin"/>
            </w:r>
            <w:r w:rsidR="00485B40">
              <w:rPr>
                <w:webHidden/>
              </w:rPr>
              <w:instrText xml:space="preserve"> PAGEREF _Toc468468993 \h </w:instrText>
            </w:r>
            <w:r w:rsidR="00485B40">
              <w:rPr>
                <w:webHidden/>
              </w:rPr>
            </w:r>
            <w:r w:rsidR="00485B40">
              <w:rPr>
                <w:webHidden/>
              </w:rPr>
              <w:fldChar w:fldCharType="separate"/>
            </w:r>
            <w:r w:rsidR="00485B40">
              <w:rPr>
                <w:webHidden/>
              </w:rPr>
              <w:t>57</w:t>
            </w:r>
            <w:r w:rsidR="00485B40">
              <w:rPr>
                <w:webHidden/>
              </w:rPr>
              <w:fldChar w:fldCharType="end"/>
            </w:r>
          </w:hyperlink>
        </w:p>
        <w:p w14:paraId="2F635C14" w14:textId="77777777" w:rsidR="00485B40" w:rsidRDefault="00891BF5">
          <w:pPr>
            <w:pStyle w:val="TOC1"/>
            <w:tabs>
              <w:tab w:val="left" w:pos="440"/>
              <w:tab w:val="right" w:leader="dot" w:pos="10790"/>
            </w:tabs>
            <w:rPr>
              <w:rFonts w:asciiTheme="minorHAnsi" w:hAnsiTheme="minorHAnsi"/>
              <w:noProof/>
            </w:rPr>
          </w:pPr>
          <w:hyperlink w:anchor="_Toc468468994" w:history="1">
            <w:r w:rsidR="00485B40" w:rsidRPr="000961AC">
              <w:rPr>
                <w:rStyle w:val="Hyperlink"/>
                <w:rFonts w:ascii="Palatino Linotype" w:eastAsia="Microsoft YaHei" w:hAnsi="Palatino Linotype" w:cs="Microsoft YaHei"/>
                <w:noProof/>
                <w:lang w:eastAsia="zh-CN"/>
              </w:rPr>
              <w:t>5</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Sign Off</w:t>
            </w:r>
            <w:r w:rsidR="00485B40">
              <w:rPr>
                <w:noProof/>
                <w:webHidden/>
              </w:rPr>
              <w:tab/>
            </w:r>
            <w:r w:rsidR="00485B40">
              <w:rPr>
                <w:noProof/>
                <w:webHidden/>
              </w:rPr>
              <w:fldChar w:fldCharType="begin"/>
            </w:r>
            <w:r w:rsidR="00485B40">
              <w:rPr>
                <w:noProof/>
                <w:webHidden/>
              </w:rPr>
              <w:instrText xml:space="preserve"> PAGEREF _Toc468468994 \h </w:instrText>
            </w:r>
            <w:r w:rsidR="00485B40">
              <w:rPr>
                <w:noProof/>
                <w:webHidden/>
              </w:rPr>
            </w:r>
            <w:r w:rsidR="00485B40">
              <w:rPr>
                <w:noProof/>
                <w:webHidden/>
              </w:rPr>
              <w:fldChar w:fldCharType="separate"/>
            </w:r>
            <w:r w:rsidR="00485B40">
              <w:rPr>
                <w:noProof/>
                <w:webHidden/>
              </w:rPr>
              <w:t>59</w:t>
            </w:r>
            <w:r w:rsidR="00485B40">
              <w:rPr>
                <w:noProof/>
                <w:webHidden/>
              </w:rPr>
              <w:fldChar w:fldCharType="end"/>
            </w:r>
          </w:hyperlink>
        </w:p>
        <w:p w14:paraId="11D03586" w14:textId="77777777" w:rsidR="00485B40" w:rsidRDefault="00891BF5">
          <w:pPr>
            <w:pStyle w:val="TOC1"/>
            <w:tabs>
              <w:tab w:val="left" w:pos="440"/>
              <w:tab w:val="right" w:leader="dot" w:pos="10790"/>
            </w:tabs>
            <w:rPr>
              <w:rFonts w:asciiTheme="minorHAnsi" w:hAnsiTheme="minorHAnsi"/>
              <w:noProof/>
            </w:rPr>
          </w:pPr>
          <w:hyperlink w:anchor="_Toc468468995" w:history="1">
            <w:r w:rsidR="00485B40" w:rsidRPr="000961AC">
              <w:rPr>
                <w:rStyle w:val="Hyperlink"/>
                <w:rFonts w:ascii="Palatino Linotype" w:eastAsia="Microsoft YaHei" w:hAnsi="Palatino Linotype" w:cs="Microsoft YaHei"/>
                <w:noProof/>
                <w:lang w:eastAsia="zh-CN"/>
              </w:rPr>
              <w:t>6</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A – Existing Polling Servers Overview</w:t>
            </w:r>
            <w:r w:rsidR="00485B40">
              <w:rPr>
                <w:noProof/>
                <w:webHidden/>
              </w:rPr>
              <w:tab/>
            </w:r>
            <w:r w:rsidR="00485B40">
              <w:rPr>
                <w:noProof/>
                <w:webHidden/>
              </w:rPr>
              <w:fldChar w:fldCharType="begin"/>
            </w:r>
            <w:r w:rsidR="00485B40">
              <w:rPr>
                <w:noProof/>
                <w:webHidden/>
              </w:rPr>
              <w:instrText xml:space="preserve"> PAGEREF _Toc468468995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7BA20960" w14:textId="77777777" w:rsidR="00485B40" w:rsidRDefault="00891BF5">
          <w:pPr>
            <w:pStyle w:val="TOC1"/>
            <w:tabs>
              <w:tab w:val="left" w:pos="440"/>
              <w:tab w:val="right" w:leader="dot" w:pos="10790"/>
            </w:tabs>
            <w:rPr>
              <w:rFonts w:asciiTheme="minorHAnsi" w:hAnsiTheme="minorHAnsi"/>
              <w:noProof/>
            </w:rPr>
          </w:pPr>
          <w:hyperlink w:anchor="_Toc468468998" w:history="1">
            <w:r w:rsidR="00485B40" w:rsidRPr="000961AC">
              <w:rPr>
                <w:rStyle w:val="Hyperlink"/>
                <w:rFonts w:ascii="Palatino Linotype" w:eastAsia="Microsoft YaHei" w:hAnsi="Palatino Linotype" w:cs="Microsoft YaHei"/>
                <w:noProof/>
                <w:lang w:eastAsia="zh-CN"/>
              </w:rPr>
              <w:t>7</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B – Data Process Flowchart</w:t>
            </w:r>
            <w:r w:rsidR="00485B40">
              <w:rPr>
                <w:noProof/>
                <w:webHidden/>
              </w:rPr>
              <w:tab/>
            </w:r>
            <w:r w:rsidR="00485B40">
              <w:rPr>
                <w:noProof/>
                <w:webHidden/>
              </w:rPr>
              <w:fldChar w:fldCharType="begin"/>
            </w:r>
            <w:r w:rsidR="00485B40">
              <w:rPr>
                <w:noProof/>
                <w:webHidden/>
              </w:rPr>
              <w:instrText xml:space="preserve"> PAGEREF _Toc468468998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124EB4D1" w14:textId="77777777"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7E6F0F">
      <w:pPr>
        <w:pStyle w:val="Heading1"/>
        <w:jc w:val="both"/>
        <w:rPr>
          <w:rFonts w:ascii="Palatino Linotype" w:hAnsi="Palatino Linotype"/>
        </w:rPr>
      </w:pPr>
      <w:bookmarkStart w:id="269" w:name="_Toc468468910"/>
      <w:r w:rsidRPr="00211DF8">
        <w:rPr>
          <w:rFonts w:ascii="Palatino Linotype" w:eastAsia="Microsoft YaHei" w:hAnsi="Palatino Linotype" w:cs="Microsoft YaHei"/>
          <w:lang w:eastAsia="zh-CN"/>
        </w:rPr>
        <w:lastRenderedPageBreak/>
        <w:t>Background</w:t>
      </w:r>
      <w:bookmarkEnd w:id="269"/>
    </w:p>
    <w:p w14:paraId="0EC6E7F6" w14:textId="77777777" w:rsidR="009706A7" w:rsidRPr="00211DF8" w:rsidRDefault="002265DC" w:rsidP="007E6F0F">
      <w:pPr>
        <w:pStyle w:val="Heading2"/>
        <w:jc w:val="both"/>
        <w:rPr>
          <w:rFonts w:ascii="Palatino Linotype" w:eastAsia="Microsoft YaHei" w:hAnsi="Palatino Linotype" w:cs="Microsoft YaHei"/>
          <w:lang w:eastAsia="zh-CN"/>
        </w:rPr>
      </w:pPr>
      <w:bookmarkStart w:id="270" w:name="_Toc468468911"/>
      <w:r w:rsidRPr="00211DF8">
        <w:rPr>
          <w:rFonts w:ascii="Palatino Linotype" w:eastAsia="Microsoft YaHei" w:hAnsi="Palatino Linotype" w:cs="Microsoft YaHei"/>
          <w:lang w:eastAsia="zh-CN"/>
        </w:rPr>
        <w:t>Document Purpose</w:t>
      </w:r>
      <w:bookmarkEnd w:id="270"/>
    </w:p>
    <w:p w14:paraId="7FBD84FB"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high level design activities and it will serve as the baseline against which detailed design documents and the implemented solution are assessed. </w:t>
      </w:r>
    </w:p>
    <w:p w14:paraId="24A38F5D"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77777777"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14:paraId="23079F8F" w14:textId="77777777" w:rsidR="00B86B48" w:rsidRPr="00211DF8" w:rsidRDefault="00B86B48" w:rsidP="007E6F0F">
      <w:pPr>
        <w:jc w:val="both"/>
        <w:rPr>
          <w:rFonts w:ascii="Palatino Linotype" w:eastAsia="SimSun" w:hAnsi="Palatino Linotype"/>
          <w:lang w:eastAsia="zh-CN"/>
        </w:rPr>
      </w:pPr>
    </w:p>
    <w:p w14:paraId="7680F50E" w14:textId="77777777" w:rsidR="00D21579" w:rsidRPr="00211DF8" w:rsidRDefault="002265DC" w:rsidP="007E6F0F">
      <w:pPr>
        <w:pStyle w:val="Heading2"/>
        <w:jc w:val="both"/>
        <w:rPr>
          <w:rFonts w:ascii="Palatino Linotype" w:eastAsia="Microsoft YaHei" w:hAnsi="Palatino Linotype" w:cs="Microsoft YaHei"/>
          <w:lang w:eastAsia="zh-CN"/>
        </w:rPr>
      </w:pPr>
      <w:bookmarkStart w:id="271" w:name="_Toc468468912"/>
      <w:r w:rsidRPr="00211DF8">
        <w:rPr>
          <w:rFonts w:ascii="Palatino Linotype" w:eastAsia="Microsoft YaHei" w:hAnsi="Palatino Linotype" w:cs="Microsoft YaHei"/>
          <w:lang w:eastAsia="zh-CN"/>
        </w:rPr>
        <w:t>Document Scope</w:t>
      </w:r>
      <w:bookmarkEnd w:id="271"/>
    </w:p>
    <w:p w14:paraId="4C461E8F" w14:textId="77777777"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14:paraId="390F332F" w14:textId="77777777" w:rsidR="00912794" w:rsidRPr="00211DF8" w:rsidRDefault="00912794" w:rsidP="007E6F0F">
      <w:pPr>
        <w:pStyle w:val="Heading2"/>
        <w:jc w:val="both"/>
        <w:rPr>
          <w:rFonts w:ascii="Palatino Linotype" w:eastAsia="Microsoft YaHei" w:hAnsi="Palatino Linotype" w:cs="Microsoft YaHei"/>
          <w:lang w:eastAsia="zh-CN"/>
        </w:rPr>
      </w:pPr>
      <w:bookmarkStart w:id="272" w:name="_Toc468468913"/>
      <w:r w:rsidRPr="00211DF8">
        <w:rPr>
          <w:rFonts w:ascii="Palatino Linotype" w:eastAsia="Microsoft YaHei" w:hAnsi="Palatino Linotype" w:cs="Microsoft YaHei"/>
          <w:lang w:eastAsia="zh-CN"/>
        </w:rPr>
        <w:t>Document Audience</w:t>
      </w:r>
      <w:bookmarkEnd w:id="272"/>
    </w:p>
    <w:p w14:paraId="172B66BF" w14:textId="77777777"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14:paraId="77116A9A" w14:textId="77777777" w:rsidR="004E1819" w:rsidRPr="00211DF8" w:rsidRDefault="004E1819" w:rsidP="007E6F0F">
      <w:pPr>
        <w:jc w:val="both"/>
        <w:rPr>
          <w:rFonts w:ascii="Palatino Linotype" w:eastAsia="SimSun" w:hAnsi="Palatino Linotype"/>
          <w:lang w:eastAsia="zh-CN"/>
        </w:rPr>
      </w:pP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77777777" w:rsidR="009706A7" w:rsidRPr="00211DF8" w:rsidRDefault="002265DC" w:rsidP="007E6F0F">
      <w:pPr>
        <w:pStyle w:val="Heading2"/>
        <w:jc w:val="both"/>
        <w:rPr>
          <w:rFonts w:ascii="Palatino Linotype" w:eastAsia="Microsoft YaHei" w:hAnsi="Palatino Linotype" w:cs="Microsoft YaHei"/>
        </w:rPr>
      </w:pPr>
      <w:bookmarkStart w:id="273" w:name="_Toc468468914"/>
      <w:r w:rsidRPr="00211DF8">
        <w:rPr>
          <w:rFonts w:ascii="Palatino Linotype" w:eastAsia="Microsoft YaHei" w:hAnsi="Palatino Linotype" w:cs="Microsoft YaHei"/>
          <w:lang w:eastAsia="zh-CN"/>
        </w:rPr>
        <w:lastRenderedPageBreak/>
        <w:t>Terms &amp; Abbreviation</w:t>
      </w:r>
      <w:bookmarkEnd w:id="273"/>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77777777"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r w:rsidR="00501756" w:rsidRPr="00211DF8" w14:paraId="15C28E3E" w14:textId="77777777" w:rsidTr="00A00C1A">
        <w:trPr>
          <w:ins w:id="274" w:author="Steven Chen" w:date="2016-12-13T17:04:00Z"/>
        </w:trPr>
        <w:tc>
          <w:tcPr>
            <w:tcW w:w="1561" w:type="dxa"/>
          </w:tcPr>
          <w:p w14:paraId="4EBFA072" w14:textId="05CAC6ED" w:rsidR="00501756" w:rsidRPr="00211DF8" w:rsidRDefault="00501756" w:rsidP="007E6F0F">
            <w:pPr>
              <w:jc w:val="both"/>
              <w:rPr>
                <w:ins w:id="275" w:author="Steven Chen" w:date="2016-12-13T17:04:00Z"/>
                <w:rFonts w:ascii="Palatino Linotype" w:hAnsi="Palatino Linotype"/>
              </w:rPr>
            </w:pPr>
            <w:ins w:id="276" w:author="Steven Chen" w:date="2016-12-13T17:04:00Z">
              <w:r>
                <w:rPr>
                  <w:rFonts w:ascii="Palatino Linotype" w:hAnsi="Palatino Linotype"/>
                </w:rPr>
                <w:t>Staging</w:t>
              </w:r>
            </w:ins>
            <w:ins w:id="277" w:author="Steven Chen" w:date="2016-12-13T17:05:00Z">
              <w:r>
                <w:rPr>
                  <w:rFonts w:ascii="Palatino Linotype" w:hAnsi="Palatino Linotype"/>
                </w:rPr>
                <w:t xml:space="preserve"> DB</w:t>
              </w:r>
            </w:ins>
          </w:p>
        </w:tc>
        <w:tc>
          <w:tcPr>
            <w:tcW w:w="9121" w:type="dxa"/>
          </w:tcPr>
          <w:p w14:paraId="287B1ADE" w14:textId="6E33F512" w:rsidR="00501756" w:rsidRPr="00211DF8" w:rsidRDefault="00501756" w:rsidP="007E6F0F">
            <w:pPr>
              <w:jc w:val="both"/>
              <w:rPr>
                <w:ins w:id="278" w:author="Steven Chen" w:date="2016-12-13T17:04:00Z"/>
                <w:rFonts w:ascii="Palatino Linotype" w:hAnsi="Palatino Linotype" w:cs="Calibri"/>
              </w:rPr>
            </w:pPr>
            <w:ins w:id="279" w:author="Steven Chen" w:date="2016-12-13T17:05:00Z">
              <w:r>
                <w:rPr>
                  <w:rFonts w:ascii="Palatino Linotype" w:hAnsi="Palatino Linotype" w:cs="Calibri"/>
                </w:rPr>
                <w:t>The service bus database to stage the polling data</w:t>
              </w:r>
            </w:ins>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7E6F0F">
      <w:pPr>
        <w:pStyle w:val="Heading2"/>
        <w:jc w:val="both"/>
        <w:rPr>
          <w:rFonts w:ascii="Palatino Linotype" w:eastAsia="Microsoft YaHei" w:hAnsi="Palatino Linotype"/>
        </w:rPr>
      </w:pPr>
      <w:bookmarkStart w:id="280" w:name="_Toc468468915"/>
      <w:r w:rsidRPr="00211DF8">
        <w:rPr>
          <w:rFonts w:ascii="Palatino Linotype" w:eastAsia="Microsoft YaHei" w:hAnsi="Palatino Linotype"/>
          <w:lang w:eastAsia="zh-CN"/>
        </w:rPr>
        <w:t>Reference Materials</w:t>
      </w:r>
      <w:bookmarkEnd w:id="280"/>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77777777"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7E6F0F">
      <w:pPr>
        <w:pStyle w:val="Heading1"/>
        <w:jc w:val="both"/>
        <w:rPr>
          <w:rFonts w:ascii="Palatino Linotype" w:eastAsia="SimSun" w:hAnsi="Palatino Linotype" w:cs="Microsoft YaHei"/>
          <w:lang w:eastAsia="zh-CN"/>
        </w:rPr>
      </w:pPr>
      <w:bookmarkStart w:id="281" w:name="_Toc468468916"/>
      <w:r w:rsidRPr="00211DF8">
        <w:rPr>
          <w:rFonts w:ascii="Palatino Linotype" w:eastAsia="SimSun" w:hAnsi="Palatino Linotype" w:cs="Microsoft YaHei"/>
          <w:lang w:eastAsia="zh-CN"/>
        </w:rPr>
        <w:lastRenderedPageBreak/>
        <w:t>Executive Summary</w:t>
      </w:r>
      <w:bookmarkEnd w:id="281"/>
    </w:p>
    <w:p w14:paraId="43CB51A0" w14:textId="77777777"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 stored procedure) to the platform using enterprise services bean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platform, two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provided: </w:t>
      </w:r>
    </w:p>
    <w:p w14:paraId="6A07392B" w14:textId="77777777"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14:paraId="322922DA" w14:textId="77777777" w:rsidR="007C7962"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14:paraId="6F2AE52D"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Depends on the configuration, Oracle ESB layer will use the JDBC to connect the database of the POS system in outlets by pre-configured connection information in order to collect sales data or updating pricing or master data. According to the existing polling logic found in IT51 server, when there is any connection error, Oracle ESB Layer will log the error and retry the data synchronization again. If the maximum retries reached, system will stop the synchronization for that particular POS system and generate alert for the synchronization failure. The POS connection information shall be retained as system configuration and can be flexibly maintained by Maxim IT.</w:t>
      </w:r>
    </w:p>
    <w:p w14:paraId="5BA6E356"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 xml:space="preserve">For POS systems using DBF file as the exchange data media, the customized layer will directly read from / write to the DBF using the JDBC. The handling will be the same for both local database and DBF file.  </w:t>
      </w:r>
    </w:p>
    <w:p w14:paraId="2C6C3AFA"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The new ESB POS Polling can invoke several threads, which can be configured, to poll/push the data to the POS systems concurrently for maximizing 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7E6F0F">
      <w:pPr>
        <w:pStyle w:val="Heading1"/>
        <w:pageBreakBefore/>
        <w:spacing w:before="0" w:line="360" w:lineRule="auto"/>
        <w:jc w:val="both"/>
        <w:rPr>
          <w:rFonts w:ascii="Palatino Linotype" w:hAnsi="Palatino Linotype"/>
        </w:rPr>
      </w:pPr>
      <w:bookmarkStart w:id="282" w:name="_Toc394065911"/>
      <w:bookmarkStart w:id="283" w:name="_Toc468468917"/>
      <w:r w:rsidRPr="00211DF8">
        <w:rPr>
          <w:rFonts w:ascii="Palatino Linotype" w:hAnsi="Palatino Linotype"/>
        </w:rPr>
        <w:lastRenderedPageBreak/>
        <w:t>Business Context &amp; Concept</w:t>
      </w:r>
      <w:bookmarkEnd w:id="282"/>
      <w:bookmarkEnd w:id="283"/>
    </w:p>
    <w:p w14:paraId="548CACCA" w14:textId="77777777" w:rsidR="004E1819" w:rsidRPr="00211DF8" w:rsidRDefault="004E1819" w:rsidP="007E6F0F">
      <w:pPr>
        <w:pStyle w:val="Heading2"/>
        <w:jc w:val="both"/>
        <w:rPr>
          <w:rFonts w:ascii="Palatino Linotype" w:eastAsia="Microsoft YaHei" w:hAnsi="Palatino Linotype"/>
          <w:lang w:eastAsia="zh-CN"/>
        </w:rPr>
      </w:pPr>
      <w:bookmarkStart w:id="284" w:name="_Toc394065912"/>
      <w:bookmarkStart w:id="285" w:name="_Toc468468918"/>
      <w:r w:rsidRPr="00211DF8">
        <w:rPr>
          <w:rFonts w:ascii="Palatino Linotype" w:eastAsia="Microsoft YaHei" w:hAnsi="Palatino Linotype"/>
          <w:lang w:eastAsia="zh-CN"/>
        </w:rPr>
        <w:t>Business Rationale, Objectives &amp; Considerations</w:t>
      </w:r>
      <w:bookmarkEnd w:id="284"/>
      <w:bookmarkEnd w:id="285"/>
    </w:p>
    <w:p w14:paraId="33CDA3D7" w14:textId="77777777" w:rsidR="004E1819" w:rsidRPr="00211DF8" w:rsidRDefault="004E1819" w:rsidP="007E6F0F">
      <w:pPr>
        <w:pStyle w:val="Heading3"/>
        <w:spacing w:line="360" w:lineRule="auto"/>
        <w:jc w:val="both"/>
        <w:rPr>
          <w:rFonts w:ascii="Palatino Linotype" w:hAnsi="Palatino Linotype"/>
        </w:rPr>
      </w:pPr>
      <w:bookmarkStart w:id="286" w:name="_Toc394065913"/>
      <w:bookmarkStart w:id="287" w:name="_Toc468468919"/>
      <w:bookmarkStart w:id="288" w:name="_Toc248913667"/>
      <w:bookmarkStart w:id="289" w:name="_Toc263176137"/>
      <w:bookmarkStart w:id="290" w:name="_Toc248913671"/>
      <w:r w:rsidRPr="00211DF8">
        <w:rPr>
          <w:rFonts w:ascii="Palatino Linotype" w:hAnsi="Palatino Linotype"/>
        </w:rPr>
        <w:t>Objectives</w:t>
      </w:r>
      <w:bookmarkEnd w:id="286"/>
      <w:bookmarkEnd w:id="287"/>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14:paraId="7A84B6AA" w14:textId="77777777" w:rsidTr="004E1819">
        <w:trPr>
          <w:cantSplit/>
          <w:tblHeader/>
        </w:trPr>
        <w:tc>
          <w:tcPr>
            <w:tcW w:w="450"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4E1819">
        <w:trPr>
          <w:cantSplit/>
        </w:trPr>
        <w:tc>
          <w:tcPr>
            <w:tcW w:w="450"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14:paraId="23F4D2A7" w14:textId="77777777" w:rsidR="004E1819" w:rsidRPr="00211DF8" w:rsidRDefault="00345D44"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sidR="00591E8F">
              <w:rPr>
                <w:rFonts w:ascii="Palatino Linotype" w:hAnsi="Palatino Linotype"/>
                <w:szCs w:val="20"/>
              </w:rPr>
              <w:t xml:space="preserve">real time </w:t>
            </w:r>
            <w:r w:rsidRPr="00211DF8">
              <w:rPr>
                <w:rFonts w:ascii="Palatino Linotype" w:hAnsi="Palatino Linotype"/>
                <w:szCs w:val="20"/>
              </w:rPr>
              <w:t>sales data</w:t>
            </w:r>
            <w:r w:rsidR="00591E8F">
              <w:rPr>
                <w:rFonts w:ascii="Palatino Linotype" w:hAnsi="Palatino Linotype"/>
                <w:szCs w:val="20"/>
              </w:rPr>
              <w:t xml:space="preserve"> through Service Bus</w:t>
            </w:r>
          </w:p>
        </w:tc>
        <w:tc>
          <w:tcPr>
            <w:tcW w:w="5185" w:type="dxa"/>
          </w:tcPr>
          <w:p w14:paraId="02420E1D" w14:textId="77777777" w:rsidR="004E1819" w:rsidRPr="00A00C1A" w:rsidRDefault="00591E8F" w:rsidP="00A00C1A">
            <w:pPr>
              <w:spacing w:after="0"/>
              <w:rPr>
                <w:rFonts w:ascii="Palatino Linotype" w:eastAsia="SimSun" w:hAnsi="Palatino Linotype"/>
                <w:szCs w:val="20"/>
                <w:lang w:val="en-GB" w:eastAsia="zh-CN"/>
              </w:rPr>
            </w:pPr>
            <w:r w:rsidRPr="00A00C1A">
              <w:rPr>
                <w:rFonts w:ascii="Palatino Linotype" w:hAnsi="Palatino Linotype"/>
                <w:szCs w:val="20"/>
              </w:rPr>
              <w:t>Using Service Bus and an enterprise application layer to take over the responsibility</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functionality of real time polling from Maxim’s POS clients which are currently done by SQL Server linked server and SQL agent jobs</w:t>
            </w:r>
          </w:p>
        </w:tc>
      </w:tr>
      <w:tr w:rsidR="00591E8F" w:rsidRPr="00211DF8" w14:paraId="013CB641" w14:textId="77777777" w:rsidTr="004E1819">
        <w:trPr>
          <w:cantSplit/>
        </w:trPr>
        <w:tc>
          <w:tcPr>
            <w:tcW w:w="450"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575" w:type="dxa"/>
            <w:shd w:val="clear" w:color="auto" w:fill="auto"/>
          </w:tcPr>
          <w:p w14:paraId="51D8FA4B" w14:textId="77777777" w:rsidR="00591E8F" w:rsidRPr="00211DF8" w:rsidRDefault="00591E8F"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Pr>
                <w:rFonts w:ascii="Palatino Linotype" w:hAnsi="Palatino Linotype"/>
                <w:szCs w:val="20"/>
              </w:rPr>
              <w:t xml:space="preserve">EOD </w:t>
            </w:r>
            <w:r w:rsidRPr="00211DF8">
              <w:rPr>
                <w:rFonts w:ascii="Palatino Linotype" w:hAnsi="Palatino Linotype"/>
                <w:szCs w:val="20"/>
              </w:rPr>
              <w:t>sales data</w:t>
            </w:r>
            <w:r>
              <w:rPr>
                <w:rFonts w:ascii="Palatino Linotype" w:hAnsi="Palatino Linotype"/>
                <w:szCs w:val="20"/>
              </w:rPr>
              <w:t xml:space="preserve"> through Service Bus</w:t>
            </w:r>
          </w:p>
        </w:tc>
        <w:tc>
          <w:tcPr>
            <w:tcW w:w="5185" w:type="dxa"/>
          </w:tcPr>
          <w:p w14:paraId="0C06F048"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r w:rsidR="00591E8F" w:rsidRPr="00211DF8" w14:paraId="3DF43994" w14:textId="77777777" w:rsidTr="004E1819">
        <w:trPr>
          <w:cantSplit/>
        </w:trPr>
        <w:tc>
          <w:tcPr>
            <w:tcW w:w="450"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575" w:type="dxa"/>
            <w:shd w:val="clear" w:color="auto" w:fill="auto"/>
          </w:tcPr>
          <w:p w14:paraId="5A290C7F" w14:textId="77777777" w:rsidR="00591E8F" w:rsidRPr="00211DF8" w:rsidRDefault="00591E8F" w:rsidP="00A00C1A">
            <w:pPr>
              <w:spacing w:after="0"/>
              <w:rPr>
                <w:rFonts w:ascii="Palatino Linotype" w:hAnsi="Palatino Linotype"/>
                <w:szCs w:val="20"/>
              </w:rPr>
            </w:pPr>
            <w:r>
              <w:rPr>
                <w:rFonts w:ascii="Palatino Linotype" w:hAnsi="Palatino Linotype"/>
                <w:szCs w:val="20"/>
              </w:rPr>
              <w:t>Enable the pricing/master data distribution to POS clients through Service Bus</w:t>
            </w:r>
          </w:p>
        </w:tc>
        <w:tc>
          <w:tcPr>
            <w:tcW w:w="5185" w:type="dxa"/>
          </w:tcPr>
          <w:p w14:paraId="73D14295"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291" w:name="_Toc262053993"/>
      <w:bookmarkStart w:id="292" w:name="_Toc262119039"/>
      <w:bookmarkStart w:id="293" w:name="_Toc394065914"/>
      <w:bookmarkStart w:id="294" w:name="_Toc468468920"/>
      <w:r w:rsidRPr="00211DF8">
        <w:rPr>
          <w:rFonts w:ascii="Palatino Linotype" w:hAnsi="Palatino Linotype"/>
        </w:rPr>
        <w:t>Expected Business Benefits</w:t>
      </w:r>
      <w:bookmarkEnd w:id="291"/>
      <w:bookmarkEnd w:id="292"/>
      <w:bookmarkEnd w:id="293"/>
      <w:bookmarkEnd w:id="294"/>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 xml:space="preserve"> Flexibility in exception handling and job control</w:t>
            </w:r>
          </w:p>
        </w:tc>
        <w:tc>
          <w:tcPr>
            <w:tcW w:w="799" w:type="pct"/>
          </w:tcPr>
          <w:p w14:paraId="768C95D3"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exception handling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927" w:type="pct"/>
          </w:tcPr>
          <w:p w14:paraId="6C6F4CE2"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77777777" w:rsidR="002D633D" w:rsidRPr="00A00C1A" w:rsidRDefault="002D633D" w:rsidP="00A00C1A">
            <w:pPr>
              <w:spacing w:after="0"/>
              <w:rPr>
                <w:rFonts w:ascii="Palatino Linotype" w:hAnsi="Palatino Linotype"/>
                <w:szCs w:val="20"/>
                <w:lang w:eastAsia="zh-CN"/>
              </w:rPr>
            </w:pPr>
            <w:r w:rsidRPr="00A00C1A">
              <w:rPr>
                <w:rFonts w:ascii="Palatino Linotype" w:hAnsi="Palatino Linotype"/>
                <w:szCs w:val="20"/>
              </w:rPr>
              <w:t>Ease of job control and manipulation</w:t>
            </w:r>
          </w:p>
        </w:tc>
        <w:tc>
          <w:tcPr>
            <w:tcW w:w="799" w:type="pct"/>
          </w:tcPr>
          <w:p w14:paraId="6EF71DAB" w14:textId="77777777" w:rsidR="002D633D"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SQL agent job control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295" w:name="_Toc394065915"/>
      <w:bookmarkStart w:id="296" w:name="_Toc468468921"/>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r w:rsidRPr="00211DF8">
        <w:rPr>
          <w:rFonts w:ascii="Palatino Linotype" w:hAnsi="Palatino Linotype"/>
        </w:rPr>
        <w:lastRenderedPageBreak/>
        <w:t>Considerations</w:t>
      </w:r>
      <w:bookmarkEnd w:id="295"/>
      <w:bookmarkEnd w:id="296"/>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297" w:name="_Toc468468922"/>
      <w:r w:rsidRPr="00211DF8">
        <w:rPr>
          <w:rFonts w:ascii="Palatino Linotype" w:hAnsi="Palatino Linotype"/>
        </w:rPr>
        <w:t>Assumptions</w:t>
      </w:r>
      <w:bookmarkEnd w:id="288"/>
      <w:bookmarkEnd w:id="289"/>
      <w:bookmarkEnd w:id="297"/>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6"/>
        <w:gridCol w:w="6359"/>
        <w:gridCol w:w="1431"/>
      </w:tblGrid>
      <w:tr w:rsidR="0064399A" w:rsidRPr="00211DF8" w14:paraId="600EA478" w14:textId="77777777" w:rsidTr="0064399A">
        <w:trPr>
          <w:cantSplit/>
          <w:tblHeader/>
        </w:trPr>
        <w:tc>
          <w:tcPr>
            <w:tcW w:w="398"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9"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390"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5"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64399A">
        <w:trPr>
          <w:cantSplit/>
        </w:trPr>
        <w:tc>
          <w:tcPr>
            <w:tcW w:w="398"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14:paraId="1F95B81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14:paraId="4DC42D43"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The service bus application layer will maintain JDBC connection to collect data from POS clients DB</w:t>
            </w:r>
          </w:p>
        </w:tc>
        <w:tc>
          <w:tcPr>
            <w:tcW w:w="1435"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64399A">
        <w:trPr>
          <w:cantSplit/>
        </w:trPr>
        <w:tc>
          <w:tcPr>
            <w:tcW w:w="398" w:type="dxa"/>
          </w:tcPr>
          <w:p w14:paraId="5390E943"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14:paraId="795184E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Sale &amp; sale EDO data pushing to EDW</w:t>
            </w:r>
          </w:p>
        </w:tc>
        <w:tc>
          <w:tcPr>
            <w:tcW w:w="6390" w:type="dxa"/>
          </w:tcPr>
          <w:p w14:paraId="4764A2C1"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64399A" w:rsidRPr="00211DF8" w14:paraId="340143D1" w14:textId="77777777" w:rsidTr="0064399A">
        <w:trPr>
          <w:cantSplit/>
        </w:trPr>
        <w:tc>
          <w:tcPr>
            <w:tcW w:w="398" w:type="dxa"/>
          </w:tcPr>
          <w:p w14:paraId="7B4D451B"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14:paraId="5E612720"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Covert log for EOD process</w:t>
            </w:r>
          </w:p>
        </w:tc>
        <w:tc>
          <w:tcPr>
            <w:tcW w:w="6390" w:type="dxa"/>
          </w:tcPr>
          <w:p w14:paraId="5026DC74"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The convert log record is the only reference from POS which allow service bus to acknowledge the EOD processing</w:t>
            </w:r>
          </w:p>
        </w:tc>
        <w:tc>
          <w:tcPr>
            <w:tcW w:w="1435" w:type="dxa"/>
          </w:tcPr>
          <w:p w14:paraId="7DE42235"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64399A">
        <w:trPr>
          <w:cantSplit/>
        </w:trPr>
        <w:tc>
          <w:tcPr>
            <w:tcW w:w="398" w:type="dxa"/>
          </w:tcPr>
          <w:p w14:paraId="2F936671"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9"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390" w:type="dxa"/>
          </w:tcPr>
          <w:p w14:paraId="28749218"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Assume the history tables are ready for download in POS client once the convert log is written</w:t>
            </w:r>
          </w:p>
        </w:tc>
        <w:tc>
          <w:tcPr>
            <w:tcW w:w="1435"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64399A">
        <w:trPr>
          <w:cantSplit/>
        </w:trPr>
        <w:tc>
          <w:tcPr>
            <w:tcW w:w="398"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009" w:type="dxa"/>
            <w:shd w:val="clear" w:color="auto" w:fill="auto"/>
          </w:tcPr>
          <w:p w14:paraId="0EAA5301"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Exception handling &amp; report</w:t>
            </w:r>
          </w:p>
        </w:tc>
        <w:tc>
          <w:tcPr>
            <w:tcW w:w="6390" w:type="dxa"/>
          </w:tcPr>
          <w:p w14:paraId="373F0EA0" w14:textId="77777777" w:rsidR="005D7940" w:rsidRPr="00211DF8" w:rsidRDefault="005D7940" w:rsidP="00A00C1A">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non-ESB enabled POs system, error message should refer to the existing POS Polling process. The application layer handles most of the exception handling according to user requirements. Refer to latter sessions details</w:t>
            </w:r>
          </w:p>
        </w:tc>
        <w:tc>
          <w:tcPr>
            <w:tcW w:w="1435"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64399A">
        <w:trPr>
          <w:cantSplit/>
        </w:trPr>
        <w:tc>
          <w:tcPr>
            <w:tcW w:w="398"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9" w:type="dxa"/>
            <w:shd w:val="clear" w:color="auto" w:fill="auto"/>
          </w:tcPr>
          <w:p w14:paraId="06154B20" w14:textId="77777777" w:rsidR="005D7940" w:rsidRPr="00211DF8" w:rsidRDefault="005D7940" w:rsidP="00A00C1A">
            <w:pPr>
              <w:spacing w:after="0"/>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90" w:type="dxa"/>
          </w:tcPr>
          <w:p w14:paraId="79EFB6D4"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p>
        </w:tc>
        <w:tc>
          <w:tcPr>
            <w:tcW w:w="1435"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64399A">
        <w:trPr>
          <w:cantSplit/>
        </w:trPr>
        <w:tc>
          <w:tcPr>
            <w:tcW w:w="398"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9"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90" w:type="dxa"/>
          </w:tcPr>
          <w:p w14:paraId="22696B3F"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voided sales order would become another reverse order records from POS client to service bus</w:t>
            </w:r>
          </w:p>
        </w:tc>
        <w:tc>
          <w:tcPr>
            <w:tcW w:w="1435"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64399A">
        <w:trPr>
          <w:cantSplit/>
        </w:trPr>
        <w:tc>
          <w:tcPr>
            <w:tcW w:w="398"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9" w:type="dxa"/>
            <w:shd w:val="clear" w:color="auto" w:fill="auto"/>
          </w:tcPr>
          <w:p w14:paraId="49878A5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Direct data-to-date EOD process</w:t>
            </w:r>
          </w:p>
        </w:tc>
        <w:tc>
          <w:tcPr>
            <w:tcW w:w="6390"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5"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64399A">
        <w:trPr>
          <w:cantSplit/>
        </w:trPr>
        <w:tc>
          <w:tcPr>
            <w:tcW w:w="398"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009" w:type="dxa"/>
            <w:shd w:val="clear" w:color="auto" w:fill="auto"/>
          </w:tcPr>
          <w:p w14:paraId="051EA00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90" w:type="dxa"/>
          </w:tcPr>
          <w:p w14:paraId="02ECDE32" w14:textId="5EC0BC51"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w:t>
            </w:r>
            <w:ins w:id="298" w:author="Steven Chen" w:date="2016-12-14T12:04:00Z">
              <w:r w:rsidR="0061417B">
                <w:rPr>
                  <w:rFonts w:ascii="Palatino Linotype" w:hAnsi="Palatino Linotype"/>
                  <w:szCs w:val="20"/>
                  <w:lang w:val="en-GB"/>
                </w:rPr>
                <w:t>/commitment</w:t>
              </w:r>
            </w:ins>
            <w:r w:rsidRPr="00211DF8">
              <w:rPr>
                <w:rFonts w:ascii="Palatino Linotype" w:hAnsi="Palatino Linotype"/>
                <w:szCs w:val="20"/>
                <w:lang w:val="en-GB"/>
              </w:rPr>
              <w:t>. The grouping information could be found in “Poll_schema_info”</w:t>
            </w:r>
          </w:p>
        </w:tc>
        <w:tc>
          <w:tcPr>
            <w:tcW w:w="1435"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64399A">
        <w:trPr>
          <w:cantSplit/>
        </w:trPr>
        <w:tc>
          <w:tcPr>
            <w:tcW w:w="398"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9"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90" w:type="dxa"/>
          </w:tcPr>
          <w:p w14:paraId="6465B101" w14:textId="77777777"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Assume the pricing/master data has the primary key, the processing will update/merge the data by the reference key to avoid override.</w:t>
            </w:r>
          </w:p>
        </w:tc>
        <w:tc>
          <w:tcPr>
            <w:tcW w:w="1435"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515B4D84" w14:textId="77777777" w:rsidR="004E1819" w:rsidRPr="00211DF8" w:rsidRDefault="004E1819" w:rsidP="007E6F0F">
      <w:pPr>
        <w:pStyle w:val="Heading4"/>
        <w:spacing w:before="0" w:line="360" w:lineRule="auto"/>
        <w:jc w:val="both"/>
        <w:rPr>
          <w:rFonts w:ascii="Palatino Linotype" w:hAnsi="Palatino Linotype"/>
        </w:rPr>
      </w:pPr>
      <w:bookmarkStart w:id="299" w:name="_Toc468468924"/>
      <w:r w:rsidRPr="00211DF8">
        <w:rPr>
          <w:rFonts w:ascii="Palatino Linotype" w:hAnsi="Palatino Linotype"/>
        </w:rPr>
        <w:lastRenderedPageBreak/>
        <w:t>Constraints</w:t>
      </w:r>
      <w:bookmarkEnd w:id="299"/>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77777777" w:rsidR="00E819A7" w:rsidRPr="00211DF8" w:rsidRDefault="00E819A7" w:rsidP="00A00C1A">
            <w:pPr>
              <w:spacing w:after="0"/>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14:paraId="2B3B3FC7" w14:textId="77777777" w:rsidR="00947B39"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14:paraId="1B0A6E17" w14:textId="77777777" w:rsidR="00E819A7"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 xml:space="preserve">When no discount - </w:t>
            </w:r>
            <w:r w:rsidR="00E819A7" w:rsidRPr="00211DF8">
              <w:rPr>
                <w:rFonts w:ascii="Palatino Linotype" w:hAnsi="Palatino Linotype"/>
                <w:szCs w:val="20"/>
                <w:lang w:val="en-GB"/>
              </w:rPr>
              <w:t xml:space="preserve"> total amount of the order item equals to the order payment amount</w:t>
            </w:r>
          </w:p>
          <w:p w14:paraId="7A2E360E" w14:textId="77777777" w:rsidR="00947B39"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When having discount – Total amount minus discount amount should equal to payment amount</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77777777" w:rsidR="00E819A7" w:rsidRPr="00211DF8" w:rsidRDefault="00947B3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14:paraId="52175E31" w14:textId="77777777" w:rsidR="00E819A7" w:rsidRPr="00211DF8" w:rsidRDefault="00947B39" w:rsidP="00A00C1A">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14:paraId="4D5D77E3"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14:paraId="15CD14AA" w14:textId="5487CAC4" w:rsidR="00BF019D" w:rsidRDefault="00BF019D" w:rsidP="00A00C1A">
            <w:pPr>
              <w:spacing w:after="0"/>
              <w:rPr>
                <w:ins w:id="300" w:author="Steven Chen" w:date="2016-12-13T17:32:00Z"/>
                <w:rFonts w:ascii="Palatino Linotype" w:hAnsi="Palatino Linotype"/>
                <w:szCs w:val="20"/>
              </w:rPr>
            </w:pPr>
            <w:r w:rsidRPr="00211DF8">
              <w:rPr>
                <w:rFonts w:ascii="Palatino Linotype" w:hAnsi="Palatino Linotype"/>
                <w:szCs w:val="20"/>
              </w:rPr>
              <w:t xml:space="preserve">The real time sales </w:t>
            </w:r>
            <w:proofErr w:type="gramStart"/>
            <w:r w:rsidRPr="00211DF8">
              <w:rPr>
                <w:rFonts w:ascii="Palatino Linotype" w:hAnsi="Palatino Linotype"/>
                <w:szCs w:val="20"/>
              </w:rPr>
              <w:t>data polling</w:t>
            </w:r>
            <w:proofErr w:type="gramEnd"/>
            <w:r w:rsidRPr="00211DF8">
              <w:rPr>
                <w:rFonts w:ascii="Palatino Linotype" w:hAnsi="Palatino Linotype"/>
                <w:szCs w:val="20"/>
              </w:rPr>
              <w:t xml:space="preserve"> process is required to run </w:t>
            </w:r>
            <w:del w:id="301" w:author="Steven Chen" w:date="2016-12-13T17:31:00Z">
              <w:r w:rsidRPr="00211DF8" w:rsidDel="009A06C8">
                <w:rPr>
                  <w:rFonts w:ascii="Palatino Linotype" w:hAnsi="Palatino Linotype"/>
                  <w:szCs w:val="20"/>
                </w:rPr>
                <w:delText>24x7</w:delText>
              </w:r>
            </w:del>
            <w:ins w:id="302" w:author="Steven Chen" w:date="2016-12-13T17:31:00Z">
              <w:r w:rsidR="009A06C8">
                <w:rPr>
                  <w:rFonts w:ascii="Palatino Linotype" w:hAnsi="Palatino Linotype"/>
                  <w:szCs w:val="20"/>
                </w:rPr>
                <w:t xml:space="preserve">within configurable time </w:t>
              </w:r>
            </w:ins>
            <w:ins w:id="303" w:author="Steven Chen" w:date="2016-12-13T17:33:00Z">
              <w:r w:rsidR="009A06C8">
                <w:rPr>
                  <w:rFonts w:ascii="Palatino Linotype" w:hAnsi="Palatino Linotype"/>
                  <w:szCs w:val="20"/>
                </w:rPr>
                <w:t>period</w:t>
              </w:r>
            </w:ins>
            <w:ins w:id="304" w:author="Steven Chen" w:date="2016-12-13T17:31:00Z">
              <w:r w:rsidR="009A06C8">
                <w:rPr>
                  <w:rFonts w:ascii="Palatino Linotype" w:hAnsi="Palatino Linotype"/>
                  <w:szCs w:val="20"/>
                </w:rPr>
                <w:t xml:space="preserve"> (Start/End time)</w:t>
              </w:r>
            </w:ins>
            <w:r w:rsidRPr="00211DF8">
              <w:rPr>
                <w:rFonts w:ascii="Palatino Linotype" w:hAnsi="Palatino Linotype"/>
                <w:szCs w:val="20"/>
              </w:rPr>
              <w:t>.</w:t>
            </w:r>
            <w:ins w:id="305" w:author="Steven Chen" w:date="2016-12-13T17:31:00Z">
              <w:r w:rsidR="009A06C8">
                <w:rPr>
                  <w:rFonts w:ascii="Palatino Linotype" w:hAnsi="Palatino Linotype"/>
                  <w:szCs w:val="20"/>
                </w:rPr>
                <w:t xml:space="preserve"> When </w:t>
              </w:r>
            </w:ins>
            <w:ins w:id="306" w:author="Steven Chen" w:date="2016-12-13T17:32:00Z">
              <w:r w:rsidR="009A06C8">
                <w:rPr>
                  <w:rFonts w:ascii="Palatino Linotype" w:hAnsi="Palatino Linotype"/>
                  <w:szCs w:val="20"/>
                </w:rPr>
                <w:t xml:space="preserve">the system time is out of the </w:t>
              </w:r>
            </w:ins>
            <w:ins w:id="307" w:author="Steven Chen" w:date="2016-12-13T17:33:00Z">
              <w:r w:rsidR="009A06C8">
                <w:rPr>
                  <w:rFonts w:ascii="Palatino Linotype" w:hAnsi="Palatino Linotype"/>
                  <w:szCs w:val="20"/>
                </w:rPr>
                <w:t>period</w:t>
              </w:r>
            </w:ins>
            <w:ins w:id="308" w:author="Steven Chen" w:date="2016-12-13T17:32:00Z">
              <w:r w:rsidR="009A06C8">
                <w:rPr>
                  <w:rFonts w:ascii="Palatino Linotype" w:hAnsi="Palatino Linotype"/>
                  <w:szCs w:val="20"/>
                </w:rPr>
                <w:t>, it should skip the job submission.</w:t>
              </w:r>
            </w:ins>
          </w:p>
          <w:p w14:paraId="68DC54B5" w14:textId="1A225E8E" w:rsidR="009A06C8" w:rsidRPr="00211DF8" w:rsidRDefault="006A1E7D" w:rsidP="00A00C1A">
            <w:pPr>
              <w:spacing w:after="0"/>
              <w:rPr>
                <w:rFonts w:ascii="Palatino Linotype" w:hAnsi="Palatino Linotype"/>
                <w:szCs w:val="20"/>
              </w:rPr>
            </w:pPr>
            <w:ins w:id="309" w:author="Steven Chen" w:date="2016-12-13T17:33:00Z">
              <w:r>
                <w:rPr>
                  <w:rFonts w:ascii="Palatino Linotype" w:hAnsi="Palatino Linotype"/>
                  <w:szCs w:val="20"/>
                </w:rPr>
                <w:t xml:space="preserve">According to Maxim IT, the </w:t>
              </w:r>
            </w:ins>
            <w:ins w:id="310" w:author="Steven Chen" w:date="2016-12-13T17:40:00Z">
              <w:r>
                <w:rPr>
                  <w:rFonts w:ascii="Palatino Linotype" w:hAnsi="Palatino Linotype"/>
                  <w:szCs w:val="20"/>
                </w:rPr>
                <w:t xml:space="preserve">job trigger should strictly refer to the </w:t>
              </w:r>
            </w:ins>
            <w:ins w:id="311" w:author="Steven Chen" w:date="2016-12-13T17:41:00Z">
              <w:r>
                <w:rPr>
                  <w:rFonts w:ascii="Palatino Linotype" w:hAnsi="Palatino Linotype"/>
                  <w:szCs w:val="20"/>
                </w:rPr>
                <w:t>start time but actual end time should refer to EOD process, the configured end time is for reference.</w:t>
              </w:r>
            </w:ins>
          </w:p>
          <w:p w14:paraId="779E6A7D"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 xml:space="preserve">DB connection will be initiated in a timed interval even though </w:t>
            </w:r>
            <w:proofErr w:type="gramStart"/>
            <w:r w:rsidRPr="00211DF8">
              <w:rPr>
                <w:rFonts w:ascii="Palatino Linotype" w:hAnsi="Palatino Linotype"/>
                <w:szCs w:val="20"/>
              </w:rPr>
              <w:t>there’s</w:t>
            </w:r>
            <w:proofErr w:type="gramEnd"/>
            <w:r w:rsidRPr="00211DF8">
              <w:rPr>
                <w:rFonts w:ascii="Palatino Linotype" w:hAnsi="Palatino Linotype"/>
                <w:szCs w:val="20"/>
              </w:rPr>
              <w:t xml:space="preserve">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14:paraId="3507540C"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77777777" w:rsidR="00E819A7"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14:paraId="605B12D7" w14:textId="77777777" w:rsidR="00E819A7" w:rsidRPr="00211DF8" w:rsidRDefault="00D71F77" w:rsidP="00A00C1A">
            <w:pPr>
              <w:spacing w:after="0"/>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12" w:name="_Toc468468926"/>
      <w:r w:rsidRPr="00211DF8">
        <w:rPr>
          <w:rFonts w:ascii="Palatino Linotype" w:hAnsi="Palatino Linotype"/>
        </w:rPr>
        <w:t>Dependencies</w:t>
      </w:r>
      <w:bookmarkEnd w:id="312"/>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13" w:name="_Toc468468927"/>
      <w:r w:rsidRPr="00211DF8">
        <w:rPr>
          <w:rFonts w:ascii="Palatino Linotype" w:hAnsi="Palatino Linotype"/>
        </w:rPr>
        <w:t>Issues</w:t>
      </w:r>
      <w:bookmarkEnd w:id="313"/>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77777777" w:rsidR="004E1819" w:rsidRPr="00211DF8" w:rsidRDefault="004E1819" w:rsidP="007E6F0F">
      <w:pPr>
        <w:pStyle w:val="Heading4"/>
        <w:spacing w:before="0" w:line="360" w:lineRule="auto"/>
        <w:jc w:val="both"/>
        <w:rPr>
          <w:rFonts w:ascii="Palatino Linotype" w:hAnsi="Palatino Linotype"/>
        </w:rPr>
      </w:pPr>
      <w:bookmarkStart w:id="314" w:name="_Toc468468929"/>
      <w:r w:rsidRPr="00211DF8">
        <w:rPr>
          <w:rFonts w:ascii="Palatino Linotype" w:hAnsi="Palatino Linotype"/>
        </w:rPr>
        <w:t>Risks</w:t>
      </w:r>
      <w:bookmarkEnd w:id="290"/>
      <w:bookmarkEnd w:id="314"/>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Caption"/>
        <w:jc w:val="center"/>
        <w:rPr>
          <w:rFonts w:ascii="Palatino Linotype" w:hAnsi="Palatino Linotype"/>
        </w:rPr>
      </w:pPr>
    </w:p>
    <w:p w14:paraId="23CFD345" w14:textId="77777777" w:rsidR="004E1819" w:rsidRPr="00211DF8" w:rsidRDefault="004E1819" w:rsidP="007E6F0F">
      <w:pPr>
        <w:pStyle w:val="Heading2"/>
        <w:jc w:val="both"/>
        <w:rPr>
          <w:rFonts w:ascii="Palatino Linotype" w:eastAsia="Microsoft YaHei" w:hAnsi="Palatino Linotype"/>
          <w:lang w:eastAsia="zh-CN"/>
        </w:rPr>
      </w:pPr>
      <w:bookmarkStart w:id="315" w:name="_Toc394065916"/>
      <w:bookmarkStart w:id="316" w:name="_Toc468468930"/>
      <w:r w:rsidRPr="00211DF8">
        <w:rPr>
          <w:rFonts w:ascii="Palatino Linotype" w:eastAsia="Microsoft YaHei" w:hAnsi="Palatino Linotype"/>
          <w:lang w:eastAsia="zh-CN"/>
        </w:rPr>
        <w:t>Value Propositions</w:t>
      </w:r>
      <w:bookmarkEnd w:id="315"/>
      <w:bookmarkEnd w:id="316"/>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14:paraId="597F8131"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14:paraId="1770B75F"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3C473AE8" w14:textId="77777777" w:rsidR="00460F4D" w:rsidRPr="00211DF8" w:rsidRDefault="00460F4D" w:rsidP="007E6F0F">
      <w:pPr>
        <w:pStyle w:val="Heading1"/>
        <w:pageBreakBefore/>
        <w:spacing w:before="0" w:line="360" w:lineRule="auto"/>
        <w:jc w:val="both"/>
        <w:rPr>
          <w:rFonts w:ascii="Palatino Linotype" w:hAnsi="Palatino Linotype"/>
        </w:rPr>
      </w:pPr>
      <w:bookmarkStart w:id="317" w:name="_Toc394065919"/>
      <w:bookmarkStart w:id="318" w:name="_Toc468468965"/>
      <w:r w:rsidRPr="00211DF8">
        <w:rPr>
          <w:rFonts w:ascii="Palatino Linotype" w:hAnsi="Palatino Linotype"/>
        </w:rPr>
        <w:lastRenderedPageBreak/>
        <w:t>Business Process</w:t>
      </w:r>
      <w:bookmarkEnd w:id="317"/>
      <w:bookmarkEnd w:id="318"/>
    </w:p>
    <w:p w14:paraId="13ABB67E" w14:textId="77777777" w:rsidR="00460F4D" w:rsidRPr="00211DF8" w:rsidRDefault="00460F4D" w:rsidP="007E6F0F">
      <w:pPr>
        <w:pStyle w:val="Heading2"/>
        <w:spacing w:after="200" w:line="240" w:lineRule="auto"/>
        <w:jc w:val="both"/>
        <w:rPr>
          <w:rFonts w:ascii="Palatino Linotype" w:hAnsi="Palatino Linotype"/>
        </w:rPr>
      </w:pPr>
      <w:bookmarkStart w:id="319" w:name="_Toc394065920"/>
      <w:bookmarkStart w:id="320" w:name="_Toc468468966"/>
      <w:r w:rsidRPr="00211DF8">
        <w:rPr>
          <w:rFonts w:ascii="Palatino Linotype" w:hAnsi="Palatino Linotype"/>
        </w:rPr>
        <w:t>Business Process Scope</w:t>
      </w:r>
      <w:bookmarkEnd w:id="319"/>
      <w:bookmarkEnd w:id="320"/>
    </w:p>
    <w:p w14:paraId="3D84BBF1"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14:paraId="10038572"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14:paraId="2C515972" w14:textId="77777777" w:rsidTr="008B0458">
        <w:tc>
          <w:tcPr>
            <w:tcW w:w="3085" w:type="dxa"/>
            <w:shd w:val="clear" w:color="auto" w:fill="auto"/>
          </w:tcPr>
          <w:p w14:paraId="46AAFCC0" w14:textId="77777777" w:rsidR="00D36D25" w:rsidRPr="00211DF8" w:rsidRDefault="007B2581" w:rsidP="00A00C1A">
            <w:pPr>
              <w:pStyle w:val="TableStyle"/>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14:paraId="28AF387A" w14:textId="77777777" w:rsidR="007B2581" w:rsidRPr="00211DF8" w:rsidRDefault="007B2581" w:rsidP="00A00C1A">
            <w:pPr>
              <w:pStyle w:val="TableStyle"/>
              <w:spacing w:line="276" w:lineRule="auto"/>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14:paraId="65167B48" w14:textId="77777777" w:rsidR="007B2581" w:rsidRPr="00211DF8" w:rsidRDefault="007B2581" w:rsidP="00A00C1A">
            <w:pPr>
              <w:pStyle w:val="ListParagraph"/>
              <w:numPr>
                <w:ilvl w:val="0"/>
                <w:numId w:val="3"/>
              </w:numPr>
              <w:spacing w:after="0"/>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p>
          <w:p w14:paraId="2A8466A1" w14:textId="77777777" w:rsidR="007B2581" w:rsidRPr="00211DF8" w:rsidRDefault="007B2581" w:rsidP="00A00C1A">
            <w:pPr>
              <w:pStyle w:val="TableStyle"/>
              <w:numPr>
                <w:ilvl w:val="0"/>
                <w:numId w:val="3"/>
              </w:numPr>
              <w:spacing w:line="276" w:lineRule="auto"/>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14:paraId="3461F06D" w14:textId="77777777" w:rsidR="000150CA" w:rsidRPr="00211DF8" w:rsidRDefault="000150CA" w:rsidP="00A00C1A">
            <w:pPr>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77777777" w:rsidR="00D36D25" w:rsidRPr="00211DF8" w:rsidRDefault="007B2581" w:rsidP="00A00C1A">
            <w:pPr>
              <w:pStyle w:val="TableStyle"/>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14:paraId="23BD148F" w14:textId="77777777" w:rsidR="00D36D25" w:rsidRPr="00211DF8" w:rsidRDefault="003B2E24" w:rsidP="00A00C1A">
            <w:pPr>
              <w:pStyle w:val="TableStyle"/>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14:paraId="27CA8891" w14:textId="77777777" w:rsidR="003B2E24" w:rsidRPr="00211DF8" w:rsidRDefault="003B2E24" w:rsidP="00A00C1A">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provide a check record count for the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 by validating the total records received in real time within that day, so as to ensure the </w:t>
            </w:r>
          </w:p>
        </w:tc>
      </w:tr>
      <w:tr w:rsidR="003C553D" w:rsidRPr="00211DF8" w14:paraId="16A67A0A" w14:textId="77777777" w:rsidTr="008B0458">
        <w:tc>
          <w:tcPr>
            <w:tcW w:w="3085" w:type="dxa"/>
            <w:shd w:val="clear" w:color="auto" w:fill="auto"/>
          </w:tcPr>
          <w:p w14:paraId="54F2A72D"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14:paraId="7C044DD3"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with time interval batch jobs. These data has dependencies between some business related entities and requires their commitment control to be done within one single transaction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14:paraId="4C2A87BF" w14:textId="77777777" w:rsidR="00920B25" w:rsidRPr="00211DF8" w:rsidRDefault="00920B25" w:rsidP="00A00C1A">
            <w:pPr>
              <w:rPr>
                <w:rFonts w:ascii="Palatino Linotype" w:eastAsia="SimSun" w:hAnsi="Palatino Linotype"/>
                <w:lang w:val="en-GB" w:eastAsia="zh-CN"/>
              </w:rPr>
            </w:pPr>
          </w:p>
        </w:tc>
      </w:tr>
    </w:tbl>
    <w:p w14:paraId="0BA48856" w14:textId="77777777" w:rsidR="003C553D" w:rsidRPr="00211DF8" w:rsidRDefault="003C553D" w:rsidP="007E6F0F">
      <w:pPr>
        <w:pStyle w:val="ShapeTypeStyle"/>
        <w:spacing w:after="0"/>
        <w:jc w:val="both"/>
        <w:rPr>
          <w:rFonts w:ascii="Palatino Linotype" w:hAnsi="Palatino Linotype"/>
        </w:rPr>
      </w:pPr>
    </w:p>
    <w:p w14:paraId="420EEF48" w14:textId="77777777" w:rsidR="003C553D" w:rsidRPr="00211DF8" w:rsidRDefault="003C553D" w:rsidP="007E6F0F">
      <w:pPr>
        <w:pStyle w:val="ShapeTypeStyle"/>
        <w:spacing w:after="0"/>
        <w:jc w:val="both"/>
        <w:rPr>
          <w:rFonts w:ascii="Palatino Linotype" w:hAnsi="Palatino Linotype"/>
        </w:rPr>
      </w:pPr>
    </w:p>
    <w:p w14:paraId="51FE8528" w14:textId="77777777" w:rsidR="003C553D" w:rsidRPr="00211DF8" w:rsidRDefault="003C553D" w:rsidP="007E6F0F">
      <w:pPr>
        <w:pStyle w:val="ShapeTypeStyle"/>
        <w:spacing w:after="0"/>
        <w:jc w:val="both"/>
        <w:rPr>
          <w:rFonts w:ascii="Palatino Linotype" w:hAnsi="Palatino Linotype"/>
        </w:rPr>
      </w:pPr>
    </w:p>
    <w:p w14:paraId="2C472DDE" w14:textId="77777777" w:rsidR="003C553D" w:rsidRPr="00211DF8" w:rsidRDefault="003C553D" w:rsidP="007E6F0F">
      <w:pPr>
        <w:pStyle w:val="ShapeTypeStyle"/>
        <w:spacing w:after="0"/>
        <w:jc w:val="both"/>
        <w:rPr>
          <w:rFonts w:ascii="Palatino Linotype" w:hAnsi="Palatino Linotype"/>
        </w:rPr>
      </w:pPr>
    </w:p>
    <w:p w14:paraId="41B76B6D" w14:textId="77777777" w:rsidR="003C553D" w:rsidRPr="00211DF8" w:rsidRDefault="003C553D" w:rsidP="007E6F0F">
      <w:pPr>
        <w:pStyle w:val="ShapeTypeStyle"/>
        <w:spacing w:after="0"/>
        <w:jc w:val="both"/>
        <w:rPr>
          <w:rFonts w:ascii="Palatino Linotype" w:hAnsi="Palatino Linotype"/>
        </w:rPr>
      </w:pPr>
    </w:p>
    <w:p w14:paraId="34A0FCE8" w14:textId="77777777"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pStyle w:val="TableStyle"/>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pStyle w:val="TableStyle"/>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980" w:type="dxa"/>
          </w:tcPr>
          <w:p w14:paraId="3B8C2C0B"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pStyle w:val="TableStyle"/>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Send POS sales data from Staging DB to EDW</w:t>
            </w:r>
          </w:p>
        </w:tc>
        <w:tc>
          <w:tcPr>
            <w:tcW w:w="3780" w:type="dxa"/>
            <w:shd w:val="clear" w:color="auto" w:fill="auto"/>
          </w:tcPr>
          <w:p w14:paraId="010F364E"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send sales data from staging to  EDW</w:t>
            </w:r>
          </w:p>
          <w:p w14:paraId="3FA2FB12" w14:textId="77777777" w:rsidR="004A4D08" w:rsidRPr="00211DF8" w:rsidRDefault="004A4D08" w:rsidP="00A00C1A">
            <w:pPr>
              <w:rPr>
                <w:rFonts w:ascii="Palatino Linotype" w:hAnsi="Palatino Linotype"/>
                <w:lang w:val="en-GB" w:eastAsia="zh-CN"/>
              </w:rPr>
            </w:pPr>
            <w:r w:rsidRPr="00211DF8">
              <w:rPr>
                <w:rFonts w:ascii="Palatino Linotype" w:eastAsia="SimSun" w:hAnsi="Palatino Linotype"/>
              </w:rPr>
              <w:t>(Real time &amp; EOD)</w:t>
            </w:r>
          </w:p>
        </w:tc>
        <w:tc>
          <w:tcPr>
            <w:tcW w:w="1980" w:type="dxa"/>
          </w:tcPr>
          <w:p w14:paraId="6A86A5DF"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980" w:type="dxa"/>
          </w:tcPr>
          <w:p w14:paraId="361C5F1D"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980" w:type="dxa"/>
          </w:tcPr>
          <w:p w14:paraId="62B47860"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ShapeTypeStyle"/>
        <w:spacing w:after="0"/>
        <w:jc w:val="both"/>
        <w:rPr>
          <w:rFonts w:ascii="Palatino Linotype" w:hAnsi="Palatino Linotype"/>
        </w:rPr>
      </w:pPr>
    </w:p>
    <w:p w14:paraId="47B4BEEB"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14:paraId="61670A94" w14:textId="77777777" w:rsidR="00D36D25" w:rsidRPr="00211DF8" w:rsidRDefault="00D55A98" w:rsidP="00A00C1A">
            <w:pPr>
              <w:pStyle w:val="TableStyle"/>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p>
        </w:tc>
        <w:tc>
          <w:tcPr>
            <w:tcW w:w="3780" w:type="dxa"/>
          </w:tcPr>
          <w:p w14:paraId="490DADCD" w14:textId="77777777" w:rsidR="00D36D25" w:rsidRPr="00211DF8" w:rsidRDefault="00AC2B55" w:rsidP="00A00C1A">
            <w:pPr>
              <w:pStyle w:val="TableStyle"/>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14:paraId="3FC83FE8"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14:paraId="51A3CF27" w14:textId="77777777" w:rsidTr="00D55A98">
        <w:trPr>
          <w:trHeight w:val="980"/>
        </w:trPr>
        <w:tc>
          <w:tcPr>
            <w:tcW w:w="3078" w:type="dxa"/>
            <w:shd w:val="clear" w:color="auto" w:fill="auto"/>
          </w:tcPr>
          <w:p w14:paraId="76079107" w14:textId="77777777" w:rsidR="00F415C1" w:rsidRPr="00211DF8" w:rsidRDefault="00F415C1" w:rsidP="00A00C1A">
            <w:pPr>
              <w:pStyle w:val="TableStyle"/>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14:paraId="1B53BFD2" w14:textId="77777777" w:rsidR="00F415C1" w:rsidRPr="00211DF8" w:rsidRDefault="00AC2B55" w:rsidP="00A00C1A">
            <w:pPr>
              <w:pStyle w:val="TableStyle"/>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14:paraId="76F289F7" w14:textId="77777777" w:rsidR="00F415C1" w:rsidRPr="00211DF8" w:rsidRDefault="00AC2B55" w:rsidP="00A00C1A">
            <w:pPr>
              <w:pStyle w:val="TableStyle"/>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144EDFEA" w14:textId="77777777" w:rsidR="00D36D25" w:rsidRPr="00211DF8" w:rsidRDefault="00D36D25" w:rsidP="007E6F0F">
      <w:pPr>
        <w:jc w:val="both"/>
        <w:rPr>
          <w:rFonts w:ascii="Palatino Linotype" w:hAnsi="Palatino Linotype"/>
        </w:rPr>
      </w:pPr>
    </w:p>
    <w:p w14:paraId="30F0D832" w14:textId="77777777" w:rsidR="00D36D25" w:rsidRPr="00211DF8" w:rsidRDefault="00D36D25" w:rsidP="007E6F0F">
      <w:pPr>
        <w:jc w:val="both"/>
        <w:rPr>
          <w:rFonts w:ascii="Palatino Linotype" w:hAnsi="Palatino Linotype"/>
        </w:rPr>
      </w:pPr>
      <w:r w:rsidRPr="00211DF8">
        <w:rPr>
          <w:rFonts w:ascii="Palatino Linotype" w:hAnsi="Palatino Linotype"/>
        </w:rPr>
        <w:br w:type="page"/>
      </w:r>
    </w:p>
    <w:p w14:paraId="22A2B4E2" w14:textId="77777777" w:rsidR="00D36D25" w:rsidRPr="00211DF8" w:rsidRDefault="00F415C1" w:rsidP="007E6F0F">
      <w:pPr>
        <w:pStyle w:val="Heading2"/>
        <w:spacing w:after="200" w:line="240" w:lineRule="auto"/>
        <w:jc w:val="both"/>
        <w:rPr>
          <w:rFonts w:ascii="Palatino Linotype" w:eastAsia="SimSun" w:hAnsi="Palatino Linotype"/>
          <w:lang w:eastAsia="zh-CN"/>
        </w:rPr>
      </w:pPr>
      <w:bookmarkStart w:id="321" w:name="_Toc468468967"/>
      <w:r w:rsidRPr="00211DF8">
        <w:rPr>
          <w:rFonts w:ascii="Palatino Linotype" w:eastAsia="SimSun" w:hAnsi="Palatino Linotype"/>
          <w:lang w:eastAsia="zh-CN"/>
        </w:rPr>
        <w:lastRenderedPageBreak/>
        <w:t>Sales Data</w:t>
      </w:r>
      <w:bookmarkEnd w:id="321"/>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322" w:name="_Toc468468968"/>
      <w:r w:rsidRPr="00211DF8">
        <w:rPr>
          <w:rFonts w:ascii="Palatino Linotype" w:eastAsia="SimSun" w:hAnsi="Palatino Linotype"/>
          <w:lang w:eastAsia="zh-CN"/>
        </w:rPr>
        <w:t>Sales Data Overall Process Flow</w:t>
      </w:r>
      <w:bookmarkEnd w:id="322"/>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77744412" w:rsidR="00C9681A" w:rsidRPr="00211DF8" w:rsidRDefault="00C9681A" w:rsidP="00C9681A">
      <w:pPr>
        <w:jc w:val="center"/>
        <w:rPr>
          <w:rFonts w:ascii="Palatino Linotype" w:hAnsi="Palatino Linotype"/>
          <w:b/>
          <w:lang w:eastAsia="zh-CN"/>
        </w:rPr>
      </w:pPr>
      <w:del w:id="323" w:author="Steven Chen" w:date="2016-12-14T10:41:00Z">
        <w:r w:rsidRPr="00211DF8" w:rsidDel="001739F6">
          <w:rPr>
            <w:rFonts w:ascii="Palatino Linotype" w:hAnsi="Palatino Linotype"/>
            <w:noProof/>
            <w:lang w:val="en-GB" w:eastAsia="zh-CN"/>
          </w:rPr>
          <w:drawing>
            <wp:inline distT="0" distB="0" distL="0" distR="0" wp14:anchorId="47A9F41F" wp14:editId="55E212B3">
              <wp:extent cx="7543610" cy="5450259"/>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556658" cy="5459686"/>
                      </a:xfrm>
                      <a:prstGeom prst="rect">
                        <a:avLst/>
                      </a:prstGeom>
                    </pic:spPr>
                  </pic:pic>
                </a:graphicData>
              </a:graphic>
            </wp:inline>
          </w:drawing>
        </w:r>
      </w:del>
      <w:ins w:id="324" w:author="Steven Chen" w:date="2016-12-14T10:41:00Z">
        <w:r w:rsidR="001739F6">
          <w:rPr>
            <w:noProof/>
            <w:lang w:val="en-GB" w:eastAsia="zh-CN"/>
          </w:rPr>
          <w:drawing>
            <wp:inline distT="0" distB="0" distL="0" distR="0" wp14:anchorId="426469F7" wp14:editId="5A429FD0">
              <wp:extent cx="7465151" cy="5484812"/>
              <wp:effectExtent l="0" t="318" r="2223" b="222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472366" cy="5490113"/>
                      </a:xfrm>
                      <a:prstGeom prst="rect">
                        <a:avLst/>
                      </a:prstGeom>
                    </pic:spPr>
                  </pic:pic>
                </a:graphicData>
              </a:graphic>
            </wp:inline>
          </w:drawing>
        </w:r>
      </w:ins>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3FEAB14D" w14:textId="36B0C7BB" w:rsidR="00150130" w:rsidRPr="00211DF8" w:rsidRDefault="002E65DE" w:rsidP="00A00C1A">
      <w:pPr>
        <w:jc w:val="center"/>
        <w:rPr>
          <w:rFonts w:ascii="Palatino Linotype" w:hAnsi="Palatino Linotype"/>
          <w:lang w:eastAsia="zh-CN"/>
        </w:rPr>
      </w:pPr>
      <w:del w:id="325" w:author="Steven Chen" w:date="2016-12-14T10:46:00Z">
        <w:r w:rsidDel="00736E29">
          <w:rPr>
            <w:noProof/>
            <w:lang w:val="en-GB" w:eastAsia="zh-CN"/>
          </w:rPr>
          <w:drawing>
            <wp:inline distT="0" distB="0" distL="0" distR="0" wp14:anchorId="5341E976" wp14:editId="611B7D35">
              <wp:extent cx="7695548" cy="5260076"/>
              <wp:effectExtent l="0" t="1588" r="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703512" cy="5265519"/>
                      </a:xfrm>
                      <a:prstGeom prst="rect">
                        <a:avLst/>
                      </a:prstGeom>
                    </pic:spPr>
                  </pic:pic>
                </a:graphicData>
              </a:graphic>
            </wp:inline>
          </w:drawing>
        </w:r>
      </w:del>
      <w:ins w:id="326" w:author="Steven Chen" w:date="2016-12-14T10:46:00Z">
        <w:r w:rsidR="00736E29">
          <w:rPr>
            <w:rFonts w:ascii="Palatino Linotype" w:hAnsi="Palatino Linotype"/>
            <w:noProof/>
            <w:lang w:val="en-GB" w:eastAsia="zh-CN"/>
          </w:rPr>
          <w:drawing>
            <wp:inline distT="0" distB="0" distL="0" distR="0" wp14:anchorId="621961EC" wp14:editId="482AE2E9">
              <wp:extent cx="5447335" cy="79692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0192" cy="7973430"/>
                      </a:xfrm>
                      <a:prstGeom prst="rect">
                        <a:avLst/>
                      </a:prstGeom>
                      <a:noFill/>
                      <a:ln>
                        <a:noFill/>
                      </a:ln>
                    </pic:spPr>
                  </pic:pic>
                </a:graphicData>
              </a:graphic>
            </wp:inline>
          </w:drawing>
        </w:r>
      </w:ins>
    </w:p>
    <w:p w14:paraId="29A0AC94"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327" w:name="_Toc468468969"/>
      <w:r w:rsidRPr="00211DF8">
        <w:rPr>
          <w:rFonts w:ascii="Palatino Linotype" w:eastAsia="SimSun" w:hAnsi="Palatino Linotype"/>
          <w:lang w:eastAsia="zh-CN"/>
        </w:rPr>
        <w:lastRenderedPageBreak/>
        <w:t>System context</w:t>
      </w:r>
      <w:bookmarkEnd w:id="327"/>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328" w:name="_Toc394065922"/>
      <w:r w:rsidRPr="00211DF8">
        <w:rPr>
          <w:rFonts w:ascii="Palatino Linotype" w:hAnsi="Palatino Linotype"/>
          <w:lang w:eastAsia="zh-CN"/>
        </w:rPr>
        <w:br w:type="page"/>
      </w:r>
    </w:p>
    <w:p w14:paraId="625C0548" w14:textId="680B8C01" w:rsidR="00D36D25" w:rsidRPr="00211DF8" w:rsidRDefault="00F415C1" w:rsidP="003C5DC6">
      <w:pPr>
        <w:pStyle w:val="Heading3"/>
        <w:rPr>
          <w:rFonts w:ascii="Palatino Linotype" w:hAnsi="Palatino Linotype"/>
          <w:lang w:eastAsia="zh-CN"/>
        </w:rPr>
      </w:pPr>
      <w:bookmarkStart w:id="329" w:name="_Toc468468970"/>
      <w:r w:rsidRPr="00211DF8">
        <w:rPr>
          <w:rFonts w:ascii="Palatino Linotype" w:hAnsi="Palatino Linotype"/>
          <w:lang w:eastAsia="zh-CN"/>
        </w:rPr>
        <w:lastRenderedPageBreak/>
        <w:t xml:space="preserve">Sales Data </w:t>
      </w:r>
      <w:bookmarkEnd w:id="328"/>
      <w:r w:rsidR="00165C2D" w:rsidRPr="00211DF8">
        <w:rPr>
          <w:rFonts w:ascii="Palatino Linotype" w:hAnsi="Palatino Linotype"/>
          <w:lang w:eastAsia="zh-CN"/>
        </w:rPr>
        <w:t>Real Time Polling (POS – Staging)</w:t>
      </w:r>
      <w:bookmarkEnd w:id="329"/>
    </w:p>
    <w:p w14:paraId="7F439476" w14:textId="7B0845A6" w:rsidR="003C5DC6" w:rsidRPr="00211DF8" w:rsidRDefault="003C5DC6" w:rsidP="003C5DC6">
      <w:pPr>
        <w:pStyle w:val="Heading4"/>
        <w:rPr>
          <w:rFonts w:ascii="Palatino Linotype" w:hAnsi="Palatino Linotype"/>
          <w:lang w:eastAsia="zh-CN"/>
        </w:rPr>
      </w:pPr>
      <w:bookmarkStart w:id="330" w:name="_Toc468468971"/>
      <w:r w:rsidRPr="00211DF8">
        <w:rPr>
          <w:rFonts w:ascii="Palatino Linotype" w:hAnsi="Palatino Linotype"/>
          <w:lang w:eastAsia="zh-CN"/>
        </w:rPr>
        <w:t>Process Flow</w:t>
      </w:r>
      <w:bookmarkEnd w:id="330"/>
    </w:p>
    <w:p w14:paraId="5EA375FD" w14:textId="1A252BDB" w:rsidR="009E2AF3" w:rsidRPr="00211DF8" w:rsidRDefault="006971BB" w:rsidP="007E6F0F">
      <w:pPr>
        <w:jc w:val="both"/>
        <w:rPr>
          <w:rFonts w:ascii="Palatino Linotype" w:eastAsia="SimSun" w:hAnsi="Palatino Linotype"/>
          <w:lang w:eastAsia="zh-CN"/>
        </w:rPr>
      </w:pPr>
      <w:ins w:id="331" w:author="Steven Chen" w:date="2016-12-14T11:16:00Z">
        <w:r>
          <w:rPr>
            <w:rFonts w:ascii="Palatino Linotype" w:hAnsi="Palatino Linotype"/>
            <w:noProof/>
            <w:lang w:val="en-GB" w:eastAsia="zh-CN"/>
          </w:rPr>
          <mc:AlternateContent>
            <mc:Choice Requires="wps">
              <w:drawing>
                <wp:anchor distT="0" distB="0" distL="114300" distR="114300" simplePos="0" relativeHeight="251677696" behindDoc="0" locked="0" layoutInCell="1" allowOverlap="1" wp14:anchorId="1F10210A" wp14:editId="6DF19DCB">
                  <wp:simplePos x="0" y="0"/>
                  <wp:positionH relativeFrom="column">
                    <wp:posOffset>2063750</wp:posOffset>
                  </wp:positionH>
                  <wp:positionV relativeFrom="paragraph">
                    <wp:posOffset>3956050</wp:posOffset>
                  </wp:positionV>
                  <wp:extent cx="279400" cy="284480"/>
                  <wp:effectExtent l="57150" t="38100" r="0" b="77470"/>
                  <wp:wrapNone/>
                  <wp:docPr id="36" name="Oval 3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CC62848" w14:textId="05EEF33C" w:rsidR="00EE1043" w:rsidRPr="00A91B89" w:rsidRDefault="00EE1043" w:rsidP="006971BB">
                              <w:pPr>
                                <w:jc w:val="center"/>
                                <w:rPr>
                                  <w:b/>
                                  <w:sz w:val="18"/>
                                  <w:lang w:val="en-GB"/>
                                  <w:rPrChange w:id="332" w:author="Steven Chen" w:date="2016-12-14T11:09:00Z">
                                    <w:rPr/>
                                  </w:rPrChange>
                                </w:rPr>
                                <w:pPrChange w:id="333" w:author="Steven Chen" w:date="2016-12-13T16:08:00Z">
                                  <w:pPr/>
                                </w:pPrChange>
                              </w:pPr>
                              <w:ins w:id="334" w:author="Steven Chen" w:date="2016-12-14T11:14:00Z">
                                <w:r>
                                  <w:rPr>
                                    <w:b/>
                                    <w:sz w:val="18"/>
                                    <w:lang w:val="en-GB"/>
                                  </w:rPr>
                                  <w:t>5</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0210A" id="Oval 36" o:spid="_x0000_s1027" style="position:absolute;left:0;text-align:left;margin-left:162.5pt;margin-top:311.5pt;width:22pt;height:2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" fillcolor="#c0504d [3205]" stroked="f" strokeweight="3pt">
                  <v:shadow on="t" color="black" opacity="24903f" origin=",.5" offset="0,.55556mm"/>
                  <v:textbox inset="0,0,0,0">
                    <w:txbxContent>
                      <w:p w14:paraId="0CC62848" w14:textId="05EEF33C" w:rsidR="00EE1043" w:rsidRPr="00A91B89" w:rsidRDefault="00EE1043" w:rsidP="006971BB">
                        <w:pPr>
                          <w:jc w:val="center"/>
                          <w:rPr>
                            <w:b/>
                            <w:sz w:val="18"/>
                            <w:lang w:val="en-GB"/>
                            <w:rPrChange w:id="335" w:author="Steven Chen" w:date="2016-12-14T11:09:00Z">
                              <w:rPr/>
                            </w:rPrChange>
                          </w:rPr>
                          <w:pPrChange w:id="336" w:author="Steven Chen" w:date="2016-12-13T16:08:00Z">
                            <w:pPr/>
                          </w:pPrChange>
                        </w:pPr>
                        <w:ins w:id="337" w:author="Steven Chen" w:date="2016-12-14T11:14:00Z">
                          <w:r>
                            <w:rPr>
                              <w:b/>
                              <w:sz w:val="18"/>
                              <w:lang w:val="en-GB"/>
                            </w:rPr>
                            <w:t>5</w:t>
                          </w:r>
                        </w:ins>
                      </w:p>
                    </w:txbxContent>
                  </v:textbox>
                </v:oval>
              </w:pict>
            </mc:Fallback>
          </mc:AlternateContent>
        </w:r>
        <w:r w:rsidR="009F0B6D">
          <w:rPr>
            <w:rFonts w:ascii="Palatino Linotype" w:hAnsi="Palatino Linotype"/>
            <w:noProof/>
            <w:lang w:val="en-GB" w:eastAsia="zh-CN"/>
          </w:rPr>
          <mc:AlternateContent>
            <mc:Choice Requires="wps">
              <w:drawing>
                <wp:anchor distT="0" distB="0" distL="114300" distR="114300" simplePos="0" relativeHeight="251675648" behindDoc="0" locked="0" layoutInCell="1" allowOverlap="1" wp14:anchorId="6FAF119E" wp14:editId="764A362E">
                  <wp:simplePos x="0" y="0"/>
                  <wp:positionH relativeFrom="column">
                    <wp:posOffset>1968500</wp:posOffset>
                  </wp:positionH>
                  <wp:positionV relativeFrom="paragraph">
                    <wp:posOffset>2628900</wp:posOffset>
                  </wp:positionV>
                  <wp:extent cx="279400" cy="284480"/>
                  <wp:effectExtent l="57150" t="38100" r="0" b="77470"/>
                  <wp:wrapNone/>
                  <wp:docPr id="34" name="Oval 3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5D52411" w14:textId="573C3596" w:rsidR="00EE1043" w:rsidRPr="00A91B89" w:rsidRDefault="00EE1043" w:rsidP="009F0B6D">
                              <w:pPr>
                                <w:jc w:val="center"/>
                                <w:rPr>
                                  <w:b/>
                                  <w:sz w:val="18"/>
                                  <w:lang w:val="en-GB"/>
                                  <w:rPrChange w:id="338" w:author="Steven Chen" w:date="2016-12-14T11:09:00Z">
                                    <w:rPr/>
                                  </w:rPrChange>
                                </w:rPr>
                                <w:pPrChange w:id="339" w:author="Steven Chen" w:date="2016-12-13T16:08:00Z">
                                  <w:pPr/>
                                </w:pPrChange>
                              </w:pPr>
                              <w:ins w:id="340" w:author="Steven Chen" w:date="2016-12-14T11:14: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F119E" id="Oval 34" o:spid="_x0000_s1028" style="position:absolute;left:0;text-align:left;margin-left:155pt;margin-top:207pt;width:22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" fillcolor="#c0504d [3205]" stroked="f" strokeweight="3pt">
                  <v:shadow on="t" color="black" opacity="24903f" origin=",.5" offset="0,.55556mm"/>
                  <v:textbox inset="0,0,0,0">
                    <w:txbxContent>
                      <w:p w14:paraId="15D52411" w14:textId="573C3596" w:rsidR="00EE1043" w:rsidRPr="00A91B89" w:rsidRDefault="00EE1043" w:rsidP="009F0B6D">
                        <w:pPr>
                          <w:jc w:val="center"/>
                          <w:rPr>
                            <w:b/>
                            <w:sz w:val="18"/>
                            <w:lang w:val="en-GB"/>
                            <w:rPrChange w:id="341" w:author="Steven Chen" w:date="2016-12-14T11:09:00Z">
                              <w:rPr/>
                            </w:rPrChange>
                          </w:rPr>
                          <w:pPrChange w:id="342" w:author="Steven Chen" w:date="2016-12-13T16:08:00Z">
                            <w:pPr/>
                          </w:pPrChange>
                        </w:pPr>
                        <w:ins w:id="343" w:author="Steven Chen" w:date="2016-12-14T11:14:00Z">
                          <w:r>
                            <w:rPr>
                              <w:b/>
                              <w:sz w:val="18"/>
                              <w:lang w:val="en-GB"/>
                            </w:rPr>
                            <w:t>4</w:t>
                          </w:r>
                        </w:ins>
                      </w:p>
                    </w:txbxContent>
                  </v:textbox>
                </v:oval>
              </w:pict>
            </mc:Fallback>
          </mc:AlternateContent>
        </w:r>
      </w:ins>
      <w:ins w:id="344" w:author="Steven Chen" w:date="2016-12-14T11:15:00Z">
        <w:r w:rsidR="009F0B6D">
          <w:rPr>
            <w:rFonts w:ascii="Palatino Linotype" w:hAnsi="Palatino Linotype"/>
            <w:noProof/>
            <w:lang w:val="en-GB" w:eastAsia="zh-CN"/>
          </w:rPr>
          <mc:AlternateContent>
            <mc:Choice Requires="wps">
              <w:drawing>
                <wp:anchor distT="0" distB="0" distL="114300" distR="114300" simplePos="0" relativeHeight="251673600" behindDoc="0" locked="0" layoutInCell="1" allowOverlap="1" wp14:anchorId="5D3E479F" wp14:editId="7A50D731">
                  <wp:simplePos x="0" y="0"/>
                  <wp:positionH relativeFrom="column">
                    <wp:posOffset>1981200</wp:posOffset>
                  </wp:positionH>
                  <wp:positionV relativeFrom="paragraph">
                    <wp:posOffset>1905000</wp:posOffset>
                  </wp:positionV>
                  <wp:extent cx="279400" cy="284480"/>
                  <wp:effectExtent l="57150" t="38100" r="0" b="77470"/>
                  <wp:wrapNone/>
                  <wp:docPr id="33" name="Oval 3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3DAE817" w14:textId="184478A6" w:rsidR="00EE1043" w:rsidRPr="00A91B89" w:rsidRDefault="00EE1043" w:rsidP="009F0B6D">
                              <w:pPr>
                                <w:jc w:val="center"/>
                                <w:rPr>
                                  <w:b/>
                                  <w:sz w:val="18"/>
                                  <w:lang w:val="en-GB"/>
                                  <w:rPrChange w:id="345" w:author="Steven Chen" w:date="2016-12-14T11:09:00Z">
                                    <w:rPr/>
                                  </w:rPrChange>
                                </w:rPr>
                                <w:pPrChange w:id="346" w:author="Steven Chen" w:date="2016-12-13T16:08:00Z">
                                  <w:pPr/>
                                </w:pPrChange>
                              </w:pPr>
                              <w:ins w:id="347" w:author="Steven Chen" w:date="2016-12-14T11:16:00Z">
                                <w:r>
                                  <w:rPr>
                                    <w:b/>
                                    <w:sz w:val="18"/>
                                    <w:lang w:val="en-GB"/>
                                  </w:rPr>
                                  <w:t>3</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E479F" id="Oval 33" o:spid="_x0000_s1029" style="position:absolute;left:0;text-align:left;margin-left:156pt;margin-top:150pt;width:22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" fillcolor="#c0504d [3205]" stroked="f" strokeweight="3pt">
                  <v:shadow on="t" color="black" opacity="24903f" origin=",.5" offset="0,.55556mm"/>
                  <v:textbox inset="0,0,0,0">
                    <w:txbxContent>
                      <w:p w14:paraId="53DAE817" w14:textId="184478A6" w:rsidR="00EE1043" w:rsidRPr="00A91B89" w:rsidRDefault="00EE1043" w:rsidP="009F0B6D">
                        <w:pPr>
                          <w:jc w:val="center"/>
                          <w:rPr>
                            <w:b/>
                            <w:sz w:val="18"/>
                            <w:lang w:val="en-GB"/>
                            <w:rPrChange w:id="348" w:author="Steven Chen" w:date="2016-12-14T11:09:00Z">
                              <w:rPr/>
                            </w:rPrChange>
                          </w:rPr>
                          <w:pPrChange w:id="349" w:author="Steven Chen" w:date="2016-12-13T16:08:00Z">
                            <w:pPr/>
                          </w:pPrChange>
                        </w:pPr>
                        <w:ins w:id="350" w:author="Steven Chen" w:date="2016-12-14T11:16:00Z">
                          <w:r>
                            <w:rPr>
                              <w:b/>
                              <w:sz w:val="18"/>
                              <w:lang w:val="en-GB"/>
                            </w:rPr>
                            <w:t>3</w:t>
                          </w:r>
                        </w:ins>
                      </w:p>
                    </w:txbxContent>
                  </v:textbox>
                </v:oval>
              </w:pict>
            </mc:Fallback>
          </mc:AlternateContent>
        </w:r>
        <w:r w:rsidR="009F0B6D">
          <w:rPr>
            <w:rFonts w:ascii="Palatino Linotype" w:hAnsi="Palatino Linotype"/>
            <w:noProof/>
            <w:lang w:val="en-GB" w:eastAsia="zh-CN"/>
          </w:rPr>
          <mc:AlternateContent>
            <mc:Choice Requires="wps">
              <w:drawing>
                <wp:anchor distT="0" distB="0" distL="114300" distR="114300" simplePos="0" relativeHeight="251671552" behindDoc="0" locked="0" layoutInCell="1" allowOverlap="1" wp14:anchorId="1B879C70" wp14:editId="4F66C892">
                  <wp:simplePos x="0" y="0"/>
                  <wp:positionH relativeFrom="column">
                    <wp:posOffset>2387600</wp:posOffset>
                  </wp:positionH>
                  <wp:positionV relativeFrom="paragraph">
                    <wp:posOffset>781050</wp:posOffset>
                  </wp:positionV>
                  <wp:extent cx="279400" cy="284480"/>
                  <wp:effectExtent l="57150" t="38100" r="0" b="77470"/>
                  <wp:wrapNone/>
                  <wp:docPr id="31" name="Oval 3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084E039" w14:textId="120D8908" w:rsidR="00EE1043" w:rsidRPr="00A91B89" w:rsidRDefault="00EE1043" w:rsidP="009F0B6D">
                              <w:pPr>
                                <w:jc w:val="center"/>
                                <w:rPr>
                                  <w:b/>
                                  <w:sz w:val="18"/>
                                  <w:lang w:val="en-GB"/>
                                  <w:rPrChange w:id="351" w:author="Steven Chen" w:date="2016-12-14T11:09:00Z">
                                    <w:rPr/>
                                  </w:rPrChange>
                                </w:rPr>
                                <w:pPrChange w:id="352" w:author="Steven Chen" w:date="2016-12-13T16:08:00Z">
                                  <w:pPr/>
                                </w:pPrChange>
                              </w:pPr>
                              <w:ins w:id="353" w:author="Steven Chen" w:date="2016-12-14T11:14:00Z">
                                <w:r>
                                  <w:rPr>
                                    <w:b/>
                                    <w:sz w:val="18"/>
                                    <w:lang w:val="en-GB"/>
                                  </w:rPr>
                                  <w:t>2</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9C70" id="Oval 31" o:spid="_x0000_s1030" style="position:absolute;left:0;text-align:left;margin-left:188pt;margin-top:61.5pt;width:22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" fillcolor="#c0504d [3205]" stroked="f" strokeweight="3pt">
                  <v:shadow on="t" color="black" opacity="24903f" origin=",.5" offset="0,.55556mm"/>
                  <v:textbox inset="0,0,0,0">
                    <w:txbxContent>
                      <w:p w14:paraId="6084E039" w14:textId="120D8908" w:rsidR="00EE1043" w:rsidRPr="00A91B89" w:rsidRDefault="00EE1043" w:rsidP="009F0B6D">
                        <w:pPr>
                          <w:jc w:val="center"/>
                          <w:rPr>
                            <w:b/>
                            <w:sz w:val="18"/>
                            <w:lang w:val="en-GB"/>
                            <w:rPrChange w:id="354" w:author="Steven Chen" w:date="2016-12-14T11:09:00Z">
                              <w:rPr/>
                            </w:rPrChange>
                          </w:rPr>
                          <w:pPrChange w:id="355" w:author="Steven Chen" w:date="2016-12-13T16:08:00Z">
                            <w:pPr/>
                          </w:pPrChange>
                        </w:pPr>
                        <w:ins w:id="356" w:author="Steven Chen" w:date="2016-12-14T11:14:00Z">
                          <w:r>
                            <w:rPr>
                              <w:b/>
                              <w:sz w:val="18"/>
                              <w:lang w:val="en-GB"/>
                            </w:rPr>
                            <w:t>2</w:t>
                          </w:r>
                        </w:ins>
                      </w:p>
                    </w:txbxContent>
                  </v:textbox>
                </v:oval>
              </w:pict>
            </mc:Fallback>
          </mc:AlternateContent>
        </w:r>
        <w:r w:rsidR="009F0B6D">
          <w:rPr>
            <w:rFonts w:ascii="Palatino Linotype" w:hAnsi="Palatino Linotype"/>
            <w:noProof/>
            <w:lang w:val="en-GB" w:eastAsia="zh-CN"/>
          </w:rPr>
          <mc:AlternateContent>
            <mc:Choice Requires="wps">
              <w:drawing>
                <wp:anchor distT="0" distB="0" distL="114300" distR="114300" simplePos="0" relativeHeight="251669504" behindDoc="0" locked="0" layoutInCell="1" allowOverlap="1" wp14:anchorId="232621B6" wp14:editId="52CD30AD">
                  <wp:simplePos x="0" y="0"/>
                  <wp:positionH relativeFrom="column">
                    <wp:posOffset>2057400</wp:posOffset>
                  </wp:positionH>
                  <wp:positionV relativeFrom="paragraph">
                    <wp:posOffset>781050</wp:posOffset>
                  </wp:positionV>
                  <wp:extent cx="279400" cy="284480"/>
                  <wp:effectExtent l="57150" t="38100" r="0" b="77470"/>
                  <wp:wrapNone/>
                  <wp:docPr id="30" name="Oval 3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E4FBE9" w14:textId="09260FDF" w:rsidR="00EE1043" w:rsidRPr="00A91B89" w:rsidRDefault="00EE1043" w:rsidP="009F0B6D">
                              <w:pPr>
                                <w:jc w:val="center"/>
                                <w:rPr>
                                  <w:b/>
                                  <w:sz w:val="18"/>
                                  <w:lang w:val="en-GB"/>
                                  <w:rPrChange w:id="357" w:author="Steven Chen" w:date="2016-12-14T11:09:00Z">
                                    <w:rPr/>
                                  </w:rPrChange>
                                </w:rPr>
                                <w:pPrChange w:id="358" w:author="Steven Chen" w:date="2016-12-13T16:08:00Z">
                                  <w:pPr/>
                                </w:pPrChange>
                              </w:pPr>
                              <w:ins w:id="359" w:author="Steven Chen" w:date="2016-12-14T11:14:00Z">
                                <w:r>
                                  <w:rPr>
                                    <w:b/>
                                    <w:sz w:val="18"/>
                                    <w:lang w:val="en-GB"/>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621B6" id="Oval 30" o:spid="_x0000_s1031" style="position:absolute;left:0;text-align:left;margin-left:162pt;margin-top:61.5pt;width:22pt;height:2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" fillcolor="#c0504d [3205]" stroked="f" strokeweight="3pt">
                  <v:shadow on="t" color="black" opacity="24903f" origin=",.5" offset="0,.55556mm"/>
                  <v:textbox inset="0,0,0,0">
                    <w:txbxContent>
                      <w:p w14:paraId="17E4FBE9" w14:textId="09260FDF" w:rsidR="00EE1043" w:rsidRPr="00A91B89" w:rsidRDefault="00EE1043" w:rsidP="009F0B6D">
                        <w:pPr>
                          <w:jc w:val="center"/>
                          <w:rPr>
                            <w:b/>
                            <w:sz w:val="18"/>
                            <w:lang w:val="en-GB"/>
                            <w:rPrChange w:id="360" w:author="Steven Chen" w:date="2016-12-14T11:09:00Z">
                              <w:rPr/>
                            </w:rPrChange>
                          </w:rPr>
                          <w:pPrChange w:id="361" w:author="Steven Chen" w:date="2016-12-13T16:08:00Z">
                            <w:pPr/>
                          </w:pPrChange>
                        </w:pPr>
                        <w:ins w:id="362" w:author="Steven Chen" w:date="2016-12-14T11:14:00Z">
                          <w:r>
                            <w:rPr>
                              <w:b/>
                              <w:sz w:val="18"/>
                              <w:lang w:val="en-GB"/>
                            </w:rPr>
                            <w:t>1</w:t>
                          </w:r>
                        </w:ins>
                      </w:p>
                    </w:txbxContent>
                  </v:textbox>
                </v:oval>
              </w:pict>
            </mc:Fallback>
          </mc:AlternateContent>
        </w:r>
      </w:ins>
      <w:del w:id="363" w:author="Steven Chen" w:date="2016-12-14T10:54:00Z">
        <w:r w:rsidR="001814AB" w:rsidRPr="00211DF8" w:rsidDel="00EF1D40">
          <w:rPr>
            <w:rFonts w:ascii="Palatino Linotype" w:hAnsi="Palatino Linotype"/>
            <w:noProof/>
            <w:lang w:val="en-GB" w:eastAsia="zh-CN"/>
          </w:rPr>
          <w:drawing>
            <wp:inline distT="0" distB="0" distL="0" distR="0" wp14:anchorId="4BCBF4B5" wp14:editId="606EC746">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5794375"/>
                      </a:xfrm>
                      <a:prstGeom prst="rect">
                        <a:avLst/>
                      </a:prstGeom>
                    </pic:spPr>
                  </pic:pic>
                </a:graphicData>
              </a:graphic>
            </wp:inline>
          </w:drawing>
        </w:r>
      </w:del>
      <w:ins w:id="364" w:author="Steven Chen" w:date="2016-12-14T10:54:00Z">
        <w:r w:rsidR="00EF1D40">
          <w:rPr>
            <w:noProof/>
            <w:lang w:val="en-GB" w:eastAsia="zh-CN"/>
          </w:rPr>
          <w:drawing>
            <wp:inline distT="0" distB="0" distL="0" distR="0" wp14:anchorId="2C3A805B" wp14:editId="679A5B7F">
              <wp:extent cx="5672043" cy="6723472"/>
              <wp:effectExtent l="762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5680946" cy="6734026"/>
                      </a:xfrm>
                      <a:prstGeom prst="rect">
                        <a:avLst/>
                      </a:prstGeom>
                    </pic:spPr>
                  </pic:pic>
                </a:graphicData>
              </a:graphic>
            </wp:inline>
          </w:drawing>
        </w:r>
      </w:ins>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14:paraId="58BC269A" w14:textId="77777777"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14:paraId="4521BB69" w14:textId="77777777"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w:t>
            </w:r>
            <w:proofErr w:type="spellStart"/>
            <w:r w:rsidR="004035A7" w:rsidRPr="00211DF8">
              <w:rPr>
                <w:rFonts w:ascii="Palatino Linotype" w:eastAsia="SimSun" w:hAnsi="Palatino Linotype"/>
                <w:sz w:val="21"/>
                <w:szCs w:val="20"/>
                <w:lang w:eastAsia="zh-CN"/>
              </w:rPr>
              <w:t>poll_scheme_control_table</w:t>
            </w:r>
            <w:proofErr w:type="spellEnd"/>
            <w:r w:rsidR="004035A7" w:rsidRPr="00211DF8">
              <w:rPr>
                <w:rFonts w:ascii="Palatino Linotype" w:eastAsia="SimSun" w:hAnsi="Palatino Linotype"/>
                <w:sz w:val="21"/>
                <w:szCs w:val="20"/>
                <w:lang w:eastAsia="zh-CN"/>
              </w:rPr>
              <w:t xml:space="preserv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14:paraId="3A1F8057" w14:textId="77777777"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14:paraId="04C3F8D9" w14:textId="77777777"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 xml:space="preserve">The POS client polling job will initiate the JDBC connection to the target data source, and download polling data set which is “pending” for poll in POS client’s </w:t>
            </w:r>
            <w:r w:rsidR="00553FC1" w:rsidRPr="00211DF8">
              <w:rPr>
                <w:rFonts w:ascii="Palatino Linotype" w:hAnsi="Palatino Linotype"/>
                <w:sz w:val="21"/>
                <w:szCs w:val="20"/>
              </w:rPr>
              <w:t>DB.</w:t>
            </w:r>
          </w:p>
          <w:p w14:paraId="6D2E5F71" w14:textId="77777777"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polling schema info table, and use the DBF data to override the data in the staging tables.</w:t>
            </w:r>
            <w:r w:rsidR="008E1233" w:rsidRPr="00211DF8">
              <w:rPr>
                <w:rFonts w:ascii="Palatino Linotype" w:hAnsi="Palatino Linotype"/>
                <w:sz w:val="21"/>
                <w:szCs w:val="20"/>
              </w:rPr>
              <w:t xml:space="preserve"> </w:t>
            </w:r>
          </w:p>
          <w:p w14:paraId="27105E40" w14:textId="77777777"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FTP transfer the DBF file to ESB application server</w:t>
            </w:r>
            <w:r w:rsidRPr="00211DF8">
              <w:rPr>
                <w:rFonts w:ascii="Palatino Linotype" w:hAnsi="Palatino Linotype"/>
                <w:i/>
                <w:sz w:val="21"/>
                <w:szCs w:val="20"/>
                <w:u w:val="single"/>
              </w:rPr>
              <w:t>’s local directory.</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14:paraId="3149737B" w14:textId="77777777" w:rsidTr="00CD0AEF">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CD0AEF">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CD0AEF">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CD0AEF">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7D3D6FC6" w14:textId="77777777" w:rsidR="00CD0E8E" w:rsidRPr="00211DF8" w:rsidRDefault="00CD0E8E" w:rsidP="004A4443">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170"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14:paraId="5D918803" w14:textId="77777777" w:rsidTr="007F0094">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7F0094">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7F0094">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lastRenderedPageBreak/>
              <w:t>Sending Gateway</w:t>
            </w:r>
          </w:p>
        </w:tc>
        <w:tc>
          <w:tcPr>
            <w:tcW w:w="7920"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7F0094">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E5A2351" w14:textId="77777777"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5B21C6">
          <w:headerReference w:type="default" r:id="rId15"/>
          <w:footerReference w:type="default" r:id="rId16"/>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365" w:name="_Toc468468972"/>
      <w:r w:rsidRPr="00211DF8">
        <w:rPr>
          <w:rFonts w:ascii="Palatino Linotype" w:hAnsi="Palatino Linotype"/>
          <w:lang w:eastAsia="zh-CN"/>
        </w:rPr>
        <w:lastRenderedPageBreak/>
        <w:t>Functional Requirement Details</w:t>
      </w:r>
      <w:bookmarkEnd w:id="365"/>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217"/>
        <w:gridCol w:w="1440"/>
        <w:gridCol w:w="900"/>
        <w:gridCol w:w="3690"/>
        <w:gridCol w:w="1823"/>
      </w:tblGrid>
      <w:tr w:rsidR="000E544B" w:rsidRPr="00211DF8" w14:paraId="4B80CA4C" w14:textId="77777777" w:rsidTr="00A00C1A">
        <w:trPr>
          <w:cantSplit/>
          <w:tblHeader/>
        </w:trPr>
        <w:tc>
          <w:tcPr>
            <w:tcW w:w="1391"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217"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A00C1A">
        <w:trPr>
          <w:cantSplit/>
          <w:trHeight w:val="123"/>
        </w:trPr>
        <w:tc>
          <w:tcPr>
            <w:tcW w:w="1391" w:type="dxa"/>
            <w:shd w:val="clear" w:color="auto" w:fill="auto"/>
          </w:tcPr>
          <w:p w14:paraId="26DD9170"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tcPr>
          <w:p w14:paraId="1D2148A3"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217" w:type="dxa"/>
          </w:tcPr>
          <w:p w14:paraId="20EC4B9D" w14:textId="77777777" w:rsidR="000E544B" w:rsidRPr="00211DF8" w:rsidRDefault="000E544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A00C1A">
        <w:trPr>
          <w:cantSplit/>
          <w:trHeight w:val="123"/>
        </w:trPr>
        <w:tc>
          <w:tcPr>
            <w:tcW w:w="1391" w:type="dxa"/>
            <w:shd w:val="clear" w:color="auto" w:fill="auto"/>
          </w:tcPr>
          <w:p w14:paraId="6E14378D"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tcPr>
          <w:p w14:paraId="18A41AEE"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6AA9D5EE" w14:textId="77777777" w:rsidR="000E544B" w:rsidRPr="00211DF8" w:rsidRDefault="000E544B" w:rsidP="00A00C1A">
            <w:pPr>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A00C1A">
        <w:trPr>
          <w:cantSplit/>
          <w:trHeight w:val="123"/>
        </w:trPr>
        <w:tc>
          <w:tcPr>
            <w:tcW w:w="1391" w:type="dxa"/>
            <w:shd w:val="clear" w:color="auto" w:fill="auto"/>
          </w:tcPr>
          <w:p w14:paraId="5DEF55F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tcPr>
          <w:p w14:paraId="41C0DA3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E7F42E6"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r w:rsidR="004A4443">
              <w:rPr>
                <w:rFonts w:ascii="Palatino Linotype" w:hAnsi="Palatino Linotype"/>
                <w:color w:val="000000"/>
                <w:sz w:val="20"/>
                <w:szCs w:val="20"/>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14:paraId="1D5BFF57"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r w:rsidR="004A4443">
              <w:rPr>
                <w:rFonts w:ascii="Palatino Linotype" w:hAnsi="Palatino Linotype"/>
                <w:color w:val="000000"/>
                <w:sz w:val="20"/>
                <w:szCs w:val="20"/>
              </w:rPr>
              <w:t>.</w:t>
            </w:r>
          </w:p>
          <w:p w14:paraId="6D5F6DB7"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14:paraId="0100FFC5"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A00C1A">
        <w:trPr>
          <w:cantSplit/>
          <w:trHeight w:val="123"/>
        </w:trPr>
        <w:tc>
          <w:tcPr>
            <w:tcW w:w="1391"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tcPr>
          <w:p w14:paraId="46EA2192"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F16AB9F"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43C2AD95"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440" w:type="dxa"/>
          </w:tcPr>
          <w:p w14:paraId="1E89F729"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DDBA50E"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5E57D6A9"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A00C1A">
        <w:trPr>
          <w:cantSplit/>
          <w:trHeight w:val="123"/>
        </w:trPr>
        <w:tc>
          <w:tcPr>
            <w:tcW w:w="1391"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tcPr>
          <w:p w14:paraId="19B4D5E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497DC0F9"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7860FF0C"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440" w:type="dxa"/>
          </w:tcPr>
          <w:p w14:paraId="3C25737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03CB325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556D720"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14:paraId="0F879DDA"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7865D2B6" w14:textId="77777777" w:rsidTr="00A00C1A">
        <w:trPr>
          <w:cantSplit/>
          <w:trHeight w:val="123"/>
        </w:trPr>
        <w:tc>
          <w:tcPr>
            <w:tcW w:w="1391" w:type="dxa"/>
            <w:shd w:val="clear" w:color="auto" w:fill="auto"/>
          </w:tcPr>
          <w:p w14:paraId="748D383E"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tcPr>
          <w:p w14:paraId="68B3A45F"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217" w:type="dxa"/>
          </w:tcPr>
          <w:p w14:paraId="4EB5C879"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r w:rsidR="004A4443">
              <w:rPr>
                <w:rFonts w:ascii="Palatino Linotype" w:eastAsia="SimSun" w:hAnsi="Palatino Linotype"/>
                <w:color w:val="000000"/>
                <w:sz w:val="20"/>
                <w:szCs w:val="20"/>
                <w:lang w:eastAsia="zh-CN"/>
              </w:rPr>
              <w:t>.</w:t>
            </w:r>
          </w:p>
        </w:tc>
        <w:tc>
          <w:tcPr>
            <w:tcW w:w="1440" w:type="dxa"/>
          </w:tcPr>
          <w:p w14:paraId="2ED89C6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46F407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1AD3D0DF" w14:textId="77777777"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i</w:t>
            </w:r>
            <w:proofErr w:type="spellStart"/>
            <w:r w:rsidR="000E544B" w:rsidRPr="00211DF8">
              <w:rPr>
                <w:rFonts w:ascii="Palatino Linotype" w:hAnsi="Palatino Linotype"/>
                <w:sz w:val="21"/>
                <w:szCs w:val="20"/>
              </w:rPr>
              <w:t>f</w:t>
            </w:r>
            <w:proofErr w:type="spellEnd"/>
            <w:r w:rsidR="000E544B" w:rsidRPr="00211DF8">
              <w:rPr>
                <w:rFonts w:ascii="Palatino Linotype" w:hAnsi="Palatino Linotype"/>
                <w:sz w:val="21"/>
                <w:szCs w:val="20"/>
              </w:rPr>
              <w:t xml:space="preserve">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r w:rsidR="004A4443">
              <w:rPr>
                <w:rFonts w:ascii="Palatino Linotype" w:hAnsi="Palatino Linotype"/>
                <w:sz w:val="21"/>
                <w:szCs w:val="20"/>
              </w:rPr>
              <w:t>.</w:t>
            </w:r>
          </w:p>
        </w:tc>
        <w:tc>
          <w:tcPr>
            <w:tcW w:w="1823" w:type="dxa"/>
          </w:tcPr>
          <w:p w14:paraId="4B00CA83"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450F535F" w14:textId="77777777" w:rsidTr="00A00C1A">
        <w:trPr>
          <w:cantSplit/>
          <w:trHeight w:val="123"/>
        </w:trPr>
        <w:tc>
          <w:tcPr>
            <w:tcW w:w="1391"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3217"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5FE5CBB3"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0DC47C94"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14:paraId="45EBF87B"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14:paraId="08A861CD"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EBCA427"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14:paraId="65F24C39" w14:textId="77777777"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65C2D">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366" w:name="_Toc468468973"/>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(Staging - EDW)</w:t>
      </w:r>
      <w:bookmarkEnd w:id="366"/>
    </w:p>
    <w:p w14:paraId="58278B13" w14:textId="77777777" w:rsidR="00711BEE" w:rsidRPr="00211DF8" w:rsidRDefault="00711BEE" w:rsidP="00711BEE">
      <w:pPr>
        <w:pStyle w:val="Heading4"/>
        <w:rPr>
          <w:rFonts w:ascii="Palatino Linotype" w:hAnsi="Palatino Linotype"/>
          <w:lang w:eastAsia="zh-CN"/>
        </w:rPr>
      </w:pPr>
      <w:bookmarkStart w:id="367" w:name="_Toc468468974"/>
      <w:r w:rsidRPr="00211DF8">
        <w:rPr>
          <w:rFonts w:ascii="Palatino Linotype" w:hAnsi="Palatino Linotype"/>
          <w:lang w:eastAsia="zh-CN"/>
        </w:rPr>
        <w:t>Processing Flow</w:t>
      </w:r>
      <w:bookmarkEnd w:id="367"/>
    </w:p>
    <w:p w14:paraId="000F4DD8" w14:textId="7BC2DBB1" w:rsidR="00CE227B" w:rsidRPr="00211DF8" w:rsidRDefault="009F0B6D" w:rsidP="007E6F0F">
      <w:pPr>
        <w:jc w:val="both"/>
        <w:rPr>
          <w:rFonts w:ascii="Palatino Linotype" w:hAnsi="Palatino Linotype"/>
        </w:rPr>
      </w:pPr>
      <w:ins w:id="368" w:author="Steven Chen" w:date="2016-12-14T11:14:00Z">
        <w:r>
          <w:rPr>
            <w:rFonts w:ascii="Palatino Linotype" w:hAnsi="Palatino Linotype"/>
            <w:noProof/>
            <w:lang w:val="en-GB" w:eastAsia="zh-CN"/>
          </w:rPr>
          <mc:AlternateContent>
            <mc:Choice Requires="wps">
              <w:drawing>
                <wp:anchor distT="0" distB="0" distL="114300" distR="114300" simplePos="0" relativeHeight="251667456" behindDoc="0" locked="0" layoutInCell="1" allowOverlap="1" wp14:anchorId="7D730EE8" wp14:editId="700E0D95">
                  <wp:simplePos x="0" y="0"/>
                  <wp:positionH relativeFrom="column">
                    <wp:posOffset>3302000</wp:posOffset>
                  </wp:positionH>
                  <wp:positionV relativeFrom="paragraph">
                    <wp:posOffset>4796790</wp:posOffset>
                  </wp:positionV>
                  <wp:extent cx="279400" cy="284480"/>
                  <wp:effectExtent l="57150" t="38100" r="0" b="77470"/>
                  <wp:wrapNone/>
                  <wp:docPr id="28" name="Oval 2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FAEDF34" w14:textId="43C03F59" w:rsidR="00EE1043" w:rsidRPr="00A91B89" w:rsidRDefault="00EE1043" w:rsidP="009F0B6D">
                              <w:pPr>
                                <w:jc w:val="center"/>
                                <w:rPr>
                                  <w:b/>
                                  <w:sz w:val="18"/>
                                  <w:lang w:val="en-GB"/>
                                  <w:rPrChange w:id="369" w:author="Steven Chen" w:date="2016-12-14T11:09:00Z">
                                    <w:rPr/>
                                  </w:rPrChange>
                                </w:rPr>
                                <w:pPrChange w:id="370" w:author="Steven Chen" w:date="2016-12-13T16:08:00Z">
                                  <w:pPr/>
                                </w:pPrChange>
                              </w:pPr>
                              <w:ins w:id="371" w:author="Steven Chen" w:date="2016-12-14T11:14: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30EE8" id="Oval 28" o:spid="_x0000_s1032" style="position:absolute;left:0;text-align:left;margin-left:260pt;margin-top:377.7pt;width:22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" fillcolor="#c0504d [3205]" stroked="f" strokeweight="3pt">
                  <v:shadow on="t" color="black" opacity="24903f" origin=",.5" offset="0,.55556mm"/>
                  <v:textbox inset="0,0,0,0">
                    <w:txbxContent>
                      <w:p w14:paraId="3FAEDF34" w14:textId="43C03F59" w:rsidR="00EE1043" w:rsidRPr="00A91B89" w:rsidRDefault="00EE1043" w:rsidP="009F0B6D">
                        <w:pPr>
                          <w:jc w:val="center"/>
                          <w:rPr>
                            <w:b/>
                            <w:sz w:val="18"/>
                            <w:lang w:val="en-GB"/>
                            <w:rPrChange w:id="372" w:author="Steven Chen" w:date="2016-12-14T11:09:00Z">
                              <w:rPr/>
                            </w:rPrChange>
                          </w:rPr>
                          <w:pPrChange w:id="373" w:author="Steven Chen" w:date="2016-12-13T16:08:00Z">
                            <w:pPr/>
                          </w:pPrChange>
                        </w:pPr>
                        <w:ins w:id="374" w:author="Steven Chen" w:date="2016-12-14T11:14:00Z">
                          <w:r>
                            <w:rPr>
                              <w:b/>
                              <w:sz w:val="18"/>
                              <w:lang w:val="en-GB"/>
                            </w:rPr>
                            <w:t>4</w:t>
                          </w:r>
                        </w:ins>
                      </w:p>
                    </w:txbxContent>
                  </v:textbox>
                </v:oval>
              </w:pict>
            </mc:Fallback>
          </mc:AlternateContent>
        </w:r>
      </w:ins>
      <w:ins w:id="375" w:author="Steven Chen" w:date="2016-12-14T11:11:00Z">
        <w:r>
          <w:rPr>
            <w:rFonts w:ascii="Palatino Linotype" w:hAnsi="Palatino Linotype"/>
            <w:noProof/>
            <w:lang w:val="en-GB" w:eastAsia="zh-CN"/>
          </w:rPr>
          <mc:AlternateContent>
            <mc:Choice Requires="wps">
              <w:drawing>
                <wp:anchor distT="0" distB="0" distL="114300" distR="114300" simplePos="0" relativeHeight="251665408" behindDoc="0" locked="0" layoutInCell="1" allowOverlap="1" wp14:anchorId="6D7E2FBF" wp14:editId="1FEC2669">
                  <wp:simplePos x="0" y="0"/>
                  <wp:positionH relativeFrom="column">
                    <wp:posOffset>1289050</wp:posOffset>
                  </wp:positionH>
                  <wp:positionV relativeFrom="paragraph">
                    <wp:posOffset>5368290</wp:posOffset>
                  </wp:positionV>
                  <wp:extent cx="279400" cy="284480"/>
                  <wp:effectExtent l="57150" t="38100" r="0" b="77470"/>
                  <wp:wrapNone/>
                  <wp:docPr id="26" name="Oval 2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F74950D" w14:textId="76202594" w:rsidR="00EE1043" w:rsidRPr="00A91B89" w:rsidRDefault="00EE1043" w:rsidP="009F0B6D">
                              <w:pPr>
                                <w:jc w:val="center"/>
                                <w:rPr>
                                  <w:b/>
                                  <w:sz w:val="18"/>
                                  <w:lang w:val="en-GB"/>
                                  <w:rPrChange w:id="376" w:author="Steven Chen" w:date="2016-12-14T11:09:00Z">
                                    <w:rPr/>
                                  </w:rPrChange>
                                </w:rPr>
                                <w:pPrChange w:id="377" w:author="Steven Chen" w:date="2016-12-13T16:08:00Z">
                                  <w:pPr/>
                                </w:pPrChange>
                              </w:pPr>
                              <w:ins w:id="378" w:author="Steven Chen" w:date="2016-12-14T11:12:00Z">
                                <w:r>
                                  <w:rPr>
                                    <w:b/>
                                    <w:sz w:val="18"/>
                                    <w:lang w:val="en-GB"/>
                                  </w:rPr>
                                  <w:t>5</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7E2FBF" id="Oval 26" o:spid="_x0000_s1033" style="position:absolute;left:0;text-align:left;margin-left:101.5pt;margin-top:422.7pt;width:22pt;height:2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" fillcolor="#c0504d [3205]" stroked="f" strokeweight="3pt">
                  <v:shadow on="t" color="black" opacity="24903f" origin=",.5" offset="0,.55556mm"/>
                  <v:textbox inset="0,0,0,0">
                    <w:txbxContent>
                      <w:p w14:paraId="4F74950D" w14:textId="76202594" w:rsidR="00EE1043" w:rsidRPr="00A91B89" w:rsidRDefault="00EE1043" w:rsidP="009F0B6D">
                        <w:pPr>
                          <w:jc w:val="center"/>
                          <w:rPr>
                            <w:b/>
                            <w:sz w:val="18"/>
                            <w:lang w:val="en-GB"/>
                            <w:rPrChange w:id="379" w:author="Steven Chen" w:date="2016-12-14T11:09:00Z">
                              <w:rPr/>
                            </w:rPrChange>
                          </w:rPr>
                          <w:pPrChange w:id="380" w:author="Steven Chen" w:date="2016-12-13T16:08:00Z">
                            <w:pPr/>
                          </w:pPrChange>
                        </w:pPr>
                        <w:ins w:id="381" w:author="Steven Chen" w:date="2016-12-14T11:12:00Z">
                          <w:r>
                            <w:rPr>
                              <w:b/>
                              <w:sz w:val="18"/>
                              <w:lang w:val="en-GB"/>
                            </w:rPr>
                            <w:t>5</w:t>
                          </w:r>
                        </w:ins>
                      </w:p>
                    </w:txbxContent>
                  </v:textbox>
                </v:oval>
              </w:pict>
            </mc:Fallback>
          </mc:AlternateContent>
        </w:r>
      </w:ins>
      <w:ins w:id="382" w:author="Steven Chen" w:date="2016-12-14T11:10:00Z">
        <w:r w:rsidR="00A91B89">
          <w:rPr>
            <w:rFonts w:ascii="Palatino Linotype" w:hAnsi="Palatino Linotype"/>
            <w:noProof/>
            <w:lang w:val="en-GB" w:eastAsia="zh-CN"/>
          </w:rPr>
          <mc:AlternateContent>
            <mc:Choice Requires="wps">
              <w:drawing>
                <wp:anchor distT="0" distB="0" distL="114300" distR="114300" simplePos="0" relativeHeight="251663360" behindDoc="0" locked="0" layoutInCell="1" allowOverlap="1" wp14:anchorId="0DACF8E7" wp14:editId="54D0E403">
                  <wp:simplePos x="0" y="0"/>
                  <wp:positionH relativeFrom="column">
                    <wp:posOffset>2038350</wp:posOffset>
                  </wp:positionH>
                  <wp:positionV relativeFrom="paragraph">
                    <wp:posOffset>3361690</wp:posOffset>
                  </wp:positionV>
                  <wp:extent cx="279400" cy="284480"/>
                  <wp:effectExtent l="57150" t="38100" r="0" b="77470"/>
                  <wp:wrapNone/>
                  <wp:docPr id="25" name="Oval 2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86013AE" w14:textId="554DB480" w:rsidR="00EE1043" w:rsidRPr="00A91B89" w:rsidRDefault="00EE1043" w:rsidP="00A91B89">
                              <w:pPr>
                                <w:jc w:val="center"/>
                                <w:rPr>
                                  <w:b/>
                                  <w:sz w:val="18"/>
                                  <w:lang w:val="en-GB"/>
                                  <w:rPrChange w:id="383" w:author="Steven Chen" w:date="2016-12-14T11:09:00Z">
                                    <w:rPr/>
                                  </w:rPrChange>
                                </w:rPr>
                                <w:pPrChange w:id="384" w:author="Steven Chen" w:date="2016-12-13T16:08:00Z">
                                  <w:pPr/>
                                </w:pPrChange>
                              </w:pPr>
                              <w:ins w:id="385" w:author="Steven Chen" w:date="2016-12-14T11:10:00Z">
                                <w:r>
                                  <w:rPr>
                                    <w:b/>
                                    <w:sz w:val="18"/>
                                    <w:lang w:val="en-GB"/>
                                  </w:rPr>
                                  <w:t>3</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CF8E7" id="Oval 25" o:spid="_x0000_s1034" style="position:absolute;left:0;text-align:left;margin-left:160.5pt;margin-top:264.7pt;width:22pt;height:2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" fillcolor="#c0504d [3205]" stroked="f" strokeweight="3pt">
                  <v:shadow on="t" color="black" opacity="24903f" origin=",.5" offset="0,.55556mm"/>
                  <v:textbox inset="0,0,0,0">
                    <w:txbxContent>
                      <w:p w14:paraId="686013AE" w14:textId="554DB480" w:rsidR="00EE1043" w:rsidRPr="00A91B89" w:rsidRDefault="00EE1043" w:rsidP="00A91B89">
                        <w:pPr>
                          <w:jc w:val="center"/>
                          <w:rPr>
                            <w:b/>
                            <w:sz w:val="18"/>
                            <w:lang w:val="en-GB"/>
                            <w:rPrChange w:id="386" w:author="Steven Chen" w:date="2016-12-14T11:09:00Z">
                              <w:rPr/>
                            </w:rPrChange>
                          </w:rPr>
                          <w:pPrChange w:id="387" w:author="Steven Chen" w:date="2016-12-13T16:08:00Z">
                            <w:pPr/>
                          </w:pPrChange>
                        </w:pPr>
                        <w:ins w:id="388" w:author="Steven Chen" w:date="2016-12-14T11:10:00Z">
                          <w:r>
                            <w:rPr>
                              <w:b/>
                              <w:sz w:val="18"/>
                              <w:lang w:val="en-GB"/>
                            </w:rPr>
                            <w:t>3</w:t>
                          </w:r>
                        </w:ins>
                      </w:p>
                    </w:txbxContent>
                  </v:textbox>
                </v:oval>
              </w:pict>
            </mc:Fallback>
          </mc:AlternateContent>
        </w:r>
      </w:ins>
      <w:ins w:id="389" w:author="Steven Chen" w:date="2016-12-14T11:09:00Z">
        <w:r w:rsidR="00A91B89">
          <w:rPr>
            <w:rFonts w:ascii="Palatino Linotype" w:hAnsi="Palatino Linotype"/>
            <w:noProof/>
            <w:lang w:val="en-GB" w:eastAsia="zh-CN"/>
          </w:rPr>
          <mc:AlternateContent>
            <mc:Choice Requires="wps">
              <w:drawing>
                <wp:anchor distT="0" distB="0" distL="114300" distR="114300" simplePos="0" relativeHeight="251661312" behindDoc="0" locked="0" layoutInCell="1" allowOverlap="1" wp14:anchorId="12D76356" wp14:editId="01B4E162">
                  <wp:simplePos x="0" y="0"/>
                  <wp:positionH relativeFrom="column">
                    <wp:posOffset>2057400</wp:posOffset>
                  </wp:positionH>
                  <wp:positionV relativeFrom="paragraph">
                    <wp:posOffset>2059940</wp:posOffset>
                  </wp:positionV>
                  <wp:extent cx="279400" cy="284480"/>
                  <wp:effectExtent l="57150" t="38100" r="0" b="77470"/>
                  <wp:wrapNone/>
                  <wp:docPr id="24" name="Oval 24"/>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1DE69F" w14:textId="326D4EA3" w:rsidR="00EE1043" w:rsidRPr="00A91B89" w:rsidRDefault="00EE1043" w:rsidP="00A91B89">
                              <w:pPr>
                                <w:jc w:val="center"/>
                                <w:rPr>
                                  <w:b/>
                                  <w:sz w:val="18"/>
                                  <w:lang w:val="en-GB"/>
                                  <w:rPrChange w:id="390" w:author="Steven Chen" w:date="2016-12-14T11:09:00Z">
                                    <w:rPr/>
                                  </w:rPrChange>
                                </w:rPr>
                                <w:pPrChange w:id="391" w:author="Steven Chen" w:date="2016-12-13T16:08:00Z">
                                  <w:pPr/>
                                </w:pPrChange>
                              </w:pPr>
                              <w:ins w:id="392" w:author="Steven Chen" w:date="2016-12-14T11:09:00Z">
                                <w:r>
                                  <w:rPr>
                                    <w:b/>
                                    <w:sz w:val="18"/>
                                    <w:lang w:val="en-GB"/>
                                  </w:rPr>
                                  <w:t>2</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D76356" id="Oval 24" o:spid="_x0000_s1035" style="position:absolute;left:0;text-align:left;margin-left:162pt;margin-top:162.2pt;width:22pt;height:2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" fillcolor="#c0504d [3205]" stroked="f" strokeweight="3pt">
                  <v:shadow on="t" color="black" opacity="24903f" origin=",.5" offset="0,.55556mm"/>
                  <v:textbox inset="0,0,0,0">
                    <w:txbxContent>
                      <w:p w14:paraId="211DE69F" w14:textId="326D4EA3" w:rsidR="00EE1043" w:rsidRPr="00A91B89" w:rsidRDefault="00EE1043" w:rsidP="00A91B89">
                        <w:pPr>
                          <w:jc w:val="center"/>
                          <w:rPr>
                            <w:b/>
                            <w:sz w:val="18"/>
                            <w:lang w:val="en-GB"/>
                            <w:rPrChange w:id="393" w:author="Steven Chen" w:date="2016-12-14T11:09:00Z">
                              <w:rPr/>
                            </w:rPrChange>
                          </w:rPr>
                          <w:pPrChange w:id="394" w:author="Steven Chen" w:date="2016-12-13T16:08:00Z">
                            <w:pPr/>
                          </w:pPrChange>
                        </w:pPr>
                        <w:ins w:id="395" w:author="Steven Chen" w:date="2016-12-14T11:09:00Z">
                          <w:r>
                            <w:rPr>
                              <w:b/>
                              <w:sz w:val="18"/>
                              <w:lang w:val="en-GB"/>
                            </w:rPr>
                            <w:t>2</w:t>
                          </w:r>
                        </w:ins>
                      </w:p>
                    </w:txbxContent>
                  </v:textbox>
                </v:oval>
              </w:pict>
            </mc:Fallback>
          </mc:AlternateContent>
        </w:r>
      </w:ins>
      <w:ins w:id="396" w:author="Steven Chen" w:date="2016-12-13T16:08:00Z">
        <w:r w:rsidR="00A91B89">
          <w:rPr>
            <w:rFonts w:ascii="Palatino Linotype" w:hAnsi="Palatino Linotype"/>
            <w:noProof/>
            <w:lang w:val="en-GB" w:eastAsia="zh-CN"/>
          </w:rPr>
          <mc:AlternateContent>
            <mc:Choice Requires="wps">
              <w:drawing>
                <wp:anchor distT="0" distB="0" distL="114300" distR="114300" simplePos="0" relativeHeight="251659264" behindDoc="0" locked="0" layoutInCell="1" allowOverlap="1" wp14:anchorId="5D634E15" wp14:editId="5CD7765C">
                  <wp:simplePos x="0" y="0"/>
                  <wp:positionH relativeFrom="column">
                    <wp:posOffset>2133600</wp:posOffset>
                  </wp:positionH>
                  <wp:positionV relativeFrom="paragraph">
                    <wp:posOffset>807720</wp:posOffset>
                  </wp:positionV>
                  <wp:extent cx="279400" cy="279400"/>
                  <wp:effectExtent l="57150" t="38100" r="0" b="82550"/>
                  <wp:wrapNone/>
                  <wp:docPr id="9" name="Oval 9"/>
                  <wp:cNvGraphicFramePr/>
                  <a:graphic xmlns:a="http://schemas.openxmlformats.org/drawingml/2006/main">
                    <a:graphicData uri="http://schemas.microsoft.com/office/word/2010/wordprocessingShape">
                      <wps:wsp>
                        <wps:cNvSpPr/>
                        <wps:spPr>
                          <a:xfrm>
                            <a:off x="0" y="0"/>
                            <a:ext cx="279400" cy="27940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2AB7085" w14:textId="1836AA6C" w:rsidR="00EE1043" w:rsidRPr="00E94B24" w:rsidRDefault="00EE1043" w:rsidP="00E94B24">
                              <w:pPr>
                                <w:jc w:val="center"/>
                                <w:rPr>
                                  <w:b/>
                                  <w:sz w:val="18"/>
                                  <w:rPrChange w:id="397" w:author="Steven Chen" w:date="2016-12-13T16:10:00Z">
                                    <w:rPr/>
                                  </w:rPrChange>
                                </w:rPr>
                                <w:pPrChange w:id="398" w:author="Steven Chen" w:date="2016-12-13T16:08:00Z">
                                  <w:pPr/>
                                </w:pPrChange>
                              </w:pPr>
                              <w:ins w:id="399" w:author="Steven Chen" w:date="2016-12-13T16:08:00Z">
                                <w:r w:rsidRPr="00E94B24">
                                  <w:rPr>
                                    <w:b/>
                                    <w:rPrChange w:id="400" w:author="Steven Chen" w:date="2016-12-13T16:10:00Z">
                                      <w:rPr/>
                                    </w:rPrChange>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34E15" id="Oval 9" o:spid="_x0000_s1036" style="position:absolute;left:0;text-align:left;margin-left:168pt;margin-top:63.6pt;width:22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" fillcolor="#c0504d [3205]" stroked="f" strokeweight="3pt">
                  <v:shadow on="t" color="black" opacity="24903f" origin=",.5" offset="0,.55556mm"/>
                  <v:textbox inset="0,0,0,0">
                    <w:txbxContent>
                      <w:p w14:paraId="12AB7085" w14:textId="1836AA6C" w:rsidR="00EE1043" w:rsidRPr="00E94B24" w:rsidRDefault="00EE1043" w:rsidP="00E94B24">
                        <w:pPr>
                          <w:jc w:val="center"/>
                          <w:rPr>
                            <w:b/>
                            <w:sz w:val="18"/>
                            <w:rPrChange w:id="401" w:author="Steven Chen" w:date="2016-12-13T16:10:00Z">
                              <w:rPr/>
                            </w:rPrChange>
                          </w:rPr>
                          <w:pPrChange w:id="402" w:author="Steven Chen" w:date="2016-12-13T16:08:00Z">
                            <w:pPr/>
                          </w:pPrChange>
                        </w:pPr>
                        <w:ins w:id="403" w:author="Steven Chen" w:date="2016-12-13T16:08:00Z">
                          <w:r w:rsidRPr="00E94B24">
                            <w:rPr>
                              <w:b/>
                              <w:rPrChange w:id="404" w:author="Steven Chen" w:date="2016-12-13T16:10:00Z">
                                <w:rPr/>
                              </w:rPrChange>
                            </w:rPr>
                            <w:t>1</w:t>
                          </w:r>
                        </w:ins>
                      </w:p>
                    </w:txbxContent>
                  </v:textbox>
                </v:oval>
              </w:pict>
            </mc:Fallback>
          </mc:AlternateContent>
        </w:r>
      </w:ins>
      <w:del w:id="405" w:author="Steven Chen" w:date="2016-12-14T10:57:00Z">
        <w:r w:rsidR="001814AB" w:rsidRPr="00211DF8" w:rsidDel="00496CB4">
          <w:rPr>
            <w:rFonts w:ascii="Palatino Linotype" w:hAnsi="Palatino Linotype"/>
            <w:noProof/>
            <w:lang w:val="en-GB" w:eastAsia="zh-CN"/>
          </w:rPr>
          <w:drawing>
            <wp:inline distT="0" distB="0" distL="0" distR="0" wp14:anchorId="098F65C6" wp14:editId="4593E7EC">
              <wp:extent cx="6858000" cy="622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6222365"/>
                      </a:xfrm>
                      <a:prstGeom prst="rect">
                        <a:avLst/>
                      </a:prstGeom>
                    </pic:spPr>
                  </pic:pic>
                </a:graphicData>
              </a:graphic>
            </wp:inline>
          </w:drawing>
        </w:r>
      </w:del>
      <w:ins w:id="406" w:author="Steven Chen" w:date="2016-12-14T11:14:00Z">
        <w:r>
          <w:rPr>
            <w:rFonts w:ascii="Palatino Linotype" w:hAnsi="Palatino Linotype"/>
            <w:noProof/>
            <w:lang w:val="en-GB" w:eastAsia="zh-CN"/>
          </w:rPr>
          <w:drawing>
            <wp:inline distT="0" distB="0" distL="0" distR="0" wp14:anchorId="03FD3E14" wp14:editId="2DD4367D">
              <wp:extent cx="6851015" cy="621792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1015" cy="6217920"/>
                      </a:xfrm>
                      <a:prstGeom prst="rect">
                        <a:avLst/>
                      </a:prstGeom>
                      <a:noFill/>
                      <a:ln>
                        <a:noFill/>
                      </a:ln>
                    </pic:spPr>
                  </pic:pic>
                </a:graphicData>
              </a:graphic>
            </wp:inline>
          </w:drawing>
        </w:r>
      </w:ins>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7777777" w:rsidR="001814AB" w:rsidRPr="00211DF8" w:rsidRDefault="000F0D8D" w:rsidP="00A00C1A">
            <w:pPr>
              <w:spacing w:after="0"/>
              <w:rPr>
                <w:rFonts w:ascii="Palatino Linotype" w:hAnsi="Palatino Linotype"/>
                <w:sz w:val="21"/>
                <w:szCs w:val="20"/>
              </w:rPr>
            </w:pPr>
            <w:r w:rsidRPr="00211DF8">
              <w:rPr>
                <w:rFonts w:ascii="Palatino Linotype" w:hAnsi="Palatino Linotype"/>
                <w:sz w:val="21"/>
                <w:szCs w:val="20"/>
              </w:rPr>
              <w:t>Read sales data from Staging DB</w:t>
            </w:r>
          </w:p>
        </w:tc>
        <w:tc>
          <w:tcPr>
            <w:tcW w:w="6210" w:type="dxa"/>
          </w:tcPr>
          <w:p w14:paraId="36C31FE1" w14:textId="34005EE1" w:rsidR="001814AB" w:rsidRPr="00211DF8" w:rsidRDefault="000F0D8D" w:rsidP="00A00C1A">
            <w:pPr>
              <w:pStyle w:val="ListParagraph"/>
              <w:numPr>
                <w:ilvl w:val="0"/>
                <w:numId w:val="24"/>
              </w:numPr>
              <w:spacing w:after="0"/>
              <w:rPr>
                <w:rFonts w:ascii="Palatino Linotype" w:hAnsi="Palatino Linotype"/>
                <w:sz w:val="21"/>
                <w:szCs w:val="20"/>
                <w:u w:val="single"/>
              </w:rPr>
            </w:pPr>
            <w:del w:id="407" w:author="Steven Chen" w:date="2016-12-13T16:05:00Z">
              <w:r w:rsidRPr="00211DF8" w:rsidDel="00E90B74">
                <w:rPr>
                  <w:rFonts w:ascii="Palatino Linotype" w:hAnsi="Palatino Linotype"/>
                  <w:sz w:val="21"/>
                  <w:szCs w:val="20"/>
                </w:rPr>
                <w:delText>Another job</w:delText>
              </w:r>
            </w:del>
            <w:ins w:id="408" w:author="Steven Chen" w:date="2016-12-13T16:05:00Z">
              <w:r w:rsidR="00E90B74">
                <w:rPr>
                  <w:rFonts w:ascii="Palatino Linotype" w:hAnsi="Palatino Linotype"/>
                  <w:sz w:val="21"/>
                  <w:szCs w:val="20"/>
                </w:rPr>
                <w:t xml:space="preserve">The real </w:t>
              </w:r>
            </w:ins>
            <w:ins w:id="409" w:author="Steven Chen" w:date="2016-12-13T16:06:00Z">
              <w:r w:rsidR="00E90B74">
                <w:rPr>
                  <w:rFonts w:ascii="Palatino Linotype" w:hAnsi="Palatino Linotype"/>
                  <w:sz w:val="21"/>
                  <w:szCs w:val="20"/>
                </w:rPr>
                <w:t>time sales data processing job (Staging to EDW)</w:t>
              </w:r>
            </w:ins>
            <w:r w:rsidRPr="00211DF8">
              <w:rPr>
                <w:rFonts w:ascii="Palatino Linotype" w:hAnsi="Palatino Linotype"/>
                <w:sz w:val="21"/>
                <w:szCs w:val="20"/>
              </w:rPr>
              <w:t xml:space="preserve"> will be submitted to process the real time sales data in the staging DB</w:t>
            </w:r>
            <w:r w:rsidR="00B13649" w:rsidRPr="00211DF8">
              <w:rPr>
                <w:rFonts w:ascii="Palatino Linotype" w:hAnsi="Palatino Linotype"/>
                <w:sz w:val="21"/>
                <w:szCs w:val="20"/>
              </w:rPr>
              <w:t xml:space="preserve"> of </w:t>
            </w:r>
            <w:commentRangeStart w:id="410"/>
            <w:del w:id="411" w:author="Steven Chen" w:date="2016-12-13T16:06:00Z">
              <w:r w:rsidR="00B13649" w:rsidRPr="00211DF8" w:rsidDel="00E90B74">
                <w:rPr>
                  <w:rFonts w:ascii="Palatino Linotype" w:hAnsi="Palatino Linotype"/>
                  <w:sz w:val="21"/>
                  <w:szCs w:val="20"/>
                </w:rPr>
                <w:delText>one branch</w:delText>
              </w:r>
              <w:commentRangeEnd w:id="410"/>
              <w:r w:rsidR="00A931CD" w:rsidDel="00E90B74">
                <w:rPr>
                  <w:rStyle w:val="CommentReference"/>
                </w:rPr>
                <w:commentReference w:id="410"/>
              </w:r>
            </w:del>
            <w:ins w:id="412" w:author="Steven Chen" w:date="2016-12-13T16:06:00Z">
              <w:r w:rsidR="00E90B74">
                <w:rPr>
                  <w:rFonts w:ascii="Palatino Linotype" w:hAnsi="Palatino Linotype"/>
                  <w:sz w:val="21"/>
                  <w:szCs w:val="20"/>
                </w:rPr>
                <w:t>target POS client</w:t>
              </w:r>
            </w:ins>
            <w:r w:rsidR="00B13649" w:rsidRPr="00211DF8">
              <w:rPr>
                <w:rFonts w:ascii="Palatino Linotype" w:hAnsi="Palatino Linotype"/>
                <w:sz w:val="21"/>
                <w:szCs w:val="20"/>
              </w:rPr>
              <w:t>.</w:t>
            </w:r>
          </w:p>
          <w:p w14:paraId="645DAC04" w14:textId="77777777" w:rsidR="001814AB" w:rsidRDefault="001814AB" w:rsidP="00A00C1A">
            <w:pPr>
              <w:spacing w:after="0"/>
              <w:rPr>
                <w:ins w:id="413" w:author="Edward Leung" w:date="2016-12-13T11:01:00Z"/>
                <w:rFonts w:ascii="Palatino Linotype" w:hAnsi="Palatino Linotype"/>
                <w:sz w:val="21"/>
                <w:szCs w:val="20"/>
              </w:rPr>
            </w:pPr>
          </w:p>
          <w:p w14:paraId="789CFD00" w14:textId="12927863" w:rsidR="00084668" w:rsidDel="00E90B74" w:rsidRDefault="00084668" w:rsidP="00A00C1A">
            <w:pPr>
              <w:spacing w:after="0"/>
              <w:rPr>
                <w:ins w:id="414" w:author="Edward Leung" w:date="2016-12-13T11:01:00Z"/>
                <w:del w:id="415" w:author="Steven Chen" w:date="2016-12-13T16:06:00Z"/>
                <w:rFonts w:ascii="Palatino Linotype" w:hAnsi="Palatino Linotype"/>
                <w:sz w:val="21"/>
                <w:szCs w:val="20"/>
              </w:rPr>
            </w:pPr>
          </w:p>
          <w:p w14:paraId="76AABBD9" w14:textId="6966C982" w:rsidR="00084668" w:rsidRPr="00211DF8" w:rsidRDefault="00084668" w:rsidP="00A00C1A">
            <w:pPr>
              <w:spacing w:after="0"/>
              <w:rPr>
                <w:rFonts w:ascii="Palatino Linotype" w:hAnsi="Palatino Linotype"/>
                <w:sz w:val="21"/>
                <w:szCs w:val="20"/>
              </w:rPr>
            </w:pPr>
            <w:ins w:id="416" w:author="Edward Leung" w:date="2016-12-13T11:01:00Z">
              <w:del w:id="417" w:author="Steven Chen" w:date="2016-12-13T16:06:00Z">
                <w:r w:rsidDel="00E90B74">
                  <w:rPr>
                    <w:rFonts w:ascii="Palatino Linotype" w:hAnsi="Palatino Linotype"/>
                    <w:sz w:val="21"/>
                    <w:szCs w:val="20"/>
                  </w:rPr>
                  <w:delText>-- Another Job: Staging</w:delText>
                </w:r>
              </w:del>
            </w:ins>
            <w:ins w:id="418" w:author="Edward Leung" w:date="2016-12-13T11:02:00Z">
              <w:del w:id="419" w:author="Steven Chen" w:date="2016-12-13T16:06:00Z">
                <w:r w:rsidDel="00E90B74">
                  <w:rPr>
                    <w:rFonts w:ascii="Palatino Linotype" w:hAnsi="Palatino Linotype"/>
                    <w:sz w:val="21"/>
                    <w:szCs w:val="20"/>
                  </w:rPr>
                  <w:delText xml:space="preserve"> ESB</w:delText>
                </w:r>
              </w:del>
            </w:ins>
            <w:ins w:id="420" w:author="Edward Leung" w:date="2016-12-13T11:01:00Z">
              <w:del w:id="421" w:author="Steven Chen" w:date="2016-12-13T16:06:00Z">
                <w:r w:rsidDel="00E90B74">
                  <w:rPr>
                    <w:rFonts w:ascii="Palatino Linotype" w:hAnsi="Palatino Linotype"/>
                    <w:sz w:val="21"/>
                    <w:szCs w:val="20"/>
                  </w:rPr>
                  <w:delText xml:space="preserve"> to EDW</w:delText>
                </w:r>
              </w:del>
            </w:ins>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77777777" w:rsidR="001814AB" w:rsidRPr="00211DF8" w:rsidRDefault="001814AB"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14:paraId="6A6AF2A3" w14:textId="253EA215"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The job will </w:t>
            </w:r>
            <w:del w:id="422" w:author="Steven Chen" w:date="2016-12-13T15:58:00Z">
              <w:r w:rsidRPr="00211DF8" w:rsidDel="002108A2">
                <w:rPr>
                  <w:rFonts w:ascii="Palatino Linotype" w:hAnsi="Palatino Linotype"/>
                  <w:sz w:val="21"/>
                  <w:szCs w:val="20"/>
                </w:rPr>
                <w:delText>continue on</w:delText>
              </w:r>
            </w:del>
            <w:ins w:id="423" w:author="Steven Chen" w:date="2016-12-13T15:58:00Z">
              <w:r w:rsidR="002108A2" w:rsidRPr="00211DF8">
                <w:rPr>
                  <w:rFonts w:ascii="Palatino Linotype" w:hAnsi="Palatino Linotype"/>
                  <w:sz w:val="21"/>
                  <w:szCs w:val="20"/>
                </w:rPr>
                <w:t>continue</w:t>
              </w:r>
              <w:r w:rsidR="002108A2">
                <w:rPr>
                  <w:rFonts w:ascii="Palatino Linotype" w:hAnsi="Palatino Linotype"/>
                  <w:sz w:val="21"/>
                  <w:szCs w:val="20"/>
                </w:rPr>
                <w:t xml:space="preserve"> to</w:t>
              </w:r>
            </w:ins>
            <w:r w:rsidRPr="00211DF8">
              <w:rPr>
                <w:rFonts w:ascii="Palatino Linotype" w:hAnsi="Palatino Linotype"/>
                <w:sz w:val="21"/>
                <w:szCs w:val="20"/>
              </w:rPr>
              <w:t xml:space="preserve"> validate (refer to requirement details of Sales Data real time processing in below section</w:t>
            </w:r>
            <w:ins w:id="424" w:author="Edward Leung" w:date="2016-12-13T11:06:00Z">
              <w:r w:rsidR="00EC509D">
                <w:rPr>
                  <w:rFonts w:ascii="Palatino Linotype" w:hAnsi="Palatino Linotype"/>
                  <w:sz w:val="21"/>
                  <w:szCs w:val="20"/>
                </w:rPr>
                <w:t xml:space="preserve"> </w:t>
              </w:r>
              <w:del w:id="425" w:author="Steven Chen" w:date="2016-12-13T16:04:00Z">
                <w:r w:rsidR="00EC509D" w:rsidRPr="00EC509D" w:rsidDel="008028C8">
                  <w:rPr>
                    <w:rFonts w:ascii="Palatino Linotype" w:hAnsi="Palatino Linotype"/>
                    <w:sz w:val="21"/>
                    <w:szCs w:val="20"/>
                    <w:highlight w:val="yellow"/>
                    <w:rPrChange w:id="426" w:author="Edward Leung" w:date="2016-12-13T11:06:00Z">
                      <w:rPr>
                        <w:rFonts w:ascii="Palatino Linotype" w:hAnsi="Palatino Linotype"/>
                        <w:sz w:val="21"/>
                        <w:szCs w:val="20"/>
                      </w:rPr>
                    </w:rPrChange>
                  </w:rPr>
                  <w:delText>&lt;&lt;- Add</w:delText>
                </w:r>
                <w:r w:rsidR="00EC509D" w:rsidDel="008028C8">
                  <w:rPr>
                    <w:rFonts w:ascii="Palatino Linotype" w:hAnsi="Palatino Linotype"/>
                    <w:sz w:val="21"/>
                    <w:szCs w:val="20"/>
                    <w:highlight w:val="yellow"/>
                  </w:rPr>
                  <w:delText xml:space="preserve"> section</w:delText>
                </w:r>
                <w:r w:rsidR="00EC509D" w:rsidRPr="00EC509D" w:rsidDel="008028C8">
                  <w:rPr>
                    <w:rFonts w:ascii="Palatino Linotype" w:hAnsi="Palatino Linotype"/>
                    <w:sz w:val="21"/>
                    <w:szCs w:val="20"/>
                    <w:highlight w:val="yellow"/>
                    <w:rPrChange w:id="427" w:author="Edward Leung" w:date="2016-12-13T11:06:00Z">
                      <w:rPr>
                        <w:rFonts w:ascii="Palatino Linotype" w:hAnsi="Palatino Linotype"/>
                        <w:sz w:val="21"/>
                        <w:szCs w:val="20"/>
                      </w:rPr>
                    </w:rPrChange>
                  </w:rPr>
                  <w:delText xml:space="preserve"> back number</w:delText>
                </w:r>
              </w:del>
            </w:ins>
            <w:ins w:id="428" w:author="Steven Chen" w:date="2016-12-13T16:04:00Z">
              <w:r w:rsidR="008028C8">
                <w:rPr>
                  <w:rFonts w:ascii="Palatino Linotype" w:hAnsi="Palatino Linotype"/>
                  <w:sz w:val="21"/>
                  <w:szCs w:val="20"/>
                </w:rPr>
                <w:t>4.2.4.2 #ESB-SAL-02-03</w:t>
              </w:r>
            </w:ins>
            <w:r w:rsidRPr="00211DF8">
              <w:rPr>
                <w:rFonts w:ascii="Palatino Linotype" w:hAnsi="Palatino Linotype"/>
                <w:sz w:val="21"/>
                <w:szCs w:val="20"/>
              </w:rPr>
              <w:t>) the polled sales data’s integrity</w:t>
            </w:r>
            <w:ins w:id="429" w:author="Steven Chen" w:date="2016-12-13T16:04:00Z">
              <w:r w:rsidR="00644FA5">
                <w:rPr>
                  <w:rFonts w:ascii="Palatino Linotype" w:hAnsi="Palatino Linotype"/>
                  <w:sz w:val="21"/>
                  <w:szCs w:val="20"/>
                </w:rPr>
                <w:t xml:space="preserve"> by order</w:t>
              </w:r>
            </w:ins>
            <w:r w:rsidRPr="00211DF8">
              <w:rPr>
                <w:rFonts w:ascii="Palatino Linotype" w:hAnsi="Palatino Linotype"/>
                <w:sz w:val="21"/>
                <w:szCs w:val="20"/>
              </w:rPr>
              <w:t xml:space="preserve"> in the staging table of current batch. If the whole batch data’s completeness is </w:t>
            </w:r>
            <w:proofErr w:type="gramStart"/>
            <w:r w:rsidRPr="00211DF8">
              <w:rPr>
                <w:rFonts w:ascii="Palatino Linotype" w:hAnsi="Palatino Linotype"/>
                <w:sz w:val="21"/>
                <w:szCs w:val="20"/>
              </w:rPr>
              <w:t>alright</w:t>
            </w:r>
            <w:proofErr w:type="gramEnd"/>
            <w:r w:rsidRPr="00211DF8">
              <w:rPr>
                <w:rFonts w:ascii="Palatino Linotype" w:hAnsi="Palatino Linotype"/>
                <w:sz w:val="21"/>
                <w:szCs w:val="20"/>
              </w:rPr>
              <w:t>, the job will move to next steps.</w:t>
            </w:r>
          </w:p>
          <w:p w14:paraId="23EB4297" w14:textId="77777777" w:rsidR="001814AB" w:rsidRPr="00211DF8" w:rsidRDefault="001814AB" w:rsidP="00A00C1A">
            <w:pPr>
              <w:pStyle w:val="ListParagraph"/>
              <w:spacing w:after="0"/>
              <w:ind w:left="360"/>
              <w:rPr>
                <w:rFonts w:ascii="Palatino Linotype" w:hAnsi="Palatino Linotype"/>
                <w:sz w:val="21"/>
                <w:szCs w:val="20"/>
              </w:rPr>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77777777" w:rsidR="001814AB" w:rsidRPr="00211DF8" w:rsidRDefault="001814AB"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14:paraId="691BCF12"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r w:rsidR="004A4443">
              <w:rPr>
                <w:rFonts w:ascii="Palatino Linotype" w:hAnsi="Palatino Linotype"/>
                <w:sz w:val="21"/>
                <w:szCs w:val="20"/>
              </w:rPr>
              <w:t>.</w:t>
            </w:r>
          </w:p>
          <w:p w14:paraId="6AE3D6C1"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14:paraId="41B29590"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14:paraId="7B207B11" w14:textId="5592BFD5"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If the transfer is successful, the response result </w:t>
            </w:r>
            <w:proofErr w:type="gramStart"/>
            <w:r w:rsidRPr="00211DF8">
              <w:rPr>
                <w:rFonts w:ascii="Palatino Linotype" w:hAnsi="Palatino Linotype"/>
                <w:sz w:val="21"/>
                <w:szCs w:val="20"/>
              </w:rPr>
              <w:t xml:space="preserve">will be updated into </w:t>
            </w:r>
            <w:del w:id="430" w:author="Steven Chen" w:date="2016-12-13T15:59:00Z">
              <w:r w:rsidRPr="00211DF8" w:rsidDel="008D47BB">
                <w:rPr>
                  <w:rFonts w:ascii="Palatino Linotype" w:hAnsi="Palatino Linotype"/>
                  <w:sz w:val="21"/>
                  <w:szCs w:val="20"/>
                </w:rPr>
                <w:delText xml:space="preserve">Service Bus </w:delText>
              </w:r>
            </w:del>
            <w:r w:rsidRPr="00211DF8">
              <w:rPr>
                <w:rFonts w:ascii="Palatino Linotype" w:hAnsi="Palatino Linotype"/>
                <w:sz w:val="21"/>
                <w:szCs w:val="20"/>
              </w:rPr>
              <w:t xml:space="preserve">staging database, and lately </w:t>
            </w:r>
            <w:del w:id="431" w:author="Steven Chen" w:date="2016-12-13T15:59:00Z">
              <w:r w:rsidRPr="00211DF8" w:rsidDel="008D47BB">
                <w:rPr>
                  <w:rFonts w:ascii="Palatino Linotype" w:hAnsi="Palatino Linotype"/>
                  <w:sz w:val="21"/>
                  <w:szCs w:val="20"/>
                </w:rPr>
                <w:delText>revert back</w:delText>
              </w:r>
            </w:del>
            <w:ins w:id="432" w:author="Steven Chen" w:date="2016-12-13T15:59:00Z">
              <w:r w:rsidR="008D47BB" w:rsidRPr="00211DF8">
                <w:rPr>
                  <w:rFonts w:ascii="Palatino Linotype" w:hAnsi="Palatino Linotype"/>
                  <w:sz w:val="21"/>
                  <w:szCs w:val="20"/>
                </w:rPr>
                <w:t>revert</w:t>
              </w:r>
              <w:r w:rsidR="008D47BB">
                <w:rPr>
                  <w:rFonts w:ascii="Palatino Linotype" w:hAnsi="Palatino Linotype"/>
                  <w:sz w:val="21"/>
                  <w:szCs w:val="20"/>
                </w:rPr>
                <w:t>ed</w:t>
              </w:r>
            </w:ins>
            <w:r w:rsidRPr="00211DF8">
              <w:rPr>
                <w:rFonts w:ascii="Palatino Linotype" w:hAnsi="Palatino Linotype"/>
                <w:sz w:val="21"/>
                <w:szCs w:val="20"/>
              </w:rPr>
              <w:t xml:space="preserve"> to </w:t>
            </w:r>
            <w:r w:rsidR="007F7BFB" w:rsidRPr="00211DF8">
              <w:rPr>
                <w:rFonts w:ascii="Palatino Linotype" w:hAnsi="Palatino Linotype"/>
                <w:sz w:val="21"/>
                <w:szCs w:val="20"/>
              </w:rPr>
              <w:t>Staging DB</w:t>
            </w:r>
            <w:r w:rsidR="004A4443">
              <w:rPr>
                <w:rFonts w:ascii="Palatino Linotype" w:hAnsi="Palatino Linotype"/>
                <w:sz w:val="21"/>
                <w:szCs w:val="20"/>
              </w:rPr>
              <w:t xml:space="preserve"> upon the job</w:t>
            </w:r>
            <w:ins w:id="433" w:author="Steven Chen" w:date="2016-12-13T16:00:00Z">
              <w:r w:rsidR="008D47BB">
                <w:rPr>
                  <w:rFonts w:ascii="Palatino Linotype" w:hAnsi="Palatino Linotype"/>
                  <w:sz w:val="21"/>
                  <w:szCs w:val="20"/>
                </w:rPr>
                <w:t>’s</w:t>
              </w:r>
            </w:ins>
            <w:r w:rsidR="004A4443">
              <w:rPr>
                <w:rFonts w:ascii="Palatino Linotype" w:hAnsi="Palatino Linotype"/>
                <w:sz w:val="21"/>
                <w:szCs w:val="20"/>
              </w:rPr>
              <w:t xml:space="preserve"> completion</w:t>
            </w:r>
            <w:proofErr w:type="gramEnd"/>
            <w:r w:rsidR="004A4443">
              <w:rPr>
                <w:rFonts w:ascii="Palatino Linotype" w:hAnsi="Palatino Linotype"/>
                <w:sz w:val="21"/>
                <w:szCs w:val="20"/>
              </w:rPr>
              <w:t>.</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A00C1A">
            <w:pPr>
              <w:pStyle w:val="ListParagraph"/>
              <w:numPr>
                <w:ilvl w:val="0"/>
                <w:numId w:val="24"/>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r w:rsidR="004A4443">
              <w:rPr>
                <w:rFonts w:ascii="Palatino Linotype" w:hAnsi="Palatino Linotype"/>
                <w:sz w:val="20"/>
                <w:szCs w:val="20"/>
              </w:rPr>
              <w:t>:</w:t>
            </w:r>
          </w:p>
          <w:p w14:paraId="4D1C3866"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status</w:t>
            </w:r>
          </w:p>
          <w:p w14:paraId="4EAC730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48C5A271"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name, e.g. Staging – EDW.</w:t>
            </w:r>
          </w:p>
          <w:p w14:paraId="60F5AD2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ID</w:t>
            </w:r>
          </w:p>
          <w:p w14:paraId="4C00A4C8"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error stage (if any)</w:t>
            </w:r>
          </w:p>
          <w:p w14:paraId="4FBE70E9"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7FE75D5"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ShapeTypeStyle"/>
        <w:spacing w:after="0"/>
        <w:jc w:val="both"/>
        <w:rPr>
          <w:rFonts w:ascii="Palatino Linotype" w:hAnsi="Palatino Linotype"/>
        </w:rPr>
      </w:pPr>
    </w:p>
    <w:p w14:paraId="3101AEB7" w14:textId="77777777" w:rsidR="00D16925" w:rsidRDefault="00D16925">
      <w:pPr>
        <w:rPr>
          <w:rFonts w:ascii="Palatino Linotype" w:eastAsia="PMingLiU" w:hAnsi="Palatino Linotype" w:cs="Times New Roman"/>
          <w:b/>
          <w:color w:val="215868"/>
          <w:sz w:val="24"/>
          <w:lang w:val="en-GB" w:eastAsia="zh-CN"/>
        </w:rPr>
      </w:pPr>
      <w:r>
        <w:rPr>
          <w:rFonts w:ascii="Palatino Linotype" w:hAnsi="Palatino Linotype"/>
        </w:rPr>
        <w:br w:type="page"/>
      </w:r>
    </w:p>
    <w:p w14:paraId="28987F9E"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22FB8233" w14:textId="77777777" w:rsidTr="004A4443">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4A4443">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7920"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ShapeTypeStyle"/>
        <w:spacing w:after="0"/>
        <w:jc w:val="both"/>
        <w:rPr>
          <w:rFonts w:ascii="Palatino Linotype" w:hAnsi="Palatino Linotype"/>
          <w:b w:val="0"/>
          <w:bCs/>
        </w:rPr>
      </w:pPr>
    </w:p>
    <w:p w14:paraId="3DB5E602"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14:paraId="1F7ECCCB" w14:textId="77777777" w:rsidTr="00A9505C">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A9505C">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A9505C">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A9505C">
        <w:trPr>
          <w:cantSplit/>
          <w:trHeight w:val="123"/>
        </w:trPr>
        <w:tc>
          <w:tcPr>
            <w:tcW w:w="2453" w:type="dxa"/>
            <w:shd w:val="clear" w:color="auto" w:fill="auto"/>
          </w:tcPr>
          <w:p w14:paraId="2EE7B78C" w14:textId="191FDB4C" w:rsidR="000E0320" w:rsidRDefault="001814AB" w:rsidP="00A00C1A">
            <w:pPr>
              <w:spacing w:after="0"/>
              <w:rPr>
                <w:ins w:id="434" w:author="Edward Leung" w:date="2016-12-13T11:17:00Z"/>
                <w:rFonts w:ascii="Palatino Linotype" w:eastAsia="SimSun" w:hAnsi="Palatino Linotype"/>
                <w:szCs w:val="20"/>
                <w:lang w:eastAsia="zh-CN"/>
              </w:rPr>
            </w:pPr>
            <w:del w:id="435" w:author="Edward Leung" w:date="2016-12-13T11:17:00Z">
              <w:r w:rsidRPr="00211DF8" w:rsidDel="000E0320">
                <w:rPr>
                  <w:rFonts w:ascii="Palatino Linotype" w:eastAsia="SimSun" w:hAnsi="Palatino Linotype"/>
                  <w:szCs w:val="20"/>
                  <w:lang w:eastAsia="zh-CN"/>
                </w:rPr>
                <w:delText>EDW Support</w:delText>
              </w:r>
            </w:del>
          </w:p>
          <w:p w14:paraId="22EFDE33" w14:textId="07904368" w:rsidR="000E0320" w:rsidRPr="00211DF8" w:rsidRDefault="000E0320" w:rsidP="00A00C1A">
            <w:pPr>
              <w:spacing w:after="0"/>
              <w:rPr>
                <w:rFonts w:ascii="Palatino Linotype" w:eastAsia="SimSun" w:hAnsi="Palatino Linotype"/>
                <w:szCs w:val="20"/>
                <w:lang w:eastAsia="zh-CN"/>
              </w:rPr>
            </w:pPr>
            <w:ins w:id="436" w:author="Edward Leung" w:date="2016-12-13T11:17:00Z">
              <w:r w:rsidRPr="000E0320">
                <w:rPr>
                  <w:rFonts w:ascii="Palatino Linotype" w:eastAsia="SimSun" w:hAnsi="Palatino Linotype"/>
                  <w:szCs w:val="20"/>
                  <w:highlight w:val="yellow"/>
                  <w:lang w:eastAsia="zh-CN"/>
                  <w:rPrChange w:id="437" w:author="Edward Leung" w:date="2016-12-13T11:17:00Z">
                    <w:rPr>
                      <w:rFonts w:ascii="Palatino Linotype" w:eastAsia="SimSun" w:hAnsi="Palatino Linotype"/>
                      <w:szCs w:val="20"/>
                      <w:lang w:eastAsia="zh-CN"/>
                    </w:rPr>
                  </w:rPrChange>
                </w:rPr>
                <w:t xml:space="preserve">Service Bus </w:t>
              </w:r>
              <w:del w:id="438" w:author="Steven Chen" w:date="2016-12-13T16:17:00Z">
                <w:r w:rsidRPr="000E0320" w:rsidDel="002639FA">
                  <w:rPr>
                    <w:rFonts w:ascii="Palatino Linotype" w:eastAsia="SimSun" w:hAnsi="Palatino Linotype"/>
                    <w:szCs w:val="20"/>
                    <w:highlight w:val="yellow"/>
                    <w:lang w:eastAsia="zh-CN"/>
                    <w:rPrChange w:id="439" w:author="Edward Leung" w:date="2016-12-13T11:17:00Z">
                      <w:rPr>
                        <w:rFonts w:ascii="Palatino Linotype" w:eastAsia="SimSun" w:hAnsi="Palatino Linotype"/>
                        <w:szCs w:val="20"/>
                        <w:lang w:eastAsia="zh-CN"/>
                      </w:rPr>
                    </w:rPrChange>
                  </w:rPr>
                  <w:delText>Support Team</w:delText>
                </w:r>
              </w:del>
            </w:ins>
            <w:ins w:id="440" w:author="Steven Chen" w:date="2016-12-13T16:17:00Z">
              <w:r w:rsidR="002639FA">
                <w:rPr>
                  <w:rFonts w:ascii="Palatino Linotype" w:eastAsia="SimSun" w:hAnsi="Palatino Linotype"/>
                  <w:szCs w:val="20"/>
                  <w:highlight w:val="yellow"/>
                  <w:lang w:eastAsia="zh-CN"/>
                </w:rPr>
                <w:t>Operator</w:t>
              </w:r>
            </w:ins>
          </w:p>
        </w:tc>
        <w:tc>
          <w:tcPr>
            <w:tcW w:w="6750" w:type="dxa"/>
          </w:tcPr>
          <w:p w14:paraId="672BFE87" w14:textId="77777777"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r w:rsidR="004A4443">
              <w:rPr>
                <w:rFonts w:ascii="Palatino Linotype" w:eastAsia="SimSun" w:hAnsi="Palatino Linotype"/>
                <w:szCs w:val="20"/>
                <w:lang w:eastAsia="zh-CN"/>
              </w:rPr>
              <w:t>.</w:t>
            </w:r>
          </w:p>
        </w:tc>
        <w:tc>
          <w:tcPr>
            <w:tcW w:w="1170"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ShapeTypeStyle"/>
        <w:spacing w:after="0"/>
        <w:jc w:val="both"/>
        <w:rPr>
          <w:rFonts w:ascii="Palatino Linotype" w:hAnsi="Palatino Linotype"/>
        </w:rPr>
      </w:pPr>
    </w:p>
    <w:p w14:paraId="1576F81A"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1ADC0CF4" w14:textId="77777777" w:rsidTr="00A9505C">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A9505C">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A9505C">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A9505C">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4F1250A"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5B21C6">
          <w:headerReference w:type="default" r:id="rId21"/>
          <w:footerReference w:type="default" r:id="rId22"/>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441" w:name="_Toc468468975"/>
      <w:r w:rsidRPr="00211DF8">
        <w:rPr>
          <w:rFonts w:ascii="Palatino Linotype" w:hAnsi="Palatino Linotype"/>
          <w:lang w:eastAsia="zh-CN"/>
        </w:rPr>
        <w:lastRenderedPageBreak/>
        <w:t>Functional Requirement Details</w:t>
      </w:r>
      <w:bookmarkEnd w:id="441"/>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77777777" w:rsidR="00304DFA"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77777777" w:rsidR="007D4BBF"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0C876E1E" w14:textId="3C56B99F" w:rsidR="007D4BBF" w:rsidRPr="00211DF8" w:rsidRDefault="007D4BBF"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w:t>
            </w:r>
            <w:ins w:id="442" w:author="Steven Chen" w:date="2016-12-13T16:20:00Z">
              <w:r w:rsidR="006E5C28">
                <w:rPr>
                  <w:rFonts w:ascii="Palatino Linotype" w:hAnsi="Palatino Linotype"/>
                  <w:color w:val="000000"/>
                  <w:sz w:val="20"/>
                  <w:szCs w:val="20"/>
                </w:rPr>
                <w:t>real time sales data</w:t>
              </w:r>
            </w:ins>
            <w:del w:id="443" w:author="Steven Chen" w:date="2016-12-13T16:20:00Z">
              <w:r w:rsidRPr="00211DF8" w:rsidDel="006E5C28">
                <w:rPr>
                  <w:rFonts w:ascii="Palatino Linotype" w:hAnsi="Palatino Linotype"/>
                  <w:color w:val="000000"/>
                  <w:sz w:val="20"/>
                  <w:szCs w:val="20"/>
                </w:rPr>
                <w:delText>step 2</w:delText>
              </w:r>
            </w:del>
            <w:r w:rsidRPr="00211DF8">
              <w:rPr>
                <w:rFonts w:ascii="Palatino Linotype" w:hAnsi="Palatino Linotype"/>
                <w:color w:val="000000"/>
                <w:sz w:val="20"/>
                <w:szCs w:val="20"/>
              </w:rPr>
              <w:t xml:space="preserve"> processing job</w:t>
            </w:r>
            <w:ins w:id="444" w:author="Steven Chen" w:date="2016-12-13T16:20:00Z">
              <w:r w:rsidR="006E5C28">
                <w:rPr>
                  <w:rFonts w:ascii="Palatino Linotype" w:hAnsi="Palatino Linotype"/>
                  <w:color w:val="000000"/>
                  <w:sz w:val="20"/>
                  <w:szCs w:val="20"/>
                </w:rPr>
                <w:t xml:space="preserve"> (Staging to EDW)</w:t>
              </w:r>
            </w:ins>
            <w:r w:rsidRPr="00211DF8">
              <w:rPr>
                <w:rFonts w:ascii="Palatino Linotype" w:hAnsi="Palatino Linotype"/>
                <w:color w:val="000000"/>
                <w:sz w:val="20"/>
                <w:szCs w:val="20"/>
              </w:rPr>
              <w:t xml:space="preserve">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r w:rsidR="004A4443">
              <w:rPr>
                <w:rFonts w:ascii="Palatino Linotype" w:hAnsi="Palatino Linotype"/>
                <w:color w:val="000000"/>
                <w:sz w:val="20"/>
                <w:szCs w:val="20"/>
              </w:rPr>
              <w:t>.</w:t>
            </w:r>
          </w:p>
        </w:tc>
        <w:tc>
          <w:tcPr>
            <w:tcW w:w="1096" w:type="dxa"/>
          </w:tcPr>
          <w:p w14:paraId="4298272D" w14:textId="77777777" w:rsidR="007D4BBF" w:rsidRPr="00211DF8" w:rsidRDefault="007D4BB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223BE9D" w14:textId="77777777" w:rsidR="007D4BBF" w:rsidRPr="00211DF8" w:rsidRDefault="0004266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0548200" w14:textId="77777777" w:rsidR="007D4BBF" w:rsidRPr="00211DF8" w:rsidRDefault="007D4BBF"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14:paraId="150C023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commentRangeStart w:id="445"/>
            <w:proofErr w:type="gramStart"/>
            <w:r w:rsidRPr="00211DF8">
              <w:rPr>
                <w:rFonts w:ascii="Palatino Linotype" w:eastAsia="Microsoft YaHei" w:hAnsi="Palatino Linotype" w:cs="Microsoft YaHei"/>
                <w:color w:val="000000"/>
                <w:sz w:val="20"/>
                <w:szCs w:val="20"/>
              </w:rPr>
              <w:t>orders</w:t>
            </w:r>
            <w:proofErr w:type="gramEnd"/>
            <w:r w:rsidRPr="00211DF8">
              <w:rPr>
                <w:rFonts w:ascii="Palatino Linotype" w:eastAsia="Microsoft YaHei" w:hAnsi="Palatino Linotype" w:cs="Microsoft YaHei"/>
                <w:color w:val="000000"/>
                <w:sz w:val="20"/>
                <w:szCs w:val="20"/>
              </w:rPr>
              <w:t xml:space="preserve">, trans, </w:t>
            </w:r>
            <w:proofErr w:type="spellStart"/>
            <w:r w:rsidRPr="00211DF8">
              <w:rPr>
                <w:rFonts w:ascii="Palatino Linotype" w:eastAsia="Microsoft YaHei" w:hAnsi="Palatino Linotype" w:cs="Microsoft YaHei"/>
                <w:color w:val="000000"/>
                <w:sz w:val="20"/>
                <w:szCs w:val="20"/>
              </w:rPr>
              <w:t>order_pay</w:t>
            </w:r>
            <w:proofErr w:type="spellEnd"/>
            <w:r w:rsidRPr="00211DF8">
              <w:rPr>
                <w:rFonts w:ascii="Palatino Linotype" w:eastAsia="Microsoft YaHei" w:hAnsi="Palatino Linotype" w:cs="Microsoft YaHei"/>
                <w:color w:val="000000"/>
                <w:sz w:val="20"/>
                <w:szCs w:val="20"/>
              </w:rPr>
              <w:t xml:space="preserve">, coupon, double discount. Including tables list, where tables are mandatory or not. </w:t>
            </w:r>
            <w:commentRangeEnd w:id="445"/>
            <w:r w:rsidR="007E670F">
              <w:rPr>
                <w:rStyle w:val="CommentReference"/>
              </w:rPr>
              <w:commentReference w:id="445"/>
            </w:r>
          </w:p>
          <w:p w14:paraId="08BE6F2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14:paraId="0CBBA761"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14:paraId="1610F727"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14:paraId="23E64E83" w14:textId="18E18DAC" w:rsidR="007D4BBF" w:rsidRDefault="007D4BBF" w:rsidP="004A4443">
            <w:pPr>
              <w:spacing w:after="0"/>
              <w:rPr>
                <w:ins w:id="446" w:author="Steven Chen" w:date="2016-12-13T16:26:00Z"/>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w:t>
            </w:r>
            <w:del w:id="447" w:author="Steven Chen" w:date="2016-12-13T16:27:00Z">
              <w:r w:rsidRPr="00211DF8" w:rsidDel="00071E11">
                <w:rPr>
                  <w:rFonts w:ascii="Palatino Linotype" w:eastAsia="Microsoft YaHei" w:hAnsi="Palatino Linotype" w:cs="Microsoft YaHei"/>
                  <w:color w:val="000000"/>
                  <w:sz w:val="20"/>
                  <w:szCs w:val="20"/>
                </w:rPr>
                <w:delText>Sales Order ID.</w:delText>
              </w:r>
            </w:del>
            <w:ins w:id="448" w:author="Steven Chen" w:date="2016-12-13T16:27:00Z">
              <w:r w:rsidR="00071E11">
                <w:rPr>
                  <w:rFonts w:ascii="Palatino Linotype" w:eastAsia="Microsoft YaHei" w:hAnsi="Palatino Linotype" w:cs="Microsoft YaHei"/>
                  <w:color w:val="000000"/>
                  <w:sz w:val="20"/>
                  <w:szCs w:val="20"/>
                </w:rPr>
                <w:t>Order No.</w:t>
              </w:r>
            </w:ins>
            <w:r w:rsidRPr="00211DF8">
              <w:rPr>
                <w:rFonts w:ascii="Palatino Linotype" w:eastAsia="Microsoft YaHei" w:hAnsi="Palatino Linotype" w:cs="Microsoft YaHei"/>
                <w:color w:val="000000"/>
                <w:sz w:val="20"/>
                <w:szCs w:val="20"/>
              </w:rPr>
              <w:t xml:space="preserve"> </w:t>
            </w:r>
          </w:p>
          <w:p w14:paraId="1C0A2869" w14:textId="77777777" w:rsidR="00071E11" w:rsidRPr="00211DF8" w:rsidRDefault="00071E11" w:rsidP="004A4443">
            <w:pPr>
              <w:spacing w:after="0"/>
              <w:rPr>
                <w:rFonts w:ascii="Palatino Linotype" w:eastAsia="Microsoft YaHei" w:hAnsi="Palatino Linotype" w:cs="Microsoft YaHei"/>
                <w:color w:val="000000"/>
                <w:sz w:val="20"/>
                <w:szCs w:val="20"/>
              </w:rPr>
            </w:pPr>
          </w:p>
          <w:p w14:paraId="555ECC08" w14:textId="77777777" w:rsidR="007D4BBF" w:rsidDel="00071E11" w:rsidRDefault="007D4BBF" w:rsidP="00071E11">
            <w:pPr>
              <w:rPr>
                <w:del w:id="449" w:author="Steven Chen" w:date="2016-12-13T16:26:00Z"/>
                <w:rFonts w:ascii="Palatino Linotype" w:eastAsia="Microsoft YaHei" w:hAnsi="Palatino Linotype" w:cs="Microsoft YaHei"/>
                <w:color w:val="000000"/>
                <w:sz w:val="20"/>
                <w:szCs w:val="20"/>
              </w:rPr>
              <w:pPrChange w:id="450" w:author="Steven Chen" w:date="2016-12-13T16:25:00Z">
                <w:pPr/>
              </w:pPrChange>
            </w:pPr>
            <w:proofErr w:type="gramStart"/>
            <w:r w:rsidRPr="00211DF8">
              <w:rPr>
                <w:rFonts w:ascii="Palatino Linotype" w:eastAsia="Microsoft YaHei" w:hAnsi="Palatino Linotype" w:cs="Microsoft YaHei"/>
                <w:color w:val="000000"/>
                <w:sz w:val="20"/>
                <w:szCs w:val="20"/>
              </w:rPr>
              <w:t>c) All sales tables can be linked up by the above key</w:t>
            </w:r>
            <w:proofErr w:type="gramEnd"/>
            <w:r w:rsidRPr="00211DF8">
              <w:rPr>
                <w:rFonts w:ascii="Palatino Linotype" w:eastAsia="Microsoft YaHei" w:hAnsi="Palatino Linotype" w:cs="Microsoft YaHei"/>
                <w:color w:val="000000"/>
                <w:sz w:val="20"/>
                <w:szCs w:val="20"/>
              </w:rPr>
              <w:t>.</w:t>
            </w:r>
          </w:p>
          <w:p w14:paraId="06A6B556" w14:textId="77777777" w:rsidR="00071E11" w:rsidRPr="00211DF8" w:rsidRDefault="00071E11" w:rsidP="00A00C1A">
            <w:pPr>
              <w:rPr>
                <w:ins w:id="451" w:author="Steven Chen" w:date="2016-12-13T16:26:00Z"/>
                <w:rFonts w:ascii="Palatino Linotype" w:eastAsia="Microsoft YaHei" w:hAnsi="Palatino Linotype" w:cs="Microsoft YaHei"/>
                <w:color w:val="000000"/>
                <w:sz w:val="20"/>
                <w:szCs w:val="20"/>
              </w:rPr>
            </w:pPr>
          </w:p>
          <w:p w14:paraId="30C643F2" w14:textId="7B3A4CF1" w:rsidR="007D4BBF" w:rsidRPr="00211DF8" w:rsidRDefault="007D4BBF" w:rsidP="00071E11">
            <w:pPr>
              <w:rPr>
                <w:rFonts w:ascii="Palatino Linotype" w:eastAsia="Microsoft YaHei" w:hAnsi="Palatino Linotype" w:cs="Microsoft YaHei"/>
                <w:color w:val="000000"/>
                <w:sz w:val="20"/>
                <w:szCs w:val="20"/>
              </w:rPr>
              <w:pPrChange w:id="452" w:author="Steven Chen" w:date="2016-12-13T16:25:00Z">
                <w:pPr/>
              </w:pPrChange>
            </w:pPr>
            <w:del w:id="453" w:author="Steven Chen" w:date="2016-12-13T16:26:00Z">
              <w:r w:rsidRPr="00211DF8" w:rsidDel="00071E11">
                <w:rPr>
                  <w:rFonts w:ascii="Palatino Linotype" w:eastAsia="Microsoft YaHei" w:hAnsi="Palatino Linotype" w:cs="Microsoft YaHei"/>
                  <w:color w:val="000000"/>
                  <w:sz w:val="20"/>
                  <w:szCs w:val="20"/>
                </w:rPr>
                <w:delText xml:space="preserve">d) In an complete order, the </w:delText>
              </w:r>
              <w:commentRangeStart w:id="454"/>
              <w:r w:rsidRPr="00211DF8" w:rsidDel="00071E11">
                <w:rPr>
                  <w:rFonts w:ascii="Palatino Linotype" w:eastAsia="Microsoft YaHei" w:hAnsi="Palatino Linotype" w:cs="Microsoft YaHei"/>
                  <w:color w:val="000000"/>
                  <w:sz w:val="20"/>
                  <w:szCs w:val="20"/>
                </w:rPr>
                <w:delText xml:space="preserve">order items total </w:delText>
              </w:r>
              <w:commentRangeEnd w:id="454"/>
              <w:r w:rsidR="007E670F" w:rsidDel="00071E11">
                <w:rPr>
                  <w:rStyle w:val="CommentReference"/>
                </w:rPr>
                <w:commentReference w:id="454"/>
              </w:r>
              <w:r w:rsidRPr="00211DF8" w:rsidDel="00071E11">
                <w:rPr>
                  <w:rFonts w:ascii="Palatino Linotype" w:eastAsia="Microsoft YaHei" w:hAnsi="Palatino Linotype" w:cs="Microsoft YaHei"/>
                  <w:color w:val="000000"/>
                  <w:sz w:val="20"/>
                  <w:szCs w:val="20"/>
                </w:rPr>
                <w:delText xml:space="preserve">amount </w:delText>
              </w:r>
            </w:del>
            <w:del w:id="455" w:author="Steven Chen" w:date="2016-12-13T16:25:00Z">
              <w:r w:rsidRPr="00211DF8" w:rsidDel="00071E11">
                <w:rPr>
                  <w:rFonts w:ascii="Palatino Linotype" w:eastAsia="Microsoft YaHei" w:hAnsi="Palatino Linotype" w:cs="Microsoft YaHei"/>
                  <w:color w:val="000000"/>
                  <w:sz w:val="20"/>
                  <w:szCs w:val="20"/>
                </w:rPr>
                <w:delText>must equal to the payment amount</w:delText>
              </w:r>
            </w:del>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ESB-SAL-02-02</w:t>
            </w:r>
          </w:p>
        </w:tc>
        <w:tc>
          <w:tcPr>
            <w:tcW w:w="1530" w:type="dxa"/>
          </w:tcPr>
          <w:p w14:paraId="71F1CEA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075A1050" w14:textId="791CB7F1"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456"/>
            <w:proofErr w:type="spellStart"/>
            <w:r w:rsidRPr="00211DF8">
              <w:rPr>
                <w:rFonts w:ascii="Palatino Linotype" w:eastAsia="SimSun" w:hAnsi="Palatino Linotype"/>
                <w:color w:val="000000"/>
                <w:sz w:val="20"/>
                <w:szCs w:val="20"/>
                <w:lang w:eastAsia="zh-CN"/>
              </w:rPr>
              <w:t>Check_lo</w:t>
            </w:r>
            <w:r w:rsidR="00001CE2" w:rsidRPr="00211DF8">
              <w:rPr>
                <w:rFonts w:ascii="Palatino Linotype" w:eastAsia="SimSun" w:hAnsi="Palatino Linotype"/>
                <w:color w:val="000000"/>
                <w:sz w:val="20"/>
                <w:szCs w:val="20"/>
                <w:lang w:eastAsia="zh-CN"/>
              </w:rPr>
              <w:t>g</w:t>
            </w:r>
            <w:commentRangeEnd w:id="456"/>
            <w:proofErr w:type="spellEnd"/>
            <w:r w:rsidR="007E670F">
              <w:rPr>
                <w:rStyle w:val="CommentReference"/>
              </w:rPr>
              <w:commentReference w:id="456"/>
            </w:r>
            <w:ins w:id="457" w:author="Steven Chen" w:date="2016-12-13T16:31:00Z">
              <w:r w:rsidR="00DD1429">
                <w:rPr>
                  <w:rFonts w:ascii="Palatino Linotype" w:eastAsia="SimSun" w:hAnsi="Palatino Linotype"/>
                  <w:color w:val="000000"/>
                  <w:sz w:val="20"/>
                  <w:szCs w:val="20"/>
                  <w:lang w:eastAsia="zh-CN"/>
                </w:rPr>
                <w:t xml:space="preserve"> (</w:t>
              </w:r>
            </w:ins>
            <w:proofErr w:type="spellStart"/>
            <w:ins w:id="458" w:author="Steven Chen" w:date="2016-12-13T16:34:00Z">
              <w:r w:rsidR="00DD1429">
                <w:rPr>
                  <w:rFonts w:ascii="Palatino Linotype" w:eastAsia="SimSun" w:hAnsi="Palatino Linotype"/>
                  <w:color w:val="000000"/>
                  <w:sz w:val="20"/>
                  <w:szCs w:val="20"/>
                  <w:lang w:eastAsia="zh-CN"/>
                </w:rPr>
                <w:t>check_logs</w:t>
              </w:r>
            </w:ins>
            <w:proofErr w:type="spellEnd"/>
            <w:ins w:id="459" w:author="Steven Chen" w:date="2016-12-13T16:31:00Z">
              <w:r w:rsidR="00DD1429">
                <w:rPr>
                  <w:rFonts w:ascii="Palatino Linotype" w:eastAsia="SimSun" w:hAnsi="Palatino Linotype"/>
                  <w:color w:val="000000"/>
                  <w:sz w:val="20"/>
                  <w:szCs w:val="20"/>
                  <w:lang w:eastAsia="zh-CN"/>
                </w:rPr>
                <w:t>)</w:t>
              </w:r>
            </w:ins>
          </w:p>
          <w:p w14:paraId="253075D3" w14:textId="19C0B9A9" w:rsidR="0060272F" w:rsidRPr="00211DF8" w:rsidRDefault="0060272F" w:rsidP="00DD1429">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Coupon sales</w:t>
            </w:r>
            <w:ins w:id="460" w:author="Steven Chen" w:date="2016-12-13T16:34:00Z">
              <w:r w:rsidR="00DD1429">
                <w:rPr>
                  <w:rFonts w:ascii="Palatino Linotype" w:eastAsia="SimSun" w:hAnsi="Palatino Linotype"/>
                  <w:color w:val="000000"/>
                  <w:sz w:val="20"/>
                  <w:szCs w:val="20"/>
                  <w:lang w:eastAsia="zh-CN"/>
                </w:rPr>
                <w:t xml:space="preserve"> (</w:t>
              </w:r>
            </w:ins>
            <w:proofErr w:type="spellStart"/>
            <w:ins w:id="461" w:author="Steven Chen" w:date="2016-12-13T16:35:00Z">
              <w:r w:rsidR="00DD1429" w:rsidRPr="00DD1429">
                <w:rPr>
                  <w:rFonts w:ascii="Palatino Linotype" w:eastAsia="SimSun" w:hAnsi="Palatino Linotype"/>
                  <w:color w:val="000000"/>
                  <w:sz w:val="20"/>
                  <w:szCs w:val="20"/>
                  <w:lang w:eastAsia="zh-CN"/>
                </w:rPr>
                <w:t>coupon_sales</w:t>
              </w:r>
            </w:ins>
            <w:proofErr w:type="spellEnd"/>
            <w:ins w:id="462" w:author="Steven Chen" w:date="2016-12-13T16:34:00Z">
              <w:r w:rsidR="00DD1429">
                <w:rPr>
                  <w:rFonts w:ascii="Palatino Linotype" w:eastAsia="SimSun" w:hAnsi="Palatino Linotype"/>
                  <w:color w:val="000000"/>
                  <w:sz w:val="20"/>
                  <w:szCs w:val="20"/>
                  <w:lang w:eastAsia="zh-CN"/>
                </w:rPr>
                <w:t>)</w:t>
              </w:r>
            </w:ins>
          </w:p>
          <w:p w14:paraId="4F24F24C" w14:textId="2A8FA9A5"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463"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464" w:author="Edward Leung" w:date="2016-12-13T11:32:00Z">
                  <w:rPr>
                    <w:rFonts w:ascii="Palatino Linotype" w:eastAsia="SimSun" w:hAnsi="Palatino Linotype"/>
                    <w:color w:val="000000"/>
                    <w:sz w:val="20"/>
                    <w:szCs w:val="20"/>
                    <w:lang w:eastAsia="zh-CN"/>
                  </w:rPr>
                </w:rPrChange>
              </w:rPr>
              <w:t>Orders</w:t>
            </w:r>
            <w:ins w:id="465" w:author="Steven Chen" w:date="2016-12-13T16:35:00Z">
              <w:r w:rsidR="00DD1429">
                <w:rPr>
                  <w:rFonts w:ascii="Palatino Linotype" w:eastAsia="SimSun" w:hAnsi="Palatino Linotype"/>
                  <w:color w:val="000000"/>
                  <w:sz w:val="20"/>
                  <w:szCs w:val="20"/>
                  <w:highlight w:val="yellow"/>
                  <w:lang w:eastAsia="zh-CN"/>
                </w:rPr>
                <w:t xml:space="preserve"> (orders)</w:t>
              </w:r>
            </w:ins>
          </w:p>
          <w:p w14:paraId="577034DC" w14:textId="72D17CE3"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466"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467" w:author="Edward Leung" w:date="2016-12-13T11:32:00Z">
                  <w:rPr>
                    <w:rFonts w:ascii="Palatino Linotype" w:eastAsia="SimSun" w:hAnsi="Palatino Linotype"/>
                    <w:color w:val="000000"/>
                    <w:sz w:val="20"/>
                    <w:szCs w:val="20"/>
                    <w:lang w:eastAsia="zh-CN"/>
                  </w:rPr>
                </w:rPrChange>
              </w:rPr>
              <w:t>Orders pay</w:t>
            </w:r>
            <w:ins w:id="468" w:author="Steven Chen" w:date="2016-12-13T16:35:00Z">
              <w:r w:rsidR="00DD1429">
                <w:rPr>
                  <w:rFonts w:ascii="Palatino Linotype" w:eastAsia="SimSun" w:hAnsi="Palatino Linotype"/>
                  <w:color w:val="000000"/>
                  <w:sz w:val="20"/>
                  <w:szCs w:val="20"/>
                  <w:highlight w:val="yellow"/>
                  <w:lang w:eastAsia="zh-CN"/>
                </w:rPr>
                <w:t xml:space="preserve"> (</w:t>
              </w:r>
              <w:proofErr w:type="spellStart"/>
              <w:r w:rsidR="00DD1429">
                <w:rPr>
                  <w:rFonts w:ascii="Palatino Linotype" w:eastAsia="SimSun" w:hAnsi="Palatino Linotype"/>
                  <w:color w:val="000000"/>
                  <w:sz w:val="20"/>
                  <w:szCs w:val="20"/>
                  <w:highlight w:val="yellow"/>
                  <w:lang w:eastAsia="zh-CN"/>
                </w:rPr>
                <w:t>orders_pay</w:t>
              </w:r>
              <w:proofErr w:type="spellEnd"/>
              <w:r w:rsidR="00DD1429">
                <w:rPr>
                  <w:rFonts w:ascii="Palatino Linotype" w:eastAsia="SimSun" w:hAnsi="Palatino Linotype"/>
                  <w:color w:val="000000"/>
                  <w:sz w:val="20"/>
                  <w:szCs w:val="20"/>
                  <w:highlight w:val="yellow"/>
                  <w:lang w:eastAsia="zh-CN"/>
                </w:rPr>
                <w:t>)</w:t>
              </w:r>
            </w:ins>
          </w:p>
          <w:p w14:paraId="06A8C14E" w14:textId="7EEDA912"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Redeem coupon</w:t>
            </w:r>
            <w:ins w:id="469" w:author="Steven Chen" w:date="2016-12-13T16:35:00Z">
              <w:r w:rsidR="00DD1429">
                <w:rPr>
                  <w:rFonts w:ascii="Palatino Linotype" w:eastAsia="SimSun" w:hAnsi="Palatino Linotype"/>
                  <w:color w:val="000000"/>
                  <w:sz w:val="20"/>
                  <w:szCs w:val="20"/>
                  <w:lang w:eastAsia="zh-CN"/>
                </w:rPr>
                <w:t xml:space="preserve"> (</w:t>
              </w:r>
              <w:proofErr w:type="spellStart"/>
              <w:r w:rsidR="00DD1429">
                <w:rPr>
                  <w:rFonts w:ascii="Palatino Linotype" w:eastAsia="SimSun" w:hAnsi="Palatino Linotype"/>
                  <w:color w:val="000000"/>
                  <w:sz w:val="20"/>
                  <w:szCs w:val="20"/>
                  <w:lang w:eastAsia="zh-CN"/>
                </w:rPr>
                <w:t>redeem_coupon</w:t>
              </w:r>
              <w:proofErr w:type="spellEnd"/>
              <w:r w:rsidR="00DD1429">
                <w:rPr>
                  <w:rFonts w:ascii="Palatino Linotype" w:eastAsia="SimSun" w:hAnsi="Palatino Linotype"/>
                  <w:color w:val="000000"/>
                  <w:sz w:val="20"/>
                  <w:szCs w:val="20"/>
                  <w:lang w:eastAsia="zh-CN"/>
                </w:rPr>
                <w:t>)</w:t>
              </w:r>
            </w:ins>
          </w:p>
          <w:p w14:paraId="130C7799" w14:textId="4A777517"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470" w:author="Edward Leung" w:date="2016-12-13T11:32:00Z">
                  <w:rPr>
                    <w:rFonts w:ascii="Palatino Linotype" w:eastAsia="SimSun" w:hAnsi="Palatino Linotype"/>
                    <w:color w:val="000000"/>
                    <w:sz w:val="20"/>
                    <w:szCs w:val="20"/>
                    <w:lang w:eastAsia="zh-CN"/>
                  </w:rPr>
                </w:rPrChange>
              </w:rPr>
            </w:pPr>
            <w:proofErr w:type="spellStart"/>
            <w:r w:rsidRPr="00685D77">
              <w:rPr>
                <w:rFonts w:ascii="Palatino Linotype" w:eastAsia="SimSun" w:hAnsi="Palatino Linotype"/>
                <w:color w:val="000000"/>
                <w:sz w:val="20"/>
                <w:szCs w:val="20"/>
                <w:highlight w:val="yellow"/>
                <w:lang w:eastAsia="zh-CN"/>
                <w:rPrChange w:id="471" w:author="Edward Leung" w:date="2016-12-13T11:32:00Z">
                  <w:rPr>
                    <w:rFonts w:ascii="Palatino Linotype" w:eastAsia="SimSun" w:hAnsi="Palatino Linotype"/>
                    <w:color w:val="000000"/>
                    <w:sz w:val="20"/>
                    <w:szCs w:val="20"/>
                    <w:lang w:eastAsia="zh-CN"/>
                  </w:rPr>
                </w:rPrChange>
              </w:rPr>
              <w:t>Supp</w:t>
            </w:r>
            <w:proofErr w:type="spellEnd"/>
            <w:ins w:id="472" w:author="Steven Chen" w:date="2016-12-13T16:35:00Z">
              <w:r w:rsidR="00DD1429">
                <w:rPr>
                  <w:rFonts w:ascii="Palatino Linotype" w:eastAsia="SimSun" w:hAnsi="Palatino Linotype"/>
                  <w:color w:val="000000"/>
                  <w:sz w:val="20"/>
                  <w:szCs w:val="20"/>
                  <w:highlight w:val="yellow"/>
                  <w:lang w:eastAsia="zh-CN"/>
                </w:rPr>
                <w:t xml:space="preserve"> (</w:t>
              </w:r>
              <w:proofErr w:type="spellStart"/>
              <w:r w:rsidR="00DD1429">
                <w:rPr>
                  <w:rFonts w:ascii="Palatino Linotype" w:eastAsia="SimSun" w:hAnsi="Palatino Linotype"/>
                  <w:color w:val="000000"/>
                  <w:sz w:val="20"/>
                  <w:szCs w:val="20"/>
                  <w:highlight w:val="yellow"/>
                  <w:lang w:eastAsia="zh-CN"/>
                </w:rPr>
                <w:t>supp</w:t>
              </w:r>
              <w:proofErr w:type="spellEnd"/>
              <w:r w:rsidR="00DD1429">
                <w:rPr>
                  <w:rFonts w:ascii="Palatino Linotype" w:eastAsia="SimSun" w:hAnsi="Palatino Linotype"/>
                  <w:color w:val="000000"/>
                  <w:sz w:val="20"/>
                  <w:szCs w:val="20"/>
                  <w:highlight w:val="yellow"/>
                  <w:lang w:eastAsia="zh-CN"/>
                </w:rPr>
                <w:t>)</w:t>
              </w:r>
            </w:ins>
          </w:p>
          <w:p w14:paraId="6054ED24" w14:textId="4FE10AF8"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473"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474" w:author="Edward Leung" w:date="2016-12-13T11:32:00Z">
                  <w:rPr>
                    <w:rFonts w:ascii="Palatino Linotype" w:eastAsia="SimSun" w:hAnsi="Palatino Linotype"/>
                    <w:color w:val="000000"/>
                    <w:sz w:val="20"/>
                    <w:szCs w:val="20"/>
                    <w:lang w:eastAsia="zh-CN"/>
                  </w:rPr>
                </w:rPrChange>
              </w:rPr>
              <w:t>Trans</w:t>
            </w:r>
            <w:ins w:id="475" w:author="Steven Chen" w:date="2016-12-13T16:35:00Z">
              <w:r w:rsidR="00DD1429">
                <w:rPr>
                  <w:rFonts w:ascii="Palatino Linotype" w:eastAsia="SimSun" w:hAnsi="Palatino Linotype"/>
                  <w:color w:val="000000"/>
                  <w:sz w:val="20"/>
                  <w:szCs w:val="20"/>
                  <w:highlight w:val="yellow"/>
                  <w:lang w:eastAsia="zh-CN"/>
                </w:rPr>
                <w:t xml:space="preserve"> (trans)</w:t>
              </w:r>
            </w:ins>
          </w:p>
          <w:p w14:paraId="351A5FA3" w14:textId="126F1EA0"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Transaction </w:t>
            </w:r>
            <w:proofErr w:type="spellStart"/>
            <w:r w:rsidRPr="00211DF8">
              <w:rPr>
                <w:rFonts w:ascii="Palatino Linotype" w:eastAsia="SimSun" w:hAnsi="Palatino Linotype"/>
                <w:color w:val="000000"/>
                <w:sz w:val="20"/>
                <w:szCs w:val="20"/>
                <w:lang w:eastAsia="zh-CN"/>
              </w:rPr>
              <w:t>ecard</w:t>
            </w:r>
            <w:proofErr w:type="spellEnd"/>
            <w:ins w:id="476" w:author="Steven Chen" w:date="2016-12-13T16:35:00Z">
              <w:r w:rsidR="00DD1429">
                <w:rPr>
                  <w:rFonts w:ascii="Palatino Linotype" w:eastAsia="SimSun" w:hAnsi="Palatino Linotype"/>
                  <w:color w:val="000000"/>
                  <w:sz w:val="20"/>
                  <w:szCs w:val="20"/>
                  <w:lang w:eastAsia="zh-CN"/>
                </w:rPr>
                <w:t xml:space="preserve"> (</w:t>
              </w:r>
              <w:proofErr w:type="spellStart"/>
              <w:r w:rsidR="00DD1429">
                <w:rPr>
                  <w:rFonts w:ascii="Palatino Linotype" w:eastAsia="SimSun" w:hAnsi="Palatino Linotype"/>
                  <w:color w:val="000000"/>
                  <w:sz w:val="20"/>
                  <w:szCs w:val="20"/>
                  <w:lang w:eastAsia="zh-CN"/>
                </w:rPr>
                <w:t>trans_ecard</w:t>
              </w:r>
              <w:proofErr w:type="spellEnd"/>
              <w:r w:rsidR="00DD1429">
                <w:rPr>
                  <w:rFonts w:ascii="Palatino Linotype" w:eastAsia="SimSun" w:hAnsi="Palatino Linotype"/>
                  <w:color w:val="000000"/>
                  <w:sz w:val="20"/>
                  <w:szCs w:val="20"/>
                  <w:lang w:eastAsia="zh-CN"/>
                </w:rPr>
                <w:t>)</w:t>
              </w:r>
            </w:ins>
          </w:p>
          <w:p w14:paraId="4FD3B6B9" w14:textId="257CC6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modifier</w:t>
            </w:r>
            <w:ins w:id="477" w:author="Steven Chen" w:date="2016-12-13T16:35:00Z">
              <w:r w:rsidR="00DD1429">
                <w:rPr>
                  <w:rFonts w:ascii="Palatino Linotype" w:eastAsia="SimSun" w:hAnsi="Palatino Linotype"/>
                  <w:color w:val="000000"/>
                  <w:sz w:val="20"/>
                  <w:szCs w:val="20"/>
                  <w:lang w:eastAsia="zh-CN"/>
                </w:rPr>
                <w:t xml:space="preserve"> (</w:t>
              </w:r>
              <w:proofErr w:type="spellStart"/>
              <w:r w:rsidR="00DD1429">
                <w:rPr>
                  <w:rFonts w:ascii="Palatino Linotype" w:eastAsia="SimSun" w:hAnsi="Palatino Linotype"/>
                  <w:color w:val="000000"/>
                  <w:sz w:val="20"/>
                  <w:szCs w:val="20"/>
                  <w:lang w:eastAsia="zh-CN"/>
                </w:rPr>
                <w:t>trans_modi</w:t>
              </w:r>
            </w:ins>
            <w:ins w:id="478" w:author="Steven Chen" w:date="2016-12-13T16:36:00Z">
              <w:r w:rsidR="00DD1429">
                <w:rPr>
                  <w:rFonts w:ascii="Palatino Linotype" w:eastAsia="SimSun" w:hAnsi="Palatino Linotype"/>
                  <w:color w:val="000000"/>
                  <w:sz w:val="20"/>
                  <w:szCs w:val="20"/>
                  <w:lang w:eastAsia="zh-CN"/>
                </w:rPr>
                <w:t>fier</w:t>
              </w:r>
            </w:ins>
            <w:proofErr w:type="spellEnd"/>
            <w:ins w:id="479" w:author="Steven Chen" w:date="2016-12-13T16:35:00Z">
              <w:r w:rsidR="00DD1429">
                <w:rPr>
                  <w:rFonts w:ascii="Palatino Linotype" w:eastAsia="SimSun" w:hAnsi="Palatino Linotype"/>
                  <w:color w:val="000000"/>
                  <w:sz w:val="20"/>
                  <w:szCs w:val="20"/>
                  <w:lang w:eastAsia="zh-CN"/>
                </w:rPr>
                <w:t>)</w:t>
              </w:r>
            </w:ins>
          </w:p>
          <w:p w14:paraId="0815AE21" w14:textId="54F96FA2"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480"/>
            <w:r w:rsidRPr="00685D77">
              <w:rPr>
                <w:rFonts w:ascii="Palatino Linotype" w:eastAsia="SimSun" w:hAnsi="Palatino Linotype"/>
                <w:color w:val="000000"/>
                <w:sz w:val="20"/>
                <w:szCs w:val="20"/>
                <w:highlight w:val="yellow"/>
                <w:lang w:eastAsia="zh-CN"/>
                <w:rPrChange w:id="481" w:author="Edward Leung" w:date="2016-12-13T11:32:00Z">
                  <w:rPr>
                    <w:rFonts w:ascii="Palatino Linotype" w:eastAsia="SimSun" w:hAnsi="Palatino Linotype"/>
                    <w:color w:val="000000"/>
                    <w:sz w:val="20"/>
                    <w:szCs w:val="20"/>
                    <w:lang w:eastAsia="zh-CN"/>
                  </w:rPr>
                </w:rPrChange>
              </w:rPr>
              <w:t>Order extra info</w:t>
            </w:r>
            <w:commentRangeEnd w:id="480"/>
            <w:r w:rsidR="007E670F" w:rsidRPr="00685D77">
              <w:rPr>
                <w:rStyle w:val="CommentReference"/>
                <w:highlight w:val="yellow"/>
                <w:rPrChange w:id="482" w:author="Edward Leung" w:date="2016-12-13T11:32:00Z">
                  <w:rPr>
                    <w:rStyle w:val="CommentReference"/>
                  </w:rPr>
                </w:rPrChange>
              </w:rPr>
              <w:commentReference w:id="480"/>
            </w:r>
            <w:ins w:id="483" w:author="Steven Chen" w:date="2016-12-13T16:36:00Z">
              <w:r w:rsidR="00DD1429">
                <w:rPr>
                  <w:rFonts w:ascii="Palatino Linotype" w:eastAsia="SimSun" w:hAnsi="Palatino Linotype"/>
                  <w:color w:val="000000"/>
                  <w:sz w:val="20"/>
                  <w:szCs w:val="20"/>
                  <w:lang w:eastAsia="zh-CN"/>
                </w:rPr>
                <w:t xml:space="preserve"> (</w:t>
              </w:r>
              <w:proofErr w:type="spellStart"/>
              <w:r w:rsidR="00DD1429">
                <w:rPr>
                  <w:rFonts w:ascii="Palatino Linotype" w:eastAsia="SimSun" w:hAnsi="Palatino Linotype"/>
                  <w:color w:val="000000"/>
                  <w:sz w:val="20"/>
                  <w:szCs w:val="20"/>
                  <w:lang w:eastAsia="zh-CN"/>
                </w:rPr>
                <w:t>orders_extra</w:t>
              </w:r>
              <w:proofErr w:type="spellEnd"/>
              <w:r w:rsidR="00DD1429">
                <w:rPr>
                  <w:rFonts w:ascii="Palatino Linotype" w:eastAsia="SimSun" w:hAnsi="Palatino Linotype"/>
                  <w:color w:val="000000"/>
                  <w:sz w:val="20"/>
                  <w:szCs w:val="20"/>
                  <w:lang w:eastAsia="zh-CN"/>
                </w:rPr>
                <w:t>)</w:t>
              </w:r>
            </w:ins>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ESB-SAL-02-03</w:t>
            </w:r>
          </w:p>
        </w:tc>
        <w:tc>
          <w:tcPr>
            <w:tcW w:w="1530" w:type="dxa"/>
          </w:tcPr>
          <w:p w14:paraId="3944DE1B"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22097BC4"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 the sales data is completed. Send the completed data to EDW</w:t>
            </w:r>
            <w:r w:rsidR="004A4443">
              <w:rPr>
                <w:rFonts w:ascii="Palatino Linotype" w:eastAsia="SimSun" w:hAnsi="Palatino Linotype"/>
                <w:color w:val="000000"/>
                <w:sz w:val="20"/>
                <w:szCs w:val="20"/>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77CACC11" w:rsidR="0060272F" w:rsidRPr="00211DF8" w:rsidRDefault="0060272F" w:rsidP="00A042CF">
            <w:pPr>
              <w:rPr>
                <w:rFonts w:ascii="Palatino Linotype" w:eastAsia="SimSun" w:hAnsi="Palatino Linotype"/>
                <w:color w:val="000000"/>
                <w:sz w:val="20"/>
                <w:szCs w:val="20"/>
                <w:lang w:eastAsia="zh-CN"/>
              </w:rPr>
              <w:pPrChange w:id="484" w:author="Steven Chen" w:date="2016-12-13T16:41:00Z">
                <w:pPr/>
              </w:pPrChange>
            </w:pPr>
            <w:r w:rsidRPr="00211DF8">
              <w:rPr>
                <w:rFonts w:ascii="Palatino Linotype" w:eastAsia="SimSun" w:hAnsi="Palatino Linotype"/>
                <w:color w:val="000000"/>
                <w:sz w:val="20"/>
                <w:szCs w:val="20"/>
                <w:lang w:eastAsia="zh-CN"/>
              </w:rPr>
              <w:t xml:space="preserve">The service bus application will use </w:t>
            </w:r>
            <w:del w:id="485" w:author="Steven Chen" w:date="2016-12-13T16:27:00Z">
              <w:r w:rsidRPr="00211DF8" w:rsidDel="00071E11">
                <w:rPr>
                  <w:rFonts w:ascii="Palatino Linotype" w:eastAsia="SimSun" w:hAnsi="Palatino Linotype"/>
                  <w:color w:val="000000"/>
                  <w:sz w:val="20"/>
                  <w:szCs w:val="20"/>
                  <w:lang w:eastAsia="zh-CN"/>
                </w:rPr>
                <w:delText>above keys</w:delText>
              </w:r>
            </w:del>
            <w:ins w:id="486" w:author="Steven Chen" w:date="2016-12-13T16:27:00Z">
              <w:r w:rsidR="00071E11">
                <w:rPr>
                  <w:rFonts w:ascii="Palatino Linotype" w:eastAsia="SimSun" w:hAnsi="Palatino Linotype"/>
                  <w:color w:val="000000"/>
                  <w:sz w:val="20"/>
                  <w:szCs w:val="20"/>
                  <w:lang w:eastAsia="zh-CN"/>
                </w:rPr>
                <w:t>“business date, branch code, order no.”</w:t>
              </w:r>
            </w:ins>
            <w:r w:rsidRPr="00211DF8">
              <w:rPr>
                <w:rFonts w:ascii="Palatino Linotype" w:eastAsia="SimSun" w:hAnsi="Palatino Linotype"/>
                <w:color w:val="000000"/>
                <w:sz w:val="20"/>
                <w:szCs w:val="20"/>
                <w:lang w:eastAsia="zh-CN"/>
              </w:rPr>
              <w:t xml:space="preserve"> to check the integrity of data. When the data in </w:t>
            </w:r>
            <w:ins w:id="487" w:author="Steven Chen" w:date="2016-12-13T16:28:00Z">
              <w:r w:rsidR="00071E11">
                <w:rPr>
                  <w:rFonts w:ascii="Palatino Linotype" w:eastAsia="SimSun" w:hAnsi="Palatino Linotype"/>
                  <w:color w:val="000000"/>
                  <w:sz w:val="20"/>
                  <w:szCs w:val="20"/>
                  <w:lang w:eastAsia="zh-CN"/>
                </w:rPr>
                <w:t xml:space="preserve">tables of </w:t>
              </w:r>
            </w:ins>
            <w:del w:id="488" w:author="Steven Chen" w:date="2016-12-13T16:28:00Z">
              <w:r w:rsidRPr="00211DF8" w:rsidDel="00071E11">
                <w:rPr>
                  <w:rFonts w:ascii="Palatino Linotype" w:eastAsia="SimSun" w:hAnsi="Palatino Linotype"/>
                  <w:color w:val="000000"/>
                  <w:sz w:val="20"/>
                  <w:szCs w:val="20"/>
                  <w:lang w:eastAsia="zh-CN"/>
                </w:rPr>
                <w:delText>3 tables</w:delText>
              </w:r>
            </w:del>
            <w:ins w:id="489" w:author="Steven Chen" w:date="2016-12-13T16:28:00Z">
              <w:r w:rsidR="00071E11">
                <w:rPr>
                  <w:rFonts w:ascii="Palatino Linotype" w:eastAsia="SimSun" w:hAnsi="Palatino Linotype"/>
                  <w:color w:val="000000"/>
                  <w:sz w:val="20"/>
                  <w:szCs w:val="20"/>
                  <w:lang w:eastAsia="zh-CN"/>
                </w:rPr>
                <w:t>“orders”, “order extra” and “order pay”</w:t>
              </w:r>
            </w:ins>
            <w:r w:rsidRPr="00211DF8">
              <w:rPr>
                <w:rFonts w:ascii="Palatino Linotype" w:eastAsia="SimSun" w:hAnsi="Palatino Linotype"/>
                <w:color w:val="000000"/>
                <w:sz w:val="20"/>
                <w:szCs w:val="20"/>
                <w:lang w:eastAsia="zh-CN"/>
              </w:rPr>
              <w:t xml:space="preserve"> </w:t>
            </w:r>
            <w:del w:id="490" w:author="Steven Chen" w:date="2016-12-13T16:41:00Z">
              <w:r w:rsidRPr="00211DF8" w:rsidDel="00A042CF">
                <w:rPr>
                  <w:rFonts w:ascii="Palatino Linotype" w:eastAsia="SimSun" w:hAnsi="Palatino Linotype"/>
                  <w:color w:val="000000"/>
                  <w:sz w:val="20"/>
                  <w:szCs w:val="20"/>
                  <w:lang w:eastAsia="zh-CN"/>
                </w:rPr>
                <w:delText>are confirmed</w:delText>
              </w:r>
            </w:del>
            <w:ins w:id="491" w:author="Steven Chen" w:date="2016-12-13T16:41:00Z">
              <w:r w:rsidR="00A042CF">
                <w:rPr>
                  <w:rFonts w:ascii="Palatino Linotype" w:eastAsia="SimSun" w:hAnsi="Palatino Linotype"/>
                  <w:color w:val="000000"/>
                  <w:sz w:val="20"/>
                  <w:szCs w:val="20"/>
                  <w:lang w:eastAsia="zh-CN"/>
                </w:rPr>
                <w:t>confirmed</w:t>
              </w:r>
            </w:ins>
            <w:r w:rsidRPr="00211DF8">
              <w:rPr>
                <w:rFonts w:ascii="Palatino Linotype" w:eastAsia="SimSun" w:hAnsi="Palatino Linotype"/>
                <w:color w:val="000000"/>
                <w:sz w:val="20"/>
                <w:szCs w:val="20"/>
                <w:lang w:eastAsia="zh-CN"/>
              </w:rPr>
              <w:t xml:space="preserve"> completed, the service bus application will send the full order data to EDW</w:t>
            </w:r>
            <w:r w:rsidR="004A4443">
              <w:rPr>
                <w:rFonts w:ascii="Palatino Linotype" w:eastAsia="SimSun" w:hAnsi="Palatino Linotype"/>
                <w:color w:val="000000"/>
                <w:sz w:val="20"/>
                <w:szCs w:val="20"/>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tcPr>
          <w:p w14:paraId="56D5A86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5DAA3A8D"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r w:rsidR="004A4443">
              <w:rPr>
                <w:rFonts w:ascii="Palatino Linotype" w:eastAsia="SimSun" w:hAnsi="Palatino Linotype"/>
                <w:color w:val="000000"/>
                <w:sz w:val="20"/>
                <w:szCs w:val="20"/>
                <w:lang w:eastAsia="zh-CN"/>
              </w:rPr>
              <w:t>.</w:t>
            </w:r>
          </w:p>
        </w:tc>
        <w:tc>
          <w:tcPr>
            <w:tcW w:w="1096" w:type="dxa"/>
          </w:tcPr>
          <w:p w14:paraId="669529D5"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372BED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40F7473" w14:textId="1A9B8B4C"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Theoretically the data from POS client shall not contain the in-consistent data to service bus. </w:t>
            </w:r>
            <w:del w:id="492" w:author="Steven Chen" w:date="2016-12-13T16:42:00Z">
              <w:r w:rsidRPr="00211DF8" w:rsidDel="00C952E6">
                <w:rPr>
                  <w:rFonts w:ascii="Palatino Linotype" w:eastAsia="SimSun" w:hAnsi="Palatino Linotype"/>
                  <w:color w:val="000000"/>
                  <w:sz w:val="20"/>
                  <w:szCs w:val="20"/>
                  <w:lang w:eastAsia="zh-CN"/>
                </w:rPr>
                <w:delText xml:space="preserve">However, as </w:delText>
              </w:r>
              <w:commentRangeStart w:id="493"/>
              <w:r w:rsidRPr="00211DF8" w:rsidDel="00C952E6">
                <w:rPr>
                  <w:rFonts w:ascii="Palatino Linotype" w:eastAsia="SimSun" w:hAnsi="Palatino Linotype"/>
                  <w:color w:val="000000"/>
                  <w:sz w:val="20"/>
                  <w:szCs w:val="20"/>
                  <w:lang w:eastAsia="zh-CN"/>
                </w:rPr>
                <w:delText>#06</w:delText>
              </w:r>
              <w:commentRangeEnd w:id="493"/>
              <w:r w:rsidR="003D63F9" w:rsidDel="00C952E6">
                <w:rPr>
                  <w:rStyle w:val="CommentReference"/>
                </w:rPr>
                <w:commentReference w:id="493"/>
              </w:r>
              <w:r w:rsidRPr="00211DF8" w:rsidDel="00C952E6">
                <w:rPr>
                  <w:rFonts w:ascii="Palatino Linotype" w:eastAsia="SimSun" w:hAnsi="Palatino Linotype"/>
                  <w:color w:val="000000"/>
                  <w:sz w:val="20"/>
                  <w:szCs w:val="20"/>
                  <w:lang w:eastAsia="zh-CN"/>
                </w:rPr>
                <w:delText>, b</w:delText>
              </w:r>
            </w:del>
            <w:ins w:id="494" w:author="Steven Chen" w:date="2016-12-13T16:42:00Z">
              <w:r w:rsidR="00C952E6">
                <w:rPr>
                  <w:rFonts w:ascii="Palatino Linotype" w:eastAsia="SimSun" w:hAnsi="Palatino Linotype"/>
                  <w:color w:val="000000"/>
                  <w:sz w:val="20"/>
                  <w:szCs w:val="20"/>
                  <w:lang w:eastAsia="zh-CN"/>
                </w:rPr>
                <w:t>B</w:t>
              </w:r>
            </w:ins>
            <w:r w:rsidRPr="00211DF8">
              <w:rPr>
                <w:rFonts w:ascii="Palatino Linotype" w:eastAsia="SimSun" w:hAnsi="Palatino Linotype"/>
                <w:color w:val="000000"/>
                <w:sz w:val="20"/>
                <w:szCs w:val="20"/>
                <w:lang w:eastAsia="zh-CN"/>
              </w:rPr>
              <w:t xml:space="preserve">ecause the data updating logic of POINTSOFT is full table override, the service bus application will wait until the data of a </w:t>
            </w:r>
            <w:del w:id="495" w:author="Steven Chen" w:date="2016-12-13T16:40:00Z">
              <w:r w:rsidRPr="00211DF8" w:rsidDel="00DD1429">
                <w:rPr>
                  <w:rFonts w:ascii="Palatino Linotype" w:eastAsia="SimSun" w:hAnsi="Palatino Linotype"/>
                  <w:color w:val="000000"/>
                  <w:sz w:val="20"/>
                  <w:szCs w:val="20"/>
                  <w:lang w:eastAsia="zh-CN"/>
                </w:rPr>
                <w:delText>full purchase</w:delText>
              </w:r>
            </w:del>
            <w:ins w:id="496" w:author="Steven Chen" w:date="2016-12-13T16:40:00Z">
              <w:r w:rsidR="00DD1429">
                <w:rPr>
                  <w:rFonts w:ascii="Palatino Linotype" w:eastAsia="SimSun" w:hAnsi="Palatino Linotype"/>
                  <w:color w:val="000000"/>
                  <w:sz w:val="20"/>
                  <w:szCs w:val="20"/>
                  <w:lang w:eastAsia="zh-CN"/>
                </w:rPr>
                <w:t>sales</w:t>
              </w:r>
            </w:ins>
            <w:r w:rsidRPr="00211DF8">
              <w:rPr>
                <w:rFonts w:ascii="Palatino Linotype" w:eastAsia="SimSun" w:hAnsi="Palatino Linotype"/>
                <w:color w:val="000000"/>
                <w:sz w:val="20"/>
                <w:szCs w:val="20"/>
                <w:lang w:eastAsia="zh-CN"/>
              </w:rPr>
              <w:t xml:space="preserve"> order to complete, and send to EDW.</w:t>
            </w:r>
          </w:p>
          <w:p w14:paraId="3FF34AC6" w14:textId="1C7CE6F5"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There will be an indicator in the staging database reflecting the records are being sent or not. Until the polling cut-off time</w:t>
            </w:r>
            <w:ins w:id="497" w:author="Steven Chen" w:date="2016-12-13T16:40:00Z">
              <w:r w:rsidR="00DD1429">
                <w:rPr>
                  <w:rFonts w:ascii="Palatino Linotype" w:eastAsia="SimSun" w:hAnsi="Palatino Linotype"/>
                  <w:color w:val="000000"/>
                  <w:sz w:val="20"/>
                  <w:szCs w:val="20"/>
                  <w:lang w:eastAsia="zh-CN"/>
                </w:rPr>
                <w:t xml:space="preserve"> (4:00am, configurable)</w:t>
              </w:r>
            </w:ins>
            <w:r w:rsidRPr="00211DF8">
              <w:rPr>
                <w:rFonts w:ascii="Palatino Linotype" w:eastAsia="SimSun" w:hAnsi="Palatino Linotype"/>
                <w:color w:val="000000"/>
                <w:sz w:val="20"/>
                <w:szCs w:val="20"/>
                <w:lang w:eastAsia="zh-CN"/>
              </w:rPr>
              <w:t>, the system shall send the alert email with accumulated exceptional data to support team.</w:t>
            </w:r>
          </w:p>
        </w:tc>
        <w:tc>
          <w:tcPr>
            <w:tcW w:w="905" w:type="dxa"/>
          </w:tcPr>
          <w:p w14:paraId="73887674"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ESB-SAL-02-05</w:t>
            </w:r>
          </w:p>
        </w:tc>
        <w:tc>
          <w:tcPr>
            <w:tcW w:w="1530" w:type="dxa"/>
          </w:tcPr>
          <w:p w14:paraId="72BB51EE"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174301C9"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sending, by block update and return code. With the return code of the service call, the process will mark the block of records the completion of the sending to EDW.</w:t>
            </w:r>
          </w:p>
          <w:p w14:paraId="00A84C4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r w:rsidR="004A4443">
              <w:rPr>
                <w:rFonts w:ascii="Palatino Linotype" w:eastAsia="SimSun" w:hAnsi="Palatino Linotype"/>
                <w:color w:val="000000"/>
                <w:sz w:val="20"/>
                <w:szCs w:val="20"/>
                <w:lang w:eastAsia="zh-CN"/>
              </w:rPr>
              <w:t>.</w:t>
            </w:r>
          </w:p>
        </w:tc>
        <w:tc>
          <w:tcPr>
            <w:tcW w:w="1096" w:type="dxa"/>
          </w:tcPr>
          <w:p w14:paraId="5382BB26"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5952709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4AB6BA68" w14:textId="16849E3E" w:rsidR="0060272F" w:rsidRPr="00211DF8" w:rsidRDefault="0060272F" w:rsidP="00A00C1A">
            <w:pPr>
              <w:spacing w:after="0"/>
              <w:rPr>
                <w:rFonts w:ascii="Palatino Linotype" w:hAnsi="Palatino Linotype"/>
                <w:sz w:val="21"/>
                <w:szCs w:val="20"/>
              </w:rPr>
            </w:pPr>
            <w:r w:rsidRPr="00211DF8">
              <w:rPr>
                <w:rFonts w:ascii="Palatino Linotype" w:hAnsi="Palatino Linotype"/>
                <w:sz w:val="21"/>
                <w:szCs w:val="20"/>
              </w:rPr>
              <w:t xml:space="preserve">The service bus has the limitation of network, the number of records transferred </w:t>
            </w:r>
            <w:proofErr w:type="gramStart"/>
            <w:r w:rsidRPr="00211DF8">
              <w:rPr>
                <w:rFonts w:ascii="Palatino Linotype" w:hAnsi="Palatino Linotype"/>
                <w:sz w:val="21"/>
                <w:szCs w:val="20"/>
              </w:rPr>
              <w:t>shall be done</w:t>
            </w:r>
            <w:proofErr w:type="gramEnd"/>
            <w:r w:rsidRPr="00211DF8">
              <w:rPr>
                <w:rFonts w:ascii="Palatino Linotype" w:hAnsi="Palatino Linotype"/>
                <w:sz w:val="21"/>
                <w:szCs w:val="20"/>
              </w:rPr>
              <w:t xml:space="preserve"> block by block (e.g. 50)</w:t>
            </w:r>
            <w:ins w:id="498" w:author="Steven Chen" w:date="2016-12-13T16:44:00Z">
              <w:r w:rsidR="00891BF5">
                <w:rPr>
                  <w:rFonts w:ascii="Palatino Linotype" w:hAnsi="Palatino Linotype"/>
                  <w:sz w:val="21"/>
                  <w:szCs w:val="20"/>
                </w:rPr>
                <w:t xml:space="preserve"> into EDW through the service</w:t>
              </w:r>
            </w:ins>
            <w:r w:rsidRPr="00211DF8">
              <w:rPr>
                <w:rFonts w:ascii="Palatino Linotype" w:hAnsi="Palatino Linotype"/>
                <w:sz w:val="21"/>
                <w:szCs w:val="20"/>
              </w:rPr>
              <w:t>. This number shall be designed as a configurable item in the system.</w:t>
            </w:r>
          </w:p>
          <w:p w14:paraId="5F1A084A" w14:textId="77777777" w:rsidR="0060272F" w:rsidRPr="00211DF8" w:rsidRDefault="0060272F"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r w:rsidR="004A4443">
              <w:rPr>
                <w:rFonts w:ascii="Palatino Linotype" w:eastAsia="SimSun" w:hAnsi="Palatino Linotype"/>
                <w:color w:val="000000"/>
                <w:lang w:eastAsia="zh-CN"/>
              </w:rPr>
              <w:t>.</w:t>
            </w:r>
          </w:p>
        </w:tc>
        <w:tc>
          <w:tcPr>
            <w:tcW w:w="905" w:type="dxa"/>
          </w:tcPr>
          <w:p w14:paraId="04BCD6ED"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211DF8" w:rsidRDefault="002E2CFC" w:rsidP="00A00C1A">
            <w:pPr>
              <w:rPr>
                <w:rFonts w:ascii="Palatino Linotype" w:hAnsi="Palatino Linotype"/>
                <w:color w:val="000000"/>
              </w:rPr>
            </w:pPr>
            <w:r w:rsidRPr="00211DF8">
              <w:rPr>
                <w:rFonts w:ascii="Palatino Linotype" w:eastAsia="SimSun" w:hAnsi="Palatino Linotype"/>
                <w:color w:val="000000"/>
                <w:sz w:val="20"/>
                <w:szCs w:val="20"/>
                <w:lang w:eastAsia="zh-CN"/>
              </w:rPr>
              <w:t>ESB-SAL-02-06</w:t>
            </w:r>
          </w:p>
        </w:tc>
        <w:tc>
          <w:tcPr>
            <w:tcW w:w="1530" w:type="dxa"/>
          </w:tcPr>
          <w:p w14:paraId="74817A58" w14:textId="77777777" w:rsidR="002E2CFC" w:rsidRPr="00211DF8" w:rsidRDefault="002E2CFC" w:rsidP="00A00C1A">
            <w:pPr>
              <w:rPr>
                <w:rFonts w:ascii="Palatino Linotype" w:hAnsi="Palatino Linotype"/>
                <w:color w:val="000000"/>
              </w:rPr>
            </w:pPr>
            <w:r w:rsidRPr="00211DF8">
              <w:rPr>
                <w:rFonts w:ascii="Palatino Linotype" w:hAnsi="Palatino Linotype"/>
                <w:color w:val="000000"/>
              </w:rPr>
              <w:t>Job Completion</w:t>
            </w:r>
          </w:p>
        </w:tc>
        <w:tc>
          <w:tcPr>
            <w:tcW w:w="3870" w:type="dxa"/>
          </w:tcPr>
          <w:p w14:paraId="263F7BE1" w14:textId="77777777" w:rsidR="002E2CFC" w:rsidRPr="00211DF8" w:rsidRDefault="002E2CFC"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096" w:type="dxa"/>
          </w:tcPr>
          <w:p w14:paraId="6C802E98" w14:textId="77777777" w:rsidR="002E2CFC" w:rsidRPr="00211DF8" w:rsidRDefault="002E2CFC"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C885E7B" w14:textId="77777777" w:rsidR="002E2CFC" w:rsidRPr="00211DF8" w:rsidRDefault="002E2CFC"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69D3F77"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status</w:t>
            </w:r>
          </w:p>
          <w:p w14:paraId="3998AD9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1477EC0"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name, e.g. Staging - EDW</w:t>
            </w:r>
          </w:p>
          <w:p w14:paraId="1ED654E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ID</w:t>
            </w:r>
          </w:p>
          <w:p w14:paraId="1F83205F"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error stage (if any)</w:t>
            </w:r>
          </w:p>
          <w:p w14:paraId="047D8DD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FB65255" w14:textId="77777777" w:rsidR="002E2CFC" w:rsidRPr="00211DF8" w:rsidRDefault="002E2CFC" w:rsidP="00A00C1A">
            <w:pPr>
              <w:pStyle w:val="ListParagraph"/>
              <w:numPr>
                <w:ilvl w:val="0"/>
                <w:numId w:val="28"/>
              </w:numPr>
              <w:spacing w:after="0"/>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tcPr>
          <w:p w14:paraId="708164B0" w14:textId="77777777"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r w:rsidR="00FC11CC" w:rsidRPr="00211DF8" w14:paraId="6A7AB99E" w14:textId="77777777" w:rsidTr="00A00C1A">
        <w:trPr>
          <w:cantSplit/>
          <w:trHeight w:val="123"/>
          <w:ins w:id="499" w:author="Steven Chen" w:date="2016-12-14T16:50:00Z"/>
        </w:trPr>
        <w:tc>
          <w:tcPr>
            <w:tcW w:w="1391" w:type="dxa"/>
            <w:shd w:val="clear" w:color="auto" w:fill="auto"/>
          </w:tcPr>
          <w:p w14:paraId="4E62013B" w14:textId="0978F218" w:rsidR="00FC11CC" w:rsidRPr="00211DF8" w:rsidRDefault="00FC11CC" w:rsidP="00FC11CC">
            <w:pPr>
              <w:rPr>
                <w:ins w:id="500" w:author="Steven Chen" w:date="2016-12-14T16:50:00Z"/>
                <w:rFonts w:ascii="Palatino Linotype" w:eastAsia="SimSun" w:hAnsi="Palatino Linotype"/>
                <w:color w:val="000000"/>
                <w:sz w:val="20"/>
                <w:szCs w:val="20"/>
                <w:lang w:eastAsia="zh-CN"/>
              </w:rPr>
            </w:pPr>
            <w:ins w:id="501" w:author="Steven Chen" w:date="2016-12-14T16:50:00Z">
              <w:r>
                <w:rPr>
                  <w:rFonts w:ascii="Palatino Linotype" w:eastAsia="SimSun" w:hAnsi="Palatino Linotype"/>
                  <w:color w:val="000000"/>
                  <w:sz w:val="20"/>
                  <w:szCs w:val="20"/>
                  <w:lang w:eastAsia="zh-CN"/>
                </w:rPr>
                <w:t>ESB-SAL-02-07</w:t>
              </w:r>
            </w:ins>
          </w:p>
        </w:tc>
        <w:tc>
          <w:tcPr>
            <w:tcW w:w="1530" w:type="dxa"/>
          </w:tcPr>
          <w:p w14:paraId="20D604D5" w14:textId="26FD174E" w:rsidR="00FC11CC" w:rsidRPr="00FC11CC" w:rsidRDefault="00FC11CC" w:rsidP="00FC11CC">
            <w:pPr>
              <w:rPr>
                <w:ins w:id="502" w:author="Steven Chen" w:date="2016-12-14T16:50:00Z"/>
                <w:rFonts w:ascii="Palatino Linotype" w:eastAsia="SimSun" w:hAnsi="Palatino Linotype"/>
                <w:color w:val="000000"/>
                <w:sz w:val="20"/>
                <w:szCs w:val="20"/>
                <w:lang w:eastAsia="zh-CN"/>
                <w:rPrChange w:id="503" w:author="Steven Chen" w:date="2016-12-14T16:51:00Z">
                  <w:rPr>
                    <w:ins w:id="504" w:author="Steven Chen" w:date="2016-12-14T16:50:00Z"/>
                    <w:rFonts w:ascii="Palatino Linotype" w:hAnsi="Palatino Linotype"/>
                    <w:color w:val="000000"/>
                  </w:rPr>
                </w:rPrChange>
              </w:rPr>
            </w:pPr>
            <w:ins w:id="505" w:author="Steven Chen" w:date="2016-12-14T16:50:00Z">
              <w:r w:rsidRPr="00FC11CC">
                <w:rPr>
                  <w:rFonts w:ascii="Palatino Linotype" w:eastAsia="SimSun" w:hAnsi="Palatino Linotype"/>
                  <w:color w:val="000000"/>
                  <w:sz w:val="20"/>
                  <w:szCs w:val="20"/>
                  <w:lang w:eastAsia="zh-CN"/>
                  <w:rPrChange w:id="506" w:author="Steven Chen" w:date="2016-12-14T16:51:00Z">
                    <w:rPr>
                      <w:rFonts w:ascii="Palatino Linotype" w:hAnsi="Palatino Linotype"/>
                      <w:color w:val="000000"/>
                    </w:rPr>
                  </w:rPrChange>
                </w:rPr>
                <w:t>Virtual Branch Sales Data Web Service</w:t>
              </w:r>
            </w:ins>
          </w:p>
        </w:tc>
        <w:tc>
          <w:tcPr>
            <w:tcW w:w="3870" w:type="dxa"/>
          </w:tcPr>
          <w:p w14:paraId="4D843565" w14:textId="461F0FA5" w:rsidR="00FC11CC" w:rsidRPr="00211DF8" w:rsidRDefault="00FC11CC" w:rsidP="00FC11CC">
            <w:pPr>
              <w:rPr>
                <w:ins w:id="507" w:author="Steven Chen" w:date="2016-12-14T16:50:00Z"/>
                <w:rFonts w:ascii="Palatino Linotype" w:eastAsia="SimSun" w:hAnsi="Palatino Linotype"/>
                <w:color w:val="000000"/>
                <w:sz w:val="20"/>
                <w:szCs w:val="20"/>
                <w:lang w:eastAsia="zh-CN"/>
              </w:rPr>
            </w:pPr>
            <w:ins w:id="508" w:author="Steven Chen" w:date="2016-12-14T16:51:00Z">
              <w:r>
                <w:rPr>
                  <w:rFonts w:ascii="Palatino Linotype" w:eastAsia="SimSun" w:hAnsi="Palatino Linotype"/>
                  <w:color w:val="000000"/>
                  <w:sz w:val="20"/>
                  <w:szCs w:val="20"/>
                  <w:lang w:eastAsia="zh-CN"/>
                </w:rPr>
                <w:t xml:space="preserve">The service bus will implement the </w:t>
              </w:r>
            </w:ins>
            <w:ins w:id="509" w:author="Steven Chen" w:date="2016-12-14T16:53:00Z">
              <w:r>
                <w:rPr>
                  <w:rFonts w:ascii="Palatino Linotype" w:eastAsia="SimSun" w:hAnsi="Palatino Linotype"/>
                  <w:color w:val="000000"/>
                  <w:sz w:val="20"/>
                  <w:szCs w:val="20"/>
                  <w:lang w:eastAsia="zh-CN"/>
                </w:rPr>
                <w:t xml:space="preserve">RESTful web service to </w:t>
              </w:r>
            </w:ins>
            <w:ins w:id="510" w:author="Steven Chen" w:date="2016-12-14T16:54:00Z">
              <w:r>
                <w:rPr>
                  <w:rFonts w:ascii="Palatino Linotype" w:eastAsia="SimSun" w:hAnsi="Palatino Linotype"/>
                  <w:color w:val="000000"/>
                  <w:sz w:val="20"/>
                  <w:szCs w:val="20"/>
                  <w:lang w:eastAsia="zh-CN"/>
                </w:rPr>
                <w:t>received sales data posting, validate, and input these data into EDW virtual branc</w:t>
              </w:r>
              <w:bookmarkStart w:id="511" w:name="_GoBack"/>
              <w:bookmarkEnd w:id="511"/>
              <w:r>
                <w:rPr>
                  <w:rFonts w:ascii="Palatino Linotype" w:eastAsia="SimSun" w:hAnsi="Palatino Linotype"/>
                  <w:color w:val="000000"/>
                  <w:sz w:val="20"/>
                  <w:szCs w:val="20"/>
                  <w:lang w:eastAsia="zh-CN"/>
                </w:rPr>
                <w:t>h sales data tables.</w:t>
              </w:r>
            </w:ins>
          </w:p>
        </w:tc>
        <w:tc>
          <w:tcPr>
            <w:tcW w:w="1096" w:type="dxa"/>
          </w:tcPr>
          <w:p w14:paraId="6401519C" w14:textId="2A3EF298" w:rsidR="00FC11CC" w:rsidRPr="00211DF8" w:rsidRDefault="00FC11CC" w:rsidP="00FC11CC">
            <w:pPr>
              <w:jc w:val="center"/>
              <w:rPr>
                <w:ins w:id="512" w:author="Steven Chen" w:date="2016-12-14T16:50:00Z"/>
                <w:rFonts w:ascii="Palatino Linotype" w:hAnsi="Palatino Linotype"/>
                <w:color w:val="000000"/>
              </w:rPr>
            </w:pPr>
            <w:ins w:id="513" w:author="Steven Chen" w:date="2016-12-14T16:53:00Z">
              <w:r w:rsidRPr="00211DF8">
                <w:rPr>
                  <w:rFonts w:ascii="Palatino Linotype" w:hAnsi="Palatino Linotype"/>
                  <w:color w:val="000000"/>
                </w:rPr>
                <w:t>Must Have</w:t>
              </w:r>
            </w:ins>
          </w:p>
        </w:tc>
        <w:tc>
          <w:tcPr>
            <w:tcW w:w="951" w:type="dxa"/>
          </w:tcPr>
          <w:p w14:paraId="21A4B96C" w14:textId="4BED88F6" w:rsidR="00FC11CC" w:rsidRPr="00211DF8" w:rsidRDefault="00FC11CC" w:rsidP="00FC11CC">
            <w:pPr>
              <w:jc w:val="center"/>
              <w:rPr>
                <w:ins w:id="514" w:author="Steven Chen" w:date="2016-12-14T16:50:00Z"/>
                <w:rFonts w:ascii="Palatino Linotype" w:eastAsia="SimSun" w:hAnsi="Palatino Linotype"/>
                <w:color w:val="000000"/>
                <w:sz w:val="20"/>
                <w:szCs w:val="20"/>
                <w:lang w:eastAsia="zh-CN"/>
              </w:rPr>
            </w:pPr>
            <w:ins w:id="515" w:author="Steven Chen" w:date="2016-12-14T16:53:00Z">
              <w:r w:rsidRPr="00211DF8">
                <w:rPr>
                  <w:rFonts w:ascii="Palatino Linotype" w:eastAsia="SimSun" w:hAnsi="Palatino Linotype"/>
                  <w:color w:val="000000"/>
                  <w:sz w:val="20"/>
                  <w:szCs w:val="20"/>
                  <w:lang w:eastAsia="zh-CN"/>
                </w:rPr>
                <w:t>Polly</w:t>
              </w:r>
            </w:ins>
          </w:p>
        </w:tc>
        <w:tc>
          <w:tcPr>
            <w:tcW w:w="4248" w:type="dxa"/>
          </w:tcPr>
          <w:p w14:paraId="40BA650D" w14:textId="77777777" w:rsidR="00FC11CC" w:rsidRDefault="00FC11CC" w:rsidP="00FC11CC">
            <w:pPr>
              <w:spacing w:after="0"/>
              <w:rPr>
                <w:ins w:id="516" w:author="Steven Chen" w:date="2016-12-14T16:52:00Z"/>
                <w:rFonts w:ascii="Palatino Linotype" w:hAnsi="Palatino Linotype"/>
                <w:sz w:val="20"/>
                <w:szCs w:val="20"/>
              </w:rPr>
              <w:pPrChange w:id="517" w:author="Steven Chen" w:date="2016-12-14T16:51:00Z">
                <w:pPr>
                  <w:pStyle w:val="ListParagraph"/>
                  <w:numPr>
                    <w:numId w:val="28"/>
                  </w:numPr>
                  <w:spacing w:after="0"/>
                  <w:ind w:left="420" w:hanging="420"/>
                </w:pPr>
              </w:pPrChange>
            </w:pPr>
            <w:ins w:id="518" w:author="Steven Chen" w:date="2016-12-14T16:51:00Z">
              <w:r>
                <w:rPr>
                  <w:rFonts w:ascii="Palatino Linotype" w:hAnsi="Palatino Linotype"/>
                  <w:sz w:val="20"/>
                  <w:szCs w:val="20"/>
                </w:rPr>
                <w:t xml:space="preserve">Web service </w:t>
              </w:r>
            </w:ins>
            <w:ins w:id="519" w:author="Steven Chen" w:date="2016-12-14T16:52:00Z">
              <w:r>
                <w:rPr>
                  <w:rFonts w:ascii="Palatino Linotype" w:hAnsi="Palatino Linotype"/>
                  <w:sz w:val="20"/>
                  <w:szCs w:val="20"/>
                </w:rPr>
                <w:t>target table column</w:t>
              </w:r>
            </w:ins>
            <w:ins w:id="520" w:author="Steven Chen" w:date="2016-12-14T16:51:00Z">
              <w:r>
                <w:rPr>
                  <w:rFonts w:ascii="Palatino Linotype" w:hAnsi="Palatino Linotype"/>
                  <w:sz w:val="20"/>
                  <w:szCs w:val="20"/>
                </w:rPr>
                <w:t xml:space="preserve"> should refer to </w:t>
              </w:r>
            </w:ins>
            <w:ins w:id="521" w:author="Steven Chen" w:date="2016-12-14T16:52:00Z">
              <w:r>
                <w:rPr>
                  <w:rFonts w:ascii="Palatino Linotype" w:hAnsi="Palatino Linotype"/>
                  <w:sz w:val="20"/>
                  <w:szCs w:val="20"/>
                </w:rPr>
                <w:t>Appendix F</w:t>
              </w:r>
            </w:ins>
          </w:p>
          <w:p w14:paraId="476A1F5A" w14:textId="672F5BF9" w:rsidR="00FC11CC" w:rsidRPr="00FC11CC" w:rsidRDefault="00FC11CC" w:rsidP="00FC11CC">
            <w:pPr>
              <w:spacing w:after="0"/>
              <w:rPr>
                <w:ins w:id="522" w:author="Steven Chen" w:date="2016-12-14T16:50:00Z"/>
                <w:rFonts w:ascii="Palatino Linotype" w:eastAsia="SimSun" w:hAnsi="Palatino Linotype" w:hint="eastAsia"/>
                <w:sz w:val="20"/>
                <w:szCs w:val="20"/>
                <w:lang w:eastAsia="zh-CN"/>
                <w:rPrChange w:id="523" w:author="Steven Chen" w:date="2016-12-14T16:52:00Z">
                  <w:rPr>
                    <w:ins w:id="524" w:author="Steven Chen" w:date="2016-12-14T16:50:00Z"/>
                  </w:rPr>
                </w:rPrChange>
              </w:rPr>
              <w:pPrChange w:id="525" w:author="Steven Chen" w:date="2016-12-14T16:51:00Z">
                <w:pPr>
                  <w:pStyle w:val="ListParagraph"/>
                  <w:numPr>
                    <w:numId w:val="28"/>
                  </w:numPr>
                  <w:spacing w:after="0"/>
                  <w:ind w:left="420" w:hanging="420"/>
                </w:pPr>
              </w:pPrChange>
            </w:pPr>
            <w:ins w:id="526" w:author="Steven Chen" w:date="2016-12-14T16:52:00Z">
              <w:r>
                <w:rPr>
                  <w:rFonts w:ascii="Palatino Linotype" w:hAnsi="Palatino Linotype"/>
                  <w:sz w:val="20"/>
                  <w:szCs w:val="20"/>
                </w:rPr>
                <w:t>The web service should apply value validation according to Maxim’s ma</w:t>
              </w:r>
            </w:ins>
            <w:ins w:id="527" w:author="Steven Chen" w:date="2016-12-14T16:53:00Z">
              <w:r>
                <w:rPr>
                  <w:rFonts w:ascii="Palatino Linotype" w:hAnsi="Palatino Linotype"/>
                  <w:sz w:val="20"/>
                  <w:szCs w:val="20"/>
                </w:rPr>
                <w:t>ster data table &amp; EDW logic (to be provided by Maxim)</w:t>
              </w:r>
            </w:ins>
          </w:p>
        </w:tc>
        <w:tc>
          <w:tcPr>
            <w:tcW w:w="905" w:type="dxa"/>
          </w:tcPr>
          <w:p w14:paraId="4D41A599" w14:textId="77777777" w:rsidR="00FC11CC" w:rsidRPr="00211DF8" w:rsidRDefault="00FC11CC" w:rsidP="00FC11CC">
            <w:pPr>
              <w:jc w:val="both"/>
              <w:rPr>
                <w:ins w:id="528" w:author="Steven Chen" w:date="2016-12-14T16:50:00Z"/>
                <w:rFonts w:ascii="Palatino Linotype" w:eastAsia="SimSun" w:hAnsi="Palatino Linotype"/>
                <w:color w:val="000000"/>
                <w:sz w:val="20"/>
                <w:szCs w:val="20"/>
                <w:lang w:eastAsia="zh-CN"/>
              </w:rPr>
            </w:pP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65C2D">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529" w:name="_Toc468468976"/>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529"/>
    </w:p>
    <w:p w14:paraId="288F99C5" w14:textId="77777777" w:rsidR="00711BEE" w:rsidRPr="00211DF8" w:rsidRDefault="00711BEE" w:rsidP="00711BEE">
      <w:pPr>
        <w:pStyle w:val="Heading4"/>
        <w:rPr>
          <w:rFonts w:ascii="Palatino Linotype" w:hAnsi="Palatino Linotype"/>
          <w:lang w:eastAsia="zh-CN"/>
        </w:rPr>
      </w:pPr>
      <w:bookmarkStart w:id="530" w:name="_Toc468468977"/>
      <w:r w:rsidRPr="00211DF8">
        <w:rPr>
          <w:rFonts w:ascii="Palatino Linotype" w:hAnsi="Palatino Linotype"/>
          <w:lang w:eastAsia="zh-CN"/>
        </w:rPr>
        <w:t>Process Flow</w:t>
      </w:r>
      <w:bookmarkEnd w:id="530"/>
    </w:p>
    <w:p w14:paraId="280AF468" w14:textId="1D934FFF" w:rsidR="00CA6BF5" w:rsidRPr="00211DF8" w:rsidRDefault="00ED2924" w:rsidP="007E6F0F">
      <w:pPr>
        <w:jc w:val="both"/>
        <w:rPr>
          <w:rFonts w:ascii="Palatino Linotype" w:hAnsi="Palatino Linotype"/>
        </w:rPr>
      </w:pPr>
      <w:ins w:id="531" w:author="Steven Chen" w:date="2016-12-14T11:27:00Z">
        <w:r>
          <w:rPr>
            <w:rFonts w:ascii="Palatino Linotype" w:hAnsi="Palatino Linotype"/>
            <w:noProof/>
            <w:lang w:val="en-GB" w:eastAsia="zh-CN"/>
          </w:rPr>
          <mc:AlternateContent>
            <mc:Choice Requires="wps">
              <w:drawing>
                <wp:anchor distT="0" distB="0" distL="114300" distR="114300" simplePos="0" relativeHeight="251687936" behindDoc="0" locked="0" layoutInCell="1" allowOverlap="1" wp14:anchorId="4B57C01D" wp14:editId="196C6EF1">
                  <wp:simplePos x="0" y="0"/>
                  <wp:positionH relativeFrom="column">
                    <wp:posOffset>2457450</wp:posOffset>
                  </wp:positionH>
                  <wp:positionV relativeFrom="paragraph">
                    <wp:posOffset>6224905</wp:posOffset>
                  </wp:positionV>
                  <wp:extent cx="279400" cy="284480"/>
                  <wp:effectExtent l="57150" t="38100" r="0" b="77470"/>
                  <wp:wrapNone/>
                  <wp:docPr id="43" name="Oval 4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C3A3C5B" w14:textId="516CFA9A" w:rsidR="00EE1043" w:rsidRPr="00A91B89" w:rsidRDefault="00EE1043" w:rsidP="00ED2924">
                              <w:pPr>
                                <w:jc w:val="center"/>
                                <w:rPr>
                                  <w:b/>
                                  <w:sz w:val="18"/>
                                  <w:lang w:val="en-GB"/>
                                  <w:rPrChange w:id="532" w:author="Steven Chen" w:date="2016-12-14T11:09:00Z">
                                    <w:rPr/>
                                  </w:rPrChange>
                                </w:rPr>
                                <w:pPrChange w:id="533" w:author="Steven Chen" w:date="2016-12-13T16:08:00Z">
                                  <w:pPr/>
                                </w:pPrChange>
                              </w:pPr>
                              <w:ins w:id="534" w:author="Steven Chen" w:date="2016-12-14T11:14:00Z">
                                <w:r>
                                  <w:rPr>
                                    <w:b/>
                                    <w:sz w:val="18"/>
                                    <w:lang w:val="en-GB"/>
                                  </w:rPr>
                                  <w:t>5</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7C01D" id="Oval 43" o:spid="_x0000_s1037" style="position:absolute;left:0;text-align:left;margin-left:193.5pt;margin-top:490.15pt;width:22pt;height:2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" fillcolor="#c0504d [3205]" stroked="f" strokeweight="3pt">
                  <v:shadow on="t" color="black" opacity="24903f" origin=",.5" offset="0,.55556mm"/>
                  <v:textbox inset="0,0,0,0">
                    <w:txbxContent>
                      <w:p w14:paraId="6C3A3C5B" w14:textId="516CFA9A" w:rsidR="00EE1043" w:rsidRPr="00A91B89" w:rsidRDefault="00EE1043" w:rsidP="00ED2924">
                        <w:pPr>
                          <w:jc w:val="center"/>
                          <w:rPr>
                            <w:b/>
                            <w:sz w:val="18"/>
                            <w:lang w:val="en-GB"/>
                            <w:rPrChange w:id="535" w:author="Steven Chen" w:date="2016-12-14T11:09:00Z">
                              <w:rPr/>
                            </w:rPrChange>
                          </w:rPr>
                          <w:pPrChange w:id="536" w:author="Steven Chen" w:date="2016-12-13T16:08:00Z">
                            <w:pPr/>
                          </w:pPrChange>
                        </w:pPr>
                        <w:ins w:id="537" w:author="Steven Chen" w:date="2016-12-14T11:14:00Z">
                          <w:r>
                            <w:rPr>
                              <w:b/>
                              <w:sz w:val="18"/>
                              <w:lang w:val="en-GB"/>
                            </w:rPr>
                            <w:t>5</w:t>
                          </w:r>
                        </w:ins>
                      </w:p>
                    </w:txbxContent>
                  </v:textbox>
                </v:oval>
              </w:pict>
            </mc:Fallback>
          </mc:AlternateContent>
        </w:r>
      </w:ins>
      <w:ins w:id="538" w:author="Steven Chen" w:date="2016-12-14T11:21:00Z">
        <w:r>
          <w:rPr>
            <w:rFonts w:ascii="Palatino Linotype" w:hAnsi="Palatino Linotype"/>
            <w:noProof/>
            <w:lang w:val="en-GB" w:eastAsia="zh-CN"/>
          </w:rPr>
          <mc:AlternateContent>
            <mc:Choice Requires="wps">
              <w:drawing>
                <wp:anchor distT="0" distB="0" distL="114300" distR="114300" simplePos="0" relativeHeight="251685888" behindDoc="0" locked="0" layoutInCell="1" allowOverlap="1" wp14:anchorId="13A46F97" wp14:editId="3F44D23A">
                  <wp:simplePos x="0" y="0"/>
                  <wp:positionH relativeFrom="column">
                    <wp:posOffset>2438400</wp:posOffset>
                  </wp:positionH>
                  <wp:positionV relativeFrom="paragraph">
                    <wp:posOffset>5869305</wp:posOffset>
                  </wp:positionV>
                  <wp:extent cx="279400" cy="284480"/>
                  <wp:effectExtent l="57150" t="38100" r="0" b="77470"/>
                  <wp:wrapNone/>
                  <wp:docPr id="41" name="Oval 4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51F810F1" w14:textId="48AA07AE" w:rsidR="00EE1043" w:rsidRPr="00A91B89" w:rsidRDefault="00EE1043" w:rsidP="00687EBC">
                              <w:pPr>
                                <w:jc w:val="center"/>
                                <w:rPr>
                                  <w:b/>
                                  <w:sz w:val="18"/>
                                  <w:lang w:val="en-GB"/>
                                  <w:rPrChange w:id="539" w:author="Steven Chen" w:date="2016-12-14T11:09:00Z">
                                    <w:rPr/>
                                  </w:rPrChange>
                                </w:rPr>
                                <w:pPrChange w:id="540" w:author="Steven Chen" w:date="2016-12-13T16:08:00Z">
                                  <w:pPr/>
                                </w:pPrChange>
                              </w:pPr>
                              <w:ins w:id="541" w:author="Steven Chen" w:date="2016-12-14T11:14: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46F97" id="Oval 41" o:spid="_x0000_s1038" style="position:absolute;left:0;text-align:left;margin-left:192pt;margin-top:462.15pt;width:22pt;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" fillcolor="#c0504d [3205]" stroked="f" strokeweight="3pt">
                  <v:shadow on="t" color="black" opacity="24903f" origin=",.5" offset="0,.55556mm"/>
                  <v:textbox inset="0,0,0,0">
                    <w:txbxContent>
                      <w:p w14:paraId="51F810F1" w14:textId="48AA07AE" w:rsidR="00EE1043" w:rsidRPr="00A91B89" w:rsidRDefault="00EE1043" w:rsidP="00687EBC">
                        <w:pPr>
                          <w:jc w:val="center"/>
                          <w:rPr>
                            <w:b/>
                            <w:sz w:val="18"/>
                            <w:lang w:val="en-GB"/>
                            <w:rPrChange w:id="542" w:author="Steven Chen" w:date="2016-12-14T11:09:00Z">
                              <w:rPr/>
                            </w:rPrChange>
                          </w:rPr>
                          <w:pPrChange w:id="543" w:author="Steven Chen" w:date="2016-12-13T16:08:00Z">
                            <w:pPr/>
                          </w:pPrChange>
                        </w:pPr>
                        <w:ins w:id="544" w:author="Steven Chen" w:date="2016-12-14T11:14:00Z">
                          <w:r>
                            <w:rPr>
                              <w:b/>
                              <w:sz w:val="18"/>
                              <w:lang w:val="en-GB"/>
                            </w:rPr>
                            <w:t>4</w:t>
                          </w:r>
                        </w:ins>
                      </w:p>
                    </w:txbxContent>
                  </v:textbox>
                </v:oval>
              </w:pict>
            </mc:Fallback>
          </mc:AlternateContent>
        </w:r>
      </w:ins>
      <w:ins w:id="545" w:author="Steven Chen" w:date="2016-12-14T11:20:00Z">
        <w:r w:rsidR="00AD2DF9">
          <w:rPr>
            <w:rFonts w:ascii="Palatino Linotype" w:hAnsi="Palatino Linotype"/>
            <w:noProof/>
            <w:lang w:val="en-GB" w:eastAsia="zh-CN"/>
          </w:rPr>
          <mc:AlternateContent>
            <mc:Choice Requires="wps">
              <w:drawing>
                <wp:anchor distT="0" distB="0" distL="114300" distR="114300" simplePos="0" relativeHeight="251683840" behindDoc="0" locked="0" layoutInCell="1" allowOverlap="1" wp14:anchorId="1F395708" wp14:editId="74CABB1D">
                  <wp:simplePos x="0" y="0"/>
                  <wp:positionH relativeFrom="column">
                    <wp:posOffset>2438400</wp:posOffset>
                  </wp:positionH>
                  <wp:positionV relativeFrom="paragraph">
                    <wp:posOffset>5031105</wp:posOffset>
                  </wp:positionV>
                  <wp:extent cx="279400" cy="284480"/>
                  <wp:effectExtent l="57150" t="38100" r="0" b="77470"/>
                  <wp:wrapNone/>
                  <wp:docPr id="40" name="Oval 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7BAA858" w14:textId="7D91F519" w:rsidR="00EE1043" w:rsidRPr="00A91B89" w:rsidRDefault="00EE1043" w:rsidP="00EF42DF">
                              <w:pPr>
                                <w:jc w:val="center"/>
                                <w:rPr>
                                  <w:b/>
                                  <w:sz w:val="18"/>
                                  <w:lang w:val="en-GB"/>
                                  <w:rPrChange w:id="546" w:author="Steven Chen" w:date="2016-12-14T11:09:00Z">
                                    <w:rPr/>
                                  </w:rPrChange>
                                </w:rPr>
                                <w:pPrChange w:id="547" w:author="Steven Chen" w:date="2016-12-13T16:08:00Z">
                                  <w:pPr/>
                                </w:pPrChange>
                              </w:pPr>
                              <w:ins w:id="548" w:author="Steven Chen" w:date="2016-12-14T11:14:00Z">
                                <w:r>
                                  <w:rPr>
                                    <w:b/>
                                    <w:sz w:val="18"/>
                                    <w:lang w:val="en-GB"/>
                                  </w:rPr>
                                  <w:t>3</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95708" id="Oval 40" o:spid="_x0000_s1039" style="position:absolute;left:0;text-align:left;margin-left:192pt;margin-top:396.15pt;width:22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" fillcolor="#c0504d [3205]" stroked="f" strokeweight="3pt">
                  <v:shadow on="t" color="black" opacity="24903f" origin=",.5" offset="0,.55556mm"/>
                  <v:textbox inset="0,0,0,0">
                    <w:txbxContent>
                      <w:p w14:paraId="17BAA858" w14:textId="7D91F519" w:rsidR="00EE1043" w:rsidRPr="00A91B89" w:rsidRDefault="00EE1043" w:rsidP="00EF42DF">
                        <w:pPr>
                          <w:jc w:val="center"/>
                          <w:rPr>
                            <w:b/>
                            <w:sz w:val="18"/>
                            <w:lang w:val="en-GB"/>
                            <w:rPrChange w:id="549" w:author="Steven Chen" w:date="2016-12-14T11:09:00Z">
                              <w:rPr/>
                            </w:rPrChange>
                          </w:rPr>
                          <w:pPrChange w:id="550" w:author="Steven Chen" w:date="2016-12-13T16:08:00Z">
                            <w:pPr/>
                          </w:pPrChange>
                        </w:pPr>
                        <w:ins w:id="551" w:author="Steven Chen" w:date="2016-12-14T11:14:00Z">
                          <w:r>
                            <w:rPr>
                              <w:b/>
                              <w:sz w:val="18"/>
                              <w:lang w:val="en-GB"/>
                            </w:rPr>
                            <w:t>3</w:t>
                          </w:r>
                        </w:ins>
                      </w:p>
                    </w:txbxContent>
                  </v:textbox>
                </v:oval>
              </w:pict>
            </mc:Fallback>
          </mc:AlternateContent>
        </w:r>
      </w:ins>
      <w:ins w:id="552" w:author="Steven Chen" w:date="2016-12-14T11:19:00Z">
        <w:r w:rsidR="00AD2DF9">
          <w:rPr>
            <w:rFonts w:ascii="Palatino Linotype" w:hAnsi="Palatino Linotype"/>
            <w:noProof/>
            <w:lang w:val="en-GB" w:eastAsia="zh-CN"/>
          </w:rPr>
          <mc:AlternateContent>
            <mc:Choice Requires="wps">
              <w:drawing>
                <wp:anchor distT="0" distB="0" distL="114300" distR="114300" simplePos="0" relativeHeight="251681792" behindDoc="0" locked="0" layoutInCell="1" allowOverlap="1" wp14:anchorId="5AED0175" wp14:editId="0C7F1F36">
                  <wp:simplePos x="0" y="0"/>
                  <wp:positionH relativeFrom="column">
                    <wp:posOffset>2432050</wp:posOffset>
                  </wp:positionH>
                  <wp:positionV relativeFrom="paragraph">
                    <wp:posOffset>4275455</wp:posOffset>
                  </wp:positionV>
                  <wp:extent cx="279400" cy="284480"/>
                  <wp:effectExtent l="57150" t="38100" r="0" b="77470"/>
                  <wp:wrapNone/>
                  <wp:docPr id="39" name="Oval 3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1000A09" w14:textId="5741D7BB" w:rsidR="00EE1043" w:rsidRPr="00A91B89" w:rsidRDefault="00EE1043" w:rsidP="00FD2ACC">
                              <w:pPr>
                                <w:jc w:val="center"/>
                                <w:rPr>
                                  <w:b/>
                                  <w:sz w:val="18"/>
                                  <w:lang w:val="en-GB"/>
                                  <w:rPrChange w:id="553" w:author="Steven Chen" w:date="2016-12-14T11:09:00Z">
                                    <w:rPr/>
                                  </w:rPrChange>
                                </w:rPr>
                                <w:pPrChange w:id="554" w:author="Steven Chen" w:date="2016-12-13T16:08:00Z">
                                  <w:pPr/>
                                </w:pPrChange>
                              </w:pPr>
                              <w:ins w:id="555" w:author="Steven Chen" w:date="2016-12-14T11:14:00Z">
                                <w:r>
                                  <w:rPr>
                                    <w:b/>
                                    <w:sz w:val="18"/>
                                    <w:lang w:val="en-GB"/>
                                  </w:rPr>
                                  <w:t>2</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D0175" id="Oval 39" o:spid="_x0000_s1040" style="position:absolute;left:0;text-align:left;margin-left:191.5pt;margin-top:336.65pt;width:22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" fillcolor="#c0504d [3205]" stroked="f" strokeweight="3pt">
                  <v:shadow on="t" color="black" opacity="24903f" origin=",.5" offset="0,.55556mm"/>
                  <v:textbox inset="0,0,0,0">
                    <w:txbxContent>
                      <w:p w14:paraId="11000A09" w14:textId="5741D7BB" w:rsidR="00EE1043" w:rsidRPr="00A91B89" w:rsidRDefault="00EE1043" w:rsidP="00FD2ACC">
                        <w:pPr>
                          <w:jc w:val="center"/>
                          <w:rPr>
                            <w:b/>
                            <w:sz w:val="18"/>
                            <w:lang w:val="en-GB"/>
                            <w:rPrChange w:id="556" w:author="Steven Chen" w:date="2016-12-14T11:09:00Z">
                              <w:rPr/>
                            </w:rPrChange>
                          </w:rPr>
                          <w:pPrChange w:id="557" w:author="Steven Chen" w:date="2016-12-13T16:08:00Z">
                            <w:pPr/>
                          </w:pPrChange>
                        </w:pPr>
                        <w:ins w:id="558" w:author="Steven Chen" w:date="2016-12-14T11:14:00Z">
                          <w:r>
                            <w:rPr>
                              <w:b/>
                              <w:sz w:val="18"/>
                              <w:lang w:val="en-GB"/>
                            </w:rPr>
                            <w:t>2</w:t>
                          </w:r>
                        </w:ins>
                      </w:p>
                    </w:txbxContent>
                  </v:textbox>
                </v:oval>
              </w:pict>
            </mc:Fallback>
          </mc:AlternateContent>
        </w:r>
        <w:r w:rsidR="00D64D69">
          <w:rPr>
            <w:rFonts w:ascii="Palatino Linotype" w:hAnsi="Palatino Linotype"/>
            <w:noProof/>
            <w:lang w:val="en-GB" w:eastAsia="zh-CN"/>
          </w:rPr>
          <mc:AlternateContent>
            <mc:Choice Requires="wps">
              <w:drawing>
                <wp:anchor distT="0" distB="0" distL="114300" distR="114300" simplePos="0" relativeHeight="251679744" behindDoc="0" locked="0" layoutInCell="1" allowOverlap="1" wp14:anchorId="5DEEF062" wp14:editId="7D836A08">
                  <wp:simplePos x="0" y="0"/>
                  <wp:positionH relativeFrom="column">
                    <wp:posOffset>2343150</wp:posOffset>
                  </wp:positionH>
                  <wp:positionV relativeFrom="paragraph">
                    <wp:posOffset>624205</wp:posOffset>
                  </wp:positionV>
                  <wp:extent cx="279400" cy="284480"/>
                  <wp:effectExtent l="57150" t="38100" r="0" b="77470"/>
                  <wp:wrapNone/>
                  <wp:docPr id="38" name="Oval 3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1EE73F02" w14:textId="2EDA8BEC" w:rsidR="00EE1043" w:rsidRPr="00A91B89" w:rsidRDefault="00EE1043" w:rsidP="00D64D69">
                              <w:pPr>
                                <w:jc w:val="center"/>
                                <w:rPr>
                                  <w:b/>
                                  <w:sz w:val="18"/>
                                  <w:lang w:val="en-GB"/>
                                  <w:rPrChange w:id="559" w:author="Steven Chen" w:date="2016-12-14T11:09:00Z">
                                    <w:rPr/>
                                  </w:rPrChange>
                                </w:rPr>
                                <w:pPrChange w:id="560" w:author="Steven Chen" w:date="2016-12-13T16:08:00Z">
                                  <w:pPr/>
                                </w:pPrChange>
                              </w:pPr>
                              <w:ins w:id="561" w:author="Steven Chen" w:date="2016-12-14T11:19:00Z">
                                <w:r>
                                  <w:rPr>
                                    <w:b/>
                                    <w:sz w:val="18"/>
                                    <w:lang w:val="en-GB"/>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EF062" id="Oval 38" o:spid="_x0000_s1041" style="position:absolute;left:0;text-align:left;margin-left:184.5pt;margin-top:49.15pt;width:22pt;height: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" fillcolor="#c0504d [3205]" stroked="f" strokeweight="3pt">
                  <v:shadow on="t" color="black" opacity="24903f" origin=",.5" offset="0,.55556mm"/>
                  <v:textbox inset="0,0,0,0">
                    <w:txbxContent>
                      <w:p w14:paraId="1EE73F02" w14:textId="2EDA8BEC" w:rsidR="00EE1043" w:rsidRPr="00A91B89" w:rsidRDefault="00EE1043" w:rsidP="00D64D69">
                        <w:pPr>
                          <w:jc w:val="center"/>
                          <w:rPr>
                            <w:b/>
                            <w:sz w:val="18"/>
                            <w:lang w:val="en-GB"/>
                            <w:rPrChange w:id="562" w:author="Steven Chen" w:date="2016-12-14T11:09:00Z">
                              <w:rPr/>
                            </w:rPrChange>
                          </w:rPr>
                          <w:pPrChange w:id="563" w:author="Steven Chen" w:date="2016-12-13T16:08:00Z">
                            <w:pPr/>
                          </w:pPrChange>
                        </w:pPr>
                        <w:ins w:id="564" w:author="Steven Chen" w:date="2016-12-14T11:19:00Z">
                          <w:r>
                            <w:rPr>
                              <w:b/>
                              <w:sz w:val="18"/>
                              <w:lang w:val="en-GB"/>
                            </w:rPr>
                            <w:t>1</w:t>
                          </w:r>
                        </w:ins>
                      </w:p>
                    </w:txbxContent>
                  </v:textbox>
                </v:oval>
              </w:pict>
            </mc:Fallback>
          </mc:AlternateContent>
        </w:r>
      </w:ins>
      <w:del w:id="565" w:author="Steven Chen" w:date="2016-12-14T10:59:00Z">
        <w:r w:rsidR="000F67A7" w:rsidRPr="00211DF8" w:rsidDel="00CB4D07">
          <w:rPr>
            <w:rFonts w:ascii="Palatino Linotype" w:hAnsi="Palatino Linotype"/>
            <w:noProof/>
            <w:lang w:val="en-GB" w:eastAsia="zh-CN"/>
          </w:rPr>
          <w:drawing>
            <wp:inline distT="0" distB="0" distL="0" distR="0" wp14:anchorId="7EF8A97B" wp14:editId="74EE84B2">
              <wp:extent cx="6604339" cy="675674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04339" cy="6756747"/>
                      </a:xfrm>
                      <a:prstGeom prst="rect">
                        <a:avLst/>
                      </a:prstGeom>
                    </pic:spPr>
                  </pic:pic>
                </a:graphicData>
              </a:graphic>
            </wp:inline>
          </w:drawing>
        </w:r>
      </w:del>
      <w:ins w:id="566" w:author="Steven Chen" w:date="2016-12-14T11:28:00Z">
        <w:r w:rsidR="00B54094">
          <w:rPr>
            <w:noProof/>
            <w:lang w:val="en-GB" w:eastAsia="zh-CN"/>
          </w:rPr>
          <w:drawing>
            <wp:inline distT="0" distB="0" distL="0" distR="0" wp14:anchorId="3770A25C" wp14:editId="6C990226">
              <wp:extent cx="6858000" cy="71081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108190"/>
                      </a:xfrm>
                      <a:prstGeom prst="rect">
                        <a:avLst/>
                      </a:prstGeom>
                    </pic:spPr>
                  </pic:pic>
                </a:graphicData>
              </a:graphic>
            </wp:inline>
          </w:drawing>
        </w:r>
      </w:ins>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77777777" w:rsidR="004C60AE" w:rsidRPr="00211DF8" w:rsidRDefault="004C60AE"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5580" w:type="dxa"/>
          </w:tcPr>
          <w:p w14:paraId="3D20BB20"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proofErr w:type="spellStart"/>
            <w:r w:rsidR="00E11A8B" w:rsidRPr="00211DF8">
              <w:rPr>
                <w:rFonts w:ascii="Palatino Linotype" w:hAnsi="Palatino Linotype"/>
                <w:sz w:val="20"/>
                <w:szCs w:val="20"/>
              </w:rPr>
              <w:t>hist_possystem</w:t>
            </w:r>
            <w:proofErr w:type="spellEnd"/>
            <w:r w:rsidRPr="00211DF8">
              <w:rPr>
                <w:rFonts w:ascii="Palatino Linotype" w:hAnsi="Palatino Linotype"/>
                <w:sz w:val="20"/>
                <w:szCs w:val="20"/>
              </w:rPr>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r w:rsidR="004A4443">
              <w:rPr>
                <w:rFonts w:ascii="Palatino Linotype" w:hAnsi="Palatino Linotype"/>
                <w:sz w:val="20"/>
                <w:szCs w:val="20"/>
              </w:rPr>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A00C1A">
        <w:trPr>
          <w:cantSplit/>
          <w:trHeight w:val="123"/>
        </w:trPr>
        <w:tc>
          <w:tcPr>
            <w:tcW w:w="1530" w:type="dxa"/>
            <w:shd w:val="clear" w:color="auto" w:fill="auto"/>
          </w:tcPr>
          <w:p w14:paraId="0E210FB6" w14:textId="77777777" w:rsidR="004C60AE" w:rsidRPr="00211DF8" w:rsidRDefault="004C60AE" w:rsidP="00A00C1A">
            <w:pPr>
              <w:spacing w:after="0"/>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5580" w:type="dxa"/>
          </w:tcPr>
          <w:p w14:paraId="2564742A" w14:textId="77777777" w:rsidR="004C60AE" w:rsidRPr="00211DF8" w:rsidRDefault="004C60AE"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77777777" w:rsidR="0024148A" w:rsidRPr="00211DF8" w:rsidRDefault="0024148A"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5580" w:type="dxa"/>
          </w:tcPr>
          <w:p w14:paraId="0504F2B2" w14:textId="77777777" w:rsidR="0024148A" w:rsidRPr="00211DF8" w:rsidRDefault="0024148A"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r w:rsidR="004A4443">
              <w:rPr>
                <w:rFonts w:ascii="Palatino Linotype" w:hAnsi="Palatino Linotype"/>
                <w:sz w:val="21"/>
                <w:szCs w:val="20"/>
              </w:rPr>
              <w:t>:</w:t>
            </w:r>
          </w:p>
          <w:p w14:paraId="29DF371C" w14:textId="77777777" w:rsidR="00D67929"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Number of record count received</w:t>
            </w:r>
          </w:p>
          <w:p w14:paraId="7351F999" w14:textId="77777777" w:rsidR="0024148A" w:rsidRPr="00211DF8" w:rsidRDefault="00D67929"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Total Amount check sum</w:t>
            </w:r>
          </w:p>
          <w:p w14:paraId="2AE146EA" w14:textId="77777777" w:rsidR="0024148A"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14:paraId="1F6A3AE1" w14:textId="77777777" w:rsidR="0024148A" w:rsidRPr="00211DF8" w:rsidRDefault="0024148A" w:rsidP="00A00C1A">
            <w:pPr>
              <w:pStyle w:val="ListParagraph"/>
              <w:spacing w:after="0"/>
              <w:ind w:left="1440"/>
              <w:rPr>
                <w:rFonts w:ascii="Palatino Linotype" w:hAnsi="Palatino Linotype"/>
                <w:sz w:val="21"/>
                <w:szCs w:val="20"/>
              </w:rPr>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5580" w:type="dxa"/>
          </w:tcPr>
          <w:p w14:paraId="68C50752" w14:textId="77777777" w:rsidR="0024148A" w:rsidRPr="00211DF8" w:rsidRDefault="0024148A"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9B6C7A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24163CF8"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042DADC5"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6770107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5134A462"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6B9326CE"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07449990"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ShapeTypeStyle"/>
        <w:spacing w:after="0"/>
        <w:jc w:val="both"/>
        <w:rPr>
          <w:rFonts w:ascii="Palatino Linotype" w:hAnsi="Palatino Linotype"/>
        </w:rPr>
      </w:pPr>
    </w:p>
    <w:p w14:paraId="092136BE" w14:textId="77777777" w:rsidR="00F47646" w:rsidRDefault="00F47646" w:rsidP="007E6F0F">
      <w:pPr>
        <w:pStyle w:val="ShapeTypeStyle"/>
        <w:spacing w:after="0"/>
        <w:jc w:val="both"/>
        <w:rPr>
          <w:rFonts w:ascii="Palatino Linotype" w:hAnsi="Palatino Linotype"/>
        </w:rPr>
      </w:pPr>
    </w:p>
    <w:p w14:paraId="5A3DC960"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77777777"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5B21C6">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567" w:name="_Toc468468978"/>
      <w:r w:rsidRPr="00211DF8">
        <w:rPr>
          <w:rFonts w:ascii="Palatino Linotype" w:hAnsi="Palatino Linotype"/>
        </w:rPr>
        <w:lastRenderedPageBreak/>
        <w:t>Functional Requirement Details</w:t>
      </w:r>
      <w:bookmarkEnd w:id="56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211DF8" w:rsidRDefault="004516FA"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tcPr>
          <w:p w14:paraId="25AEF556" w14:textId="77777777" w:rsidR="004516FA" w:rsidRPr="00211DF8" w:rsidRDefault="004516FA"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211DF8" w:rsidRDefault="00DD2E0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tcPr>
          <w:p w14:paraId="6ACF650A" w14:textId="77777777" w:rsidR="00DD2E0B" w:rsidRPr="00211DF8" w:rsidRDefault="00DD2E0B" w:rsidP="00A00C1A">
            <w:pPr>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tcPr>
          <w:p w14:paraId="31643123" w14:textId="77777777" w:rsidR="00DD2E0B" w:rsidRPr="00211DF8" w:rsidRDefault="00DD2E0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w:t>
            </w:r>
            <w:proofErr w:type="gramStart"/>
            <w:r w:rsidRPr="00211DF8">
              <w:rPr>
                <w:rFonts w:ascii="Palatino Linotype" w:hAnsi="Palatino Linotype" w:cs="Microsoft YaHei"/>
                <w:color w:val="000000"/>
                <w:sz w:val="20"/>
                <w:szCs w:val="20"/>
              </w:rPr>
              <w:t xml:space="preserve">into </w:t>
            </w:r>
            <w:r w:rsidR="00FC66B9" w:rsidRPr="00211DF8">
              <w:rPr>
                <w:rFonts w:ascii="Palatino Linotype" w:hAnsi="Palatino Linotype" w:cs="Microsoft YaHei"/>
                <w:color w:val="000000"/>
                <w:sz w:val="20"/>
                <w:szCs w:val="20"/>
              </w:rPr>
              <w:t>”</w:t>
            </w:r>
            <w:proofErr w:type="spellStart"/>
            <w:proofErr w:type="gramEnd"/>
            <w:r w:rsidR="00FC66B9" w:rsidRPr="00211DF8">
              <w:rPr>
                <w:rFonts w:ascii="Palatino Linotype" w:hAnsi="Palatino Linotype" w:cs="Microsoft YaHei"/>
                <w:color w:val="000000"/>
                <w:sz w:val="20"/>
                <w:szCs w:val="20"/>
              </w:rPr>
              <w:t>hist_possystem</w:t>
            </w:r>
            <w:proofErr w:type="spellEnd"/>
            <w:r w:rsidR="00FC66B9" w:rsidRPr="00211DF8">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77777777"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14:paraId="2D7EBDA5"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14:paraId="723E3463"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tcPr>
          <w:p w14:paraId="22C70096"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tcPr>
          <w:p w14:paraId="476E34C9"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tcPr>
          <w:p w14:paraId="7548C68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3F53D7B"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5562735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r w:rsidR="004A4443">
              <w:rPr>
                <w:rFonts w:ascii="Palatino Linotype" w:hAnsi="Palatino Linotype"/>
                <w:color w:val="000000"/>
                <w:sz w:val="20"/>
                <w:szCs w:val="20"/>
              </w:rPr>
              <w:t>.</w:t>
            </w: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211DF8" w:rsidRDefault="00C603B0"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3DCC8CD4"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6B437E26"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174B6F8B"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4402E52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3E1E428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29EB9082"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4D13A60A" w14:textId="77777777" w:rsidR="00C603B0" w:rsidRPr="00211DF8" w:rsidRDefault="00C603B0"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165C2D">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568" w:name="_Toc468468979"/>
      <w:r w:rsidRPr="00211DF8">
        <w:rPr>
          <w:rFonts w:ascii="Palatino Linotype" w:eastAsia="SimSun" w:hAnsi="Palatino Linotype"/>
          <w:lang w:eastAsia="zh-CN"/>
        </w:rPr>
        <w:lastRenderedPageBreak/>
        <w:t>Sales Data End-of-day (Staging – EDW)</w:t>
      </w:r>
      <w:bookmarkEnd w:id="568"/>
    </w:p>
    <w:p w14:paraId="250522CE" w14:textId="77777777" w:rsidR="00711BEE" w:rsidRPr="00211DF8" w:rsidRDefault="00711BEE" w:rsidP="00711BEE">
      <w:pPr>
        <w:pStyle w:val="Heading4"/>
        <w:rPr>
          <w:rFonts w:ascii="Palatino Linotype" w:hAnsi="Palatino Linotype"/>
          <w:lang w:eastAsia="zh-CN"/>
        </w:rPr>
      </w:pPr>
      <w:bookmarkStart w:id="569" w:name="_Toc468468980"/>
      <w:r w:rsidRPr="00211DF8">
        <w:rPr>
          <w:rFonts w:ascii="Palatino Linotype" w:hAnsi="Palatino Linotype"/>
          <w:lang w:eastAsia="zh-CN"/>
        </w:rPr>
        <w:t>Process Flow</w:t>
      </w:r>
      <w:bookmarkEnd w:id="569"/>
    </w:p>
    <w:p w14:paraId="51150F01" w14:textId="51F6A43E" w:rsidR="001C7EF0" w:rsidRPr="00211DF8" w:rsidRDefault="00763C76" w:rsidP="0035262A">
      <w:pPr>
        <w:jc w:val="both"/>
        <w:rPr>
          <w:rFonts w:ascii="Palatino Linotype" w:hAnsi="Palatino Linotype"/>
        </w:rPr>
      </w:pPr>
      <w:ins w:id="570" w:author="Steven Chen" w:date="2016-12-14T11:30:00Z">
        <w:r>
          <w:rPr>
            <w:rFonts w:ascii="Palatino Linotype" w:hAnsi="Palatino Linotype"/>
            <w:noProof/>
            <w:lang w:val="en-GB" w:eastAsia="zh-CN"/>
          </w:rPr>
          <mc:AlternateContent>
            <mc:Choice Requires="wps">
              <w:drawing>
                <wp:anchor distT="0" distB="0" distL="114300" distR="114300" simplePos="0" relativeHeight="251698176" behindDoc="0" locked="0" layoutInCell="1" allowOverlap="1" wp14:anchorId="7E07C88B" wp14:editId="3FB7E5B9">
                  <wp:simplePos x="0" y="0"/>
                  <wp:positionH relativeFrom="column">
                    <wp:posOffset>2540000</wp:posOffset>
                  </wp:positionH>
                  <wp:positionV relativeFrom="paragraph">
                    <wp:posOffset>4695190</wp:posOffset>
                  </wp:positionV>
                  <wp:extent cx="279400" cy="284480"/>
                  <wp:effectExtent l="57150" t="38100" r="0" b="77470"/>
                  <wp:wrapNone/>
                  <wp:docPr id="51" name="Oval 5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379B5C7" w14:textId="18828BC3" w:rsidR="00EE1043" w:rsidRPr="00A91B89" w:rsidRDefault="00EE1043" w:rsidP="00763C76">
                              <w:pPr>
                                <w:jc w:val="center"/>
                                <w:rPr>
                                  <w:b/>
                                  <w:sz w:val="18"/>
                                  <w:lang w:val="en-GB"/>
                                  <w:rPrChange w:id="571" w:author="Steven Chen" w:date="2016-12-14T11:09:00Z">
                                    <w:rPr/>
                                  </w:rPrChange>
                                </w:rPr>
                                <w:pPrChange w:id="572" w:author="Steven Chen" w:date="2016-12-13T16:08:00Z">
                                  <w:pPr/>
                                </w:pPrChange>
                              </w:pPr>
                              <w:ins w:id="573" w:author="Steven Chen" w:date="2016-12-14T11:19:00Z">
                                <w:r>
                                  <w:rPr>
                                    <w:b/>
                                    <w:sz w:val="18"/>
                                    <w:lang w:val="en-GB"/>
                                  </w:rPr>
                                  <w:t>5</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7C88B" id="Oval 51" o:spid="_x0000_s1042" style="position:absolute;left:0;text-align:left;margin-left:200pt;margin-top:369.7pt;width:22pt;height:2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" fillcolor="#c0504d [3205]" stroked="f" strokeweight="3pt">
                  <v:shadow on="t" color="black" opacity="24903f" origin=",.5" offset="0,.55556mm"/>
                  <v:textbox inset="0,0,0,0">
                    <w:txbxContent>
                      <w:p w14:paraId="6379B5C7" w14:textId="18828BC3" w:rsidR="00EE1043" w:rsidRPr="00A91B89" w:rsidRDefault="00EE1043" w:rsidP="00763C76">
                        <w:pPr>
                          <w:jc w:val="center"/>
                          <w:rPr>
                            <w:b/>
                            <w:sz w:val="18"/>
                            <w:lang w:val="en-GB"/>
                            <w:rPrChange w:id="574" w:author="Steven Chen" w:date="2016-12-14T11:09:00Z">
                              <w:rPr/>
                            </w:rPrChange>
                          </w:rPr>
                          <w:pPrChange w:id="575" w:author="Steven Chen" w:date="2016-12-13T16:08:00Z">
                            <w:pPr/>
                          </w:pPrChange>
                        </w:pPr>
                        <w:ins w:id="576" w:author="Steven Chen" w:date="2016-12-14T11:19:00Z">
                          <w:r>
                            <w:rPr>
                              <w:b/>
                              <w:sz w:val="18"/>
                              <w:lang w:val="en-GB"/>
                            </w:rPr>
                            <w:t>5</w:t>
                          </w:r>
                        </w:ins>
                      </w:p>
                    </w:txbxContent>
                  </v:textbox>
                </v:oval>
              </w:pict>
            </mc:Fallback>
          </mc:AlternateContent>
        </w:r>
        <w:r>
          <w:rPr>
            <w:rFonts w:ascii="Palatino Linotype" w:hAnsi="Palatino Linotype"/>
            <w:noProof/>
            <w:lang w:val="en-GB" w:eastAsia="zh-CN"/>
          </w:rPr>
          <mc:AlternateContent>
            <mc:Choice Requires="wps">
              <w:drawing>
                <wp:anchor distT="0" distB="0" distL="114300" distR="114300" simplePos="0" relativeHeight="251696128" behindDoc="0" locked="0" layoutInCell="1" allowOverlap="1" wp14:anchorId="3FEFAF92" wp14:editId="4F944DC9">
                  <wp:simplePos x="0" y="0"/>
                  <wp:positionH relativeFrom="column">
                    <wp:posOffset>3270250</wp:posOffset>
                  </wp:positionH>
                  <wp:positionV relativeFrom="paragraph">
                    <wp:posOffset>4079240</wp:posOffset>
                  </wp:positionV>
                  <wp:extent cx="279400" cy="284480"/>
                  <wp:effectExtent l="57150" t="38100" r="0" b="77470"/>
                  <wp:wrapNone/>
                  <wp:docPr id="50" name="Oval 5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E9ECF9C" w14:textId="44736726" w:rsidR="00EE1043" w:rsidRPr="00A91B89" w:rsidRDefault="00EE1043" w:rsidP="00763C76">
                              <w:pPr>
                                <w:jc w:val="center"/>
                                <w:rPr>
                                  <w:b/>
                                  <w:sz w:val="18"/>
                                  <w:lang w:val="en-GB"/>
                                  <w:rPrChange w:id="577" w:author="Steven Chen" w:date="2016-12-14T11:09:00Z">
                                    <w:rPr/>
                                  </w:rPrChange>
                                </w:rPr>
                                <w:pPrChange w:id="578" w:author="Steven Chen" w:date="2016-12-13T16:08:00Z">
                                  <w:pPr/>
                                </w:pPrChange>
                              </w:pPr>
                              <w:ins w:id="579" w:author="Steven Chen" w:date="2016-12-14T11:19: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FAF92" id="Oval 50" o:spid="_x0000_s1043" style="position:absolute;left:0;text-align:left;margin-left:257.5pt;margin-top:321.2pt;width:22pt;height:2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" fillcolor="#c0504d [3205]" stroked="f" strokeweight="3pt">
                  <v:shadow on="t" color="black" opacity="24903f" origin=",.5" offset="0,.55556mm"/>
                  <v:textbox inset="0,0,0,0">
                    <w:txbxContent>
                      <w:p w14:paraId="3E9ECF9C" w14:textId="44736726" w:rsidR="00EE1043" w:rsidRPr="00A91B89" w:rsidRDefault="00EE1043" w:rsidP="00763C76">
                        <w:pPr>
                          <w:jc w:val="center"/>
                          <w:rPr>
                            <w:b/>
                            <w:sz w:val="18"/>
                            <w:lang w:val="en-GB"/>
                            <w:rPrChange w:id="580" w:author="Steven Chen" w:date="2016-12-14T11:09:00Z">
                              <w:rPr/>
                            </w:rPrChange>
                          </w:rPr>
                          <w:pPrChange w:id="581" w:author="Steven Chen" w:date="2016-12-13T16:08:00Z">
                            <w:pPr/>
                          </w:pPrChange>
                        </w:pPr>
                        <w:ins w:id="582" w:author="Steven Chen" w:date="2016-12-14T11:19:00Z">
                          <w:r>
                            <w:rPr>
                              <w:b/>
                              <w:sz w:val="18"/>
                              <w:lang w:val="en-GB"/>
                            </w:rPr>
                            <w:t>4</w:t>
                          </w:r>
                        </w:ins>
                      </w:p>
                    </w:txbxContent>
                  </v:textbox>
                </v:oval>
              </w:pict>
            </mc:Fallback>
          </mc:AlternateContent>
        </w:r>
        <w:r>
          <w:rPr>
            <w:rFonts w:ascii="Palatino Linotype" w:hAnsi="Palatino Linotype"/>
            <w:noProof/>
            <w:lang w:val="en-GB" w:eastAsia="zh-CN"/>
          </w:rPr>
          <mc:AlternateContent>
            <mc:Choice Requires="wps">
              <w:drawing>
                <wp:anchor distT="0" distB="0" distL="114300" distR="114300" simplePos="0" relativeHeight="251694080" behindDoc="0" locked="0" layoutInCell="1" allowOverlap="1" wp14:anchorId="38FE19A2" wp14:editId="4258F714">
                  <wp:simplePos x="0" y="0"/>
                  <wp:positionH relativeFrom="column">
                    <wp:posOffset>2311400</wp:posOffset>
                  </wp:positionH>
                  <wp:positionV relativeFrom="paragraph">
                    <wp:posOffset>4098290</wp:posOffset>
                  </wp:positionV>
                  <wp:extent cx="279400" cy="284480"/>
                  <wp:effectExtent l="57150" t="38100" r="0" b="77470"/>
                  <wp:wrapNone/>
                  <wp:docPr id="49" name="Oval 4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7BBE409" w14:textId="564F633C" w:rsidR="00EE1043" w:rsidRPr="00A91B89" w:rsidRDefault="00EE1043" w:rsidP="00763C76">
                              <w:pPr>
                                <w:jc w:val="center"/>
                                <w:rPr>
                                  <w:b/>
                                  <w:sz w:val="18"/>
                                  <w:lang w:val="en-GB"/>
                                  <w:rPrChange w:id="583" w:author="Steven Chen" w:date="2016-12-14T11:09:00Z">
                                    <w:rPr/>
                                  </w:rPrChange>
                                </w:rPr>
                                <w:pPrChange w:id="584" w:author="Steven Chen" w:date="2016-12-13T16:08:00Z">
                                  <w:pPr/>
                                </w:pPrChange>
                              </w:pPr>
                              <w:ins w:id="585" w:author="Steven Chen" w:date="2016-12-14T11:19:00Z">
                                <w:r>
                                  <w:rPr>
                                    <w:b/>
                                    <w:sz w:val="18"/>
                                    <w:lang w:val="en-GB"/>
                                  </w:rPr>
                                  <w:t>3</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E19A2" id="Oval 49" o:spid="_x0000_s1044" style="position:absolute;left:0;text-align:left;margin-left:182pt;margin-top:322.7pt;width:22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" fillcolor="#c0504d [3205]" stroked="f" strokeweight="3pt">
                  <v:shadow on="t" color="black" opacity="24903f" origin=",.5" offset="0,.55556mm"/>
                  <v:textbox inset="0,0,0,0">
                    <w:txbxContent>
                      <w:p w14:paraId="07BBE409" w14:textId="564F633C" w:rsidR="00EE1043" w:rsidRPr="00A91B89" w:rsidRDefault="00EE1043" w:rsidP="00763C76">
                        <w:pPr>
                          <w:jc w:val="center"/>
                          <w:rPr>
                            <w:b/>
                            <w:sz w:val="18"/>
                            <w:lang w:val="en-GB"/>
                            <w:rPrChange w:id="586" w:author="Steven Chen" w:date="2016-12-14T11:09:00Z">
                              <w:rPr/>
                            </w:rPrChange>
                          </w:rPr>
                          <w:pPrChange w:id="587" w:author="Steven Chen" w:date="2016-12-13T16:08:00Z">
                            <w:pPr/>
                          </w:pPrChange>
                        </w:pPr>
                        <w:ins w:id="588" w:author="Steven Chen" w:date="2016-12-14T11:19:00Z">
                          <w:r>
                            <w:rPr>
                              <w:b/>
                              <w:sz w:val="18"/>
                              <w:lang w:val="en-GB"/>
                            </w:rPr>
                            <w:t>3</w:t>
                          </w:r>
                        </w:ins>
                      </w:p>
                    </w:txbxContent>
                  </v:textbox>
                </v:oval>
              </w:pict>
            </mc:Fallback>
          </mc:AlternateContent>
        </w:r>
      </w:ins>
      <w:ins w:id="589" w:author="Steven Chen" w:date="2016-12-14T11:29:00Z">
        <w:r w:rsidR="00EF22E2">
          <w:rPr>
            <w:rFonts w:ascii="Palatino Linotype" w:hAnsi="Palatino Linotype"/>
            <w:noProof/>
            <w:lang w:val="en-GB" w:eastAsia="zh-CN"/>
          </w:rPr>
          <mc:AlternateContent>
            <mc:Choice Requires="wps">
              <w:drawing>
                <wp:anchor distT="0" distB="0" distL="114300" distR="114300" simplePos="0" relativeHeight="251692032" behindDoc="0" locked="0" layoutInCell="1" allowOverlap="1" wp14:anchorId="7B1543F7" wp14:editId="288EC22C">
                  <wp:simplePos x="0" y="0"/>
                  <wp:positionH relativeFrom="column">
                    <wp:posOffset>2247900</wp:posOffset>
                  </wp:positionH>
                  <wp:positionV relativeFrom="paragraph">
                    <wp:posOffset>2307590</wp:posOffset>
                  </wp:positionV>
                  <wp:extent cx="279400" cy="284480"/>
                  <wp:effectExtent l="57150" t="38100" r="0" b="77470"/>
                  <wp:wrapNone/>
                  <wp:docPr id="47" name="Oval 4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10B0F1D" w14:textId="1277A97D" w:rsidR="00EE1043" w:rsidRPr="00A91B89" w:rsidRDefault="00EE1043" w:rsidP="00EF22E2">
                              <w:pPr>
                                <w:jc w:val="center"/>
                                <w:rPr>
                                  <w:b/>
                                  <w:sz w:val="18"/>
                                  <w:lang w:val="en-GB"/>
                                  <w:rPrChange w:id="590" w:author="Steven Chen" w:date="2016-12-14T11:09:00Z">
                                    <w:rPr/>
                                  </w:rPrChange>
                                </w:rPr>
                                <w:pPrChange w:id="591" w:author="Steven Chen" w:date="2016-12-13T16:08:00Z">
                                  <w:pPr/>
                                </w:pPrChange>
                              </w:pPr>
                              <w:ins w:id="592" w:author="Steven Chen" w:date="2016-12-14T11:19:00Z">
                                <w:r>
                                  <w:rPr>
                                    <w:b/>
                                    <w:sz w:val="18"/>
                                    <w:lang w:val="en-GB"/>
                                  </w:rPr>
                                  <w:t>2</w:t>
                                </w:r>
                              </w:ins>
                              <w:ins w:id="593" w:author="Steven Chen" w:date="2016-12-14T11:30:00Z">
                                <w:r w:rsidRPr="00763C76">
                                  <w:rPr>
                                    <w:b/>
                                    <w:noProof/>
                                    <w:sz w:val="18"/>
                                    <w:lang w:val="en-GB" w:eastAsia="zh-CN"/>
                                  </w:rPr>
                                  <w:drawing>
                                    <wp:inline distT="0" distB="0" distL="0" distR="0" wp14:anchorId="3CB9CAB3" wp14:editId="06460A7C">
                                      <wp:extent cx="160020" cy="165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543F7" id="Oval 47" o:spid="_x0000_s1045" style="position:absolute;left:0;text-align:left;margin-left:177pt;margin-top:181.7pt;width:22pt;height:2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" fillcolor="#c0504d [3205]" stroked="f" strokeweight="3pt">
                  <v:shadow on="t" color="black" opacity="24903f" origin=",.5" offset="0,.55556mm"/>
                  <v:textbox inset="0,0,0,0">
                    <w:txbxContent>
                      <w:p w14:paraId="710B0F1D" w14:textId="1277A97D" w:rsidR="00EE1043" w:rsidRPr="00A91B89" w:rsidRDefault="00EE1043" w:rsidP="00EF22E2">
                        <w:pPr>
                          <w:jc w:val="center"/>
                          <w:rPr>
                            <w:b/>
                            <w:sz w:val="18"/>
                            <w:lang w:val="en-GB"/>
                            <w:rPrChange w:id="594" w:author="Steven Chen" w:date="2016-12-14T11:09:00Z">
                              <w:rPr/>
                            </w:rPrChange>
                          </w:rPr>
                          <w:pPrChange w:id="595" w:author="Steven Chen" w:date="2016-12-13T16:08:00Z">
                            <w:pPr/>
                          </w:pPrChange>
                        </w:pPr>
                        <w:ins w:id="596" w:author="Steven Chen" w:date="2016-12-14T11:19:00Z">
                          <w:r>
                            <w:rPr>
                              <w:b/>
                              <w:sz w:val="18"/>
                              <w:lang w:val="en-GB"/>
                            </w:rPr>
                            <w:t>2</w:t>
                          </w:r>
                        </w:ins>
                        <w:ins w:id="597" w:author="Steven Chen" w:date="2016-12-14T11:30:00Z">
                          <w:r w:rsidRPr="00763C76">
                            <w:rPr>
                              <w:b/>
                              <w:noProof/>
                              <w:sz w:val="18"/>
                              <w:lang w:val="en-GB" w:eastAsia="zh-CN"/>
                            </w:rPr>
                            <w:drawing>
                              <wp:inline distT="0" distB="0" distL="0" distR="0" wp14:anchorId="3CB9CAB3" wp14:editId="06460A7C">
                                <wp:extent cx="160020" cy="1657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 cy="165735"/>
                                        </a:xfrm>
                                        <a:prstGeom prst="rect">
                                          <a:avLst/>
                                        </a:prstGeom>
                                        <a:noFill/>
                                        <a:ln>
                                          <a:noFill/>
                                        </a:ln>
                                      </pic:spPr>
                                    </pic:pic>
                                  </a:graphicData>
                                </a:graphic>
                              </wp:inline>
                            </w:drawing>
                          </w:r>
                        </w:ins>
                      </w:p>
                    </w:txbxContent>
                  </v:textbox>
                </v:oval>
              </w:pict>
            </mc:Fallback>
          </mc:AlternateContent>
        </w:r>
        <w:r w:rsidR="00EF22E2">
          <w:rPr>
            <w:rFonts w:ascii="Palatino Linotype" w:hAnsi="Palatino Linotype"/>
            <w:noProof/>
            <w:lang w:val="en-GB" w:eastAsia="zh-CN"/>
          </w:rPr>
          <mc:AlternateContent>
            <mc:Choice Requires="wps">
              <w:drawing>
                <wp:anchor distT="0" distB="0" distL="114300" distR="114300" simplePos="0" relativeHeight="251689984" behindDoc="0" locked="0" layoutInCell="1" allowOverlap="1" wp14:anchorId="6D99CDF8" wp14:editId="297E6590">
                  <wp:simplePos x="0" y="0"/>
                  <wp:positionH relativeFrom="column">
                    <wp:posOffset>2165350</wp:posOffset>
                  </wp:positionH>
                  <wp:positionV relativeFrom="paragraph">
                    <wp:posOffset>1405890</wp:posOffset>
                  </wp:positionV>
                  <wp:extent cx="279400" cy="284480"/>
                  <wp:effectExtent l="57150" t="38100" r="0" b="77470"/>
                  <wp:wrapNone/>
                  <wp:docPr id="46" name="Oval 46"/>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DC8B572" w14:textId="77777777" w:rsidR="00EE1043" w:rsidRPr="00A91B89" w:rsidRDefault="00EE1043" w:rsidP="00EF22E2">
                              <w:pPr>
                                <w:jc w:val="center"/>
                                <w:rPr>
                                  <w:b/>
                                  <w:sz w:val="18"/>
                                  <w:lang w:val="en-GB"/>
                                  <w:rPrChange w:id="598" w:author="Steven Chen" w:date="2016-12-14T11:09:00Z">
                                    <w:rPr/>
                                  </w:rPrChange>
                                </w:rPr>
                                <w:pPrChange w:id="599" w:author="Steven Chen" w:date="2016-12-13T16:08:00Z">
                                  <w:pPr/>
                                </w:pPrChange>
                              </w:pPr>
                              <w:ins w:id="600" w:author="Steven Chen" w:date="2016-12-14T11:19:00Z">
                                <w:r>
                                  <w:rPr>
                                    <w:b/>
                                    <w:sz w:val="18"/>
                                    <w:lang w:val="en-GB"/>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9CDF8" id="Oval 46" o:spid="_x0000_s1046" style="position:absolute;left:0;text-align:left;margin-left:170.5pt;margin-top:110.7pt;width:22pt;height:2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" fillcolor="#c0504d [3205]" stroked="f" strokeweight="3pt">
                  <v:shadow on="t" color="black" opacity="24903f" origin=",.5" offset="0,.55556mm"/>
                  <v:textbox inset="0,0,0,0">
                    <w:txbxContent>
                      <w:p w14:paraId="0DC8B572" w14:textId="77777777" w:rsidR="00EE1043" w:rsidRPr="00A91B89" w:rsidRDefault="00EE1043" w:rsidP="00EF22E2">
                        <w:pPr>
                          <w:jc w:val="center"/>
                          <w:rPr>
                            <w:b/>
                            <w:sz w:val="18"/>
                            <w:lang w:val="en-GB"/>
                            <w:rPrChange w:id="601" w:author="Steven Chen" w:date="2016-12-14T11:09:00Z">
                              <w:rPr/>
                            </w:rPrChange>
                          </w:rPr>
                          <w:pPrChange w:id="602" w:author="Steven Chen" w:date="2016-12-13T16:08:00Z">
                            <w:pPr/>
                          </w:pPrChange>
                        </w:pPr>
                        <w:ins w:id="603" w:author="Steven Chen" w:date="2016-12-14T11:19:00Z">
                          <w:r>
                            <w:rPr>
                              <w:b/>
                              <w:sz w:val="18"/>
                              <w:lang w:val="en-GB"/>
                            </w:rPr>
                            <w:t>1</w:t>
                          </w:r>
                        </w:ins>
                      </w:p>
                    </w:txbxContent>
                  </v:textbox>
                </v:oval>
              </w:pict>
            </mc:Fallback>
          </mc:AlternateContent>
        </w:r>
      </w:ins>
      <w:del w:id="604" w:author="Steven Chen" w:date="2016-12-14T11:00:00Z">
        <w:r w:rsidR="001C7EF0" w:rsidRPr="00211DF8" w:rsidDel="001A2DB4">
          <w:rPr>
            <w:rFonts w:ascii="Palatino Linotype" w:hAnsi="Palatino Linotype"/>
            <w:noProof/>
            <w:lang w:val="en-GB" w:eastAsia="zh-CN"/>
          </w:rPr>
          <w:drawing>
            <wp:inline distT="0" distB="0" distL="0" distR="0" wp14:anchorId="7F28A39A" wp14:editId="0552713F">
              <wp:extent cx="6858000" cy="599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5990590"/>
                      </a:xfrm>
                      <a:prstGeom prst="rect">
                        <a:avLst/>
                      </a:prstGeom>
                    </pic:spPr>
                  </pic:pic>
                </a:graphicData>
              </a:graphic>
            </wp:inline>
          </w:drawing>
        </w:r>
      </w:del>
      <w:ins w:id="605" w:author="Steven Chen" w:date="2016-12-14T11:00:00Z">
        <w:r w:rsidR="001A2DB4">
          <w:rPr>
            <w:noProof/>
            <w:lang w:val="en-GB" w:eastAsia="zh-CN"/>
          </w:rPr>
          <w:drawing>
            <wp:inline distT="0" distB="0" distL="0" distR="0" wp14:anchorId="7D0EAC01" wp14:editId="5AE17516">
              <wp:extent cx="6858000" cy="5997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997575"/>
                      </a:xfrm>
                      <a:prstGeom prst="rect">
                        <a:avLst/>
                      </a:prstGeom>
                    </pic:spPr>
                  </pic:pic>
                </a:graphicData>
              </a:graphic>
            </wp:inline>
          </w:drawing>
        </w:r>
      </w:ins>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77777777" w:rsidR="002429D9" w:rsidRPr="00211DF8" w:rsidRDefault="002429D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14:paraId="42E8580E" w14:textId="21D6E4AD" w:rsidR="002429D9" w:rsidRPr="00211DF8" w:rsidRDefault="002429D9" w:rsidP="00B62D92">
            <w:pPr>
              <w:pStyle w:val="ListParagraph"/>
              <w:numPr>
                <w:ilvl w:val="0"/>
                <w:numId w:val="33"/>
              </w:numPr>
              <w:spacing w:after="0"/>
              <w:rPr>
                <w:rFonts w:ascii="Palatino Linotype" w:eastAsia="SimSun" w:hAnsi="Palatino Linotype"/>
                <w:sz w:val="20"/>
                <w:szCs w:val="20"/>
                <w:lang w:val="en-GB" w:eastAsia="zh-CN"/>
              </w:rPr>
              <w:pPrChange w:id="606" w:author="Steven Chen" w:date="2016-12-13T16:55:00Z">
                <w:pPr>
                  <w:pStyle w:val="ListParagraph"/>
                  <w:numPr>
                    <w:numId w:val="33"/>
                  </w:numPr>
                  <w:spacing w:after="0"/>
                  <w:ind w:left="360" w:hanging="360"/>
                </w:pPr>
              </w:pPrChange>
            </w:pPr>
            <w:r w:rsidRPr="00211DF8">
              <w:rPr>
                <w:rFonts w:ascii="Palatino Linotype" w:hAnsi="Palatino Linotype"/>
                <w:sz w:val="21"/>
                <w:szCs w:val="20"/>
              </w:rPr>
              <w:t>Upon the completion of downloading EOD data of the target branch</w:t>
            </w:r>
            <w:ins w:id="607" w:author="Steven Chen" w:date="2016-12-13T16:57:00Z">
              <w:r w:rsidR="00E31DA9">
                <w:rPr>
                  <w:rFonts w:ascii="Palatino Linotype" w:hAnsi="Palatino Linotype"/>
                  <w:sz w:val="21"/>
                  <w:szCs w:val="20"/>
                </w:rPr>
                <w:t xml:space="preserve"> into staging</w:t>
              </w:r>
            </w:ins>
            <w:r w:rsidRPr="00211DF8">
              <w:rPr>
                <w:rFonts w:ascii="Palatino Linotype" w:hAnsi="Palatino Linotype"/>
                <w:sz w:val="21"/>
                <w:szCs w:val="20"/>
              </w:rPr>
              <w:t xml:space="preserve">, </w:t>
            </w:r>
            <w:del w:id="608" w:author="Steven Chen" w:date="2016-12-13T16:55:00Z">
              <w:r w:rsidRPr="00211DF8" w:rsidDel="00B62D92">
                <w:rPr>
                  <w:rFonts w:ascii="Palatino Linotype" w:hAnsi="Palatino Linotype"/>
                  <w:sz w:val="21"/>
                  <w:szCs w:val="20"/>
                </w:rPr>
                <w:delText>a step 2</w:delText>
              </w:r>
            </w:del>
            <w:ins w:id="609" w:author="Steven Chen" w:date="2016-12-13T16:55:00Z">
              <w:r w:rsidR="00B62D92">
                <w:rPr>
                  <w:rFonts w:ascii="Palatino Linotype" w:hAnsi="Palatino Linotype"/>
                  <w:sz w:val="21"/>
                  <w:szCs w:val="20"/>
                </w:rPr>
                <w:t>the EOD</w:t>
              </w:r>
            </w:ins>
            <w:r w:rsidRPr="00211DF8">
              <w:rPr>
                <w:rFonts w:ascii="Palatino Linotype" w:hAnsi="Palatino Linotype"/>
                <w:sz w:val="21"/>
                <w:szCs w:val="20"/>
              </w:rPr>
              <w:t xml:space="preserve"> </w:t>
            </w:r>
            <w:ins w:id="610" w:author="Steven Chen" w:date="2016-12-13T16:55:00Z">
              <w:r w:rsidR="00B62D92">
                <w:rPr>
                  <w:rFonts w:ascii="Palatino Linotype" w:hAnsi="Palatino Linotype"/>
                  <w:sz w:val="21"/>
                  <w:szCs w:val="20"/>
                </w:rPr>
                <w:t xml:space="preserve">sales data </w:t>
              </w:r>
            </w:ins>
            <w:r w:rsidRPr="00211DF8">
              <w:rPr>
                <w:rFonts w:ascii="Palatino Linotype" w:hAnsi="Palatino Linotype"/>
                <w:sz w:val="21"/>
                <w:szCs w:val="20"/>
              </w:rPr>
              <w:t xml:space="preserve">process </w:t>
            </w:r>
            <w:ins w:id="611" w:author="Steven Chen" w:date="2016-12-13T16:55:00Z">
              <w:r w:rsidR="00B62D92">
                <w:rPr>
                  <w:rFonts w:ascii="Palatino Linotype" w:hAnsi="Palatino Linotype"/>
                  <w:sz w:val="21"/>
                  <w:szCs w:val="20"/>
                </w:rPr>
                <w:t>(</w:t>
              </w:r>
            </w:ins>
            <w:ins w:id="612" w:author="Steven Chen" w:date="2016-12-13T16:56:00Z">
              <w:r w:rsidR="00B62D92">
                <w:rPr>
                  <w:rFonts w:ascii="Palatino Linotype" w:hAnsi="Palatino Linotype"/>
                  <w:sz w:val="21"/>
                  <w:szCs w:val="20"/>
                </w:rPr>
                <w:t>Staging to EDW</w:t>
              </w:r>
            </w:ins>
            <w:ins w:id="613" w:author="Steven Chen" w:date="2016-12-13T16:55:00Z">
              <w:r w:rsidR="00B62D92">
                <w:rPr>
                  <w:rFonts w:ascii="Palatino Linotype" w:hAnsi="Palatino Linotype"/>
                  <w:sz w:val="21"/>
                  <w:szCs w:val="20"/>
                </w:rPr>
                <w:t xml:space="preserve">) </w:t>
              </w:r>
            </w:ins>
            <w:proofErr w:type="gramStart"/>
            <w:r w:rsidRPr="00211DF8">
              <w:rPr>
                <w:rFonts w:ascii="Palatino Linotype" w:hAnsi="Palatino Linotype"/>
                <w:sz w:val="21"/>
                <w:szCs w:val="20"/>
              </w:rPr>
              <w:t xml:space="preserve">is </w:t>
            </w:r>
            <w:del w:id="614" w:author="Steven Chen" w:date="2016-12-13T16:56:00Z">
              <w:r w:rsidRPr="00211DF8" w:rsidDel="00C32682">
                <w:rPr>
                  <w:rFonts w:ascii="Palatino Linotype" w:hAnsi="Palatino Linotype"/>
                  <w:sz w:val="21"/>
                  <w:szCs w:val="20"/>
                </w:rPr>
                <w:delText>triggered</w:delText>
              </w:r>
            </w:del>
            <w:ins w:id="615" w:author="Steven Chen" w:date="2016-12-13T16:56:00Z">
              <w:r w:rsidR="00C32682" w:rsidRPr="00211DF8">
                <w:rPr>
                  <w:rFonts w:ascii="Palatino Linotype" w:hAnsi="Palatino Linotype"/>
                  <w:sz w:val="21"/>
                  <w:szCs w:val="20"/>
                </w:rPr>
                <w:t>trigger</w:t>
              </w:r>
              <w:r w:rsidR="00C32682">
                <w:rPr>
                  <w:rFonts w:ascii="Palatino Linotype" w:hAnsi="Palatino Linotype"/>
                  <w:sz w:val="21"/>
                  <w:szCs w:val="20"/>
                </w:rPr>
                <w:t>e</w:t>
              </w:r>
              <w:r w:rsidR="00C32682" w:rsidRPr="00211DF8">
                <w:rPr>
                  <w:rFonts w:ascii="Palatino Linotype" w:hAnsi="Palatino Linotype"/>
                  <w:sz w:val="21"/>
                  <w:szCs w:val="20"/>
                </w:rPr>
                <w:t>d</w:t>
              </w:r>
            </w:ins>
            <w:proofErr w:type="gramEnd"/>
            <w:r w:rsidRPr="00211DF8">
              <w:rPr>
                <w:rFonts w:ascii="Palatino Linotype" w:hAnsi="Palatino Linotype"/>
                <w:sz w:val="21"/>
                <w:szCs w:val="20"/>
              </w:rPr>
              <w:t xml:space="preserve"> to read those data (same branch)</w:t>
            </w:r>
            <w:ins w:id="616" w:author="Steven Chen" w:date="2016-12-13T16:55:00Z">
              <w:r w:rsidR="00B62D92">
                <w:rPr>
                  <w:rFonts w:ascii="Palatino Linotype" w:hAnsi="Palatino Linotype"/>
                  <w:sz w:val="21"/>
                  <w:szCs w:val="20"/>
                </w:rPr>
                <w:t xml:space="preserve"> from staging DB</w:t>
              </w:r>
            </w:ins>
            <w:r w:rsidRPr="00211DF8">
              <w:rPr>
                <w:rFonts w:ascii="Palatino Linotype" w:hAnsi="Palatino Linotype"/>
                <w:sz w:val="21"/>
                <w:szCs w:val="20"/>
              </w:rPr>
              <w:t>.</w:t>
            </w:r>
            <w:r w:rsidRPr="00211DF8">
              <w:rPr>
                <w:rFonts w:ascii="Palatino Linotype" w:hAnsi="Palatino Linotype"/>
                <w:sz w:val="20"/>
                <w:szCs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77777777" w:rsidR="0035262A" w:rsidRPr="00211DF8" w:rsidRDefault="0035262A"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14:paraId="79FBEFF7" w14:textId="77777777" w:rsidR="0035262A" w:rsidRPr="00211DF8" w:rsidRDefault="0035262A"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14:paraId="0D828483" w14:textId="1040C2E6" w:rsidR="004D7C59" w:rsidRPr="00211DF8" w:rsidRDefault="004D7C59" w:rsidP="00E31DA9">
            <w:pPr>
              <w:pStyle w:val="ListParagraph"/>
              <w:numPr>
                <w:ilvl w:val="0"/>
                <w:numId w:val="33"/>
              </w:numPr>
              <w:spacing w:after="0"/>
              <w:rPr>
                <w:rFonts w:ascii="Palatino Linotype" w:hAnsi="Palatino Linotype"/>
                <w:sz w:val="20"/>
                <w:szCs w:val="20"/>
              </w:rPr>
              <w:pPrChange w:id="617" w:author="Steven Chen" w:date="2016-12-13T16:57:00Z">
                <w:pPr>
                  <w:pStyle w:val="ListParagraph"/>
                  <w:numPr>
                    <w:numId w:val="33"/>
                  </w:numPr>
                  <w:spacing w:after="0"/>
                  <w:ind w:left="360" w:hanging="360"/>
                </w:pPr>
              </w:pPrChange>
            </w:pPr>
            <w:r w:rsidRPr="00211DF8">
              <w:rPr>
                <w:rFonts w:ascii="Palatino Linotype" w:hAnsi="Palatino Linotype"/>
                <w:sz w:val="21"/>
                <w:szCs w:val="20"/>
              </w:rPr>
              <w:t xml:space="preserve">If the transfer is successful, the response result will be updated into </w:t>
            </w:r>
            <w:del w:id="618" w:author="Steven Chen" w:date="2016-12-13T16:57:00Z">
              <w:r w:rsidRPr="00211DF8" w:rsidDel="00E31DA9">
                <w:rPr>
                  <w:rFonts w:ascii="Palatino Linotype" w:hAnsi="Palatino Linotype"/>
                  <w:sz w:val="21"/>
                  <w:szCs w:val="20"/>
                </w:rPr>
                <w:delText xml:space="preserve">Service Bus </w:delText>
              </w:r>
            </w:del>
            <w:r w:rsidRPr="00211DF8">
              <w:rPr>
                <w:rFonts w:ascii="Palatino Linotype" w:hAnsi="Palatino Linotype"/>
                <w:sz w:val="21"/>
                <w:szCs w:val="20"/>
              </w:rPr>
              <w:t xml:space="preserve">staging database, and lately </w:t>
            </w:r>
            <w:proofErr w:type="gramStart"/>
            <w:r w:rsidRPr="00211DF8">
              <w:rPr>
                <w:rFonts w:ascii="Palatino Linotype" w:hAnsi="Palatino Linotype"/>
                <w:sz w:val="21"/>
                <w:szCs w:val="20"/>
              </w:rPr>
              <w:t>revert</w:t>
            </w:r>
            <w:ins w:id="619" w:author="Steven Chen" w:date="2016-12-13T16:57:00Z">
              <w:r w:rsidR="00E31DA9">
                <w:rPr>
                  <w:rFonts w:ascii="Palatino Linotype" w:hAnsi="Palatino Linotype"/>
                  <w:sz w:val="21"/>
                  <w:szCs w:val="20"/>
                </w:rPr>
                <w:t>ed</w:t>
              </w:r>
            </w:ins>
            <w:r w:rsidRPr="00211DF8">
              <w:rPr>
                <w:rFonts w:ascii="Palatino Linotype" w:hAnsi="Palatino Linotype"/>
                <w:sz w:val="21"/>
                <w:szCs w:val="20"/>
              </w:rPr>
              <w:t xml:space="preserve"> back</w:t>
            </w:r>
            <w:proofErr w:type="gramEnd"/>
            <w:r w:rsidRPr="00211DF8">
              <w:rPr>
                <w:rFonts w:ascii="Palatino Linotype" w:hAnsi="Palatino Linotype"/>
                <w:sz w:val="21"/>
                <w:szCs w:val="20"/>
              </w:rPr>
              <w:t xml:space="preserve"> to </w:t>
            </w:r>
            <w:ins w:id="620" w:author="Steven Chen" w:date="2016-12-13T16:57:00Z">
              <w:r w:rsidR="0025730F">
                <w:rPr>
                  <w:rFonts w:ascii="Palatino Linotype" w:hAnsi="Palatino Linotype"/>
                  <w:sz w:val="21"/>
                  <w:szCs w:val="20"/>
                </w:rPr>
                <w:t>s</w:t>
              </w:r>
            </w:ins>
            <w:del w:id="621" w:author="Steven Chen" w:date="2016-12-13T16:57:00Z">
              <w:r w:rsidRPr="00211DF8" w:rsidDel="0025730F">
                <w:rPr>
                  <w:rFonts w:ascii="Palatino Linotype" w:hAnsi="Palatino Linotype"/>
                  <w:sz w:val="21"/>
                  <w:szCs w:val="20"/>
                </w:rPr>
                <w:delText>S</w:delText>
              </w:r>
            </w:del>
            <w:r w:rsidRPr="00211DF8">
              <w:rPr>
                <w:rFonts w:ascii="Palatino Linotype" w:hAnsi="Palatino Linotype"/>
                <w:sz w:val="21"/>
                <w:szCs w:val="20"/>
              </w:rPr>
              <w:t>taging</w:t>
            </w:r>
            <w:ins w:id="622" w:author="Steven Chen" w:date="2016-12-13T16:57:00Z">
              <w:r w:rsidR="0025730F">
                <w:rPr>
                  <w:rFonts w:ascii="Palatino Linotype" w:hAnsi="Palatino Linotype"/>
                  <w:sz w:val="21"/>
                  <w:szCs w:val="20"/>
                </w:rPr>
                <w:t xml:space="preserve"> database</w:t>
              </w:r>
            </w:ins>
            <w:r w:rsidRPr="00211DF8">
              <w:rPr>
                <w:rFonts w:ascii="Palatino Linotype" w:hAnsi="Palatino Linotype"/>
                <w:sz w:val="21"/>
                <w:szCs w:val="20"/>
              </w:rPr>
              <w:t xml:space="preserve"> 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77777777" w:rsidR="004D7C59" w:rsidRPr="00211DF8" w:rsidRDefault="004D7C59" w:rsidP="00A00C1A">
            <w:pPr>
              <w:spacing w:after="0"/>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14:paraId="2C38B3E7" w14:textId="77777777" w:rsidR="004D7C59" w:rsidRPr="00211DF8" w:rsidRDefault="004D7C59"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14:paraId="1E1B525A"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19330304"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55076C65"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14:paraId="18D64486"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14:paraId="6F0F7662"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F3D8629" w14:textId="77777777"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14:paraId="3650B6C6" w14:textId="77777777"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ShapeTypeStyle"/>
        <w:spacing w:after="0"/>
        <w:jc w:val="both"/>
        <w:rPr>
          <w:rFonts w:ascii="Palatino Linotype" w:hAnsi="Palatino Linotype"/>
        </w:rPr>
      </w:pPr>
    </w:p>
    <w:p w14:paraId="6E34F483"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lastRenderedPageBreak/>
              <w:t>System Operator</w:t>
            </w:r>
          </w:p>
        </w:tc>
        <w:tc>
          <w:tcPr>
            <w:tcW w:w="6750" w:type="dxa"/>
          </w:tcPr>
          <w:p w14:paraId="2A127BB2"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778DE18C" w:rsidR="0035262A" w:rsidRPr="00211DF8" w:rsidRDefault="0035262A" w:rsidP="00A9505C">
            <w:pPr>
              <w:spacing w:after="0"/>
              <w:jc w:val="both"/>
              <w:rPr>
                <w:rFonts w:ascii="Palatino Linotype" w:eastAsia="SimSun" w:hAnsi="Palatino Linotype"/>
                <w:szCs w:val="20"/>
                <w:lang w:eastAsia="zh-CN"/>
              </w:rPr>
            </w:pPr>
            <w:del w:id="623" w:author="Steven Chen" w:date="2016-12-13T16:58:00Z">
              <w:r w:rsidRPr="00211DF8" w:rsidDel="00DA11E9">
                <w:rPr>
                  <w:rFonts w:ascii="Palatino Linotype" w:eastAsia="SimSun" w:hAnsi="Palatino Linotype"/>
                  <w:szCs w:val="20"/>
                  <w:lang w:eastAsia="zh-CN"/>
                </w:rPr>
                <w:delText>EDW Support</w:delText>
              </w:r>
            </w:del>
            <w:ins w:id="624" w:author="Steven Chen" w:date="2016-12-13T16:58:00Z">
              <w:r w:rsidR="00DA11E9">
                <w:rPr>
                  <w:rFonts w:ascii="Palatino Linotype" w:eastAsia="SimSun" w:hAnsi="Palatino Linotype"/>
                  <w:szCs w:val="20"/>
                  <w:lang w:eastAsia="zh-CN"/>
                </w:rPr>
                <w:t>Service Bus Operator</w:t>
              </w:r>
            </w:ins>
          </w:p>
        </w:tc>
        <w:tc>
          <w:tcPr>
            <w:tcW w:w="6750" w:type="dxa"/>
          </w:tcPr>
          <w:p w14:paraId="232D54C3" w14:textId="77777777"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EDW related alert email</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ShapeTypeStyle"/>
        <w:spacing w:after="0"/>
        <w:jc w:val="both"/>
        <w:rPr>
          <w:rFonts w:ascii="Palatino Linotype" w:hAnsi="Palatino Linotype"/>
        </w:rPr>
      </w:pPr>
    </w:p>
    <w:p w14:paraId="62A1900F"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5B21C6">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625" w:name="_Toc468468981"/>
      <w:r w:rsidRPr="00211DF8">
        <w:rPr>
          <w:rFonts w:ascii="Palatino Linotype" w:hAnsi="Palatino Linotype"/>
        </w:rPr>
        <w:lastRenderedPageBreak/>
        <w:t>Functional Requirement Details</w:t>
      </w:r>
      <w:bookmarkEnd w:id="62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211DF8" w:rsidRDefault="00A427C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tcPr>
          <w:p w14:paraId="70C463A8" w14:textId="77777777" w:rsidR="00A427C1" w:rsidRPr="00211DF8" w:rsidRDefault="00A427C1"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39301001" w14:textId="77777777" w:rsidR="00A427C1" w:rsidRPr="00211DF8" w:rsidRDefault="00A427C1"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tcPr>
          <w:p w14:paraId="70A0E91D"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81BE78E"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14:paraId="09B8CBFB"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 xml:space="preserve">Since the EOD data does </w:t>
            </w:r>
            <w:commentRangeStart w:id="626"/>
            <w:r w:rsidRPr="00211DF8">
              <w:rPr>
                <w:rFonts w:ascii="Palatino Linotype" w:hAnsi="Palatino Linotype"/>
                <w:color w:val="000000"/>
              </w:rPr>
              <w:t>not have clear criteria of check sum and consistency</w:t>
            </w:r>
            <w:commentRangeEnd w:id="626"/>
            <w:r w:rsidR="006F3F31">
              <w:rPr>
                <w:rStyle w:val="CommentReference"/>
              </w:rPr>
              <w:commentReference w:id="626"/>
            </w:r>
            <w:r w:rsidRPr="00211DF8">
              <w:rPr>
                <w:rFonts w:ascii="Palatino Linotype" w:hAnsi="Palatino Linotype"/>
                <w:color w:val="000000"/>
              </w:rPr>
              <w:t xml:space="preserve">, service bus will assumed the data is fully completed by POS client, and </w:t>
            </w:r>
            <w:commentRangeStart w:id="627"/>
            <w:r w:rsidRPr="00211DF8">
              <w:rPr>
                <w:rFonts w:ascii="Palatino Linotype" w:hAnsi="Palatino Linotype"/>
                <w:color w:val="000000"/>
              </w:rPr>
              <w:t>copy to EDW direct without integrity checking</w:t>
            </w:r>
            <w:commentRangeEnd w:id="627"/>
            <w:r w:rsidR="006F3F31">
              <w:rPr>
                <w:rStyle w:val="CommentReference"/>
              </w:rPr>
              <w:commentReference w:id="627"/>
            </w:r>
            <w:r w:rsidRPr="00211DF8">
              <w:rPr>
                <w:rFonts w:ascii="Palatino Linotype" w:hAnsi="Palatino Linotype"/>
                <w:color w:val="000000"/>
              </w:rPr>
              <w:t>.</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BA3500" w:rsidRPr="00211DF8" w14:paraId="44384FF3" w14:textId="77777777" w:rsidTr="00A00C1A">
        <w:trPr>
          <w:cantSplit/>
          <w:trHeight w:val="123"/>
          <w:ins w:id="628" w:author="Steven Chen" w:date="2016-12-13T17:11:00Z"/>
        </w:trPr>
        <w:tc>
          <w:tcPr>
            <w:tcW w:w="1391" w:type="dxa"/>
            <w:shd w:val="clear" w:color="auto" w:fill="auto"/>
          </w:tcPr>
          <w:p w14:paraId="10FF8880" w14:textId="21556DB3" w:rsidR="00BA3500" w:rsidRPr="00211DF8" w:rsidRDefault="00BA3500" w:rsidP="00BA3500">
            <w:pPr>
              <w:rPr>
                <w:ins w:id="629" w:author="Steven Chen" w:date="2016-12-13T17:11:00Z"/>
                <w:rFonts w:ascii="Palatino Linotype" w:eastAsia="SimSun" w:hAnsi="Palatino Linotype"/>
                <w:color w:val="000000"/>
                <w:sz w:val="20"/>
                <w:szCs w:val="20"/>
                <w:lang w:eastAsia="zh-CN"/>
              </w:rPr>
            </w:pPr>
            <w:ins w:id="630" w:author="Steven Chen" w:date="2016-12-13T17:11:00Z">
              <w:r w:rsidRPr="00211DF8">
                <w:rPr>
                  <w:rFonts w:ascii="Palatino Linotype" w:eastAsia="SimSun" w:hAnsi="Palatino Linotype"/>
                  <w:color w:val="000000"/>
                  <w:sz w:val="20"/>
                  <w:szCs w:val="20"/>
                  <w:lang w:eastAsia="zh-CN"/>
                </w:rPr>
                <w:lastRenderedPageBreak/>
                <w:t>ESB-SAL-REQ -04-02</w:t>
              </w:r>
            </w:ins>
          </w:p>
        </w:tc>
        <w:tc>
          <w:tcPr>
            <w:tcW w:w="1530" w:type="dxa"/>
          </w:tcPr>
          <w:p w14:paraId="36244183" w14:textId="6A605F0D" w:rsidR="00BA3500" w:rsidRPr="00211DF8" w:rsidRDefault="00BA3500" w:rsidP="00BA3500">
            <w:pPr>
              <w:rPr>
                <w:ins w:id="631" w:author="Steven Chen" w:date="2016-12-13T17:11:00Z"/>
                <w:rFonts w:ascii="Palatino Linotype" w:hAnsi="Palatino Linotype"/>
                <w:color w:val="000000"/>
                <w:sz w:val="20"/>
                <w:szCs w:val="20"/>
              </w:rPr>
            </w:pPr>
            <w:ins w:id="632" w:author="Steven Chen" w:date="2016-12-13T17:13:00Z">
              <w:r w:rsidRPr="00211DF8">
                <w:rPr>
                  <w:rFonts w:ascii="Palatino Linotype" w:hAnsi="Palatino Linotype"/>
                  <w:color w:val="000000"/>
                  <w:sz w:val="20"/>
                  <w:szCs w:val="20"/>
                </w:rPr>
                <w:t>POS Client EOD Data Process</w:t>
              </w:r>
            </w:ins>
          </w:p>
        </w:tc>
        <w:tc>
          <w:tcPr>
            <w:tcW w:w="3870" w:type="dxa"/>
          </w:tcPr>
          <w:p w14:paraId="08CD4637" w14:textId="77777777" w:rsidR="00BA3500" w:rsidRPr="00211DF8" w:rsidRDefault="00BA3500" w:rsidP="00BA3500">
            <w:pPr>
              <w:rPr>
                <w:ins w:id="633" w:author="Steven Chen" w:date="2016-12-13T17:13:00Z"/>
                <w:rFonts w:ascii="Palatino Linotype" w:hAnsi="Palatino Linotype"/>
                <w:color w:val="000000"/>
                <w:sz w:val="20"/>
                <w:szCs w:val="20"/>
              </w:rPr>
            </w:pPr>
            <w:ins w:id="634" w:author="Steven Chen" w:date="2016-12-13T17:13:00Z">
              <w:r w:rsidRPr="00211DF8">
                <w:rPr>
                  <w:rFonts w:ascii="Palatino Linotype" w:hAnsi="Palatino Linotype"/>
                  <w:color w:val="000000"/>
                  <w:sz w:val="20"/>
                  <w:szCs w:val="20"/>
                </w:rPr>
                <w:t>Service bus EOD process will also need to distinct the data’s business date when copying the data from POS client to staging database.</w:t>
              </w:r>
            </w:ins>
          </w:p>
          <w:p w14:paraId="460B5784" w14:textId="77777777" w:rsidR="00BA3500" w:rsidRPr="00211DF8" w:rsidRDefault="00BA3500" w:rsidP="00BA3500">
            <w:pPr>
              <w:rPr>
                <w:ins w:id="635" w:author="Steven Chen" w:date="2016-12-13T17:13:00Z"/>
                <w:rFonts w:ascii="Palatino Linotype" w:hAnsi="Palatino Linotype" w:cs="Microsoft YaHei"/>
                <w:color w:val="000000"/>
                <w:sz w:val="20"/>
                <w:szCs w:val="20"/>
              </w:rPr>
            </w:pPr>
            <w:ins w:id="636" w:author="Steven Chen" w:date="2016-12-13T17:13:00Z">
              <w:r w:rsidRPr="00211DF8">
                <w:rPr>
                  <w:rFonts w:ascii="Palatino Linotype" w:hAnsi="Palatino Linotype" w:cs="Microsoft YaHei"/>
                  <w:color w:val="000000"/>
                  <w:sz w:val="20"/>
                  <w:szCs w:val="20"/>
                </w:rPr>
                <w:t xml:space="preserve">Because sometimes the POS client will accumulate multiple day’s data in one EOD process, the service bus EOD job shall identify this kind of </w:t>
              </w:r>
              <w:proofErr w:type="gramStart"/>
              <w:r w:rsidRPr="00211DF8">
                <w:rPr>
                  <w:rFonts w:ascii="Palatino Linotype" w:hAnsi="Palatino Linotype" w:cs="Microsoft YaHei"/>
                  <w:color w:val="000000"/>
                  <w:sz w:val="20"/>
                  <w:szCs w:val="20"/>
                </w:rPr>
                <w:t>data which</w:t>
              </w:r>
              <w:proofErr w:type="gramEnd"/>
              <w:r w:rsidRPr="00211DF8">
                <w:rPr>
                  <w:rFonts w:ascii="Palatino Linotype" w:hAnsi="Palatino Linotype" w:cs="Microsoft YaHei"/>
                  <w:color w:val="000000"/>
                  <w:sz w:val="20"/>
                  <w:szCs w:val="20"/>
                </w:rPr>
                <w:t xml:space="preserve"> belongs to different business date. Hence, the process shall justify the raw data’s creation date against the cut-off time (4a.m.).</w:t>
              </w:r>
            </w:ins>
          </w:p>
          <w:p w14:paraId="27F1FC1C" w14:textId="79889BC8" w:rsidR="00BA3500" w:rsidRPr="00211DF8" w:rsidRDefault="00BA3500" w:rsidP="00BA3500">
            <w:pPr>
              <w:rPr>
                <w:ins w:id="637" w:author="Steven Chen" w:date="2016-12-13T17:11:00Z"/>
                <w:rFonts w:ascii="Palatino Linotype" w:hAnsi="Palatino Linotype"/>
                <w:color w:val="000000"/>
                <w:sz w:val="20"/>
                <w:szCs w:val="20"/>
              </w:rPr>
            </w:pPr>
          </w:p>
        </w:tc>
        <w:tc>
          <w:tcPr>
            <w:tcW w:w="1096" w:type="dxa"/>
          </w:tcPr>
          <w:p w14:paraId="09617686" w14:textId="3C292AE3" w:rsidR="00BA3500" w:rsidRPr="00211DF8" w:rsidRDefault="00BA3500" w:rsidP="00BA3500">
            <w:pPr>
              <w:jc w:val="center"/>
              <w:rPr>
                <w:ins w:id="638" w:author="Steven Chen" w:date="2016-12-13T17:11:00Z"/>
                <w:rFonts w:ascii="Palatino Linotype" w:hAnsi="Palatino Linotype"/>
                <w:color w:val="000000"/>
              </w:rPr>
            </w:pPr>
            <w:ins w:id="639" w:author="Steven Chen" w:date="2016-12-13T17:13:00Z">
              <w:r w:rsidRPr="00211DF8">
                <w:rPr>
                  <w:rFonts w:ascii="Palatino Linotype" w:hAnsi="Palatino Linotype"/>
                  <w:color w:val="000000"/>
                </w:rPr>
                <w:t>Must Have</w:t>
              </w:r>
            </w:ins>
          </w:p>
        </w:tc>
        <w:tc>
          <w:tcPr>
            <w:tcW w:w="1170" w:type="dxa"/>
          </w:tcPr>
          <w:p w14:paraId="7B0C9691" w14:textId="125F0854" w:rsidR="00BA3500" w:rsidRPr="00211DF8" w:rsidRDefault="00BA3500" w:rsidP="00BA3500">
            <w:pPr>
              <w:jc w:val="center"/>
              <w:rPr>
                <w:ins w:id="640" w:author="Steven Chen" w:date="2016-12-13T17:11:00Z"/>
                <w:rFonts w:ascii="Palatino Linotype" w:hAnsi="Palatino Linotype"/>
                <w:color w:val="000000"/>
                <w:sz w:val="20"/>
                <w:szCs w:val="20"/>
              </w:rPr>
            </w:pPr>
            <w:ins w:id="641" w:author="Steven Chen" w:date="2016-12-13T17:13:00Z">
              <w:r w:rsidRPr="00211DF8">
                <w:rPr>
                  <w:rFonts w:ascii="Palatino Linotype" w:hAnsi="Palatino Linotype"/>
                  <w:color w:val="000000"/>
                  <w:sz w:val="20"/>
                  <w:szCs w:val="20"/>
                </w:rPr>
                <w:t>Polly</w:t>
              </w:r>
            </w:ins>
          </w:p>
        </w:tc>
        <w:tc>
          <w:tcPr>
            <w:tcW w:w="4029" w:type="dxa"/>
          </w:tcPr>
          <w:p w14:paraId="62CF4B64" w14:textId="77777777" w:rsidR="00BA3500" w:rsidRPr="00211DF8" w:rsidRDefault="00BA3500" w:rsidP="00BA3500">
            <w:pPr>
              <w:pStyle w:val="ListParagraph"/>
              <w:numPr>
                <w:ilvl w:val="0"/>
                <w:numId w:val="16"/>
              </w:numPr>
              <w:rPr>
                <w:ins w:id="642" w:author="Steven Chen" w:date="2016-12-13T17:13:00Z"/>
                <w:rFonts w:ascii="Palatino Linotype" w:hAnsi="Palatino Linotype" w:cs="Microsoft YaHei"/>
                <w:color w:val="000000"/>
                <w:sz w:val="20"/>
                <w:szCs w:val="20"/>
              </w:rPr>
            </w:pPr>
            <w:ins w:id="643" w:author="Steven Chen" w:date="2016-12-13T17:13:00Z">
              <w:r w:rsidRPr="00211DF8">
                <w:rPr>
                  <w:rFonts w:ascii="Palatino Linotype" w:hAnsi="Palatino Linotype" w:cs="Microsoft YaHei"/>
                  <w:color w:val="000000"/>
                  <w:sz w:val="20"/>
                  <w:szCs w:val="20"/>
                </w:rPr>
                <w:t>When record creation time &lt; last cut-off time, then business date = the day before</w:t>
              </w:r>
            </w:ins>
          </w:p>
          <w:p w14:paraId="458C231B" w14:textId="77777777" w:rsidR="00BA3500" w:rsidRPr="00211DF8" w:rsidRDefault="00BA3500" w:rsidP="00BA3500">
            <w:pPr>
              <w:pStyle w:val="ListParagraph"/>
              <w:numPr>
                <w:ilvl w:val="0"/>
                <w:numId w:val="16"/>
              </w:numPr>
              <w:rPr>
                <w:ins w:id="644" w:author="Steven Chen" w:date="2016-12-13T17:13:00Z"/>
                <w:rFonts w:ascii="Palatino Linotype" w:hAnsi="Palatino Linotype" w:cs="Microsoft YaHei"/>
                <w:color w:val="000000"/>
                <w:sz w:val="20"/>
                <w:szCs w:val="20"/>
              </w:rPr>
            </w:pPr>
            <w:ins w:id="645" w:author="Steven Chen" w:date="2016-12-13T17:13:00Z">
              <w:r w:rsidRPr="00211DF8">
                <w:rPr>
                  <w:rFonts w:ascii="Palatino Linotype" w:hAnsi="Palatino Linotype" w:cs="Microsoft YaHei"/>
                  <w:color w:val="000000"/>
                  <w:sz w:val="20"/>
                  <w:szCs w:val="20"/>
                </w:rPr>
                <w:t>When record creation time &gt; last cut-off time, then business date = the day after</w:t>
              </w:r>
            </w:ins>
          </w:p>
          <w:p w14:paraId="2C2B8C3D" w14:textId="77777777" w:rsidR="00BA3500" w:rsidRPr="00211DF8" w:rsidRDefault="00BA3500" w:rsidP="00BA3500">
            <w:pPr>
              <w:pStyle w:val="ListParagraph"/>
              <w:spacing w:after="0"/>
              <w:ind w:left="0"/>
              <w:rPr>
                <w:ins w:id="646" w:author="Steven Chen" w:date="2016-12-13T17:13:00Z"/>
                <w:rFonts w:ascii="Palatino Linotype" w:hAnsi="Palatino Linotype"/>
                <w:sz w:val="21"/>
                <w:szCs w:val="20"/>
              </w:rPr>
            </w:pPr>
          </w:p>
          <w:p w14:paraId="1DAFDA4D" w14:textId="77777777" w:rsidR="00BA3500" w:rsidRPr="00211DF8" w:rsidRDefault="00BA3500" w:rsidP="00BA3500">
            <w:pPr>
              <w:pStyle w:val="ListParagraph"/>
              <w:spacing w:after="0"/>
              <w:ind w:left="0"/>
              <w:rPr>
                <w:ins w:id="647" w:author="Steven Chen" w:date="2016-12-13T17:13:00Z"/>
                <w:rFonts w:ascii="Palatino Linotype" w:hAnsi="Palatino Linotype"/>
                <w:sz w:val="21"/>
                <w:szCs w:val="20"/>
              </w:rPr>
            </w:pPr>
            <w:ins w:id="648" w:author="Steven Chen" w:date="2016-12-13T17:13:00Z">
              <w:r w:rsidRPr="00211DF8">
                <w:rPr>
                  <w:rFonts w:ascii="Palatino Linotype" w:hAnsi="Palatino Linotype"/>
                  <w:sz w:val="21"/>
                  <w:szCs w:val="20"/>
                </w:rPr>
                <w:t xml:space="preserve">For example, </w:t>
              </w:r>
            </w:ins>
          </w:p>
          <w:p w14:paraId="7E568327" w14:textId="77777777" w:rsidR="00BA3500" w:rsidRPr="00211DF8" w:rsidRDefault="00BA3500" w:rsidP="00BA3500">
            <w:pPr>
              <w:pStyle w:val="ListParagraph"/>
              <w:spacing w:after="0"/>
              <w:ind w:left="0"/>
              <w:rPr>
                <w:ins w:id="649" w:author="Steven Chen" w:date="2016-12-13T17:13:00Z"/>
                <w:rFonts w:ascii="Palatino Linotype" w:hAnsi="Palatino Linotype"/>
                <w:sz w:val="21"/>
                <w:szCs w:val="20"/>
              </w:rPr>
            </w:pPr>
            <w:ins w:id="650" w:author="Steven Chen" w:date="2016-12-13T17:13:00Z">
              <w:r w:rsidRPr="00211DF8">
                <w:rPr>
                  <w:rFonts w:ascii="Palatino Linotype" w:hAnsi="Palatino Linotype"/>
                  <w:sz w:val="21"/>
                  <w:szCs w:val="20"/>
                </w:rPr>
                <w:t>EOD records in HIST_ORDER</w:t>
              </w:r>
            </w:ins>
          </w:p>
          <w:p w14:paraId="57F25E6F" w14:textId="77777777" w:rsidR="00BA3500" w:rsidRPr="00211DF8" w:rsidRDefault="00BA3500" w:rsidP="00BA3500">
            <w:pPr>
              <w:pStyle w:val="ListParagraph"/>
              <w:spacing w:after="0"/>
              <w:ind w:left="0"/>
              <w:rPr>
                <w:ins w:id="651" w:author="Steven Chen" w:date="2016-12-13T17:13:00Z"/>
                <w:rFonts w:ascii="Palatino Linotype" w:hAnsi="Palatino Linotype"/>
                <w:sz w:val="21"/>
                <w:szCs w:val="20"/>
              </w:rPr>
            </w:pPr>
            <w:ins w:id="652" w:author="Steven Chen" w:date="2016-12-13T17:13:00Z">
              <w:r w:rsidRPr="00211DF8">
                <w:rPr>
                  <w:rFonts w:ascii="Palatino Linotype" w:hAnsi="Palatino Linotype"/>
                  <w:sz w:val="21"/>
                  <w:szCs w:val="20"/>
                </w:rPr>
                <w:t>Business Date, Create Date Time</w:t>
              </w:r>
            </w:ins>
          </w:p>
          <w:p w14:paraId="081DBE7D" w14:textId="77777777" w:rsidR="00BA3500" w:rsidRPr="00211DF8" w:rsidRDefault="00BA3500" w:rsidP="00BA3500">
            <w:pPr>
              <w:pStyle w:val="ListParagraph"/>
              <w:spacing w:after="0"/>
              <w:ind w:left="0"/>
              <w:rPr>
                <w:ins w:id="653" w:author="Steven Chen" w:date="2016-12-13T17:13:00Z"/>
                <w:rFonts w:ascii="Palatino Linotype" w:hAnsi="Palatino Linotype"/>
                <w:sz w:val="21"/>
                <w:szCs w:val="20"/>
              </w:rPr>
            </w:pPr>
            <w:ins w:id="654" w:author="Steven Chen" w:date="2016-12-13T17:13:00Z">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ins>
          </w:p>
          <w:p w14:paraId="7821860B" w14:textId="77777777" w:rsidR="00BA3500" w:rsidRPr="00211DF8" w:rsidRDefault="00BA3500" w:rsidP="00BA3500">
            <w:pPr>
              <w:pStyle w:val="ListParagraph"/>
              <w:spacing w:after="0"/>
              <w:ind w:left="0"/>
              <w:rPr>
                <w:ins w:id="655" w:author="Steven Chen" w:date="2016-12-13T17:13:00Z"/>
                <w:rFonts w:ascii="Palatino Linotype" w:hAnsi="Palatino Linotype"/>
                <w:sz w:val="21"/>
                <w:szCs w:val="20"/>
              </w:rPr>
            </w:pPr>
            <w:ins w:id="656" w:author="Steven Chen" w:date="2016-12-13T17:13:00Z">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ins>
          </w:p>
          <w:p w14:paraId="39203C86" w14:textId="77777777" w:rsidR="00BA3500" w:rsidRPr="00211DF8" w:rsidRDefault="00BA3500" w:rsidP="00BA3500">
            <w:pPr>
              <w:pStyle w:val="ListParagraph"/>
              <w:spacing w:after="0"/>
              <w:ind w:left="0"/>
              <w:rPr>
                <w:ins w:id="657" w:author="Steven Chen" w:date="2016-12-13T17:13:00Z"/>
                <w:rFonts w:ascii="Palatino Linotype" w:hAnsi="Palatino Linotype"/>
                <w:sz w:val="21"/>
                <w:szCs w:val="20"/>
              </w:rPr>
            </w:pPr>
            <w:ins w:id="658" w:author="Steven Chen" w:date="2016-12-13T17:13:00Z">
              <w:r w:rsidRPr="00211DF8">
                <w:rPr>
                  <w:rFonts w:ascii="Palatino Linotype" w:hAnsi="Palatino Linotype"/>
                  <w:sz w:val="21"/>
                  <w:szCs w:val="20"/>
                </w:rPr>
                <w:t>------ Cut off Time (04:00) ---------</w:t>
              </w:r>
            </w:ins>
          </w:p>
          <w:p w14:paraId="24BEA325" w14:textId="77777777" w:rsidR="00BA3500" w:rsidRPr="00211DF8" w:rsidRDefault="00BA3500" w:rsidP="00BA3500">
            <w:pPr>
              <w:pStyle w:val="ListParagraph"/>
              <w:spacing w:after="0"/>
              <w:ind w:left="0"/>
              <w:rPr>
                <w:ins w:id="659" w:author="Steven Chen" w:date="2016-12-13T17:13:00Z"/>
                <w:rFonts w:ascii="Palatino Linotype" w:hAnsi="Palatino Linotype"/>
                <w:sz w:val="21"/>
                <w:szCs w:val="20"/>
              </w:rPr>
            </w:pPr>
            <w:ins w:id="660" w:author="Steven Chen" w:date="2016-12-13T17:13:00Z">
              <w:r>
                <w:rPr>
                  <w:rFonts w:ascii="Palatino Linotype" w:hAnsi="Palatino Linotype"/>
                  <w:sz w:val="21"/>
                  <w:szCs w:val="20"/>
                </w:rPr>
                <w:t xml:space="preserve">Case 1: </w:t>
              </w:r>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24-Nov-2016</w:t>
              </w:r>
            </w:ins>
          </w:p>
          <w:p w14:paraId="40857A57" w14:textId="77777777" w:rsidR="00BA3500" w:rsidRPr="00211DF8" w:rsidRDefault="00BA3500" w:rsidP="00BA3500">
            <w:pPr>
              <w:pStyle w:val="ListParagraph"/>
              <w:spacing w:after="0"/>
              <w:ind w:left="0"/>
              <w:rPr>
                <w:ins w:id="661" w:author="Steven Chen" w:date="2016-12-13T17:13:00Z"/>
                <w:rFonts w:ascii="Palatino Linotype" w:hAnsi="Palatino Linotype"/>
                <w:sz w:val="21"/>
                <w:szCs w:val="20"/>
              </w:rPr>
            </w:pPr>
            <w:ins w:id="662" w:author="Steven Chen" w:date="2016-12-13T17:13:00Z">
              <w:r>
                <w:rPr>
                  <w:rFonts w:ascii="Palatino Linotype" w:hAnsi="Palatino Linotype"/>
                  <w:sz w:val="21"/>
                  <w:szCs w:val="20"/>
                </w:rPr>
                <w:t xml:space="preserve">Case 2: </w:t>
              </w:r>
              <w:r w:rsidRPr="00211DF8">
                <w:rPr>
                  <w:rFonts w:ascii="Palatino Linotype" w:hAnsi="Palatino Linotype"/>
                  <w:sz w:val="21"/>
                  <w:szCs w:val="20"/>
                </w:rPr>
                <w:t xml:space="preserve">25-Nov-2016, 24-Nov-2016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w:t>
              </w:r>
              <w:r>
                <w:rPr>
                  <w:rFonts w:ascii="Palatino Linotype" w:hAnsi="Palatino Linotype"/>
                  <w:sz w:val="21"/>
                  <w:szCs w:val="20"/>
                </w:rPr>
                <w:t>5</w:t>
              </w:r>
              <w:r w:rsidRPr="00211DF8">
                <w:rPr>
                  <w:rFonts w:ascii="Palatino Linotype" w:hAnsi="Palatino Linotype"/>
                  <w:sz w:val="21"/>
                  <w:szCs w:val="20"/>
                </w:rPr>
                <w:t>-Nov-2016</w:t>
              </w:r>
            </w:ins>
          </w:p>
          <w:p w14:paraId="2CF9391B" w14:textId="5BB32269" w:rsidR="00BA3500" w:rsidRPr="00211DF8" w:rsidRDefault="00BA3500" w:rsidP="00BA3500">
            <w:pPr>
              <w:rPr>
                <w:ins w:id="663" w:author="Steven Chen" w:date="2016-12-13T17:11:00Z"/>
                <w:rFonts w:ascii="Palatino Linotype" w:hAnsi="Palatino Linotype"/>
                <w:color w:val="000000"/>
              </w:rPr>
            </w:pPr>
            <w:ins w:id="664" w:author="Steven Chen" w:date="2016-12-13T17:13:00Z">
              <w:r>
                <w:rPr>
                  <w:rFonts w:ascii="Palatino Linotype" w:hAnsi="Palatino Linotype"/>
                  <w:sz w:val="21"/>
                  <w:szCs w:val="20"/>
                </w:rPr>
                <w:t xml:space="preserve">Case 3: </w:t>
              </w:r>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w:t>
              </w:r>
              <w:r>
                <w:rPr>
                  <w:rFonts w:ascii="Palatino Linotype" w:hAnsi="Palatino Linotype"/>
                  <w:sz w:val="21"/>
                  <w:szCs w:val="20"/>
                </w:rPr>
                <w:t>Business date c</w:t>
              </w:r>
              <w:r w:rsidRPr="00211DF8">
                <w:rPr>
                  <w:rFonts w:ascii="Palatino Linotype" w:hAnsi="Palatino Linotype"/>
                  <w:sz w:val="21"/>
                  <w:szCs w:val="20"/>
                </w:rPr>
                <w:t>hange</w:t>
              </w:r>
              <w:r>
                <w:rPr>
                  <w:rFonts w:ascii="Palatino Linotype" w:hAnsi="Palatino Linotype"/>
                  <w:sz w:val="21"/>
                  <w:szCs w:val="20"/>
                </w:rPr>
                <w:t>s</w:t>
              </w:r>
              <w:r w:rsidRPr="00211DF8">
                <w:rPr>
                  <w:rFonts w:ascii="Palatino Linotype" w:hAnsi="Palatino Linotype"/>
                  <w:sz w:val="21"/>
                  <w:szCs w:val="20"/>
                </w:rPr>
                <w:t xml:space="preserve"> to 23-Nov-2016</w:t>
              </w:r>
            </w:ins>
          </w:p>
        </w:tc>
        <w:tc>
          <w:tcPr>
            <w:tcW w:w="905" w:type="dxa"/>
          </w:tcPr>
          <w:p w14:paraId="7010812B" w14:textId="2318598A" w:rsidR="00BA3500" w:rsidRPr="00211DF8" w:rsidRDefault="00BA3500" w:rsidP="00BA3500">
            <w:pPr>
              <w:jc w:val="both"/>
              <w:rPr>
                <w:ins w:id="665" w:author="Steven Chen" w:date="2016-12-13T17:11:00Z"/>
                <w:rFonts w:ascii="Palatino Linotype" w:eastAsia="SimSun" w:hAnsi="Palatino Linotype"/>
                <w:color w:val="000000"/>
                <w:sz w:val="20"/>
                <w:szCs w:val="20"/>
                <w:lang w:eastAsia="zh-CN"/>
              </w:rPr>
            </w:pPr>
            <w:ins w:id="666" w:author="Steven Chen" w:date="2016-12-13T17:13:00Z">
              <w:r w:rsidRPr="00211DF8">
                <w:rPr>
                  <w:rFonts w:ascii="Palatino Linotype" w:eastAsia="SimSun" w:hAnsi="Palatino Linotype"/>
                  <w:color w:val="000000"/>
                  <w:sz w:val="20"/>
                  <w:szCs w:val="20"/>
                  <w:lang w:eastAsia="zh-CN"/>
                </w:rPr>
                <w:t>ESB-SAL-REQ-04</w:t>
              </w:r>
            </w:ins>
          </w:p>
        </w:tc>
      </w:tr>
      <w:tr w:rsidR="00EA34BE" w:rsidRPr="00211DF8" w14:paraId="3088B3FF" w14:textId="77777777" w:rsidTr="00A00C1A">
        <w:trPr>
          <w:cantSplit/>
          <w:trHeight w:val="123"/>
        </w:trPr>
        <w:tc>
          <w:tcPr>
            <w:tcW w:w="1391" w:type="dxa"/>
            <w:shd w:val="clear" w:color="auto" w:fill="auto"/>
          </w:tcPr>
          <w:p w14:paraId="5BFE1FD3" w14:textId="655E2605" w:rsidR="00EA34BE" w:rsidRPr="00211DF8" w:rsidRDefault="00EA34BE" w:rsidP="00EA34BE">
            <w:pPr>
              <w:rPr>
                <w:rFonts w:ascii="Palatino Linotype" w:hAnsi="Palatino Linotype"/>
                <w:color w:val="000000"/>
                <w:sz w:val="20"/>
                <w:szCs w:val="20"/>
              </w:rPr>
            </w:pPr>
            <w:ins w:id="667" w:author="Steven Chen" w:date="2016-12-13T17:11:00Z">
              <w:r w:rsidRPr="00211DF8">
                <w:rPr>
                  <w:rFonts w:ascii="Palatino Linotype" w:eastAsia="SimSun" w:hAnsi="Palatino Linotype"/>
                  <w:color w:val="000000"/>
                  <w:sz w:val="20"/>
                  <w:szCs w:val="20"/>
                  <w:lang w:eastAsia="zh-CN"/>
                </w:rPr>
                <w:t>ESB-SAL-REQ -04-03</w:t>
              </w:r>
            </w:ins>
            <w:del w:id="668" w:author="Steven Chen" w:date="2016-12-13T17:11:00Z">
              <w:r w:rsidRPr="00211DF8" w:rsidDel="005B0B55">
                <w:rPr>
                  <w:rFonts w:ascii="Palatino Linotype" w:eastAsia="SimSun" w:hAnsi="Palatino Linotype"/>
                  <w:color w:val="000000"/>
                  <w:sz w:val="20"/>
                  <w:szCs w:val="20"/>
                  <w:lang w:eastAsia="zh-CN"/>
                </w:rPr>
                <w:delText>ESB-SAL-REQ -04-02</w:delText>
              </w:r>
            </w:del>
          </w:p>
        </w:tc>
        <w:tc>
          <w:tcPr>
            <w:tcW w:w="1530" w:type="dxa"/>
          </w:tcPr>
          <w:p w14:paraId="3F17C921" w14:textId="1FA7F3E1" w:rsidR="00EA34BE" w:rsidRPr="00211DF8" w:rsidRDefault="00EA34BE" w:rsidP="00EA34BE">
            <w:pPr>
              <w:rPr>
                <w:rFonts w:ascii="Palatino Linotype" w:hAnsi="Palatino Linotype"/>
                <w:color w:val="000000"/>
                <w:sz w:val="20"/>
                <w:szCs w:val="20"/>
              </w:rPr>
            </w:pPr>
            <w:ins w:id="669" w:author="Steven Chen" w:date="2016-12-13T17:13:00Z">
              <w:r w:rsidRPr="00211DF8">
                <w:rPr>
                  <w:rFonts w:ascii="Palatino Linotype" w:hAnsi="Palatino Linotype"/>
                  <w:color w:val="000000"/>
                  <w:sz w:val="20"/>
                  <w:szCs w:val="20"/>
                </w:rPr>
                <w:t>POS Client EOD Data Process</w:t>
              </w:r>
            </w:ins>
            <w:del w:id="670" w:author="Steven Chen" w:date="2016-12-13T17:13:00Z">
              <w:r w:rsidRPr="00211DF8" w:rsidDel="00BA3500">
                <w:rPr>
                  <w:rFonts w:ascii="Palatino Linotype" w:hAnsi="Palatino Linotype"/>
                  <w:color w:val="000000"/>
                  <w:sz w:val="20"/>
                  <w:szCs w:val="20"/>
                </w:rPr>
                <w:delText>POS Client EOD Data Process</w:delText>
              </w:r>
            </w:del>
          </w:p>
        </w:tc>
        <w:tc>
          <w:tcPr>
            <w:tcW w:w="3870" w:type="dxa"/>
          </w:tcPr>
          <w:p w14:paraId="0E8BCAE9" w14:textId="523DA679" w:rsidR="00EA34BE" w:rsidRPr="00211DF8" w:rsidDel="00BA3500" w:rsidRDefault="00EA34BE" w:rsidP="00EA34BE">
            <w:pPr>
              <w:rPr>
                <w:del w:id="671" w:author="Steven Chen" w:date="2016-12-13T17:13:00Z"/>
                <w:rFonts w:ascii="Palatino Linotype" w:hAnsi="Palatino Linotype"/>
                <w:color w:val="000000"/>
                <w:sz w:val="20"/>
                <w:szCs w:val="20"/>
              </w:rPr>
            </w:pPr>
            <w:ins w:id="672" w:author="Steven Chen" w:date="2016-12-13T17:13:00Z">
              <w:r>
                <w:rPr>
                  <w:rFonts w:ascii="Palatino Linotype" w:hAnsi="Palatino Linotype"/>
                  <w:color w:val="000000"/>
                  <w:sz w:val="20"/>
                  <w:szCs w:val="20"/>
                </w:rPr>
                <w:t>The service bus EOD processing job wi</w:t>
              </w:r>
            </w:ins>
            <w:ins w:id="673" w:author="Steven Chen" w:date="2016-12-13T17:16:00Z">
              <w:r>
                <w:rPr>
                  <w:rFonts w:ascii="Palatino Linotype" w:hAnsi="Palatino Linotype"/>
                  <w:color w:val="000000"/>
                  <w:sz w:val="20"/>
                  <w:szCs w:val="20"/>
                </w:rPr>
                <w:t>ll validate the data with ba</w:t>
              </w:r>
            </w:ins>
            <w:ins w:id="674" w:author="Steven Chen" w:date="2016-12-13T17:17:00Z">
              <w:r>
                <w:rPr>
                  <w:rFonts w:ascii="Palatino Linotype" w:hAnsi="Palatino Linotype"/>
                  <w:color w:val="000000"/>
                  <w:sz w:val="20"/>
                  <w:szCs w:val="20"/>
                </w:rPr>
                <w:t>sic check sum logic upon</w:t>
              </w:r>
            </w:ins>
            <w:ins w:id="675" w:author="Steven Chen" w:date="2016-12-13T17:18:00Z">
              <w:r>
                <w:rPr>
                  <w:rFonts w:ascii="Palatino Linotype" w:hAnsi="Palatino Linotype"/>
                  <w:color w:val="000000"/>
                  <w:sz w:val="20"/>
                  <w:szCs w:val="20"/>
                </w:rPr>
                <w:t xml:space="preserve"> total record count and total amount of</w:t>
              </w:r>
            </w:ins>
            <w:ins w:id="676" w:author="Steven Chen" w:date="2016-12-13T17:17:00Z">
              <w:r>
                <w:rPr>
                  <w:rFonts w:ascii="Palatino Linotype" w:hAnsi="Palatino Linotype"/>
                  <w:color w:val="000000"/>
                  <w:sz w:val="20"/>
                  <w:szCs w:val="20"/>
                </w:rPr>
                <w:t xml:space="preserve"> target column</w:t>
              </w:r>
            </w:ins>
            <w:del w:id="677" w:author="Steven Chen" w:date="2016-12-13T17:13:00Z">
              <w:r w:rsidRPr="00211DF8" w:rsidDel="00BA3500">
                <w:rPr>
                  <w:rFonts w:ascii="Palatino Linotype" w:hAnsi="Palatino Linotype"/>
                  <w:color w:val="000000"/>
                  <w:sz w:val="20"/>
                  <w:szCs w:val="20"/>
                </w:rPr>
                <w:delText>Service bus EOD process will also need to distinct the data’s business date when copying the data from POS client to staging database.</w:delText>
              </w:r>
            </w:del>
          </w:p>
          <w:p w14:paraId="23F410E8" w14:textId="7E2BE24C" w:rsidR="00EA34BE" w:rsidRPr="00211DF8" w:rsidDel="00BA3500" w:rsidRDefault="00EA34BE" w:rsidP="00EA34BE">
            <w:pPr>
              <w:rPr>
                <w:del w:id="678" w:author="Steven Chen" w:date="2016-12-13T17:13:00Z"/>
                <w:rFonts w:ascii="Palatino Linotype" w:hAnsi="Palatino Linotype" w:cs="Microsoft YaHei"/>
                <w:color w:val="000000"/>
                <w:sz w:val="20"/>
                <w:szCs w:val="20"/>
              </w:rPr>
            </w:pPr>
            <w:del w:id="679" w:author="Steven Chen" w:date="2016-12-13T17:13:00Z">
              <w:r w:rsidRPr="00211DF8" w:rsidDel="00BA3500">
                <w:rPr>
                  <w:rFonts w:ascii="Palatino Linotype" w:hAnsi="Palatino Linotype" w:cs="Microsoft YaHei"/>
                  <w:color w:val="000000"/>
                  <w:sz w:val="20"/>
                  <w:szCs w:val="20"/>
                </w:rPr>
                <w:delText>Because sometimes the POS client will accumulate multiple day’s data in one EOD process, the service bus EOD job shall identify this kind of data which belongs to different business date. Hence, the process shall justify the raw data’s creation date against the cut-off time (4a.m.).</w:delText>
              </w:r>
            </w:del>
          </w:p>
          <w:p w14:paraId="653959F6" w14:textId="77777777" w:rsidR="00EA34BE" w:rsidRPr="00211DF8" w:rsidRDefault="00EA34BE" w:rsidP="00EA34BE">
            <w:pPr>
              <w:rPr>
                <w:rFonts w:ascii="Palatino Linotype" w:hAnsi="Palatino Linotype"/>
                <w:color w:val="000000"/>
                <w:sz w:val="20"/>
                <w:szCs w:val="20"/>
              </w:rPr>
            </w:pPr>
          </w:p>
        </w:tc>
        <w:tc>
          <w:tcPr>
            <w:tcW w:w="1096" w:type="dxa"/>
          </w:tcPr>
          <w:p w14:paraId="643D2FB8" w14:textId="0CA254DE" w:rsidR="00EA34BE" w:rsidRPr="00211DF8" w:rsidRDefault="00EA34BE" w:rsidP="00EA34BE">
            <w:pPr>
              <w:jc w:val="center"/>
              <w:rPr>
                <w:rFonts w:ascii="Palatino Linotype" w:hAnsi="Palatino Linotype"/>
                <w:color w:val="000000"/>
              </w:rPr>
            </w:pPr>
            <w:del w:id="680" w:author="Steven Chen" w:date="2016-12-13T17:13:00Z">
              <w:r w:rsidRPr="00211DF8" w:rsidDel="00BA3500">
                <w:rPr>
                  <w:rFonts w:ascii="Palatino Linotype" w:hAnsi="Palatino Linotype"/>
                  <w:color w:val="000000"/>
                </w:rPr>
                <w:delText>Must Have</w:delText>
              </w:r>
            </w:del>
          </w:p>
        </w:tc>
        <w:tc>
          <w:tcPr>
            <w:tcW w:w="1170" w:type="dxa"/>
          </w:tcPr>
          <w:p w14:paraId="1A5CA1A1" w14:textId="570C443A" w:rsidR="00EA34BE" w:rsidRPr="00211DF8" w:rsidRDefault="00EA34BE" w:rsidP="00EA34BE">
            <w:pPr>
              <w:jc w:val="center"/>
              <w:rPr>
                <w:rFonts w:ascii="Palatino Linotype" w:hAnsi="Palatino Linotype"/>
                <w:color w:val="000000"/>
                <w:sz w:val="20"/>
                <w:szCs w:val="20"/>
              </w:rPr>
            </w:pPr>
            <w:del w:id="681" w:author="Steven Chen" w:date="2016-12-13T17:13:00Z">
              <w:r w:rsidRPr="00211DF8" w:rsidDel="00BA3500">
                <w:rPr>
                  <w:rFonts w:ascii="Palatino Linotype" w:hAnsi="Palatino Linotype"/>
                  <w:color w:val="000000"/>
                  <w:sz w:val="20"/>
                  <w:szCs w:val="20"/>
                </w:rPr>
                <w:delText>Polly</w:delText>
              </w:r>
            </w:del>
          </w:p>
        </w:tc>
        <w:tc>
          <w:tcPr>
            <w:tcW w:w="4029" w:type="dxa"/>
          </w:tcPr>
          <w:p w14:paraId="1D7402E9" w14:textId="77777777" w:rsidR="00EA34BE" w:rsidRDefault="00EA34BE" w:rsidP="00EA34BE">
            <w:pPr>
              <w:rPr>
                <w:ins w:id="682" w:author="Steven Chen" w:date="2016-12-13T17:18:00Z"/>
                <w:rFonts w:ascii="Palatino Linotype" w:hAnsi="Palatino Linotype" w:cs="Microsoft YaHei"/>
                <w:color w:val="000000"/>
                <w:sz w:val="20"/>
                <w:szCs w:val="20"/>
              </w:rPr>
            </w:pPr>
            <w:ins w:id="683" w:author="Steven Chen" w:date="2016-12-13T17:18:00Z">
              <w:r>
                <w:rPr>
                  <w:rFonts w:ascii="Palatino Linotype" w:hAnsi="Palatino Linotype" w:cs="Microsoft YaHei"/>
                  <w:color w:val="000000"/>
                  <w:sz w:val="20"/>
                  <w:szCs w:val="20"/>
                </w:rPr>
                <w:t>Check sum</w:t>
              </w:r>
            </w:ins>
          </w:p>
          <w:p w14:paraId="19B6F564" w14:textId="77777777" w:rsidR="00EA34BE" w:rsidRDefault="00EA34BE" w:rsidP="00EA34BE">
            <w:pPr>
              <w:pStyle w:val="ListParagraph"/>
              <w:numPr>
                <w:ilvl w:val="0"/>
                <w:numId w:val="27"/>
              </w:numPr>
              <w:rPr>
                <w:ins w:id="684" w:author="Steven Chen" w:date="2016-12-13T17:18:00Z"/>
                <w:rFonts w:ascii="Palatino Linotype" w:hAnsi="Palatino Linotype" w:cs="Microsoft YaHei"/>
                <w:color w:val="000000"/>
                <w:sz w:val="20"/>
                <w:szCs w:val="20"/>
              </w:rPr>
              <w:pPrChange w:id="685" w:author="Steven Chen" w:date="2016-12-13T17:18:00Z">
                <w:pPr/>
              </w:pPrChange>
            </w:pPr>
            <w:ins w:id="686" w:author="Steven Chen" w:date="2016-12-13T17:18:00Z">
              <w:r>
                <w:rPr>
                  <w:rFonts w:ascii="Palatino Linotype" w:hAnsi="Palatino Linotype" w:cs="Microsoft YaHei"/>
                  <w:color w:val="000000"/>
                  <w:sz w:val="20"/>
                  <w:szCs w:val="20"/>
                </w:rPr>
                <w:t>Total record count</w:t>
              </w:r>
            </w:ins>
          </w:p>
          <w:p w14:paraId="7D8108F8" w14:textId="77777777" w:rsidR="00EA34BE" w:rsidRDefault="00EA34BE" w:rsidP="00EA34BE">
            <w:pPr>
              <w:pStyle w:val="ListParagraph"/>
              <w:numPr>
                <w:ilvl w:val="0"/>
                <w:numId w:val="27"/>
              </w:numPr>
              <w:rPr>
                <w:ins w:id="687" w:author="Steven Chen" w:date="2016-12-13T17:18:00Z"/>
                <w:rFonts w:ascii="Palatino Linotype" w:hAnsi="Palatino Linotype" w:cs="Microsoft YaHei"/>
                <w:color w:val="000000"/>
                <w:sz w:val="20"/>
                <w:szCs w:val="20"/>
              </w:rPr>
              <w:pPrChange w:id="688" w:author="Steven Chen" w:date="2016-12-13T17:18:00Z">
                <w:pPr/>
              </w:pPrChange>
            </w:pPr>
            <w:ins w:id="689" w:author="Steven Chen" w:date="2016-12-13T17:18:00Z">
              <w:r>
                <w:rPr>
                  <w:rFonts w:ascii="Palatino Linotype" w:hAnsi="Palatino Linotype" w:cs="Microsoft YaHei"/>
                  <w:color w:val="000000"/>
                  <w:sz w:val="20"/>
                  <w:szCs w:val="20"/>
                </w:rPr>
                <w:t>Total amount of target column</w:t>
              </w:r>
            </w:ins>
          </w:p>
          <w:p w14:paraId="6EB153A9" w14:textId="000CCD25" w:rsidR="00EA34BE" w:rsidRPr="00EA34BE" w:rsidDel="00BA3500" w:rsidRDefault="00EA34BE" w:rsidP="00EA34BE">
            <w:pPr>
              <w:rPr>
                <w:del w:id="690" w:author="Steven Chen" w:date="2016-12-13T17:13:00Z"/>
                <w:rFonts w:ascii="Palatino Linotype" w:hAnsi="Palatino Linotype" w:cs="Microsoft YaHei"/>
                <w:i/>
                <w:color w:val="000000"/>
                <w:sz w:val="20"/>
                <w:szCs w:val="20"/>
                <w:u w:val="single"/>
                <w:rPrChange w:id="691" w:author="Steven Chen" w:date="2016-12-13T17:19:00Z">
                  <w:rPr>
                    <w:del w:id="692" w:author="Steven Chen" w:date="2016-12-13T17:13:00Z"/>
                  </w:rPr>
                </w:rPrChange>
              </w:rPr>
              <w:pPrChange w:id="693" w:author="Steven Chen" w:date="2016-12-13T17:18:00Z">
                <w:pPr>
                  <w:pStyle w:val="ListParagraph"/>
                  <w:numPr>
                    <w:numId w:val="16"/>
                  </w:numPr>
                  <w:ind w:left="360" w:hanging="360"/>
                </w:pPr>
              </w:pPrChange>
            </w:pPr>
            <w:ins w:id="694" w:author="Steven Chen" w:date="2016-12-13T17:18:00Z">
              <w:r w:rsidRPr="00EA34BE">
                <w:rPr>
                  <w:rFonts w:ascii="Palatino Linotype" w:hAnsi="Palatino Linotype" w:cs="Microsoft YaHei"/>
                  <w:i/>
                  <w:color w:val="000000"/>
                  <w:sz w:val="20"/>
                  <w:szCs w:val="20"/>
                  <w:u w:val="single"/>
                  <w:rPrChange w:id="695" w:author="Steven Chen" w:date="2016-12-13T17:19:00Z">
                    <w:rPr>
                      <w:rFonts w:ascii="Palatino Linotype" w:hAnsi="Palatino Linotype" w:cs="Microsoft YaHei"/>
                      <w:color w:val="000000"/>
                      <w:sz w:val="20"/>
                      <w:szCs w:val="20"/>
                    </w:rPr>
                  </w:rPrChange>
                </w:rPr>
                <w:t xml:space="preserve">Note: refer to </w:t>
              </w:r>
              <w:proofErr w:type="spellStart"/>
              <w:r w:rsidRPr="00EA34BE">
                <w:rPr>
                  <w:rFonts w:ascii="Palatino Linotype" w:hAnsi="Palatino Linotype" w:cs="Microsoft YaHei"/>
                  <w:i/>
                  <w:color w:val="000000"/>
                  <w:sz w:val="20"/>
                  <w:szCs w:val="20"/>
                  <w:u w:val="single"/>
                  <w:rPrChange w:id="696" w:author="Steven Chen" w:date="2016-12-13T17:19:00Z">
                    <w:rPr>
                      <w:rFonts w:ascii="Palatino Linotype" w:hAnsi="Palatino Linotype" w:cs="Microsoft YaHei"/>
                      <w:color w:val="000000"/>
                      <w:sz w:val="20"/>
                      <w:szCs w:val="20"/>
                    </w:rPr>
                  </w:rPrChange>
                </w:rPr>
                <w:t>udsp_</w:t>
              </w:r>
            </w:ins>
            <w:ins w:id="697" w:author="Steven Chen" w:date="2016-12-13T17:19:00Z">
              <w:r w:rsidRPr="00EA34BE">
                <w:rPr>
                  <w:rFonts w:ascii="Palatino Linotype" w:hAnsi="Palatino Linotype" w:cs="Microsoft YaHei"/>
                  <w:i/>
                  <w:color w:val="000000"/>
                  <w:sz w:val="20"/>
                  <w:szCs w:val="20"/>
                  <w:u w:val="single"/>
                  <w:rPrChange w:id="698" w:author="Steven Chen" w:date="2016-12-13T17:19:00Z">
                    <w:rPr>
                      <w:rFonts w:ascii="Palatino Linotype" w:hAnsi="Palatino Linotype" w:cs="Microsoft YaHei"/>
                      <w:color w:val="000000"/>
                      <w:sz w:val="20"/>
                      <w:szCs w:val="20"/>
                    </w:rPr>
                  </w:rPrChange>
                </w:rPr>
                <w:t>check_upload_data</w:t>
              </w:r>
            </w:ins>
            <w:proofErr w:type="spellEnd"/>
            <w:del w:id="699" w:author="Steven Chen" w:date="2016-12-13T17:13:00Z">
              <w:r w:rsidRPr="00EA34BE" w:rsidDel="00BA3500">
                <w:rPr>
                  <w:rFonts w:ascii="Palatino Linotype" w:hAnsi="Palatino Linotype" w:cs="Microsoft YaHei"/>
                  <w:i/>
                  <w:color w:val="000000"/>
                  <w:sz w:val="20"/>
                  <w:szCs w:val="20"/>
                  <w:u w:val="single"/>
                  <w:rPrChange w:id="700" w:author="Steven Chen" w:date="2016-12-13T17:19:00Z">
                    <w:rPr/>
                  </w:rPrChange>
                </w:rPr>
                <w:delText>When record creation time &lt; last cut-off time, then business date = the day before</w:delText>
              </w:r>
            </w:del>
          </w:p>
          <w:p w14:paraId="23E360C0" w14:textId="727F2E11" w:rsidR="00EA34BE" w:rsidRPr="00211DF8" w:rsidDel="00BA3500" w:rsidRDefault="00EA34BE" w:rsidP="00EA34BE">
            <w:pPr>
              <w:rPr>
                <w:del w:id="701" w:author="Steven Chen" w:date="2016-12-13T17:13:00Z"/>
              </w:rPr>
              <w:pPrChange w:id="702" w:author="Steven Chen" w:date="2016-12-13T17:18:00Z">
                <w:pPr>
                  <w:pStyle w:val="ListParagraph"/>
                  <w:numPr>
                    <w:numId w:val="16"/>
                  </w:numPr>
                  <w:ind w:left="360" w:hanging="360"/>
                </w:pPr>
              </w:pPrChange>
            </w:pPr>
            <w:del w:id="703" w:author="Steven Chen" w:date="2016-12-13T17:13:00Z">
              <w:r w:rsidRPr="00211DF8" w:rsidDel="00BA3500">
                <w:delText>When record creation time &gt; last cut-off time, then business date = the day after</w:delText>
              </w:r>
            </w:del>
          </w:p>
          <w:p w14:paraId="65035E05" w14:textId="14174288" w:rsidR="00EA34BE" w:rsidRPr="00211DF8" w:rsidDel="00BA3500" w:rsidRDefault="00EA34BE" w:rsidP="00EA34BE">
            <w:pPr>
              <w:rPr>
                <w:del w:id="704" w:author="Steven Chen" w:date="2016-12-13T17:13:00Z"/>
                <w:sz w:val="21"/>
              </w:rPr>
              <w:pPrChange w:id="705" w:author="Steven Chen" w:date="2016-12-13T17:18:00Z">
                <w:pPr>
                  <w:pStyle w:val="ListParagraph"/>
                  <w:spacing w:after="0"/>
                  <w:ind w:left="0"/>
                </w:pPr>
              </w:pPrChange>
            </w:pPr>
          </w:p>
          <w:p w14:paraId="4D3ACF77" w14:textId="5B6014BA" w:rsidR="00EA34BE" w:rsidRPr="00211DF8" w:rsidDel="00BA3500" w:rsidRDefault="00EA34BE" w:rsidP="00EA34BE">
            <w:pPr>
              <w:rPr>
                <w:del w:id="706" w:author="Steven Chen" w:date="2016-12-13T17:13:00Z"/>
                <w:sz w:val="21"/>
              </w:rPr>
              <w:pPrChange w:id="707" w:author="Steven Chen" w:date="2016-12-13T17:18:00Z">
                <w:pPr>
                  <w:pStyle w:val="ListParagraph"/>
                  <w:spacing w:after="0"/>
                  <w:ind w:left="0"/>
                </w:pPr>
              </w:pPrChange>
            </w:pPr>
            <w:del w:id="708" w:author="Steven Chen" w:date="2016-12-13T17:13:00Z">
              <w:r w:rsidRPr="00211DF8" w:rsidDel="00BA3500">
                <w:rPr>
                  <w:sz w:val="21"/>
                </w:rPr>
                <w:delText xml:space="preserve">For example, </w:delText>
              </w:r>
            </w:del>
          </w:p>
          <w:p w14:paraId="6435E66A" w14:textId="1007FBB0" w:rsidR="00EA34BE" w:rsidRPr="00211DF8" w:rsidDel="00BA3500" w:rsidRDefault="00EA34BE" w:rsidP="00EA34BE">
            <w:pPr>
              <w:rPr>
                <w:del w:id="709" w:author="Steven Chen" w:date="2016-12-13T17:13:00Z"/>
                <w:sz w:val="21"/>
              </w:rPr>
              <w:pPrChange w:id="710" w:author="Steven Chen" w:date="2016-12-13T17:18:00Z">
                <w:pPr>
                  <w:pStyle w:val="ListParagraph"/>
                  <w:spacing w:after="0"/>
                  <w:ind w:left="0"/>
                </w:pPr>
              </w:pPrChange>
            </w:pPr>
            <w:del w:id="711" w:author="Steven Chen" w:date="2016-12-13T17:13:00Z">
              <w:r w:rsidRPr="00211DF8" w:rsidDel="00BA3500">
                <w:rPr>
                  <w:sz w:val="21"/>
                </w:rPr>
                <w:delText>EOD records in HIST_ORDER</w:delText>
              </w:r>
            </w:del>
          </w:p>
          <w:p w14:paraId="02D556B7" w14:textId="1D4F59CB" w:rsidR="00EA34BE" w:rsidRPr="00211DF8" w:rsidDel="00BA3500" w:rsidRDefault="00EA34BE" w:rsidP="00EA34BE">
            <w:pPr>
              <w:rPr>
                <w:del w:id="712" w:author="Steven Chen" w:date="2016-12-13T17:13:00Z"/>
                <w:sz w:val="21"/>
              </w:rPr>
              <w:pPrChange w:id="713" w:author="Steven Chen" w:date="2016-12-13T17:18:00Z">
                <w:pPr>
                  <w:pStyle w:val="ListParagraph"/>
                  <w:spacing w:after="0"/>
                  <w:ind w:left="0"/>
                </w:pPr>
              </w:pPrChange>
            </w:pPr>
            <w:del w:id="714" w:author="Steven Chen" w:date="2016-12-13T17:13:00Z">
              <w:r w:rsidRPr="00211DF8" w:rsidDel="00BA3500">
                <w:rPr>
                  <w:sz w:val="21"/>
                </w:rPr>
                <w:delText>Business Date, Create Date Time</w:delText>
              </w:r>
            </w:del>
          </w:p>
          <w:p w14:paraId="4D6C54AA" w14:textId="0EFC16F0" w:rsidR="00EA34BE" w:rsidRPr="00211DF8" w:rsidDel="00BA3500" w:rsidRDefault="00EA34BE" w:rsidP="00EA34BE">
            <w:pPr>
              <w:rPr>
                <w:del w:id="715" w:author="Steven Chen" w:date="2016-12-13T17:13:00Z"/>
                <w:sz w:val="21"/>
              </w:rPr>
              <w:pPrChange w:id="716" w:author="Steven Chen" w:date="2016-12-13T17:18:00Z">
                <w:pPr>
                  <w:pStyle w:val="ListParagraph"/>
                  <w:spacing w:after="0"/>
                  <w:ind w:left="0"/>
                </w:pPr>
              </w:pPrChange>
            </w:pPr>
            <w:del w:id="717" w:author="Steven Chen" w:date="2016-12-13T17:13:00Z">
              <w:r w:rsidRPr="00211DF8" w:rsidDel="00BA3500">
                <w:rPr>
                  <w:sz w:val="21"/>
                </w:rPr>
                <w:delText xml:space="preserve">25-Nov-2016, 25-Nov-2016 09:12 </w:delText>
              </w:r>
              <w:r w:rsidRPr="00211DF8" w:rsidDel="00BA3500">
                <w:rPr>
                  <w:sz w:val="21"/>
                </w:rPr>
                <w:sym w:font="Wingdings" w:char="F0E8"/>
              </w:r>
              <w:r w:rsidRPr="00211DF8" w:rsidDel="00BA3500">
                <w:rPr>
                  <w:sz w:val="21"/>
                </w:rPr>
                <w:delText xml:space="preserve"> No change</w:delText>
              </w:r>
            </w:del>
          </w:p>
          <w:p w14:paraId="4FF8E1B7" w14:textId="68E2D4EF" w:rsidR="00EA34BE" w:rsidRPr="00211DF8" w:rsidDel="00BA3500" w:rsidRDefault="00EA34BE" w:rsidP="00EA34BE">
            <w:pPr>
              <w:rPr>
                <w:del w:id="718" w:author="Steven Chen" w:date="2016-12-13T17:13:00Z"/>
                <w:sz w:val="21"/>
              </w:rPr>
              <w:pPrChange w:id="719" w:author="Steven Chen" w:date="2016-12-13T17:18:00Z">
                <w:pPr>
                  <w:pStyle w:val="ListParagraph"/>
                  <w:spacing w:after="0"/>
                  <w:ind w:left="0"/>
                </w:pPr>
              </w:pPrChange>
            </w:pPr>
            <w:del w:id="720" w:author="Steven Chen" w:date="2016-12-13T17:13:00Z">
              <w:r w:rsidRPr="00211DF8" w:rsidDel="00BA3500">
                <w:rPr>
                  <w:sz w:val="21"/>
                </w:rPr>
                <w:delText xml:space="preserve">25-Nov-2016, 25-Nov-2016 04:11 </w:delText>
              </w:r>
              <w:r w:rsidRPr="00211DF8" w:rsidDel="00BA3500">
                <w:rPr>
                  <w:sz w:val="21"/>
                </w:rPr>
                <w:sym w:font="Wingdings" w:char="F0E8"/>
              </w:r>
              <w:r w:rsidRPr="00211DF8" w:rsidDel="00BA3500">
                <w:rPr>
                  <w:sz w:val="21"/>
                </w:rPr>
                <w:delText xml:space="preserve"> No change</w:delText>
              </w:r>
            </w:del>
          </w:p>
          <w:p w14:paraId="19F7FFCD" w14:textId="378EBDAA" w:rsidR="00EA34BE" w:rsidRPr="00211DF8" w:rsidDel="00BA3500" w:rsidRDefault="00EA34BE" w:rsidP="00EA34BE">
            <w:pPr>
              <w:rPr>
                <w:del w:id="721" w:author="Steven Chen" w:date="2016-12-13T17:13:00Z"/>
                <w:sz w:val="21"/>
              </w:rPr>
              <w:pPrChange w:id="722" w:author="Steven Chen" w:date="2016-12-13T17:18:00Z">
                <w:pPr>
                  <w:pStyle w:val="ListParagraph"/>
                  <w:spacing w:after="0"/>
                  <w:ind w:left="0"/>
                </w:pPr>
              </w:pPrChange>
            </w:pPr>
            <w:del w:id="723" w:author="Steven Chen" w:date="2016-12-13T17:13:00Z">
              <w:r w:rsidRPr="00211DF8" w:rsidDel="00BA3500">
                <w:rPr>
                  <w:sz w:val="21"/>
                </w:rPr>
                <w:delText>------ Cut off Time (04:00) ---------</w:delText>
              </w:r>
            </w:del>
          </w:p>
          <w:p w14:paraId="5A1D188A" w14:textId="5422AE0A" w:rsidR="00EA34BE" w:rsidRPr="00211DF8" w:rsidDel="00BA3500" w:rsidRDefault="00EA34BE" w:rsidP="00EA34BE">
            <w:pPr>
              <w:rPr>
                <w:del w:id="724" w:author="Steven Chen" w:date="2016-12-13T17:13:00Z"/>
                <w:sz w:val="21"/>
              </w:rPr>
              <w:pPrChange w:id="725" w:author="Steven Chen" w:date="2016-12-13T17:18:00Z">
                <w:pPr>
                  <w:pStyle w:val="ListParagraph"/>
                  <w:spacing w:after="0"/>
                  <w:ind w:left="0"/>
                </w:pPr>
              </w:pPrChange>
            </w:pPr>
            <w:commentRangeStart w:id="726"/>
            <w:del w:id="727" w:author="Steven Chen" w:date="2016-12-13T17:13:00Z">
              <w:r w:rsidRPr="00211DF8" w:rsidDel="00BA3500">
                <w:rPr>
                  <w:sz w:val="21"/>
                </w:rPr>
                <w:delText xml:space="preserve">25-Nov-2016, 25-Nov-2016 02:12 </w:delText>
              </w:r>
              <w:r w:rsidRPr="00211DF8" w:rsidDel="00BA3500">
                <w:rPr>
                  <w:sz w:val="21"/>
                </w:rPr>
                <w:sym w:font="Wingdings" w:char="F0E8"/>
              </w:r>
              <w:r w:rsidRPr="00211DF8" w:rsidDel="00BA3500">
                <w:rPr>
                  <w:sz w:val="21"/>
                </w:rPr>
                <w:delText xml:space="preserve"> </w:delText>
              </w:r>
            </w:del>
            <w:del w:id="728" w:author="Steven Chen" w:date="2016-12-13T17:03:00Z">
              <w:r w:rsidRPr="00211DF8" w:rsidDel="009F4F8F">
                <w:rPr>
                  <w:sz w:val="21"/>
                </w:rPr>
                <w:delText xml:space="preserve">Change </w:delText>
              </w:r>
            </w:del>
            <w:del w:id="729" w:author="Steven Chen" w:date="2016-12-13T17:13:00Z">
              <w:r w:rsidRPr="00211DF8" w:rsidDel="00BA3500">
                <w:rPr>
                  <w:sz w:val="21"/>
                </w:rPr>
                <w:delText>to 24-Nov-2016</w:delText>
              </w:r>
              <w:commentRangeEnd w:id="726"/>
              <w:r w:rsidDel="00BA3500">
                <w:rPr>
                  <w:rStyle w:val="CommentReference"/>
                </w:rPr>
                <w:commentReference w:id="726"/>
              </w:r>
            </w:del>
          </w:p>
          <w:p w14:paraId="29434166" w14:textId="23D07041" w:rsidR="00EA34BE" w:rsidRPr="00211DF8" w:rsidDel="00BA3500" w:rsidRDefault="00EA34BE" w:rsidP="00EA34BE">
            <w:pPr>
              <w:rPr>
                <w:del w:id="730" w:author="Steven Chen" w:date="2016-12-13T17:13:00Z"/>
                <w:sz w:val="21"/>
              </w:rPr>
              <w:pPrChange w:id="731" w:author="Steven Chen" w:date="2016-12-13T17:18:00Z">
                <w:pPr>
                  <w:pStyle w:val="ListParagraph"/>
                  <w:spacing w:after="0"/>
                  <w:ind w:left="0"/>
                </w:pPr>
              </w:pPrChange>
            </w:pPr>
            <w:commentRangeStart w:id="732"/>
            <w:del w:id="733" w:author="Steven Chen" w:date="2016-12-13T17:13:00Z">
              <w:r w:rsidRPr="00211DF8" w:rsidDel="00BA3500">
                <w:rPr>
                  <w:sz w:val="21"/>
                </w:rPr>
                <w:delText xml:space="preserve">25-Nov-2016, 24-Nov-2016 06:33 </w:delText>
              </w:r>
              <w:r w:rsidRPr="00211DF8" w:rsidDel="00BA3500">
                <w:rPr>
                  <w:sz w:val="21"/>
                </w:rPr>
                <w:sym w:font="Wingdings" w:char="F0E8"/>
              </w:r>
              <w:r w:rsidRPr="00211DF8" w:rsidDel="00BA3500">
                <w:rPr>
                  <w:sz w:val="21"/>
                </w:rPr>
                <w:delText xml:space="preserve"> </w:delText>
              </w:r>
            </w:del>
            <w:del w:id="734" w:author="Steven Chen" w:date="2016-12-13T17:03:00Z">
              <w:r w:rsidRPr="00211DF8" w:rsidDel="009F4F8F">
                <w:rPr>
                  <w:sz w:val="21"/>
                </w:rPr>
                <w:delText xml:space="preserve">Change </w:delText>
              </w:r>
            </w:del>
            <w:del w:id="735" w:author="Steven Chen" w:date="2016-12-13T17:13:00Z">
              <w:r w:rsidRPr="00211DF8" w:rsidDel="00BA3500">
                <w:rPr>
                  <w:sz w:val="21"/>
                </w:rPr>
                <w:delText>to 24</w:delText>
              </w:r>
            </w:del>
            <w:ins w:id="736" w:author="Edward Leung" w:date="2016-12-13T11:56:00Z">
              <w:del w:id="737" w:author="Steven Chen" w:date="2016-12-13T17:13:00Z">
                <w:r w:rsidRPr="00211DF8" w:rsidDel="00BA3500">
                  <w:rPr>
                    <w:sz w:val="21"/>
                  </w:rPr>
                  <w:delText>2</w:delText>
                </w:r>
                <w:r w:rsidDel="00BA3500">
                  <w:rPr>
                    <w:sz w:val="21"/>
                  </w:rPr>
                  <w:delText>5</w:delText>
                </w:r>
              </w:del>
            </w:ins>
            <w:del w:id="738" w:author="Steven Chen" w:date="2016-12-13T17:13:00Z">
              <w:r w:rsidRPr="00211DF8" w:rsidDel="00BA3500">
                <w:rPr>
                  <w:sz w:val="21"/>
                </w:rPr>
                <w:delText>-Nov-2016</w:delText>
              </w:r>
              <w:commentRangeEnd w:id="732"/>
              <w:r w:rsidDel="00BA3500">
                <w:rPr>
                  <w:rStyle w:val="CommentReference"/>
                </w:rPr>
                <w:commentReference w:id="732"/>
              </w:r>
            </w:del>
          </w:p>
          <w:p w14:paraId="1430A2AD" w14:textId="7ED5ECBE" w:rsidR="00EA34BE" w:rsidRPr="00211DF8" w:rsidDel="00033D38" w:rsidRDefault="00EA34BE" w:rsidP="00EA34BE">
            <w:pPr>
              <w:rPr>
                <w:del w:id="739" w:author="Steven Chen" w:date="2016-12-13T17:04:00Z"/>
                <w:sz w:val="21"/>
              </w:rPr>
              <w:pPrChange w:id="740" w:author="Steven Chen" w:date="2016-12-13T17:18:00Z">
                <w:pPr>
                  <w:pStyle w:val="ListParagraph"/>
                  <w:spacing w:after="0"/>
                  <w:ind w:left="0"/>
                </w:pPr>
              </w:pPrChange>
            </w:pPr>
            <w:del w:id="741" w:author="Steven Chen" w:date="2016-12-13T17:04:00Z">
              <w:r w:rsidRPr="00211DF8" w:rsidDel="00033D38">
                <w:rPr>
                  <w:sz w:val="21"/>
                </w:rPr>
                <w:delText>------ Cut off Time (04:00) ---------</w:delText>
              </w:r>
            </w:del>
          </w:p>
          <w:p w14:paraId="28DD784D" w14:textId="3C279F05" w:rsidR="00EA34BE" w:rsidRPr="00211DF8" w:rsidRDefault="00EA34BE" w:rsidP="00EA34BE">
            <w:pPr>
              <w:rPr>
                <w:lang w:val="en-GB"/>
              </w:rPr>
              <w:pPrChange w:id="742" w:author="Steven Chen" w:date="2016-12-13T17:18:00Z">
                <w:pPr/>
              </w:pPrChange>
            </w:pPr>
            <w:commentRangeStart w:id="743"/>
            <w:del w:id="744" w:author="Steven Chen" w:date="2016-12-13T17:13:00Z">
              <w:r w:rsidRPr="00211DF8" w:rsidDel="00BA3500">
                <w:rPr>
                  <w:sz w:val="21"/>
                </w:rPr>
                <w:delText xml:space="preserve">25-Nov-2016, 24-Nov-2016 03:33 </w:delText>
              </w:r>
              <w:r w:rsidRPr="00211DF8" w:rsidDel="00BA3500">
                <w:rPr>
                  <w:sz w:val="21"/>
                </w:rPr>
                <w:sym w:font="Wingdings" w:char="F0E8"/>
              </w:r>
              <w:r w:rsidRPr="00211DF8" w:rsidDel="00BA3500">
                <w:rPr>
                  <w:sz w:val="21"/>
                </w:rPr>
                <w:delText xml:space="preserve"> </w:delText>
              </w:r>
            </w:del>
            <w:del w:id="745" w:author="Steven Chen" w:date="2016-12-13T17:04:00Z">
              <w:r w:rsidRPr="00211DF8" w:rsidDel="00033D38">
                <w:rPr>
                  <w:sz w:val="21"/>
                </w:rPr>
                <w:delText>C</w:delText>
              </w:r>
            </w:del>
            <w:del w:id="746" w:author="Steven Chen" w:date="2016-12-13T17:13:00Z">
              <w:r w:rsidRPr="00211DF8" w:rsidDel="00BA3500">
                <w:rPr>
                  <w:sz w:val="21"/>
                </w:rPr>
                <w:delText>hange to 23-Nov-2016</w:delText>
              </w:r>
              <w:commentRangeEnd w:id="743"/>
              <w:r w:rsidDel="00BA3500">
                <w:rPr>
                  <w:rStyle w:val="CommentReference"/>
                </w:rPr>
                <w:commentReference w:id="743"/>
              </w:r>
            </w:del>
          </w:p>
        </w:tc>
        <w:tc>
          <w:tcPr>
            <w:tcW w:w="905" w:type="dxa"/>
          </w:tcPr>
          <w:p w14:paraId="535CF751" w14:textId="3251266E" w:rsidR="00EA34BE" w:rsidRPr="00211DF8" w:rsidRDefault="00EA34BE" w:rsidP="00EA34BE">
            <w:pPr>
              <w:rPr>
                <w:rFonts w:ascii="Palatino Linotype" w:eastAsia="SimSun" w:hAnsi="Palatino Linotype"/>
                <w:color w:val="000000"/>
                <w:sz w:val="20"/>
                <w:szCs w:val="20"/>
                <w:lang w:eastAsia="zh-CN"/>
              </w:rPr>
            </w:pPr>
            <w:ins w:id="747" w:author="Steven Chen" w:date="2016-12-13T17:19:00Z">
              <w:r w:rsidRPr="00211DF8">
                <w:rPr>
                  <w:rFonts w:ascii="Palatino Linotype" w:eastAsia="SimSun" w:hAnsi="Palatino Linotype"/>
                  <w:color w:val="000000"/>
                  <w:sz w:val="20"/>
                  <w:szCs w:val="20"/>
                  <w:lang w:eastAsia="zh-CN"/>
                </w:rPr>
                <w:t>ESB-SAL-REQ-04</w:t>
              </w:r>
            </w:ins>
            <w:del w:id="748" w:author="Steven Chen" w:date="2016-12-13T17:13:00Z">
              <w:r w:rsidRPr="00211DF8" w:rsidDel="00BA3500">
                <w:rPr>
                  <w:rFonts w:ascii="Palatino Linotype" w:eastAsia="SimSun" w:hAnsi="Palatino Linotype"/>
                  <w:color w:val="000000"/>
                  <w:sz w:val="20"/>
                  <w:szCs w:val="20"/>
                  <w:lang w:eastAsia="zh-CN"/>
                </w:rPr>
                <w:delText>ESB-SAL-REQ-04</w:delText>
              </w:r>
            </w:del>
          </w:p>
        </w:tc>
      </w:tr>
      <w:tr w:rsidR="00EA34BE" w:rsidRPr="00211DF8" w14:paraId="5BF362D6" w14:textId="77777777" w:rsidTr="00A00C1A">
        <w:trPr>
          <w:cantSplit/>
          <w:trHeight w:val="123"/>
        </w:trPr>
        <w:tc>
          <w:tcPr>
            <w:tcW w:w="1391" w:type="dxa"/>
            <w:shd w:val="clear" w:color="auto" w:fill="auto"/>
          </w:tcPr>
          <w:p w14:paraId="076E01C0" w14:textId="67E57E48" w:rsidR="00EA34BE" w:rsidRPr="00211DF8" w:rsidRDefault="00EA34BE" w:rsidP="00EA34BE">
            <w:pPr>
              <w:rPr>
                <w:rFonts w:ascii="Palatino Linotype" w:hAnsi="Palatino Linotype"/>
                <w:color w:val="000000"/>
                <w:sz w:val="20"/>
                <w:szCs w:val="20"/>
              </w:rPr>
            </w:pPr>
            <w:ins w:id="749" w:author="Steven Chen" w:date="2016-12-13T17:11:00Z">
              <w:r w:rsidRPr="00211DF8">
                <w:rPr>
                  <w:rFonts w:ascii="Palatino Linotype" w:eastAsia="SimSun" w:hAnsi="Palatino Linotype"/>
                  <w:color w:val="000000"/>
                  <w:sz w:val="20"/>
                  <w:szCs w:val="20"/>
                  <w:lang w:eastAsia="zh-CN"/>
                </w:rPr>
                <w:lastRenderedPageBreak/>
                <w:t>ESB-SAL-REQ -04-04</w:t>
              </w:r>
            </w:ins>
            <w:del w:id="750" w:author="Steven Chen" w:date="2016-12-13T17:11:00Z">
              <w:r w:rsidRPr="00211DF8" w:rsidDel="005B0B55">
                <w:rPr>
                  <w:rFonts w:ascii="Palatino Linotype" w:eastAsia="SimSun" w:hAnsi="Palatino Linotype"/>
                  <w:color w:val="000000"/>
                  <w:sz w:val="20"/>
                  <w:szCs w:val="20"/>
                  <w:lang w:eastAsia="zh-CN"/>
                </w:rPr>
                <w:delText>ESB-SAL-REQ -04-03</w:delText>
              </w:r>
            </w:del>
          </w:p>
        </w:tc>
        <w:tc>
          <w:tcPr>
            <w:tcW w:w="1530" w:type="dxa"/>
          </w:tcPr>
          <w:p w14:paraId="2245DA80"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EA34BE" w:rsidRPr="00211DF8" w:rsidRDefault="00EA34BE" w:rsidP="00EA34BE">
            <w:pPr>
              <w:rPr>
                <w:rFonts w:ascii="Palatino Linotype" w:hAnsi="Palatino Linotype"/>
                <w:color w:val="000000"/>
                <w:sz w:val="20"/>
                <w:szCs w:val="20"/>
              </w:rPr>
            </w:pPr>
            <w:proofErr w:type="gramStart"/>
            <w:r w:rsidRPr="00211DF8">
              <w:rPr>
                <w:rFonts w:ascii="Palatino Linotype" w:hAnsi="Palatino Linotype"/>
                <w:color w:val="000000"/>
                <w:sz w:val="20"/>
                <w:szCs w:val="20"/>
              </w:rPr>
              <w:t>EOD data process exception handling</w:t>
            </w:r>
            <w:proofErr w:type="gramEnd"/>
            <w:r w:rsidRPr="00211DF8">
              <w:rPr>
                <w:rFonts w:ascii="Palatino Linotype" w:hAnsi="Palatino Linotype"/>
                <w:color w:val="000000"/>
                <w:sz w:val="20"/>
                <w:szCs w:val="20"/>
              </w:rPr>
              <w:t xml:space="preserve"> shall accumulate the exception data in a table and pending for operation team’s manual involvement.</w:t>
            </w:r>
          </w:p>
        </w:tc>
        <w:tc>
          <w:tcPr>
            <w:tcW w:w="1096" w:type="dxa"/>
          </w:tcPr>
          <w:p w14:paraId="52C6262E"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r>
              <w:rPr>
                <w:rFonts w:ascii="Palatino Linotype" w:hAnsi="Palatino Linotype"/>
                <w:color w:val="000000"/>
                <w:sz w:val="20"/>
                <w:szCs w:val="20"/>
              </w:rPr>
              <w:t>:</w:t>
            </w:r>
          </w:p>
          <w:p w14:paraId="32139A26" w14:textId="77777777" w:rsidR="00EA34BE" w:rsidRPr="00211DF8" w:rsidRDefault="00EA34BE" w:rsidP="00EA34BE">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14:paraId="350D7D1F" w14:textId="77777777" w:rsidR="00EA34BE" w:rsidRPr="00211DF8" w:rsidRDefault="00EA34BE" w:rsidP="00EA34BE">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14:paraId="6F801E8C" w14:textId="77777777" w:rsidR="00EA34BE" w:rsidRDefault="00EA34BE" w:rsidP="00EA34BE">
            <w:pPr>
              <w:pStyle w:val="ListParagraph"/>
              <w:numPr>
                <w:ilvl w:val="0"/>
                <w:numId w:val="17"/>
              </w:numPr>
              <w:rPr>
                <w:ins w:id="751" w:author="Steven Chen" w:date="2016-12-13T17:02:00Z"/>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p w14:paraId="6185EC85" w14:textId="6FD856CF" w:rsidR="00EA34BE" w:rsidRPr="00211DF8" w:rsidRDefault="00EA34BE" w:rsidP="00EA34BE">
            <w:pPr>
              <w:pStyle w:val="ListParagraph"/>
              <w:numPr>
                <w:ilvl w:val="0"/>
                <w:numId w:val="17"/>
              </w:numPr>
              <w:rPr>
                <w:rFonts w:ascii="Palatino Linotype" w:hAnsi="Palatino Linotype"/>
                <w:color w:val="000000"/>
                <w:sz w:val="20"/>
                <w:szCs w:val="20"/>
              </w:rPr>
            </w:pPr>
            <w:ins w:id="752" w:author="Steven Chen" w:date="2016-12-13T17:02:00Z">
              <w:r>
                <w:rPr>
                  <w:rFonts w:ascii="Palatino Linotype" w:hAnsi="Palatino Linotype"/>
                  <w:color w:val="000000"/>
                  <w:sz w:val="20"/>
                  <w:szCs w:val="20"/>
                </w:rPr>
                <w:t>When file-based interface (DBF, CSV) contain zero record.</w:t>
              </w:r>
            </w:ins>
          </w:p>
        </w:tc>
        <w:tc>
          <w:tcPr>
            <w:tcW w:w="905" w:type="dxa"/>
          </w:tcPr>
          <w:p w14:paraId="69CF977C"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6625AEDC" w14:textId="77777777" w:rsidTr="00A00C1A">
        <w:trPr>
          <w:cantSplit/>
          <w:trHeight w:val="123"/>
        </w:trPr>
        <w:tc>
          <w:tcPr>
            <w:tcW w:w="1391" w:type="dxa"/>
            <w:shd w:val="clear" w:color="auto" w:fill="auto"/>
          </w:tcPr>
          <w:p w14:paraId="23239013" w14:textId="6A2A82A5" w:rsidR="00EA34BE" w:rsidRPr="00211DF8" w:rsidRDefault="00EA34BE" w:rsidP="00EA34BE">
            <w:pPr>
              <w:rPr>
                <w:rFonts w:ascii="Palatino Linotype" w:hAnsi="Palatino Linotype"/>
                <w:color w:val="000000"/>
                <w:sz w:val="20"/>
                <w:szCs w:val="20"/>
              </w:rPr>
            </w:pPr>
            <w:ins w:id="753" w:author="Steven Chen" w:date="2016-12-13T17:11:00Z">
              <w:r w:rsidRPr="00211DF8">
                <w:rPr>
                  <w:rFonts w:ascii="Palatino Linotype" w:eastAsia="SimSun" w:hAnsi="Palatino Linotype"/>
                  <w:color w:val="000000"/>
                  <w:sz w:val="20"/>
                  <w:szCs w:val="20"/>
                  <w:lang w:eastAsia="zh-CN"/>
                </w:rPr>
                <w:t>ESB-SAL-REQ -04-05</w:t>
              </w:r>
            </w:ins>
            <w:del w:id="754" w:author="Steven Chen" w:date="2016-12-13T17:11:00Z">
              <w:r w:rsidRPr="00211DF8" w:rsidDel="005B0B55">
                <w:rPr>
                  <w:rFonts w:ascii="Palatino Linotype" w:eastAsia="SimSun" w:hAnsi="Palatino Linotype"/>
                  <w:color w:val="000000"/>
                  <w:sz w:val="20"/>
                  <w:szCs w:val="20"/>
                  <w:lang w:eastAsia="zh-CN"/>
                </w:rPr>
                <w:delText>ESB-SAL-REQ -04-04</w:delText>
              </w:r>
            </w:del>
          </w:p>
        </w:tc>
        <w:tc>
          <w:tcPr>
            <w:tcW w:w="1530" w:type="dxa"/>
          </w:tcPr>
          <w:p w14:paraId="265AE4B2"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77777777" w:rsidR="00EA34BE" w:rsidRPr="00211DF8" w:rsidRDefault="00EA34BE" w:rsidP="00EA34BE">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Pr>
                <w:rFonts w:ascii="Palatino Linotype" w:hAnsi="Palatino Linotype"/>
                <w:color w:val="000000"/>
                <w:sz w:val="20"/>
                <w:szCs w:val="20"/>
              </w:rPr>
              <w:t>.</w:t>
            </w:r>
          </w:p>
        </w:tc>
        <w:tc>
          <w:tcPr>
            <w:tcW w:w="905" w:type="dxa"/>
          </w:tcPr>
          <w:p w14:paraId="6896396B"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EA34BE" w:rsidRPr="00211DF8" w14:paraId="0EA72148" w14:textId="77777777" w:rsidTr="00A00C1A">
        <w:trPr>
          <w:cantSplit/>
          <w:trHeight w:val="123"/>
        </w:trPr>
        <w:tc>
          <w:tcPr>
            <w:tcW w:w="1391" w:type="dxa"/>
            <w:shd w:val="clear" w:color="auto" w:fill="auto"/>
          </w:tcPr>
          <w:p w14:paraId="4EB22AD4" w14:textId="54A3C897" w:rsidR="00EA34BE" w:rsidRPr="00211DF8" w:rsidRDefault="00EA34BE" w:rsidP="00EA34BE">
            <w:pPr>
              <w:rPr>
                <w:rFonts w:ascii="Palatino Linotype" w:hAnsi="Palatino Linotype"/>
                <w:color w:val="000000"/>
                <w:sz w:val="20"/>
                <w:szCs w:val="20"/>
              </w:rPr>
            </w:pPr>
            <w:ins w:id="755" w:author="Steven Chen" w:date="2016-12-13T17:11:00Z">
              <w:r>
                <w:rPr>
                  <w:rFonts w:ascii="Palatino Linotype" w:eastAsia="SimSun" w:hAnsi="Palatino Linotype"/>
                  <w:color w:val="000000"/>
                  <w:sz w:val="20"/>
                  <w:szCs w:val="20"/>
                  <w:lang w:eastAsia="zh-CN"/>
                </w:rPr>
                <w:lastRenderedPageBreak/>
                <w:t>ESB-SAL-REQ -04-06</w:t>
              </w:r>
            </w:ins>
            <w:del w:id="756" w:author="Steven Chen" w:date="2016-12-13T17:11:00Z">
              <w:r w:rsidRPr="00211DF8" w:rsidDel="005B0B55">
                <w:rPr>
                  <w:rFonts w:ascii="Palatino Linotype" w:eastAsia="SimSun" w:hAnsi="Palatino Linotype"/>
                  <w:color w:val="000000"/>
                  <w:sz w:val="20"/>
                  <w:szCs w:val="20"/>
                  <w:lang w:eastAsia="zh-CN"/>
                </w:rPr>
                <w:delText>ESB-SAL-REQ -04-05</w:delText>
              </w:r>
            </w:del>
          </w:p>
        </w:tc>
        <w:tc>
          <w:tcPr>
            <w:tcW w:w="1530" w:type="dxa"/>
          </w:tcPr>
          <w:p w14:paraId="2421D8FD"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418E30CF" w14:textId="77777777" w:rsidR="00EA34BE" w:rsidRPr="00211DF8" w:rsidRDefault="00EA34BE" w:rsidP="00EA34BE">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EA34BE" w:rsidRPr="00211DF8" w:rsidRDefault="00EA34BE" w:rsidP="00EA34BE">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EA34BE" w:rsidRPr="00211DF8" w:rsidRDefault="00EA34BE" w:rsidP="00EA34BE">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EA34BE" w:rsidRPr="00211DF8" w:rsidRDefault="00EA34BE" w:rsidP="00EA34BE">
            <w:pPr>
              <w:pStyle w:val="ListParagraph"/>
              <w:numPr>
                <w:ilvl w:val="0"/>
                <w:numId w:val="33"/>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Pr>
                <w:rFonts w:ascii="Palatino Linotype" w:hAnsi="Palatino Linotype"/>
                <w:sz w:val="20"/>
                <w:szCs w:val="20"/>
              </w:rPr>
              <w:t>:</w:t>
            </w:r>
          </w:p>
          <w:p w14:paraId="6FC28292"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14181D6B"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7C2D4771"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EOD – Staging – EDW</w:t>
            </w:r>
          </w:p>
          <w:p w14:paraId="701AB561"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4BAD49D7"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51F6A3D5" w14:textId="77777777" w:rsidR="00EA34BE" w:rsidRPr="00211DF8" w:rsidRDefault="00EA34BE" w:rsidP="00EA34BE">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7DF7FD57" w14:textId="77777777" w:rsidR="00EA34BE" w:rsidRPr="00211DF8" w:rsidRDefault="00EA34BE" w:rsidP="00EA34BE">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2DBEE014" w14:textId="77777777" w:rsidR="00EA34BE" w:rsidRPr="00211DF8" w:rsidRDefault="00EA34BE" w:rsidP="00EA34BE">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1C7EF0">
          <w:pgSz w:w="15840" w:h="12240" w:orient="landscape"/>
          <w:pgMar w:top="720" w:right="720" w:bottom="720" w:left="720" w:header="720" w:footer="794" w:gutter="0"/>
          <w:cols w:space="720"/>
          <w:docGrid w:linePitch="360"/>
        </w:sectPr>
      </w:pPr>
    </w:p>
    <w:p w14:paraId="0083D0A7" w14:textId="77777777" w:rsidR="00CE227B" w:rsidRPr="00211DF8" w:rsidRDefault="00CE227B" w:rsidP="007E6F0F">
      <w:pPr>
        <w:pStyle w:val="Heading2"/>
        <w:spacing w:after="200" w:line="240" w:lineRule="auto"/>
        <w:jc w:val="both"/>
        <w:rPr>
          <w:rFonts w:ascii="Palatino Linotype" w:eastAsia="SimSun" w:hAnsi="Palatino Linotype"/>
          <w:lang w:eastAsia="zh-CN"/>
        </w:rPr>
      </w:pPr>
      <w:bookmarkStart w:id="757" w:name="_Toc468468982"/>
      <w:r w:rsidRPr="00211DF8">
        <w:rPr>
          <w:rFonts w:ascii="Palatino Linotype" w:eastAsia="SimSun" w:hAnsi="Palatino Linotype"/>
          <w:lang w:eastAsia="zh-CN"/>
        </w:rPr>
        <w:lastRenderedPageBreak/>
        <w:t>Pricing/Master Data</w:t>
      </w:r>
      <w:bookmarkEnd w:id="757"/>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758" w:name="_Toc468468983"/>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758"/>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4E208962" w:rsidR="00714511" w:rsidRPr="00211DF8" w:rsidRDefault="002945A1" w:rsidP="00714511">
      <w:pPr>
        <w:jc w:val="center"/>
        <w:rPr>
          <w:rFonts w:ascii="Palatino Linotype" w:hAnsi="Palatino Linotype"/>
          <w:b/>
          <w:lang w:eastAsia="zh-CN"/>
        </w:rPr>
      </w:pPr>
      <w:del w:id="759" w:author="Steven Chen" w:date="2016-12-14T11:02:00Z">
        <w:r w:rsidDel="00A35195">
          <w:rPr>
            <w:noProof/>
            <w:lang w:val="en-GB" w:eastAsia="zh-CN"/>
          </w:rPr>
          <w:drawing>
            <wp:inline distT="0" distB="0" distL="0" distR="0" wp14:anchorId="45D22912" wp14:editId="2FC7D8F0">
              <wp:extent cx="7385612" cy="5046152"/>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400286" cy="5056178"/>
                      </a:xfrm>
                      <a:prstGeom prst="rect">
                        <a:avLst/>
                      </a:prstGeom>
                    </pic:spPr>
                  </pic:pic>
                </a:graphicData>
              </a:graphic>
            </wp:inline>
          </w:drawing>
        </w:r>
      </w:del>
      <w:ins w:id="760" w:author="Steven Chen" w:date="2016-12-14T11:02:00Z">
        <w:r w:rsidR="00A35195">
          <w:rPr>
            <w:noProof/>
            <w:lang w:val="en-GB" w:eastAsia="zh-CN"/>
          </w:rPr>
          <w:drawing>
            <wp:inline distT="0" distB="0" distL="0" distR="0" wp14:anchorId="660AAB28" wp14:editId="514365F8">
              <wp:extent cx="7265805" cy="4972367"/>
              <wp:effectExtent l="381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7267703" cy="4973666"/>
                      </a:xfrm>
                      <a:prstGeom prst="rect">
                        <a:avLst/>
                      </a:prstGeom>
                    </pic:spPr>
                  </pic:pic>
                </a:graphicData>
              </a:graphic>
            </wp:inline>
          </w:drawing>
        </w:r>
      </w:ins>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761" w:name="_Toc468468984"/>
      <w:r w:rsidRPr="00211DF8">
        <w:rPr>
          <w:rFonts w:ascii="Palatino Linotype" w:eastAsia="SimSun" w:hAnsi="Palatino Linotype"/>
          <w:lang w:eastAsia="zh-CN"/>
        </w:rPr>
        <w:lastRenderedPageBreak/>
        <w:t>System context</w:t>
      </w:r>
      <w:bookmarkEnd w:id="761"/>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762" w:name="_Toc468468985"/>
      <w:r w:rsidRPr="00211DF8">
        <w:rPr>
          <w:rFonts w:ascii="Palatino Linotype" w:eastAsia="SimSun" w:hAnsi="Palatino Linotype"/>
          <w:lang w:eastAsia="zh-CN"/>
        </w:rPr>
        <w:lastRenderedPageBreak/>
        <w:t>Pricing data generation and download to Staging</w:t>
      </w:r>
      <w:bookmarkEnd w:id="762"/>
    </w:p>
    <w:p w14:paraId="01E11074" w14:textId="77777777" w:rsidR="003D4F62" w:rsidRPr="00211DF8" w:rsidRDefault="003D4F62" w:rsidP="003D4F62">
      <w:pPr>
        <w:pStyle w:val="Heading4"/>
        <w:rPr>
          <w:rFonts w:ascii="Palatino Linotype" w:hAnsi="Palatino Linotype"/>
          <w:lang w:eastAsia="zh-CN"/>
        </w:rPr>
      </w:pPr>
      <w:bookmarkStart w:id="763" w:name="_Toc468468986"/>
      <w:r w:rsidRPr="00211DF8">
        <w:rPr>
          <w:rFonts w:ascii="Palatino Linotype" w:hAnsi="Palatino Linotype"/>
          <w:lang w:eastAsia="zh-CN"/>
        </w:rPr>
        <w:t>Processing Flow</w:t>
      </w:r>
      <w:bookmarkEnd w:id="763"/>
    </w:p>
    <w:p w14:paraId="3240EB63" w14:textId="4A70759C" w:rsidR="00222F78" w:rsidRPr="00211DF8" w:rsidRDefault="00A37790" w:rsidP="00307FFB">
      <w:pPr>
        <w:rPr>
          <w:rFonts w:ascii="Palatino Linotype" w:eastAsia="SimSun" w:hAnsi="Palatino Linotype"/>
          <w:lang w:eastAsia="zh-CN"/>
        </w:rPr>
      </w:pPr>
      <w:ins w:id="764" w:author="Steven Chen" w:date="2016-12-14T11:47:00Z">
        <w:r>
          <w:rPr>
            <w:rFonts w:ascii="Palatino Linotype" w:hAnsi="Palatino Linotype"/>
            <w:noProof/>
            <w:lang w:val="en-GB" w:eastAsia="zh-CN"/>
          </w:rPr>
          <mc:AlternateContent>
            <mc:Choice Requires="wps">
              <w:drawing>
                <wp:anchor distT="0" distB="0" distL="114300" distR="114300" simplePos="0" relativeHeight="251708416" behindDoc="0" locked="0" layoutInCell="1" allowOverlap="1" wp14:anchorId="575CC254" wp14:editId="7405CA0B">
                  <wp:simplePos x="0" y="0"/>
                  <wp:positionH relativeFrom="column">
                    <wp:posOffset>2603500</wp:posOffset>
                  </wp:positionH>
                  <wp:positionV relativeFrom="paragraph">
                    <wp:posOffset>4885690</wp:posOffset>
                  </wp:positionV>
                  <wp:extent cx="279400" cy="284480"/>
                  <wp:effectExtent l="57150" t="38100" r="0" b="77470"/>
                  <wp:wrapNone/>
                  <wp:docPr id="59" name="Oval 59"/>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0F00407B" w14:textId="2E8217D4" w:rsidR="00EE1043" w:rsidRPr="00A91B89" w:rsidRDefault="00EE1043" w:rsidP="00A37790">
                              <w:pPr>
                                <w:jc w:val="center"/>
                                <w:rPr>
                                  <w:b/>
                                  <w:sz w:val="18"/>
                                  <w:lang w:val="en-GB"/>
                                  <w:rPrChange w:id="765" w:author="Steven Chen" w:date="2016-12-14T11:09:00Z">
                                    <w:rPr/>
                                  </w:rPrChange>
                                </w:rPr>
                                <w:pPrChange w:id="766" w:author="Steven Chen" w:date="2016-12-13T16:08:00Z">
                                  <w:pPr/>
                                </w:pPrChange>
                              </w:pPr>
                              <w:ins w:id="767" w:author="Steven Chen" w:date="2016-12-14T11:19: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5CC254" id="Oval 59" o:spid="_x0000_s1047" style="position:absolute;margin-left:205pt;margin-top:384.7pt;width:22pt;height:2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" fillcolor="#c0504d [3205]" stroked="f" strokeweight="3pt">
                  <v:shadow on="t" color="black" opacity="24903f" origin=",.5" offset="0,.55556mm"/>
                  <v:textbox inset="0,0,0,0">
                    <w:txbxContent>
                      <w:p w14:paraId="0F00407B" w14:textId="2E8217D4" w:rsidR="00EE1043" w:rsidRPr="00A91B89" w:rsidRDefault="00EE1043" w:rsidP="00A37790">
                        <w:pPr>
                          <w:jc w:val="center"/>
                          <w:rPr>
                            <w:b/>
                            <w:sz w:val="18"/>
                            <w:lang w:val="en-GB"/>
                            <w:rPrChange w:id="768" w:author="Steven Chen" w:date="2016-12-14T11:09:00Z">
                              <w:rPr/>
                            </w:rPrChange>
                          </w:rPr>
                          <w:pPrChange w:id="769" w:author="Steven Chen" w:date="2016-12-13T16:08:00Z">
                            <w:pPr/>
                          </w:pPrChange>
                        </w:pPr>
                        <w:ins w:id="770" w:author="Steven Chen" w:date="2016-12-14T11:19:00Z">
                          <w:r>
                            <w:rPr>
                              <w:b/>
                              <w:sz w:val="18"/>
                              <w:lang w:val="en-GB"/>
                            </w:rPr>
                            <w:t>4</w:t>
                          </w:r>
                        </w:ins>
                      </w:p>
                    </w:txbxContent>
                  </v:textbox>
                </v:oval>
              </w:pict>
            </mc:Fallback>
          </mc:AlternateContent>
        </w:r>
        <w:r>
          <w:rPr>
            <w:rFonts w:ascii="Palatino Linotype" w:hAnsi="Palatino Linotype"/>
            <w:noProof/>
            <w:lang w:val="en-GB" w:eastAsia="zh-CN"/>
          </w:rPr>
          <mc:AlternateContent>
            <mc:Choice Requires="wps">
              <w:drawing>
                <wp:anchor distT="0" distB="0" distL="114300" distR="114300" simplePos="0" relativeHeight="251706368" behindDoc="0" locked="0" layoutInCell="1" allowOverlap="1" wp14:anchorId="64A18CBB" wp14:editId="192F8B26">
                  <wp:simplePos x="0" y="0"/>
                  <wp:positionH relativeFrom="column">
                    <wp:posOffset>2673350</wp:posOffset>
                  </wp:positionH>
                  <wp:positionV relativeFrom="paragraph">
                    <wp:posOffset>3583940</wp:posOffset>
                  </wp:positionV>
                  <wp:extent cx="279400" cy="284480"/>
                  <wp:effectExtent l="57150" t="38100" r="0" b="77470"/>
                  <wp:wrapNone/>
                  <wp:docPr id="58" name="Oval 58"/>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6A0ED37" w14:textId="4346D258" w:rsidR="00EE1043" w:rsidRPr="00A91B89" w:rsidRDefault="00EE1043" w:rsidP="00A37790">
                              <w:pPr>
                                <w:jc w:val="center"/>
                                <w:rPr>
                                  <w:b/>
                                  <w:sz w:val="18"/>
                                  <w:lang w:val="en-GB"/>
                                  <w:rPrChange w:id="771" w:author="Steven Chen" w:date="2016-12-14T11:09:00Z">
                                    <w:rPr/>
                                  </w:rPrChange>
                                </w:rPr>
                                <w:pPrChange w:id="772" w:author="Steven Chen" w:date="2016-12-13T16:08:00Z">
                                  <w:pPr/>
                                </w:pPrChange>
                              </w:pPr>
                              <w:ins w:id="773" w:author="Steven Chen" w:date="2016-12-14T11:19:00Z">
                                <w:r>
                                  <w:rPr>
                                    <w:b/>
                                    <w:sz w:val="18"/>
                                    <w:lang w:val="en-GB"/>
                                  </w:rPr>
                                  <w:t>3b</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18CBB" id="Oval 58" o:spid="_x0000_s1048" style="position:absolute;margin-left:210.5pt;margin-top:282.2pt;width:22pt;height:2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" fillcolor="#c0504d [3205]" stroked="f" strokeweight="3pt">
                  <v:shadow on="t" color="black" opacity="24903f" origin=",.5" offset="0,.55556mm"/>
                  <v:textbox inset="0,0,0,0">
                    <w:txbxContent>
                      <w:p w14:paraId="76A0ED37" w14:textId="4346D258" w:rsidR="00EE1043" w:rsidRPr="00A91B89" w:rsidRDefault="00EE1043" w:rsidP="00A37790">
                        <w:pPr>
                          <w:jc w:val="center"/>
                          <w:rPr>
                            <w:b/>
                            <w:sz w:val="18"/>
                            <w:lang w:val="en-GB"/>
                            <w:rPrChange w:id="774" w:author="Steven Chen" w:date="2016-12-14T11:09:00Z">
                              <w:rPr/>
                            </w:rPrChange>
                          </w:rPr>
                          <w:pPrChange w:id="775" w:author="Steven Chen" w:date="2016-12-13T16:08:00Z">
                            <w:pPr/>
                          </w:pPrChange>
                        </w:pPr>
                        <w:ins w:id="776" w:author="Steven Chen" w:date="2016-12-14T11:19:00Z">
                          <w:r>
                            <w:rPr>
                              <w:b/>
                              <w:sz w:val="18"/>
                              <w:lang w:val="en-GB"/>
                            </w:rPr>
                            <w:t>3b</w:t>
                          </w:r>
                        </w:ins>
                      </w:p>
                    </w:txbxContent>
                  </v:textbox>
                </v:oval>
              </w:pict>
            </mc:Fallback>
          </mc:AlternateContent>
        </w:r>
        <w:r>
          <w:rPr>
            <w:rFonts w:ascii="Palatino Linotype" w:hAnsi="Palatino Linotype"/>
            <w:noProof/>
            <w:lang w:val="en-GB" w:eastAsia="zh-CN"/>
          </w:rPr>
          <mc:AlternateContent>
            <mc:Choice Requires="wps">
              <w:drawing>
                <wp:anchor distT="0" distB="0" distL="114300" distR="114300" simplePos="0" relativeHeight="251704320" behindDoc="0" locked="0" layoutInCell="1" allowOverlap="1" wp14:anchorId="5EB9441B" wp14:editId="60527D2F">
                  <wp:simplePos x="0" y="0"/>
                  <wp:positionH relativeFrom="column">
                    <wp:posOffset>4102100</wp:posOffset>
                  </wp:positionH>
                  <wp:positionV relativeFrom="paragraph">
                    <wp:posOffset>2574290</wp:posOffset>
                  </wp:positionV>
                  <wp:extent cx="279400" cy="284480"/>
                  <wp:effectExtent l="57150" t="38100" r="0" b="77470"/>
                  <wp:wrapNone/>
                  <wp:docPr id="57" name="Oval 57"/>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753BC324" w14:textId="33AD095F" w:rsidR="00EE1043" w:rsidRPr="00A91B89" w:rsidRDefault="00EE1043" w:rsidP="00A37790">
                              <w:pPr>
                                <w:jc w:val="center"/>
                                <w:rPr>
                                  <w:b/>
                                  <w:sz w:val="18"/>
                                  <w:lang w:val="en-GB"/>
                                  <w:rPrChange w:id="777" w:author="Steven Chen" w:date="2016-12-14T11:09:00Z">
                                    <w:rPr/>
                                  </w:rPrChange>
                                </w:rPr>
                                <w:pPrChange w:id="778" w:author="Steven Chen" w:date="2016-12-13T16:08:00Z">
                                  <w:pPr/>
                                </w:pPrChange>
                              </w:pPr>
                              <w:ins w:id="779" w:author="Steven Chen" w:date="2016-12-14T11:19:00Z">
                                <w:r>
                                  <w:rPr>
                                    <w:b/>
                                    <w:sz w:val="18"/>
                                    <w:lang w:val="en-GB"/>
                                  </w:rPr>
                                  <w:t>3a</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9441B" id="Oval 57" o:spid="_x0000_s1049" style="position:absolute;margin-left:323pt;margin-top:202.7pt;width:22pt;height:2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" fillcolor="#c0504d [3205]" stroked="f" strokeweight="3pt">
                  <v:shadow on="t" color="black" opacity="24903f" origin=",.5" offset="0,.55556mm"/>
                  <v:textbox inset="0,0,0,0">
                    <w:txbxContent>
                      <w:p w14:paraId="753BC324" w14:textId="33AD095F" w:rsidR="00EE1043" w:rsidRPr="00A91B89" w:rsidRDefault="00EE1043" w:rsidP="00A37790">
                        <w:pPr>
                          <w:jc w:val="center"/>
                          <w:rPr>
                            <w:b/>
                            <w:sz w:val="18"/>
                            <w:lang w:val="en-GB"/>
                            <w:rPrChange w:id="780" w:author="Steven Chen" w:date="2016-12-14T11:09:00Z">
                              <w:rPr/>
                            </w:rPrChange>
                          </w:rPr>
                          <w:pPrChange w:id="781" w:author="Steven Chen" w:date="2016-12-13T16:08:00Z">
                            <w:pPr/>
                          </w:pPrChange>
                        </w:pPr>
                        <w:ins w:id="782" w:author="Steven Chen" w:date="2016-12-14T11:19:00Z">
                          <w:r>
                            <w:rPr>
                              <w:b/>
                              <w:sz w:val="18"/>
                              <w:lang w:val="en-GB"/>
                            </w:rPr>
                            <w:t>3a</w:t>
                          </w:r>
                        </w:ins>
                      </w:p>
                    </w:txbxContent>
                  </v:textbox>
                </v:oval>
              </w:pict>
            </mc:Fallback>
          </mc:AlternateContent>
        </w:r>
      </w:ins>
      <w:ins w:id="783" w:author="Steven Chen" w:date="2016-12-14T11:46:00Z">
        <w:r w:rsidR="00981365">
          <w:rPr>
            <w:rFonts w:ascii="Palatino Linotype" w:hAnsi="Palatino Linotype"/>
            <w:noProof/>
            <w:lang w:val="en-GB" w:eastAsia="zh-CN"/>
          </w:rPr>
          <mc:AlternateContent>
            <mc:Choice Requires="wps">
              <w:drawing>
                <wp:anchor distT="0" distB="0" distL="114300" distR="114300" simplePos="0" relativeHeight="251702272" behindDoc="0" locked="0" layoutInCell="1" allowOverlap="1" wp14:anchorId="57CF32D6" wp14:editId="271E05B1">
                  <wp:simplePos x="0" y="0"/>
                  <wp:positionH relativeFrom="column">
                    <wp:posOffset>5232400</wp:posOffset>
                  </wp:positionH>
                  <wp:positionV relativeFrom="paragraph">
                    <wp:posOffset>1196340</wp:posOffset>
                  </wp:positionV>
                  <wp:extent cx="279400" cy="284480"/>
                  <wp:effectExtent l="57150" t="38100" r="0" b="77470"/>
                  <wp:wrapNone/>
                  <wp:docPr id="55" name="Oval 55"/>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69406D38" w14:textId="69FD399B" w:rsidR="00EE1043" w:rsidRPr="00A91B89" w:rsidRDefault="00EE1043" w:rsidP="00981365">
                              <w:pPr>
                                <w:jc w:val="center"/>
                                <w:rPr>
                                  <w:b/>
                                  <w:sz w:val="18"/>
                                  <w:lang w:val="en-GB"/>
                                  <w:rPrChange w:id="784" w:author="Steven Chen" w:date="2016-12-14T11:09:00Z">
                                    <w:rPr/>
                                  </w:rPrChange>
                                </w:rPr>
                                <w:pPrChange w:id="785" w:author="Steven Chen" w:date="2016-12-13T16:08:00Z">
                                  <w:pPr/>
                                </w:pPrChange>
                              </w:pPr>
                              <w:ins w:id="786" w:author="Steven Chen" w:date="2016-12-14T11:19:00Z">
                                <w:r>
                                  <w:rPr>
                                    <w:b/>
                                    <w:sz w:val="18"/>
                                    <w:lang w:val="en-GB"/>
                                  </w:rPr>
                                  <w:t>2</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F32D6" id="Oval 55" o:spid="_x0000_s1050" style="position:absolute;margin-left:412pt;margin-top:94.2pt;width:22pt;height:22.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" fillcolor="#c0504d [3205]" stroked="f" strokeweight="3pt">
                  <v:shadow on="t" color="black" opacity="24903f" origin=",.5" offset="0,.55556mm"/>
                  <v:textbox inset="0,0,0,0">
                    <w:txbxContent>
                      <w:p w14:paraId="69406D38" w14:textId="69FD399B" w:rsidR="00EE1043" w:rsidRPr="00A91B89" w:rsidRDefault="00EE1043" w:rsidP="00981365">
                        <w:pPr>
                          <w:jc w:val="center"/>
                          <w:rPr>
                            <w:b/>
                            <w:sz w:val="18"/>
                            <w:lang w:val="en-GB"/>
                            <w:rPrChange w:id="787" w:author="Steven Chen" w:date="2016-12-14T11:09:00Z">
                              <w:rPr/>
                            </w:rPrChange>
                          </w:rPr>
                          <w:pPrChange w:id="788" w:author="Steven Chen" w:date="2016-12-13T16:08:00Z">
                            <w:pPr/>
                          </w:pPrChange>
                        </w:pPr>
                        <w:ins w:id="789" w:author="Steven Chen" w:date="2016-12-14T11:19:00Z">
                          <w:r>
                            <w:rPr>
                              <w:b/>
                              <w:sz w:val="18"/>
                              <w:lang w:val="en-GB"/>
                            </w:rPr>
                            <w:t>2</w:t>
                          </w:r>
                        </w:ins>
                      </w:p>
                    </w:txbxContent>
                  </v:textbox>
                </v:oval>
              </w:pict>
            </mc:Fallback>
          </mc:AlternateContent>
        </w:r>
      </w:ins>
      <w:ins w:id="790" w:author="Steven Chen" w:date="2016-12-14T11:32:00Z">
        <w:r w:rsidR="00583D6E">
          <w:rPr>
            <w:rFonts w:ascii="Palatino Linotype" w:hAnsi="Palatino Linotype"/>
            <w:noProof/>
            <w:lang w:val="en-GB" w:eastAsia="zh-CN"/>
          </w:rPr>
          <mc:AlternateContent>
            <mc:Choice Requires="wps">
              <w:drawing>
                <wp:anchor distT="0" distB="0" distL="114300" distR="114300" simplePos="0" relativeHeight="251700224" behindDoc="0" locked="0" layoutInCell="1" allowOverlap="1" wp14:anchorId="00836B7B" wp14:editId="42AF9E9F">
                  <wp:simplePos x="0" y="0"/>
                  <wp:positionH relativeFrom="column">
                    <wp:posOffset>2616200</wp:posOffset>
                  </wp:positionH>
                  <wp:positionV relativeFrom="paragraph">
                    <wp:posOffset>1177290</wp:posOffset>
                  </wp:positionV>
                  <wp:extent cx="279400" cy="284480"/>
                  <wp:effectExtent l="57150" t="38100" r="0" b="77470"/>
                  <wp:wrapNone/>
                  <wp:docPr id="53" name="Oval 5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1ABAE1E" w14:textId="4C8E850F" w:rsidR="00EE1043" w:rsidRPr="00A91B89" w:rsidRDefault="00EE1043" w:rsidP="00583D6E">
                              <w:pPr>
                                <w:jc w:val="center"/>
                                <w:rPr>
                                  <w:b/>
                                  <w:sz w:val="18"/>
                                  <w:lang w:val="en-GB"/>
                                  <w:rPrChange w:id="791" w:author="Steven Chen" w:date="2016-12-14T11:09:00Z">
                                    <w:rPr/>
                                  </w:rPrChange>
                                </w:rPr>
                                <w:pPrChange w:id="792" w:author="Steven Chen" w:date="2016-12-13T16:08:00Z">
                                  <w:pPr/>
                                </w:pPrChange>
                              </w:pPr>
                              <w:ins w:id="793" w:author="Steven Chen" w:date="2016-12-14T11:19:00Z">
                                <w:r>
                                  <w:rPr>
                                    <w:b/>
                                    <w:sz w:val="18"/>
                                    <w:lang w:val="en-GB"/>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836B7B" id="Oval 53" o:spid="_x0000_s1051" style="position:absolute;margin-left:206pt;margin-top:92.7pt;width:22pt;height:2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" fillcolor="#c0504d [3205]" stroked="f" strokeweight="3pt">
                  <v:shadow on="t" color="black" opacity="24903f" origin=",.5" offset="0,.55556mm"/>
                  <v:textbox inset="0,0,0,0">
                    <w:txbxContent>
                      <w:p w14:paraId="21ABAE1E" w14:textId="4C8E850F" w:rsidR="00EE1043" w:rsidRPr="00A91B89" w:rsidRDefault="00EE1043" w:rsidP="00583D6E">
                        <w:pPr>
                          <w:jc w:val="center"/>
                          <w:rPr>
                            <w:b/>
                            <w:sz w:val="18"/>
                            <w:lang w:val="en-GB"/>
                            <w:rPrChange w:id="794" w:author="Steven Chen" w:date="2016-12-14T11:09:00Z">
                              <w:rPr/>
                            </w:rPrChange>
                          </w:rPr>
                          <w:pPrChange w:id="795" w:author="Steven Chen" w:date="2016-12-13T16:08:00Z">
                            <w:pPr/>
                          </w:pPrChange>
                        </w:pPr>
                        <w:ins w:id="796" w:author="Steven Chen" w:date="2016-12-14T11:19:00Z">
                          <w:r>
                            <w:rPr>
                              <w:b/>
                              <w:sz w:val="18"/>
                              <w:lang w:val="en-GB"/>
                            </w:rPr>
                            <w:t>1</w:t>
                          </w:r>
                        </w:ins>
                      </w:p>
                    </w:txbxContent>
                  </v:textbox>
                </v:oval>
              </w:pict>
            </mc:Fallback>
          </mc:AlternateContent>
        </w:r>
      </w:ins>
      <w:del w:id="797" w:author="Steven Chen" w:date="2016-12-14T11:03:00Z">
        <w:r w:rsidR="00307FFB" w:rsidRPr="00211DF8" w:rsidDel="001505BA">
          <w:rPr>
            <w:rFonts w:ascii="Palatino Linotype" w:hAnsi="Palatino Linotype"/>
            <w:noProof/>
            <w:lang w:val="en-GB" w:eastAsia="zh-CN"/>
          </w:rPr>
          <w:drawing>
            <wp:inline distT="0" distB="0" distL="0" distR="0" wp14:anchorId="066B1AF6" wp14:editId="075DC636">
              <wp:extent cx="6858000" cy="512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129530"/>
                      </a:xfrm>
                      <a:prstGeom prst="rect">
                        <a:avLst/>
                      </a:prstGeom>
                    </pic:spPr>
                  </pic:pic>
                </a:graphicData>
              </a:graphic>
            </wp:inline>
          </w:drawing>
        </w:r>
      </w:del>
      <w:ins w:id="798" w:author="Steven Chen" w:date="2016-12-14T11:44:00Z">
        <w:r w:rsidR="006E058E">
          <w:rPr>
            <w:noProof/>
            <w:lang w:val="en-GB" w:eastAsia="zh-CN"/>
          </w:rPr>
          <w:drawing>
            <wp:inline distT="0" distB="0" distL="0" distR="0" wp14:anchorId="17052DE1" wp14:editId="52C10496">
              <wp:extent cx="6754764" cy="62738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56189" cy="6275124"/>
                      </a:xfrm>
                      <a:prstGeom prst="rect">
                        <a:avLst/>
                      </a:prstGeom>
                    </pic:spPr>
                  </pic:pic>
                </a:graphicData>
              </a:graphic>
            </wp:inline>
          </w:drawing>
        </w:r>
      </w:ins>
    </w:p>
    <w:p w14:paraId="7F93061C"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lastRenderedPageBreak/>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77777777" w:rsidR="00B86B48" w:rsidRPr="00FA37CD" w:rsidRDefault="00B86B48" w:rsidP="00FA37CD">
            <w:pPr>
              <w:spacing w:after="0"/>
              <w:rPr>
                <w:rFonts w:ascii="Palatino Linotype" w:hAnsi="Palatino Linotype"/>
                <w:sz w:val="21"/>
                <w:szCs w:val="20"/>
                <w:rPrChange w:id="799" w:author="Steven Chen" w:date="2016-12-14T11:36:00Z">
                  <w:rPr/>
                </w:rPrChange>
              </w:rPr>
              <w:pPrChange w:id="800" w:author="Steven Chen" w:date="2016-12-14T11:36:00Z">
                <w:pPr>
                  <w:spacing w:after="0"/>
                </w:pPr>
              </w:pPrChange>
            </w:pPr>
            <w:r w:rsidRPr="00FA37CD">
              <w:rPr>
                <w:rFonts w:ascii="Palatino Linotype" w:hAnsi="Palatino Linotype"/>
                <w:sz w:val="21"/>
                <w:szCs w:val="20"/>
                <w:rPrChange w:id="801" w:author="Steven Chen" w:date="2016-12-14T11:36:00Z">
                  <w:rPr/>
                </w:rPrChange>
              </w:rPr>
              <w:t>ESB triggers the batch processing against all active POS client</w:t>
            </w:r>
          </w:p>
        </w:tc>
        <w:tc>
          <w:tcPr>
            <w:tcW w:w="5850" w:type="dxa"/>
          </w:tcPr>
          <w:p w14:paraId="76C04D9F" w14:textId="77777777" w:rsidR="00B86B48" w:rsidRPr="00211DF8" w:rsidRDefault="00B86B48" w:rsidP="00FA37CD">
            <w:pPr>
              <w:pStyle w:val="ListParagraph"/>
              <w:numPr>
                <w:ilvl w:val="0"/>
                <w:numId w:val="10"/>
              </w:numPr>
              <w:spacing w:after="0"/>
              <w:rPr>
                <w:rFonts w:ascii="Palatino Linotype" w:hAnsi="Palatino Linotype"/>
                <w:sz w:val="21"/>
                <w:szCs w:val="20"/>
              </w:rPr>
              <w:pPrChange w:id="802" w:author="Steven Chen" w:date="2016-12-14T11:36:00Z">
                <w:pPr>
                  <w:pStyle w:val="ListParagraph"/>
                  <w:numPr>
                    <w:numId w:val="10"/>
                  </w:numPr>
                  <w:spacing w:after="0"/>
                  <w:ind w:left="360" w:hanging="360"/>
                </w:pPr>
              </w:pPrChange>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4A6EC2D9" w14:textId="38DE044F" w:rsidR="00B86B48" w:rsidRPr="00FA37CD" w:rsidDel="00FA37CD" w:rsidRDefault="00B86B48" w:rsidP="00FA37CD">
            <w:pPr>
              <w:pStyle w:val="ListParagraph"/>
              <w:numPr>
                <w:ilvl w:val="0"/>
                <w:numId w:val="10"/>
              </w:numPr>
              <w:spacing w:after="0"/>
              <w:rPr>
                <w:del w:id="803" w:author="Steven Chen" w:date="2016-12-14T11:36:00Z"/>
                <w:rFonts w:ascii="Palatino Linotype" w:hAnsi="Palatino Linotype"/>
                <w:sz w:val="21"/>
                <w:szCs w:val="20"/>
                <w:rPrChange w:id="804" w:author="Steven Chen" w:date="2016-12-14T11:36:00Z">
                  <w:rPr>
                    <w:del w:id="805" w:author="Steven Chen" w:date="2016-12-14T11:36:00Z"/>
                    <w:rFonts w:ascii="Palatino Linotype" w:eastAsia="SimSun" w:hAnsi="Palatino Linotype"/>
                    <w:sz w:val="21"/>
                    <w:szCs w:val="20"/>
                    <w:lang w:eastAsia="zh-CN"/>
                  </w:rPr>
                </w:rPrChange>
              </w:rPr>
              <w:pPrChange w:id="806" w:author="Steven Chen" w:date="2016-12-14T11:36:00Z">
                <w:pPr>
                  <w:pStyle w:val="ListParagraph"/>
                  <w:numPr>
                    <w:numId w:val="10"/>
                  </w:numPr>
                  <w:spacing w:after="0"/>
                  <w:ind w:left="360" w:hanging="360"/>
                </w:pPr>
              </w:pPrChange>
            </w:pPr>
            <w:r w:rsidRPr="00FA37CD">
              <w:rPr>
                <w:rFonts w:ascii="Palatino Linotype" w:hAnsi="Palatino Linotype"/>
                <w:sz w:val="21"/>
                <w:szCs w:val="20"/>
                <w:rPrChange w:id="807" w:author="Steven Chen" w:date="2016-12-14T11:36:00Z">
                  <w:rPr>
                    <w:rFonts w:ascii="Palatino Linotype" w:eastAsia="SimSun" w:hAnsi="Palatino Linotype"/>
                    <w:sz w:val="21"/>
                    <w:szCs w:val="20"/>
                    <w:lang w:eastAsia="zh-CN"/>
                  </w:rPr>
                </w:rPrChange>
              </w:rPr>
              <w:t xml:space="preserve">The </w:t>
            </w:r>
            <w:del w:id="808" w:author="Steven Chen" w:date="2016-12-14T11:45:00Z">
              <w:r w:rsidRPr="00FA37CD" w:rsidDel="006E058E">
                <w:rPr>
                  <w:rFonts w:ascii="Palatino Linotype" w:hAnsi="Palatino Linotype"/>
                  <w:sz w:val="21"/>
                  <w:szCs w:val="20"/>
                  <w:rPrChange w:id="809" w:author="Steven Chen" w:date="2016-12-14T11:36:00Z">
                    <w:rPr>
                      <w:rFonts w:ascii="Palatino Linotype" w:eastAsia="SimSun" w:hAnsi="Palatino Linotype"/>
                      <w:sz w:val="21"/>
                      <w:szCs w:val="20"/>
                      <w:lang w:eastAsia="zh-CN"/>
                    </w:rPr>
                  </w:rPrChange>
                </w:rPr>
                <w:delText>time trigger</w:delText>
              </w:r>
            </w:del>
            <w:ins w:id="810" w:author="Steven Chen" w:date="2016-12-14T11:45:00Z">
              <w:r w:rsidR="006E058E">
                <w:rPr>
                  <w:rFonts w:ascii="Palatino Linotype" w:hAnsi="Palatino Linotype"/>
                  <w:sz w:val="21"/>
                  <w:szCs w:val="20"/>
                </w:rPr>
                <w:t>job</w:t>
              </w:r>
            </w:ins>
            <w:r w:rsidRPr="00FA37CD">
              <w:rPr>
                <w:rFonts w:ascii="Palatino Linotype" w:hAnsi="Palatino Linotype"/>
                <w:sz w:val="21"/>
                <w:szCs w:val="20"/>
                <w:rPrChange w:id="811" w:author="Steven Chen" w:date="2016-12-14T11:36:00Z">
                  <w:rPr>
                    <w:rFonts w:ascii="Palatino Linotype" w:eastAsia="SimSun" w:hAnsi="Palatino Linotype"/>
                    <w:sz w:val="21"/>
                    <w:szCs w:val="20"/>
                    <w:lang w:eastAsia="zh-CN"/>
                  </w:rPr>
                </w:rPrChange>
              </w:rPr>
              <w:t xml:space="preserve"> shall </w:t>
            </w:r>
            <w:del w:id="812" w:author="Steven Chen" w:date="2016-12-14T11:45:00Z">
              <w:r w:rsidRPr="00FA37CD" w:rsidDel="006E058E">
                <w:rPr>
                  <w:rFonts w:ascii="Palatino Linotype" w:hAnsi="Palatino Linotype"/>
                  <w:sz w:val="21"/>
                  <w:szCs w:val="20"/>
                  <w:rPrChange w:id="813" w:author="Steven Chen" w:date="2016-12-14T11:36:00Z">
                    <w:rPr>
                      <w:rFonts w:ascii="Palatino Linotype" w:eastAsia="SimSun" w:hAnsi="Palatino Linotype"/>
                      <w:sz w:val="21"/>
                      <w:szCs w:val="20"/>
                      <w:lang w:eastAsia="zh-CN"/>
                    </w:rPr>
                  </w:rPrChange>
                </w:rPr>
                <w:delText xml:space="preserve">submit </w:delText>
              </w:r>
            </w:del>
            <w:ins w:id="814" w:author="Steven Chen" w:date="2016-12-14T11:45:00Z">
              <w:r w:rsidR="006E058E">
                <w:rPr>
                  <w:rFonts w:ascii="Palatino Linotype" w:hAnsi="Palatino Linotype"/>
                  <w:sz w:val="21"/>
                  <w:szCs w:val="20"/>
                </w:rPr>
                <w:t xml:space="preserve">execute the relevant stored procedures (owned by </w:t>
              </w:r>
            </w:ins>
            <w:ins w:id="815" w:author="Steven Chen" w:date="2016-12-14T11:46:00Z">
              <w:r w:rsidR="006E058E">
                <w:rPr>
                  <w:rFonts w:ascii="Palatino Linotype" w:hAnsi="Palatino Linotype"/>
                  <w:sz w:val="21"/>
                  <w:szCs w:val="20"/>
                </w:rPr>
                <w:t xml:space="preserve">Maxim </w:t>
              </w:r>
            </w:ins>
            <w:ins w:id="816" w:author="Steven Chen" w:date="2016-12-14T11:45:00Z">
              <w:r w:rsidR="006E058E">
                <w:rPr>
                  <w:rFonts w:ascii="Palatino Linotype" w:hAnsi="Palatino Linotype"/>
                  <w:sz w:val="21"/>
                  <w:szCs w:val="20"/>
                </w:rPr>
                <w:t>Pricing/Master server)</w:t>
              </w:r>
            </w:ins>
            <w:del w:id="817" w:author="Steven Chen" w:date="2016-12-14T11:33:00Z">
              <w:r w:rsidRPr="00FA37CD" w:rsidDel="00583D6E">
                <w:rPr>
                  <w:rFonts w:ascii="Palatino Linotype" w:hAnsi="Palatino Linotype"/>
                  <w:sz w:val="21"/>
                  <w:szCs w:val="20"/>
                  <w:rPrChange w:id="818" w:author="Steven Chen" w:date="2016-12-14T11:36:00Z">
                    <w:rPr>
                      <w:rFonts w:ascii="Palatino Linotype" w:eastAsia="SimSun" w:hAnsi="Palatino Linotype"/>
                      <w:sz w:val="21"/>
                      <w:szCs w:val="20"/>
                      <w:lang w:eastAsia="zh-CN"/>
                    </w:rPr>
                  </w:rPrChange>
                </w:rPr>
                <w:delText>multiple jobs in the pool, which sequentially distribute pricing/master data to the POS client in round robin rules</w:delText>
              </w:r>
              <w:r w:rsidR="004A4443" w:rsidRPr="00FA37CD" w:rsidDel="00583D6E">
                <w:rPr>
                  <w:rFonts w:ascii="Palatino Linotype" w:hAnsi="Palatino Linotype"/>
                  <w:sz w:val="21"/>
                  <w:szCs w:val="20"/>
                  <w:rPrChange w:id="819" w:author="Steven Chen" w:date="2016-12-14T11:36:00Z">
                    <w:rPr>
                      <w:rFonts w:ascii="Palatino Linotype" w:eastAsia="SimSun" w:hAnsi="Palatino Linotype"/>
                      <w:sz w:val="21"/>
                      <w:szCs w:val="20"/>
                      <w:lang w:eastAsia="zh-CN"/>
                    </w:rPr>
                  </w:rPrChange>
                </w:rPr>
                <w:delText>.</w:delText>
              </w:r>
            </w:del>
            <w:ins w:id="820" w:author="Steven Chen" w:date="2016-12-14T11:33:00Z">
              <w:r w:rsidR="00583D6E" w:rsidRPr="00FA37CD">
                <w:rPr>
                  <w:rFonts w:ascii="Palatino Linotype" w:hAnsi="Palatino Linotype"/>
                  <w:sz w:val="21"/>
                  <w:szCs w:val="20"/>
                  <w:rPrChange w:id="821" w:author="Steven Chen" w:date="2016-12-14T11:36:00Z">
                    <w:rPr>
                      <w:rFonts w:ascii="Palatino Linotype" w:eastAsia="SimSun" w:hAnsi="Palatino Linotype"/>
                      <w:sz w:val="21"/>
                      <w:szCs w:val="20"/>
                      <w:lang w:eastAsia="zh-CN"/>
                    </w:rPr>
                  </w:rPrChange>
                </w:rPr>
                <w:t xml:space="preserve"> to prepare and generate </w:t>
              </w:r>
            </w:ins>
            <w:ins w:id="822" w:author="Steven Chen" w:date="2016-12-14T11:34:00Z">
              <w:r w:rsidR="00583D6E" w:rsidRPr="00FA37CD">
                <w:rPr>
                  <w:rFonts w:ascii="Palatino Linotype" w:hAnsi="Palatino Linotype"/>
                  <w:sz w:val="21"/>
                  <w:szCs w:val="20"/>
                  <w:rPrChange w:id="823" w:author="Steven Chen" w:date="2016-12-14T11:36:00Z">
                    <w:rPr>
                      <w:rFonts w:ascii="Palatino Linotype" w:eastAsia="SimSun" w:hAnsi="Palatino Linotype"/>
                      <w:sz w:val="21"/>
                      <w:szCs w:val="20"/>
                      <w:lang w:eastAsia="zh-CN"/>
                    </w:rPr>
                  </w:rPrChange>
                </w:rPr>
                <w:t>pricing/master data in IT12/IT50</w:t>
              </w:r>
            </w:ins>
          </w:p>
          <w:p w14:paraId="1635E2DD" w14:textId="4A717382" w:rsidR="00B86B48" w:rsidRPr="00FA37CD" w:rsidDel="00FA37CD" w:rsidRDefault="00B86B48" w:rsidP="00FA37CD">
            <w:pPr>
              <w:pStyle w:val="ListParagraph"/>
              <w:numPr>
                <w:ilvl w:val="0"/>
                <w:numId w:val="10"/>
              </w:numPr>
              <w:spacing w:after="0"/>
              <w:rPr>
                <w:del w:id="824" w:author="Steven Chen" w:date="2016-12-14T11:36:00Z"/>
                <w:rFonts w:ascii="Palatino Linotype" w:hAnsi="Palatino Linotype"/>
                <w:sz w:val="21"/>
                <w:szCs w:val="20"/>
                <w:rPrChange w:id="825" w:author="Steven Chen" w:date="2016-12-14T11:36:00Z">
                  <w:rPr>
                    <w:del w:id="826" w:author="Steven Chen" w:date="2016-12-14T11:36:00Z"/>
                    <w:lang w:eastAsia="zh-CN"/>
                  </w:rPr>
                </w:rPrChange>
              </w:rPr>
              <w:pPrChange w:id="827" w:author="Steven Chen" w:date="2016-12-14T11:36:00Z">
                <w:pPr>
                  <w:pStyle w:val="ListParagraph"/>
                  <w:numPr>
                    <w:numId w:val="10"/>
                  </w:numPr>
                  <w:spacing w:after="0"/>
                  <w:ind w:left="360" w:hanging="360"/>
                </w:pPr>
              </w:pPrChange>
            </w:pPr>
            <w:del w:id="828" w:author="Steven Chen" w:date="2016-12-14T11:36:00Z">
              <w:r w:rsidRPr="00FA37CD" w:rsidDel="00FA37CD">
                <w:rPr>
                  <w:rFonts w:ascii="Palatino Linotype" w:hAnsi="Palatino Linotype"/>
                  <w:sz w:val="21"/>
                  <w:szCs w:val="20"/>
                  <w:rPrChange w:id="829" w:author="Steven Chen" w:date="2016-12-14T11:36:00Z">
                    <w:rPr>
                      <w:lang w:eastAsia="zh-CN"/>
                    </w:rPr>
                  </w:rPrChange>
                </w:rPr>
                <w:delText>The job controller shall justify the job submission according to the setting from the schema control table</w:delText>
              </w:r>
              <w:r w:rsidR="004A4443" w:rsidRPr="00FA37CD" w:rsidDel="00FA37CD">
                <w:rPr>
                  <w:rFonts w:ascii="Palatino Linotype" w:hAnsi="Palatino Linotype"/>
                  <w:sz w:val="21"/>
                  <w:szCs w:val="20"/>
                  <w:rPrChange w:id="830" w:author="Steven Chen" w:date="2016-12-14T11:36:00Z">
                    <w:rPr>
                      <w:lang w:eastAsia="zh-CN"/>
                    </w:rPr>
                  </w:rPrChange>
                </w:rPr>
                <w:delText>.</w:delText>
              </w:r>
              <w:r w:rsidRPr="00FA37CD" w:rsidDel="00FA37CD">
                <w:rPr>
                  <w:rFonts w:ascii="Palatino Linotype" w:hAnsi="Palatino Linotype"/>
                  <w:sz w:val="21"/>
                  <w:szCs w:val="20"/>
                  <w:rPrChange w:id="831" w:author="Steven Chen" w:date="2016-12-14T11:36:00Z">
                    <w:rPr>
                      <w:lang w:eastAsia="zh-CN"/>
                    </w:rPr>
                  </w:rPrChange>
                </w:rPr>
                <w:delText xml:space="preserve"> </w:delText>
              </w:r>
            </w:del>
          </w:p>
          <w:p w14:paraId="2C4CFE92" w14:textId="77777777" w:rsidR="00B86B48" w:rsidRPr="00FA37CD" w:rsidRDefault="00B86B48" w:rsidP="00FA37CD">
            <w:pPr>
              <w:pStyle w:val="ListParagraph"/>
              <w:numPr>
                <w:ilvl w:val="0"/>
                <w:numId w:val="10"/>
              </w:numPr>
              <w:spacing w:after="0"/>
              <w:rPr>
                <w:rFonts w:ascii="Palatino Linotype" w:hAnsi="Palatino Linotype"/>
                <w:sz w:val="21"/>
                <w:szCs w:val="20"/>
                <w:rPrChange w:id="832" w:author="Steven Chen" w:date="2016-12-14T11:36:00Z">
                  <w:rPr>
                    <w:lang w:eastAsia="zh-CN"/>
                  </w:rPr>
                </w:rPrChange>
              </w:rPr>
              <w:pPrChange w:id="833" w:author="Steven Chen" w:date="2016-12-14T11:36:00Z">
                <w:pPr>
                  <w:spacing w:after="0"/>
                </w:pPr>
              </w:pPrChange>
            </w:pP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77777777" w:rsidR="00FC2BE7" w:rsidRPr="00211DF8" w:rsidRDefault="00FC2BE7" w:rsidP="00A00C1A">
            <w:pPr>
              <w:spacing w:after="0"/>
              <w:rPr>
                <w:rFonts w:ascii="Palatino Linotype" w:hAnsi="Palatino Linotype"/>
                <w:sz w:val="21"/>
                <w:szCs w:val="20"/>
              </w:rPr>
            </w:pPr>
            <w:r w:rsidRPr="00211DF8">
              <w:rPr>
                <w:rFonts w:ascii="Palatino Linotype" w:hAnsi="Palatino Linotype"/>
                <w:sz w:val="21"/>
                <w:szCs w:val="20"/>
              </w:rPr>
              <w:t>Ready the pricing/master data from pricing data server to service bus working database</w:t>
            </w:r>
          </w:p>
        </w:tc>
        <w:tc>
          <w:tcPr>
            <w:tcW w:w="5850" w:type="dxa"/>
          </w:tcPr>
          <w:p w14:paraId="0C91A4CD" w14:textId="6E0FE946" w:rsidR="00FC2BE7" w:rsidRPr="00FA37CD" w:rsidRDefault="00FC2BE7" w:rsidP="00FA37CD">
            <w:pPr>
              <w:pStyle w:val="ListParagraph"/>
              <w:numPr>
                <w:ilvl w:val="0"/>
                <w:numId w:val="10"/>
              </w:numPr>
              <w:spacing w:after="0"/>
              <w:rPr>
                <w:rFonts w:ascii="Palatino Linotype" w:hAnsi="Palatino Linotype"/>
                <w:sz w:val="21"/>
                <w:szCs w:val="20"/>
                <w:rPrChange w:id="834" w:author="Steven Chen" w:date="2016-12-14T11:36:00Z">
                  <w:rPr/>
                </w:rPrChange>
              </w:rPr>
              <w:pPrChange w:id="835" w:author="Steven Chen" w:date="2016-12-14T11:36:00Z">
                <w:pPr>
                  <w:pStyle w:val="ListParagraph"/>
                  <w:numPr>
                    <w:numId w:val="10"/>
                  </w:numPr>
                  <w:spacing w:after="0"/>
                  <w:ind w:left="360" w:hanging="360"/>
                </w:pPr>
              </w:pPrChange>
            </w:pPr>
            <w:r w:rsidRPr="00FA37CD">
              <w:rPr>
                <w:rFonts w:ascii="Palatino Linotype" w:hAnsi="Palatino Linotype"/>
                <w:sz w:val="21"/>
                <w:szCs w:val="20"/>
                <w:rPrChange w:id="836" w:author="Steven Chen" w:date="2016-12-14T11:36:00Z">
                  <w:rPr/>
                </w:rPrChange>
              </w:rPr>
              <w:t xml:space="preserve">The </w:t>
            </w:r>
            <w:del w:id="837" w:author="Steven Chen" w:date="2016-12-14T11:34:00Z">
              <w:r w:rsidRPr="00FA37CD" w:rsidDel="00FA37CD">
                <w:rPr>
                  <w:rFonts w:ascii="Palatino Linotype" w:hAnsi="Palatino Linotype"/>
                  <w:sz w:val="21"/>
                  <w:szCs w:val="20"/>
                  <w:rPrChange w:id="838" w:author="Steven Chen" w:date="2016-12-14T11:36:00Z">
                    <w:rPr/>
                  </w:rPrChange>
                </w:rPr>
                <w:delText>application server</w:delText>
              </w:r>
            </w:del>
            <w:ins w:id="839" w:author="Steven Chen" w:date="2016-12-14T11:34:00Z">
              <w:r w:rsidR="00FA37CD" w:rsidRPr="00FA37CD">
                <w:rPr>
                  <w:rFonts w:ascii="Palatino Linotype" w:hAnsi="Palatino Linotype"/>
                  <w:sz w:val="21"/>
                  <w:szCs w:val="20"/>
                  <w:rPrChange w:id="840" w:author="Steven Chen" w:date="2016-12-14T11:36:00Z">
                    <w:rPr/>
                  </w:rPrChange>
                </w:rPr>
                <w:t>S</w:t>
              </w:r>
            </w:ins>
            <w:ins w:id="841" w:author="Steven Chen" w:date="2016-12-14T11:35:00Z">
              <w:r w:rsidR="00FA37CD" w:rsidRPr="00FA37CD">
                <w:rPr>
                  <w:rFonts w:ascii="Palatino Linotype" w:hAnsi="Palatino Linotype"/>
                  <w:sz w:val="21"/>
                  <w:szCs w:val="20"/>
                  <w:rPrChange w:id="842" w:author="Steven Chen" w:date="2016-12-14T11:36:00Z">
                    <w:rPr/>
                  </w:rPrChange>
                </w:rPr>
                <w:t>ervice Bus DB Adapter</w:t>
              </w:r>
            </w:ins>
            <w:r w:rsidRPr="00FA37CD">
              <w:rPr>
                <w:rFonts w:ascii="Palatino Linotype" w:hAnsi="Palatino Linotype"/>
                <w:sz w:val="21"/>
                <w:szCs w:val="20"/>
                <w:rPrChange w:id="843" w:author="Steven Chen" w:date="2016-12-14T11:36:00Z">
                  <w:rPr/>
                </w:rPrChange>
              </w:rPr>
              <w:t xml:space="preserve"> will </w:t>
            </w:r>
            <w:del w:id="844" w:author="Steven Chen" w:date="2016-12-14T11:35:00Z">
              <w:r w:rsidRPr="00FA37CD" w:rsidDel="00FA37CD">
                <w:rPr>
                  <w:rFonts w:ascii="Palatino Linotype" w:hAnsi="Palatino Linotype"/>
                  <w:sz w:val="21"/>
                  <w:szCs w:val="20"/>
                  <w:rPrChange w:id="845" w:author="Steven Chen" w:date="2016-12-14T11:36:00Z">
                    <w:rPr/>
                  </w:rPrChange>
                </w:rPr>
                <w:delText xml:space="preserve">initiate </w:delText>
              </w:r>
            </w:del>
            <w:ins w:id="846" w:author="Steven Chen" w:date="2016-12-14T11:35:00Z">
              <w:r w:rsidR="00FA37CD" w:rsidRPr="00FA37CD">
                <w:rPr>
                  <w:rFonts w:ascii="Palatino Linotype" w:hAnsi="Palatino Linotype"/>
                  <w:sz w:val="21"/>
                  <w:szCs w:val="20"/>
                  <w:rPrChange w:id="847" w:author="Steven Chen" w:date="2016-12-14T11:36:00Z">
                    <w:rPr/>
                  </w:rPrChange>
                </w:rPr>
                <w:t xml:space="preserve">monitor the </w:t>
              </w:r>
            </w:ins>
            <w:del w:id="848" w:author="Steven Chen" w:date="2016-12-14T11:35:00Z">
              <w:r w:rsidRPr="00FA37CD" w:rsidDel="00FA37CD">
                <w:rPr>
                  <w:rFonts w:ascii="Palatino Linotype" w:hAnsi="Palatino Linotype"/>
                  <w:sz w:val="21"/>
                  <w:szCs w:val="20"/>
                  <w:rPrChange w:id="849" w:author="Steven Chen" w:date="2016-12-14T11:36:00Z">
                    <w:rPr/>
                  </w:rPrChange>
                </w:rPr>
                <w:delText>an asynchronous process</w:delText>
              </w:r>
            </w:del>
            <w:ins w:id="850" w:author="Steven Chen" w:date="2016-12-14T11:35:00Z">
              <w:r w:rsidR="00FA37CD" w:rsidRPr="00FA37CD">
                <w:rPr>
                  <w:rFonts w:ascii="Palatino Linotype" w:hAnsi="Palatino Linotype"/>
                  <w:sz w:val="21"/>
                  <w:szCs w:val="20"/>
                  <w:rPrChange w:id="851" w:author="Steven Chen" w:date="2016-12-14T11:36:00Z">
                    <w:rPr/>
                  </w:rPrChange>
                </w:rPr>
                <w:t>data delta and</w:t>
              </w:r>
            </w:ins>
            <w:del w:id="852" w:author="Steven Chen" w:date="2016-12-14T11:35:00Z">
              <w:r w:rsidRPr="00FA37CD" w:rsidDel="00FA37CD">
                <w:rPr>
                  <w:rFonts w:ascii="Palatino Linotype" w:hAnsi="Palatino Linotype"/>
                  <w:sz w:val="21"/>
                  <w:szCs w:val="20"/>
                  <w:rPrChange w:id="853" w:author="Steven Chen" w:date="2016-12-14T11:36:00Z">
                    <w:rPr/>
                  </w:rPrChange>
                </w:rPr>
                <w:delText xml:space="preserve"> to</w:delText>
              </w:r>
            </w:del>
            <w:r w:rsidRPr="00FA37CD">
              <w:rPr>
                <w:rFonts w:ascii="Palatino Linotype" w:hAnsi="Palatino Linotype"/>
                <w:sz w:val="21"/>
                <w:szCs w:val="20"/>
                <w:rPrChange w:id="854" w:author="Steven Chen" w:date="2016-12-14T11:36:00Z">
                  <w:rPr/>
                </w:rPrChange>
              </w:rPr>
              <w:t xml:space="preserve"> periodically </w:t>
            </w:r>
            <w:ins w:id="855" w:author="Steven Chen" w:date="2016-12-14T11:35:00Z">
              <w:r w:rsidR="00FA37CD" w:rsidRPr="00FA37CD">
                <w:rPr>
                  <w:rFonts w:ascii="Palatino Linotype" w:hAnsi="Palatino Linotype"/>
                  <w:sz w:val="21"/>
                  <w:szCs w:val="20"/>
                  <w:rPrChange w:id="856" w:author="Steven Chen" w:date="2016-12-14T11:36:00Z">
                    <w:rPr/>
                  </w:rPrChange>
                </w:rPr>
                <w:t>pull</w:t>
              </w:r>
            </w:ins>
            <w:del w:id="857" w:author="Steven Chen" w:date="2016-12-14T11:35:00Z">
              <w:r w:rsidRPr="00FA37CD" w:rsidDel="00FA37CD">
                <w:rPr>
                  <w:rFonts w:ascii="Palatino Linotype" w:hAnsi="Palatino Linotype"/>
                  <w:sz w:val="21"/>
                  <w:szCs w:val="20"/>
                  <w:rPrChange w:id="858" w:author="Steven Chen" w:date="2016-12-14T11:36:00Z">
                    <w:rPr/>
                  </w:rPrChange>
                </w:rPr>
                <w:delText>generate and download</w:delText>
              </w:r>
            </w:del>
            <w:r w:rsidRPr="00FA37CD">
              <w:rPr>
                <w:rFonts w:ascii="Palatino Linotype" w:hAnsi="Palatino Linotype"/>
                <w:sz w:val="21"/>
                <w:szCs w:val="20"/>
                <w:rPrChange w:id="859" w:author="Steven Chen" w:date="2016-12-14T11:36:00Z">
                  <w:rPr/>
                </w:rPrChange>
              </w:rPr>
              <w:t xml:space="preserve"> the pricing/master data from pricing server to service bus staging DB. The below steps would be taken</w:t>
            </w:r>
            <w:r w:rsidR="004A4443" w:rsidRPr="00FA37CD">
              <w:rPr>
                <w:rFonts w:ascii="Palatino Linotype" w:hAnsi="Palatino Linotype"/>
                <w:sz w:val="21"/>
                <w:szCs w:val="20"/>
                <w:rPrChange w:id="860" w:author="Steven Chen" w:date="2016-12-14T11:36:00Z">
                  <w:rPr/>
                </w:rPrChange>
              </w:rPr>
              <w:t>.</w:t>
            </w:r>
          </w:p>
          <w:p w14:paraId="4A6C10E2" w14:textId="230ACCDF" w:rsidR="00FC2BE7" w:rsidRPr="00211DF8" w:rsidRDefault="00FC2BE7" w:rsidP="00A00C1A">
            <w:pPr>
              <w:pStyle w:val="ListParagraph"/>
              <w:numPr>
                <w:ilvl w:val="1"/>
                <w:numId w:val="10"/>
              </w:numPr>
              <w:spacing w:after="0"/>
              <w:rPr>
                <w:rFonts w:ascii="Palatino Linotype" w:hAnsi="Palatino Linotype"/>
                <w:sz w:val="21"/>
                <w:szCs w:val="20"/>
              </w:rPr>
            </w:pPr>
            <w:del w:id="861" w:author="Steven Chen" w:date="2016-12-14T11:39:00Z">
              <w:r w:rsidRPr="00211DF8" w:rsidDel="00F103F4">
                <w:rPr>
                  <w:rFonts w:ascii="Palatino Linotype" w:hAnsi="Palatino Linotype"/>
                  <w:sz w:val="21"/>
                  <w:szCs w:val="20"/>
                </w:rPr>
                <w:delText>Trigger existing stored procedures to prepare new pricing/master data</w:delText>
              </w:r>
            </w:del>
            <w:ins w:id="862" w:author="Steven Chen" w:date="2016-12-14T11:39:00Z">
              <w:r w:rsidR="00F103F4">
                <w:rPr>
                  <w:rFonts w:ascii="Palatino Linotype" w:hAnsi="Palatino Linotype"/>
                  <w:sz w:val="21"/>
                  <w:szCs w:val="20"/>
                </w:rPr>
                <w:t>Monitoring delta change in target table and invoke the consumer ser</w:t>
              </w:r>
            </w:ins>
            <w:ins w:id="863" w:author="Steven Chen" w:date="2016-12-14T11:40:00Z">
              <w:r w:rsidR="00F103F4">
                <w:rPr>
                  <w:rFonts w:ascii="Palatino Linotype" w:hAnsi="Palatino Linotype"/>
                  <w:sz w:val="21"/>
                  <w:szCs w:val="20"/>
                </w:rPr>
                <w:t>vice</w:t>
              </w:r>
            </w:ins>
          </w:p>
          <w:p w14:paraId="2ED081B9" w14:textId="6959568D"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Download the prepared data to staging DB</w:t>
            </w:r>
            <w:ins w:id="864" w:author="Steven Chen" w:date="2016-12-14T11:39:00Z">
              <w:r w:rsidR="00F103F4">
                <w:rPr>
                  <w:rFonts w:ascii="Palatino Linotype" w:hAnsi="Palatino Linotype"/>
                  <w:sz w:val="21"/>
                  <w:szCs w:val="20"/>
                </w:rPr>
                <w:t xml:space="preserve"> (via SQL</w:t>
              </w:r>
              <w:r w:rsidR="00F103F4">
                <w:rPr>
                  <w:rFonts w:ascii="Palatino Linotype" w:hAnsi="Palatino Linotype"/>
                  <w:sz w:val="21"/>
                  <w:szCs w:val="20"/>
                  <w:lang w:val="en-GB"/>
                </w:rPr>
                <w:t xml:space="preserve"> or Service</w:t>
              </w:r>
              <w:r w:rsidR="00F103F4">
                <w:rPr>
                  <w:rFonts w:ascii="Palatino Linotype" w:hAnsi="Palatino Linotype"/>
                  <w:sz w:val="21"/>
                  <w:szCs w:val="20"/>
                </w:rPr>
                <w:t>)</w:t>
              </w:r>
            </w:ins>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pStyle w:val="TableStyle"/>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72BE3ADE" w:rsidR="00FC2BE7" w:rsidRPr="00211DF8" w:rsidRDefault="00FC2BE7" w:rsidP="00A00C1A">
            <w:pPr>
              <w:spacing w:after="0"/>
              <w:rPr>
                <w:rFonts w:ascii="Palatino Linotype" w:eastAsia="SimSun" w:hAnsi="Palatino Linotype"/>
                <w:szCs w:val="20"/>
                <w:lang w:eastAsia="zh-CN"/>
              </w:rPr>
            </w:pPr>
            <w:del w:id="865" w:author="Steven Chen" w:date="2016-12-14T11:38:00Z">
              <w:r w:rsidRPr="00211DF8" w:rsidDel="00F103F4">
                <w:rPr>
                  <w:rFonts w:ascii="Palatino Linotype" w:eastAsia="SimSun" w:hAnsi="Palatino Linotype"/>
                  <w:szCs w:val="20"/>
                  <w:lang w:eastAsia="zh-CN"/>
                </w:rPr>
                <w:delText>Distribution job completion</w:delText>
              </w:r>
            </w:del>
            <w:ins w:id="866" w:author="Steven Chen" w:date="2016-12-14T11:38:00Z">
              <w:r w:rsidR="00F103F4">
                <w:rPr>
                  <w:rFonts w:ascii="Palatino Linotype" w:eastAsia="SimSun" w:hAnsi="Palatino Linotype"/>
                  <w:szCs w:val="20"/>
                  <w:lang w:eastAsia="zh-CN"/>
                </w:rPr>
                <w:t>Service Bus DB Adaptor monit</w:t>
              </w:r>
            </w:ins>
            <w:ins w:id="867" w:author="Steven Chen" w:date="2016-12-14T11:39:00Z">
              <w:r w:rsidR="00F103F4">
                <w:rPr>
                  <w:rFonts w:ascii="Palatino Linotype" w:eastAsia="SimSun" w:hAnsi="Palatino Linotype"/>
                  <w:szCs w:val="20"/>
                  <w:lang w:eastAsia="zh-CN"/>
                </w:rPr>
                <w:t>oring</w:t>
              </w:r>
            </w:ins>
          </w:p>
        </w:tc>
        <w:tc>
          <w:tcPr>
            <w:tcW w:w="5850" w:type="dxa"/>
          </w:tcPr>
          <w:p w14:paraId="5F681BB8" w14:textId="2EF31593" w:rsidR="00FC2BE7" w:rsidRPr="00F103F4" w:rsidRDefault="00FC2BE7" w:rsidP="00F103F4">
            <w:pPr>
              <w:pStyle w:val="ListParagraph"/>
              <w:numPr>
                <w:ilvl w:val="0"/>
                <w:numId w:val="10"/>
              </w:numPr>
              <w:spacing w:after="0"/>
              <w:rPr>
                <w:rFonts w:ascii="Palatino Linotype" w:hAnsi="Palatino Linotype"/>
                <w:szCs w:val="20"/>
                <w:rPrChange w:id="868" w:author="Steven Chen" w:date="2016-12-14T11:38:00Z">
                  <w:rPr/>
                </w:rPrChange>
              </w:rPr>
              <w:pPrChange w:id="869" w:author="Steven Chen" w:date="2016-12-14T11:38:00Z">
                <w:pPr>
                  <w:spacing w:after="0"/>
                </w:pPr>
              </w:pPrChange>
            </w:pPr>
            <w:r w:rsidRPr="00F103F4">
              <w:rPr>
                <w:rFonts w:ascii="Palatino Linotype" w:hAnsi="Palatino Linotype"/>
                <w:szCs w:val="20"/>
                <w:rPrChange w:id="870" w:author="Steven Chen" w:date="2016-12-14T11:38:00Z">
                  <w:rPr/>
                </w:rPrChange>
              </w:rPr>
              <w:t xml:space="preserve">Log down a job status and process summary of </w:t>
            </w:r>
            <w:r w:rsidR="00F77BD5" w:rsidRPr="00F103F4">
              <w:rPr>
                <w:rFonts w:ascii="Palatino Linotype" w:hAnsi="Palatino Linotype"/>
                <w:szCs w:val="20"/>
                <w:rPrChange w:id="871" w:author="Steven Chen" w:date="2016-12-14T11:38:00Z">
                  <w:rPr/>
                </w:rPrChange>
              </w:rPr>
              <w:t xml:space="preserve">the Pricing/Master data </w:t>
            </w:r>
            <w:r w:rsidR="00B11A43" w:rsidRPr="00F103F4">
              <w:rPr>
                <w:rFonts w:ascii="Palatino Linotype" w:hAnsi="Palatino Linotype"/>
                <w:szCs w:val="20"/>
                <w:rPrChange w:id="872" w:author="Steven Chen" w:date="2016-12-14T11:38:00Z">
                  <w:rPr/>
                </w:rPrChange>
              </w:rPr>
              <w:t>downloading processing</w:t>
            </w:r>
            <w:r w:rsidR="00F77BD5" w:rsidRPr="00F103F4">
              <w:rPr>
                <w:rFonts w:ascii="Palatino Linotype" w:hAnsi="Palatino Linotype"/>
                <w:szCs w:val="20"/>
                <w:rPrChange w:id="873" w:author="Steven Chen" w:date="2016-12-14T11:38:00Z">
                  <w:rPr/>
                </w:rPrChange>
              </w:rPr>
              <w:t xml:space="preserve"> upon staging DB</w:t>
            </w:r>
            <w:r w:rsidRPr="00F103F4">
              <w:rPr>
                <w:rFonts w:ascii="Palatino Linotype" w:hAnsi="Palatino Linotype"/>
                <w:szCs w:val="20"/>
                <w:rPrChange w:id="874" w:author="Steven Chen" w:date="2016-12-14T11:38:00Z">
                  <w:rPr/>
                </w:rPrChange>
              </w:rPr>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77777777"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ShapeTypeStyle"/>
        <w:spacing w:after="0"/>
        <w:jc w:val="both"/>
        <w:rPr>
          <w:rFonts w:ascii="Palatino Linotype" w:hAnsi="Palatino Linotype"/>
        </w:rPr>
      </w:pPr>
    </w:p>
    <w:p w14:paraId="212E69A5"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1C7EF0">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875" w:name="_Toc468468987"/>
      <w:r w:rsidRPr="00211DF8">
        <w:rPr>
          <w:rFonts w:ascii="Palatino Linotype" w:hAnsi="Palatino Linotype"/>
        </w:rPr>
        <w:lastRenderedPageBreak/>
        <w:t>Requirement Details</w:t>
      </w:r>
      <w:bookmarkEnd w:id="87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211DF8" w:rsidRDefault="0096672E" w:rsidP="0096672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2227" w:type="dxa"/>
          </w:tcPr>
          <w:p w14:paraId="4900050C" w14:textId="77777777" w:rsidR="0096672E" w:rsidRPr="00211DF8" w:rsidRDefault="0096672E"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330" w:type="dxa"/>
            <w:shd w:val="pct15" w:color="auto" w:fill="auto"/>
          </w:tcPr>
          <w:p w14:paraId="20CE6A03"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939" w:type="dxa"/>
            <w:shd w:val="pct15" w:color="auto" w:fill="auto"/>
          </w:tcPr>
          <w:p w14:paraId="29C5C7F6" w14:textId="77777777" w:rsidR="0096672E" w:rsidRPr="00211DF8" w:rsidRDefault="0096672E"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pct15" w:color="auto" w:fill="auto"/>
          </w:tcPr>
          <w:p w14:paraId="2394FE2A" w14:textId="77777777" w:rsidR="0096672E" w:rsidRPr="00211DF8" w:rsidRDefault="0096672E"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3831" w:type="dxa"/>
            <w:shd w:val="pct15" w:color="auto" w:fill="auto"/>
          </w:tcPr>
          <w:p w14:paraId="25E743E9"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1103" w:type="dxa"/>
            <w:shd w:val="pct15" w:color="auto" w:fill="auto"/>
          </w:tcPr>
          <w:p w14:paraId="34251364" w14:textId="77777777" w:rsidR="0096672E" w:rsidRPr="00211DF8" w:rsidRDefault="0096672E" w:rsidP="0096672E">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2227" w:type="dxa"/>
          </w:tcPr>
          <w:p w14:paraId="6B61CF1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330" w:type="dxa"/>
          </w:tcPr>
          <w:p w14:paraId="2253C715"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939" w:type="dxa"/>
          </w:tcPr>
          <w:p w14:paraId="03093CFC"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75468C"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722028C6"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r w:rsidR="004A4443">
              <w:rPr>
                <w:rFonts w:ascii="Palatino Linotype" w:hAnsi="Palatino Linotype" w:cs="Microsoft YaHei"/>
                <w:color w:val="000000"/>
                <w:sz w:val="20"/>
                <w:szCs w:val="20"/>
              </w:rPr>
              <w:t>.</w:t>
            </w:r>
          </w:p>
        </w:tc>
        <w:tc>
          <w:tcPr>
            <w:tcW w:w="1103" w:type="dxa"/>
          </w:tcPr>
          <w:p w14:paraId="56C92273"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2227" w:type="dxa"/>
          </w:tcPr>
          <w:p w14:paraId="2CC84A7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330" w:type="dxa"/>
          </w:tcPr>
          <w:p w14:paraId="1ADD1165"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r w:rsidR="004A4443">
              <w:rPr>
                <w:rFonts w:ascii="Palatino Linotype" w:hAnsi="Palatino Linotype"/>
                <w:color w:val="000000"/>
                <w:sz w:val="20"/>
                <w:szCs w:val="20"/>
              </w:rPr>
              <w:t>.</w:t>
            </w:r>
          </w:p>
        </w:tc>
        <w:tc>
          <w:tcPr>
            <w:tcW w:w="939" w:type="dxa"/>
          </w:tcPr>
          <w:p w14:paraId="2DF10D95"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3A2E852"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6BB7476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r w:rsidR="004A4443">
              <w:rPr>
                <w:rFonts w:ascii="Palatino Linotype" w:hAnsi="Palatino Linotype"/>
                <w:color w:val="000000"/>
                <w:sz w:val="20"/>
                <w:szCs w:val="20"/>
              </w:rPr>
              <w:t>.</w:t>
            </w:r>
          </w:p>
        </w:tc>
        <w:tc>
          <w:tcPr>
            <w:tcW w:w="1103" w:type="dxa"/>
          </w:tcPr>
          <w:p w14:paraId="713C6F9F"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2227" w:type="dxa"/>
          </w:tcPr>
          <w:p w14:paraId="26D3E6AD"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330" w:type="dxa"/>
          </w:tcPr>
          <w:p w14:paraId="2A455357"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939" w:type="dxa"/>
          </w:tcPr>
          <w:p w14:paraId="409AF7F0"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268908"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3831" w:type="dxa"/>
          </w:tcPr>
          <w:p w14:paraId="2563BF6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1103" w:type="dxa"/>
          </w:tcPr>
          <w:p w14:paraId="7EB21DBD"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064A43">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876" w:name="_Toc468468988"/>
      <w:r w:rsidRPr="00211DF8">
        <w:rPr>
          <w:rFonts w:ascii="Palatino Linotype" w:hAnsi="Palatino Linotype"/>
        </w:rPr>
        <w:lastRenderedPageBreak/>
        <w:t>Pricing/Master data distribution (Staging - POS)</w:t>
      </w:r>
      <w:bookmarkEnd w:id="876"/>
    </w:p>
    <w:p w14:paraId="0DC15EC1" w14:textId="77777777" w:rsidR="00061C86" w:rsidRPr="00211DF8" w:rsidRDefault="00061C86" w:rsidP="00061C86">
      <w:pPr>
        <w:pStyle w:val="Heading4"/>
        <w:rPr>
          <w:rFonts w:ascii="Palatino Linotype" w:hAnsi="Palatino Linotype"/>
        </w:rPr>
      </w:pPr>
      <w:bookmarkStart w:id="877" w:name="_Toc468468989"/>
      <w:r w:rsidRPr="00211DF8">
        <w:rPr>
          <w:rFonts w:ascii="Palatino Linotype" w:hAnsi="Palatino Linotype"/>
        </w:rPr>
        <w:t>Process Flow</w:t>
      </w:r>
      <w:bookmarkEnd w:id="877"/>
    </w:p>
    <w:p w14:paraId="4E5CCE21" w14:textId="3D987673" w:rsidR="007C10F6" w:rsidRPr="00211DF8" w:rsidRDefault="004C1D64" w:rsidP="00781BDB">
      <w:pPr>
        <w:jc w:val="center"/>
        <w:rPr>
          <w:rFonts w:ascii="Palatino Linotype" w:hAnsi="Palatino Linotype"/>
        </w:rPr>
      </w:pPr>
      <w:ins w:id="878" w:author="Steven Chen" w:date="2016-12-14T11:50:00Z">
        <w:r>
          <w:rPr>
            <w:rFonts w:ascii="Palatino Linotype" w:hAnsi="Palatino Linotype"/>
            <w:noProof/>
            <w:lang w:val="en-GB" w:eastAsia="zh-CN"/>
          </w:rPr>
          <mc:AlternateContent>
            <mc:Choice Requires="wps">
              <w:drawing>
                <wp:anchor distT="0" distB="0" distL="114300" distR="114300" simplePos="0" relativeHeight="251718656" behindDoc="0" locked="0" layoutInCell="1" allowOverlap="1" wp14:anchorId="1D04E2FC" wp14:editId="0C65B093">
                  <wp:simplePos x="0" y="0"/>
                  <wp:positionH relativeFrom="column">
                    <wp:posOffset>1974850</wp:posOffset>
                  </wp:positionH>
                  <wp:positionV relativeFrom="paragraph">
                    <wp:posOffset>6752590</wp:posOffset>
                  </wp:positionV>
                  <wp:extent cx="279400" cy="284480"/>
                  <wp:effectExtent l="57150" t="38100" r="0" b="77470"/>
                  <wp:wrapNone/>
                  <wp:docPr id="640" name="Oval 64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2CCE489" w14:textId="3CF5CDFF" w:rsidR="00EE1043" w:rsidRPr="00A91B89" w:rsidRDefault="00EE1043" w:rsidP="004C1D64">
                              <w:pPr>
                                <w:jc w:val="center"/>
                                <w:rPr>
                                  <w:b/>
                                  <w:sz w:val="18"/>
                                  <w:lang w:val="en-GB"/>
                                  <w:rPrChange w:id="879" w:author="Steven Chen" w:date="2016-12-14T11:09:00Z">
                                    <w:rPr/>
                                  </w:rPrChange>
                                </w:rPr>
                                <w:pPrChange w:id="880" w:author="Steven Chen" w:date="2016-12-13T16:08:00Z">
                                  <w:pPr/>
                                </w:pPrChange>
                              </w:pPr>
                              <w:ins w:id="881" w:author="Steven Chen" w:date="2016-12-14T11:19:00Z">
                                <w:r>
                                  <w:rPr>
                                    <w:b/>
                                    <w:sz w:val="18"/>
                                    <w:lang w:val="en-GB"/>
                                  </w:rPr>
                                  <w:t>5</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04E2FC" id="Oval 640" o:spid="_x0000_s1052" style="position:absolute;left:0;text-align:left;margin-left:155.5pt;margin-top:531.7pt;width:22pt;height:2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" fillcolor="#c0504d [3205]" stroked="f" strokeweight="3pt">
                  <v:shadow on="t" color="black" opacity="24903f" origin=",.5" offset="0,.55556mm"/>
                  <v:textbox inset="0,0,0,0">
                    <w:txbxContent>
                      <w:p w14:paraId="42CCE489" w14:textId="3CF5CDFF" w:rsidR="00EE1043" w:rsidRPr="00A91B89" w:rsidRDefault="00EE1043" w:rsidP="004C1D64">
                        <w:pPr>
                          <w:jc w:val="center"/>
                          <w:rPr>
                            <w:b/>
                            <w:sz w:val="18"/>
                            <w:lang w:val="en-GB"/>
                            <w:rPrChange w:id="882" w:author="Steven Chen" w:date="2016-12-14T11:09:00Z">
                              <w:rPr/>
                            </w:rPrChange>
                          </w:rPr>
                          <w:pPrChange w:id="883" w:author="Steven Chen" w:date="2016-12-13T16:08:00Z">
                            <w:pPr/>
                          </w:pPrChange>
                        </w:pPr>
                        <w:ins w:id="884" w:author="Steven Chen" w:date="2016-12-14T11:19:00Z">
                          <w:r>
                            <w:rPr>
                              <w:b/>
                              <w:sz w:val="18"/>
                              <w:lang w:val="en-GB"/>
                            </w:rPr>
                            <w:t>5</w:t>
                          </w:r>
                        </w:ins>
                      </w:p>
                    </w:txbxContent>
                  </v:textbox>
                </v:oval>
              </w:pict>
            </mc:Fallback>
          </mc:AlternateContent>
        </w:r>
        <w:r w:rsidR="000521C1">
          <w:rPr>
            <w:rFonts w:ascii="Palatino Linotype" w:hAnsi="Palatino Linotype"/>
            <w:noProof/>
            <w:lang w:val="en-GB" w:eastAsia="zh-CN"/>
          </w:rPr>
          <mc:AlternateContent>
            <mc:Choice Requires="wps">
              <w:drawing>
                <wp:anchor distT="0" distB="0" distL="114300" distR="114300" simplePos="0" relativeHeight="251716608" behindDoc="0" locked="0" layoutInCell="1" allowOverlap="1" wp14:anchorId="10180FC4" wp14:editId="37965F20">
                  <wp:simplePos x="0" y="0"/>
                  <wp:positionH relativeFrom="column">
                    <wp:posOffset>2025650</wp:posOffset>
                  </wp:positionH>
                  <wp:positionV relativeFrom="paragraph">
                    <wp:posOffset>5838190</wp:posOffset>
                  </wp:positionV>
                  <wp:extent cx="279400" cy="284480"/>
                  <wp:effectExtent l="57150" t="38100" r="0" b="77470"/>
                  <wp:wrapNone/>
                  <wp:docPr id="63" name="Oval 63"/>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22B477DE" w14:textId="15DAD5B4" w:rsidR="00EE1043" w:rsidRPr="00A91B89" w:rsidRDefault="00EE1043" w:rsidP="000521C1">
                              <w:pPr>
                                <w:jc w:val="center"/>
                                <w:rPr>
                                  <w:b/>
                                  <w:sz w:val="18"/>
                                  <w:lang w:val="en-GB"/>
                                  <w:rPrChange w:id="885" w:author="Steven Chen" w:date="2016-12-14T11:09:00Z">
                                    <w:rPr/>
                                  </w:rPrChange>
                                </w:rPr>
                                <w:pPrChange w:id="886" w:author="Steven Chen" w:date="2016-12-13T16:08:00Z">
                                  <w:pPr/>
                                </w:pPrChange>
                              </w:pPr>
                              <w:ins w:id="887" w:author="Steven Chen" w:date="2016-12-14T11:19:00Z">
                                <w:r>
                                  <w:rPr>
                                    <w:b/>
                                    <w:sz w:val="18"/>
                                    <w:lang w:val="en-GB"/>
                                  </w:rPr>
                                  <w:t>4</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80FC4" id="Oval 63" o:spid="_x0000_s1053" style="position:absolute;left:0;text-align:left;margin-left:159.5pt;margin-top:459.7pt;width:22pt;height:2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" fillcolor="#c0504d [3205]" stroked="f" strokeweight="3pt">
                  <v:shadow on="t" color="black" opacity="24903f" origin=",.5" offset="0,.55556mm"/>
                  <v:textbox inset="0,0,0,0">
                    <w:txbxContent>
                      <w:p w14:paraId="22B477DE" w14:textId="15DAD5B4" w:rsidR="00EE1043" w:rsidRPr="00A91B89" w:rsidRDefault="00EE1043" w:rsidP="000521C1">
                        <w:pPr>
                          <w:jc w:val="center"/>
                          <w:rPr>
                            <w:b/>
                            <w:sz w:val="18"/>
                            <w:lang w:val="en-GB"/>
                            <w:rPrChange w:id="888" w:author="Steven Chen" w:date="2016-12-14T11:09:00Z">
                              <w:rPr/>
                            </w:rPrChange>
                          </w:rPr>
                          <w:pPrChange w:id="889" w:author="Steven Chen" w:date="2016-12-13T16:08:00Z">
                            <w:pPr/>
                          </w:pPrChange>
                        </w:pPr>
                        <w:ins w:id="890" w:author="Steven Chen" w:date="2016-12-14T11:19:00Z">
                          <w:r>
                            <w:rPr>
                              <w:b/>
                              <w:sz w:val="18"/>
                              <w:lang w:val="en-GB"/>
                            </w:rPr>
                            <w:t>4</w:t>
                          </w:r>
                        </w:ins>
                      </w:p>
                    </w:txbxContent>
                  </v:textbox>
                </v:oval>
              </w:pict>
            </mc:Fallback>
          </mc:AlternateContent>
        </w:r>
      </w:ins>
      <w:ins w:id="891" w:author="Steven Chen" w:date="2016-12-14T11:49:00Z">
        <w:r w:rsidR="002341FA">
          <w:rPr>
            <w:rFonts w:ascii="Palatino Linotype" w:hAnsi="Palatino Linotype"/>
            <w:noProof/>
            <w:lang w:val="en-GB" w:eastAsia="zh-CN"/>
          </w:rPr>
          <mc:AlternateContent>
            <mc:Choice Requires="wps">
              <w:drawing>
                <wp:anchor distT="0" distB="0" distL="114300" distR="114300" simplePos="0" relativeHeight="251714560" behindDoc="0" locked="0" layoutInCell="1" allowOverlap="1" wp14:anchorId="6B8A5CF9" wp14:editId="739B2A58">
                  <wp:simplePos x="0" y="0"/>
                  <wp:positionH relativeFrom="column">
                    <wp:posOffset>2032000</wp:posOffset>
                  </wp:positionH>
                  <wp:positionV relativeFrom="paragraph">
                    <wp:posOffset>4250690</wp:posOffset>
                  </wp:positionV>
                  <wp:extent cx="279400" cy="284480"/>
                  <wp:effectExtent l="57150" t="38100" r="0" b="77470"/>
                  <wp:wrapNone/>
                  <wp:docPr id="62" name="Oval 62"/>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462F1898" w14:textId="1C6A4495" w:rsidR="00EE1043" w:rsidRPr="00A91B89" w:rsidRDefault="00EE1043" w:rsidP="002341FA">
                              <w:pPr>
                                <w:jc w:val="center"/>
                                <w:rPr>
                                  <w:b/>
                                  <w:sz w:val="18"/>
                                  <w:lang w:val="en-GB"/>
                                  <w:rPrChange w:id="892" w:author="Steven Chen" w:date="2016-12-14T11:09:00Z">
                                    <w:rPr/>
                                  </w:rPrChange>
                                </w:rPr>
                                <w:pPrChange w:id="893" w:author="Steven Chen" w:date="2016-12-13T16:08:00Z">
                                  <w:pPr/>
                                </w:pPrChange>
                              </w:pPr>
                              <w:ins w:id="894" w:author="Steven Chen" w:date="2016-12-14T11:19:00Z">
                                <w:r>
                                  <w:rPr>
                                    <w:b/>
                                    <w:sz w:val="18"/>
                                    <w:lang w:val="en-GB"/>
                                  </w:rPr>
                                  <w:t>3</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5CF9" id="Oval 62" o:spid="_x0000_s1054" style="position:absolute;left:0;text-align:left;margin-left:160pt;margin-top:334.7pt;width:22pt;height:2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" fillcolor="#c0504d [3205]" stroked="f" strokeweight="3pt">
                  <v:shadow on="t" color="black" opacity="24903f" origin=",.5" offset="0,.55556mm"/>
                  <v:textbox inset="0,0,0,0">
                    <w:txbxContent>
                      <w:p w14:paraId="462F1898" w14:textId="1C6A4495" w:rsidR="00EE1043" w:rsidRPr="00A91B89" w:rsidRDefault="00EE1043" w:rsidP="002341FA">
                        <w:pPr>
                          <w:jc w:val="center"/>
                          <w:rPr>
                            <w:b/>
                            <w:sz w:val="18"/>
                            <w:lang w:val="en-GB"/>
                            <w:rPrChange w:id="895" w:author="Steven Chen" w:date="2016-12-14T11:09:00Z">
                              <w:rPr/>
                            </w:rPrChange>
                          </w:rPr>
                          <w:pPrChange w:id="896" w:author="Steven Chen" w:date="2016-12-13T16:08:00Z">
                            <w:pPr/>
                          </w:pPrChange>
                        </w:pPr>
                        <w:ins w:id="897" w:author="Steven Chen" w:date="2016-12-14T11:19:00Z">
                          <w:r>
                            <w:rPr>
                              <w:b/>
                              <w:sz w:val="18"/>
                              <w:lang w:val="en-GB"/>
                            </w:rPr>
                            <w:t>3</w:t>
                          </w:r>
                        </w:ins>
                      </w:p>
                    </w:txbxContent>
                  </v:textbox>
                </v:oval>
              </w:pict>
            </mc:Fallback>
          </mc:AlternateContent>
        </w:r>
      </w:ins>
      <w:ins w:id="898" w:author="Steven Chen" w:date="2016-12-14T11:48:00Z">
        <w:r w:rsidR="002341FA">
          <w:rPr>
            <w:rFonts w:ascii="Palatino Linotype" w:hAnsi="Palatino Linotype"/>
            <w:noProof/>
            <w:lang w:val="en-GB" w:eastAsia="zh-CN"/>
          </w:rPr>
          <mc:AlternateContent>
            <mc:Choice Requires="wps">
              <w:drawing>
                <wp:anchor distT="0" distB="0" distL="114300" distR="114300" simplePos="0" relativeHeight="251712512" behindDoc="0" locked="0" layoutInCell="1" allowOverlap="1" wp14:anchorId="02E14D8B" wp14:editId="38C3B6E6">
                  <wp:simplePos x="0" y="0"/>
                  <wp:positionH relativeFrom="column">
                    <wp:posOffset>2032000</wp:posOffset>
                  </wp:positionH>
                  <wp:positionV relativeFrom="paragraph">
                    <wp:posOffset>2028190</wp:posOffset>
                  </wp:positionV>
                  <wp:extent cx="279400" cy="284480"/>
                  <wp:effectExtent l="57150" t="38100" r="0" b="77470"/>
                  <wp:wrapNone/>
                  <wp:docPr id="61" name="Oval 61"/>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3905A5F" w14:textId="58F8B745" w:rsidR="00EE1043" w:rsidRPr="00A91B89" w:rsidRDefault="00EE1043" w:rsidP="002341FA">
                              <w:pPr>
                                <w:jc w:val="center"/>
                                <w:rPr>
                                  <w:b/>
                                  <w:sz w:val="18"/>
                                  <w:lang w:val="en-GB"/>
                                  <w:rPrChange w:id="899" w:author="Steven Chen" w:date="2016-12-14T11:09:00Z">
                                    <w:rPr/>
                                  </w:rPrChange>
                                </w:rPr>
                                <w:pPrChange w:id="900" w:author="Steven Chen" w:date="2016-12-13T16:08:00Z">
                                  <w:pPr/>
                                </w:pPrChange>
                              </w:pPr>
                              <w:ins w:id="901" w:author="Steven Chen" w:date="2016-12-14T11:19:00Z">
                                <w:r>
                                  <w:rPr>
                                    <w:b/>
                                    <w:sz w:val="18"/>
                                    <w:lang w:val="en-GB"/>
                                  </w:rPr>
                                  <w:t>2</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E14D8B" id="Oval 61" o:spid="_x0000_s1055" style="position:absolute;left:0;text-align:left;margin-left:160pt;margin-top:159.7pt;width:22pt;height:2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" fillcolor="#c0504d [3205]" stroked="f" strokeweight="3pt">
                  <v:shadow on="t" color="black" opacity="24903f" origin=",.5" offset="0,.55556mm"/>
                  <v:textbox inset="0,0,0,0">
                    <w:txbxContent>
                      <w:p w14:paraId="33905A5F" w14:textId="58F8B745" w:rsidR="00EE1043" w:rsidRPr="00A91B89" w:rsidRDefault="00EE1043" w:rsidP="002341FA">
                        <w:pPr>
                          <w:jc w:val="center"/>
                          <w:rPr>
                            <w:b/>
                            <w:sz w:val="18"/>
                            <w:lang w:val="en-GB"/>
                            <w:rPrChange w:id="902" w:author="Steven Chen" w:date="2016-12-14T11:09:00Z">
                              <w:rPr/>
                            </w:rPrChange>
                          </w:rPr>
                          <w:pPrChange w:id="903" w:author="Steven Chen" w:date="2016-12-13T16:08:00Z">
                            <w:pPr/>
                          </w:pPrChange>
                        </w:pPr>
                        <w:ins w:id="904" w:author="Steven Chen" w:date="2016-12-14T11:19:00Z">
                          <w:r>
                            <w:rPr>
                              <w:b/>
                              <w:sz w:val="18"/>
                              <w:lang w:val="en-GB"/>
                            </w:rPr>
                            <w:t>2</w:t>
                          </w:r>
                        </w:ins>
                      </w:p>
                    </w:txbxContent>
                  </v:textbox>
                </v:oval>
              </w:pict>
            </mc:Fallback>
          </mc:AlternateContent>
        </w:r>
        <w:r w:rsidR="002341FA">
          <w:rPr>
            <w:rFonts w:ascii="Palatino Linotype" w:hAnsi="Palatino Linotype"/>
            <w:noProof/>
            <w:lang w:val="en-GB" w:eastAsia="zh-CN"/>
          </w:rPr>
          <mc:AlternateContent>
            <mc:Choice Requires="wps">
              <w:drawing>
                <wp:anchor distT="0" distB="0" distL="114300" distR="114300" simplePos="0" relativeHeight="251710464" behindDoc="0" locked="0" layoutInCell="1" allowOverlap="1" wp14:anchorId="1B4B3EC0" wp14:editId="42D39E04">
                  <wp:simplePos x="0" y="0"/>
                  <wp:positionH relativeFrom="column">
                    <wp:posOffset>2057400</wp:posOffset>
                  </wp:positionH>
                  <wp:positionV relativeFrom="paragraph">
                    <wp:posOffset>1240790</wp:posOffset>
                  </wp:positionV>
                  <wp:extent cx="279400" cy="284480"/>
                  <wp:effectExtent l="57150" t="38100" r="0" b="77470"/>
                  <wp:wrapNone/>
                  <wp:docPr id="60" name="Oval 60"/>
                  <wp:cNvGraphicFramePr/>
                  <a:graphic xmlns:a="http://schemas.openxmlformats.org/drawingml/2006/main">
                    <a:graphicData uri="http://schemas.microsoft.com/office/word/2010/wordprocessingShape">
                      <wps:wsp>
                        <wps:cNvSpPr/>
                        <wps:spPr>
                          <a:xfrm>
                            <a:off x="0" y="0"/>
                            <a:ext cx="279400" cy="284480"/>
                          </a:xfrm>
                          <a:prstGeom prst="ellipse">
                            <a:avLst/>
                          </a:prstGeom>
                          <a:ln>
                            <a:noFill/>
                          </a:ln>
                        </wps:spPr>
                        <wps:style>
                          <a:lnRef idx="3">
                            <a:schemeClr val="lt1"/>
                          </a:lnRef>
                          <a:fillRef idx="1">
                            <a:schemeClr val="accent2"/>
                          </a:fillRef>
                          <a:effectRef idx="1">
                            <a:schemeClr val="accent2"/>
                          </a:effectRef>
                          <a:fontRef idx="minor">
                            <a:schemeClr val="lt1"/>
                          </a:fontRef>
                        </wps:style>
                        <wps:txbx>
                          <w:txbxContent>
                            <w:p w14:paraId="363DB67C" w14:textId="0432FFEA" w:rsidR="00EE1043" w:rsidRPr="00A91B89" w:rsidRDefault="00EE1043" w:rsidP="002341FA">
                              <w:pPr>
                                <w:jc w:val="center"/>
                                <w:rPr>
                                  <w:b/>
                                  <w:sz w:val="18"/>
                                  <w:lang w:val="en-GB"/>
                                  <w:rPrChange w:id="905" w:author="Steven Chen" w:date="2016-12-14T11:09:00Z">
                                    <w:rPr/>
                                  </w:rPrChange>
                                </w:rPr>
                                <w:pPrChange w:id="906" w:author="Steven Chen" w:date="2016-12-13T16:08:00Z">
                                  <w:pPr/>
                                </w:pPrChange>
                              </w:pPr>
                              <w:ins w:id="907" w:author="Steven Chen" w:date="2016-12-14T11:19:00Z">
                                <w:r>
                                  <w:rPr>
                                    <w:b/>
                                    <w:sz w:val="18"/>
                                    <w:lang w:val="en-GB"/>
                                  </w:rPr>
                                  <w:t>1</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4B3EC0" id="Oval 60" o:spid="_x0000_s1056" style="position:absolute;left:0;text-align:left;margin-left:162pt;margin-top:97.7pt;width:22pt;height:2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" fillcolor="#c0504d [3205]" stroked="f" strokeweight="3pt">
                  <v:shadow on="t" color="black" opacity="24903f" origin=",.5" offset="0,.55556mm"/>
                  <v:textbox inset="0,0,0,0">
                    <w:txbxContent>
                      <w:p w14:paraId="363DB67C" w14:textId="0432FFEA" w:rsidR="00EE1043" w:rsidRPr="00A91B89" w:rsidRDefault="00EE1043" w:rsidP="002341FA">
                        <w:pPr>
                          <w:jc w:val="center"/>
                          <w:rPr>
                            <w:b/>
                            <w:sz w:val="18"/>
                            <w:lang w:val="en-GB"/>
                            <w:rPrChange w:id="908" w:author="Steven Chen" w:date="2016-12-14T11:09:00Z">
                              <w:rPr/>
                            </w:rPrChange>
                          </w:rPr>
                          <w:pPrChange w:id="909" w:author="Steven Chen" w:date="2016-12-13T16:08:00Z">
                            <w:pPr/>
                          </w:pPrChange>
                        </w:pPr>
                        <w:ins w:id="910" w:author="Steven Chen" w:date="2016-12-14T11:19:00Z">
                          <w:r>
                            <w:rPr>
                              <w:b/>
                              <w:sz w:val="18"/>
                              <w:lang w:val="en-GB"/>
                            </w:rPr>
                            <w:t>1</w:t>
                          </w:r>
                        </w:ins>
                      </w:p>
                    </w:txbxContent>
                  </v:textbox>
                </v:oval>
              </w:pict>
            </mc:Fallback>
          </mc:AlternateContent>
        </w:r>
      </w:ins>
      <w:del w:id="911" w:author="Steven Chen" w:date="2016-12-14T11:05:00Z">
        <w:r w:rsidR="00781BDB" w:rsidRPr="00211DF8" w:rsidDel="00A02A7C">
          <w:rPr>
            <w:rFonts w:ascii="Palatino Linotype" w:hAnsi="Palatino Linotype"/>
            <w:noProof/>
            <w:lang w:val="en-GB" w:eastAsia="zh-CN"/>
          </w:rPr>
          <w:drawing>
            <wp:inline distT="0" distB="0" distL="0" distR="0" wp14:anchorId="58177E50" wp14:editId="2E9FEBEF">
              <wp:extent cx="7950513" cy="543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964541" cy="5445386"/>
                      </a:xfrm>
                      <a:prstGeom prst="rect">
                        <a:avLst/>
                      </a:prstGeom>
                    </pic:spPr>
                  </pic:pic>
                </a:graphicData>
              </a:graphic>
            </wp:inline>
          </w:drawing>
        </w:r>
      </w:del>
      <w:ins w:id="912" w:author="Steven Chen" w:date="2016-12-14T11:05:00Z">
        <w:r w:rsidR="00A02A7C">
          <w:rPr>
            <w:rFonts w:ascii="Palatino Linotype" w:hAnsi="Palatino Linotype"/>
            <w:noProof/>
            <w:lang w:val="en-GB" w:eastAsia="zh-CN"/>
          </w:rPr>
          <w:drawing>
            <wp:inline distT="0" distB="0" distL="0" distR="0" wp14:anchorId="1A20A1E6" wp14:editId="3E400522">
              <wp:extent cx="5479732" cy="8019120"/>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2812" cy="8023628"/>
                      </a:xfrm>
                      <a:prstGeom prst="rect">
                        <a:avLst/>
                      </a:prstGeom>
                      <a:noFill/>
                      <a:ln>
                        <a:noFill/>
                      </a:ln>
                    </pic:spPr>
                  </pic:pic>
                </a:graphicData>
              </a:graphic>
            </wp:inline>
          </w:drawing>
        </w:r>
      </w:ins>
    </w:p>
    <w:p w14:paraId="595CB4C8" w14:textId="77777777" w:rsidR="00064A43" w:rsidRPr="00211DF8" w:rsidRDefault="00064A43" w:rsidP="007C10F6">
      <w:pPr>
        <w:rPr>
          <w:rFonts w:ascii="Palatino Linotype" w:hAnsi="Palatino Linotype"/>
        </w:rPr>
      </w:pPr>
    </w:p>
    <w:p w14:paraId="549052F8" w14:textId="77777777" w:rsidR="003C54CD" w:rsidRPr="00211DF8" w:rsidRDefault="003C54CD" w:rsidP="003C54CD">
      <w:pPr>
        <w:ind w:firstLineChars="200" w:firstLine="440"/>
        <w:rPr>
          <w:rFonts w:ascii="Palatino Linotype" w:hAnsi="Palatino Linotype"/>
        </w:rPr>
      </w:pPr>
    </w:p>
    <w:p w14:paraId="3FCBC6AA" w14:textId="77777777" w:rsidR="00B54929" w:rsidRPr="00211DF8" w:rsidRDefault="00B54929" w:rsidP="00064A43">
      <w:pPr>
        <w:rPr>
          <w:rFonts w:ascii="Palatino Linotype" w:eastAsia="SimSun" w:hAnsi="Palatino Linotype"/>
          <w:lang w:eastAsia="zh-CN"/>
        </w:rPr>
      </w:pPr>
    </w:p>
    <w:p w14:paraId="0791480B"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14:paraId="3AA3CF5D" w14:textId="77777777" w:rsidTr="00A9505C">
        <w:trPr>
          <w:cantSplit/>
          <w:tblHeader/>
        </w:trPr>
        <w:tc>
          <w:tcPr>
            <w:tcW w:w="144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A9505C">
        <w:trPr>
          <w:cantSplit/>
          <w:trHeight w:val="123"/>
        </w:trPr>
        <w:tc>
          <w:tcPr>
            <w:tcW w:w="144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14:paraId="5ACA04EA" w14:textId="77777777" w:rsidR="00B54929" w:rsidRPr="00211DF8" w:rsidRDefault="00B54929" w:rsidP="00A00C1A">
            <w:pPr>
              <w:pStyle w:val="ListParagraph"/>
              <w:numPr>
                <w:ilvl w:val="0"/>
                <w:numId w:val="37"/>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132B6A8A" w14:textId="77777777" w:rsidR="00B54929" w:rsidRPr="00211DF8"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03A2E855" w14:textId="77777777" w:rsidR="00B54929" w:rsidRPr="00A00C1A"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A9505C">
        <w:trPr>
          <w:cantSplit/>
          <w:trHeight w:val="123"/>
        </w:trPr>
        <w:tc>
          <w:tcPr>
            <w:tcW w:w="1440" w:type="dxa"/>
            <w:shd w:val="clear" w:color="auto" w:fill="auto"/>
          </w:tcPr>
          <w:p w14:paraId="7B849366"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14:paraId="2817B61A" w14:textId="51C809C3" w:rsidR="00B54929" w:rsidRPr="002341FA" w:rsidRDefault="00B54929" w:rsidP="002341FA">
            <w:pPr>
              <w:pStyle w:val="ListParagraph"/>
              <w:numPr>
                <w:ilvl w:val="0"/>
                <w:numId w:val="37"/>
              </w:numPr>
              <w:spacing w:after="0"/>
              <w:rPr>
                <w:rFonts w:ascii="Palatino Linotype" w:eastAsia="SimSun" w:hAnsi="Palatino Linotype"/>
                <w:szCs w:val="20"/>
                <w:lang w:eastAsia="zh-CN"/>
                <w:rPrChange w:id="913" w:author="Steven Chen" w:date="2016-12-14T11:47:00Z">
                  <w:rPr>
                    <w:lang w:eastAsia="zh-CN"/>
                  </w:rPr>
                </w:rPrChange>
              </w:rPr>
              <w:pPrChange w:id="914" w:author="Steven Chen" w:date="2016-12-14T11:47:00Z">
                <w:pPr>
                  <w:spacing w:after="0"/>
                </w:pPr>
              </w:pPrChange>
            </w:pPr>
            <w:r w:rsidRPr="002341FA">
              <w:rPr>
                <w:rFonts w:ascii="Palatino Linotype" w:eastAsia="SimSun" w:hAnsi="Palatino Linotype"/>
                <w:szCs w:val="20"/>
                <w:lang w:eastAsia="zh-CN"/>
                <w:rPrChange w:id="915" w:author="Steven Chen" w:date="2016-12-14T11:47:00Z">
                  <w:rPr>
                    <w:lang w:eastAsia="zh-CN"/>
                  </w:rPr>
                </w:rPrChange>
              </w:rPr>
              <w:t>Continue on #1 task, the submitted job will distribute the corresponding pricing/master date into the target POS client.</w:t>
            </w:r>
          </w:p>
          <w:p w14:paraId="30B1DBA3" w14:textId="77777777" w:rsidR="00B54929" w:rsidRPr="00211DF8" w:rsidRDefault="00B54929" w:rsidP="00A00C1A">
            <w:pPr>
              <w:spacing w:after="0"/>
              <w:rPr>
                <w:rFonts w:ascii="Palatino Linotype" w:eastAsia="SimSun" w:hAnsi="Palatino Linotype"/>
                <w:szCs w:val="20"/>
                <w:lang w:eastAsia="zh-CN"/>
              </w:rPr>
            </w:pP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A9505C">
        <w:trPr>
          <w:cantSplit/>
          <w:trHeight w:val="123"/>
        </w:trPr>
        <w:tc>
          <w:tcPr>
            <w:tcW w:w="144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14:paraId="48616D63" w14:textId="28277CAF" w:rsidR="00B54929" w:rsidRPr="002341FA" w:rsidRDefault="00B54929" w:rsidP="002341FA">
            <w:pPr>
              <w:pStyle w:val="ListParagraph"/>
              <w:numPr>
                <w:ilvl w:val="0"/>
                <w:numId w:val="37"/>
              </w:numPr>
              <w:spacing w:after="0"/>
              <w:rPr>
                <w:rFonts w:ascii="Palatino Linotype" w:hAnsi="Palatino Linotype"/>
                <w:szCs w:val="20"/>
                <w:rPrChange w:id="916" w:author="Steven Chen" w:date="2016-12-14T11:48:00Z">
                  <w:rPr/>
                </w:rPrChange>
              </w:rPr>
              <w:pPrChange w:id="917" w:author="Steven Chen" w:date="2016-12-14T11:48:00Z">
                <w:pPr>
                  <w:spacing w:after="0"/>
                </w:pPr>
              </w:pPrChange>
            </w:pPr>
            <w:r w:rsidRPr="002341FA">
              <w:rPr>
                <w:rFonts w:ascii="Palatino Linotype" w:hAnsi="Palatino Linotype"/>
                <w:szCs w:val="20"/>
                <w:rPrChange w:id="918" w:author="Steven Chen" w:date="2016-12-14T11:48:00Z">
                  <w:rPr/>
                </w:rPrChange>
              </w:rPr>
              <w:t xml:space="preserve">Log down a job status and process summary of the POS client for </w:t>
            </w:r>
            <w:proofErr w:type="gramStart"/>
            <w:r w:rsidRPr="002341FA">
              <w:rPr>
                <w:rFonts w:ascii="Palatino Linotype" w:hAnsi="Palatino Linotype"/>
                <w:szCs w:val="20"/>
                <w:rPrChange w:id="919" w:author="Steven Chen" w:date="2016-12-14T11:48:00Z">
                  <w:rPr/>
                </w:rPrChange>
              </w:rPr>
              <w:t>track record</w:t>
            </w:r>
            <w:proofErr w:type="gramEnd"/>
            <w:r w:rsidRPr="002341FA">
              <w:rPr>
                <w:rFonts w:ascii="Palatino Linotype" w:hAnsi="Palatino Linotype"/>
                <w:szCs w:val="20"/>
                <w:rPrChange w:id="920" w:author="Steven Chen" w:date="2016-12-14T11:48:00Z">
                  <w:rPr/>
                </w:rPrChange>
              </w:rPr>
              <w:t>.</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ShapeTypeStyle"/>
        <w:spacing w:after="0"/>
        <w:jc w:val="both"/>
        <w:rPr>
          <w:rFonts w:ascii="Palatino Linotype" w:hAnsi="Palatino Linotype"/>
        </w:rPr>
      </w:pPr>
    </w:p>
    <w:p w14:paraId="2C9E86C5"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ShapeTypeStyle"/>
        <w:spacing w:after="0"/>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C7EF0">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921" w:name="_Toc468468990"/>
      <w:r w:rsidRPr="00211DF8">
        <w:rPr>
          <w:rFonts w:ascii="Palatino Linotype" w:hAnsi="Palatino Linotype"/>
        </w:rPr>
        <w:lastRenderedPageBreak/>
        <w:t>Requirement Details</w:t>
      </w:r>
      <w:bookmarkEnd w:id="921"/>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14:paraId="57AD39B5" w14:textId="77777777" w:rsidTr="00A9505C">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A00C1A">
        <w:trPr>
          <w:cantSplit/>
          <w:trHeight w:val="123"/>
        </w:trPr>
        <w:tc>
          <w:tcPr>
            <w:tcW w:w="1391" w:type="dxa"/>
            <w:shd w:val="clear" w:color="auto" w:fill="auto"/>
          </w:tcPr>
          <w:p w14:paraId="2B8BB2B7" w14:textId="77777777" w:rsidR="0046512D" w:rsidRPr="00211DF8" w:rsidRDefault="0046512D" w:rsidP="0046512D">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c>
          <w:tcPr>
            <w:tcW w:w="1530" w:type="dxa"/>
          </w:tcPr>
          <w:p w14:paraId="2953E7C8" w14:textId="77777777" w:rsidR="0046512D" w:rsidRPr="00211DF8" w:rsidRDefault="0046512D" w:rsidP="0046512D">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shd w:val="clear" w:color="auto" w:fill="BFBFBF" w:themeFill="background1" w:themeFillShade="BF"/>
          </w:tcPr>
          <w:p w14:paraId="12EF9A35" w14:textId="77777777" w:rsidR="0046512D" w:rsidRPr="00211DF8" w:rsidRDefault="0046512D" w:rsidP="00A00C1A">
            <w:pPr>
              <w:rPr>
                <w:rFonts w:ascii="Palatino Linotype" w:hAnsi="Palatino Linotype"/>
                <w:color w:val="000000"/>
                <w:sz w:val="20"/>
                <w:szCs w:val="20"/>
              </w:rPr>
            </w:pPr>
            <w:r>
              <w:rPr>
                <w:rFonts w:ascii="Palatino Linotype" w:hAnsi="Palatino Linotype"/>
                <w:color w:val="FF0000"/>
                <w:sz w:val="20"/>
                <w:szCs w:val="20"/>
              </w:rPr>
              <w:t>-</w:t>
            </w:r>
          </w:p>
        </w:tc>
        <w:tc>
          <w:tcPr>
            <w:tcW w:w="1096" w:type="dxa"/>
            <w:shd w:val="clear" w:color="auto" w:fill="BFBFBF" w:themeFill="background1" w:themeFillShade="BF"/>
          </w:tcPr>
          <w:p w14:paraId="0CFB9FB9" w14:textId="77777777" w:rsidR="0046512D" w:rsidRPr="00211DF8" w:rsidRDefault="0046512D" w:rsidP="00EF0B14">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C2B4616" w14:textId="77777777" w:rsidR="0046512D" w:rsidRPr="00211DF8" w:rsidRDefault="0046512D"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132C9795" w14:textId="77777777" w:rsidR="0046512D" w:rsidRPr="00211DF8" w:rsidRDefault="0046512D" w:rsidP="0046512D">
            <w:pPr>
              <w:jc w:val="both"/>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30BFDD96" w14:textId="77777777" w:rsidR="0046512D" w:rsidRPr="00211DF8" w:rsidRDefault="0046512D" w:rsidP="0046512D">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56942" w:rsidRPr="00211DF8" w14:paraId="2EA0C4CA" w14:textId="77777777" w:rsidTr="00A00C1A">
        <w:trPr>
          <w:cantSplit/>
          <w:trHeight w:val="123"/>
        </w:trPr>
        <w:tc>
          <w:tcPr>
            <w:tcW w:w="1391" w:type="dxa"/>
            <w:shd w:val="clear" w:color="auto" w:fill="auto"/>
          </w:tcPr>
          <w:p w14:paraId="030130E7"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tcPr>
          <w:p w14:paraId="5FBDC30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DF04E86"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tcPr>
          <w:p w14:paraId="570126C5"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239475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4A7253B5" w14:textId="77777777" w:rsidR="00056942" w:rsidRPr="00211DF8" w:rsidRDefault="00056942" w:rsidP="00A00C1A">
            <w:pPr>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14:paraId="1F0219B4"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630D0328" w14:textId="77777777" w:rsidTr="00A00C1A">
        <w:trPr>
          <w:cantSplit/>
          <w:trHeight w:val="123"/>
        </w:trPr>
        <w:tc>
          <w:tcPr>
            <w:tcW w:w="1391" w:type="dxa"/>
            <w:shd w:val="clear" w:color="auto" w:fill="auto"/>
          </w:tcPr>
          <w:p w14:paraId="68AA4E46"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tcPr>
          <w:p w14:paraId="6889CBE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960ACD9"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tcPr>
          <w:p w14:paraId="5CD3B654"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106A8E1"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7899CF3" w14:textId="77777777" w:rsidR="00056942" w:rsidRPr="00211DF8" w:rsidRDefault="00056942"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there’s no reference of the data indicating it’s being distributed to one POS client, the process should check against the total number of records to ensure, the processing data are pushed to POS client.</w:t>
            </w:r>
          </w:p>
        </w:tc>
        <w:tc>
          <w:tcPr>
            <w:tcW w:w="905" w:type="dxa"/>
          </w:tcPr>
          <w:p w14:paraId="3556EE9E"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0C169D1" w14:textId="77777777" w:rsidTr="00A00C1A">
        <w:trPr>
          <w:cantSplit/>
          <w:trHeight w:val="123"/>
        </w:trPr>
        <w:tc>
          <w:tcPr>
            <w:tcW w:w="1391" w:type="dxa"/>
            <w:shd w:val="clear" w:color="auto" w:fill="auto"/>
          </w:tcPr>
          <w:p w14:paraId="053EF49F"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tcPr>
          <w:p w14:paraId="5B3B1821"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51995D0"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tcPr>
          <w:p w14:paraId="41950EA6"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E5FD817"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DF19F68"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14:paraId="097D2357"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5CAD7FC3" w14:textId="77777777" w:rsidTr="00A00C1A">
        <w:trPr>
          <w:cantSplit/>
          <w:trHeight w:val="123"/>
        </w:trPr>
        <w:tc>
          <w:tcPr>
            <w:tcW w:w="1391" w:type="dxa"/>
            <w:shd w:val="clear" w:color="auto" w:fill="auto"/>
          </w:tcPr>
          <w:p w14:paraId="37054D05"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tcPr>
          <w:p w14:paraId="61688757"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21CFC3C"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2D05454B"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E400A4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9D6B024"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14:paraId="7C301BF5"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1064F42" w14:textId="77777777" w:rsidTr="00A00C1A">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tcPr>
          <w:p w14:paraId="550E5AC3"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4FB05E11"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C15897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Master – Staging – POS</w:t>
            </w:r>
          </w:p>
          <w:p w14:paraId="21478B86"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50C05FB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7F2570C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A649F6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5A5979">
          <w:pgSz w:w="15840" w:h="12240" w:orient="landscape"/>
          <w:pgMar w:top="720" w:right="720" w:bottom="720" w:left="720" w:header="720" w:footer="794" w:gutter="0"/>
          <w:cols w:space="720"/>
          <w:docGrid w:linePitch="360"/>
        </w:sectPr>
      </w:pPr>
    </w:p>
    <w:p w14:paraId="5614FE04" w14:textId="77777777" w:rsidR="009A3EE4" w:rsidRPr="00211DF8" w:rsidRDefault="0081166A" w:rsidP="00514A26">
      <w:pPr>
        <w:pStyle w:val="Heading2"/>
        <w:jc w:val="both"/>
        <w:rPr>
          <w:rFonts w:ascii="Palatino Linotype" w:hAnsi="Palatino Linotype"/>
          <w:lang w:eastAsia="zh-CN"/>
        </w:rPr>
      </w:pPr>
      <w:bookmarkStart w:id="922" w:name="_Toc468468991"/>
      <w:r w:rsidRPr="00211DF8">
        <w:rPr>
          <w:rFonts w:ascii="Palatino Linotype" w:hAnsi="Palatino Linotype"/>
          <w:lang w:eastAsia="zh-CN"/>
        </w:rPr>
        <w:lastRenderedPageBreak/>
        <w:t>Non-functional Requirement</w:t>
      </w:r>
      <w:bookmarkEnd w:id="922"/>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923" w:name="_Toc468468992"/>
      <w:r w:rsidRPr="00211DF8">
        <w:rPr>
          <w:rFonts w:ascii="Palatino Linotype" w:hAnsi="Palatino Linotype"/>
        </w:rPr>
        <w:t>Requirement Details</w:t>
      </w:r>
      <w:bookmarkEnd w:id="923"/>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577"/>
        <w:gridCol w:w="1389"/>
        <w:gridCol w:w="1170"/>
        <w:gridCol w:w="3741"/>
        <w:gridCol w:w="1193"/>
      </w:tblGrid>
      <w:tr w:rsidR="005E2989" w:rsidRPr="00211DF8" w14:paraId="3748E98C" w14:textId="77777777" w:rsidTr="00A00C1A">
        <w:trPr>
          <w:cantSplit/>
          <w:tblHeader/>
        </w:trPr>
        <w:tc>
          <w:tcPr>
            <w:tcW w:w="1391"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577"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211DF8" w14:paraId="44D97735" w14:textId="77777777" w:rsidTr="00A00C1A">
        <w:trPr>
          <w:cantSplit/>
          <w:trHeight w:val="123"/>
        </w:trPr>
        <w:tc>
          <w:tcPr>
            <w:tcW w:w="1391" w:type="dxa"/>
            <w:shd w:val="clear" w:color="auto" w:fill="auto"/>
          </w:tcPr>
          <w:p w14:paraId="03346493" w14:textId="77777777" w:rsidR="002C33B6" w:rsidRPr="00211DF8" w:rsidRDefault="002C33B6" w:rsidP="002C33B6">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tcPr>
          <w:p w14:paraId="0C02FE2C" w14:textId="77777777" w:rsidR="002C33B6" w:rsidRPr="00211DF8" w:rsidRDefault="002C33B6" w:rsidP="00A00C1A">
            <w:pPr>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577" w:type="dxa"/>
            <w:shd w:val="clear" w:color="auto" w:fill="BFBFBF" w:themeFill="background1" w:themeFillShade="BF"/>
          </w:tcPr>
          <w:p w14:paraId="69DD9C40"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389" w:type="dxa"/>
            <w:shd w:val="clear" w:color="auto" w:fill="BFBFBF" w:themeFill="background1" w:themeFillShade="BF"/>
          </w:tcPr>
          <w:p w14:paraId="75C031E8" w14:textId="77777777" w:rsidR="002C33B6" w:rsidRPr="00211DF8" w:rsidRDefault="002C33B6"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9478D10"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c>
          <w:tcPr>
            <w:tcW w:w="3741" w:type="dxa"/>
            <w:shd w:val="clear" w:color="auto" w:fill="BFBFBF" w:themeFill="background1" w:themeFillShade="BF"/>
          </w:tcPr>
          <w:p w14:paraId="78FB7B59"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193" w:type="dxa"/>
            <w:shd w:val="clear" w:color="auto" w:fill="BFBFBF" w:themeFill="background1" w:themeFillShade="BF"/>
          </w:tcPr>
          <w:p w14:paraId="62B7EBAF" w14:textId="77777777" w:rsidR="002C33B6" w:rsidRPr="00211DF8" w:rsidRDefault="002C33B6" w:rsidP="002C33B6">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112404" w:rsidRPr="00211DF8" w14:paraId="193A7350" w14:textId="77777777" w:rsidTr="00A00C1A">
        <w:trPr>
          <w:cantSplit/>
          <w:trHeight w:val="123"/>
        </w:trPr>
        <w:tc>
          <w:tcPr>
            <w:tcW w:w="1391" w:type="dxa"/>
            <w:shd w:val="clear" w:color="auto" w:fill="auto"/>
          </w:tcPr>
          <w:p w14:paraId="65BF15E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tcPr>
          <w:p w14:paraId="6EB81D1A" w14:textId="77777777" w:rsidR="00AD3E37"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dashboard view</w:t>
            </w:r>
          </w:p>
          <w:p w14:paraId="284154A6"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577" w:type="dxa"/>
          </w:tcPr>
          <w:p w14:paraId="6D5934DA" w14:textId="77777777" w:rsidR="00112404" w:rsidRPr="00211DF8" w:rsidRDefault="00AD3E37"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389" w:type="dxa"/>
          </w:tcPr>
          <w:p w14:paraId="124D732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475EA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0D0640ED"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14:paraId="43F56FEE" w14:textId="4FD229AA"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s, so a drop box will allow user to select one bat</w:t>
            </w:r>
            <w:ins w:id="924" w:author="Steven Chen" w:date="2016-12-13T17:23:00Z">
              <w:r w:rsidR="00EA34BE">
                <w:rPr>
                  <w:rFonts w:ascii="Palatino Linotype" w:hAnsi="Palatino Linotype"/>
                  <w:color w:val="000000"/>
                  <w:sz w:val="20"/>
                  <w:szCs w:val="20"/>
                </w:rPr>
                <w:t>c</w:t>
              </w:r>
            </w:ins>
            <w:r w:rsidRPr="00211DF8">
              <w:rPr>
                <w:rFonts w:ascii="Palatino Linotype" w:hAnsi="Palatino Linotype"/>
                <w:color w:val="000000"/>
                <w:sz w:val="20"/>
                <w:szCs w:val="20"/>
              </w:rPr>
              <w:t>h, and system loads the summary info of the batch in the dashboard and a table</w:t>
            </w:r>
          </w:p>
          <w:p w14:paraId="39D3E144"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The table will contain below column to show the job </w:t>
            </w:r>
            <w:proofErr w:type="spellStart"/>
            <w:r w:rsidRPr="00211DF8">
              <w:rPr>
                <w:rFonts w:ascii="Palatino Linotype" w:hAnsi="Palatino Linotype"/>
                <w:color w:val="000000"/>
                <w:sz w:val="20"/>
                <w:szCs w:val="20"/>
              </w:rPr>
              <w:t>infos</w:t>
            </w:r>
            <w:proofErr w:type="spellEnd"/>
          </w:p>
          <w:p w14:paraId="1075C57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14:paraId="112474CB"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start/end time</w:t>
            </w:r>
          </w:p>
          <w:p w14:paraId="3EA1431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14:paraId="4B96F3A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1193" w:type="dxa"/>
          </w:tcPr>
          <w:p w14:paraId="790D95D8"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2659D66" w14:textId="77777777" w:rsidTr="00A00C1A">
        <w:trPr>
          <w:cantSplit/>
          <w:trHeight w:val="123"/>
        </w:trPr>
        <w:tc>
          <w:tcPr>
            <w:tcW w:w="1391" w:type="dxa"/>
            <w:shd w:val="clear" w:color="auto" w:fill="auto"/>
          </w:tcPr>
          <w:p w14:paraId="726670A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tcPr>
          <w:p w14:paraId="5EFC46B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0F313C70"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389" w:type="dxa"/>
          </w:tcPr>
          <w:p w14:paraId="6EE84E61"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113DA3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1A68CD9" w14:textId="77777777" w:rsidR="00112404" w:rsidRPr="00211DF8" w:rsidRDefault="007252F4" w:rsidP="00A00C1A">
            <w:pPr>
              <w:pStyle w:val="ListParagraph"/>
              <w:numPr>
                <w:ilvl w:val="0"/>
                <w:numId w:val="7"/>
              </w:numPr>
              <w:rPr>
                <w:rFonts w:ascii="Palatino Linotype" w:hAnsi="Palatino Linotype"/>
                <w:color w:val="000000"/>
                <w:sz w:val="20"/>
                <w:szCs w:val="20"/>
              </w:rPr>
            </w:pPr>
            <w:proofErr w:type="spellStart"/>
            <w:r w:rsidRPr="00211DF8">
              <w:rPr>
                <w:rFonts w:ascii="Palatino Linotype" w:hAnsi="Palatino Linotype"/>
                <w:color w:val="000000"/>
                <w:sz w:val="20"/>
                <w:szCs w:val="20"/>
              </w:rPr>
              <w:t>IsActive</w:t>
            </w:r>
            <w:proofErr w:type="spellEnd"/>
            <w:r w:rsidRPr="00211DF8">
              <w:rPr>
                <w:rFonts w:ascii="Palatino Linotype" w:hAnsi="Palatino Linotype"/>
                <w:color w:val="000000"/>
                <w:sz w:val="20"/>
                <w:szCs w:val="20"/>
              </w:rPr>
              <w:t xml:space="preserve"> Indicator – the data source is active or not, if not active, the job will skip</w:t>
            </w:r>
          </w:p>
          <w:p w14:paraId="7D76551E" w14:textId="77777777" w:rsidR="007252F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1193" w:type="dxa"/>
          </w:tcPr>
          <w:p w14:paraId="3FAC5C8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7C1D4059" w14:textId="77777777" w:rsidTr="00A00C1A">
        <w:trPr>
          <w:cantSplit/>
          <w:trHeight w:val="123"/>
        </w:trPr>
        <w:tc>
          <w:tcPr>
            <w:tcW w:w="1391" w:type="dxa"/>
            <w:shd w:val="clear" w:color="auto" w:fill="auto"/>
          </w:tcPr>
          <w:p w14:paraId="1F543869"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tcPr>
          <w:p w14:paraId="7D04CC4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3C1D286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389" w:type="dxa"/>
          </w:tcPr>
          <w:p w14:paraId="45A450EF"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4BC1C64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63E06962"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1193" w:type="dxa"/>
          </w:tcPr>
          <w:p w14:paraId="3337BB6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0C4567DC" w14:textId="77777777" w:rsidTr="00A00C1A">
        <w:trPr>
          <w:cantSplit/>
          <w:trHeight w:val="123"/>
        </w:trPr>
        <w:tc>
          <w:tcPr>
            <w:tcW w:w="1391"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53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577" w:type="dxa"/>
          </w:tcPr>
          <w:p w14:paraId="71507A87" w14:textId="5CEA4554"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according to </w:t>
            </w:r>
            <w:ins w:id="925" w:author="Steven Chen" w:date="2016-12-13T17:24:00Z">
              <w:r w:rsidR="00054706">
                <w:rPr>
                  <w:rFonts w:ascii="Palatino Linotype" w:hAnsi="Palatino Linotype"/>
                  <w:color w:val="000000"/>
                  <w:sz w:val="20"/>
                  <w:szCs w:val="20"/>
                </w:rPr>
                <w:t>the exception’s severity.</w:t>
              </w:r>
            </w:ins>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14:paraId="717B989B"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DB error (cannot access)</w:t>
            </w:r>
          </w:p>
          <w:p w14:paraId="2D9A717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14:paraId="18FF9F26"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14:paraId="21894222"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p w14:paraId="29BAD736" w14:textId="77777777"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These exceptions could be categorized into 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A00C1A">
        <w:trPr>
          <w:cantSplit/>
          <w:trHeight w:val="123"/>
        </w:trPr>
        <w:tc>
          <w:tcPr>
            <w:tcW w:w="1391"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ESB-NF-REQ-01-05</w:t>
            </w:r>
          </w:p>
        </w:tc>
        <w:tc>
          <w:tcPr>
            <w:tcW w:w="153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577"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Data not match</w:t>
            </w:r>
          </w:p>
          <w:p w14:paraId="0B9D2D23"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14:paraId="27D950D0"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A00C1A">
        <w:trPr>
          <w:cantSplit/>
          <w:trHeight w:val="123"/>
        </w:trPr>
        <w:tc>
          <w:tcPr>
            <w:tcW w:w="1391"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ESB-NF-REQ-01-06</w:t>
            </w:r>
          </w:p>
        </w:tc>
        <w:tc>
          <w:tcPr>
            <w:tcW w:w="153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577"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77777777" w:rsidR="00112404" w:rsidRPr="00211DF8" w:rsidRDefault="00290451"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A00C1A">
        <w:trPr>
          <w:cantSplit/>
          <w:trHeight w:val="123"/>
        </w:trPr>
        <w:tc>
          <w:tcPr>
            <w:tcW w:w="1391"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577" w:type="dxa"/>
          </w:tcPr>
          <w:p w14:paraId="4AC9E98E" w14:textId="77777777"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14:paraId="3F11D303" w14:textId="77777777" w:rsidR="00134FC6"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4676E5CB" w14:textId="77777777"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A00C1A">
        <w:trPr>
          <w:cantSplit/>
          <w:trHeight w:val="123"/>
        </w:trPr>
        <w:tc>
          <w:tcPr>
            <w:tcW w:w="1391" w:type="dxa"/>
            <w:shd w:val="clear" w:color="auto" w:fill="auto"/>
          </w:tcPr>
          <w:p w14:paraId="7E0712D6"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ESB-NF-REQ-01-08</w:t>
            </w:r>
          </w:p>
        </w:tc>
        <w:tc>
          <w:tcPr>
            <w:tcW w:w="1530" w:type="dxa"/>
          </w:tcPr>
          <w:p w14:paraId="706A926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43805503"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389" w:type="dxa"/>
          </w:tcPr>
          <w:p w14:paraId="2D4A1FD8"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Low priority</w:t>
            </w:r>
          </w:p>
        </w:tc>
        <w:tc>
          <w:tcPr>
            <w:tcW w:w="1170" w:type="dxa"/>
          </w:tcPr>
          <w:p w14:paraId="0FB46D73"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17D78F4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14:paraId="43A12B21"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tables</w:t>
            </w:r>
          </w:p>
          <w:p w14:paraId="190066A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columns</w:t>
            </w:r>
          </w:p>
          <w:p w14:paraId="3F6E1FEE"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tables</w:t>
            </w:r>
          </w:p>
          <w:p w14:paraId="7ECBC77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columns</w:t>
            </w:r>
          </w:p>
          <w:p w14:paraId="6AAF666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14:paraId="65F7B51C"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A00C1A">
        <w:trPr>
          <w:cantSplit/>
          <w:trHeight w:val="123"/>
        </w:trPr>
        <w:tc>
          <w:tcPr>
            <w:tcW w:w="1391"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tcPr>
          <w:p w14:paraId="7CD56F04"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2310ED68" w14:textId="0DDEA904"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data source data could be initialized into the system by migration from Maxim existing system called “Branch </w:t>
            </w:r>
            <w:del w:id="926" w:author="Steven Chen" w:date="2016-12-13T17:56:00Z">
              <w:r w:rsidRPr="00211DF8" w:rsidDel="00D31C7E">
                <w:rPr>
                  <w:rFonts w:ascii="Palatino Linotype" w:hAnsi="Palatino Linotype"/>
                  <w:color w:val="000000"/>
                  <w:sz w:val="20"/>
                  <w:szCs w:val="20"/>
                </w:rPr>
                <w:delText>Smart</w:delText>
              </w:r>
            </w:del>
            <w:ins w:id="927" w:author="Steven Chen" w:date="2016-12-13T17:56:00Z">
              <w:r w:rsidR="00D31C7E">
                <w:rPr>
                  <w:rFonts w:ascii="Palatino Linotype" w:hAnsi="Palatino Linotype"/>
                  <w:color w:val="000000"/>
                  <w:sz w:val="20"/>
                  <w:szCs w:val="20"/>
                </w:rPr>
                <w:t>Master</w:t>
              </w:r>
            </w:ins>
            <w:r w:rsidRPr="00211DF8">
              <w:rPr>
                <w:rFonts w:ascii="Palatino Linotype" w:hAnsi="Palatino Linotype"/>
                <w:color w:val="000000"/>
                <w:sz w:val="20"/>
                <w:szCs w:val="20"/>
              </w:rPr>
              <w:t>”</w:t>
            </w:r>
          </w:p>
        </w:tc>
        <w:tc>
          <w:tcPr>
            <w:tcW w:w="1389" w:type="dxa"/>
          </w:tcPr>
          <w:p w14:paraId="5B70797C"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F16790"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C1EA6CD" w14:textId="0C1C885C"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service bus control of the POS client branch information </w:t>
            </w:r>
            <w:proofErr w:type="gramStart"/>
            <w:r w:rsidRPr="00211DF8">
              <w:rPr>
                <w:rFonts w:ascii="Palatino Linotype" w:hAnsi="Palatino Linotype"/>
                <w:color w:val="000000"/>
                <w:sz w:val="20"/>
                <w:szCs w:val="20"/>
              </w:rPr>
              <w:t>will be initiated</w:t>
            </w:r>
            <w:proofErr w:type="gramEnd"/>
            <w:r w:rsidRPr="00211DF8">
              <w:rPr>
                <w:rFonts w:ascii="Palatino Linotype" w:hAnsi="Palatino Linotype"/>
                <w:color w:val="000000"/>
                <w:sz w:val="20"/>
                <w:szCs w:val="20"/>
              </w:rPr>
              <w:t xml:space="preserve"> from “branch </w:t>
            </w:r>
            <w:ins w:id="928" w:author="Steven Chen" w:date="2016-12-13T17:56:00Z">
              <w:r w:rsidR="00D31C7E">
                <w:rPr>
                  <w:rFonts w:ascii="Palatino Linotype" w:hAnsi="Palatino Linotype"/>
                  <w:color w:val="000000"/>
                  <w:sz w:val="20"/>
                  <w:szCs w:val="20"/>
                </w:rPr>
                <w:t>master</w:t>
              </w:r>
            </w:ins>
            <w:del w:id="929" w:author="Steven Chen" w:date="2016-12-13T17:56:00Z">
              <w:r w:rsidRPr="00211DF8" w:rsidDel="00D31C7E">
                <w:rPr>
                  <w:rFonts w:ascii="Palatino Linotype" w:hAnsi="Palatino Linotype"/>
                  <w:color w:val="000000"/>
                  <w:sz w:val="20"/>
                  <w:szCs w:val="20"/>
                </w:rPr>
                <w:delText>smart</w:delText>
              </w:r>
            </w:del>
            <w:r w:rsidRPr="00211DF8">
              <w:rPr>
                <w:rFonts w:ascii="Palatino Linotype" w:hAnsi="Palatino Linotype"/>
                <w:color w:val="000000"/>
                <w:sz w:val="20"/>
                <w:szCs w:val="20"/>
              </w:rPr>
              <w: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A00C1A">
        <w:trPr>
          <w:cantSplit/>
          <w:trHeight w:val="123"/>
        </w:trPr>
        <w:tc>
          <w:tcPr>
            <w:tcW w:w="1391"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530" w:type="dxa"/>
          </w:tcPr>
          <w:p w14:paraId="190FD072" w14:textId="77777777" w:rsidR="00E254F5" w:rsidRPr="00211DF8" w:rsidRDefault="00E254F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577" w:type="dxa"/>
          </w:tcPr>
          <w:p w14:paraId="0EBC6AE0"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vAlign w:val="center"/>
          </w:tcPr>
          <w:p w14:paraId="50C448CB"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14:paraId="15296545"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14:paraId="701ED384"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Number of retry limit</w:t>
            </w:r>
          </w:p>
          <w:p w14:paraId="69A56BC8"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Housekeeping</w:t>
            </w:r>
          </w:p>
          <w:p w14:paraId="0A24C92D"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14:paraId="40467DF1"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14:paraId="6B5A620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14:paraId="056FEB2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14:paraId="319D28FC"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 xml:space="preserve">Interface web service </w:t>
            </w:r>
            <w:proofErr w:type="spellStart"/>
            <w:r w:rsidRPr="00211DF8">
              <w:rPr>
                <w:rFonts w:ascii="Palatino Linotype" w:hAnsi="Palatino Linotype"/>
                <w:color w:val="000000"/>
                <w:sz w:val="20"/>
                <w:szCs w:val="20"/>
              </w:rPr>
              <w:t>url</w:t>
            </w:r>
            <w:proofErr w:type="spellEnd"/>
          </w:p>
          <w:p w14:paraId="753A2203"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Encryption keys</w:t>
            </w:r>
          </w:p>
          <w:p w14:paraId="5237BE75" w14:textId="77777777" w:rsidR="00971B22" w:rsidRPr="00A00C1A" w:rsidRDefault="00971B22"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Support teams emai</w:t>
            </w:r>
            <w:r w:rsidR="00B43ADA">
              <w:rPr>
                <w:rFonts w:ascii="Palatino Linotype" w:hAnsi="Palatino Linotype"/>
                <w:color w:val="000000"/>
                <w:sz w:val="20"/>
                <w:szCs w:val="20"/>
              </w:rPr>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514A26">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930" w:name="_Toc468468993"/>
      <w:r w:rsidRPr="00211DF8">
        <w:rPr>
          <w:rFonts w:ascii="Palatino Linotype" w:hAnsi="Palatino Linotype"/>
        </w:rPr>
        <w:lastRenderedPageBreak/>
        <w:t>System Interface</w:t>
      </w:r>
      <w:bookmarkEnd w:id="930"/>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14:paraId="7D6266A7" w14:textId="77777777" w:rsidTr="009E2AF3">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A00C1A">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530"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A00C1A">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870" w:type="dxa"/>
          </w:tcPr>
          <w:p w14:paraId="0EBBFECB"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A00C1A">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tcPr>
          <w:p w14:paraId="226CC8BF"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6DBABC41"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are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A00C1A">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tcPr>
          <w:p w14:paraId="5442903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A00C1A">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tcPr>
          <w:p w14:paraId="3F980B95"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A00C1A">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tcPr>
          <w:p w14:paraId="63CA3E5E"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2DB3B9A7"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After the EOD data has been transferred to EDW after total record count and total amount have been validated, update the convert log in EDW to indicator the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297F55">
          <w:pgSz w:w="15840" w:h="12240" w:orient="landscape"/>
          <w:pgMar w:top="720" w:right="720" w:bottom="720" w:left="720" w:header="720" w:footer="794" w:gutter="0"/>
          <w:cols w:space="720"/>
          <w:docGrid w:linePitch="360"/>
        </w:sectPr>
      </w:pPr>
    </w:p>
    <w:p w14:paraId="6CAFBED9" w14:textId="77777777" w:rsidR="00F75917" w:rsidRDefault="00F75917" w:rsidP="00A00C1A">
      <w:pPr>
        <w:pStyle w:val="Heading1"/>
        <w:jc w:val="both"/>
        <w:rPr>
          <w:rFonts w:ascii="Palatino Linotype" w:eastAsia="Microsoft YaHei" w:hAnsi="Palatino Linotype" w:cs="Microsoft YaHei"/>
          <w:lang w:eastAsia="zh-CN"/>
        </w:rPr>
      </w:pPr>
      <w:bookmarkStart w:id="931" w:name="_Toc468468994"/>
      <w:r>
        <w:rPr>
          <w:rFonts w:ascii="Palatino Linotype" w:eastAsia="Microsoft YaHei" w:hAnsi="Palatino Linotype" w:cs="Microsoft YaHei"/>
          <w:lang w:eastAsia="zh-CN"/>
        </w:rPr>
        <w:lastRenderedPageBreak/>
        <w:t>Sign Off</w:t>
      </w:r>
      <w:bookmarkEnd w:id="931"/>
    </w:p>
    <w:p w14:paraId="2D398C9C" w14:textId="77777777" w:rsidR="00485B40" w:rsidRPr="00A00C1A" w:rsidRDefault="00485B40" w:rsidP="00A00C1A">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B730D" w14:paraId="373DC55F" w14:textId="77777777" w:rsidTr="005F3D2E">
        <w:trPr>
          <w:cantSplit/>
          <w:trHeight w:val="648"/>
        </w:trPr>
        <w:tc>
          <w:tcPr>
            <w:tcW w:w="10260" w:type="dxa"/>
            <w:gridSpan w:val="3"/>
            <w:vAlign w:val="center"/>
          </w:tcPr>
          <w:p w14:paraId="7C111ACB" w14:textId="77777777" w:rsidR="00420047" w:rsidRPr="00A00C1A" w:rsidRDefault="00420047" w:rsidP="00A00C1A">
            <w:pPr>
              <w:pStyle w:val="TableText"/>
              <w:rPr>
                <w:b/>
                <w:szCs w:val="24"/>
              </w:rPr>
            </w:pPr>
            <w:r w:rsidRPr="00A00C1A">
              <w:rPr>
                <w:b/>
                <w:bCs/>
                <w:sz w:val="28"/>
                <w:szCs w:val="24"/>
              </w:rPr>
              <w:t>POS</w:t>
            </w:r>
            <w:r w:rsidR="00485B40" w:rsidRPr="00A00C1A">
              <w:rPr>
                <w:b/>
                <w:bCs/>
                <w:sz w:val="28"/>
                <w:szCs w:val="24"/>
              </w:rPr>
              <w:t xml:space="preserve"> Part </w:t>
            </w:r>
            <w:r w:rsidRPr="00A00C1A">
              <w:rPr>
                <w:b/>
                <w:bCs/>
                <w:sz w:val="28"/>
                <w:szCs w:val="24"/>
              </w:rPr>
              <w:t>Sign-Off</w:t>
            </w:r>
            <w:r w:rsidRPr="00A00C1A">
              <w:rPr>
                <w:b/>
                <w:sz w:val="28"/>
                <w:szCs w:val="24"/>
              </w:rPr>
              <w:t xml:space="preserve"> (Section</w:t>
            </w:r>
            <w:r w:rsidR="00635A9B" w:rsidRPr="00A00C1A">
              <w:rPr>
                <w:b/>
                <w:sz w:val="28"/>
                <w:szCs w:val="24"/>
              </w:rPr>
              <w:t xml:space="preserve">: </w:t>
            </w:r>
            <w:r w:rsidR="00485B40" w:rsidRPr="00A00C1A">
              <w:rPr>
                <w:b/>
                <w:sz w:val="28"/>
                <w:szCs w:val="24"/>
              </w:rPr>
              <w:t>4</w:t>
            </w:r>
            <w:r w:rsidR="00635A9B" w:rsidRPr="00A00C1A">
              <w:rPr>
                <w:b/>
                <w:sz w:val="28"/>
                <w:szCs w:val="24"/>
              </w:rPr>
              <w:t xml:space="preserve">.2.4, </w:t>
            </w:r>
            <w:r w:rsidR="00485B40" w:rsidRPr="00A00C1A">
              <w:rPr>
                <w:b/>
                <w:sz w:val="28"/>
                <w:szCs w:val="24"/>
              </w:rPr>
              <w:t>4</w:t>
            </w:r>
            <w:r w:rsidR="00635A9B" w:rsidRPr="00A00C1A">
              <w:rPr>
                <w:b/>
                <w:sz w:val="28"/>
                <w:szCs w:val="24"/>
              </w:rPr>
              <w:t xml:space="preserve">.2.6, </w:t>
            </w:r>
            <w:r w:rsidR="00485B40" w:rsidRPr="00A00C1A">
              <w:rPr>
                <w:b/>
                <w:sz w:val="28"/>
                <w:szCs w:val="24"/>
              </w:rPr>
              <w:t>4</w:t>
            </w:r>
            <w:r w:rsidR="00635A9B" w:rsidRPr="00A00C1A">
              <w:rPr>
                <w:b/>
                <w:sz w:val="28"/>
                <w:szCs w:val="24"/>
              </w:rPr>
              <w:t>.3.5</w:t>
            </w:r>
            <w:r w:rsidRPr="00A00C1A">
              <w:rPr>
                <w:b/>
                <w:sz w:val="28"/>
                <w:szCs w:val="24"/>
              </w:rPr>
              <w:t>)</w:t>
            </w:r>
          </w:p>
        </w:tc>
      </w:tr>
      <w:tr w:rsidR="00420047" w:rsidRPr="00A00C1A" w14:paraId="233BA655" w14:textId="77777777" w:rsidTr="00A00C1A">
        <w:trPr>
          <w:cantSplit/>
          <w:trHeight w:val="562"/>
        </w:trPr>
        <w:tc>
          <w:tcPr>
            <w:tcW w:w="4297" w:type="dxa"/>
            <w:vAlign w:val="center"/>
          </w:tcPr>
          <w:p w14:paraId="57C9AF71" w14:textId="77777777" w:rsidR="00420047" w:rsidRPr="00A00C1A" w:rsidRDefault="00420047" w:rsidP="005F3D2E">
            <w:pPr>
              <w:pStyle w:val="TableText"/>
              <w:jc w:val="center"/>
              <w:rPr>
                <w:sz w:val="28"/>
                <w:szCs w:val="24"/>
              </w:rPr>
            </w:pPr>
            <w:r w:rsidRPr="00A00C1A">
              <w:rPr>
                <w:sz w:val="28"/>
                <w:szCs w:val="24"/>
                <w:u w:val="single"/>
              </w:rPr>
              <w:t xml:space="preserve">Name </w:t>
            </w:r>
            <w:r w:rsidRPr="00A00C1A">
              <w:rPr>
                <w:sz w:val="28"/>
                <w:szCs w:val="24"/>
              </w:rPr>
              <w:t xml:space="preserve"> (Print or Type)</w:t>
            </w:r>
          </w:p>
        </w:tc>
        <w:tc>
          <w:tcPr>
            <w:tcW w:w="1931" w:type="dxa"/>
            <w:vAlign w:val="center"/>
          </w:tcPr>
          <w:p w14:paraId="6F5C6B66"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479110BB"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05D78DB" w14:textId="77777777" w:rsidTr="00A00C1A">
        <w:trPr>
          <w:cantSplit/>
          <w:trHeight w:val="1250"/>
        </w:trPr>
        <w:tc>
          <w:tcPr>
            <w:tcW w:w="4297" w:type="dxa"/>
            <w:vAlign w:val="center"/>
          </w:tcPr>
          <w:p w14:paraId="4268E0E6" w14:textId="77777777" w:rsidR="00420047" w:rsidRPr="00A00C1A" w:rsidRDefault="00635A9B" w:rsidP="005F3D2E">
            <w:pPr>
              <w:pStyle w:val="TableText"/>
              <w:rPr>
                <w:b/>
                <w:sz w:val="28"/>
                <w:szCs w:val="24"/>
              </w:rPr>
            </w:pPr>
            <w:r w:rsidRPr="00A00C1A">
              <w:rPr>
                <w:b/>
                <w:sz w:val="28"/>
                <w:szCs w:val="24"/>
              </w:rPr>
              <w:t xml:space="preserve">CARL CHOW </w:t>
            </w:r>
          </w:p>
        </w:tc>
        <w:tc>
          <w:tcPr>
            <w:tcW w:w="1931" w:type="dxa"/>
          </w:tcPr>
          <w:p w14:paraId="4C889F1C" w14:textId="77777777" w:rsidR="00420047" w:rsidRPr="003B730D" w:rsidRDefault="00420047" w:rsidP="005F3D2E">
            <w:pPr>
              <w:pStyle w:val="TableText"/>
              <w:rPr>
                <w:szCs w:val="24"/>
                <w:u w:val="single"/>
              </w:rPr>
            </w:pPr>
          </w:p>
        </w:tc>
        <w:tc>
          <w:tcPr>
            <w:tcW w:w="4032" w:type="dxa"/>
          </w:tcPr>
          <w:p w14:paraId="304CE0EC" w14:textId="77777777" w:rsidR="00420047" w:rsidRPr="003B730D" w:rsidRDefault="00420047" w:rsidP="005F3D2E">
            <w:pPr>
              <w:pStyle w:val="TableText"/>
              <w:rPr>
                <w:szCs w:val="24"/>
                <w:u w:val="single"/>
              </w:rPr>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485B40">
            <w:pPr>
              <w:pStyle w:val="TableText"/>
              <w:rPr>
                <w:b/>
                <w:bCs/>
                <w:szCs w:val="24"/>
              </w:rPr>
            </w:pPr>
          </w:p>
        </w:tc>
      </w:tr>
      <w:tr w:rsidR="00420047" w:rsidRPr="003B730D" w14:paraId="0B03254C" w14:textId="77777777" w:rsidTr="005F3D2E">
        <w:trPr>
          <w:cantSplit/>
          <w:trHeight w:val="648"/>
        </w:trPr>
        <w:tc>
          <w:tcPr>
            <w:tcW w:w="10260" w:type="dxa"/>
            <w:gridSpan w:val="3"/>
            <w:vAlign w:val="center"/>
          </w:tcPr>
          <w:p w14:paraId="505C9669" w14:textId="77777777" w:rsidR="00420047" w:rsidRPr="003B730D" w:rsidRDefault="00420047" w:rsidP="00A00C1A">
            <w:pPr>
              <w:pStyle w:val="TableText"/>
              <w:rPr>
                <w:szCs w:val="24"/>
              </w:rPr>
            </w:pPr>
            <w:r w:rsidRPr="00A00C1A">
              <w:rPr>
                <w:b/>
                <w:bCs/>
                <w:sz w:val="28"/>
                <w:szCs w:val="24"/>
              </w:rPr>
              <w:t>St</w:t>
            </w:r>
            <w:r w:rsidR="00635A9B" w:rsidRPr="00A00C1A">
              <w:rPr>
                <w:b/>
                <w:bCs/>
                <w:sz w:val="28"/>
                <w:szCs w:val="24"/>
              </w:rPr>
              <w:t xml:space="preserve">aging to EDW </w:t>
            </w:r>
            <w:r w:rsidR="00485B40">
              <w:rPr>
                <w:b/>
                <w:bCs/>
                <w:sz w:val="28"/>
                <w:szCs w:val="24"/>
              </w:rPr>
              <w:t xml:space="preserve">Part </w:t>
            </w:r>
            <w:r w:rsidR="00635A9B" w:rsidRPr="00A00C1A">
              <w:rPr>
                <w:b/>
                <w:bCs/>
                <w:sz w:val="28"/>
                <w:szCs w:val="24"/>
              </w:rPr>
              <w:t>Sign-Off (</w:t>
            </w:r>
            <w:r w:rsidR="00485B40" w:rsidRPr="00A00C1A">
              <w:rPr>
                <w:b/>
                <w:bCs/>
                <w:sz w:val="28"/>
                <w:szCs w:val="24"/>
              </w:rPr>
              <w:t>4</w:t>
            </w:r>
            <w:r w:rsidR="00635A9B" w:rsidRPr="00A00C1A">
              <w:rPr>
                <w:b/>
                <w:bCs/>
                <w:sz w:val="28"/>
                <w:szCs w:val="24"/>
              </w:rPr>
              <w:t xml:space="preserve">.2.5, </w:t>
            </w:r>
            <w:r w:rsidR="00485B40" w:rsidRPr="00A00C1A">
              <w:rPr>
                <w:b/>
                <w:bCs/>
                <w:sz w:val="28"/>
                <w:szCs w:val="24"/>
              </w:rPr>
              <w:t>4</w:t>
            </w:r>
            <w:r w:rsidR="00635A9B" w:rsidRPr="00A00C1A">
              <w:rPr>
                <w:b/>
                <w:bCs/>
                <w:sz w:val="28"/>
                <w:szCs w:val="24"/>
              </w:rPr>
              <w:t>.2.7,</w:t>
            </w:r>
            <w:r w:rsidR="00485B40" w:rsidRPr="00A00C1A">
              <w:rPr>
                <w:b/>
                <w:bCs/>
                <w:sz w:val="28"/>
                <w:szCs w:val="24"/>
              </w:rPr>
              <w:t xml:space="preserve"> 4</w:t>
            </w:r>
            <w:r w:rsidR="00635A9B" w:rsidRPr="00A00C1A">
              <w:rPr>
                <w:b/>
                <w:bCs/>
                <w:sz w:val="28"/>
                <w:szCs w:val="24"/>
              </w:rPr>
              <w:t>.3.6)</w:t>
            </w:r>
          </w:p>
        </w:tc>
      </w:tr>
      <w:tr w:rsidR="00420047" w:rsidRPr="00A00C1A" w14:paraId="738459AB" w14:textId="77777777" w:rsidTr="00A00C1A">
        <w:trPr>
          <w:cantSplit/>
          <w:trHeight w:val="562"/>
        </w:trPr>
        <w:tc>
          <w:tcPr>
            <w:tcW w:w="4297" w:type="dxa"/>
            <w:vAlign w:val="center"/>
          </w:tcPr>
          <w:p w14:paraId="12BA7E59"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78DD67B"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3769DE5D"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548CBB19" w14:textId="77777777" w:rsidTr="00A00C1A">
        <w:trPr>
          <w:cantSplit/>
          <w:trHeight w:val="1214"/>
        </w:trPr>
        <w:tc>
          <w:tcPr>
            <w:tcW w:w="4297" w:type="dxa"/>
            <w:vAlign w:val="center"/>
          </w:tcPr>
          <w:p w14:paraId="3770E4B1" w14:textId="77777777" w:rsidR="00420047" w:rsidRPr="003B730D" w:rsidRDefault="00635A9B" w:rsidP="005F3D2E">
            <w:pPr>
              <w:pStyle w:val="TableText"/>
              <w:rPr>
                <w:szCs w:val="24"/>
              </w:rPr>
            </w:pPr>
            <w:r w:rsidRPr="00A00C1A">
              <w:rPr>
                <w:b/>
                <w:sz w:val="28"/>
                <w:szCs w:val="24"/>
              </w:rPr>
              <w:t>POLLY KAM</w:t>
            </w:r>
          </w:p>
        </w:tc>
        <w:tc>
          <w:tcPr>
            <w:tcW w:w="1931" w:type="dxa"/>
          </w:tcPr>
          <w:p w14:paraId="01021F9D" w14:textId="77777777" w:rsidR="00420047" w:rsidRPr="003B730D" w:rsidRDefault="00420047" w:rsidP="005F3D2E">
            <w:pPr>
              <w:pStyle w:val="TableText"/>
              <w:rPr>
                <w:szCs w:val="24"/>
                <w:u w:val="single"/>
              </w:rPr>
            </w:pPr>
          </w:p>
        </w:tc>
        <w:tc>
          <w:tcPr>
            <w:tcW w:w="4032" w:type="dxa"/>
          </w:tcPr>
          <w:p w14:paraId="49837E2F" w14:textId="77777777" w:rsidR="00420047" w:rsidRPr="003B730D" w:rsidRDefault="00420047" w:rsidP="005F3D2E">
            <w:pPr>
              <w:pStyle w:val="TableText"/>
              <w:rPr>
                <w:szCs w:val="24"/>
                <w:u w:val="single"/>
              </w:rPr>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FF036B">
            <w:pPr>
              <w:pStyle w:val="TableText"/>
              <w:rPr>
                <w:b/>
                <w:bCs/>
                <w:szCs w:val="24"/>
              </w:rPr>
            </w:pPr>
          </w:p>
        </w:tc>
      </w:tr>
      <w:tr w:rsidR="00420047" w:rsidRPr="003B730D" w14:paraId="1281A477" w14:textId="77777777" w:rsidTr="005F3D2E">
        <w:trPr>
          <w:cantSplit/>
          <w:trHeight w:val="648"/>
        </w:trPr>
        <w:tc>
          <w:tcPr>
            <w:tcW w:w="10260" w:type="dxa"/>
            <w:gridSpan w:val="3"/>
            <w:vAlign w:val="center"/>
          </w:tcPr>
          <w:p w14:paraId="69CA573D" w14:textId="77777777" w:rsidR="00420047" w:rsidRPr="003B730D" w:rsidRDefault="00420047" w:rsidP="00A00C1A">
            <w:pPr>
              <w:pStyle w:val="TableText"/>
              <w:rPr>
                <w:szCs w:val="24"/>
              </w:rPr>
            </w:pPr>
            <w:r w:rsidRPr="00A00C1A">
              <w:rPr>
                <w:b/>
                <w:bCs/>
                <w:sz w:val="28"/>
                <w:szCs w:val="24"/>
              </w:rPr>
              <w:t>Others</w:t>
            </w:r>
            <w:r w:rsidR="00485B40" w:rsidRPr="00A00C1A">
              <w:rPr>
                <w:b/>
                <w:bCs/>
                <w:sz w:val="28"/>
                <w:szCs w:val="24"/>
              </w:rPr>
              <w:t xml:space="preserve"> Sections</w:t>
            </w:r>
            <w:r w:rsidR="00635A9B" w:rsidRPr="00A00C1A">
              <w:rPr>
                <w:b/>
                <w:bCs/>
                <w:sz w:val="28"/>
                <w:szCs w:val="24"/>
              </w:rPr>
              <w:t xml:space="preserve"> Sign-Off (</w:t>
            </w:r>
            <w:r w:rsidR="00485B40">
              <w:rPr>
                <w:b/>
                <w:bCs/>
                <w:sz w:val="28"/>
                <w:szCs w:val="24"/>
              </w:rPr>
              <w:t>Others</w:t>
            </w:r>
            <w:r w:rsidR="00635A9B" w:rsidRPr="00A00C1A">
              <w:rPr>
                <w:b/>
                <w:bCs/>
                <w:sz w:val="28"/>
                <w:szCs w:val="24"/>
              </w:rPr>
              <w:t>)</w:t>
            </w:r>
            <w:r w:rsidR="00635A9B">
              <w:rPr>
                <w:b/>
                <w:szCs w:val="24"/>
              </w:rPr>
              <w:t xml:space="preserve"> </w:t>
            </w:r>
            <w:r>
              <w:rPr>
                <w:b/>
                <w:bCs/>
                <w:szCs w:val="24"/>
              </w:rPr>
              <w:t xml:space="preserve"> </w:t>
            </w:r>
          </w:p>
        </w:tc>
      </w:tr>
      <w:tr w:rsidR="00420047" w:rsidRPr="00A00C1A" w14:paraId="76D1EF27" w14:textId="77777777" w:rsidTr="00A00C1A">
        <w:trPr>
          <w:cantSplit/>
          <w:trHeight w:val="557"/>
        </w:trPr>
        <w:tc>
          <w:tcPr>
            <w:tcW w:w="4297" w:type="dxa"/>
            <w:vAlign w:val="center"/>
          </w:tcPr>
          <w:p w14:paraId="128F32E3"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A9FF726" w14:textId="77777777" w:rsidR="00420047" w:rsidRPr="00A00C1A" w:rsidRDefault="00420047" w:rsidP="005F3D2E">
            <w:pPr>
              <w:pStyle w:val="TableText"/>
              <w:jc w:val="center"/>
              <w:rPr>
                <w:sz w:val="28"/>
                <w:szCs w:val="24"/>
                <w:u w:val="single"/>
              </w:rPr>
            </w:pPr>
            <w:r w:rsidRPr="00A00C1A">
              <w:rPr>
                <w:sz w:val="28"/>
                <w:szCs w:val="24"/>
                <w:u w:val="single"/>
              </w:rPr>
              <w:t>Date</w:t>
            </w:r>
          </w:p>
        </w:tc>
        <w:tc>
          <w:tcPr>
            <w:tcW w:w="4032" w:type="dxa"/>
            <w:vAlign w:val="center"/>
          </w:tcPr>
          <w:p w14:paraId="05D927A1"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9729E42" w14:textId="77777777" w:rsidTr="00A00C1A">
        <w:trPr>
          <w:cantSplit/>
          <w:trHeight w:val="1295"/>
        </w:trPr>
        <w:tc>
          <w:tcPr>
            <w:tcW w:w="4297" w:type="dxa"/>
            <w:vAlign w:val="center"/>
          </w:tcPr>
          <w:p w14:paraId="6ED096B0" w14:textId="77777777" w:rsidR="00420047" w:rsidRPr="003B730D" w:rsidRDefault="00635A9B" w:rsidP="00A00C1A">
            <w:pPr>
              <w:pStyle w:val="TableText"/>
              <w:rPr>
                <w:szCs w:val="24"/>
              </w:rPr>
            </w:pPr>
            <w:r>
              <w:rPr>
                <w:b/>
                <w:sz w:val="28"/>
                <w:szCs w:val="24"/>
              </w:rPr>
              <w:t>WING CHOI</w:t>
            </w:r>
          </w:p>
        </w:tc>
        <w:tc>
          <w:tcPr>
            <w:tcW w:w="1931" w:type="dxa"/>
          </w:tcPr>
          <w:p w14:paraId="5331D0F4" w14:textId="77777777" w:rsidR="00420047" w:rsidRPr="003B730D" w:rsidRDefault="00420047" w:rsidP="005F3D2E">
            <w:pPr>
              <w:pStyle w:val="TableText"/>
              <w:rPr>
                <w:szCs w:val="24"/>
                <w:highlight w:val="yellow"/>
                <w:u w:val="single"/>
              </w:rPr>
            </w:pPr>
          </w:p>
        </w:tc>
        <w:tc>
          <w:tcPr>
            <w:tcW w:w="4032" w:type="dxa"/>
          </w:tcPr>
          <w:p w14:paraId="3929F396" w14:textId="77777777" w:rsidR="00420047" w:rsidRPr="003B730D" w:rsidRDefault="00420047" w:rsidP="005F3D2E">
            <w:pPr>
              <w:pStyle w:val="TableText"/>
              <w:rPr>
                <w:szCs w:val="24"/>
                <w:u w:val="single"/>
              </w:rPr>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FF036B">
            <w:pPr>
              <w:pStyle w:val="TableText"/>
              <w:rPr>
                <w:b/>
                <w:bCs/>
                <w:szCs w:val="24"/>
              </w:rPr>
            </w:pPr>
          </w:p>
        </w:tc>
      </w:tr>
    </w:tbl>
    <w:p w14:paraId="6273E42B" w14:textId="77777777" w:rsidR="00F75917" w:rsidRDefault="00F75917" w:rsidP="00A00C1A">
      <w:pPr>
        <w:rPr>
          <w:lang w:eastAsia="zh-CN"/>
        </w:rPr>
      </w:pPr>
    </w:p>
    <w:p w14:paraId="1305217C" w14:textId="77777777" w:rsidR="00F75917" w:rsidRPr="00A00C1A" w:rsidRDefault="00F75917" w:rsidP="00A00C1A">
      <w:pPr>
        <w:rPr>
          <w:lang w:eastAsia="zh-CN"/>
        </w:rPr>
      </w:pPr>
    </w:p>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7E6F0F">
      <w:pPr>
        <w:pStyle w:val="Heading1"/>
        <w:jc w:val="both"/>
        <w:rPr>
          <w:rFonts w:ascii="Palatino Linotype" w:eastAsia="Microsoft YaHei" w:hAnsi="Palatino Linotype" w:cs="Microsoft YaHei"/>
          <w:lang w:eastAsia="zh-CN"/>
        </w:rPr>
      </w:pPr>
      <w:bookmarkStart w:id="932" w:name="_Toc468468995"/>
      <w:r w:rsidRPr="00211DF8">
        <w:rPr>
          <w:rFonts w:ascii="Palatino Linotype" w:eastAsia="Microsoft YaHei" w:hAnsi="Palatino Linotype" w:cs="Microsoft YaHei"/>
          <w:lang w:eastAsia="zh-CN"/>
        </w:rPr>
        <w:lastRenderedPageBreak/>
        <w:t>Appendix A – Existing Polling Servers Overview</w:t>
      </w:r>
      <w:bookmarkEnd w:id="932"/>
    </w:p>
    <w:bookmarkStart w:id="933" w:name="_MON_1542179819"/>
    <w:bookmarkEnd w:id="933"/>
    <w:p w14:paraId="05297E62" w14:textId="54D7F16B" w:rsidR="00380544" w:rsidRPr="00211DF8" w:rsidRDefault="009F3B2E" w:rsidP="00380544">
      <w:pPr>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3.5pt" o:ole="">
            <v:imagedata r:id="rId35" o:title=""/>
          </v:shape>
          <o:OLEObject Type="Embed" ProgID="Excel.Sheet.12" ShapeID="_x0000_i1025" DrawAspect="Icon" ObjectID="_1543239875" r:id="rId36"/>
        </w:object>
      </w:r>
    </w:p>
    <w:p w14:paraId="23E22F13" w14:textId="77777777" w:rsidR="00A247A0" w:rsidRDefault="00A247A0" w:rsidP="00A247A0">
      <w:pPr>
        <w:pStyle w:val="Heading1"/>
        <w:jc w:val="both"/>
        <w:rPr>
          <w:rFonts w:ascii="Palatino Linotype" w:eastAsia="Microsoft YaHei" w:hAnsi="Palatino Linotype" w:cs="Microsoft YaHei"/>
          <w:lang w:eastAsia="zh-CN"/>
        </w:rPr>
      </w:pPr>
      <w:bookmarkStart w:id="934" w:name="_Toc468439637"/>
      <w:bookmarkStart w:id="935" w:name="_Toc468440135"/>
      <w:bookmarkStart w:id="936" w:name="_Toc468468131"/>
      <w:bookmarkStart w:id="937" w:name="_Toc468468555"/>
      <w:bookmarkStart w:id="938" w:name="_Toc468468996"/>
      <w:bookmarkStart w:id="939" w:name="_Toc468439638"/>
      <w:bookmarkStart w:id="940" w:name="_Toc468440136"/>
      <w:bookmarkStart w:id="941" w:name="_Toc468468132"/>
      <w:bookmarkStart w:id="942" w:name="_Toc468468556"/>
      <w:bookmarkStart w:id="943" w:name="_Toc468468997"/>
      <w:bookmarkStart w:id="944" w:name="_Toc468468998"/>
      <w:bookmarkEnd w:id="934"/>
      <w:bookmarkEnd w:id="935"/>
      <w:bookmarkEnd w:id="936"/>
      <w:bookmarkEnd w:id="937"/>
      <w:bookmarkEnd w:id="938"/>
      <w:bookmarkEnd w:id="939"/>
      <w:bookmarkEnd w:id="940"/>
      <w:bookmarkEnd w:id="941"/>
      <w:bookmarkEnd w:id="942"/>
      <w:bookmarkEnd w:id="943"/>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w:t>
      </w:r>
      <w:r w:rsidR="000812BA">
        <w:rPr>
          <w:rFonts w:ascii="Palatino Linotype" w:eastAsia="Microsoft YaHei" w:hAnsi="Palatino Linotype" w:cs="Microsoft YaHei"/>
          <w:lang w:eastAsia="zh-CN"/>
        </w:rPr>
        <w:t>B</w:t>
      </w:r>
      <w:r w:rsidR="000812BA" w:rsidRPr="00211DF8">
        <w:rPr>
          <w:rFonts w:ascii="Palatino Linotype" w:eastAsia="Microsoft YaHei" w:hAnsi="Palatino Linotype" w:cs="Microsoft YaHei"/>
          <w:lang w:eastAsia="zh-CN"/>
        </w:rPr>
        <w:t xml:space="preserve"> </w:t>
      </w:r>
      <w:r w:rsidRPr="00211DF8">
        <w:rPr>
          <w:rFonts w:ascii="Palatino Linotype" w:eastAsia="Microsoft YaHei" w:hAnsi="Palatino Linotype" w:cs="Microsoft YaHei"/>
          <w:lang w:eastAsia="zh-CN"/>
        </w:rPr>
        <w:t>–</w:t>
      </w:r>
      <w:r>
        <w:rPr>
          <w:rFonts w:ascii="Palatino Linotype" w:eastAsia="Microsoft YaHei" w:hAnsi="Palatino Linotype" w:cs="Microsoft YaHei"/>
          <w:lang w:eastAsia="zh-CN"/>
        </w:rPr>
        <w:t xml:space="preserve"> Data Process Flowchart</w:t>
      </w:r>
      <w:bookmarkEnd w:id="944"/>
    </w:p>
    <w:p w14:paraId="174C1D95" w14:textId="77777777" w:rsidR="00EE1043" w:rsidRDefault="009F3B2E" w:rsidP="00A247A0">
      <w:pPr>
        <w:rPr>
          <w:ins w:id="945" w:author="Steven Chen" w:date="2016-12-14T12:15:00Z"/>
          <w:lang w:eastAsia="zh-CN"/>
        </w:rPr>
      </w:pPr>
      <w:ins w:id="946" w:author="Steven Chen" w:date="2016-12-14T11:07:00Z">
        <w:r>
          <w:rPr>
            <w:lang w:eastAsia="zh-CN"/>
          </w:rPr>
          <w:object w:dxaOrig="1500" w:dyaOrig="982" w14:anchorId="38DDBBAE">
            <v:shape id="_x0000_i1027" type="#_x0000_t75" style="width:75pt;height:49pt" o:ole="">
              <v:imagedata r:id="rId37" o:title=""/>
            </v:shape>
            <o:OLEObject Type="Embed" ProgID="AcroExch.Document.DC" ShapeID="_x0000_i1027" DrawAspect="Icon" ObjectID="_1543239876" r:id="rId38"/>
          </w:object>
        </w:r>
      </w:ins>
    </w:p>
    <w:p w14:paraId="4C6635B3" w14:textId="77777777" w:rsidR="00EE1043" w:rsidRDefault="00EE1043" w:rsidP="00A247A0">
      <w:pPr>
        <w:rPr>
          <w:ins w:id="947" w:author="Steven Chen" w:date="2016-12-14T12:15:00Z"/>
          <w:lang w:eastAsia="zh-CN"/>
        </w:rPr>
      </w:pPr>
    </w:p>
    <w:p w14:paraId="4948A8C9" w14:textId="77777777" w:rsidR="00EE1043" w:rsidRPr="00EE1043" w:rsidRDefault="00EE1043" w:rsidP="00EE1043">
      <w:pPr>
        <w:pStyle w:val="Heading1"/>
        <w:jc w:val="both"/>
        <w:rPr>
          <w:ins w:id="948" w:author="Steven Chen" w:date="2016-12-14T12:16:00Z"/>
          <w:rFonts w:ascii="Palatino Linotype" w:eastAsia="Microsoft YaHei" w:hAnsi="Palatino Linotype" w:cs="Microsoft YaHei"/>
          <w:lang w:eastAsia="zh-CN"/>
          <w:rPrChange w:id="949" w:author="Steven Chen" w:date="2016-12-14T12:16:00Z">
            <w:rPr>
              <w:ins w:id="950" w:author="Steven Chen" w:date="2016-12-14T12:16:00Z"/>
              <w:lang w:eastAsia="zh-CN"/>
            </w:rPr>
          </w:rPrChange>
        </w:rPr>
        <w:pPrChange w:id="951" w:author="Steven Chen" w:date="2016-12-14T12:16:00Z">
          <w:pPr/>
        </w:pPrChange>
      </w:pPr>
      <w:ins w:id="952" w:author="Steven Chen" w:date="2016-12-14T12:15:00Z">
        <w:r w:rsidRPr="00EE1043">
          <w:rPr>
            <w:rFonts w:ascii="Palatino Linotype" w:eastAsia="Microsoft YaHei" w:hAnsi="Palatino Linotype" w:cs="Microsoft YaHei"/>
            <w:lang w:eastAsia="zh-CN"/>
            <w:rPrChange w:id="953" w:author="Steven Chen" w:date="2016-12-14T12:16:00Z">
              <w:rPr>
                <w:lang w:eastAsia="zh-CN"/>
              </w:rPr>
            </w:rPrChange>
          </w:rPr>
          <w:t>Appendix C – P</w:t>
        </w:r>
      </w:ins>
      <w:ins w:id="954" w:author="Steven Chen" w:date="2016-12-14T12:16:00Z">
        <w:r w:rsidRPr="00EE1043">
          <w:rPr>
            <w:rFonts w:ascii="Palatino Linotype" w:eastAsia="Microsoft YaHei" w:hAnsi="Palatino Linotype" w:cs="Microsoft YaHei"/>
            <w:lang w:eastAsia="zh-CN"/>
            <w:rPrChange w:id="955" w:author="Steven Chen" w:date="2016-12-14T12:16:00Z">
              <w:rPr>
                <w:lang w:eastAsia="zh-CN"/>
              </w:rPr>
            </w:rPrChange>
          </w:rPr>
          <w:t>OS Client</w:t>
        </w:r>
      </w:ins>
      <w:ins w:id="956" w:author="Steven Chen" w:date="2016-12-14T12:15:00Z">
        <w:r w:rsidRPr="00EE1043">
          <w:rPr>
            <w:rFonts w:ascii="Palatino Linotype" w:eastAsia="Microsoft YaHei" w:hAnsi="Palatino Linotype" w:cs="Microsoft YaHei"/>
            <w:lang w:eastAsia="zh-CN"/>
            <w:rPrChange w:id="957" w:author="Steven Chen" w:date="2016-12-14T12:16:00Z">
              <w:rPr>
                <w:lang w:eastAsia="zh-CN"/>
              </w:rPr>
            </w:rPrChange>
          </w:rPr>
          <w:t xml:space="preserve"> Polling Table</w:t>
        </w:r>
      </w:ins>
    </w:p>
    <w:tbl>
      <w:tblPr>
        <w:tblW w:w="10150" w:type="dxa"/>
        <w:tblInd w:w="355" w:type="dxa"/>
        <w:tblLook w:val="04A0" w:firstRow="1" w:lastRow="0" w:firstColumn="1" w:lastColumn="0" w:noHBand="0" w:noVBand="1"/>
      </w:tblPr>
      <w:tblGrid>
        <w:gridCol w:w="4030"/>
        <w:gridCol w:w="1400"/>
        <w:gridCol w:w="2020"/>
        <w:gridCol w:w="1480"/>
        <w:gridCol w:w="1220"/>
        <w:tblGridChange w:id="958">
          <w:tblGrid>
            <w:gridCol w:w="360"/>
            <w:gridCol w:w="3418"/>
            <w:gridCol w:w="612"/>
            <w:gridCol w:w="788"/>
            <w:gridCol w:w="612"/>
            <w:gridCol w:w="1408"/>
            <w:gridCol w:w="612"/>
            <w:gridCol w:w="868"/>
            <w:gridCol w:w="612"/>
            <w:gridCol w:w="608"/>
            <w:gridCol w:w="612"/>
          </w:tblGrid>
        </w:tblGridChange>
      </w:tblGrid>
      <w:tr w:rsidR="00EE1043" w:rsidRPr="00EE1043" w14:paraId="7FEE9E51" w14:textId="77777777" w:rsidTr="00EE1043">
        <w:trPr>
          <w:trHeight w:val="310"/>
          <w:ins w:id="959" w:author="Steven Chen" w:date="2016-12-14T12:16:00Z"/>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BB7A610" w14:textId="77777777" w:rsidR="00EE1043" w:rsidRPr="00EE1043" w:rsidRDefault="00EE1043" w:rsidP="00EE1043">
            <w:pPr>
              <w:spacing w:after="0" w:line="240" w:lineRule="auto"/>
              <w:rPr>
                <w:ins w:id="960" w:author="Steven Chen" w:date="2016-12-14T12:16:00Z"/>
                <w:rFonts w:ascii="Trebuchet MS" w:eastAsia="Times New Roman" w:hAnsi="Trebuchet MS" w:cs="Calibri"/>
                <w:b/>
                <w:bCs/>
                <w:i/>
                <w:iCs/>
                <w:color w:val="000000"/>
                <w:sz w:val="24"/>
                <w:szCs w:val="24"/>
                <w:lang w:val="en-GB" w:eastAsia="zh-CN"/>
              </w:rPr>
            </w:pPr>
            <w:ins w:id="961" w:author="Steven Chen" w:date="2016-12-14T12:16:00Z">
              <w:r w:rsidRPr="00EE1043">
                <w:rPr>
                  <w:rFonts w:ascii="Trebuchet MS" w:eastAsia="Times New Roman" w:hAnsi="Trebuchet MS" w:cs="Calibri"/>
                  <w:b/>
                  <w:bCs/>
                  <w:i/>
                  <w:iCs/>
                  <w:color w:val="000000"/>
                  <w:sz w:val="24"/>
                  <w:szCs w:val="24"/>
                  <w:lang w:val="en-GB" w:eastAsia="zh-CN"/>
                </w:rPr>
                <w:t>Table</w:t>
              </w:r>
            </w:ins>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7F6A918B" w14:textId="77777777" w:rsidR="00EE1043" w:rsidRPr="00EE1043" w:rsidRDefault="00EE1043" w:rsidP="00EE1043">
            <w:pPr>
              <w:spacing w:after="0" w:line="240" w:lineRule="auto"/>
              <w:rPr>
                <w:ins w:id="962" w:author="Steven Chen" w:date="2016-12-14T12:16:00Z"/>
                <w:rFonts w:ascii="Trebuchet MS" w:eastAsia="Times New Roman" w:hAnsi="Trebuchet MS" w:cs="Calibri"/>
                <w:b/>
                <w:bCs/>
                <w:i/>
                <w:iCs/>
                <w:color w:val="000000"/>
                <w:sz w:val="24"/>
                <w:szCs w:val="24"/>
                <w:lang w:val="en-GB" w:eastAsia="zh-CN"/>
              </w:rPr>
            </w:pPr>
            <w:ins w:id="963" w:author="Steven Chen" w:date="2016-12-14T12:16:00Z">
              <w:r w:rsidRPr="00EE1043">
                <w:rPr>
                  <w:rFonts w:ascii="Trebuchet MS" w:eastAsia="Times New Roman" w:hAnsi="Trebuchet MS" w:cs="Calibri"/>
                  <w:b/>
                  <w:bCs/>
                  <w:i/>
                  <w:iCs/>
                  <w:color w:val="000000"/>
                  <w:sz w:val="24"/>
                  <w:szCs w:val="24"/>
                  <w:lang w:val="en-GB" w:eastAsia="zh-CN"/>
                </w:rPr>
                <w:t>Type</w:t>
              </w:r>
            </w:ins>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365E8AB1" w14:textId="77777777" w:rsidR="00EE1043" w:rsidRPr="00EE1043" w:rsidRDefault="00EE1043" w:rsidP="00EE1043">
            <w:pPr>
              <w:spacing w:after="0" w:line="240" w:lineRule="auto"/>
              <w:rPr>
                <w:ins w:id="964" w:author="Steven Chen" w:date="2016-12-14T12:16:00Z"/>
                <w:rFonts w:ascii="Trebuchet MS" w:eastAsia="Times New Roman" w:hAnsi="Trebuchet MS" w:cs="Calibri"/>
                <w:b/>
                <w:bCs/>
                <w:i/>
                <w:iCs/>
                <w:color w:val="000000"/>
                <w:sz w:val="24"/>
                <w:szCs w:val="24"/>
                <w:lang w:val="en-GB" w:eastAsia="zh-CN"/>
              </w:rPr>
            </w:pPr>
            <w:ins w:id="965" w:author="Steven Chen" w:date="2016-12-14T12:16:00Z">
              <w:r w:rsidRPr="00EE1043">
                <w:rPr>
                  <w:rFonts w:ascii="Trebuchet MS" w:eastAsia="Times New Roman" w:hAnsi="Trebuchet MS" w:cs="Calibri"/>
                  <w:b/>
                  <w:bCs/>
                  <w:i/>
                  <w:iCs/>
                  <w:color w:val="000000"/>
                  <w:sz w:val="24"/>
                  <w:szCs w:val="24"/>
                  <w:lang w:val="en-GB" w:eastAsia="zh-CN"/>
                </w:rPr>
                <w:t>Update Freq.</w:t>
              </w:r>
            </w:ins>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63FB7241" w14:textId="77777777" w:rsidR="00EE1043" w:rsidRPr="00EE1043" w:rsidRDefault="00EE1043" w:rsidP="00EE1043">
            <w:pPr>
              <w:spacing w:after="0" w:line="240" w:lineRule="auto"/>
              <w:rPr>
                <w:ins w:id="966" w:author="Steven Chen" w:date="2016-12-14T12:16:00Z"/>
                <w:rFonts w:ascii="Trebuchet MS" w:eastAsia="Times New Roman" w:hAnsi="Trebuchet MS" w:cs="Calibri"/>
                <w:b/>
                <w:bCs/>
                <w:i/>
                <w:iCs/>
                <w:color w:val="000000"/>
                <w:sz w:val="24"/>
                <w:szCs w:val="24"/>
                <w:lang w:val="en-GB" w:eastAsia="zh-CN"/>
              </w:rPr>
            </w:pPr>
            <w:ins w:id="967" w:author="Steven Chen" w:date="2016-12-14T12:16:00Z">
              <w:r w:rsidRPr="00EE1043">
                <w:rPr>
                  <w:rFonts w:ascii="Trebuchet MS" w:eastAsia="Times New Roman" w:hAnsi="Trebuchet MS" w:cs="Calibri"/>
                  <w:b/>
                  <w:bCs/>
                  <w:i/>
                  <w:iCs/>
                  <w:color w:val="000000"/>
                  <w:sz w:val="24"/>
                  <w:szCs w:val="24"/>
                  <w:lang w:val="en-GB" w:eastAsia="zh-CN"/>
                </w:rPr>
                <w:t>Up/Down</w:t>
              </w:r>
            </w:ins>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405B0C2B" w14:textId="77777777" w:rsidR="00EE1043" w:rsidRPr="00EE1043" w:rsidRDefault="00EE1043" w:rsidP="00EE1043">
            <w:pPr>
              <w:spacing w:after="0" w:line="240" w:lineRule="auto"/>
              <w:rPr>
                <w:ins w:id="968" w:author="Steven Chen" w:date="2016-12-14T12:16:00Z"/>
                <w:rFonts w:ascii="Trebuchet MS" w:eastAsia="Times New Roman" w:hAnsi="Trebuchet MS" w:cs="Calibri"/>
                <w:b/>
                <w:bCs/>
                <w:i/>
                <w:iCs/>
                <w:color w:val="000000"/>
                <w:sz w:val="24"/>
                <w:szCs w:val="24"/>
                <w:lang w:val="en-GB" w:eastAsia="zh-CN"/>
              </w:rPr>
            </w:pPr>
            <w:ins w:id="969" w:author="Steven Chen" w:date="2016-12-14T12:16:00Z">
              <w:r w:rsidRPr="00EE1043">
                <w:rPr>
                  <w:rFonts w:ascii="Trebuchet MS" w:eastAsia="Times New Roman" w:hAnsi="Trebuchet MS" w:cs="Calibri"/>
                  <w:b/>
                  <w:bCs/>
                  <w:i/>
                  <w:iCs/>
                  <w:color w:val="000000"/>
                  <w:sz w:val="24"/>
                  <w:szCs w:val="24"/>
                  <w:lang w:val="en-GB" w:eastAsia="zh-CN"/>
                </w:rPr>
                <w:t>Source</w:t>
              </w:r>
            </w:ins>
          </w:p>
        </w:tc>
      </w:tr>
      <w:tr w:rsidR="00EE1043" w:rsidRPr="00EE1043" w14:paraId="276B1AEF" w14:textId="77777777" w:rsidTr="00EE1043">
        <w:tblPrEx>
          <w:tblW w:w="10150" w:type="dxa"/>
          <w:tblInd w:w="355" w:type="dxa"/>
          <w:tblPrExChange w:id="970" w:author="Steven Chen" w:date="2016-12-14T12:16:00Z">
            <w:tblPrEx>
              <w:tblW w:w="9820" w:type="dxa"/>
              <w:tblInd w:w="-5" w:type="dxa"/>
            </w:tblPrEx>
          </w:tblPrExChange>
        </w:tblPrEx>
        <w:trPr>
          <w:trHeight w:val="310"/>
          <w:ins w:id="971" w:author="Steven Chen" w:date="2016-12-14T12:16:00Z"/>
          <w:trPrChange w:id="97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97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03C7B52" w14:textId="77777777" w:rsidR="00EE1043" w:rsidRPr="00EE1043" w:rsidRDefault="00EE1043" w:rsidP="00EE1043">
            <w:pPr>
              <w:spacing w:after="0" w:line="240" w:lineRule="auto"/>
              <w:rPr>
                <w:ins w:id="974" w:author="Steven Chen" w:date="2016-12-14T12:16:00Z"/>
                <w:rFonts w:ascii="Trebuchet MS" w:eastAsia="Times New Roman" w:hAnsi="Trebuchet MS" w:cs="Calibri"/>
                <w:color w:val="000000"/>
                <w:sz w:val="24"/>
                <w:szCs w:val="24"/>
                <w:lang w:val="en-GB" w:eastAsia="zh-CN"/>
              </w:rPr>
            </w:pPr>
            <w:ins w:id="975" w:author="Steven Chen" w:date="2016-12-14T12:16:00Z">
              <w:r w:rsidRPr="00EE1043">
                <w:rPr>
                  <w:rFonts w:ascii="Trebuchet MS" w:eastAsia="Times New Roman" w:hAnsi="Trebuchet MS" w:cs="Calibri"/>
                  <w:color w:val="000000"/>
                  <w:sz w:val="24"/>
                  <w:szCs w:val="24"/>
                  <w:lang w:val="en-GB" w:eastAsia="zh-CN"/>
                </w:rPr>
                <w:t>ACCOUNTS</w:t>
              </w:r>
            </w:ins>
          </w:p>
        </w:tc>
        <w:tc>
          <w:tcPr>
            <w:tcW w:w="1400" w:type="dxa"/>
            <w:tcBorders>
              <w:top w:val="nil"/>
              <w:left w:val="nil"/>
              <w:bottom w:val="single" w:sz="4" w:space="0" w:color="auto"/>
              <w:right w:val="single" w:sz="4" w:space="0" w:color="auto"/>
            </w:tcBorders>
            <w:shd w:val="clear" w:color="auto" w:fill="auto"/>
            <w:noWrap/>
            <w:vAlign w:val="center"/>
            <w:hideMark/>
            <w:tcPrChange w:id="97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B53AFDD" w14:textId="77777777" w:rsidR="00EE1043" w:rsidRPr="00EE1043" w:rsidRDefault="00EE1043" w:rsidP="00EE1043">
            <w:pPr>
              <w:spacing w:after="0" w:line="240" w:lineRule="auto"/>
              <w:rPr>
                <w:ins w:id="977" w:author="Steven Chen" w:date="2016-12-14T12:16:00Z"/>
                <w:rFonts w:ascii="Trebuchet MS" w:eastAsia="Times New Roman" w:hAnsi="Trebuchet MS" w:cs="Calibri"/>
                <w:color w:val="000000"/>
                <w:sz w:val="24"/>
                <w:szCs w:val="24"/>
                <w:lang w:val="en-GB" w:eastAsia="zh-CN"/>
              </w:rPr>
            </w:pPr>
            <w:ins w:id="97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97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48E782B" w14:textId="77777777" w:rsidR="00EE1043" w:rsidRPr="00EE1043" w:rsidRDefault="00EE1043" w:rsidP="00EE1043">
            <w:pPr>
              <w:spacing w:after="0" w:line="240" w:lineRule="auto"/>
              <w:rPr>
                <w:ins w:id="980" w:author="Steven Chen" w:date="2016-12-14T12:16:00Z"/>
                <w:rFonts w:ascii="Trebuchet MS" w:eastAsia="Times New Roman" w:hAnsi="Trebuchet MS" w:cs="Calibri"/>
                <w:color w:val="000000"/>
                <w:sz w:val="24"/>
                <w:szCs w:val="24"/>
                <w:lang w:val="en-GB" w:eastAsia="zh-CN"/>
              </w:rPr>
            </w:pPr>
            <w:ins w:id="98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98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8A4EB67" w14:textId="77777777" w:rsidR="00EE1043" w:rsidRPr="00EE1043" w:rsidRDefault="00EE1043" w:rsidP="00EE1043">
            <w:pPr>
              <w:spacing w:after="0" w:line="240" w:lineRule="auto"/>
              <w:rPr>
                <w:ins w:id="983" w:author="Steven Chen" w:date="2016-12-14T12:16:00Z"/>
                <w:rFonts w:ascii="Trebuchet MS" w:eastAsia="Times New Roman" w:hAnsi="Trebuchet MS" w:cs="Calibri"/>
                <w:color w:val="000000"/>
                <w:sz w:val="24"/>
                <w:szCs w:val="24"/>
                <w:lang w:val="en-GB" w:eastAsia="zh-CN"/>
              </w:rPr>
            </w:pPr>
            <w:ins w:id="98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98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9E7A9D4" w14:textId="77777777" w:rsidR="00EE1043" w:rsidRPr="00EE1043" w:rsidRDefault="00EE1043" w:rsidP="00EE1043">
            <w:pPr>
              <w:spacing w:after="0" w:line="240" w:lineRule="auto"/>
              <w:rPr>
                <w:ins w:id="986" w:author="Steven Chen" w:date="2016-12-14T12:16:00Z"/>
                <w:rFonts w:ascii="Trebuchet MS" w:eastAsia="Times New Roman" w:hAnsi="Trebuchet MS" w:cs="Calibri"/>
                <w:color w:val="000000"/>
                <w:sz w:val="24"/>
                <w:szCs w:val="24"/>
                <w:lang w:val="en-GB" w:eastAsia="zh-CN"/>
              </w:rPr>
            </w:pPr>
            <w:ins w:id="98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2268835" w14:textId="77777777" w:rsidTr="00EE1043">
        <w:tblPrEx>
          <w:tblW w:w="10150" w:type="dxa"/>
          <w:tblInd w:w="355" w:type="dxa"/>
          <w:tblPrExChange w:id="988" w:author="Steven Chen" w:date="2016-12-14T12:16:00Z">
            <w:tblPrEx>
              <w:tblW w:w="9820" w:type="dxa"/>
              <w:tblInd w:w="-5" w:type="dxa"/>
            </w:tblPrEx>
          </w:tblPrExChange>
        </w:tblPrEx>
        <w:trPr>
          <w:trHeight w:val="310"/>
          <w:ins w:id="989" w:author="Steven Chen" w:date="2016-12-14T12:16:00Z"/>
          <w:trPrChange w:id="99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99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F51266" w14:textId="77777777" w:rsidR="00EE1043" w:rsidRPr="00EE1043" w:rsidRDefault="00EE1043" w:rsidP="00EE1043">
            <w:pPr>
              <w:spacing w:after="0" w:line="240" w:lineRule="auto"/>
              <w:rPr>
                <w:ins w:id="992" w:author="Steven Chen" w:date="2016-12-14T12:16:00Z"/>
                <w:rFonts w:ascii="Trebuchet MS" w:eastAsia="Times New Roman" w:hAnsi="Trebuchet MS" w:cs="Calibri"/>
                <w:color w:val="000000"/>
                <w:sz w:val="24"/>
                <w:szCs w:val="24"/>
                <w:lang w:val="en-GB" w:eastAsia="zh-CN"/>
              </w:rPr>
            </w:pPr>
            <w:ins w:id="993" w:author="Steven Chen" w:date="2016-12-14T12:16:00Z">
              <w:r w:rsidRPr="00EE1043">
                <w:rPr>
                  <w:rFonts w:ascii="Trebuchet MS" w:eastAsia="Times New Roman" w:hAnsi="Trebuchet MS" w:cs="Calibri"/>
                  <w:color w:val="000000"/>
                  <w:sz w:val="24"/>
                  <w:szCs w:val="24"/>
                  <w:lang w:val="en-GB" w:eastAsia="zh-CN"/>
                </w:rPr>
                <w:t>COUPON_CONTROL</w:t>
              </w:r>
            </w:ins>
          </w:p>
        </w:tc>
        <w:tc>
          <w:tcPr>
            <w:tcW w:w="1400" w:type="dxa"/>
            <w:tcBorders>
              <w:top w:val="nil"/>
              <w:left w:val="nil"/>
              <w:bottom w:val="single" w:sz="4" w:space="0" w:color="auto"/>
              <w:right w:val="single" w:sz="4" w:space="0" w:color="auto"/>
            </w:tcBorders>
            <w:shd w:val="clear" w:color="auto" w:fill="auto"/>
            <w:noWrap/>
            <w:vAlign w:val="center"/>
            <w:hideMark/>
            <w:tcPrChange w:id="99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ECFA926" w14:textId="77777777" w:rsidR="00EE1043" w:rsidRPr="00EE1043" w:rsidRDefault="00EE1043" w:rsidP="00EE1043">
            <w:pPr>
              <w:spacing w:after="0" w:line="240" w:lineRule="auto"/>
              <w:rPr>
                <w:ins w:id="995" w:author="Steven Chen" w:date="2016-12-14T12:16:00Z"/>
                <w:rFonts w:ascii="Trebuchet MS" w:eastAsia="Times New Roman" w:hAnsi="Trebuchet MS" w:cs="Calibri"/>
                <w:color w:val="000000"/>
                <w:sz w:val="24"/>
                <w:szCs w:val="24"/>
                <w:lang w:val="en-GB" w:eastAsia="zh-CN"/>
              </w:rPr>
            </w:pPr>
            <w:ins w:id="99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99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F98E555" w14:textId="77777777" w:rsidR="00EE1043" w:rsidRPr="00EE1043" w:rsidRDefault="00EE1043" w:rsidP="00EE1043">
            <w:pPr>
              <w:spacing w:after="0" w:line="240" w:lineRule="auto"/>
              <w:rPr>
                <w:ins w:id="998" w:author="Steven Chen" w:date="2016-12-14T12:16:00Z"/>
                <w:rFonts w:ascii="Trebuchet MS" w:eastAsia="Times New Roman" w:hAnsi="Trebuchet MS" w:cs="Calibri"/>
                <w:color w:val="000000"/>
                <w:sz w:val="24"/>
                <w:szCs w:val="24"/>
                <w:lang w:val="en-GB" w:eastAsia="zh-CN"/>
              </w:rPr>
            </w:pPr>
            <w:ins w:id="99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00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7A2AF24" w14:textId="77777777" w:rsidR="00EE1043" w:rsidRPr="00EE1043" w:rsidRDefault="00EE1043" w:rsidP="00EE1043">
            <w:pPr>
              <w:spacing w:after="0" w:line="240" w:lineRule="auto"/>
              <w:rPr>
                <w:ins w:id="1001" w:author="Steven Chen" w:date="2016-12-14T12:16:00Z"/>
                <w:rFonts w:ascii="Trebuchet MS" w:eastAsia="Times New Roman" w:hAnsi="Trebuchet MS" w:cs="Calibri"/>
                <w:color w:val="000000"/>
                <w:sz w:val="24"/>
                <w:szCs w:val="24"/>
                <w:lang w:val="en-GB" w:eastAsia="zh-CN"/>
              </w:rPr>
            </w:pPr>
            <w:ins w:id="100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00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4725D9EF" w14:textId="77777777" w:rsidR="00EE1043" w:rsidRPr="00EE1043" w:rsidRDefault="00EE1043" w:rsidP="00EE1043">
            <w:pPr>
              <w:spacing w:after="0" w:line="240" w:lineRule="auto"/>
              <w:rPr>
                <w:ins w:id="1004" w:author="Steven Chen" w:date="2016-12-14T12:16:00Z"/>
                <w:rFonts w:ascii="Trebuchet MS" w:eastAsia="Times New Roman" w:hAnsi="Trebuchet MS" w:cs="Calibri"/>
                <w:color w:val="000000"/>
                <w:sz w:val="24"/>
                <w:szCs w:val="24"/>
                <w:lang w:val="en-GB" w:eastAsia="zh-CN"/>
              </w:rPr>
            </w:pPr>
            <w:ins w:id="100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7314166" w14:textId="77777777" w:rsidTr="00EE1043">
        <w:tblPrEx>
          <w:tblW w:w="10150" w:type="dxa"/>
          <w:tblInd w:w="355" w:type="dxa"/>
          <w:tblPrExChange w:id="1006" w:author="Steven Chen" w:date="2016-12-14T12:16:00Z">
            <w:tblPrEx>
              <w:tblW w:w="9820" w:type="dxa"/>
              <w:tblInd w:w="-5" w:type="dxa"/>
            </w:tblPrEx>
          </w:tblPrExChange>
        </w:tblPrEx>
        <w:trPr>
          <w:trHeight w:val="310"/>
          <w:ins w:id="1007" w:author="Steven Chen" w:date="2016-12-14T12:16:00Z"/>
          <w:trPrChange w:id="100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0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B441FAF" w14:textId="77777777" w:rsidR="00EE1043" w:rsidRPr="00EE1043" w:rsidRDefault="00EE1043" w:rsidP="00EE1043">
            <w:pPr>
              <w:spacing w:after="0" w:line="240" w:lineRule="auto"/>
              <w:rPr>
                <w:ins w:id="1010" w:author="Steven Chen" w:date="2016-12-14T12:16:00Z"/>
                <w:rFonts w:ascii="Trebuchet MS" w:eastAsia="Times New Roman" w:hAnsi="Trebuchet MS" w:cs="Calibri"/>
                <w:color w:val="000000"/>
                <w:sz w:val="24"/>
                <w:szCs w:val="24"/>
                <w:lang w:val="en-GB" w:eastAsia="zh-CN"/>
              </w:rPr>
            </w:pPr>
            <w:ins w:id="1011" w:author="Steven Chen" w:date="2016-12-14T12:16:00Z">
              <w:r w:rsidRPr="00EE1043">
                <w:rPr>
                  <w:rFonts w:ascii="Trebuchet MS" w:eastAsia="Times New Roman" w:hAnsi="Trebuchet MS" w:cs="Calibri"/>
                  <w:color w:val="000000"/>
                  <w:sz w:val="24"/>
                  <w:szCs w:val="24"/>
                  <w:lang w:val="en-GB" w:eastAsia="zh-CN"/>
                </w:rPr>
                <w:t>COUPON_RANGE</w:t>
              </w:r>
            </w:ins>
          </w:p>
        </w:tc>
        <w:tc>
          <w:tcPr>
            <w:tcW w:w="1400" w:type="dxa"/>
            <w:tcBorders>
              <w:top w:val="nil"/>
              <w:left w:val="nil"/>
              <w:bottom w:val="single" w:sz="4" w:space="0" w:color="auto"/>
              <w:right w:val="single" w:sz="4" w:space="0" w:color="auto"/>
            </w:tcBorders>
            <w:shd w:val="clear" w:color="auto" w:fill="auto"/>
            <w:noWrap/>
            <w:vAlign w:val="center"/>
            <w:hideMark/>
            <w:tcPrChange w:id="101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F8072E3" w14:textId="77777777" w:rsidR="00EE1043" w:rsidRPr="00EE1043" w:rsidRDefault="00EE1043" w:rsidP="00EE1043">
            <w:pPr>
              <w:spacing w:after="0" w:line="240" w:lineRule="auto"/>
              <w:rPr>
                <w:ins w:id="1013" w:author="Steven Chen" w:date="2016-12-14T12:16:00Z"/>
                <w:rFonts w:ascii="Trebuchet MS" w:eastAsia="Times New Roman" w:hAnsi="Trebuchet MS" w:cs="Calibri"/>
                <w:color w:val="000000"/>
                <w:sz w:val="24"/>
                <w:szCs w:val="24"/>
                <w:lang w:val="en-GB" w:eastAsia="zh-CN"/>
              </w:rPr>
            </w:pPr>
            <w:ins w:id="101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01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DC4411C" w14:textId="77777777" w:rsidR="00EE1043" w:rsidRPr="00EE1043" w:rsidRDefault="00EE1043" w:rsidP="00EE1043">
            <w:pPr>
              <w:spacing w:after="0" w:line="240" w:lineRule="auto"/>
              <w:rPr>
                <w:ins w:id="1016" w:author="Steven Chen" w:date="2016-12-14T12:16:00Z"/>
                <w:rFonts w:ascii="Trebuchet MS" w:eastAsia="Times New Roman" w:hAnsi="Trebuchet MS" w:cs="Calibri"/>
                <w:color w:val="000000"/>
                <w:sz w:val="24"/>
                <w:szCs w:val="24"/>
                <w:lang w:val="en-GB" w:eastAsia="zh-CN"/>
              </w:rPr>
            </w:pPr>
            <w:ins w:id="101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01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D02B66D" w14:textId="77777777" w:rsidR="00EE1043" w:rsidRPr="00EE1043" w:rsidRDefault="00EE1043" w:rsidP="00EE1043">
            <w:pPr>
              <w:spacing w:after="0" w:line="240" w:lineRule="auto"/>
              <w:rPr>
                <w:ins w:id="1019" w:author="Steven Chen" w:date="2016-12-14T12:16:00Z"/>
                <w:rFonts w:ascii="Trebuchet MS" w:eastAsia="Times New Roman" w:hAnsi="Trebuchet MS" w:cs="Calibri"/>
                <w:color w:val="000000"/>
                <w:sz w:val="24"/>
                <w:szCs w:val="24"/>
                <w:lang w:val="en-GB" w:eastAsia="zh-CN"/>
              </w:rPr>
            </w:pPr>
            <w:ins w:id="102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02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C1D32C4" w14:textId="77777777" w:rsidR="00EE1043" w:rsidRPr="00EE1043" w:rsidRDefault="00EE1043" w:rsidP="00EE1043">
            <w:pPr>
              <w:spacing w:after="0" w:line="240" w:lineRule="auto"/>
              <w:rPr>
                <w:ins w:id="1022" w:author="Steven Chen" w:date="2016-12-14T12:16:00Z"/>
                <w:rFonts w:ascii="Trebuchet MS" w:eastAsia="Times New Roman" w:hAnsi="Trebuchet MS" w:cs="Calibri"/>
                <w:color w:val="000000"/>
                <w:sz w:val="24"/>
                <w:szCs w:val="24"/>
                <w:lang w:val="en-GB" w:eastAsia="zh-CN"/>
              </w:rPr>
            </w:pPr>
            <w:ins w:id="102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7B9E8CF" w14:textId="77777777" w:rsidTr="00EE1043">
        <w:tblPrEx>
          <w:tblW w:w="10150" w:type="dxa"/>
          <w:tblInd w:w="355" w:type="dxa"/>
          <w:tblPrExChange w:id="1024" w:author="Steven Chen" w:date="2016-12-14T12:16:00Z">
            <w:tblPrEx>
              <w:tblW w:w="9820" w:type="dxa"/>
              <w:tblInd w:w="-5" w:type="dxa"/>
            </w:tblPrEx>
          </w:tblPrExChange>
        </w:tblPrEx>
        <w:trPr>
          <w:trHeight w:val="310"/>
          <w:ins w:id="1025" w:author="Steven Chen" w:date="2016-12-14T12:16:00Z"/>
          <w:trPrChange w:id="102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2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7A6C8BD" w14:textId="77777777" w:rsidR="00EE1043" w:rsidRPr="00EE1043" w:rsidRDefault="00EE1043" w:rsidP="00EE1043">
            <w:pPr>
              <w:spacing w:after="0" w:line="240" w:lineRule="auto"/>
              <w:rPr>
                <w:ins w:id="1028" w:author="Steven Chen" w:date="2016-12-14T12:16:00Z"/>
                <w:rFonts w:ascii="Trebuchet MS" w:eastAsia="Times New Roman" w:hAnsi="Trebuchet MS" w:cs="Calibri"/>
                <w:color w:val="000000"/>
                <w:sz w:val="24"/>
                <w:szCs w:val="24"/>
                <w:lang w:val="en-GB" w:eastAsia="zh-CN"/>
              </w:rPr>
            </w:pPr>
            <w:ins w:id="1029" w:author="Steven Chen" w:date="2016-12-14T12:16:00Z">
              <w:r w:rsidRPr="00EE1043">
                <w:rPr>
                  <w:rFonts w:ascii="Trebuchet MS" w:eastAsia="Times New Roman" w:hAnsi="Trebuchet MS" w:cs="Calibri"/>
                  <w:color w:val="000000"/>
                  <w:sz w:val="24"/>
                  <w:szCs w:val="24"/>
                  <w:lang w:val="en-GB" w:eastAsia="zh-CN"/>
                </w:rPr>
                <w:t>CURRENCY</w:t>
              </w:r>
            </w:ins>
          </w:p>
        </w:tc>
        <w:tc>
          <w:tcPr>
            <w:tcW w:w="1400" w:type="dxa"/>
            <w:tcBorders>
              <w:top w:val="nil"/>
              <w:left w:val="nil"/>
              <w:bottom w:val="single" w:sz="4" w:space="0" w:color="auto"/>
              <w:right w:val="single" w:sz="4" w:space="0" w:color="auto"/>
            </w:tcBorders>
            <w:shd w:val="clear" w:color="auto" w:fill="auto"/>
            <w:noWrap/>
            <w:vAlign w:val="center"/>
            <w:hideMark/>
            <w:tcPrChange w:id="103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46FB69A" w14:textId="77777777" w:rsidR="00EE1043" w:rsidRPr="00EE1043" w:rsidRDefault="00EE1043" w:rsidP="00EE1043">
            <w:pPr>
              <w:spacing w:after="0" w:line="240" w:lineRule="auto"/>
              <w:rPr>
                <w:ins w:id="1031" w:author="Steven Chen" w:date="2016-12-14T12:16:00Z"/>
                <w:rFonts w:ascii="Trebuchet MS" w:eastAsia="Times New Roman" w:hAnsi="Trebuchet MS" w:cs="Calibri"/>
                <w:color w:val="000000"/>
                <w:sz w:val="24"/>
                <w:szCs w:val="24"/>
                <w:lang w:val="en-GB" w:eastAsia="zh-CN"/>
              </w:rPr>
            </w:pPr>
            <w:ins w:id="1032"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03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CBD17C5" w14:textId="77777777" w:rsidR="00EE1043" w:rsidRPr="00EE1043" w:rsidRDefault="00EE1043" w:rsidP="00EE1043">
            <w:pPr>
              <w:spacing w:after="0" w:line="240" w:lineRule="auto"/>
              <w:rPr>
                <w:ins w:id="1034" w:author="Steven Chen" w:date="2016-12-14T12:16:00Z"/>
                <w:rFonts w:ascii="Trebuchet MS" w:eastAsia="Times New Roman" w:hAnsi="Trebuchet MS" w:cs="Calibri"/>
                <w:color w:val="000000"/>
                <w:sz w:val="24"/>
                <w:szCs w:val="24"/>
                <w:lang w:val="en-GB" w:eastAsia="zh-CN"/>
              </w:rPr>
            </w:pPr>
            <w:ins w:id="103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03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D45DB12" w14:textId="77777777" w:rsidR="00EE1043" w:rsidRPr="00EE1043" w:rsidRDefault="00EE1043" w:rsidP="00EE1043">
            <w:pPr>
              <w:spacing w:after="0" w:line="240" w:lineRule="auto"/>
              <w:rPr>
                <w:ins w:id="1037" w:author="Steven Chen" w:date="2016-12-14T12:16:00Z"/>
                <w:rFonts w:ascii="Trebuchet MS" w:eastAsia="Times New Roman" w:hAnsi="Trebuchet MS" w:cs="Calibri"/>
                <w:color w:val="000000"/>
                <w:sz w:val="24"/>
                <w:szCs w:val="24"/>
                <w:lang w:val="en-GB" w:eastAsia="zh-CN"/>
              </w:rPr>
            </w:pPr>
            <w:ins w:id="1038"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03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BF24123" w14:textId="77777777" w:rsidR="00EE1043" w:rsidRPr="00EE1043" w:rsidRDefault="00EE1043" w:rsidP="00EE1043">
            <w:pPr>
              <w:spacing w:after="0" w:line="240" w:lineRule="auto"/>
              <w:rPr>
                <w:ins w:id="1040" w:author="Steven Chen" w:date="2016-12-14T12:16:00Z"/>
                <w:rFonts w:ascii="Trebuchet MS" w:eastAsia="Times New Roman" w:hAnsi="Trebuchet MS" w:cs="Calibri"/>
                <w:color w:val="000000"/>
                <w:sz w:val="24"/>
                <w:szCs w:val="24"/>
                <w:lang w:val="en-GB" w:eastAsia="zh-CN"/>
              </w:rPr>
            </w:pPr>
            <w:ins w:id="104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D60196D" w14:textId="77777777" w:rsidTr="00EE1043">
        <w:tblPrEx>
          <w:tblW w:w="10150" w:type="dxa"/>
          <w:tblInd w:w="355" w:type="dxa"/>
          <w:tblPrExChange w:id="1042" w:author="Steven Chen" w:date="2016-12-14T12:16:00Z">
            <w:tblPrEx>
              <w:tblW w:w="9820" w:type="dxa"/>
              <w:tblInd w:w="-5" w:type="dxa"/>
            </w:tblPrEx>
          </w:tblPrExChange>
        </w:tblPrEx>
        <w:trPr>
          <w:trHeight w:val="310"/>
          <w:ins w:id="1043" w:author="Steven Chen" w:date="2016-12-14T12:16:00Z"/>
          <w:trPrChange w:id="104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4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2501DF" w14:textId="77777777" w:rsidR="00EE1043" w:rsidRPr="00EE1043" w:rsidRDefault="00EE1043" w:rsidP="00EE1043">
            <w:pPr>
              <w:spacing w:after="0" w:line="240" w:lineRule="auto"/>
              <w:rPr>
                <w:ins w:id="1046" w:author="Steven Chen" w:date="2016-12-14T12:16:00Z"/>
                <w:rFonts w:ascii="Trebuchet MS" w:eastAsia="Times New Roman" w:hAnsi="Trebuchet MS" w:cs="Calibri"/>
                <w:color w:val="000000"/>
                <w:sz w:val="24"/>
                <w:szCs w:val="24"/>
                <w:lang w:val="en-GB" w:eastAsia="zh-CN"/>
              </w:rPr>
            </w:pPr>
            <w:ins w:id="1047" w:author="Steven Chen" w:date="2016-12-14T12:16:00Z">
              <w:r w:rsidRPr="00EE1043">
                <w:rPr>
                  <w:rFonts w:ascii="Trebuchet MS" w:eastAsia="Times New Roman" w:hAnsi="Trebuchet MS" w:cs="Calibri"/>
                  <w:color w:val="000000"/>
                  <w:sz w:val="24"/>
                  <w:szCs w:val="24"/>
                  <w:lang w:val="en-GB" w:eastAsia="zh-CN"/>
                </w:rPr>
                <w:t>EMPLOYEE</w:t>
              </w:r>
            </w:ins>
          </w:p>
        </w:tc>
        <w:tc>
          <w:tcPr>
            <w:tcW w:w="1400" w:type="dxa"/>
            <w:tcBorders>
              <w:top w:val="nil"/>
              <w:left w:val="nil"/>
              <w:bottom w:val="single" w:sz="4" w:space="0" w:color="auto"/>
              <w:right w:val="single" w:sz="4" w:space="0" w:color="auto"/>
            </w:tcBorders>
            <w:shd w:val="clear" w:color="auto" w:fill="auto"/>
            <w:noWrap/>
            <w:vAlign w:val="center"/>
            <w:hideMark/>
            <w:tcPrChange w:id="104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0C5BC73" w14:textId="77777777" w:rsidR="00EE1043" w:rsidRPr="00EE1043" w:rsidRDefault="00EE1043" w:rsidP="00EE1043">
            <w:pPr>
              <w:spacing w:after="0" w:line="240" w:lineRule="auto"/>
              <w:rPr>
                <w:ins w:id="1049" w:author="Steven Chen" w:date="2016-12-14T12:16:00Z"/>
                <w:rFonts w:ascii="Trebuchet MS" w:eastAsia="Times New Roman" w:hAnsi="Trebuchet MS" w:cs="Calibri"/>
                <w:color w:val="000000"/>
                <w:sz w:val="24"/>
                <w:szCs w:val="24"/>
                <w:lang w:val="en-GB" w:eastAsia="zh-CN"/>
              </w:rPr>
            </w:pPr>
            <w:ins w:id="105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05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CDB6BF4" w14:textId="77777777" w:rsidR="00EE1043" w:rsidRPr="00EE1043" w:rsidRDefault="00EE1043" w:rsidP="00EE1043">
            <w:pPr>
              <w:spacing w:after="0" w:line="240" w:lineRule="auto"/>
              <w:rPr>
                <w:ins w:id="1052" w:author="Steven Chen" w:date="2016-12-14T12:16:00Z"/>
                <w:rFonts w:ascii="Trebuchet MS" w:eastAsia="Times New Roman" w:hAnsi="Trebuchet MS" w:cs="Calibri"/>
                <w:color w:val="000000"/>
                <w:sz w:val="24"/>
                <w:szCs w:val="24"/>
                <w:lang w:val="en-GB" w:eastAsia="zh-CN"/>
              </w:rPr>
            </w:pPr>
            <w:ins w:id="105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05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8C96A4D" w14:textId="77777777" w:rsidR="00EE1043" w:rsidRPr="00EE1043" w:rsidRDefault="00EE1043" w:rsidP="00EE1043">
            <w:pPr>
              <w:spacing w:after="0" w:line="240" w:lineRule="auto"/>
              <w:rPr>
                <w:ins w:id="1055" w:author="Steven Chen" w:date="2016-12-14T12:16:00Z"/>
                <w:rFonts w:ascii="Trebuchet MS" w:eastAsia="Times New Roman" w:hAnsi="Trebuchet MS" w:cs="Calibri"/>
                <w:color w:val="000000"/>
                <w:sz w:val="24"/>
                <w:szCs w:val="24"/>
                <w:lang w:val="en-GB" w:eastAsia="zh-CN"/>
              </w:rPr>
            </w:pPr>
            <w:ins w:id="105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05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1FFCCCA" w14:textId="77777777" w:rsidR="00EE1043" w:rsidRPr="00EE1043" w:rsidRDefault="00EE1043" w:rsidP="00EE1043">
            <w:pPr>
              <w:spacing w:after="0" w:line="240" w:lineRule="auto"/>
              <w:rPr>
                <w:ins w:id="1058" w:author="Steven Chen" w:date="2016-12-14T12:16:00Z"/>
                <w:rFonts w:ascii="Trebuchet MS" w:eastAsia="Times New Roman" w:hAnsi="Trebuchet MS" w:cs="Calibri"/>
                <w:color w:val="000000"/>
                <w:sz w:val="24"/>
                <w:szCs w:val="24"/>
                <w:lang w:val="en-GB" w:eastAsia="zh-CN"/>
              </w:rPr>
            </w:pPr>
            <w:ins w:id="105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C067285" w14:textId="77777777" w:rsidTr="00EE1043">
        <w:tblPrEx>
          <w:tblW w:w="10150" w:type="dxa"/>
          <w:tblInd w:w="355" w:type="dxa"/>
          <w:tblPrExChange w:id="1060" w:author="Steven Chen" w:date="2016-12-14T12:16:00Z">
            <w:tblPrEx>
              <w:tblW w:w="9820" w:type="dxa"/>
              <w:tblInd w:w="-5" w:type="dxa"/>
            </w:tblPrEx>
          </w:tblPrExChange>
        </w:tblPrEx>
        <w:trPr>
          <w:trHeight w:val="310"/>
          <w:ins w:id="1061" w:author="Steven Chen" w:date="2016-12-14T12:16:00Z"/>
          <w:trPrChange w:id="106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6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ABC65B5" w14:textId="77777777" w:rsidR="00EE1043" w:rsidRPr="00EE1043" w:rsidRDefault="00EE1043" w:rsidP="00EE1043">
            <w:pPr>
              <w:spacing w:after="0" w:line="240" w:lineRule="auto"/>
              <w:rPr>
                <w:ins w:id="1064" w:author="Steven Chen" w:date="2016-12-14T12:16:00Z"/>
                <w:rFonts w:ascii="Trebuchet MS" w:eastAsia="Times New Roman" w:hAnsi="Trebuchet MS" w:cs="Calibri"/>
                <w:color w:val="000000"/>
                <w:sz w:val="24"/>
                <w:szCs w:val="24"/>
                <w:lang w:val="en-GB" w:eastAsia="zh-CN"/>
              </w:rPr>
            </w:pPr>
            <w:ins w:id="1065" w:author="Steven Chen" w:date="2016-12-14T12:16:00Z">
              <w:r w:rsidRPr="00EE1043">
                <w:rPr>
                  <w:rFonts w:ascii="Trebuchet MS" w:eastAsia="Times New Roman" w:hAnsi="Trebuchet MS" w:cs="Calibri"/>
                  <w:color w:val="000000"/>
                  <w:sz w:val="24"/>
                  <w:szCs w:val="24"/>
                  <w:lang w:val="en-GB" w:eastAsia="zh-CN"/>
                </w:rPr>
                <w:t>HIST_CHECK_LOGS</w:t>
              </w:r>
            </w:ins>
          </w:p>
        </w:tc>
        <w:tc>
          <w:tcPr>
            <w:tcW w:w="1400" w:type="dxa"/>
            <w:tcBorders>
              <w:top w:val="nil"/>
              <w:left w:val="nil"/>
              <w:bottom w:val="single" w:sz="4" w:space="0" w:color="auto"/>
              <w:right w:val="single" w:sz="4" w:space="0" w:color="auto"/>
            </w:tcBorders>
            <w:shd w:val="clear" w:color="auto" w:fill="auto"/>
            <w:noWrap/>
            <w:vAlign w:val="center"/>
            <w:hideMark/>
            <w:tcPrChange w:id="106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8969503" w14:textId="77777777" w:rsidR="00EE1043" w:rsidRPr="00EE1043" w:rsidRDefault="00EE1043" w:rsidP="00EE1043">
            <w:pPr>
              <w:spacing w:after="0" w:line="240" w:lineRule="auto"/>
              <w:rPr>
                <w:ins w:id="1067" w:author="Steven Chen" w:date="2016-12-14T12:16:00Z"/>
                <w:rFonts w:ascii="Trebuchet MS" w:eastAsia="Times New Roman" w:hAnsi="Trebuchet MS" w:cs="Calibri"/>
                <w:color w:val="000000"/>
                <w:sz w:val="24"/>
                <w:szCs w:val="24"/>
                <w:lang w:val="en-GB" w:eastAsia="zh-CN"/>
              </w:rPr>
            </w:pPr>
            <w:ins w:id="1068"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06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3DF8023" w14:textId="77777777" w:rsidR="00EE1043" w:rsidRPr="00EE1043" w:rsidRDefault="00EE1043" w:rsidP="00EE1043">
            <w:pPr>
              <w:spacing w:after="0" w:line="240" w:lineRule="auto"/>
              <w:rPr>
                <w:ins w:id="1070" w:author="Steven Chen" w:date="2016-12-14T12:16:00Z"/>
                <w:rFonts w:ascii="Trebuchet MS" w:eastAsia="Times New Roman" w:hAnsi="Trebuchet MS" w:cs="Calibri"/>
                <w:color w:val="000000"/>
                <w:sz w:val="24"/>
                <w:szCs w:val="24"/>
                <w:lang w:val="en-GB" w:eastAsia="zh-CN"/>
              </w:rPr>
            </w:pPr>
            <w:ins w:id="1071"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07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04395B5" w14:textId="77777777" w:rsidR="00EE1043" w:rsidRPr="00EE1043" w:rsidRDefault="00EE1043" w:rsidP="00EE1043">
            <w:pPr>
              <w:spacing w:after="0" w:line="240" w:lineRule="auto"/>
              <w:rPr>
                <w:ins w:id="1073" w:author="Steven Chen" w:date="2016-12-14T12:16:00Z"/>
                <w:rFonts w:ascii="Trebuchet MS" w:eastAsia="Times New Roman" w:hAnsi="Trebuchet MS" w:cs="Calibri"/>
                <w:color w:val="000000"/>
                <w:sz w:val="24"/>
                <w:szCs w:val="24"/>
                <w:lang w:val="en-GB" w:eastAsia="zh-CN"/>
              </w:rPr>
            </w:pPr>
            <w:ins w:id="107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07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BD3162B" w14:textId="77777777" w:rsidR="00EE1043" w:rsidRPr="00EE1043" w:rsidRDefault="00EE1043" w:rsidP="00EE1043">
            <w:pPr>
              <w:spacing w:after="0" w:line="240" w:lineRule="auto"/>
              <w:rPr>
                <w:ins w:id="1076" w:author="Steven Chen" w:date="2016-12-14T12:16:00Z"/>
                <w:rFonts w:ascii="Trebuchet MS" w:eastAsia="Times New Roman" w:hAnsi="Trebuchet MS" w:cs="Calibri"/>
                <w:color w:val="000000"/>
                <w:sz w:val="24"/>
                <w:szCs w:val="24"/>
                <w:lang w:val="en-GB" w:eastAsia="zh-CN"/>
              </w:rPr>
            </w:pPr>
            <w:ins w:id="107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A70376A" w14:textId="77777777" w:rsidTr="00EE1043">
        <w:tblPrEx>
          <w:tblW w:w="10150" w:type="dxa"/>
          <w:tblInd w:w="355" w:type="dxa"/>
          <w:tblPrExChange w:id="1078" w:author="Steven Chen" w:date="2016-12-14T12:16:00Z">
            <w:tblPrEx>
              <w:tblW w:w="9820" w:type="dxa"/>
              <w:tblInd w:w="-5" w:type="dxa"/>
            </w:tblPrEx>
          </w:tblPrExChange>
        </w:tblPrEx>
        <w:trPr>
          <w:trHeight w:val="310"/>
          <w:ins w:id="1079" w:author="Steven Chen" w:date="2016-12-14T12:16:00Z"/>
          <w:trPrChange w:id="108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8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E643EBE" w14:textId="77777777" w:rsidR="00EE1043" w:rsidRPr="00EE1043" w:rsidRDefault="00EE1043" w:rsidP="00EE1043">
            <w:pPr>
              <w:spacing w:after="0" w:line="240" w:lineRule="auto"/>
              <w:rPr>
                <w:ins w:id="1082" w:author="Steven Chen" w:date="2016-12-14T12:16:00Z"/>
                <w:rFonts w:ascii="Trebuchet MS" w:eastAsia="Times New Roman" w:hAnsi="Trebuchet MS" w:cs="Calibri"/>
                <w:color w:val="000000"/>
                <w:sz w:val="24"/>
                <w:szCs w:val="24"/>
                <w:lang w:val="en-GB" w:eastAsia="zh-CN"/>
              </w:rPr>
            </w:pPr>
            <w:ins w:id="1083" w:author="Steven Chen" w:date="2016-12-14T12:16:00Z">
              <w:r w:rsidRPr="00EE1043">
                <w:rPr>
                  <w:rFonts w:ascii="Trebuchet MS" w:eastAsia="Times New Roman" w:hAnsi="Trebuchet MS" w:cs="Calibri"/>
                  <w:color w:val="000000"/>
                  <w:sz w:val="24"/>
                  <w:szCs w:val="24"/>
                  <w:lang w:val="en-GB" w:eastAsia="zh-CN"/>
                </w:rPr>
                <w:t>HIST_COUPON_SALES</w:t>
              </w:r>
            </w:ins>
          </w:p>
        </w:tc>
        <w:tc>
          <w:tcPr>
            <w:tcW w:w="1400" w:type="dxa"/>
            <w:tcBorders>
              <w:top w:val="nil"/>
              <w:left w:val="nil"/>
              <w:bottom w:val="single" w:sz="4" w:space="0" w:color="auto"/>
              <w:right w:val="single" w:sz="4" w:space="0" w:color="auto"/>
            </w:tcBorders>
            <w:shd w:val="clear" w:color="auto" w:fill="auto"/>
            <w:noWrap/>
            <w:vAlign w:val="center"/>
            <w:hideMark/>
            <w:tcPrChange w:id="108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6C7E48C" w14:textId="77777777" w:rsidR="00EE1043" w:rsidRPr="00EE1043" w:rsidRDefault="00EE1043" w:rsidP="00EE1043">
            <w:pPr>
              <w:spacing w:after="0" w:line="240" w:lineRule="auto"/>
              <w:rPr>
                <w:ins w:id="1085" w:author="Steven Chen" w:date="2016-12-14T12:16:00Z"/>
                <w:rFonts w:ascii="Trebuchet MS" w:eastAsia="Times New Roman" w:hAnsi="Trebuchet MS" w:cs="Calibri"/>
                <w:color w:val="000000"/>
                <w:sz w:val="24"/>
                <w:szCs w:val="24"/>
                <w:lang w:val="en-GB" w:eastAsia="zh-CN"/>
              </w:rPr>
            </w:pPr>
            <w:ins w:id="1086"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08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D97D3C8" w14:textId="77777777" w:rsidR="00EE1043" w:rsidRPr="00EE1043" w:rsidRDefault="00EE1043" w:rsidP="00EE1043">
            <w:pPr>
              <w:spacing w:after="0" w:line="240" w:lineRule="auto"/>
              <w:rPr>
                <w:ins w:id="1088" w:author="Steven Chen" w:date="2016-12-14T12:16:00Z"/>
                <w:rFonts w:ascii="Trebuchet MS" w:eastAsia="Times New Roman" w:hAnsi="Trebuchet MS" w:cs="Calibri"/>
                <w:color w:val="000000"/>
                <w:sz w:val="24"/>
                <w:szCs w:val="24"/>
                <w:lang w:val="en-GB" w:eastAsia="zh-CN"/>
              </w:rPr>
            </w:pPr>
            <w:ins w:id="1089"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09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4A4827C" w14:textId="77777777" w:rsidR="00EE1043" w:rsidRPr="00EE1043" w:rsidRDefault="00EE1043" w:rsidP="00EE1043">
            <w:pPr>
              <w:spacing w:after="0" w:line="240" w:lineRule="auto"/>
              <w:rPr>
                <w:ins w:id="1091" w:author="Steven Chen" w:date="2016-12-14T12:16:00Z"/>
                <w:rFonts w:ascii="Trebuchet MS" w:eastAsia="Times New Roman" w:hAnsi="Trebuchet MS" w:cs="Calibri"/>
                <w:color w:val="000000"/>
                <w:sz w:val="24"/>
                <w:szCs w:val="24"/>
                <w:lang w:val="en-GB" w:eastAsia="zh-CN"/>
              </w:rPr>
            </w:pPr>
            <w:ins w:id="109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09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62EBF5D" w14:textId="77777777" w:rsidR="00EE1043" w:rsidRPr="00EE1043" w:rsidRDefault="00EE1043" w:rsidP="00EE1043">
            <w:pPr>
              <w:spacing w:after="0" w:line="240" w:lineRule="auto"/>
              <w:rPr>
                <w:ins w:id="1094" w:author="Steven Chen" w:date="2016-12-14T12:16:00Z"/>
                <w:rFonts w:ascii="Trebuchet MS" w:eastAsia="Times New Roman" w:hAnsi="Trebuchet MS" w:cs="Calibri"/>
                <w:color w:val="000000"/>
                <w:sz w:val="24"/>
                <w:szCs w:val="24"/>
                <w:lang w:val="en-GB" w:eastAsia="zh-CN"/>
              </w:rPr>
            </w:pPr>
            <w:ins w:id="109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FD859FB" w14:textId="77777777" w:rsidTr="00EE1043">
        <w:tblPrEx>
          <w:tblW w:w="10150" w:type="dxa"/>
          <w:tblInd w:w="355" w:type="dxa"/>
          <w:tblPrExChange w:id="1096" w:author="Steven Chen" w:date="2016-12-14T12:16:00Z">
            <w:tblPrEx>
              <w:tblW w:w="9820" w:type="dxa"/>
              <w:tblInd w:w="-5" w:type="dxa"/>
            </w:tblPrEx>
          </w:tblPrExChange>
        </w:tblPrEx>
        <w:trPr>
          <w:trHeight w:val="310"/>
          <w:ins w:id="1097" w:author="Steven Chen" w:date="2016-12-14T12:16:00Z"/>
          <w:trPrChange w:id="109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09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E0AB52D" w14:textId="77777777" w:rsidR="00EE1043" w:rsidRPr="00EE1043" w:rsidRDefault="00EE1043" w:rsidP="00EE1043">
            <w:pPr>
              <w:spacing w:after="0" w:line="240" w:lineRule="auto"/>
              <w:rPr>
                <w:ins w:id="1100" w:author="Steven Chen" w:date="2016-12-14T12:16:00Z"/>
                <w:rFonts w:ascii="Trebuchet MS" w:eastAsia="Times New Roman" w:hAnsi="Trebuchet MS" w:cs="Calibri"/>
                <w:color w:val="000000"/>
                <w:sz w:val="24"/>
                <w:szCs w:val="24"/>
                <w:lang w:val="en-GB" w:eastAsia="zh-CN"/>
              </w:rPr>
            </w:pPr>
            <w:ins w:id="1101" w:author="Steven Chen" w:date="2016-12-14T12:16:00Z">
              <w:r w:rsidRPr="00EE1043">
                <w:rPr>
                  <w:rFonts w:ascii="Trebuchet MS" w:eastAsia="Times New Roman" w:hAnsi="Trebuchet MS" w:cs="Calibri"/>
                  <w:color w:val="000000"/>
                  <w:sz w:val="24"/>
                  <w:szCs w:val="24"/>
                  <w:lang w:val="en-GB" w:eastAsia="zh-CN"/>
                </w:rPr>
                <w:t>HIST_ITEM</w:t>
              </w:r>
            </w:ins>
          </w:p>
        </w:tc>
        <w:tc>
          <w:tcPr>
            <w:tcW w:w="1400" w:type="dxa"/>
            <w:tcBorders>
              <w:top w:val="nil"/>
              <w:left w:val="nil"/>
              <w:bottom w:val="single" w:sz="4" w:space="0" w:color="auto"/>
              <w:right w:val="single" w:sz="4" w:space="0" w:color="auto"/>
            </w:tcBorders>
            <w:shd w:val="clear" w:color="auto" w:fill="auto"/>
            <w:noWrap/>
            <w:vAlign w:val="center"/>
            <w:hideMark/>
            <w:tcPrChange w:id="110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BD546C1" w14:textId="77777777" w:rsidR="00EE1043" w:rsidRPr="00EE1043" w:rsidRDefault="00EE1043" w:rsidP="00EE1043">
            <w:pPr>
              <w:spacing w:after="0" w:line="240" w:lineRule="auto"/>
              <w:rPr>
                <w:ins w:id="1103" w:author="Steven Chen" w:date="2016-12-14T12:16:00Z"/>
                <w:rFonts w:ascii="Trebuchet MS" w:eastAsia="Times New Roman" w:hAnsi="Trebuchet MS" w:cs="Calibri"/>
                <w:color w:val="000000"/>
                <w:sz w:val="24"/>
                <w:szCs w:val="24"/>
                <w:lang w:val="en-GB" w:eastAsia="zh-CN"/>
              </w:rPr>
            </w:pPr>
            <w:ins w:id="1104"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0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00837EC" w14:textId="77777777" w:rsidR="00EE1043" w:rsidRPr="00EE1043" w:rsidRDefault="00EE1043" w:rsidP="00EE1043">
            <w:pPr>
              <w:spacing w:after="0" w:line="240" w:lineRule="auto"/>
              <w:rPr>
                <w:ins w:id="1106" w:author="Steven Chen" w:date="2016-12-14T12:16:00Z"/>
                <w:rFonts w:ascii="Trebuchet MS" w:eastAsia="Times New Roman" w:hAnsi="Trebuchet MS" w:cs="Calibri"/>
                <w:color w:val="000000"/>
                <w:sz w:val="24"/>
                <w:szCs w:val="24"/>
                <w:lang w:val="en-GB" w:eastAsia="zh-CN"/>
              </w:rPr>
            </w:pPr>
            <w:ins w:id="1107"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0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6564276" w14:textId="77777777" w:rsidR="00EE1043" w:rsidRPr="00EE1043" w:rsidRDefault="00EE1043" w:rsidP="00EE1043">
            <w:pPr>
              <w:spacing w:after="0" w:line="240" w:lineRule="auto"/>
              <w:rPr>
                <w:ins w:id="1109" w:author="Steven Chen" w:date="2016-12-14T12:16:00Z"/>
                <w:rFonts w:ascii="Trebuchet MS" w:eastAsia="Times New Roman" w:hAnsi="Trebuchet MS" w:cs="Calibri"/>
                <w:color w:val="000000"/>
                <w:sz w:val="24"/>
                <w:szCs w:val="24"/>
                <w:lang w:val="en-GB" w:eastAsia="zh-CN"/>
              </w:rPr>
            </w:pPr>
            <w:ins w:id="111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11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64067BC" w14:textId="77777777" w:rsidR="00EE1043" w:rsidRPr="00EE1043" w:rsidRDefault="00EE1043" w:rsidP="00EE1043">
            <w:pPr>
              <w:spacing w:after="0" w:line="240" w:lineRule="auto"/>
              <w:rPr>
                <w:ins w:id="1112" w:author="Steven Chen" w:date="2016-12-14T12:16:00Z"/>
                <w:rFonts w:ascii="Trebuchet MS" w:eastAsia="Times New Roman" w:hAnsi="Trebuchet MS" w:cs="Calibri"/>
                <w:color w:val="000000"/>
                <w:sz w:val="24"/>
                <w:szCs w:val="24"/>
                <w:lang w:val="en-GB" w:eastAsia="zh-CN"/>
              </w:rPr>
            </w:pPr>
            <w:ins w:id="111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F059502" w14:textId="77777777" w:rsidTr="00EE1043">
        <w:tblPrEx>
          <w:tblW w:w="10150" w:type="dxa"/>
          <w:tblInd w:w="355" w:type="dxa"/>
          <w:tblPrExChange w:id="1114" w:author="Steven Chen" w:date="2016-12-14T12:16:00Z">
            <w:tblPrEx>
              <w:tblW w:w="9820" w:type="dxa"/>
              <w:tblInd w:w="-5" w:type="dxa"/>
            </w:tblPrEx>
          </w:tblPrExChange>
        </w:tblPrEx>
        <w:trPr>
          <w:trHeight w:val="310"/>
          <w:ins w:id="1115" w:author="Steven Chen" w:date="2016-12-14T12:16:00Z"/>
          <w:trPrChange w:id="111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11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A00E55A" w14:textId="77777777" w:rsidR="00EE1043" w:rsidRPr="00EE1043" w:rsidRDefault="00EE1043" w:rsidP="00EE1043">
            <w:pPr>
              <w:spacing w:after="0" w:line="240" w:lineRule="auto"/>
              <w:rPr>
                <w:ins w:id="1118" w:author="Steven Chen" w:date="2016-12-14T12:16:00Z"/>
                <w:rFonts w:ascii="Trebuchet MS" w:eastAsia="Times New Roman" w:hAnsi="Trebuchet MS" w:cs="Calibri"/>
                <w:color w:val="000000"/>
                <w:sz w:val="24"/>
                <w:szCs w:val="24"/>
                <w:lang w:val="en-GB" w:eastAsia="zh-CN"/>
              </w:rPr>
            </w:pPr>
            <w:ins w:id="1119" w:author="Steven Chen" w:date="2016-12-14T12:16:00Z">
              <w:r w:rsidRPr="00EE1043">
                <w:rPr>
                  <w:rFonts w:ascii="Trebuchet MS" w:eastAsia="Times New Roman" w:hAnsi="Trebuchet MS" w:cs="Calibri"/>
                  <w:color w:val="000000"/>
                  <w:sz w:val="24"/>
                  <w:szCs w:val="24"/>
                  <w:lang w:val="en-GB" w:eastAsia="zh-CN"/>
                </w:rPr>
                <w:t>HIST_ITEMSTOCK</w:t>
              </w:r>
            </w:ins>
          </w:p>
        </w:tc>
        <w:tc>
          <w:tcPr>
            <w:tcW w:w="1400" w:type="dxa"/>
            <w:tcBorders>
              <w:top w:val="nil"/>
              <w:left w:val="nil"/>
              <w:bottom w:val="single" w:sz="4" w:space="0" w:color="auto"/>
              <w:right w:val="single" w:sz="4" w:space="0" w:color="auto"/>
            </w:tcBorders>
            <w:shd w:val="clear" w:color="auto" w:fill="auto"/>
            <w:noWrap/>
            <w:vAlign w:val="center"/>
            <w:hideMark/>
            <w:tcPrChange w:id="112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F6B6823" w14:textId="77777777" w:rsidR="00EE1043" w:rsidRPr="00EE1043" w:rsidRDefault="00EE1043" w:rsidP="00EE1043">
            <w:pPr>
              <w:spacing w:after="0" w:line="240" w:lineRule="auto"/>
              <w:rPr>
                <w:ins w:id="1121" w:author="Steven Chen" w:date="2016-12-14T12:16:00Z"/>
                <w:rFonts w:ascii="Trebuchet MS" w:eastAsia="Times New Roman" w:hAnsi="Trebuchet MS" w:cs="Calibri"/>
                <w:color w:val="000000"/>
                <w:sz w:val="24"/>
                <w:szCs w:val="24"/>
                <w:lang w:val="en-GB" w:eastAsia="zh-CN"/>
              </w:rPr>
            </w:pPr>
            <w:ins w:id="1122"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2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686FAA1" w14:textId="77777777" w:rsidR="00EE1043" w:rsidRPr="00EE1043" w:rsidRDefault="00EE1043" w:rsidP="00EE1043">
            <w:pPr>
              <w:spacing w:after="0" w:line="240" w:lineRule="auto"/>
              <w:rPr>
                <w:ins w:id="1124" w:author="Steven Chen" w:date="2016-12-14T12:16:00Z"/>
                <w:rFonts w:ascii="Trebuchet MS" w:eastAsia="Times New Roman" w:hAnsi="Trebuchet MS" w:cs="Calibri"/>
                <w:color w:val="000000"/>
                <w:sz w:val="24"/>
                <w:szCs w:val="24"/>
                <w:lang w:val="en-GB" w:eastAsia="zh-CN"/>
              </w:rPr>
            </w:pPr>
            <w:ins w:id="1125"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2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349CC40" w14:textId="77777777" w:rsidR="00EE1043" w:rsidRPr="00EE1043" w:rsidRDefault="00EE1043" w:rsidP="00EE1043">
            <w:pPr>
              <w:spacing w:after="0" w:line="240" w:lineRule="auto"/>
              <w:rPr>
                <w:ins w:id="1127" w:author="Steven Chen" w:date="2016-12-14T12:16:00Z"/>
                <w:rFonts w:ascii="Trebuchet MS" w:eastAsia="Times New Roman" w:hAnsi="Trebuchet MS" w:cs="Calibri"/>
                <w:color w:val="000000"/>
                <w:sz w:val="24"/>
                <w:szCs w:val="24"/>
                <w:lang w:val="en-GB" w:eastAsia="zh-CN"/>
              </w:rPr>
            </w:pPr>
            <w:ins w:id="112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12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12DA450" w14:textId="77777777" w:rsidR="00EE1043" w:rsidRPr="00EE1043" w:rsidRDefault="00EE1043" w:rsidP="00EE1043">
            <w:pPr>
              <w:spacing w:after="0" w:line="240" w:lineRule="auto"/>
              <w:rPr>
                <w:ins w:id="1130" w:author="Steven Chen" w:date="2016-12-14T12:16:00Z"/>
                <w:rFonts w:ascii="Trebuchet MS" w:eastAsia="Times New Roman" w:hAnsi="Trebuchet MS" w:cs="Calibri"/>
                <w:color w:val="000000"/>
                <w:sz w:val="24"/>
                <w:szCs w:val="24"/>
                <w:lang w:val="en-GB" w:eastAsia="zh-CN"/>
              </w:rPr>
            </w:pPr>
            <w:ins w:id="113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ACE1A09" w14:textId="77777777" w:rsidTr="00EE1043">
        <w:tblPrEx>
          <w:tblW w:w="10150" w:type="dxa"/>
          <w:tblInd w:w="355" w:type="dxa"/>
          <w:tblPrExChange w:id="1132" w:author="Steven Chen" w:date="2016-12-14T12:16:00Z">
            <w:tblPrEx>
              <w:tblW w:w="9820" w:type="dxa"/>
              <w:tblInd w:w="-5" w:type="dxa"/>
            </w:tblPrEx>
          </w:tblPrExChange>
        </w:tblPrEx>
        <w:trPr>
          <w:trHeight w:val="310"/>
          <w:ins w:id="1133" w:author="Steven Chen" w:date="2016-12-14T12:16:00Z"/>
          <w:trPrChange w:id="113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13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43268FD" w14:textId="77777777" w:rsidR="00EE1043" w:rsidRPr="00EE1043" w:rsidRDefault="00EE1043" w:rsidP="00EE1043">
            <w:pPr>
              <w:spacing w:after="0" w:line="240" w:lineRule="auto"/>
              <w:rPr>
                <w:ins w:id="1136" w:author="Steven Chen" w:date="2016-12-14T12:16:00Z"/>
                <w:rFonts w:ascii="Trebuchet MS" w:eastAsia="Times New Roman" w:hAnsi="Trebuchet MS" w:cs="Calibri"/>
                <w:color w:val="000000"/>
                <w:sz w:val="24"/>
                <w:szCs w:val="24"/>
                <w:lang w:val="en-GB" w:eastAsia="zh-CN"/>
              </w:rPr>
            </w:pPr>
            <w:ins w:id="1137" w:author="Steven Chen" w:date="2016-12-14T12:16:00Z">
              <w:r w:rsidRPr="00EE1043">
                <w:rPr>
                  <w:rFonts w:ascii="Trebuchet MS" w:eastAsia="Times New Roman" w:hAnsi="Trebuchet MS" w:cs="Calibri"/>
                  <w:color w:val="000000"/>
                  <w:sz w:val="24"/>
                  <w:szCs w:val="24"/>
                  <w:lang w:val="en-GB" w:eastAsia="zh-CN"/>
                </w:rPr>
                <w:t>HIST_ORDERS</w:t>
              </w:r>
            </w:ins>
          </w:p>
        </w:tc>
        <w:tc>
          <w:tcPr>
            <w:tcW w:w="1400" w:type="dxa"/>
            <w:tcBorders>
              <w:top w:val="nil"/>
              <w:left w:val="nil"/>
              <w:bottom w:val="single" w:sz="4" w:space="0" w:color="auto"/>
              <w:right w:val="single" w:sz="4" w:space="0" w:color="auto"/>
            </w:tcBorders>
            <w:shd w:val="clear" w:color="auto" w:fill="auto"/>
            <w:noWrap/>
            <w:vAlign w:val="center"/>
            <w:hideMark/>
            <w:tcPrChange w:id="113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CF25DBE" w14:textId="77777777" w:rsidR="00EE1043" w:rsidRPr="00EE1043" w:rsidRDefault="00EE1043" w:rsidP="00EE1043">
            <w:pPr>
              <w:spacing w:after="0" w:line="240" w:lineRule="auto"/>
              <w:rPr>
                <w:ins w:id="1139" w:author="Steven Chen" w:date="2016-12-14T12:16:00Z"/>
                <w:rFonts w:ascii="Trebuchet MS" w:eastAsia="Times New Roman" w:hAnsi="Trebuchet MS" w:cs="Calibri"/>
                <w:color w:val="000000"/>
                <w:sz w:val="24"/>
                <w:szCs w:val="24"/>
                <w:lang w:val="en-GB" w:eastAsia="zh-CN"/>
              </w:rPr>
            </w:pPr>
            <w:ins w:id="1140"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4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90325D4" w14:textId="77777777" w:rsidR="00EE1043" w:rsidRPr="00EE1043" w:rsidRDefault="00EE1043" w:rsidP="00EE1043">
            <w:pPr>
              <w:spacing w:after="0" w:line="240" w:lineRule="auto"/>
              <w:rPr>
                <w:ins w:id="1142" w:author="Steven Chen" w:date="2016-12-14T12:16:00Z"/>
                <w:rFonts w:ascii="Trebuchet MS" w:eastAsia="Times New Roman" w:hAnsi="Trebuchet MS" w:cs="Calibri"/>
                <w:color w:val="000000"/>
                <w:sz w:val="24"/>
                <w:szCs w:val="24"/>
                <w:lang w:val="en-GB" w:eastAsia="zh-CN"/>
              </w:rPr>
            </w:pPr>
            <w:ins w:id="1143"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4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8CF0DC1" w14:textId="77777777" w:rsidR="00EE1043" w:rsidRPr="00EE1043" w:rsidRDefault="00EE1043" w:rsidP="00EE1043">
            <w:pPr>
              <w:spacing w:after="0" w:line="240" w:lineRule="auto"/>
              <w:rPr>
                <w:ins w:id="1145" w:author="Steven Chen" w:date="2016-12-14T12:16:00Z"/>
                <w:rFonts w:ascii="Trebuchet MS" w:eastAsia="Times New Roman" w:hAnsi="Trebuchet MS" w:cs="Calibri"/>
                <w:color w:val="000000"/>
                <w:sz w:val="24"/>
                <w:szCs w:val="24"/>
                <w:lang w:val="en-GB" w:eastAsia="zh-CN"/>
              </w:rPr>
            </w:pPr>
            <w:ins w:id="114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14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A4F99DA" w14:textId="77777777" w:rsidR="00EE1043" w:rsidRPr="00EE1043" w:rsidRDefault="00EE1043" w:rsidP="00EE1043">
            <w:pPr>
              <w:spacing w:after="0" w:line="240" w:lineRule="auto"/>
              <w:rPr>
                <w:ins w:id="1148" w:author="Steven Chen" w:date="2016-12-14T12:16:00Z"/>
                <w:rFonts w:ascii="Trebuchet MS" w:eastAsia="Times New Roman" w:hAnsi="Trebuchet MS" w:cs="Calibri"/>
                <w:color w:val="000000"/>
                <w:sz w:val="24"/>
                <w:szCs w:val="24"/>
                <w:lang w:val="en-GB" w:eastAsia="zh-CN"/>
              </w:rPr>
            </w:pPr>
            <w:ins w:id="114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5143353" w14:textId="77777777" w:rsidTr="00EE1043">
        <w:tblPrEx>
          <w:tblW w:w="10150" w:type="dxa"/>
          <w:tblInd w:w="355" w:type="dxa"/>
          <w:tblPrExChange w:id="1150" w:author="Steven Chen" w:date="2016-12-14T12:16:00Z">
            <w:tblPrEx>
              <w:tblW w:w="9820" w:type="dxa"/>
              <w:tblInd w:w="-5" w:type="dxa"/>
            </w:tblPrEx>
          </w:tblPrExChange>
        </w:tblPrEx>
        <w:trPr>
          <w:trHeight w:val="310"/>
          <w:ins w:id="1151" w:author="Steven Chen" w:date="2016-12-14T12:16:00Z"/>
          <w:trPrChange w:id="115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15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FC99CF0" w14:textId="77777777" w:rsidR="00EE1043" w:rsidRPr="00EE1043" w:rsidRDefault="00EE1043" w:rsidP="00EE1043">
            <w:pPr>
              <w:spacing w:after="0" w:line="240" w:lineRule="auto"/>
              <w:rPr>
                <w:ins w:id="1154" w:author="Steven Chen" w:date="2016-12-14T12:16:00Z"/>
                <w:rFonts w:ascii="Trebuchet MS" w:eastAsia="Times New Roman" w:hAnsi="Trebuchet MS" w:cs="Calibri"/>
                <w:color w:val="000000"/>
                <w:sz w:val="24"/>
                <w:szCs w:val="24"/>
                <w:lang w:val="en-GB" w:eastAsia="zh-CN"/>
              </w:rPr>
            </w:pPr>
            <w:ins w:id="1155" w:author="Steven Chen" w:date="2016-12-14T12:16:00Z">
              <w:r w:rsidRPr="00EE1043">
                <w:rPr>
                  <w:rFonts w:ascii="Trebuchet MS" w:eastAsia="Times New Roman" w:hAnsi="Trebuchet MS" w:cs="Calibri"/>
                  <w:color w:val="000000"/>
                  <w:sz w:val="24"/>
                  <w:szCs w:val="24"/>
                  <w:lang w:val="en-GB" w:eastAsia="zh-CN"/>
                </w:rPr>
                <w:t>HIST_ORDERS_EXTRA</w:t>
              </w:r>
            </w:ins>
          </w:p>
        </w:tc>
        <w:tc>
          <w:tcPr>
            <w:tcW w:w="1400" w:type="dxa"/>
            <w:tcBorders>
              <w:top w:val="nil"/>
              <w:left w:val="nil"/>
              <w:bottom w:val="single" w:sz="4" w:space="0" w:color="auto"/>
              <w:right w:val="single" w:sz="4" w:space="0" w:color="auto"/>
            </w:tcBorders>
            <w:shd w:val="clear" w:color="auto" w:fill="auto"/>
            <w:noWrap/>
            <w:vAlign w:val="center"/>
            <w:hideMark/>
            <w:tcPrChange w:id="115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496A2F1" w14:textId="77777777" w:rsidR="00EE1043" w:rsidRPr="00EE1043" w:rsidRDefault="00EE1043" w:rsidP="00EE1043">
            <w:pPr>
              <w:spacing w:after="0" w:line="240" w:lineRule="auto"/>
              <w:rPr>
                <w:ins w:id="1157" w:author="Steven Chen" w:date="2016-12-14T12:16:00Z"/>
                <w:rFonts w:ascii="Trebuchet MS" w:eastAsia="Times New Roman" w:hAnsi="Trebuchet MS" w:cs="Calibri"/>
                <w:color w:val="000000"/>
                <w:sz w:val="24"/>
                <w:szCs w:val="24"/>
                <w:lang w:val="en-GB" w:eastAsia="zh-CN"/>
              </w:rPr>
            </w:pPr>
            <w:ins w:id="1158"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5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1F5C5DA" w14:textId="77777777" w:rsidR="00EE1043" w:rsidRPr="00EE1043" w:rsidRDefault="00EE1043" w:rsidP="00EE1043">
            <w:pPr>
              <w:spacing w:after="0" w:line="240" w:lineRule="auto"/>
              <w:rPr>
                <w:ins w:id="1160" w:author="Steven Chen" w:date="2016-12-14T12:16:00Z"/>
                <w:rFonts w:ascii="Trebuchet MS" w:eastAsia="Times New Roman" w:hAnsi="Trebuchet MS" w:cs="Calibri"/>
                <w:color w:val="000000"/>
                <w:sz w:val="24"/>
                <w:szCs w:val="24"/>
                <w:lang w:val="en-GB" w:eastAsia="zh-CN"/>
              </w:rPr>
            </w:pPr>
            <w:ins w:id="1161"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6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CB40EEB" w14:textId="77777777" w:rsidR="00EE1043" w:rsidRPr="00EE1043" w:rsidRDefault="00EE1043" w:rsidP="00EE1043">
            <w:pPr>
              <w:spacing w:after="0" w:line="240" w:lineRule="auto"/>
              <w:rPr>
                <w:ins w:id="1163" w:author="Steven Chen" w:date="2016-12-14T12:16:00Z"/>
                <w:rFonts w:ascii="Trebuchet MS" w:eastAsia="Times New Roman" w:hAnsi="Trebuchet MS" w:cs="Calibri"/>
                <w:color w:val="000000"/>
                <w:sz w:val="24"/>
                <w:szCs w:val="24"/>
                <w:lang w:val="en-GB" w:eastAsia="zh-CN"/>
              </w:rPr>
            </w:pPr>
            <w:ins w:id="116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16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2AD1539" w14:textId="77777777" w:rsidR="00EE1043" w:rsidRPr="00EE1043" w:rsidRDefault="00EE1043" w:rsidP="00EE1043">
            <w:pPr>
              <w:spacing w:after="0" w:line="240" w:lineRule="auto"/>
              <w:rPr>
                <w:ins w:id="1166" w:author="Steven Chen" w:date="2016-12-14T12:16:00Z"/>
                <w:rFonts w:ascii="Trebuchet MS" w:eastAsia="Times New Roman" w:hAnsi="Trebuchet MS" w:cs="Calibri"/>
                <w:color w:val="000000"/>
                <w:sz w:val="24"/>
                <w:szCs w:val="24"/>
                <w:lang w:val="en-GB" w:eastAsia="zh-CN"/>
              </w:rPr>
            </w:pPr>
            <w:ins w:id="116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AF94E79" w14:textId="77777777" w:rsidTr="00EE1043">
        <w:tblPrEx>
          <w:tblW w:w="10150" w:type="dxa"/>
          <w:tblInd w:w="355" w:type="dxa"/>
          <w:tblPrExChange w:id="1168" w:author="Steven Chen" w:date="2016-12-14T12:16:00Z">
            <w:tblPrEx>
              <w:tblW w:w="9820" w:type="dxa"/>
              <w:tblInd w:w="-5" w:type="dxa"/>
            </w:tblPrEx>
          </w:tblPrExChange>
        </w:tblPrEx>
        <w:trPr>
          <w:trHeight w:val="310"/>
          <w:ins w:id="1169" w:author="Steven Chen" w:date="2016-12-14T12:16:00Z"/>
          <w:trPrChange w:id="117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17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301EEAA" w14:textId="77777777" w:rsidR="00EE1043" w:rsidRPr="00EE1043" w:rsidRDefault="00EE1043" w:rsidP="00EE1043">
            <w:pPr>
              <w:spacing w:after="0" w:line="240" w:lineRule="auto"/>
              <w:rPr>
                <w:ins w:id="1172" w:author="Steven Chen" w:date="2016-12-14T12:16:00Z"/>
                <w:rFonts w:ascii="Trebuchet MS" w:eastAsia="Times New Roman" w:hAnsi="Trebuchet MS" w:cs="Calibri"/>
                <w:color w:val="000000"/>
                <w:sz w:val="24"/>
                <w:szCs w:val="24"/>
                <w:lang w:val="en-GB" w:eastAsia="zh-CN"/>
              </w:rPr>
            </w:pPr>
            <w:ins w:id="1173" w:author="Steven Chen" w:date="2016-12-14T12:16:00Z">
              <w:r w:rsidRPr="00EE1043">
                <w:rPr>
                  <w:rFonts w:ascii="Trebuchet MS" w:eastAsia="Times New Roman" w:hAnsi="Trebuchet MS" w:cs="Calibri"/>
                  <w:color w:val="000000"/>
                  <w:sz w:val="24"/>
                  <w:szCs w:val="24"/>
                  <w:lang w:val="en-GB" w:eastAsia="zh-CN"/>
                </w:rPr>
                <w:t>HIST_ORDERS_PAY</w:t>
              </w:r>
            </w:ins>
          </w:p>
        </w:tc>
        <w:tc>
          <w:tcPr>
            <w:tcW w:w="1400" w:type="dxa"/>
            <w:tcBorders>
              <w:top w:val="nil"/>
              <w:left w:val="nil"/>
              <w:bottom w:val="single" w:sz="4" w:space="0" w:color="auto"/>
              <w:right w:val="single" w:sz="4" w:space="0" w:color="auto"/>
            </w:tcBorders>
            <w:shd w:val="clear" w:color="auto" w:fill="auto"/>
            <w:noWrap/>
            <w:vAlign w:val="center"/>
            <w:hideMark/>
            <w:tcPrChange w:id="117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C2DBECF" w14:textId="77777777" w:rsidR="00EE1043" w:rsidRPr="00EE1043" w:rsidRDefault="00EE1043" w:rsidP="00EE1043">
            <w:pPr>
              <w:spacing w:after="0" w:line="240" w:lineRule="auto"/>
              <w:rPr>
                <w:ins w:id="1175" w:author="Steven Chen" w:date="2016-12-14T12:16:00Z"/>
                <w:rFonts w:ascii="Trebuchet MS" w:eastAsia="Times New Roman" w:hAnsi="Trebuchet MS" w:cs="Calibri"/>
                <w:color w:val="000000"/>
                <w:sz w:val="24"/>
                <w:szCs w:val="24"/>
                <w:lang w:val="en-GB" w:eastAsia="zh-CN"/>
              </w:rPr>
            </w:pPr>
            <w:ins w:id="1176"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7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1FDD6E1" w14:textId="77777777" w:rsidR="00EE1043" w:rsidRPr="00EE1043" w:rsidRDefault="00EE1043" w:rsidP="00EE1043">
            <w:pPr>
              <w:spacing w:after="0" w:line="240" w:lineRule="auto"/>
              <w:rPr>
                <w:ins w:id="1178" w:author="Steven Chen" w:date="2016-12-14T12:16:00Z"/>
                <w:rFonts w:ascii="Trebuchet MS" w:eastAsia="Times New Roman" w:hAnsi="Trebuchet MS" w:cs="Calibri"/>
                <w:color w:val="000000"/>
                <w:sz w:val="24"/>
                <w:szCs w:val="24"/>
                <w:lang w:val="en-GB" w:eastAsia="zh-CN"/>
              </w:rPr>
            </w:pPr>
            <w:ins w:id="1179"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8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2293AC0" w14:textId="77777777" w:rsidR="00EE1043" w:rsidRPr="00EE1043" w:rsidRDefault="00EE1043" w:rsidP="00EE1043">
            <w:pPr>
              <w:spacing w:after="0" w:line="240" w:lineRule="auto"/>
              <w:rPr>
                <w:ins w:id="1181" w:author="Steven Chen" w:date="2016-12-14T12:16:00Z"/>
                <w:rFonts w:ascii="Trebuchet MS" w:eastAsia="Times New Roman" w:hAnsi="Trebuchet MS" w:cs="Calibri"/>
                <w:color w:val="000000"/>
                <w:sz w:val="24"/>
                <w:szCs w:val="24"/>
                <w:lang w:val="en-GB" w:eastAsia="zh-CN"/>
              </w:rPr>
            </w:pPr>
            <w:ins w:id="118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18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2BF9664" w14:textId="77777777" w:rsidR="00EE1043" w:rsidRPr="00EE1043" w:rsidRDefault="00EE1043" w:rsidP="00EE1043">
            <w:pPr>
              <w:spacing w:after="0" w:line="240" w:lineRule="auto"/>
              <w:rPr>
                <w:ins w:id="1184" w:author="Steven Chen" w:date="2016-12-14T12:16:00Z"/>
                <w:rFonts w:ascii="Trebuchet MS" w:eastAsia="Times New Roman" w:hAnsi="Trebuchet MS" w:cs="Calibri"/>
                <w:color w:val="000000"/>
                <w:sz w:val="24"/>
                <w:szCs w:val="24"/>
                <w:lang w:val="en-GB" w:eastAsia="zh-CN"/>
              </w:rPr>
            </w:pPr>
            <w:ins w:id="118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6BD24B4" w14:textId="77777777" w:rsidTr="00EE1043">
        <w:tblPrEx>
          <w:tblW w:w="10150" w:type="dxa"/>
          <w:tblInd w:w="355" w:type="dxa"/>
          <w:tblPrExChange w:id="1186" w:author="Steven Chen" w:date="2016-12-14T12:16:00Z">
            <w:tblPrEx>
              <w:tblW w:w="9820" w:type="dxa"/>
              <w:tblInd w:w="-5" w:type="dxa"/>
            </w:tblPrEx>
          </w:tblPrExChange>
        </w:tblPrEx>
        <w:trPr>
          <w:trHeight w:val="310"/>
          <w:ins w:id="1187" w:author="Steven Chen" w:date="2016-12-14T12:16:00Z"/>
          <w:trPrChange w:id="118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18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944511F" w14:textId="77777777" w:rsidR="00EE1043" w:rsidRPr="00EE1043" w:rsidRDefault="00EE1043" w:rsidP="00EE1043">
            <w:pPr>
              <w:spacing w:after="0" w:line="240" w:lineRule="auto"/>
              <w:rPr>
                <w:ins w:id="1190" w:author="Steven Chen" w:date="2016-12-14T12:16:00Z"/>
                <w:rFonts w:ascii="Trebuchet MS" w:eastAsia="Times New Roman" w:hAnsi="Trebuchet MS" w:cs="Calibri"/>
                <w:color w:val="000000"/>
                <w:sz w:val="24"/>
                <w:szCs w:val="24"/>
                <w:lang w:val="en-GB" w:eastAsia="zh-CN"/>
              </w:rPr>
            </w:pPr>
            <w:ins w:id="1191" w:author="Steven Chen" w:date="2016-12-14T12:16:00Z">
              <w:r w:rsidRPr="00EE1043">
                <w:rPr>
                  <w:rFonts w:ascii="Trebuchet MS" w:eastAsia="Times New Roman" w:hAnsi="Trebuchet MS" w:cs="Calibri"/>
                  <w:color w:val="000000"/>
                  <w:sz w:val="24"/>
                  <w:szCs w:val="24"/>
                  <w:lang w:val="en-GB" w:eastAsia="zh-CN"/>
                </w:rPr>
                <w:t>HIST_ORDERS_PAY_PROGRESS</w:t>
              </w:r>
            </w:ins>
          </w:p>
        </w:tc>
        <w:tc>
          <w:tcPr>
            <w:tcW w:w="1400" w:type="dxa"/>
            <w:tcBorders>
              <w:top w:val="nil"/>
              <w:left w:val="nil"/>
              <w:bottom w:val="single" w:sz="4" w:space="0" w:color="auto"/>
              <w:right w:val="single" w:sz="4" w:space="0" w:color="auto"/>
            </w:tcBorders>
            <w:shd w:val="clear" w:color="auto" w:fill="auto"/>
            <w:noWrap/>
            <w:vAlign w:val="center"/>
            <w:hideMark/>
            <w:tcPrChange w:id="119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CE8F1F3" w14:textId="77777777" w:rsidR="00EE1043" w:rsidRPr="00EE1043" w:rsidRDefault="00EE1043" w:rsidP="00EE1043">
            <w:pPr>
              <w:spacing w:after="0" w:line="240" w:lineRule="auto"/>
              <w:rPr>
                <w:ins w:id="1193" w:author="Steven Chen" w:date="2016-12-14T12:16:00Z"/>
                <w:rFonts w:ascii="Trebuchet MS" w:eastAsia="Times New Roman" w:hAnsi="Trebuchet MS" w:cs="Calibri"/>
                <w:color w:val="000000"/>
                <w:sz w:val="24"/>
                <w:szCs w:val="24"/>
                <w:lang w:val="en-GB" w:eastAsia="zh-CN"/>
              </w:rPr>
            </w:pPr>
            <w:ins w:id="1194"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19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F96A907" w14:textId="77777777" w:rsidR="00EE1043" w:rsidRPr="00EE1043" w:rsidRDefault="00EE1043" w:rsidP="00EE1043">
            <w:pPr>
              <w:spacing w:after="0" w:line="240" w:lineRule="auto"/>
              <w:rPr>
                <w:ins w:id="1196" w:author="Steven Chen" w:date="2016-12-14T12:16:00Z"/>
                <w:rFonts w:ascii="Trebuchet MS" w:eastAsia="Times New Roman" w:hAnsi="Trebuchet MS" w:cs="Calibri"/>
                <w:color w:val="000000"/>
                <w:sz w:val="24"/>
                <w:szCs w:val="24"/>
                <w:lang w:val="en-GB" w:eastAsia="zh-CN"/>
              </w:rPr>
            </w:pPr>
            <w:ins w:id="1197"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19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1DF62C3" w14:textId="77777777" w:rsidR="00EE1043" w:rsidRPr="00EE1043" w:rsidRDefault="00EE1043" w:rsidP="00EE1043">
            <w:pPr>
              <w:spacing w:after="0" w:line="240" w:lineRule="auto"/>
              <w:rPr>
                <w:ins w:id="1199" w:author="Steven Chen" w:date="2016-12-14T12:16:00Z"/>
                <w:rFonts w:ascii="Trebuchet MS" w:eastAsia="Times New Roman" w:hAnsi="Trebuchet MS" w:cs="Calibri"/>
                <w:color w:val="000000"/>
                <w:sz w:val="24"/>
                <w:szCs w:val="24"/>
                <w:lang w:val="en-GB" w:eastAsia="zh-CN"/>
              </w:rPr>
            </w:pPr>
            <w:ins w:id="120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0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1DC97EC" w14:textId="77777777" w:rsidR="00EE1043" w:rsidRPr="00EE1043" w:rsidRDefault="00EE1043" w:rsidP="00EE1043">
            <w:pPr>
              <w:spacing w:after="0" w:line="240" w:lineRule="auto"/>
              <w:rPr>
                <w:ins w:id="1202" w:author="Steven Chen" w:date="2016-12-14T12:16:00Z"/>
                <w:rFonts w:ascii="Trebuchet MS" w:eastAsia="Times New Roman" w:hAnsi="Trebuchet MS" w:cs="Calibri"/>
                <w:color w:val="000000"/>
                <w:sz w:val="24"/>
                <w:szCs w:val="24"/>
                <w:lang w:val="en-GB" w:eastAsia="zh-CN"/>
              </w:rPr>
            </w:pPr>
            <w:ins w:id="120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697DC22" w14:textId="77777777" w:rsidTr="00EE1043">
        <w:tblPrEx>
          <w:tblW w:w="10150" w:type="dxa"/>
          <w:tblInd w:w="355" w:type="dxa"/>
          <w:tblPrExChange w:id="1204" w:author="Steven Chen" w:date="2016-12-14T12:16:00Z">
            <w:tblPrEx>
              <w:tblW w:w="9820" w:type="dxa"/>
              <w:tblInd w:w="-5" w:type="dxa"/>
            </w:tblPrEx>
          </w:tblPrExChange>
        </w:tblPrEx>
        <w:trPr>
          <w:trHeight w:val="310"/>
          <w:ins w:id="1205" w:author="Steven Chen" w:date="2016-12-14T12:16:00Z"/>
          <w:trPrChange w:id="120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0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13603C8" w14:textId="77777777" w:rsidR="00EE1043" w:rsidRPr="00EE1043" w:rsidRDefault="00EE1043" w:rsidP="00EE1043">
            <w:pPr>
              <w:spacing w:after="0" w:line="240" w:lineRule="auto"/>
              <w:rPr>
                <w:ins w:id="1208" w:author="Steven Chen" w:date="2016-12-14T12:16:00Z"/>
                <w:rFonts w:ascii="Trebuchet MS" w:eastAsia="Times New Roman" w:hAnsi="Trebuchet MS" w:cs="Calibri"/>
                <w:color w:val="000000"/>
                <w:sz w:val="24"/>
                <w:szCs w:val="24"/>
                <w:lang w:val="en-GB" w:eastAsia="zh-CN"/>
              </w:rPr>
            </w:pPr>
            <w:ins w:id="1209" w:author="Steven Chen" w:date="2016-12-14T12:16:00Z">
              <w:r w:rsidRPr="00EE1043">
                <w:rPr>
                  <w:rFonts w:ascii="Trebuchet MS" w:eastAsia="Times New Roman" w:hAnsi="Trebuchet MS" w:cs="Calibri"/>
                  <w:color w:val="000000"/>
                  <w:sz w:val="24"/>
                  <w:szCs w:val="24"/>
                  <w:lang w:val="en-GB" w:eastAsia="zh-CN"/>
                </w:rPr>
                <w:t>HIST_PAYFIG</w:t>
              </w:r>
            </w:ins>
          </w:p>
        </w:tc>
        <w:tc>
          <w:tcPr>
            <w:tcW w:w="1400" w:type="dxa"/>
            <w:tcBorders>
              <w:top w:val="nil"/>
              <w:left w:val="nil"/>
              <w:bottom w:val="single" w:sz="4" w:space="0" w:color="auto"/>
              <w:right w:val="single" w:sz="4" w:space="0" w:color="auto"/>
            </w:tcBorders>
            <w:shd w:val="clear" w:color="auto" w:fill="auto"/>
            <w:noWrap/>
            <w:vAlign w:val="center"/>
            <w:hideMark/>
            <w:tcPrChange w:id="121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03BC2D6" w14:textId="77777777" w:rsidR="00EE1043" w:rsidRPr="00EE1043" w:rsidRDefault="00EE1043" w:rsidP="00EE1043">
            <w:pPr>
              <w:spacing w:after="0" w:line="240" w:lineRule="auto"/>
              <w:rPr>
                <w:ins w:id="1211" w:author="Steven Chen" w:date="2016-12-14T12:16:00Z"/>
                <w:rFonts w:ascii="Trebuchet MS" w:eastAsia="Times New Roman" w:hAnsi="Trebuchet MS" w:cs="Calibri"/>
                <w:color w:val="000000"/>
                <w:sz w:val="24"/>
                <w:szCs w:val="24"/>
                <w:lang w:val="en-GB" w:eastAsia="zh-CN"/>
              </w:rPr>
            </w:pPr>
            <w:ins w:id="1212"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21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FAE418A" w14:textId="77777777" w:rsidR="00EE1043" w:rsidRPr="00EE1043" w:rsidRDefault="00EE1043" w:rsidP="00EE1043">
            <w:pPr>
              <w:spacing w:after="0" w:line="240" w:lineRule="auto"/>
              <w:rPr>
                <w:ins w:id="1214" w:author="Steven Chen" w:date="2016-12-14T12:16:00Z"/>
                <w:rFonts w:ascii="Trebuchet MS" w:eastAsia="Times New Roman" w:hAnsi="Trebuchet MS" w:cs="Calibri"/>
                <w:color w:val="000000"/>
                <w:sz w:val="24"/>
                <w:szCs w:val="24"/>
                <w:lang w:val="en-GB" w:eastAsia="zh-CN"/>
              </w:rPr>
            </w:pPr>
            <w:ins w:id="1215"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21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B154082" w14:textId="77777777" w:rsidR="00EE1043" w:rsidRPr="00EE1043" w:rsidRDefault="00EE1043" w:rsidP="00EE1043">
            <w:pPr>
              <w:spacing w:after="0" w:line="240" w:lineRule="auto"/>
              <w:rPr>
                <w:ins w:id="1217" w:author="Steven Chen" w:date="2016-12-14T12:16:00Z"/>
                <w:rFonts w:ascii="Trebuchet MS" w:eastAsia="Times New Roman" w:hAnsi="Trebuchet MS" w:cs="Calibri"/>
                <w:color w:val="000000"/>
                <w:sz w:val="24"/>
                <w:szCs w:val="24"/>
                <w:lang w:val="en-GB" w:eastAsia="zh-CN"/>
              </w:rPr>
            </w:pPr>
            <w:ins w:id="121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1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95896A4" w14:textId="77777777" w:rsidR="00EE1043" w:rsidRPr="00EE1043" w:rsidRDefault="00EE1043" w:rsidP="00EE1043">
            <w:pPr>
              <w:spacing w:after="0" w:line="240" w:lineRule="auto"/>
              <w:rPr>
                <w:ins w:id="1220" w:author="Steven Chen" w:date="2016-12-14T12:16:00Z"/>
                <w:rFonts w:ascii="Trebuchet MS" w:eastAsia="Times New Roman" w:hAnsi="Trebuchet MS" w:cs="Calibri"/>
                <w:color w:val="000000"/>
                <w:sz w:val="24"/>
                <w:szCs w:val="24"/>
                <w:lang w:val="en-GB" w:eastAsia="zh-CN"/>
              </w:rPr>
            </w:pPr>
            <w:ins w:id="122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DFDD62F" w14:textId="77777777" w:rsidTr="00EE1043">
        <w:tblPrEx>
          <w:tblW w:w="10150" w:type="dxa"/>
          <w:tblInd w:w="355" w:type="dxa"/>
          <w:tblPrExChange w:id="1222" w:author="Steven Chen" w:date="2016-12-14T12:16:00Z">
            <w:tblPrEx>
              <w:tblW w:w="9820" w:type="dxa"/>
              <w:tblInd w:w="-5" w:type="dxa"/>
            </w:tblPrEx>
          </w:tblPrExChange>
        </w:tblPrEx>
        <w:trPr>
          <w:trHeight w:val="310"/>
          <w:ins w:id="1223" w:author="Steven Chen" w:date="2016-12-14T12:16:00Z"/>
          <w:trPrChange w:id="122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2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AE4D3ED" w14:textId="77777777" w:rsidR="00EE1043" w:rsidRPr="00EE1043" w:rsidRDefault="00EE1043" w:rsidP="00EE1043">
            <w:pPr>
              <w:spacing w:after="0" w:line="240" w:lineRule="auto"/>
              <w:rPr>
                <w:ins w:id="1226" w:author="Steven Chen" w:date="2016-12-14T12:16:00Z"/>
                <w:rFonts w:ascii="Trebuchet MS" w:eastAsia="Times New Roman" w:hAnsi="Trebuchet MS" w:cs="Calibri"/>
                <w:color w:val="000000"/>
                <w:sz w:val="24"/>
                <w:szCs w:val="24"/>
                <w:lang w:val="en-GB" w:eastAsia="zh-CN"/>
              </w:rPr>
            </w:pPr>
            <w:ins w:id="1227" w:author="Steven Chen" w:date="2016-12-14T12:16:00Z">
              <w:r w:rsidRPr="00EE1043">
                <w:rPr>
                  <w:rFonts w:ascii="Trebuchet MS" w:eastAsia="Times New Roman" w:hAnsi="Trebuchet MS" w:cs="Calibri"/>
                  <w:color w:val="000000"/>
                  <w:sz w:val="24"/>
                  <w:szCs w:val="24"/>
                  <w:lang w:val="en-GB" w:eastAsia="zh-CN"/>
                </w:rPr>
                <w:t>HIST_PAYSUM</w:t>
              </w:r>
            </w:ins>
          </w:p>
        </w:tc>
        <w:tc>
          <w:tcPr>
            <w:tcW w:w="1400" w:type="dxa"/>
            <w:tcBorders>
              <w:top w:val="nil"/>
              <w:left w:val="nil"/>
              <w:bottom w:val="single" w:sz="4" w:space="0" w:color="auto"/>
              <w:right w:val="single" w:sz="4" w:space="0" w:color="auto"/>
            </w:tcBorders>
            <w:shd w:val="clear" w:color="auto" w:fill="auto"/>
            <w:noWrap/>
            <w:vAlign w:val="center"/>
            <w:hideMark/>
            <w:tcPrChange w:id="122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7A30131" w14:textId="77777777" w:rsidR="00EE1043" w:rsidRPr="00EE1043" w:rsidRDefault="00EE1043" w:rsidP="00EE1043">
            <w:pPr>
              <w:spacing w:after="0" w:line="240" w:lineRule="auto"/>
              <w:rPr>
                <w:ins w:id="1229" w:author="Steven Chen" w:date="2016-12-14T12:16:00Z"/>
                <w:rFonts w:ascii="Trebuchet MS" w:eastAsia="Times New Roman" w:hAnsi="Trebuchet MS" w:cs="Calibri"/>
                <w:color w:val="000000"/>
                <w:sz w:val="24"/>
                <w:szCs w:val="24"/>
                <w:lang w:val="en-GB" w:eastAsia="zh-CN"/>
              </w:rPr>
            </w:pPr>
            <w:ins w:id="1230"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23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3718353" w14:textId="77777777" w:rsidR="00EE1043" w:rsidRPr="00EE1043" w:rsidRDefault="00EE1043" w:rsidP="00EE1043">
            <w:pPr>
              <w:spacing w:after="0" w:line="240" w:lineRule="auto"/>
              <w:rPr>
                <w:ins w:id="1232" w:author="Steven Chen" w:date="2016-12-14T12:16:00Z"/>
                <w:rFonts w:ascii="Trebuchet MS" w:eastAsia="Times New Roman" w:hAnsi="Trebuchet MS" w:cs="Calibri"/>
                <w:color w:val="000000"/>
                <w:sz w:val="24"/>
                <w:szCs w:val="24"/>
                <w:lang w:val="en-GB" w:eastAsia="zh-CN"/>
              </w:rPr>
            </w:pPr>
            <w:ins w:id="1233"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23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4C7EEC8" w14:textId="77777777" w:rsidR="00EE1043" w:rsidRPr="00EE1043" w:rsidRDefault="00EE1043" w:rsidP="00EE1043">
            <w:pPr>
              <w:spacing w:after="0" w:line="240" w:lineRule="auto"/>
              <w:rPr>
                <w:ins w:id="1235" w:author="Steven Chen" w:date="2016-12-14T12:16:00Z"/>
                <w:rFonts w:ascii="Trebuchet MS" w:eastAsia="Times New Roman" w:hAnsi="Trebuchet MS" w:cs="Calibri"/>
                <w:color w:val="000000"/>
                <w:sz w:val="24"/>
                <w:szCs w:val="24"/>
                <w:lang w:val="en-GB" w:eastAsia="zh-CN"/>
              </w:rPr>
            </w:pPr>
            <w:ins w:id="123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3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5202A26" w14:textId="77777777" w:rsidR="00EE1043" w:rsidRPr="00EE1043" w:rsidRDefault="00EE1043" w:rsidP="00EE1043">
            <w:pPr>
              <w:spacing w:after="0" w:line="240" w:lineRule="auto"/>
              <w:rPr>
                <w:ins w:id="1238" w:author="Steven Chen" w:date="2016-12-14T12:16:00Z"/>
                <w:rFonts w:ascii="Trebuchet MS" w:eastAsia="Times New Roman" w:hAnsi="Trebuchet MS" w:cs="Calibri"/>
                <w:color w:val="000000"/>
                <w:sz w:val="24"/>
                <w:szCs w:val="24"/>
                <w:lang w:val="en-GB" w:eastAsia="zh-CN"/>
              </w:rPr>
            </w:pPr>
            <w:ins w:id="123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2A8BEF8" w14:textId="77777777" w:rsidTr="00EE1043">
        <w:tblPrEx>
          <w:tblW w:w="10150" w:type="dxa"/>
          <w:tblInd w:w="355" w:type="dxa"/>
          <w:tblPrExChange w:id="1240" w:author="Steven Chen" w:date="2016-12-14T12:16:00Z">
            <w:tblPrEx>
              <w:tblW w:w="9820" w:type="dxa"/>
              <w:tblInd w:w="-5" w:type="dxa"/>
            </w:tblPrEx>
          </w:tblPrExChange>
        </w:tblPrEx>
        <w:trPr>
          <w:trHeight w:val="310"/>
          <w:ins w:id="1241" w:author="Steven Chen" w:date="2016-12-14T12:16:00Z"/>
          <w:trPrChange w:id="124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4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E0EB5DF" w14:textId="77777777" w:rsidR="00EE1043" w:rsidRPr="00EE1043" w:rsidRDefault="00EE1043" w:rsidP="00EE1043">
            <w:pPr>
              <w:spacing w:after="0" w:line="240" w:lineRule="auto"/>
              <w:rPr>
                <w:ins w:id="1244" w:author="Steven Chen" w:date="2016-12-14T12:16:00Z"/>
                <w:rFonts w:ascii="Trebuchet MS" w:eastAsia="Times New Roman" w:hAnsi="Trebuchet MS" w:cs="Calibri"/>
                <w:color w:val="000000"/>
                <w:sz w:val="24"/>
                <w:szCs w:val="24"/>
                <w:lang w:val="en-GB" w:eastAsia="zh-CN"/>
              </w:rPr>
            </w:pPr>
            <w:ins w:id="1245" w:author="Steven Chen" w:date="2016-12-14T12:16:00Z">
              <w:r w:rsidRPr="00EE1043">
                <w:rPr>
                  <w:rFonts w:ascii="Trebuchet MS" w:eastAsia="Times New Roman" w:hAnsi="Trebuchet MS" w:cs="Calibri"/>
                  <w:color w:val="000000"/>
                  <w:sz w:val="24"/>
                  <w:szCs w:val="24"/>
                  <w:lang w:val="en-GB" w:eastAsia="zh-CN"/>
                </w:rPr>
                <w:t>HIST_POSSYSTEM</w:t>
              </w:r>
            </w:ins>
          </w:p>
        </w:tc>
        <w:tc>
          <w:tcPr>
            <w:tcW w:w="1400" w:type="dxa"/>
            <w:tcBorders>
              <w:top w:val="nil"/>
              <w:left w:val="nil"/>
              <w:bottom w:val="single" w:sz="4" w:space="0" w:color="auto"/>
              <w:right w:val="single" w:sz="4" w:space="0" w:color="auto"/>
            </w:tcBorders>
            <w:shd w:val="clear" w:color="auto" w:fill="auto"/>
            <w:noWrap/>
            <w:vAlign w:val="center"/>
            <w:hideMark/>
            <w:tcPrChange w:id="124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563FBF6" w14:textId="77777777" w:rsidR="00EE1043" w:rsidRPr="00EE1043" w:rsidRDefault="00EE1043" w:rsidP="00EE1043">
            <w:pPr>
              <w:spacing w:after="0" w:line="240" w:lineRule="auto"/>
              <w:rPr>
                <w:ins w:id="1247" w:author="Steven Chen" w:date="2016-12-14T12:16:00Z"/>
                <w:rFonts w:ascii="Trebuchet MS" w:eastAsia="Times New Roman" w:hAnsi="Trebuchet MS" w:cs="Calibri"/>
                <w:color w:val="000000"/>
                <w:sz w:val="24"/>
                <w:szCs w:val="24"/>
                <w:lang w:val="en-GB" w:eastAsia="zh-CN"/>
              </w:rPr>
            </w:pPr>
            <w:ins w:id="1248"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24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7C5DEF0" w14:textId="77777777" w:rsidR="00EE1043" w:rsidRPr="00EE1043" w:rsidRDefault="00EE1043" w:rsidP="00EE1043">
            <w:pPr>
              <w:spacing w:after="0" w:line="240" w:lineRule="auto"/>
              <w:rPr>
                <w:ins w:id="1250" w:author="Steven Chen" w:date="2016-12-14T12:16:00Z"/>
                <w:rFonts w:ascii="Trebuchet MS" w:eastAsia="Times New Roman" w:hAnsi="Trebuchet MS" w:cs="Calibri"/>
                <w:color w:val="000000"/>
                <w:sz w:val="24"/>
                <w:szCs w:val="24"/>
                <w:lang w:val="en-GB" w:eastAsia="zh-CN"/>
              </w:rPr>
            </w:pPr>
            <w:ins w:id="1251"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25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D067D78" w14:textId="77777777" w:rsidR="00EE1043" w:rsidRPr="00EE1043" w:rsidRDefault="00EE1043" w:rsidP="00EE1043">
            <w:pPr>
              <w:spacing w:after="0" w:line="240" w:lineRule="auto"/>
              <w:rPr>
                <w:ins w:id="1253" w:author="Steven Chen" w:date="2016-12-14T12:16:00Z"/>
                <w:rFonts w:ascii="Trebuchet MS" w:eastAsia="Times New Roman" w:hAnsi="Trebuchet MS" w:cs="Calibri"/>
                <w:color w:val="000000"/>
                <w:sz w:val="24"/>
                <w:szCs w:val="24"/>
                <w:lang w:val="en-GB" w:eastAsia="zh-CN"/>
              </w:rPr>
            </w:pPr>
            <w:ins w:id="125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5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D084E17" w14:textId="77777777" w:rsidR="00EE1043" w:rsidRPr="00EE1043" w:rsidRDefault="00EE1043" w:rsidP="00EE1043">
            <w:pPr>
              <w:spacing w:after="0" w:line="240" w:lineRule="auto"/>
              <w:rPr>
                <w:ins w:id="1256" w:author="Steven Chen" w:date="2016-12-14T12:16:00Z"/>
                <w:rFonts w:ascii="Trebuchet MS" w:eastAsia="Times New Roman" w:hAnsi="Trebuchet MS" w:cs="Calibri"/>
                <w:color w:val="000000"/>
                <w:sz w:val="24"/>
                <w:szCs w:val="24"/>
                <w:lang w:val="en-GB" w:eastAsia="zh-CN"/>
              </w:rPr>
            </w:pPr>
            <w:ins w:id="125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D2DBA70" w14:textId="77777777" w:rsidTr="00EE1043">
        <w:tblPrEx>
          <w:tblW w:w="10150" w:type="dxa"/>
          <w:tblInd w:w="355" w:type="dxa"/>
          <w:tblPrExChange w:id="1258" w:author="Steven Chen" w:date="2016-12-14T12:16:00Z">
            <w:tblPrEx>
              <w:tblW w:w="9820" w:type="dxa"/>
              <w:tblInd w:w="-5" w:type="dxa"/>
            </w:tblPrEx>
          </w:tblPrExChange>
        </w:tblPrEx>
        <w:trPr>
          <w:trHeight w:val="310"/>
          <w:ins w:id="1259" w:author="Steven Chen" w:date="2016-12-14T12:16:00Z"/>
          <w:trPrChange w:id="126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6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EB2F82D" w14:textId="77777777" w:rsidR="00EE1043" w:rsidRPr="00EE1043" w:rsidRDefault="00EE1043" w:rsidP="00EE1043">
            <w:pPr>
              <w:spacing w:after="0" w:line="240" w:lineRule="auto"/>
              <w:rPr>
                <w:ins w:id="1262" w:author="Steven Chen" w:date="2016-12-14T12:16:00Z"/>
                <w:rFonts w:ascii="Trebuchet MS" w:eastAsia="Times New Roman" w:hAnsi="Trebuchet MS" w:cs="Calibri"/>
                <w:color w:val="000000"/>
                <w:sz w:val="24"/>
                <w:szCs w:val="24"/>
                <w:lang w:val="en-GB" w:eastAsia="zh-CN"/>
              </w:rPr>
            </w:pPr>
            <w:ins w:id="1263" w:author="Steven Chen" w:date="2016-12-14T12:16:00Z">
              <w:r w:rsidRPr="00EE1043">
                <w:rPr>
                  <w:rFonts w:ascii="Trebuchet MS" w:eastAsia="Times New Roman" w:hAnsi="Trebuchet MS" w:cs="Calibri"/>
                  <w:color w:val="000000"/>
                  <w:sz w:val="24"/>
                  <w:szCs w:val="24"/>
                  <w:lang w:val="en-GB" w:eastAsia="zh-CN"/>
                </w:rPr>
                <w:t>HIST_REDEEMED_COUPON</w:t>
              </w:r>
            </w:ins>
          </w:p>
        </w:tc>
        <w:tc>
          <w:tcPr>
            <w:tcW w:w="1400" w:type="dxa"/>
            <w:tcBorders>
              <w:top w:val="nil"/>
              <w:left w:val="nil"/>
              <w:bottom w:val="single" w:sz="4" w:space="0" w:color="auto"/>
              <w:right w:val="single" w:sz="4" w:space="0" w:color="auto"/>
            </w:tcBorders>
            <w:shd w:val="clear" w:color="auto" w:fill="auto"/>
            <w:noWrap/>
            <w:vAlign w:val="center"/>
            <w:hideMark/>
            <w:tcPrChange w:id="126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2E7A625" w14:textId="77777777" w:rsidR="00EE1043" w:rsidRPr="00EE1043" w:rsidRDefault="00EE1043" w:rsidP="00EE1043">
            <w:pPr>
              <w:spacing w:after="0" w:line="240" w:lineRule="auto"/>
              <w:rPr>
                <w:ins w:id="1265" w:author="Steven Chen" w:date="2016-12-14T12:16:00Z"/>
                <w:rFonts w:ascii="Trebuchet MS" w:eastAsia="Times New Roman" w:hAnsi="Trebuchet MS" w:cs="Calibri"/>
                <w:color w:val="000000"/>
                <w:sz w:val="24"/>
                <w:szCs w:val="24"/>
                <w:lang w:val="en-GB" w:eastAsia="zh-CN"/>
              </w:rPr>
            </w:pPr>
            <w:ins w:id="1266"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26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BDDC471" w14:textId="77777777" w:rsidR="00EE1043" w:rsidRPr="00EE1043" w:rsidRDefault="00EE1043" w:rsidP="00EE1043">
            <w:pPr>
              <w:spacing w:after="0" w:line="240" w:lineRule="auto"/>
              <w:rPr>
                <w:ins w:id="1268" w:author="Steven Chen" w:date="2016-12-14T12:16:00Z"/>
                <w:rFonts w:ascii="Trebuchet MS" w:eastAsia="Times New Roman" w:hAnsi="Trebuchet MS" w:cs="Calibri"/>
                <w:color w:val="000000"/>
                <w:sz w:val="24"/>
                <w:szCs w:val="24"/>
                <w:lang w:val="en-GB" w:eastAsia="zh-CN"/>
              </w:rPr>
            </w:pPr>
            <w:ins w:id="1269"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27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5C5E536" w14:textId="77777777" w:rsidR="00EE1043" w:rsidRPr="00EE1043" w:rsidRDefault="00EE1043" w:rsidP="00EE1043">
            <w:pPr>
              <w:spacing w:after="0" w:line="240" w:lineRule="auto"/>
              <w:rPr>
                <w:ins w:id="1271" w:author="Steven Chen" w:date="2016-12-14T12:16:00Z"/>
                <w:rFonts w:ascii="Trebuchet MS" w:eastAsia="Times New Roman" w:hAnsi="Trebuchet MS" w:cs="Calibri"/>
                <w:color w:val="000000"/>
                <w:sz w:val="24"/>
                <w:szCs w:val="24"/>
                <w:lang w:val="en-GB" w:eastAsia="zh-CN"/>
              </w:rPr>
            </w:pPr>
            <w:ins w:id="127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7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3F7315E" w14:textId="77777777" w:rsidR="00EE1043" w:rsidRPr="00EE1043" w:rsidRDefault="00EE1043" w:rsidP="00EE1043">
            <w:pPr>
              <w:spacing w:after="0" w:line="240" w:lineRule="auto"/>
              <w:rPr>
                <w:ins w:id="1274" w:author="Steven Chen" w:date="2016-12-14T12:16:00Z"/>
                <w:rFonts w:ascii="Trebuchet MS" w:eastAsia="Times New Roman" w:hAnsi="Trebuchet MS" w:cs="Calibri"/>
                <w:color w:val="000000"/>
                <w:sz w:val="24"/>
                <w:szCs w:val="24"/>
                <w:lang w:val="en-GB" w:eastAsia="zh-CN"/>
              </w:rPr>
            </w:pPr>
            <w:ins w:id="127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31A41F2" w14:textId="77777777" w:rsidTr="00EE1043">
        <w:tblPrEx>
          <w:tblW w:w="10150" w:type="dxa"/>
          <w:tblInd w:w="355" w:type="dxa"/>
          <w:tblPrExChange w:id="1276" w:author="Steven Chen" w:date="2016-12-14T12:16:00Z">
            <w:tblPrEx>
              <w:tblW w:w="9820" w:type="dxa"/>
              <w:tblInd w:w="-5" w:type="dxa"/>
            </w:tblPrEx>
          </w:tblPrExChange>
        </w:tblPrEx>
        <w:trPr>
          <w:trHeight w:val="310"/>
          <w:ins w:id="1277" w:author="Steven Chen" w:date="2016-12-14T12:16:00Z"/>
          <w:trPrChange w:id="127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7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E564BFA" w14:textId="77777777" w:rsidR="00EE1043" w:rsidRPr="00EE1043" w:rsidRDefault="00EE1043" w:rsidP="00EE1043">
            <w:pPr>
              <w:spacing w:after="0" w:line="240" w:lineRule="auto"/>
              <w:rPr>
                <w:ins w:id="1280" w:author="Steven Chen" w:date="2016-12-14T12:16:00Z"/>
                <w:rFonts w:ascii="Trebuchet MS" w:eastAsia="Times New Roman" w:hAnsi="Trebuchet MS" w:cs="Calibri"/>
                <w:color w:val="000000"/>
                <w:sz w:val="24"/>
                <w:szCs w:val="24"/>
                <w:lang w:val="en-GB" w:eastAsia="zh-CN"/>
              </w:rPr>
            </w:pPr>
            <w:ins w:id="1281" w:author="Steven Chen" w:date="2016-12-14T12:16:00Z">
              <w:r w:rsidRPr="00EE1043">
                <w:rPr>
                  <w:rFonts w:ascii="Trebuchet MS" w:eastAsia="Times New Roman" w:hAnsi="Trebuchet MS" w:cs="Calibri"/>
                  <w:color w:val="000000"/>
                  <w:sz w:val="24"/>
                  <w:szCs w:val="24"/>
                  <w:lang w:val="en-GB" w:eastAsia="zh-CN"/>
                </w:rPr>
                <w:t>HIST_SAFEBOXCHECK</w:t>
              </w:r>
            </w:ins>
          </w:p>
        </w:tc>
        <w:tc>
          <w:tcPr>
            <w:tcW w:w="1400" w:type="dxa"/>
            <w:tcBorders>
              <w:top w:val="nil"/>
              <w:left w:val="nil"/>
              <w:bottom w:val="single" w:sz="4" w:space="0" w:color="auto"/>
              <w:right w:val="single" w:sz="4" w:space="0" w:color="auto"/>
            </w:tcBorders>
            <w:shd w:val="clear" w:color="auto" w:fill="auto"/>
            <w:noWrap/>
            <w:vAlign w:val="center"/>
            <w:hideMark/>
            <w:tcPrChange w:id="128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FADA83B" w14:textId="77777777" w:rsidR="00EE1043" w:rsidRPr="00EE1043" w:rsidRDefault="00EE1043" w:rsidP="00EE1043">
            <w:pPr>
              <w:spacing w:after="0" w:line="240" w:lineRule="auto"/>
              <w:rPr>
                <w:ins w:id="1283" w:author="Steven Chen" w:date="2016-12-14T12:16:00Z"/>
                <w:rFonts w:ascii="Trebuchet MS" w:eastAsia="Times New Roman" w:hAnsi="Trebuchet MS" w:cs="Calibri"/>
                <w:color w:val="000000"/>
                <w:sz w:val="24"/>
                <w:szCs w:val="24"/>
                <w:lang w:val="en-GB" w:eastAsia="zh-CN"/>
              </w:rPr>
            </w:pPr>
            <w:ins w:id="1284"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28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41BEDB9" w14:textId="77777777" w:rsidR="00EE1043" w:rsidRPr="00EE1043" w:rsidRDefault="00EE1043" w:rsidP="00EE1043">
            <w:pPr>
              <w:spacing w:after="0" w:line="240" w:lineRule="auto"/>
              <w:rPr>
                <w:ins w:id="1286" w:author="Steven Chen" w:date="2016-12-14T12:16:00Z"/>
                <w:rFonts w:ascii="Trebuchet MS" w:eastAsia="Times New Roman" w:hAnsi="Trebuchet MS" w:cs="Calibri"/>
                <w:color w:val="000000"/>
                <w:sz w:val="24"/>
                <w:szCs w:val="24"/>
                <w:lang w:val="en-GB" w:eastAsia="zh-CN"/>
              </w:rPr>
            </w:pPr>
            <w:ins w:id="1287"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28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E7BA9A5" w14:textId="77777777" w:rsidR="00EE1043" w:rsidRPr="00EE1043" w:rsidRDefault="00EE1043" w:rsidP="00EE1043">
            <w:pPr>
              <w:spacing w:after="0" w:line="240" w:lineRule="auto"/>
              <w:rPr>
                <w:ins w:id="1289" w:author="Steven Chen" w:date="2016-12-14T12:16:00Z"/>
                <w:rFonts w:ascii="Trebuchet MS" w:eastAsia="Times New Roman" w:hAnsi="Trebuchet MS" w:cs="Calibri"/>
                <w:color w:val="000000"/>
                <w:sz w:val="24"/>
                <w:szCs w:val="24"/>
                <w:lang w:val="en-GB" w:eastAsia="zh-CN"/>
              </w:rPr>
            </w:pPr>
            <w:ins w:id="129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29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9281E2B" w14:textId="77777777" w:rsidR="00EE1043" w:rsidRPr="00EE1043" w:rsidRDefault="00EE1043" w:rsidP="00EE1043">
            <w:pPr>
              <w:spacing w:after="0" w:line="240" w:lineRule="auto"/>
              <w:rPr>
                <w:ins w:id="1292" w:author="Steven Chen" w:date="2016-12-14T12:16:00Z"/>
                <w:rFonts w:ascii="Trebuchet MS" w:eastAsia="Times New Roman" w:hAnsi="Trebuchet MS" w:cs="Calibri"/>
                <w:color w:val="000000"/>
                <w:sz w:val="24"/>
                <w:szCs w:val="24"/>
                <w:lang w:val="en-GB" w:eastAsia="zh-CN"/>
              </w:rPr>
            </w:pPr>
            <w:ins w:id="129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1B4DEC1" w14:textId="77777777" w:rsidTr="00EE1043">
        <w:tblPrEx>
          <w:tblW w:w="10150" w:type="dxa"/>
          <w:tblInd w:w="355" w:type="dxa"/>
          <w:tblPrExChange w:id="1294" w:author="Steven Chen" w:date="2016-12-14T12:16:00Z">
            <w:tblPrEx>
              <w:tblW w:w="9820" w:type="dxa"/>
              <w:tblInd w:w="-5" w:type="dxa"/>
            </w:tblPrEx>
          </w:tblPrExChange>
        </w:tblPrEx>
        <w:trPr>
          <w:trHeight w:val="310"/>
          <w:ins w:id="1295" w:author="Steven Chen" w:date="2016-12-14T12:16:00Z"/>
          <w:trPrChange w:id="129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29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160B116" w14:textId="77777777" w:rsidR="00EE1043" w:rsidRPr="00EE1043" w:rsidRDefault="00EE1043" w:rsidP="00EE1043">
            <w:pPr>
              <w:spacing w:after="0" w:line="240" w:lineRule="auto"/>
              <w:rPr>
                <w:ins w:id="1298" w:author="Steven Chen" w:date="2016-12-14T12:16:00Z"/>
                <w:rFonts w:ascii="Trebuchet MS" w:eastAsia="Times New Roman" w:hAnsi="Trebuchet MS" w:cs="Calibri"/>
                <w:color w:val="000000"/>
                <w:sz w:val="24"/>
                <w:szCs w:val="24"/>
                <w:lang w:val="en-GB" w:eastAsia="zh-CN"/>
              </w:rPr>
            </w:pPr>
            <w:ins w:id="1299" w:author="Steven Chen" w:date="2016-12-14T12:16:00Z">
              <w:r w:rsidRPr="00EE1043">
                <w:rPr>
                  <w:rFonts w:ascii="Trebuchet MS" w:eastAsia="Times New Roman" w:hAnsi="Trebuchet MS" w:cs="Calibri"/>
                  <w:color w:val="000000"/>
                  <w:sz w:val="24"/>
                  <w:szCs w:val="24"/>
                  <w:lang w:val="en-GB" w:eastAsia="zh-CN"/>
                </w:rPr>
                <w:t>HIST_SAFEBOXCHECKTENDER</w:t>
              </w:r>
            </w:ins>
          </w:p>
        </w:tc>
        <w:tc>
          <w:tcPr>
            <w:tcW w:w="1400" w:type="dxa"/>
            <w:tcBorders>
              <w:top w:val="nil"/>
              <w:left w:val="nil"/>
              <w:bottom w:val="single" w:sz="4" w:space="0" w:color="auto"/>
              <w:right w:val="single" w:sz="4" w:space="0" w:color="auto"/>
            </w:tcBorders>
            <w:shd w:val="clear" w:color="auto" w:fill="auto"/>
            <w:noWrap/>
            <w:vAlign w:val="center"/>
            <w:hideMark/>
            <w:tcPrChange w:id="130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5768078" w14:textId="77777777" w:rsidR="00EE1043" w:rsidRPr="00EE1043" w:rsidRDefault="00EE1043" w:rsidP="00EE1043">
            <w:pPr>
              <w:spacing w:after="0" w:line="240" w:lineRule="auto"/>
              <w:rPr>
                <w:ins w:id="1301" w:author="Steven Chen" w:date="2016-12-14T12:16:00Z"/>
                <w:rFonts w:ascii="Trebuchet MS" w:eastAsia="Times New Roman" w:hAnsi="Trebuchet MS" w:cs="Calibri"/>
                <w:color w:val="000000"/>
                <w:sz w:val="24"/>
                <w:szCs w:val="24"/>
                <w:lang w:val="en-GB" w:eastAsia="zh-CN"/>
              </w:rPr>
            </w:pPr>
            <w:ins w:id="1302"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0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E2B4F84" w14:textId="77777777" w:rsidR="00EE1043" w:rsidRPr="00EE1043" w:rsidRDefault="00EE1043" w:rsidP="00EE1043">
            <w:pPr>
              <w:spacing w:after="0" w:line="240" w:lineRule="auto"/>
              <w:rPr>
                <w:ins w:id="1304" w:author="Steven Chen" w:date="2016-12-14T12:16:00Z"/>
                <w:rFonts w:ascii="Trebuchet MS" w:eastAsia="Times New Roman" w:hAnsi="Trebuchet MS" w:cs="Calibri"/>
                <w:color w:val="000000"/>
                <w:sz w:val="24"/>
                <w:szCs w:val="24"/>
                <w:lang w:val="en-GB" w:eastAsia="zh-CN"/>
              </w:rPr>
            </w:pPr>
            <w:ins w:id="1305"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0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E963F37" w14:textId="77777777" w:rsidR="00EE1043" w:rsidRPr="00EE1043" w:rsidRDefault="00EE1043" w:rsidP="00EE1043">
            <w:pPr>
              <w:spacing w:after="0" w:line="240" w:lineRule="auto"/>
              <w:rPr>
                <w:ins w:id="1307" w:author="Steven Chen" w:date="2016-12-14T12:16:00Z"/>
                <w:rFonts w:ascii="Trebuchet MS" w:eastAsia="Times New Roman" w:hAnsi="Trebuchet MS" w:cs="Calibri"/>
                <w:color w:val="000000"/>
                <w:sz w:val="24"/>
                <w:szCs w:val="24"/>
                <w:lang w:val="en-GB" w:eastAsia="zh-CN"/>
              </w:rPr>
            </w:pPr>
            <w:ins w:id="130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0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503E6AB" w14:textId="77777777" w:rsidR="00EE1043" w:rsidRPr="00EE1043" w:rsidRDefault="00EE1043" w:rsidP="00EE1043">
            <w:pPr>
              <w:spacing w:after="0" w:line="240" w:lineRule="auto"/>
              <w:rPr>
                <w:ins w:id="1310" w:author="Steven Chen" w:date="2016-12-14T12:16:00Z"/>
                <w:rFonts w:ascii="Trebuchet MS" w:eastAsia="Times New Roman" w:hAnsi="Trebuchet MS" w:cs="Calibri"/>
                <w:color w:val="000000"/>
                <w:sz w:val="24"/>
                <w:szCs w:val="24"/>
                <w:lang w:val="en-GB" w:eastAsia="zh-CN"/>
              </w:rPr>
            </w:pPr>
            <w:ins w:id="131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DB60892" w14:textId="77777777" w:rsidTr="00EE1043">
        <w:tblPrEx>
          <w:tblW w:w="10150" w:type="dxa"/>
          <w:tblInd w:w="355" w:type="dxa"/>
          <w:tblPrExChange w:id="1312" w:author="Steven Chen" w:date="2016-12-14T12:16:00Z">
            <w:tblPrEx>
              <w:tblW w:w="9820" w:type="dxa"/>
              <w:tblInd w:w="-5" w:type="dxa"/>
            </w:tblPrEx>
          </w:tblPrExChange>
        </w:tblPrEx>
        <w:trPr>
          <w:trHeight w:val="310"/>
          <w:ins w:id="1313" w:author="Steven Chen" w:date="2016-12-14T12:16:00Z"/>
          <w:trPrChange w:id="131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31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2D2412C" w14:textId="77777777" w:rsidR="00EE1043" w:rsidRPr="00EE1043" w:rsidRDefault="00EE1043" w:rsidP="00EE1043">
            <w:pPr>
              <w:spacing w:after="0" w:line="240" w:lineRule="auto"/>
              <w:rPr>
                <w:ins w:id="1316" w:author="Steven Chen" w:date="2016-12-14T12:16:00Z"/>
                <w:rFonts w:ascii="Trebuchet MS" w:eastAsia="Times New Roman" w:hAnsi="Trebuchet MS" w:cs="Calibri"/>
                <w:color w:val="000000"/>
                <w:sz w:val="24"/>
                <w:szCs w:val="24"/>
                <w:lang w:val="en-GB" w:eastAsia="zh-CN"/>
              </w:rPr>
            </w:pPr>
            <w:ins w:id="1317" w:author="Steven Chen" w:date="2016-12-14T12:16:00Z">
              <w:r w:rsidRPr="00EE1043">
                <w:rPr>
                  <w:rFonts w:ascii="Trebuchet MS" w:eastAsia="Times New Roman" w:hAnsi="Trebuchet MS" w:cs="Calibri"/>
                  <w:color w:val="000000"/>
                  <w:sz w:val="24"/>
                  <w:szCs w:val="24"/>
                  <w:lang w:val="en-GB" w:eastAsia="zh-CN"/>
                </w:rPr>
                <w:t>HIST_SAFEBOXINOUT</w:t>
              </w:r>
            </w:ins>
          </w:p>
        </w:tc>
        <w:tc>
          <w:tcPr>
            <w:tcW w:w="1400" w:type="dxa"/>
            <w:tcBorders>
              <w:top w:val="nil"/>
              <w:left w:val="nil"/>
              <w:bottom w:val="single" w:sz="4" w:space="0" w:color="auto"/>
              <w:right w:val="single" w:sz="4" w:space="0" w:color="auto"/>
            </w:tcBorders>
            <w:shd w:val="clear" w:color="auto" w:fill="auto"/>
            <w:noWrap/>
            <w:vAlign w:val="center"/>
            <w:hideMark/>
            <w:tcPrChange w:id="131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71AEB29" w14:textId="77777777" w:rsidR="00EE1043" w:rsidRPr="00EE1043" w:rsidRDefault="00EE1043" w:rsidP="00EE1043">
            <w:pPr>
              <w:spacing w:after="0" w:line="240" w:lineRule="auto"/>
              <w:rPr>
                <w:ins w:id="1319" w:author="Steven Chen" w:date="2016-12-14T12:16:00Z"/>
                <w:rFonts w:ascii="Trebuchet MS" w:eastAsia="Times New Roman" w:hAnsi="Trebuchet MS" w:cs="Calibri"/>
                <w:color w:val="000000"/>
                <w:sz w:val="24"/>
                <w:szCs w:val="24"/>
                <w:lang w:val="en-GB" w:eastAsia="zh-CN"/>
              </w:rPr>
            </w:pPr>
            <w:ins w:id="1320"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2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EBC5AE3" w14:textId="77777777" w:rsidR="00EE1043" w:rsidRPr="00EE1043" w:rsidRDefault="00EE1043" w:rsidP="00EE1043">
            <w:pPr>
              <w:spacing w:after="0" w:line="240" w:lineRule="auto"/>
              <w:rPr>
                <w:ins w:id="1322" w:author="Steven Chen" w:date="2016-12-14T12:16:00Z"/>
                <w:rFonts w:ascii="Trebuchet MS" w:eastAsia="Times New Roman" w:hAnsi="Trebuchet MS" w:cs="Calibri"/>
                <w:color w:val="000000"/>
                <w:sz w:val="24"/>
                <w:szCs w:val="24"/>
                <w:lang w:val="en-GB" w:eastAsia="zh-CN"/>
              </w:rPr>
            </w:pPr>
            <w:ins w:id="1323"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2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AF78BE2" w14:textId="77777777" w:rsidR="00EE1043" w:rsidRPr="00EE1043" w:rsidRDefault="00EE1043" w:rsidP="00EE1043">
            <w:pPr>
              <w:spacing w:after="0" w:line="240" w:lineRule="auto"/>
              <w:rPr>
                <w:ins w:id="1325" w:author="Steven Chen" w:date="2016-12-14T12:16:00Z"/>
                <w:rFonts w:ascii="Trebuchet MS" w:eastAsia="Times New Roman" w:hAnsi="Trebuchet MS" w:cs="Calibri"/>
                <w:color w:val="000000"/>
                <w:sz w:val="24"/>
                <w:szCs w:val="24"/>
                <w:lang w:val="en-GB" w:eastAsia="zh-CN"/>
              </w:rPr>
            </w:pPr>
            <w:ins w:id="132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2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5BE39A3" w14:textId="77777777" w:rsidR="00EE1043" w:rsidRPr="00EE1043" w:rsidRDefault="00EE1043" w:rsidP="00EE1043">
            <w:pPr>
              <w:spacing w:after="0" w:line="240" w:lineRule="auto"/>
              <w:rPr>
                <w:ins w:id="1328" w:author="Steven Chen" w:date="2016-12-14T12:16:00Z"/>
                <w:rFonts w:ascii="Trebuchet MS" w:eastAsia="Times New Roman" w:hAnsi="Trebuchet MS" w:cs="Calibri"/>
                <w:color w:val="000000"/>
                <w:sz w:val="24"/>
                <w:szCs w:val="24"/>
                <w:lang w:val="en-GB" w:eastAsia="zh-CN"/>
              </w:rPr>
            </w:pPr>
            <w:ins w:id="132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C989CA0" w14:textId="77777777" w:rsidTr="00EE1043">
        <w:tblPrEx>
          <w:tblW w:w="10150" w:type="dxa"/>
          <w:tblInd w:w="355" w:type="dxa"/>
          <w:tblPrExChange w:id="1330" w:author="Steven Chen" w:date="2016-12-14T12:16:00Z">
            <w:tblPrEx>
              <w:tblW w:w="9820" w:type="dxa"/>
              <w:tblInd w:w="-5" w:type="dxa"/>
            </w:tblPrEx>
          </w:tblPrExChange>
        </w:tblPrEx>
        <w:trPr>
          <w:trHeight w:val="310"/>
          <w:ins w:id="1331" w:author="Steven Chen" w:date="2016-12-14T12:16:00Z"/>
          <w:trPrChange w:id="133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33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B73814F" w14:textId="77777777" w:rsidR="00EE1043" w:rsidRPr="00EE1043" w:rsidRDefault="00EE1043" w:rsidP="00EE1043">
            <w:pPr>
              <w:spacing w:after="0" w:line="240" w:lineRule="auto"/>
              <w:rPr>
                <w:ins w:id="1334" w:author="Steven Chen" w:date="2016-12-14T12:16:00Z"/>
                <w:rFonts w:ascii="Trebuchet MS" w:eastAsia="Times New Roman" w:hAnsi="Trebuchet MS" w:cs="Calibri"/>
                <w:color w:val="000000"/>
                <w:sz w:val="24"/>
                <w:szCs w:val="24"/>
                <w:lang w:val="en-GB" w:eastAsia="zh-CN"/>
              </w:rPr>
            </w:pPr>
            <w:ins w:id="1335" w:author="Steven Chen" w:date="2016-12-14T12:16:00Z">
              <w:r w:rsidRPr="00EE1043">
                <w:rPr>
                  <w:rFonts w:ascii="Trebuchet MS" w:eastAsia="Times New Roman" w:hAnsi="Trebuchet MS" w:cs="Calibri"/>
                  <w:color w:val="000000"/>
                  <w:sz w:val="24"/>
                  <w:szCs w:val="24"/>
                  <w:lang w:val="en-GB" w:eastAsia="zh-CN"/>
                </w:rPr>
                <w:t>HIST_SAFEBOXINOUTEXTENDINFO</w:t>
              </w:r>
            </w:ins>
          </w:p>
        </w:tc>
        <w:tc>
          <w:tcPr>
            <w:tcW w:w="1400" w:type="dxa"/>
            <w:tcBorders>
              <w:top w:val="nil"/>
              <w:left w:val="nil"/>
              <w:bottom w:val="single" w:sz="4" w:space="0" w:color="auto"/>
              <w:right w:val="single" w:sz="4" w:space="0" w:color="auto"/>
            </w:tcBorders>
            <w:shd w:val="clear" w:color="auto" w:fill="auto"/>
            <w:noWrap/>
            <w:vAlign w:val="center"/>
            <w:hideMark/>
            <w:tcPrChange w:id="133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9349D59" w14:textId="77777777" w:rsidR="00EE1043" w:rsidRPr="00EE1043" w:rsidRDefault="00EE1043" w:rsidP="00EE1043">
            <w:pPr>
              <w:spacing w:after="0" w:line="240" w:lineRule="auto"/>
              <w:rPr>
                <w:ins w:id="1337" w:author="Steven Chen" w:date="2016-12-14T12:16:00Z"/>
                <w:rFonts w:ascii="Trebuchet MS" w:eastAsia="Times New Roman" w:hAnsi="Trebuchet MS" w:cs="Calibri"/>
                <w:color w:val="000000"/>
                <w:sz w:val="24"/>
                <w:szCs w:val="24"/>
                <w:lang w:val="en-GB" w:eastAsia="zh-CN"/>
              </w:rPr>
            </w:pPr>
            <w:ins w:id="1338"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3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02853DAC" w14:textId="77777777" w:rsidR="00EE1043" w:rsidRPr="00EE1043" w:rsidRDefault="00EE1043" w:rsidP="00EE1043">
            <w:pPr>
              <w:spacing w:after="0" w:line="240" w:lineRule="auto"/>
              <w:rPr>
                <w:ins w:id="1340" w:author="Steven Chen" w:date="2016-12-14T12:16:00Z"/>
                <w:rFonts w:ascii="Trebuchet MS" w:eastAsia="Times New Roman" w:hAnsi="Trebuchet MS" w:cs="Calibri"/>
                <w:color w:val="000000"/>
                <w:sz w:val="24"/>
                <w:szCs w:val="24"/>
                <w:lang w:val="en-GB" w:eastAsia="zh-CN"/>
              </w:rPr>
            </w:pPr>
            <w:ins w:id="1341"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4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C9B96E5" w14:textId="77777777" w:rsidR="00EE1043" w:rsidRPr="00EE1043" w:rsidRDefault="00EE1043" w:rsidP="00EE1043">
            <w:pPr>
              <w:spacing w:after="0" w:line="240" w:lineRule="auto"/>
              <w:rPr>
                <w:ins w:id="1343" w:author="Steven Chen" w:date="2016-12-14T12:16:00Z"/>
                <w:rFonts w:ascii="Trebuchet MS" w:eastAsia="Times New Roman" w:hAnsi="Trebuchet MS" w:cs="Calibri"/>
                <w:color w:val="000000"/>
                <w:sz w:val="24"/>
                <w:szCs w:val="24"/>
                <w:lang w:val="en-GB" w:eastAsia="zh-CN"/>
              </w:rPr>
            </w:pPr>
            <w:ins w:id="134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4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7F8BDDE" w14:textId="77777777" w:rsidR="00EE1043" w:rsidRPr="00EE1043" w:rsidRDefault="00EE1043" w:rsidP="00EE1043">
            <w:pPr>
              <w:spacing w:after="0" w:line="240" w:lineRule="auto"/>
              <w:rPr>
                <w:ins w:id="1346" w:author="Steven Chen" w:date="2016-12-14T12:16:00Z"/>
                <w:rFonts w:ascii="Trebuchet MS" w:eastAsia="Times New Roman" w:hAnsi="Trebuchet MS" w:cs="Calibri"/>
                <w:color w:val="000000"/>
                <w:sz w:val="24"/>
                <w:szCs w:val="24"/>
                <w:lang w:val="en-GB" w:eastAsia="zh-CN"/>
              </w:rPr>
            </w:pPr>
            <w:ins w:id="134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33A969D8" w14:textId="77777777" w:rsidTr="00EE1043">
        <w:tblPrEx>
          <w:tblW w:w="10150" w:type="dxa"/>
          <w:tblInd w:w="355" w:type="dxa"/>
          <w:tblPrExChange w:id="1348" w:author="Steven Chen" w:date="2016-12-14T12:16:00Z">
            <w:tblPrEx>
              <w:tblW w:w="9820" w:type="dxa"/>
              <w:tblInd w:w="-5" w:type="dxa"/>
            </w:tblPrEx>
          </w:tblPrExChange>
        </w:tblPrEx>
        <w:trPr>
          <w:trHeight w:val="310"/>
          <w:ins w:id="1349" w:author="Steven Chen" w:date="2016-12-14T12:16:00Z"/>
          <w:trPrChange w:id="135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35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5BDA20F" w14:textId="77777777" w:rsidR="00EE1043" w:rsidRPr="00EE1043" w:rsidRDefault="00EE1043" w:rsidP="00EE1043">
            <w:pPr>
              <w:spacing w:after="0" w:line="240" w:lineRule="auto"/>
              <w:rPr>
                <w:ins w:id="1352" w:author="Steven Chen" w:date="2016-12-14T12:16:00Z"/>
                <w:rFonts w:ascii="Trebuchet MS" w:eastAsia="Times New Roman" w:hAnsi="Trebuchet MS" w:cs="Calibri"/>
                <w:color w:val="000000"/>
                <w:sz w:val="24"/>
                <w:szCs w:val="24"/>
                <w:lang w:val="en-GB" w:eastAsia="zh-CN"/>
              </w:rPr>
            </w:pPr>
            <w:ins w:id="1353" w:author="Steven Chen" w:date="2016-12-14T12:16:00Z">
              <w:r w:rsidRPr="00EE1043">
                <w:rPr>
                  <w:rFonts w:ascii="Trebuchet MS" w:eastAsia="Times New Roman" w:hAnsi="Trebuchet MS" w:cs="Calibri"/>
                  <w:color w:val="000000"/>
                  <w:sz w:val="24"/>
                  <w:szCs w:val="24"/>
                  <w:lang w:val="en-GB" w:eastAsia="zh-CN"/>
                </w:rPr>
                <w:t>HIST_SAFEBOXPICKUP</w:t>
              </w:r>
            </w:ins>
          </w:p>
        </w:tc>
        <w:tc>
          <w:tcPr>
            <w:tcW w:w="1400" w:type="dxa"/>
            <w:tcBorders>
              <w:top w:val="nil"/>
              <w:left w:val="nil"/>
              <w:bottom w:val="single" w:sz="4" w:space="0" w:color="auto"/>
              <w:right w:val="single" w:sz="4" w:space="0" w:color="auto"/>
            </w:tcBorders>
            <w:shd w:val="clear" w:color="auto" w:fill="auto"/>
            <w:noWrap/>
            <w:vAlign w:val="center"/>
            <w:hideMark/>
            <w:tcPrChange w:id="135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6FEDDB5" w14:textId="77777777" w:rsidR="00EE1043" w:rsidRPr="00EE1043" w:rsidRDefault="00EE1043" w:rsidP="00EE1043">
            <w:pPr>
              <w:spacing w:after="0" w:line="240" w:lineRule="auto"/>
              <w:rPr>
                <w:ins w:id="1355" w:author="Steven Chen" w:date="2016-12-14T12:16:00Z"/>
                <w:rFonts w:ascii="Trebuchet MS" w:eastAsia="Times New Roman" w:hAnsi="Trebuchet MS" w:cs="Calibri"/>
                <w:color w:val="000000"/>
                <w:sz w:val="24"/>
                <w:szCs w:val="24"/>
                <w:lang w:val="en-GB" w:eastAsia="zh-CN"/>
              </w:rPr>
            </w:pPr>
            <w:ins w:id="1356"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5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A8C54CD" w14:textId="77777777" w:rsidR="00EE1043" w:rsidRPr="00EE1043" w:rsidRDefault="00EE1043" w:rsidP="00EE1043">
            <w:pPr>
              <w:spacing w:after="0" w:line="240" w:lineRule="auto"/>
              <w:rPr>
                <w:ins w:id="1358" w:author="Steven Chen" w:date="2016-12-14T12:16:00Z"/>
                <w:rFonts w:ascii="Trebuchet MS" w:eastAsia="Times New Roman" w:hAnsi="Trebuchet MS" w:cs="Calibri"/>
                <w:color w:val="000000"/>
                <w:sz w:val="24"/>
                <w:szCs w:val="24"/>
                <w:lang w:val="en-GB" w:eastAsia="zh-CN"/>
              </w:rPr>
            </w:pPr>
            <w:ins w:id="1359"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6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49E1377" w14:textId="77777777" w:rsidR="00EE1043" w:rsidRPr="00EE1043" w:rsidRDefault="00EE1043" w:rsidP="00EE1043">
            <w:pPr>
              <w:spacing w:after="0" w:line="240" w:lineRule="auto"/>
              <w:rPr>
                <w:ins w:id="1361" w:author="Steven Chen" w:date="2016-12-14T12:16:00Z"/>
                <w:rFonts w:ascii="Trebuchet MS" w:eastAsia="Times New Roman" w:hAnsi="Trebuchet MS" w:cs="Calibri"/>
                <w:color w:val="000000"/>
                <w:sz w:val="24"/>
                <w:szCs w:val="24"/>
                <w:lang w:val="en-GB" w:eastAsia="zh-CN"/>
              </w:rPr>
            </w:pPr>
            <w:ins w:id="136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6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F5D91A6" w14:textId="77777777" w:rsidR="00EE1043" w:rsidRPr="00EE1043" w:rsidRDefault="00EE1043" w:rsidP="00EE1043">
            <w:pPr>
              <w:spacing w:after="0" w:line="240" w:lineRule="auto"/>
              <w:rPr>
                <w:ins w:id="1364" w:author="Steven Chen" w:date="2016-12-14T12:16:00Z"/>
                <w:rFonts w:ascii="Trebuchet MS" w:eastAsia="Times New Roman" w:hAnsi="Trebuchet MS" w:cs="Calibri"/>
                <w:color w:val="000000"/>
                <w:sz w:val="24"/>
                <w:szCs w:val="24"/>
                <w:lang w:val="en-GB" w:eastAsia="zh-CN"/>
              </w:rPr>
            </w:pPr>
            <w:ins w:id="136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3C50306B" w14:textId="77777777" w:rsidTr="00EE1043">
        <w:tblPrEx>
          <w:tblW w:w="10150" w:type="dxa"/>
          <w:tblInd w:w="355" w:type="dxa"/>
          <w:tblPrExChange w:id="1366" w:author="Steven Chen" w:date="2016-12-14T12:16:00Z">
            <w:tblPrEx>
              <w:tblW w:w="9820" w:type="dxa"/>
              <w:tblInd w:w="-5" w:type="dxa"/>
            </w:tblPrEx>
          </w:tblPrExChange>
        </w:tblPrEx>
        <w:trPr>
          <w:trHeight w:val="310"/>
          <w:ins w:id="1367" w:author="Steven Chen" w:date="2016-12-14T12:16:00Z"/>
          <w:trPrChange w:id="136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36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54E4376" w14:textId="77777777" w:rsidR="00EE1043" w:rsidRPr="00EE1043" w:rsidRDefault="00EE1043" w:rsidP="00EE1043">
            <w:pPr>
              <w:spacing w:after="0" w:line="240" w:lineRule="auto"/>
              <w:rPr>
                <w:ins w:id="1370" w:author="Steven Chen" w:date="2016-12-14T12:16:00Z"/>
                <w:rFonts w:ascii="Trebuchet MS" w:eastAsia="Times New Roman" w:hAnsi="Trebuchet MS" w:cs="Calibri"/>
                <w:color w:val="000000"/>
                <w:sz w:val="24"/>
                <w:szCs w:val="24"/>
                <w:lang w:val="en-GB" w:eastAsia="zh-CN"/>
              </w:rPr>
            </w:pPr>
            <w:ins w:id="1371" w:author="Steven Chen" w:date="2016-12-14T12:16:00Z">
              <w:r w:rsidRPr="00EE1043">
                <w:rPr>
                  <w:rFonts w:ascii="Trebuchet MS" w:eastAsia="Times New Roman" w:hAnsi="Trebuchet MS" w:cs="Calibri"/>
                  <w:color w:val="000000"/>
                  <w:sz w:val="24"/>
                  <w:szCs w:val="24"/>
                  <w:lang w:val="en-GB" w:eastAsia="zh-CN"/>
                </w:rPr>
                <w:t>HIST_SESSIONINFO</w:t>
              </w:r>
            </w:ins>
          </w:p>
        </w:tc>
        <w:tc>
          <w:tcPr>
            <w:tcW w:w="1400" w:type="dxa"/>
            <w:tcBorders>
              <w:top w:val="nil"/>
              <w:left w:val="nil"/>
              <w:bottom w:val="single" w:sz="4" w:space="0" w:color="auto"/>
              <w:right w:val="single" w:sz="4" w:space="0" w:color="auto"/>
            </w:tcBorders>
            <w:shd w:val="clear" w:color="auto" w:fill="auto"/>
            <w:noWrap/>
            <w:vAlign w:val="center"/>
            <w:hideMark/>
            <w:tcPrChange w:id="137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67EBDFE" w14:textId="77777777" w:rsidR="00EE1043" w:rsidRPr="00EE1043" w:rsidRDefault="00EE1043" w:rsidP="00EE1043">
            <w:pPr>
              <w:spacing w:after="0" w:line="240" w:lineRule="auto"/>
              <w:rPr>
                <w:ins w:id="1373" w:author="Steven Chen" w:date="2016-12-14T12:16:00Z"/>
                <w:rFonts w:ascii="Trebuchet MS" w:eastAsia="Times New Roman" w:hAnsi="Trebuchet MS" w:cs="Calibri"/>
                <w:color w:val="000000"/>
                <w:sz w:val="24"/>
                <w:szCs w:val="24"/>
                <w:lang w:val="en-GB" w:eastAsia="zh-CN"/>
              </w:rPr>
            </w:pPr>
            <w:ins w:id="1374"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7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74B6E9F" w14:textId="77777777" w:rsidR="00EE1043" w:rsidRPr="00EE1043" w:rsidRDefault="00EE1043" w:rsidP="00EE1043">
            <w:pPr>
              <w:spacing w:after="0" w:line="240" w:lineRule="auto"/>
              <w:rPr>
                <w:ins w:id="1376" w:author="Steven Chen" w:date="2016-12-14T12:16:00Z"/>
                <w:rFonts w:ascii="Trebuchet MS" w:eastAsia="Times New Roman" w:hAnsi="Trebuchet MS" w:cs="Calibri"/>
                <w:color w:val="000000"/>
                <w:sz w:val="24"/>
                <w:szCs w:val="24"/>
                <w:lang w:val="en-GB" w:eastAsia="zh-CN"/>
              </w:rPr>
            </w:pPr>
            <w:ins w:id="1377"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7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3DFB030" w14:textId="77777777" w:rsidR="00EE1043" w:rsidRPr="00EE1043" w:rsidRDefault="00EE1043" w:rsidP="00EE1043">
            <w:pPr>
              <w:spacing w:after="0" w:line="240" w:lineRule="auto"/>
              <w:rPr>
                <w:ins w:id="1379" w:author="Steven Chen" w:date="2016-12-14T12:16:00Z"/>
                <w:rFonts w:ascii="Trebuchet MS" w:eastAsia="Times New Roman" w:hAnsi="Trebuchet MS" w:cs="Calibri"/>
                <w:color w:val="000000"/>
                <w:sz w:val="24"/>
                <w:szCs w:val="24"/>
                <w:lang w:val="en-GB" w:eastAsia="zh-CN"/>
              </w:rPr>
            </w:pPr>
            <w:ins w:id="138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8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477706E4" w14:textId="77777777" w:rsidR="00EE1043" w:rsidRPr="00EE1043" w:rsidRDefault="00EE1043" w:rsidP="00EE1043">
            <w:pPr>
              <w:spacing w:after="0" w:line="240" w:lineRule="auto"/>
              <w:rPr>
                <w:ins w:id="1382" w:author="Steven Chen" w:date="2016-12-14T12:16:00Z"/>
                <w:rFonts w:ascii="Trebuchet MS" w:eastAsia="Times New Roman" w:hAnsi="Trebuchet MS" w:cs="Calibri"/>
                <w:color w:val="000000"/>
                <w:sz w:val="24"/>
                <w:szCs w:val="24"/>
                <w:lang w:val="en-GB" w:eastAsia="zh-CN"/>
              </w:rPr>
            </w:pPr>
            <w:ins w:id="138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687B683" w14:textId="77777777" w:rsidTr="00EE1043">
        <w:tblPrEx>
          <w:tblW w:w="10150" w:type="dxa"/>
          <w:tblInd w:w="355" w:type="dxa"/>
          <w:tblPrExChange w:id="1384" w:author="Steven Chen" w:date="2016-12-14T12:16:00Z">
            <w:tblPrEx>
              <w:tblW w:w="9820" w:type="dxa"/>
              <w:tblInd w:w="-5" w:type="dxa"/>
            </w:tblPrEx>
          </w:tblPrExChange>
        </w:tblPrEx>
        <w:trPr>
          <w:trHeight w:val="310"/>
          <w:ins w:id="1385" w:author="Steven Chen" w:date="2016-12-14T12:16:00Z"/>
          <w:trPrChange w:id="138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38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B5E5FAC" w14:textId="77777777" w:rsidR="00EE1043" w:rsidRPr="00EE1043" w:rsidRDefault="00EE1043" w:rsidP="00EE1043">
            <w:pPr>
              <w:spacing w:after="0" w:line="240" w:lineRule="auto"/>
              <w:rPr>
                <w:ins w:id="1388" w:author="Steven Chen" w:date="2016-12-14T12:16:00Z"/>
                <w:rFonts w:ascii="Trebuchet MS" w:eastAsia="Times New Roman" w:hAnsi="Trebuchet MS" w:cs="Calibri"/>
                <w:color w:val="000000"/>
                <w:sz w:val="24"/>
                <w:szCs w:val="24"/>
                <w:lang w:val="en-GB" w:eastAsia="zh-CN"/>
              </w:rPr>
            </w:pPr>
            <w:ins w:id="1389" w:author="Steven Chen" w:date="2016-12-14T12:16:00Z">
              <w:r w:rsidRPr="00EE1043">
                <w:rPr>
                  <w:rFonts w:ascii="Trebuchet MS" w:eastAsia="Times New Roman" w:hAnsi="Trebuchet MS" w:cs="Calibri"/>
                  <w:color w:val="000000"/>
                  <w:sz w:val="24"/>
                  <w:szCs w:val="24"/>
                  <w:lang w:val="en-GB" w:eastAsia="zh-CN"/>
                </w:rPr>
                <w:t>HIST_SESSIONTENDER</w:t>
              </w:r>
            </w:ins>
          </w:p>
        </w:tc>
        <w:tc>
          <w:tcPr>
            <w:tcW w:w="1400" w:type="dxa"/>
            <w:tcBorders>
              <w:top w:val="nil"/>
              <w:left w:val="nil"/>
              <w:bottom w:val="single" w:sz="4" w:space="0" w:color="auto"/>
              <w:right w:val="single" w:sz="4" w:space="0" w:color="auto"/>
            </w:tcBorders>
            <w:shd w:val="clear" w:color="auto" w:fill="auto"/>
            <w:noWrap/>
            <w:vAlign w:val="center"/>
            <w:hideMark/>
            <w:tcPrChange w:id="139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E892B6B" w14:textId="77777777" w:rsidR="00EE1043" w:rsidRPr="00EE1043" w:rsidRDefault="00EE1043" w:rsidP="00EE1043">
            <w:pPr>
              <w:spacing w:after="0" w:line="240" w:lineRule="auto"/>
              <w:rPr>
                <w:ins w:id="1391" w:author="Steven Chen" w:date="2016-12-14T12:16:00Z"/>
                <w:rFonts w:ascii="Trebuchet MS" w:eastAsia="Times New Roman" w:hAnsi="Trebuchet MS" w:cs="Calibri"/>
                <w:color w:val="000000"/>
                <w:sz w:val="24"/>
                <w:szCs w:val="24"/>
                <w:lang w:val="en-GB" w:eastAsia="zh-CN"/>
              </w:rPr>
            </w:pPr>
            <w:ins w:id="1392"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39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0F536AEF" w14:textId="77777777" w:rsidR="00EE1043" w:rsidRPr="00EE1043" w:rsidRDefault="00EE1043" w:rsidP="00EE1043">
            <w:pPr>
              <w:spacing w:after="0" w:line="240" w:lineRule="auto"/>
              <w:rPr>
                <w:ins w:id="1394" w:author="Steven Chen" w:date="2016-12-14T12:16:00Z"/>
                <w:rFonts w:ascii="Trebuchet MS" w:eastAsia="Times New Roman" w:hAnsi="Trebuchet MS" w:cs="Calibri"/>
                <w:color w:val="000000"/>
                <w:sz w:val="24"/>
                <w:szCs w:val="24"/>
                <w:lang w:val="en-GB" w:eastAsia="zh-CN"/>
              </w:rPr>
            </w:pPr>
            <w:ins w:id="1395"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39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E3A1C1C" w14:textId="77777777" w:rsidR="00EE1043" w:rsidRPr="00EE1043" w:rsidRDefault="00EE1043" w:rsidP="00EE1043">
            <w:pPr>
              <w:spacing w:after="0" w:line="240" w:lineRule="auto"/>
              <w:rPr>
                <w:ins w:id="1397" w:author="Steven Chen" w:date="2016-12-14T12:16:00Z"/>
                <w:rFonts w:ascii="Trebuchet MS" w:eastAsia="Times New Roman" w:hAnsi="Trebuchet MS" w:cs="Calibri"/>
                <w:color w:val="000000"/>
                <w:sz w:val="24"/>
                <w:szCs w:val="24"/>
                <w:lang w:val="en-GB" w:eastAsia="zh-CN"/>
              </w:rPr>
            </w:pPr>
            <w:ins w:id="139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39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6550402" w14:textId="77777777" w:rsidR="00EE1043" w:rsidRPr="00EE1043" w:rsidRDefault="00EE1043" w:rsidP="00EE1043">
            <w:pPr>
              <w:spacing w:after="0" w:line="240" w:lineRule="auto"/>
              <w:rPr>
                <w:ins w:id="1400" w:author="Steven Chen" w:date="2016-12-14T12:16:00Z"/>
                <w:rFonts w:ascii="Trebuchet MS" w:eastAsia="Times New Roman" w:hAnsi="Trebuchet MS" w:cs="Calibri"/>
                <w:color w:val="000000"/>
                <w:sz w:val="24"/>
                <w:szCs w:val="24"/>
                <w:lang w:val="en-GB" w:eastAsia="zh-CN"/>
              </w:rPr>
            </w:pPr>
            <w:ins w:id="140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1D08A6D" w14:textId="77777777" w:rsidTr="00EE1043">
        <w:tblPrEx>
          <w:tblW w:w="10150" w:type="dxa"/>
          <w:tblInd w:w="355" w:type="dxa"/>
          <w:tblPrExChange w:id="1402" w:author="Steven Chen" w:date="2016-12-14T12:16:00Z">
            <w:tblPrEx>
              <w:tblW w:w="9820" w:type="dxa"/>
              <w:tblInd w:w="-5" w:type="dxa"/>
            </w:tblPrEx>
          </w:tblPrExChange>
        </w:tblPrEx>
        <w:trPr>
          <w:trHeight w:val="310"/>
          <w:ins w:id="1403" w:author="Steven Chen" w:date="2016-12-14T12:16:00Z"/>
          <w:trPrChange w:id="140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0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71AE1B" w14:textId="77777777" w:rsidR="00EE1043" w:rsidRPr="00EE1043" w:rsidRDefault="00EE1043" w:rsidP="00EE1043">
            <w:pPr>
              <w:spacing w:after="0" w:line="240" w:lineRule="auto"/>
              <w:rPr>
                <w:ins w:id="1406" w:author="Steven Chen" w:date="2016-12-14T12:16:00Z"/>
                <w:rFonts w:ascii="Trebuchet MS" w:eastAsia="Times New Roman" w:hAnsi="Trebuchet MS" w:cs="Calibri"/>
                <w:color w:val="000000"/>
                <w:sz w:val="24"/>
                <w:szCs w:val="24"/>
                <w:lang w:val="en-GB" w:eastAsia="zh-CN"/>
              </w:rPr>
            </w:pPr>
            <w:ins w:id="1407" w:author="Steven Chen" w:date="2016-12-14T12:16:00Z">
              <w:r w:rsidRPr="00EE1043">
                <w:rPr>
                  <w:rFonts w:ascii="Trebuchet MS" w:eastAsia="Times New Roman" w:hAnsi="Trebuchet MS" w:cs="Calibri"/>
                  <w:color w:val="000000"/>
                  <w:sz w:val="24"/>
                  <w:szCs w:val="24"/>
                  <w:lang w:val="en-GB" w:eastAsia="zh-CN"/>
                </w:rPr>
                <w:t>HIST_STOCK_MOVEMENT</w:t>
              </w:r>
            </w:ins>
          </w:p>
        </w:tc>
        <w:tc>
          <w:tcPr>
            <w:tcW w:w="1400" w:type="dxa"/>
            <w:tcBorders>
              <w:top w:val="nil"/>
              <w:left w:val="nil"/>
              <w:bottom w:val="single" w:sz="4" w:space="0" w:color="auto"/>
              <w:right w:val="single" w:sz="4" w:space="0" w:color="auto"/>
            </w:tcBorders>
            <w:shd w:val="clear" w:color="auto" w:fill="auto"/>
            <w:noWrap/>
            <w:vAlign w:val="center"/>
            <w:hideMark/>
            <w:tcPrChange w:id="140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7313EF0" w14:textId="77777777" w:rsidR="00EE1043" w:rsidRPr="00EE1043" w:rsidRDefault="00EE1043" w:rsidP="00EE1043">
            <w:pPr>
              <w:spacing w:after="0" w:line="240" w:lineRule="auto"/>
              <w:rPr>
                <w:ins w:id="1409" w:author="Steven Chen" w:date="2016-12-14T12:16:00Z"/>
                <w:rFonts w:ascii="Trebuchet MS" w:eastAsia="Times New Roman" w:hAnsi="Trebuchet MS" w:cs="Calibri"/>
                <w:color w:val="000000"/>
                <w:sz w:val="24"/>
                <w:szCs w:val="24"/>
                <w:lang w:val="en-GB" w:eastAsia="zh-CN"/>
              </w:rPr>
            </w:pPr>
            <w:ins w:id="1410"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41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7486437" w14:textId="77777777" w:rsidR="00EE1043" w:rsidRPr="00EE1043" w:rsidRDefault="00EE1043" w:rsidP="00EE1043">
            <w:pPr>
              <w:spacing w:after="0" w:line="240" w:lineRule="auto"/>
              <w:rPr>
                <w:ins w:id="1412" w:author="Steven Chen" w:date="2016-12-14T12:16:00Z"/>
                <w:rFonts w:ascii="Trebuchet MS" w:eastAsia="Times New Roman" w:hAnsi="Trebuchet MS" w:cs="Calibri"/>
                <w:color w:val="000000"/>
                <w:sz w:val="24"/>
                <w:szCs w:val="24"/>
                <w:lang w:val="en-GB" w:eastAsia="zh-CN"/>
              </w:rPr>
            </w:pPr>
            <w:ins w:id="1413"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41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F396274" w14:textId="77777777" w:rsidR="00EE1043" w:rsidRPr="00EE1043" w:rsidRDefault="00EE1043" w:rsidP="00EE1043">
            <w:pPr>
              <w:spacing w:after="0" w:line="240" w:lineRule="auto"/>
              <w:rPr>
                <w:ins w:id="1415" w:author="Steven Chen" w:date="2016-12-14T12:16:00Z"/>
                <w:rFonts w:ascii="Trebuchet MS" w:eastAsia="Times New Roman" w:hAnsi="Trebuchet MS" w:cs="Calibri"/>
                <w:color w:val="000000"/>
                <w:sz w:val="24"/>
                <w:szCs w:val="24"/>
                <w:lang w:val="en-GB" w:eastAsia="zh-CN"/>
              </w:rPr>
            </w:pPr>
            <w:ins w:id="141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41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782D921" w14:textId="77777777" w:rsidR="00EE1043" w:rsidRPr="00EE1043" w:rsidRDefault="00EE1043" w:rsidP="00EE1043">
            <w:pPr>
              <w:spacing w:after="0" w:line="240" w:lineRule="auto"/>
              <w:rPr>
                <w:ins w:id="1418" w:author="Steven Chen" w:date="2016-12-14T12:16:00Z"/>
                <w:rFonts w:ascii="Trebuchet MS" w:eastAsia="Times New Roman" w:hAnsi="Trebuchet MS" w:cs="Calibri"/>
                <w:color w:val="000000"/>
                <w:sz w:val="24"/>
                <w:szCs w:val="24"/>
                <w:lang w:val="en-GB" w:eastAsia="zh-CN"/>
              </w:rPr>
            </w:pPr>
            <w:ins w:id="141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8C68EC5" w14:textId="77777777" w:rsidTr="00EE1043">
        <w:tblPrEx>
          <w:tblW w:w="10150" w:type="dxa"/>
          <w:tblInd w:w="355" w:type="dxa"/>
          <w:tblPrExChange w:id="1420" w:author="Steven Chen" w:date="2016-12-14T12:16:00Z">
            <w:tblPrEx>
              <w:tblW w:w="9820" w:type="dxa"/>
              <w:tblInd w:w="-5" w:type="dxa"/>
            </w:tblPrEx>
          </w:tblPrExChange>
        </w:tblPrEx>
        <w:trPr>
          <w:trHeight w:val="310"/>
          <w:ins w:id="1421" w:author="Steven Chen" w:date="2016-12-14T12:16:00Z"/>
          <w:trPrChange w:id="142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2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85B3D5C" w14:textId="77777777" w:rsidR="00EE1043" w:rsidRPr="00EE1043" w:rsidRDefault="00EE1043" w:rsidP="00EE1043">
            <w:pPr>
              <w:spacing w:after="0" w:line="240" w:lineRule="auto"/>
              <w:rPr>
                <w:ins w:id="1424" w:author="Steven Chen" w:date="2016-12-14T12:16:00Z"/>
                <w:rFonts w:ascii="Trebuchet MS" w:eastAsia="Times New Roman" w:hAnsi="Trebuchet MS" w:cs="Calibri"/>
                <w:color w:val="000000"/>
                <w:sz w:val="24"/>
                <w:szCs w:val="24"/>
                <w:lang w:val="en-GB" w:eastAsia="zh-CN"/>
              </w:rPr>
            </w:pPr>
            <w:ins w:id="1425" w:author="Steven Chen" w:date="2016-12-14T12:16:00Z">
              <w:r w:rsidRPr="00EE1043">
                <w:rPr>
                  <w:rFonts w:ascii="Trebuchet MS" w:eastAsia="Times New Roman" w:hAnsi="Trebuchet MS" w:cs="Calibri"/>
                  <w:color w:val="000000"/>
                  <w:sz w:val="24"/>
                  <w:szCs w:val="24"/>
                  <w:lang w:val="en-GB" w:eastAsia="zh-CN"/>
                </w:rPr>
                <w:t>HIST_SUPP</w:t>
              </w:r>
            </w:ins>
          </w:p>
        </w:tc>
        <w:tc>
          <w:tcPr>
            <w:tcW w:w="1400" w:type="dxa"/>
            <w:tcBorders>
              <w:top w:val="nil"/>
              <w:left w:val="nil"/>
              <w:bottom w:val="single" w:sz="4" w:space="0" w:color="auto"/>
              <w:right w:val="single" w:sz="4" w:space="0" w:color="auto"/>
            </w:tcBorders>
            <w:shd w:val="clear" w:color="auto" w:fill="auto"/>
            <w:noWrap/>
            <w:vAlign w:val="center"/>
            <w:hideMark/>
            <w:tcPrChange w:id="142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2F4DAA05" w14:textId="77777777" w:rsidR="00EE1043" w:rsidRPr="00EE1043" w:rsidRDefault="00EE1043" w:rsidP="00EE1043">
            <w:pPr>
              <w:spacing w:after="0" w:line="240" w:lineRule="auto"/>
              <w:rPr>
                <w:ins w:id="1427" w:author="Steven Chen" w:date="2016-12-14T12:16:00Z"/>
                <w:rFonts w:ascii="Trebuchet MS" w:eastAsia="Times New Roman" w:hAnsi="Trebuchet MS" w:cs="Calibri"/>
                <w:color w:val="000000"/>
                <w:sz w:val="24"/>
                <w:szCs w:val="24"/>
                <w:lang w:val="en-GB" w:eastAsia="zh-CN"/>
              </w:rPr>
            </w:pPr>
            <w:ins w:id="1428"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42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180531D" w14:textId="77777777" w:rsidR="00EE1043" w:rsidRPr="00EE1043" w:rsidRDefault="00EE1043" w:rsidP="00EE1043">
            <w:pPr>
              <w:spacing w:after="0" w:line="240" w:lineRule="auto"/>
              <w:rPr>
                <w:ins w:id="1430" w:author="Steven Chen" w:date="2016-12-14T12:16:00Z"/>
                <w:rFonts w:ascii="Trebuchet MS" w:eastAsia="Times New Roman" w:hAnsi="Trebuchet MS" w:cs="Calibri"/>
                <w:color w:val="000000"/>
                <w:sz w:val="24"/>
                <w:szCs w:val="24"/>
                <w:lang w:val="en-GB" w:eastAsia="zh-CN"/>
              </w:rPr>
            </w:pPr>
            <w:ins w:id="1431"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43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3015C72" w14:textId="77777777" w:rsidR="00EE1043" w:rsidRPr="00EE1043" w:rsidRDefault="00EE1043" w:rsidP="00EE1043">
            <w:pPr>
              <w:spacing w:after="0" w:line="240" w:lineRule="auto"/>
              <w:rPr>
                <w:ins w:id="1433" w:author="Steven Chen" w:date="2016-12-14T12:16:00Z"/>
                <w:rFonts w:ascii="Trebuchet MS" w:eastAsia="Times New Roman" w:hAnsi="Trebuchet MS" w:cs="Calibri"/>
                <w:color w:val="000000"/>
                <w:sz w:val="24"/>
                <w:szCs w:val="24"/>
                <w:lang w:val="en-GB" w:eastAsia="zh-CN"/>
              </w:rPr>
            </w:pPr>
            <w:ins w:id="143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43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644643F" w14:textId="77777777" w:rsidR="00EE1043" w:rsidRPr="00EE1043" w:rsidRDefault="00EE1043" w:rsidP="00EE1043">
            <w:pPr>
              <w:spacing w:after="0" w:line="240" w:lineRule="auto"/>
              <w:rPr>
                <w:ins w:id="1436" w:author="Steven Chen" w:date="2016-12-14T12:16:00Z"/>
                <w:rFonts w:ascii="Trebuchet MS" w:eastAsia="Times New Roman" w:hAnsi="Trebuchet MS" w:cs="Calibri"/>
                <w:color w:val="000000"/>
                <w:sz w:val="24"/>
                <w:szCs w:val="24"/>
                <w:lang w:val="en-GB" w:eastAsia="zh-CN"/>
              </w:rPr>
            </w:pPr>
            <w:ins w:id="143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E8DC796" w14:textId="77777777" w:rsidTr="00EE1043">
        <w:tblPrEx>
          <w:tblW w:w="10150" w:type="dxa"/>
          <w:tblInd w:w="355" w:type="dxa"/>
          <w:tblPrExChange w:id="1438" w:author="Steven Chen" w:date="2016-12-14T12:16:00Z">
            <w:tblPrEx>
              <w:tblW w:w="9820" w:type="dxa"/>
              <w:tblInd w:w="-5" w:type="dxa"/>
            </w:tblPrEx>
          </w:tblPrExChange>
        </w:tblPrEx>
        <w:trPr>
          <w:trHeight w:val="310"/>
          <w:ins w:id="1439" w:author="Steven Chen" w:date="2016-12-14T12:16:00Z"/>
          <w:trPrChange w:id="144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4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45FD2C9" w14:textId="77777777" w:rsidR="00EE1043" w:rsidRPr="00EE1043" w:rsidRDefault="00EE1043" w:rsidP="00EE1043">
            <w:pPr>
              <w:spacing w:after="0" w:line="240" w:lineRule="auto"/>
              <w:rPr>
                <w:ins w:id="1442" w:author="Steven Chen" w:date="2016-12-14T12:16:00Z"/>
                <w:rFonts w:ascii="Trebuchet MS" w:eastAsia="Times New Roman" w:hAnsi="Trebuchet MS" w:cs="Calibri"/>
                <w:color w:val="000000"/>
                <w:sz w:val="24"/>
                <w:szCs w:val="24"/>
                <w:lang w:val="en-GB" w:eastAsia="zh-CN"/>
              </w:rPr>
            </w:pPr>
            <w:ins w:id="1443" w:author="Steven Chen" w:date="2016-12-14T12:16:00Z">
              <w:r w:rsidRPr="00EE1043">
                <w:rPr>
                  <w:rFonts w:ascii="Trebuchet MS" w:eastAsia="Times New Roman" w:hAnsi="Trebuchet MS" w:cs="Calibri"/>
                  <w:color w:val="000000"/>
                  <w:sz w:val="24"/>
                  <w:szCs w:val="24"/>
                  <w:lang w:val="en-GB" w:eastAsia="zh-CN"/>
                </w:rPr>
                <w:lastRenderedPageBreak/>
                <w:t>HIST_TRANS</w:t>
              </w:r>
            </w:ins>
          </w:p>
        </w:tc>
        <w:tc>
          <w:tcPr>
            <w:tcW w:w="1400" w:type="dxa"/>
            <w:tcBorders>
              <w:top w:val="nil"/>
              <w:left w:val="nil"/>
              <w:bottom w:val="single" w:sz="4" w:space="0" w:color="auto"/>
              <w:right w:val="single" w:sz="4" w:space="0" w:color="auto"/>
            </w:tcBorders>
            <w:shd w:val="clear" w:color="auto" w:fill="auto"/>
            <w:noWrap/>
            <w:vAlign w:val="center"/>
            <w:hideMark/>
            <w:tcPrChange w:id="144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B266434" w14:textId="77777777" w:rsidR="00EE1043" w:rsidRPr="00EE1043" w:rsidRDefault="00EE1043" w:rsidP="00EE1043">
            <w:pPr>
              <w:spacing w:after="0" w:line="240" w:lineRule="auto"/>
              <w:rPr>
                <w:ins w:id="1445" w:author="Steven Chen" w:date="2016-12-14T12:16:00Z"/>
                <w:rFonts w:ascii="Trebuchet MS" w:eastAsia="Times New Roman" w:hAnsi="Trebuchet MS" w:cs="Calibri"/>
                <w:color w:val="000000"/>
                <w:sz w:val="24"/>
                <w:szCs w:val="24"/>
                <w:lang w:val="en-GB" w:eastAsia="zh-CN"/>
              </w:rPr>
            </w:pPr>
            <w:ins w:id="1446"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44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ADEEA0C" w14:textId="77777777" w:rsidR="00EE1043" w:rsidRPr="00EE1043" w:rsidRDefault="00EE1043" w:rsidP="00EE1043">
            <w:pPr>
              <w:spacing w:after="0" w:line="240" w:lineRule="auto"/>
              <w:rPr>
                <w:ins w:id="1448" w:author="Steven Chen" w:date="2016-12-14T12:16:00Z"/>
                <w:rFonts w:ascii="Trebuchet MS" w:eastAsia="Times New Roman" w:hAnsi="Trebuchet MS" w:cs="Calibri"/>
                <w:color w:val="000000"/>
                <w:sz w:val="24"/>
                <w:szCs w:val="24"/>
                <w:lang w:val="en-GB" w:eastAsia="zh-CN"/>
              </w:rPr>
            </w:pPr>
            <w:ins w:id="1449"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45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4C588F3" w14:textId="77777777" w:rsidR="00EE1043" w:rsidRPr="00EE1043" w:rsidRDefault="00EE1043" w:rsidP="00EE1043">
            <w:pPr>
              <w:spacing w:after="0" w:line="240" w:lineRule="auto"/>
              <w:rPr>
                <w:ins w:id="1451" w:author="Steven Chen" w:date="2016-12-14T12:16:00Z"/>
                <w:rFonts w:ascii="Trebuchet MS" w:eastAsia="Times New Roman" w:hAnsi="Trebuchet MS" w:cs="Calibri"/>
                <w:color w:val="000000"/>
                <w:sz w:val="24"/>
                <w:szCs w:val="24"/>
                <w:lang w:val="en-GB" w:eastAsia="zh-CN"/>
              </w:rPr>
            </w:pPr>
            <w:ins w:id="145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45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923D420" w14:textId="77777777" w:rsidR="00EE1043" w:rsidRPr="00EE1043" w:rsidRDefault="00EE1043" w:rsidP="00EE1043">
            <w:pPr>
              <w:spacing w:after="0" w:line="240" w:lineRule="auto"/>
              <w:rPr>
                <w:ins w:id="1454" w:author="Steven Chen" w:date="2016-12-14T12:16:00Z"/>
                <w:rFonts w:ascii="Trebuchet MS" w:eastAsia="Times New Roman" w:hAnsi="Trebuchet MS" w:cs="Calibri"/>
                <w:color w:val="000000"/>
                <w:sz w:val="24"/>
                <w:szCs w:val="24"/>
                <w:lang w:val="en-GB" w:eastAsia="zh-CN"/>
              </w:rPr>
            </w:pPr>
            <w:ins w:id="145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6C4E2D5" w14:textId="77777777" w:rsidTr="00EE1043">
        <w:tblPrEx>
          <w:tblW w:w="10150" w:type="dxa"/>
          <w:tblInd w:w="355" w:type="dxa"/>
          <w:tblPrExChange w:id="1456" w:author="Steven Chen" w:date="2016-12-14T12:16:00Z">
            <w:tblPrEx>
              <w:tblW w:w="9820" w:type="dxa"/>
              <w:tblInd w:w="-5" w:type="dxa"/>
            </w:tblPrEx>
          </w:tblPrExChange>
        </w:tblPrEx>
        <w:trPr>
          <w:trHeight w:val="310"/>
          <w:ins w:id="1457" w:author="Steven Chen" w:date="2016-12-14T12:16:00Z"/>
          <w:trPrChange w:id="145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5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02E97EA" w14:textId="77777777" w:rsidR="00EE1043" w:rsidRPr="00EE1043" w:rsidRDefault="00EE1043" w:rsidP="00EE1043">
            <w:pPr>
              <w:spacing w:after="0" w:line="240" w:lineRule="auto"/>
              <w:rPr>
                <w:ins w:id="1460" w:author="Steven Chen" w:date="2016-12-14T12:16:00Z"/>
                <w:rFonts w:ascii="Trebuchet MS" w:eastAsia="Times New Roman" w:hAnsi="Trebuchet MS" w:cs="Calibri"/>
                <w:color w:val="000000"/>
                <w:sz w:val="24"/>
                <w:szCs w:val="24"/>
                <w:lang w:val="en-GB" w:eastAsia="zh-CN"/>
              </w:rPr>
            </w:pPr>
            <w:ins w:id="1461" w:author="Steven Chen" w:date="2016-12-14T12:16:00Z">
              <w:r w:rsidRPr="00EE1043">
                <w:rPr>
                  <w:rFonts w:ascii="Trebuchet MS" w:eastAsia="Times New Roman" w:hAnsi="Trebuchet MS" w:cs="Calibri"/>
                  <w:color w:val="000000"/>
                  <w:sz w:val="24"/>
                  <w:szCs w:val="24"/>
                  <w:lang w:val="en-GB" w:eastAsia="zh-CN"/>
                </w:rPr>
                <w:t>HIST_TRANS_ECARD</w:t>
              </w:r>
            </w:ins>
          </w:p>
        </w:tc>
        <w:tc>
          <w:tcPr>
            <w:tcW w:w="1400" w:type="dxa"/>
            <w:tcBorders>
              <w:top w:val="nil"/>
              <w:left w:val="nil"/>
              <w:bottom w:val="single" w:sz="4" w:space="0" w:color="auto"/>
              <w:right w:val="single" w:sz="4" w:space="0" w:color="auto"/>
            </w:tcBorders>
            <w:shd w:val="clear" w:color="auto" w:fill="auto"/>
            <w:noWrap/>
            <w:vAlign w:val="center"/>
            <w:hideMark/>
            <w:tcPrChange w:id="146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686BE5C" w14:textId="77777777" w:rsidR="00EE1043" w:rsidRPr="00EE1043" w:rsidRDefault="00EE1043" w:rsidP="00EE1043">
            <w:pPr>
              <w:spacing w:after="0" w:line="240" w:lineRule="auto"/>
              <w:rPr>
                <w:ins w:id="1463" w:author="Steven Chen" w:date="2016-12-14T12:16:00Z"/>
                <w:rFonts w:ascii="Trebuchet MS" w:eastAsia="Times New Roman" w:hAnsi="Trebuchet MS" w:cs="Calibri"/>
                <w:color w:val="000000"/>
                <w:sz w:val="24"/>
                <w:szCs w:val="24"/>
                <w:lang w:val="en-GB" w:eastAsia="zh-CN"/>
              </w:rPr>
            </w:pPr>
            <w:ins w:id="1464"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46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A41746F" w14:textId="77777777" w:rsidR="00EE1043" w:rsidRPr="00EE1043" w:rsidRDefault="00EE1043" w:rsidP="00EE1043">
            <w:pPr>
              <w:spacing w:after="0" w:line="240" w:lineRule="auto"/>
              <w:rPr>
                <w:ins w:id="1466" w:author="Steven Chen" w:date="2016-12-14T12:16:00Z"/>
                <w:rFonts w:ascii="Trebuchet MS" w:eastAsia="Times New Roman" w:hAnsi="Trebuchet MS" w:cs="Calibri"/>
                <w:color w:val="000000"/>
                <w:sz w:val="24"/>
                <w:szCs w:val="24"/>
                <w:lang w:val="en-GB" w:eastAsia="zh-CN"/>
              </w:rPr>
            </w:pPr>
            <w:ins w:id="1467"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46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C1CBC30" w14:textId="77777777" w:rsidR="00EE1043" w:rsidRPr="00EE1043" w:rsidRDefault="00EE1043" w:rsidP="00EE1043">
            <w:pPr>
              <w:spacing w:after="0" w:line="240" w:lineRule="auto"/>
              <w:rPr>
                <w:ins w:id="1469" w:author="Steven Chen" w:date="2016-12-14T12:16:00Z"/>
                <w:rFonts w:ascii="Trebuchet MS" w:eastAsia="Times New Roman" w:hAnsi="Trebuchet MS" w:cs="Calibri"/>
                <w:color w:val="000000"/>
                <w:sz w:val="24"/>
                <w:szCs w:val="24"/>
                <w:lang w:val="en-GB" w:eastAsia="zh-CN"/>
              </w:rPr>
            </w:pPr>
            <w:ins w:id="147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47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56C4CA3" w14:textId="77777777" w:rsidR="00EE1043" w:rsidRPr="00EE1043" w:rsidRDefault="00EE1043" w:rsidP="00EE1043">
            <w:pPr>
              <w:spacing w:after="0" w:line="240" w:lineRule="auto"/>
              <w:rPr>
                <w:ins w:id="1472" w:author="Steven Chen" w:date="2016-12-14T12:16:00Z"/>
                <w:rFonts w:ascii="Trebuchet MS" w:eastAsia="Times New Roman" w:hAnsi="Trebuchet MS" w:cs="Calibri"/>
                <w:color w:val="000000"/>
                <w:sz w:val="24"/>
                <w:szCs w:val="24"/>
                <w:lang w:val="en-GB" w:eastAsia="zh-CN"/>
              </w:rPr>
            </w:pPr>
            <w:ins w:id="147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8D6BE09" w14:textId="77777777" w:rsidTr="00EE1043">
        <w:tblPrEx>
          <w:tblW w:w="10150" w:type="dxa"/>
          <w:tblInd w:w="355" w:type="dxa"/>
          <w:tblPrExChange w:id="1474" w:author="Steven Chen" w:date="2016-12-14T12:16:00Z">
            <w:tblPrEx>
              <w:tblW w:w="9820" w:type="dxa"/>
              <w:tblInd w:w="-5" w:type="dxa"/>
            </w:tblPrEx>
          </w:tblPrExChange>
        </w:tblPrEx>
        <w:trPr>
          <w:trHeight w:val="310"/>
          <w:ins w:id="1475" w:author="Steven Chen" w:date="2016-12-14T12:16:00Z"/>
          <w:trPrChange w:id="147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7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A3EC226" w14:textId="77777777" w:rsidR="00EE1043" w:rsidRPr="00EE1043" w:rsidRDefault="00EE1043" w:rsidP="00EE1043">
            <w:pPr>
              <w:spacing w:after="0" w:line="240" w:lineRule="auto"/>
              <w:rPr>
                <w:ins w:id="1478" w:author="Steven Chen" w:date="2016-12-14T12:16:00Z"/>
                <w:rFonts w:ascii="Trebuchet MS" w:eastAsia="Times New Roman" w:hAnsi="Trebuchet MS" w:cs="Calibri"/>
                <w:color w:val="000000"/>
                <w:sz w:val="24"/>
                <w:szCs w:val="24"/>
                <w:lang w:val="en-GB" w:eastAsia="zh-CN"/>
              </w:rPr>
            </w:pPr>
            <w:ins w:id="1479" w:author="Steven Chen" w:date="2016-12-14T12:16:00Z">
              <w:r w:rsidRPr="00EE1043">
                <w:rPr>
                  <w:rFonts w:ascii="Trebuchet MS" w:eastAsia="Times New Roman" w:hAnsi="Trebuchet MS" w:cs="Calibri"/>
                  <w:color w:val="000000"/>
                  <w:sz w:val="24"/>
                  <w:szCs w:val="24"/>
                  <w:lang w:val="en-GB" w:eastAsia="zh-CN"/>
                </w:rPr>
                <w:t>HIST_TRANS_MODIFIER</w:t>
              </w:r>
            </w:ins>
          </w:p>
        </w:tc>
        <w:tc>
          <w:tcPr>
            <w:tcW w:w="1400" w:type="dxa"/>
            <w:tcBorders>
              <w:top w:val="nil"/>
              <w:left w:val="nil"/>
              <w:bottom w:val="single" w:sz="4" w:space="0" w:color="auto"/>
              <w:right w:val="single" w:sz="4" w:space="0" w:color="auto"/>
            </w:tcBorders>
            <w:shd w:val="clear" w:color="auto" w:fill="auto"/>
            <w:noWrap/>
            <w:vAlign w:val="center"/>
            <w:hideMark/>
            <w:tcPrChange w:id="148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4AAEB31" w14:textId="77777777" w:rsidR="00EE1043" w:rsidRPr="00EE1043" w:rsidRDefault="00EE1043" w:rsidP="00EE1043">
            <w:pPr>
              <w:spacing w:after="0" w:line="240" w:lineRule="auto"/>
              <w:rPr>
                <w:ins w:id="1481" w:author="Steven Chen" w:date="2016-12-14T12:16:00Z"/>
                <w:rFonts w:ascii="Trebuchet MS" w:eastAsia="Times New Roman" w:hAnsi="Trebuchet MS" w:cs="Calibri"/>
                <w:color w:val="000000"/>
                <w:sz w:val="24"/>
                <w:szCs w:val="24"/>
                <w:lang w:val="en-GB" w:eastAsia="zh-CN"/>
              </w:rPr>
            </w:pPr>
            <w:ins w:id="1482" w:author="Steven Chen" w:date="2016-12-14T12:16:00Z">
              <w:r w:rsidRPr="00EE1043">
                <w:rPr>
                  <w:rFonts w:ascii="Trebuchet MS" w:eastAsia="Times New Roman" w:hAnsi="Trebuchet MS" w:cs="Calibri"/>
                  <w:color w:val="000000"/>
                  <w:sz w:val="24"/>
                  <w:szCs w:val="24"/>
                  <w:lang w:val="en-GB" w:eastAsia="zh-CN"/>
                </w:rPr>
                <w:t>HIST</w:t>
              </w:r>
            </w:ins>
          </w:p>
        </w:tc>
        <w:tc>
          <w:tcPr>
            <w:tcW w:w="2020" w:type="dxa"/>
            <w:tcBorders>
              <w:top w:val="nil"/>
              <w:left w:val="nil"/>
              <w:bottom w:val="single" w:sz="4" w:space="0" w:color="auto"/>
              <w:right w:val="single" w:sz="4" w:space="0" w:color="auto"/>
            </w:tcBorders>
            <w:shd w:val="clear" w:color="auto" w:fill="auto"/>
            <w:noWrap/>
            <w:vAlign w:val="center"/>
            <w:hideMark/>
            <w:tcPrChange w:id="148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C0DAA44" w14:textId="77777777" w:rsidR="00EE1043" w:rsidRPr="00EE1043" w:rsidRDefault="00EE1043" w:rsidP="00EE1043">
            <w:pPr>
              <w:spacing w:after="0" w:line="240" w:lineRule="auto"/>
              <w:rPr>
                <w:ins w:id="1484" w:author="Steven Chen" w:date="2016-12-14T12:16:00Z"/>
                <w:rFonts w:ascii="Trebuchet MS" w:eastAsia="Times New Roman" w:hAnsi="Trebuchet MS" w:cs="Calibri"/>
                <w:color w:val="000000"/>
                <w:sz w:val="24"/>
                <w:szCs w:val="24"/>
                <w:lang w:val="en-GB" w:eastAsia="zh-CN"/>
              </w:rPr>
            </w:pPr>
            <w:ins w:id="1485" w:author="Steven Chen" w:date="2016-12-14T12:16:00Z">
              <w:r w:rsidRPr="00EE1043">
                <w:rPr>
                  <w:rFonts w:ascii="Trebuchet MS" w:eastAsia="Times New Roman" w:hAnsi="Trebuchet MS" w:cs="Calibri"/>
                  <w:color w:val="000000"/>
                  <w:sz w:val="24"/>
                  <w:szCs w:val="24"/>
                  <w:lang w:val="en-GB" w:eastAsia="zh-CN"/>
                </w:rPr>
                <w:t>EOD</w:t>
              </w:r>
            </w:ins>
          </w:p>
        </w:tc>
        <w:tc>
          <w:tcPr>
            <w:tcW w:w="1480" w:type="dxa"/>
            <w:tcBorders>
              <w:top w:val="nil"/>
              <w:left w:val="nil"/>
              <w:bottom w:val="single" w:sz="4" w:space="0" w:color="auto"/>
              <w:right w:val="single" w:sz="4" w:space="0" w:color="auto"/>
            </w:tcBorders>
            <w:shd w:val="clear" w:color="auto" w:fill="auto"/>
            <w:noWrap/>
            <w:vAlign w:val="center"/>
            <w:hideMark/>
            <w:tcPrChange w:id="148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349C919" w14:textId="77777777" w:rsidR="00EE1043" w:rsidRPr="00EE1043" w:rsidRDefault="00EE1043" w:rsidP="00EE1043">
            <w:pPr>
              <w:spacing w:after="0" w:line="240" w:lineRule="auto"/>
              <w:rPr>
                <w:ins w:id="1487" w:author="Steven Chen" w:date="2016-12-14T12:16:00Z"/>
                <w:rFonts w:ascii="Trebuchet MS" w:eastAsia="Times New Roman" w:hAnsi="Trebuchet MS" w:cs="Calibri"/>
                <w:color w:val="000000"/>
                <w:sz w:val="24"/>
                <w:szCs w:val="24"/>
                <w:lang w:val="en-GB" w:eastAsia="zh-CN"/>
              </w:rPr>
            </w:pPr>
            <w:ins w:id="148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48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0B4881F" w14:textId="77777777" w:rsidR="00EE1043" w:rsidRPr="00EE1043" w:rsidRDefault="00EE1043" w:rsidP="00EE1043">
            <w:pPr>
              <w:spacing w:after="0" w:line="240" w:lineRule="auto"/>
              <w:rPr>
                <w:ins w:id="1490" w:author="Steven Chen" w:date="2016-12-14T12:16:00Z"/>
                <w:rFonts w:ascii="Trebuchet MS" w:eastAsia="Times New Roman" w:hAnsi="Trebuchet MS" w:cs="Calibri"/>
                <w:color w:val="000000"/>
                <w:sz w:val="24"/>
                <w:szCs w:val="24"/>
                <w:lang w:val="en-GB" w:eastAsia="zh-CN"/>
              </w:rPr>
            </w:pPr>
            <w:ins w:id="149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1ED13E1" w14:textId="77777777" w:rsidTr="00EE1043">
        <w:tblPrEx>
          <w:tblW w:w="10150" w:type="dxa"/>
          <w:tblInd w:w="355" w:type="dxa"/>
          <w:tblPrExChange w:id="1492" w:author="Steven Chen" w:date="2016-12-14T12:16:00Z">
            <w:tblPrEx>
              <w:tblW w:w="9820" w:type="dxa"/>
              <w:tblInd w:w="-5" w:type="dxa"/>
            </w:tblPrEx>
          </w:tblPrExChange>
        </w:tblPrEx>
        <w:trPr>
          <w:trHeight w:val="310"/>
          <w:ins w:id="1493" w:author="Steven Chen" w:date="2016-12-14T12:16:00Z"/>
          <w:trPrChange w:id="149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49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14568FC" w14:textId="77777777" w:rsidR="00EE1043" w:rsidRPr="00EE1043" w:rsidRDefault="00EE1043" w:rsidP="00EE1043">
            <w:pPr>
              <w:spacing w:after="0" w:line="240" w:lineRule="auto"/>
              <w:rPr>
                <w:ins w:id="1496" w:author="Steven Chen" w:date="2016-12-14T12:16:00Z"/>
                <w:rFonts w:ascii="Trebuchet MS" w:eastAsia="Times New Roman" w:hAnsi="Trebuchet MS" w:cs="Calibri"/>
                <w:color w:val="000000"/>
                <w:sz w:val="24"/>
                <w:szCs w:val="24"/>
                <w:lang w:val="en-GB" w:eastAsia="zh-CN"/>
              </w:rPr>
            </w:pPr>
            <w:ins w:id="1497" w:author="Steven Chen" w:date="2016-12-14T12:16:00Z">
              <w:r w:rsidRPr="00EE1043">
                <w:rPr>
                  <w:rFonts w:ascii="Trebuchet MS" w:eastAsia="Times New Roman" w:hAnsi="Trebuchet MS" w:cs="Calibri"/>
                  <w:color w:val="000000"/>
                  <w:sz w:val="24"/>
                  <w:szCs w:val="24"/>
                  <w:lang w:val="en-GB" w:eastAsia="zh-CN"/>
                </w:rPr>
                <w:t>INVITATION</w:t>
              </w:r>
            </w:ins>
          </w:p>
        </w:tc>
        <w:tc>
          <w:tcPr>
            <w:tcW w:w="1400" w:type="dxa"/>
            <w:tcBorders>
              <w:top w:val="nil"/>
              <w:left w:val="nil"/>
              <w:bottom w:val="single" w:sz="4" w:space="0" w:color="auto"/>
              <w:right w:val="single" w:sz="4" w:space="0" w:color="auto"/>
            </w:tcBorders>
            <w:shd w:val="clear" w:color="auto" w:fill="auto"/>
            <w:noWrap/>
            <w:vAlign w:val="center"/>
            <w:hideMark/>
            <w:tcPrChange w:id="149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ED9865B" w14:textId="77777777" w:rsidR="00EE1043" w:rsidRPr="00EE1043" w:rsidRDefault="00EE1043" w:rsidP="00EE1043">
            <w:pPr>
              <w:spacing w:after="0" w:line="240" w:lineRule="auto"/>
              <w:rPr>
                <w:ins w:id="1499" w:author="Steven Chen" w:date="2016-12-14T12:16:00Z"/>
                <w:rFonts w:ascii="Trebuchet MS" w:eastAsia="Times New Roman" w:hAnsi="Trebuchet MS" w:cs="Calibri"/>
                <w:color w:val="000000"/>
                <w:sz w:val="24"/>
                <w:szCs w:val="24"/>
                <w:lang w:val="en-GB" w:eastAsia="zh-CN"/>
              </w:rPr>
            </w:pPr>
            <w:ins w:id="150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0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A041FBC" w14:textId="77777777" w:rsidR="00EE1043" w:rsidRPr="00EE1043" w:rsidRDefault="00EE1043" w:rsidP="00EE1043">
            <w:pPr>
              <w:spacing w:after="0" w:line="240" w:lineRule="auto"/>
              <w:rPr>
                <w:ins w:id="1502" w:author="Steven Chen" w:date="2016-12-14T12:16:00Z"/>
                <w:rFonts w:ascii="Trebuchet MS" w:eastAsia="Times New Roman" w:hAnsi="Trebuchet MS" w:cs="Calibri"/>
                <w:color w:val="000000"/>
                <w:sz w:val="24"/>
                <w:szCs w:val="24"/>
                <w:lang w:val="en-GB" w:eastAsia="zh-CN"/>
              </w:rPr>
            </w:pPr>
            <w:ins w:id="150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0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B423E7F" w14:textId="77777777" w:rsidR="00EE1043" w:rsidRPr="00EE1043" w:rsidRDefault="00EE1043" w:rsidP="00EE1043">
            <w:pPr>
              <w:spacing w:after="0" w:line="240" w:lineRule="auto"/>
              <w:rPr>
                <w:ins w:id="1505" w:author="Steven Chen" w:date="2016-12-14T12:16:00Z"/>
                <w:rFonts w:ascii="Trebuchet MS" w:eastAsia="Times New Roman" w:hAnsi="Trebuchet MS" w:cs="Calibri"/>
                <w:color w:val="000000"/>
                <w:sz w:val="24"/>
                <w:szCs w:val="24"/>
                <w:lang w:val="en-GB" w:eastAsia="zh-CN"/>
              </w:rPr>
            </w:pPr>
            <w:ins w:id="150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0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476467C0" w14:textId="77777777" w:rsidR="00EE1043" w:rsidRPr="00EE1043" w:rsidRDefault="00EE1043" w:rsidP="00EE1043">
            <w:pPr>
              <w:spacing w:after="0" w:line="240" w:lineRule="auto"/>
              <w:rPr>
                <w:ins w:id="1508" w:author="Steven Chen" w:date="2016-12-14T12:16:00Z"/>
                <w:rFonts w:ascii="Trebuchet MS" w:eastAsia="Times New Roman" w:hAnsi="Trebuchet MS" w:cs="Calibri"/>
                <w:color w:val="000000"/>
                <w:sz w:val="24"/>
                <w:szCs w:val="24"/>
                <w:lang w:val="en-GB" w:eastAsia="zh-CN"/>
              </w:rPr>
            </w:pPr>
            <w:ins w:id="150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45582E1" w14:textId="77777777" w:rsidTr="00EE1043">
        <w:tblPrEx>
          <w:tblW w:w="10150" w:type="dxa"/>
          <w:tblInd w:w="355" w:type="dxa"/>
          <w:tblPrExChange w:id="1510" w:author="Steven Chen" w:date="2016-12-14T12:16:00Z">
            <w:tblPrEx>
              <w:tblW w:w="9820" w:type="dxa"/>
              <w:tblInd w:w="-5" w:type="dxa"/>
            </w:tblPrEx>
          </w:tblPrExChange>
        </w:tblPrEx>
        <w:trPr>
          <w:trHeight w:val="310"/>
          <w:ins w:id="1511" w:author="Steven Chen" w:date="2016-12-14T12:16:00Z"/>
          <w:trPrChange w:id="151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51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20847E" w14:textId="77777777" w:rsidR="00EE1043" w:rsidRPr="00EE1043" w:rsidRDefault="00EE1043" w:rsidP="00EE1043">
            <w:pPr>
              <w:spacing w:after="0" w:line="240" w:lineRule="auto"/>
              <w:rPr>
                <w:ins w:id="1514" w:author="Steven Chen" w:date="2016-12-14T12:16:00Z"/>
                <w:rFonts w:ascii="Trebuchet MS" w:eastAsia="Times New Roman" w:hAnsi="Trebuchet MS" w:cs="Calibri"/>
                <w:color w:val="000000"/>
                <w:sz w:val="24"/>
                <w:szCs w:val="24"/>
                <w:lang w:val="en-GB" w:eastAsia="zh-CN"/>
              </w:rPr>
            </w:pPr>
            <w:ins w:id="1515" w:author="Steven Chen" w:date="2016-12-14T12:16:00Z">
              <w:r w:rsidRPr="00EE1043">
                <w:rPr>
                  <w:rFonts w:ascii="Trebuchet MS" w:eastAsia="Times New Roman" w:hAnsi="Trebuchet MS" w:cs="Calibri"/>
                  <w:color w:val="000000"/>
                  <w:sz w:val="24"/>
                  <w:szCs w:val="24"/>
                  <w:lang w:val="en-GB" w:eastAsia="zh-CN"/>
                </w:rPr>
                <w:t>ITEM</w:t>
              </w:r>
            </w:ins>
          </w:p>
        </w:tc>
        <w:tc>
          <w:tcPr>
            <w:tcW w:w="1400" w:type="dxa"/>
            <w:tcBorders>
              <w:top w:val="nil"/>
              <w:left w:val="nil"/>
              <w:bottom w:val="single" w:sz="4" w:space="0" w:color="auto"/>
              <w:right w:val="single" w:sz="4" w:space="0" w:color="auto"/>
            </w:tcBorders>
            <w:shd w:val="clear" w:color="auto" w:fill="auto"/>
            <w:noWrap/>
            <w:vAlign w:val="center"/>
            <w:hideMark/>
            <w:tcPrChange w:id="151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D87A307" w14:textId="77777777" w:rsidR="00EE1043" w:rsidRPr="00EE1043" w:rsidRDefault="00EE1043" w:rsidP="00EE1043">
            <w:pPr>
              <w:spacing w:after="0" w:line="240" w:lineRule="auto"/>
              <w:rPr>
                <w:ins w:id="1517" w:author="Steven Chen" w:date="2016-12-14T12:16:00Z"/>
                <w:rFonts w:ascii="Trebuchet MS" w:eastAsia="Times New Roman" w:hAnsi="Trebuchet MS" w:cs="Calibri"/>
                <w:color w:val="000000"/>
                <w:sz w:val="24"/>
                <w:szCs w:val="24"/>
                <w:lang w:val="en-GB" w:eastAsia="zh-CN"/>
              </w:rPr>
            </w:pPr>
            <w:ins w:id="151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1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7860170" w14:textId="77777777" w:rsidR="00EE1043" w:rsidRPr="00EE1043" w:rsidRDefault="00EE1043" w:rsidP="00EE1043">
            <w:pPr>
              <w:spacing w:after="0" w:line="240" w:lineRule="auto"/>
              <w:rPr>
                <w:ins w:id="1520" w:author="Steven Chen" w:date="2016-12-14T12:16:00Z"/>
                <w:rFonts w:ascii="Trebuchet MS" w:eastAsia="Times New Roman" w:hAnsi="Trebuchet MS" w:cs="Calibri"/>
                <w:color w:val="000000"/>
                <w:sz w:val="24"/>
                <w:szCs w:val="24"/>
                <w:lang w:val="en-GB" w:eastAsia="zh-CN"/>
              </w:rPr>
            </w:pPr>
            <w:ins w:id="152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2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AF1DA83" w14:textId="77777777" w:rsidR="00EE1043" w:rsidRPr="00EE1043" w:rsidRDefault="00EE1043" w:rsidP="00EE1043">
            <w:pPr>
              <w:spacing w:after="0" w:line="240" w:lineRule="auto"/>
              <w:rPr>
                <w:ins w:id="1523" w:author="Steven Chen" w:date="2016-12-14T12:16:00Z"/>
                <w:rFonts w:ascii="Trebuchet MS" w:eastAsia="Times New Roman" w:hAnsi="Trebuchet MS" w:cs="Calibri"/>
                <w:color w:val="000000"/>
                <w:sz w:val="24"/>
                <w:szCs w:val="24"/>
                <w:lang w:val="en-GB" w:eastAsia="zh-CN"/>
              </w:rPr>
            </w:pPr>
            <w:ins w:id="152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2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B58AF9B" w14:textId="77777777" w:rsidR="00EE1043" w:rsidRPr="00EE1043" w:rsidRDefault="00EE1043" w:rsidP="00EE1043">
            <w:pPr>
              <w:spacing w:after="0" w:line="240" w:lineRule="auto"/>
              <w:rPr>
                <w:ins w:id="1526" w:author="Steven Chen" w:date="2016-12-14T12:16:00Z"/>
                <w:rFonts w:ascii="Trebuchet MS" w:eastAsia="Times New Roman" w:hAnsi="Trebuchet MS" w:cs="Calibri"/>
                <w:color w:val="000000"/>
                <w:sz w:val="24"/>
                <w:szCs w:val="24"/>
                <w:lang w:val="en-GB" w:eastAsia="zh-CN"/>
              </w:rPr>
            </w:pPr>
            <w:ins w:id="152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B81F033" w14:textId="77777777" w:rsidTr="00EE1043">
        <w:tblPrEx>
          <w:tblW w:w="10150" w:type="dxa"/>
          <w:tblInd w:w="355" w:type="dxa"/>
          <w:tblPrExChange w:id="1528" w:author="Steven Chen" w:date="2016-12-14T12:16:00Z">
            <w:tblPrEx>
              <w:tblW w:w="9820" w:type="dxa"/>
              <w:tblInd w:w="-5" w:type="dxa"/>
            </w:tblPrEx>
          </w:tblPrExChange>
        </w:tblPrEx>
        <w:trPr>
          <w:trHeight w:val="310"/>
          <w:ins w:id="1529" w:author="Steven Chen" w:date="2016-12-14T12:16:00Z"/>
          <w:trPrChange w:id="153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53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F8AED12" w14:textId="77777777" w:rsidR="00EE1043" w:rsidRPr="00EE1043" w:rsidRDefault="00EE1043" w:rsidP="00EE1043">
            <w:pPr>
              <w:spacing w:after="0" w:line="240" w:lineRule="auto"/>
              <w:rPr>
                <w:ins w:id="1532" w:author="Steven Chen" w:date="2016-12-14T12:16:00Z"/>
                <w:rFonts w:ascii="Trebuchet MS" w:eastAsia="Times New Roman" w:hAnsi="Trebuchet MS" w:cs="Calibri"/>
                <w:color w:val="000000"/>
                <w:sz w:val="24"/>
                <w:szCs w:val="24"/>
                <w:lang w:val="en-GB" w:eastAsia="zh-CN"/>
              </w:rPr>
            </w:pPr>
            <w:ins w:id="1533" w:author="Steven Chen" w:date="2016-12-14T12:16:00Z">
              <w:r w:rsidRPr="00EE1043">
                <w:rPr>
                  <w:rFonts w:ascii="Trebuchet MS" w:eastAsia="Times New Roman" w:hAnsi="Trebuchet MS" w:cs="Calibri"/>
                  <w:color w:val="000000"/>
                  <w:sz w:val="24"/>
                  <w:szCs w:val="24"/>
                  <w:lang w:val="en-GB" w:eastAsia="zh-CN"/>
                </w:rPr>
                <w:t>ITEM_BARCODE</w:t>
              </w:r>
            </w:ins>
          </w:p>
        </w:tc>
        <w:tc>
          <w:tcPr>
            <w:tcW w:w="1400" w:type="dxa"/>
            <w:tcBorders>
              <w:top w:val="nil"/>
              <w:left w:val="nil"/>
              <w:bottom w:val="single" w:sz="4" w:space="0" w:color="auto"/>
              <w:right w:val="single" w:sz="4" w:space="0" w:color="auto"/>
            </w:tcBorders>
            <w:shd w:val="clear" w:color="auto" w:fill="auto"/>
            <w:noWrap/>
            <w:vAlign w:val="center"/>
            <w:hideMark/>
            <w:tcPrChange w:id="153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FB5A4A1" w14:textId="77777777" w:rsidR="00EE1043" w:rsidRPr="00EE1043" w:rsidRDefault="00EE1043" w:rsidP="00EE1043">
            <w:pPr>
              <w:spacing w:after="0" w:line="240" w:lineRule="auto"/>
              <w:rPr>
                <w:ins w:id="1535" w:author="Steven Chen" w:date="2016-12-14T12:16:00Z"/>
                <w:rFonts w:ascii="Trebuchet MS" w:eastAsia="Times New Roman" w:hAnsi="Trebuchet MS" w:cs="Calibri"/>
                <w:color w:val="000000"/>
                <w:sz w:val="24"/>
                <w:szCs w:val="24"/>
                <w:lang w:val="en-GB" w:eastAsia="zh-CN"/>
              </w:rPr>
            </w:pPr>
            <w:ins w:id="153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3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06798D35" w14:textId="77777777" w:rsidR="00EE1043" w:rsidRPr="00EE1043" w:rsidRDefault="00EE1043" w:rsidP="00EE1043">
            <w:pPr>
              <w:spacing w:after="0" w:line="240" w:lineRule="auto"/>
              <w:rPr>
                <w:ins w:id="1538" w:author="Steven Chen" w:date="2016-12-14T12:16:00Z"/>
                <w:rFonts w:ascii="Trebuchet MS" w:eastAsia="Times New Roman" w:hAnsi="Trebuchet MS" w:cs="Calibri"/>
                <w:color w:val="000000"/>
                <w:sz w:val="24"/>
                <w:szCs w:val="24"/>
                <w:lang w:val="en-GB" w:eastAsia="zh-CN"/>
              </w:rPr>
            </w:pPr>
            <w:ins w:id="153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4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02AE022" w14:textId="77777777" w:rsidR="00EE1043" w:rsidRPr="00EE1043" w:rsidRDefault="00EE1043" w:rsidP="00EE1043">
            <w:pPr>
              <w:spacing w:after="0" w:line="240" w:lineRule="auto"/>
              <w:rPr>
                <w:ins w:id="1541" w:author="Steven Chen" w:date="2016-12-14T12:16:00Z"/>
                <w:rFonts w:ascii="Trebuchet MS" w:eastAsia="Times New Roman" w:hAnsi="Trebuchet MS" w:cs="Calibri"/>
                <w:color w:val="000000"/>
                <w:sz w:val="24"/>
                <w:szCs w:val="24"/>
                <w:lang w:val="en-GB" w:eastAsia="zh-CN"/>
              </w:rPr>
            </w:pPr>
            <w:ins w:id="154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4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7E51C79" w14:textId="77777777" w:rsidR="00EE1043" w:rsidRPr="00EE1043" w:rsidRDefault="00EE1043" w:rsidP="00EE1043">
            <w:pPr>
              <w:spacing w:after="0" w:line="240" w:lineRule="auto"/>
              <w:rPr>
                <w:ins w:id="1544" w:author="Steven Chen" w:date="2016-12-14T12:16:00Z"/>
                <w:rFonts w:ascii="Trebuchet MS" w:eastAsia="Times New Roman" w:hAnsi="Trebuchet MS" w:cs="Calibri"/>
                <w:color w:val="000000"/>
                <w:sz w:val="24"/>
                <w:szCs w:val="24"/>
                <w:lang w:val="en-GB" w:eastAsia="zh-CN"/>
              </w:rPr>
            </w:pPr>
            <w:ins w:id="154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9207C5D" w14:textId="77777777" w:rsidTr="00EE1043">
        <w:tblPrEx>
          <w:tblW w:w="10150" w:type="dxa"/>
          <w:tblInd w:w="355" w:type="dxa"/>
          <w:tblPrExChange w:id="1546" w:author="Steven Chen" w:date="2016-12-14T12:16:00Z">
            <w:tblPrEx>
              <w:tblW w:w="9820" w:type="dxa"/>
              <w:tblInd w:w="-5" w:type="dxa"/>
            </w:tblPrEx>
          </w:tblPrExChange>
        </w:tblPrEx>
        <w:trPr>
          <w:trHeight w:val="310"/>
          <w:ins w:id="1547" w:author="Steven Chen" w:date="2016-12-14T12:16:00Z"/>
          <w:trPrChange w:id="154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54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2E8BD1E" w14:textId="77777777" w:rsidR="00EE1043" w:rsidRPr="00EE1043" w:rsidRDefault="00EE1043" w:rsidP="00EE1043">
            <w:pPr>
              <w:spacing w:after="0" w:line="240" w:lineRule="auto"/>
              <w:rPr>
                <w:ins w:id="1550" w:author="Steven Chen" w:date="2016-12-14T12:16:00Z"/>
                <w:rFonts w:ascii="Trebuchet MS" w:eastAsia="Times New Roman" w:hAnsi="Trebuchet MS" w:cs="Calibri"/>
                <w:color w:val="000000"/>
                <w:sz w:val="24"/>
                <w:szCs w:val="24"/>
                <w:lang w:val="en-GB" w:eastAsia="zh-CN"/>
              </w:rPr>
            </w:pPr>
            <w:ins w:id="1551" w:author="Steven Chen" w:date="2016-12-14T12:16:00Z">
              <w:r w:rsidRPr="00EE1043">
                <w:rPr>
                  <w:rFonts w:ascii="Trebuchet MS" w:eastAsia="Times New Roman" w:hAnsi="Trebuchet MS" w:cs="Calibri"/>
                  <w:color w:val="000000"/>
                  <w:sz w:val="24"/>
                  <w:szCs w:val="24"/>
                  <w:lang w:val="en-GB" w:eastAsia="zh-CN"/>
                </w:rPr>
                <w:t>ITEM_MODIFIER</w:t>
              </w:r>
            </w:ins>
          </w:p>
        </w:tc>
        <w:tc>
          <w:tcPr>
            <w:tcW w:w="1400" w:type="dxa"/>
            <w:tcBorders>
              <w:top w:val="nil"/>
              <w:left w:val="nil"/>
              <w:bottom w:val="single" w:sz="4" w:space="0" w:color="auto"/>
              <w:right w:val="single" w:sz="4" w:space="0" w:color="auto"/>
            </w:tcBorders>
            <w:shd w:val="clear" w:color="auto" w:fill="auto"/>
            <w:noWrap/>
            <w:vAlign w:val="center"/>
            <w:hideMark/>
            <w:tcPrChange w:id="155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5AC087A" w14:textId="77777777" w:rsidR="00EE1043" w:rsidRPr="00EE1043" w:rsidRDefault="00EE1043" w:rsidP="00EE1043">
            <w:pPr>
              <w:spacing w:after="0" w:line="240" w:lineRule="auto"/>
              <w:rPr>
                <w:ins w:id="1553" w:author="Steven Chen" w:date="2016-12-14T12:16:00Z"/>
                <w:rFonts w:ascii="Trebuchet MS" w:eastAsia="Times New Roman" w:hAnsi="Trebuchet MS" w:cs="Calibri"/>
                <w:color w:val="000000"/>
                <w:sz w:val="24"/>
                <w:szCs w:val="24"/>
                <w:lang w:val="en-GB" w:eastAsia="zh-CN"/>
              </w:rPr>
            </w:pPr>
            <w:ins w:id="155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5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3CE35B1" w14:textId="77777777" w:rsidR="00EE1043" w:rsidRPr="00EE1043" w:rsidRDefault="00EE1043" w:rsidP="00EE1043">
            <w:pPr>
              <w:spacing w:after="0" w:line="240" w:lineRule="auto"/>
              <w:rPr>
                <w:ins w:id="1556" w:author="Steven Chen" w:date="2016-12-14T12:16:00Z"/>
                <w:rFonts w:ascii="Trebuchet MS" w:eastAsia="Times New Roman" w:hAnsi="Trebuchet MS" w:cs="Calibri"/>
                <w:color w:val="000000"/>
                <w:sz w:val="24"/>
                <w:szCs w:val="24"/>
                <w:lang w:val="en-GB" w:eastAsia="zh-CN"/>
              </w:rPr>
            </w:pPr>
            <w:ins w:id="155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5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8EEAD6D" w14:textId="77777777" w:rsidR="00EE1043" w:rsidRPr="00EE1043" w:rsidRDefault="00EE1043" w:rsidP="00EE1043">
            <w:pPr>
              <w:spacing w:after="0" w:line="240" w:lineRule="auto"/>
              <w:rPr>
                <w:ins w:id="1559" w:author="Steven Chen" w:date="2016-12-14T12:16:00Z"/>
                <w:rFonts w:ascii="Trebuchet MS" w:eastAsia="Times New Roman" w:hAnsi="Trebuchet MS" w:cs="Calibri"/>
                <w:color w:val="000000"/>
                <w:sz w:val="24"/>
                <w:szCs w:val="24"/>
                <w:lang w:val="en-GB" w:eastAsia="zh-CN"/>
              </w:rPr>
            </w:pPr>
            <w:ins w:id="156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6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7801E8A" w14:textId="77777777" w:rsidR="00EE1043" w:rsidRPr="00EE1043" w:rsidRDefault="00EE1043" w:rsidP="00EE1043">
            <w:pPr>
              <w:spacing w:after="0" w:line="240" w:lineRule="auto"/>
              <w:rPr>
                <w:ins w:id="1562" w:author="Steven Chen" w:date="2016-12-14T12:16:00Z"/>
                <w:rFonts w:ascii="Trebuchet MS" w:eastAsia="Times New Roman" w:hAnsi="Trebuchet MS" w:cs="Calibri"/>
                <w:color w:val="000000"/>
                <w:sz w:val="24"/>
                <w:szCs w:val="24"/>
                <w:lang w:val="en-GB" w:eastAsia="zh-CN"/>
              </w:rPr>
            </w:pPr>
            <w:ins w:id="156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FAB7621" w14:textId="77777777" w:rsidTr="00EE1043">
        <w:tblPrEx>
          <w:tblW w:w="10150" w:type="dxa"/>
          <w:tblInd w:w="355" w:type="dxa"/>
          <w:tblPrExChange w:id="1564" w:author="Steven Chen" w:date="2016-12-14T12:16:00Z">
            <w:tblPrEx>
              <w:tblW w:w="9820" w:type="dxa"/>
              <w:tblInd w:w="-5" w:type="dxa"/>
            </w:tblPrEx>
          </w:tblPrExChange>
        </w:tblPrEx>
        <w:trPr>
          <w:trHeight w:val="310"/>
          <w:ins w:id="1565" w:author="Steven Chen" w:date="2016-12-14T12:16:00Z"/>
          <w:trPrChange w:id="156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56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E4FA260" w14:textId="77777777" w:rsidR="00EE1043" w:rsidRPr="00EE1043" w:rsidRDefault="00EE1043" w:rsidP="00EE1043">
            <w:pPr>
              <w:spacing w:after="0" w:line="240" w:lineRule="auto"/>
              <w:rPr>
                <w:ins w:id="1568" w:author="Steven Chen" w:date="2016-12-14T12:16:00Z"/>
                <w:rFonts w:ascii="Trebuchet MS" w:eastAsia="Times New Roman" w:hAnsi="Trebuchet MS" w:cs="Calibri"/>
                <w:color w:val="000000"/>
                <w:sz w:val="24"/>
                <w:szCs w:val="24"/>
                <w:lang w:val="en-GB" w:eastAsia="zh-CN"/>
              </w:rPr>
            </w:pPr>
            <w:ins w:id="1569" w:author="Steven Chen" w:date="2016-12-14T12:16:00Z">
              <w:r w:rsidRPr="00EE1043">
                <w:rPr>
                  <w:rFonts w:ascii="Trebuchet MS" w:eastAsia="Times New Roman" w:hAnsi="Trebuchet MS" w:cs="Calibri"/>
                  <w:color w:val="000000"/>
                  <w:sz w:val="24"/>
                  <w:szCs w:val="24"/>
                  <w:lang w:val="en-GB" w:eastAsia="zh-CN"/>
                </w:rPr>
                <w:t>ITEMANLY</w:t>
              </w:r>
            </w:ins>
          </w:p>
        </w:tc>
        <w:tc>
          <w:tcPr>
            <w:tcW w:w="1400" w:type="dxa"/>
            <w:tcBorders>
              <w:top w:val="nil"/>
              <w:left w:val="nil"/>
              <w:bottom w:val="single" w:sz="4" w:space="0" w:color="auto"/>
              <w:right w:val="single" w:sz="4" w:space="0" w:color="auto"/>
            </w:tcBorders>
            <w:shd w:val="clear" w:color="auto" w:fill="auto"/>
            <w:noWrap/>
            <w:vAlign w:val="center"/>
            <w:hideMark/>
            <w:tcPrChange w:id="157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0150542" w14:textId="77777777" w:rsidR="00EE1043" w:rsidRPr="00EE1043" w:rsidRDefault="00EE1043" w:rsidP="00EE1043">
            <w:pPr>
              <w:spacing w:after="0" w:line="240" w:lineRule="auto"/>
              <w:rPr>
                <w:ins w:id="1571" w:author="Steven Chen" w:date="2016-12-14T12:16:00Z"/>
                <w:rFonts w:ascii="Trebuchet MS" w:eastAsia="Times New Roman" w:hAnsi="Trebuchet MS" w:cs="Calibri"/>
                <w:color w:val="000000"/>
                <w:sz w:val="24"/>
                <w:szCs w:val="24"/>
                <w:lang w:val="en-GB" w:eastAsia="zh-CN"/>
              </w:rPr>
            </w:pPr>
            <w:ins w:id="1572"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7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1777A4A" w14:textId="77777777" w:rsidR="00EE1043" w:rsidRPr="00EE1043" w:rsidRDefault="00EE1043" w:rsidP="00EE1043">
            <w:pPr>
              <w:spacing w:after="0" w:line="240" w:lineRule="auto"/>
              <w:rPr>
                <w:ins w:id="1574" w:author="Steven Chen" w:date="2016-12-14T12:16:00Z"/>
                <w:rFonts w:ascii="Trebuchet MS" w:eastAsia="Times New Roman" w:hAnsi="Trebuchet MS" w:cs="Calibri"/>
                <w:color w:val="000000"/>
                <w:sz w:val="24"/>
                <w:szCs w:val="24"/>
                <w:lang w:val="en-GB" w:eastAsia="zh-CN"/>
              </w:rPr>
            </w:pPr>
            <w:ins w:id="157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7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F9B1D09" w14:textId="77777777" w:rsidR="00EE1043" w:rsidRPr="00EE1043" w:rsidRDefault="00EE1043" w:rsidP="00EE1043">
            <w:pPr>
              <w:spacing w:after="0" w:line="240" w:lineRule="auto"/>
              <w:rPr>
                <w:ins w:id="1577" w:author="Steven Chen" w:date="2016-12-14T12:16:00Z"/>
                <w:rFonts w:ascii="Trebuchet MS" w:eastAsia="Times New Roman" w:hAnsi="Trebuchet MS" w:cs="Calibri"/>
                <w:color w:val="000000"/>
                <w:sz w:val="24"/>
                <w:szCs w:val="24"/>
                <w:lang w:val="en-GB" w:eastAsia="zh-CN"/>
              </w:rPr>
            </w:pPr>
            <w:ins w:id="1578"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7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CB5A5ED" w14:textId="77777777" w:rsidR="00EE1043" w:rsidRPr="00EE1043" w:rsidRDefault="00EE1043" w:rsidP="00EE1043">
            <w:pPr>
              <w:spacing w:after="0" w:line="240" w:lineRule="auto"/>
              <w:rPr>
                <w:ins w:id="1580" w:author="Steven Chen" w:date="2016-12-14T12:16:00Z"/>
                <w:rFonts w:ascii="Trebuchet MS" w:eastAsia="Times New Roman" w:hAnsi="Trebuchet MS" w:cs="Calibri"/>
                <w:color w:val="000000"/>
                <w:sz w:val="24"/>
                <w:szCs w:val="24"/>
                <w:lang w:val="en-GB" w:eastAsia="zh-CN"/>
              </w:rPr>
            </w:pPr>
            <w:ins w:id="158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8D83E2C" w14:textId="77777777" w:rsidTr="00EE1043">
        <w:tblPrEx>
          <w:tblW w:w="10150" w:type="dxa"/>
          <w:tblInd w:w="355" w:type="dxa"/>
          <w:tblPrExChange w:id="1582" w:author="Steven Chen" w:date="2016-12-14T12:16:00Z">
            <w:tblPrEx>
              <w:tblW w:w="9820" w:type="dxa"/>
              <w:tblInd w:w="-5" w:type="dxa"/>
            </w:tblPrEx>
          </w:tblPrExChange>
        </w:tblPrEx>
        <w:trPr>
          <w:trHeight w:val="310"/>
          <w:ins w:id="1583" w:author="Steven Chen" w:date="2016-12-14T12:16:00Z"/>
          <w:trPrChange w:id="158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58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FDF7B5F" w14:textId="77777777" w:rsidR="00EE1043" w:rsidRPr="00EE1043" w:rsidRDefault="00EE1043" w:rsidP="00EE1043">
            <w:pPr>
              <w:spacing w:after="0" w:line="240" w:lineRule="auto"/>
              <w:rPr>
                <w:ins w:id="1586" w:author="Steven Chen" w:date="2016-12-14T12:16:00Z"/>
                <w:rFonts w:ascii="Trebuchet MS" w:eastAsia="Times New Roman" w:hAnsi="Trebuchet MS" w:cs="Calibri"/>
                <w:color w:val="000000"/>
                <w:sz w:val="24"/>
                <w:szCs w:val="24"/>
                <w:lang w:val="en-GB" w:eastAsia="zh-CN"/>
              </w:rPr>
            </w:pPr>
            <w:ins w:id="1587" w:author="Steven Chen" w:date="2016-12-14T12:16:00Z">
              <w:r w:rsidRPr="00EE1043">
                <w:rPr>
                  <w:rFonts w:ascii="Trebuchet MS" w:eastAsia="Times New Roman" w:hAnsi="Trebuchet MS" w:cs="Calibri"/>
                  <w:color w:val="000000"/>
                  <w:sz w:val="24"/>
                  <w:szCs w:val="24"/>
                  <w:lang w:val="en-GB" w:eastAsia="zh-CN"/>
                </w:rPr>
                <w:t>ITEMDEPT</w:t>
              </w:r>
            </w:ins>
          </w:p>
        </w:tc>
        <w:tc>
          <w:tcPr>
            <w:tcW w:w="1400" w:type="dxa"/>
            <w:tcBorders>
              <w:top w:val="nil"/>
              <w:left w:val="nil"/>
              <w:bottom w:val="single" w:sz="4" w:space="0" w:color="auto"/>
              <w:right w:val="single" w:sz="4" w:space="0" w:color="auto"/>
            </w:tcBorders>
            <w:shd w:val="clear" w:color="auto" w:fill="auto"/>
            <w:noWrap/>
            <w:vAlign w:val="center"/>
            <w:hideMark/>
            <w:tcPrChange w:id="158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B8CCBDE" w14:textId="77777777" w:rsidR="00EE1043" w:rsidRPr="00EE1043" w:rsidRDefault="00EE1043" w:rsidP="00EE1043">
            <w:pPr>
              <w:spacing w:after="0" w:line="240" w:lineRule="auto"/>
              <w:rPr>
                <w:ins w:id="1589" w:author="Steven Chen" w:date="2016-12-14T12:16:00Z"/>
                <w:rFonts w:ascii="Trebuchet MS" w:eastAsia="Times New Roman" w:hAnsi="Trebuchet MS" w:cs="Calibri"/>
                <w:color w:val="000000"/>
                <w:sz w:val="24"/>
                <w:szCs w:val="24"/>
                <w:lang w:val="en-GB" w:eastAsia="zh-CN"/>
              </w:rPr>
            </w:pPr>
            <w:ins w:id="159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59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375F41D" w14:textId="77777777" w:rsidR="00EE1043" w:rsidRPr="00EE1043" w:rsidRDefault="00EE1043" w:rsidP="00EE1043">
            <w:pPr>
              <w:spacing w:after="0" w:line="240" w:lineRule="auto"/>
              <w:rPr>
                <w:ins w:id="1592" w:author="Steven Chen" w:date="2016-12-14T12:16:00Z"/>
                <w:rFonts w:ascii="Trebuchet MS" w:eastAsia="Times New Roman" w:hAnsi="Trebuchet MS" w:cs="Calibri"/>
                <w:color w:val="000000"/>
                <w:sz w:val="24"/>
                <w:szCs w:val="24"/>
                <w:lang w:val="en-GB" w:eastAsia="zh-CN"/>
              </w:rPr>
            </w:pPr>
            <w:ins w:id="159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59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F22EF1A" w14:textId="77777777" w:rsidR="00EE1043" w:rsidRPr="00EE1043" w:rsidRDefault="00EE1043" w:rsidP="00EE1043">
            <w:pPr>
              <w:spacing w:after="0" w:line="240" w:lineRule="auto"/>
              <w:rPr>
                <w:ins w:id="1595" w:author="Steven Chen" w:date="2016-12-14T12:16:00Z"/>
                <w:rFonts w:ascii="Trebuchet MS" w:eastAsia="Times New Roman" w:hAnsi="Trebuchet MS" w:cs="Calibri"/>
                <w:color w:val="000000"/>
                <w:sz w:val="24"/>
                <w:szCs w:val="24"/>
                <w:lang w:val="en-GB" w:eastAsia="zh-CN"/>
              </w:rPr>
            </w:pPr>
            <w:ins w:id="159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59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A3B87DF" w14:textId="77777777" w:rsidR="00EE1043" w:rsidRPr="00EE1043" w:rsidRDefault="00EE1043" w:rsidP="00EE1043">
            <w:pPr>
              <w:spacing w:after="0" w:line="240" w:lineRule="auto"/>
              <w:rPr>
                <w:ins w:id="1598" w:author="Steven Chen" w:date="2016-12-14T12:16:00Z"/>
                <w:rFonts w:ascii="Trebuchet MS" w:eastAsia="Times New Roman" w:hAnsi="Trebuchet MS" w:cs="Calibri"/>
                <w:color w:val="000000"/>
                <w:sz w:val="24"/>
                <w:szCs w:val="24"/>
                <w:lang w:val="en-GB" w:eastAsia="zh-CN"/>
              </w:rPr>
            </w:pPr>
            <w:ins w:id="159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6F4D016" w14:textId="77777777" w:rsidTr="00EE1043">
        <w:tblPrEx>
          <w:tblW w:w="10150" w:type="dxa"/>
          <w:tblInd w:w="355" w:type="dxa"/>
          <w:tblPrExChange w:id="1600" w:author="Steven Chen" w:date="2016-12-14T12:16:00Z">
            <w:tblPrEx>
              <w:tblW w:w="9820" w:type="dxa"/>
              <w:tblInd w:w="-5" w:type="dxa"/>
            </w:tblPrEx>
          </w:tblPrExChange>
        </w:tblPrEx>
        <w:trPr>
          <w:trHeight w:val="310"/>
          <w:ins w:id="1601" w:author="Steven Chen" w:date="2016-12-14T12:16:00Z"/>
          <w:trPrChange w:id="160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0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AD5CE64" w14:textId="77777777" w:rsidR="00EE1043" w:rsidRPr="00EE1043" w:rsidRDefault="00EE1043" w:rsidP="00EE1043">
            <w:pPr>
              <w:spacing w:after="0" w:line="240" w:lineRule="auto"/>
              <w:rPr>
                <w:ins w:id="1604" w:author="Steven Chen" w:date="2016-12-14T12:16:00Z"/>
                <w:rFonts w:ascii="Trebuchet MS" w:eastAsia="Times New Roman" w:hAnsi="Trebuchet MS" w:cs="Calibri"/>
                <w:color w:val="000000"/>
                <w:sz w:val="24"/>
                <w:szCs w:val="24"/>
                <w:lang w:val="en-GB" w:eastAsia="zh-CN"/>
              </w:rPr>
            </w:pPr>
            <w:ins w:id="1605" w:author="Steven Chen" w:date="2016-12-14T12:16:00Z">
              <w:r w:rsidRPr="00EE1043">
                <w:rPr>
                  <w:rFonts w:ascii="Trebuchet MS" w:eastAsia="Times New Roman" w:hAnsi="Trebuchet MS" w:cs="Calibri"/>
                  <w:color w:val="000000"/>
                  <w:sz w:val="24"/>
                  <w:szCs w:val="24"/>
                  <w:lang w:val="en-GB" w:eastAsia="zh-CN"/>
                </w:rPr>
                <w:t>MENU</w:t>
              </w:r>
            </w:ins>
          </w:p>
        </w:tc>
        <w:tc>
          <w:tcPr>
            <w:tcW w:w="1400" w:type="dxa"/>
            <w:tcBorders>
              <w:top w:val="nil"/>
              <w:left w:val="nil"/>
              <w:bottom w:val="single" w:sz="4" w:space="0" w:color="auto"/>
              <w:right w:val="single" w:sz="4" w:space="0" w:color="auto"/>
            </w:tcBorders>
            <w:shd w:val="clear" w:color="auto" w:fill="auto"/>
            <w:noWrap/>
            <w:vAlign w:val="center"/>
            <w:hideMark/>
            <w:tcPrChange w:id="160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75B92D8" w14:textId="77777777" w:rsidR="00EE1043" w:rsidRPr="00EE1043" w:rsidRDefault="00EE1043" w:rsidP="00EE1043">
            <w:pPr>
              <w:spacing w:after="0" w:line="240" w:lineRule="auto"/>
              <w:rPr>
                <w:ins w:id="1607" w:author="Steven Chen" w:date="2016-12-14T12:16:00Z"/>
                <w:rFonts w:ascii="Trebuchet MS" w:eastAsia="Times New Roman" w:hAnsi="Trebuchet MS" w:cs="Calibri"/>
                <w:color w:val="000000"/>
                <w:sz w:val="24"/>
                <w:szCs w:val="24"/>
                <w:lang w:val="en-GB" w:eastAsia="zh-CN"/>
              </w:rPr>
            </w:pPr>
            <w:ins w:id="160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0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F1D2B01" w14:textId="77777777" w:rsidR="00EE1043" w:rsidRPr="00EE1043" w:rsidRDefault="00EE1043" w:rsidP="00EE1043">
            <w:pPr>
              <w:spacing w:after="0" w:line="240" w:lineRule="auto"/>
              <w:rPr>
                <w:ins w:id="1610" w:author="Steven Chen" w:date="2016-12-14T12:16:00Z"/>
                <w:rFonts w:ascii="Trebuchet MS" w:eastAsia="Times New Roman" w:hAnsi="Trebuchet MS" w:cs="Calibri"/>
                <w:color w:val="000000"/>
                <w:sz w:val="24"/>
                <w:szCs w:val="24"/>
                <w:lang w:val="en-GB" w:eastAsia="zh-CN"/>
              </w:rPr>
            </w:pPr>
            <w:ins w:id="161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61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D07AA98" w14:textId="77777777" w:rsidR="00EE1043" w:rsidRPr="00EE1043" w:rsidRDefault="00EE1043" w:rsidP="00EE1043">
            <w:pPr>
              <w:spacing w:after="0" w:line="240" w:lineRule="auto"/>
              <w:rPr>
                <w:ins w:id="1613" w:author="Steven Chen" w:date="2016-12-14T12:16:00Z"/>
                <w:rFonts w:ascii="Trebuchet MS" w:eastAsia="Times New Roman" w:hAnsi="Trebuchet MS" w:cs="Calibri"/>
                <w:color w:val="000000"/>
                <w:sz w:val="24"/>
                <w:szCs w:val="24"/>
                <w:lang w:val="en-GB" w:eastAsia="zh-CN"/>
              </w:rPr>
            </w:pPr>
            <w:ins w:id="161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61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A284BE8" w14:textId="77777777" w:rsidR="00EE1043" w:rsidRPr="00EE1043" w:rsidRDefault="00EE1043" w:rsidP="00EE1043">
            <w:pPr>
              <w:spacing w:after="0" w:line="240" w:lineRule="auto"/>
              <w:rPr>
                <w:ins w:id="1616" w:author="Steven Chen" w:date="2016-12-14T12:16:00Z"/>
                <w:rFonts w:ascii="Trebuchet MS" w:eastAsia="Times New Roman" w:hAnsi="Trebuchet MS" w:cs="Calibri"/>
                <w:color w:val="000000"/>
                <w:sz w:val="24"/>
                <w:szCs w:val="24"/>
                <w:lang w:val="en-GB" w:eastAsia="zh-CN"/>
              </w:rPr>
            </w:pPr>
            <w:ins w:id="161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A663566" w14:textId="77777777" w:rsidTr="00EE1043">
        <w:tblPrEx>
          <w:tblW w:w="10150" w:type="dxa"/>
          <w:tblInd w:w="355" w:type="dxa"/>
          <w:tblPrExChange w:id="1618" w:author="Steven Chen" w:date="2016-12-14T12:16:00Z">
            <w:tblPrEx>
              <w:tblW w:w="9820" w:type="dxa"/>
              <w:tblInd w:w="-5" w:type="dxa"/>
            </w:tblPrEx>
          </w:tblPrExChange>
        </w:tblPrEx>
        <w:trPr>
          <w:trHeight w:val="310"/>
          <w:ins w:id="1619" w:author="Steven Chen" w:date="2016-12-14T12:16:00Z"/>
          <w:trPrChange w:id="162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2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8DF9670" w14:textId="77777777" w:rsidR="00EE1043" w:rsidRPr="00EE1043" w:rsidRDefault="00EE1043" w:rsidP="00EE1043">
            <w:pPr>
              <w:spacing w:after="0" w:line="240" w:lineRule="auto"/>
              <w:rPr>
                <w:ins w:id="1622" w:author="Steven Chen" w:date="2016-12-14T12:16:00Z"/>
                <w:rFonts w:ascii="Trebuchet MS" w:eastAsia="Times New Roman" w:hAnsi="Trebuchet MS" w:cs="Calibri"/>
                <w:color w:val="000000"/>
                <w:sz w:val="24"/>
                <w:szCs w:val="24"/>
                <w:lang w:val="en-GB" w:eastAsia="zh-CN"/>
              </w:rPr>
            </w:pPr>
            <w:ins w:id="1623" w:author="Steven Chen" w:date="2016-12-14T12:16:00Z">
              <w:r w:rsidRPr="00EE1043">
                <w:rPr>
                  <w:rFonts w:ascii="Trebuchet MS" w:eastAsia="Times New Roman" w:hAnsi="Trebuchet MS" w:cs="Calibri"/>
                  <w:color w:val="000000"/>
                  <w:sz w:val="24"/>
                  <w:szCs w:val="24"/>
                  <w:lang w:val="en-GB" w:eastAsia="zh-CN"/>
                </w:rPr>
                <w:t>MENUITEM</w:t>
              </w:r>
            </w:ins>
          </w:p>
        </w:tc>
        <w:tc>
          <w:tcPr>
            <w:tcW w:w="1400" w:type="dxa"/>
            <w:tcBorders>
              <w:top w:val="nil"/>
              <w:left w:val="nil"/>
              <w:bottom w:val="single" w:sz="4" w:space="0" w:color="auto"/>
              <w:right w:val="single" w:sz="4" w:space="0" w:color="auto"/>
            </w:tcBorders>
            <w:shd w:val="clear" w:color="auto" w:fill="auto"/>
            <w:noWrap/>
            <w:vAlign w:val="center"/>
            <w:hideMark/>
            <w:tcPrChange w:id="162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49B143D" w14:textId="77777777" w:rsidR="00EE1043" w:rsidRPr="00EE1043" w:rsidRDefault="00EE1043" w:rsidP="00EE1043">
            <w:pPr>
              <w:spacing w:after="0" w:line="240" w:lineRule="auto"/>
              <w:rPr>
                <w:ins w:id="1625" w:author="Steven Chen" w:date="2016-12-14T12:16:00Z"/>
                <w:rFonts w:ascii="Trebuchet MS" w:eastAsia="Times New Roman" w:hAnsi="Trebuchet MS" w:cs="Calibri"/>
                <w:color w:val="000000"/>
                <w:sz w:val="24"/>
                <w:szCs w:val="24"/>
                <w:lang w:val="en-GB" w:eastAsia="zh-CN"/>
              </w:rPr>
            </w:pPr>
            <w:ins w:id="162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2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0C6441ED" w14:textId="77777777" w:rsidR="00EE1043" w:rsidRPr="00EE1043" w:rsidRDefault="00EE1043" w:rsidP="00EE1043">
            <w:pPr>
              <w:spacing w:after="0" w:line="240" w:lineRule="auto"/>
              <w:rPr>
                <w:ins w:id="1628" w:author="Steven Chen" w:date="2016-12-14T12:16:00Z"/>
                <w:rFonts w:ascii="Trebuchet MS" w:eastAsia="Times New Roman" w:hAnsi="Trebuchet MS" w:cs="Calibri"/>
                <w:color w:val="000000"/>
                <w:sz w:val="24"/>
                <w:szCs w:val="24"/>
                <w:lang w:val="en-GB" w:eastAsia="zh-CN"/>
              </w:rPr>
            </w:pPr>
            <w:ins w:id="162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63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D41EBCC" w14:textId="77777777" w:rsidR="00EE1043" w:rsidRPr="00EE1043" w:rsidRDefault="00EE1043" w:rsidP="00EE1043">
            <w:pPr>
              <w:spacing w:after="0" w:line="240" w:lineRule="auto"/>
              <w:rPr>
                <w:ins w:id="1631" w:author="Steven Chen" w:date="2016-12-14T12:16:00Z"/>
                <w:rFonts w:ascii="Trebuchet MS" w:eastAsia="Times New Roman" w:hAnsi="Trebuchet MS" w:cs="Calibri"/>
                <w:color w:val="000000"/>
                <w:sz w:val="24"/>
                <w:szCs w:val="24"/>
                <w:lang w:val="en-GB" w:eastAsia="zh-CN"/>
              </w:rPr>
            </w:pPr>
            <w:ins w:id="163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63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4FFF4FB" w14:textId="77777777" w:rsidR="00EE1043" w:rsidRPr="00EE1043" w:rsidRDefault="00EE1043" w:rsidP="00EE1043">
            <w:pPr>
              <w:spacing w:after="0" w:line="240" w:lineRule="auto"/>
              <w:rPr>
                <w:ins w:id="1634" w:author="Steven Chen" w:date="2016-12-14T12:16:00Z"/>
                <w:rFonts w:ascii="Trebuchet MS" w:eastAsia="Times New Roman" w:hAnsi="Trebuchet MS" w:cs="Calibri"/>
                <w:color w:val="000000"/>
                <w:sz w:val="24"/>
                <w:szCs w:val="24"/>
                <w:lang w:val="en-GB" w:eastAsia="zh-CN"/>
              </w:rPr>
            </w:pPr>
            <w:ins w:id="163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466C233" w14:textId="77777777" w:rsidTr="00EE1043">
        <w:tblPrEx>
          <w:tblW w:w="10150" w:type="dxa"/>
          <w:tblInd w:w="355" w:type="dxa"/>
          <w:tblPrExChange w:id="1636" w:author="Steven Chen" w:date="2016-12-14T12:16:00Z">
            <w:tblPrEx>
              <w:tblW w:w="9820" w:type="dxa"/>
              <w:tblInd w:w="-5" w:type="dxa"/>
            </w:tblPrEx>
          </w:tblPrExChange>
        </w:tblPrEx>
        <w:trPr>
          <w:trHeight w:val="310"/>
          <w:ins w:id="1637" w:author="Steven Chen" w:date="2016-12-14T12:16:00Z"/>
          <w:trPrChange w:id="163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3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E1B5954" w14:textId="77777777" w:rsidR="00EE1043" w:rsidRPr="00EE1043" w:rsidRDefault="00EE1043" w:rsidP="00EE1043">
            <w:pPr>
              <w:spacing w:after="0" w:line="240" w:lineRule="auto"/>
              <w:rPr>
                <w:ins w:id="1640" w:author="Steven Chen" w:date="2016-12-14T12:16:00Z"/>
                <w:rFonts w:ascii="Trebuchet MS" w:eastAsia="Times New Roman" w:hAnsi="Trebuchet MS" w:cs="Calibri"/>
                <w:color w:val="000000"/>
                <w:sz w:val="24"/>
                <w:szCs w:val="24"/>
                <w:lang w:val="en-GB" w:eastAsia="zh-CN"/>
              </w:rPr>
            </w:pPr>
            <w:ins w:id="1641" w:author="Steven Chen" w:date="2016-12-14T12:16:00Z">
              <w:r w:rsidRPr="00EE1043">
                <w:rPr>
                  <w:rFonts w:ascii="Trebuchet MS" w:eastAsia="Times New Roman" w:hAnsi="Trebuchet MS" w:cs="Calibri"/>
                  <w:color w:val="000000"/>
                  <w:sz w:val="24"/>
                  <w:szCs w:val="24"/>
                  <w:lang w:val="en-GB" w:eastAsia="zh-CN"/>
                </w:rPr>
                <w:t>MESSAGES</w:t>
              </w:r>
            </w:ins>
          </w:p>
        </w:tc>
        <w:tc>
          <w:tcPr>
            <w:tcW w:w="1400" w:type="dxa"/>
            <w:tcBorders>
              <w:top w:val="nil"/>
              <w:left w:val="nil"/>
              <w:bottom w:val="single" w:sz="4" w:space="0" w:color="auto"/>
              <w:right w:val="single" w:sz="4" w:space="0" w:color="auto"/>
            </w:tcBorders>
            <w:shd w:val="clear" w:color="auto" w:fill="auto"/>
            <w:noWrap/>
            <w:vAlign w:val="center"/>
            <w:hideMark/>
            <w:tcPrChange w:id="164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A3ECC1A" w14:textId="77777777" w:rsidR="00EE1043" w:rsidRPr="00EE1043" w:rsidRDefault="00EE1043" w:rsidP="00EE1043">
            <w:pPr>
              <w:spacing w:after="0" w:line="240" w:lineRule="auto"/>
              <w:rPr>
                <w:ins w:id="1643" w:author="Steven Chen" w:date="2016-12-14T12:16:00Z"/>
                <w:rFonts w:ascii="Trebuchet MS" w:eastAsia="Times New Roman" w:hAnsi="Trebuchet MS" w:cs="Calibri"/>
                <w:color w:val="000000"/>
                <w:sz w:val="24"/>
                <w:szCs w:val="24"/>
                <w:lang w:val="en-GB" w:eastAsia="zh-CN"/>
              </w:rPr>
            </w:pPr>
            <w:ins w:id="164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4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628BA18" w14:textId="77777777" w:rsidR="00EE1043" w:rsidRPr="00EE1043" w:rsidRDefault="00EE1043" w:rsidP="00EE1043">
            <w:pPr>
              <w:spacing w:after="0" w:line="240" w:lineRule="auto"/>
              <w:rPr>
                <w:ins w:id="1646" w:author="Steven Chen" w:date="2016-12-14T12:16:00Z"/>
                <w:rFonts w:ascii="Trebuchet MS" w:eastAsia="Times New Roman" w:hAnsi="Trebuchet MS" w:cs="Calibri"/>
                <w:color w:val="000000"/>
                <w:sz w:val="24"/>
                <w:szCs w:val="24"/>
                <w:lang w:val="en-GB" w:eastAsia="zh-CN"/>
              </w:rPr>
            </w:pPr>
            <w:ins w:id="164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64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377EA7D" w14:textId="77777777" w:rsidR="00EE1043" w:rsidRPr="00EE1043" w:rsidRDefault="00EE1043" w:rsidP="00EE1043">
            <w:pPr>
              <w:spacing w:after="0" w:line="240" w:lineRule="auto"/>
              <w:rPr>
                <w:ins w:id="1649" w:author="Steven Chen" w:date="2016-12-14T12:16:00Z"/>
                <w:rFonts w:ascii="Trebuchet MS" w:eastAsia="Times New Roman" w:hAnsi="Trebuchet MS" w:cs="Calibri"/>
                <w:color w:val="000000"/>
                <w:sz w:val="24"/>
                <w:szCs w:val="24"/>
                <w:lang w:val="en-GB" w:eastAsia="zh-CN"/>
              </w:rPr>
            </w:pPr>
            <w:ins w:id="165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65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A6B60A1" w14:textId="77777777" w:rsidR="00EE1043" w:rsidRPr="00EE1043" w:rsidRDefault="00EE1043" w:rsidP="00EE1043">
            <w:pPr>
              <w:spacing w:after="0" w:line="240" w:lineRule="auto"/>
              <w:rPr>
                <w:ins w:id="1652" w:author="Steven Chen" w:date="2016-12-14T12:16:00Z"/>
                <w:rFonts w:ascii="Trebuchet MS" w:eastAsia="Times New Roman" w:hAnsi="Trebuchet MS" w:cs="Calibri"/>
                <w:color w:val="000000"/>
                <w:sz w:val="24"/>
                <w:szCs w:val="24"/>
                <w:lang w:val="en-GB" w:eastAsia="zh-CN"/>
              </w:rPr>
            </w:pPr>
            <w:ins w:id="165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559BC80" w14:textId="77777777" w:rsidTr="00EE1043">
        <w:tblPrEx>
          <w:tblW w:w="10150" w:type="dxa"/>
          <w:tblInd w:w="355" w:type="dxa"/>
          <w:tblPrExChange w:id="1654" w:author="Steven Chen" w:date="2016-12-14T12:16:00Z">
            <w:tblPrEx>
              <w:tblW w:w="9820" w:type="dxa"/>
              <w:tblInd w:w="-5" w:type="dxa"/>
            </w:tblPrEx>
          </w:tblPrExChange>
        </w:tblPrEx>
        <w:trPr>
          <w:trHeight w:val="310"/>
          <w:ins w:id="1655" w:author="Steven Chen" w:date="2016-12-14T12:16:00Z"/>
          <w:trPrChange w:id="165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5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53503D5" w14:textId="77777777" w:rsidR="00EE1043" w:rsidRPr="00EE1043" w:rsidRDefault="00EE1043" w:rsidP="00EE1043">
            <w:pPr>
              <w:spacing w:after="0" w:line="240" w:lineRule="auto"/>
              <w:rPr>
                <w:ins w:id="1658" w:author="Steven Chen" w:date="2016-12-14T12:16:00Z"/>
                <w:rFonts w:ascii="Trebuchet MS" w:eastAsia="Times New Roman" w:hAnsi="Trebuchet MS" w:cs="Calibri"/>
                <w:color w:val="000000"/>
                <w:sz w:val="24"/>
                <w:szCs w:val="24"/>
                <w:lang w:val="en-GB" w:eastAsia="zh-CN"/>
              </w:rPr>
            </w:pPr>
            <w:ins w:id="1659" w:author="Steven Chen" w:date="2016-12-14T12:16:00Z">
              <w:r w:rsidRPr="00EE1043">
                <w:rPr>
                  <w:rFonts w:ascii="Trebuchet MS" w:eastAsia="Times New Roman" w:hAnsi="Trebuchet MS" w:cs="Calibri"/>
                  <w:color w:val="000000"/>
                  <w:sz w:val="24"/>
                  <w:szCs w:val="24"/>
                  <w:lang w:val="en-GB" w:eastAsia="zh-CN"/>
                </w:rPr>
                <w:t>MODIFIER</w:t>
              </w:r>
            </w:ins>
          </w:p>
        </w:tc>
        <w:tc>
          <w:tcPr>
            <w:tcW w:w="1400" w:type="dxa"/>
            <w:tcBorders>
              <w:top w:val="nil"/>
              <w:left w:val="nil"/>
              <w:bottom w:val="single" w:sz="4" w:space="0" w:color="auto"/>
              <w:right w:val="single" w:sz="4" w:space="0" w:color="auto"/>
            </w:tcBorders>
            <w:shd w:val="clear" w:color="auto" w:fill="auto"/>
            <w:noWrap/>
            <w:vAlign w:val="center"/>
            <w:hideMark/>
            <w:tcPrChange w:id="166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DE0CC08" w14:textId="77777777" w:rsidR="00EE1043" w:rsidRPr="00EE1043" w:rsidRDefault="00EE1043" w:rsidP="00EE1043">
            <w:pPr>
              <w:spacing w:after="0" w:line="240" w:lineRule="auto"/>
              <w:rPr>
                <w:ins w:id="1661" w:author="Steven Chen" w:date="2016-12-14T12:16:00Z"/>
                <w:rFonts w:ascii="Trebuchet MS" w:eastAsia="Times New Roman" w:hAnsi="Trebuchet MS" w:cs="Calibri"/>
                <w:color w:val="000000"/>
                <w:sz w:val="24"/>
                <w:szCs w:val="24"/>
                <w:lang w:val="en-GB" w:eastAsia="zh-CN"/>
              </w:rPr>
            </w:pPr>
            <w:ins w:id="1662"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6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4003DF3" w14:textId="77777777" w:rsidR="00EE1043" w:rsidRPr="00EE1043" w:rsidRDefault="00EE1043" w:rsidP="00EE1043">
            <w:pPr>
              <w:spacing w:after="0" w:line="240" w:lineRule="auto"/>
              <w:rPr>
                <w:ins w:id="1664" w:author="Steven Chen" w:date="2016-12-14T12:16:00Z"/>
                <w:rFonts w:ascii="Trebuchet MS" w:eastAsia="Times New Roman" w:hAnsi="Trebuchet MS" w:cs="Calibri"/>
                <w:color w:val="000000"/>
                <w:sz w:val="24"/>
                <w:szCs w:val="24"/>
                <w:lang w:val="en-GB" w:eastAsia="zh-CN"/>
              </w:rPr>
            </w:pPr>
            <w:ins w:id="166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66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855749D" w14:textId="77777777" w:rsidR="00EE1043" w:rsidRPr="00EE1043" w:rsidRDefault="00EE1043" w:rsidP="00EE1043">
            <w:pPr>
              <w:spacing w:after="0" w:line="240" w:lineRule="auto"/>
              <w:rPr>
                <w:ins w:id="1667" w:author="Steven Chen" w:date="2016-12-14T12:16:00Z"/>
                <w:rFonts w:ascii="Trebuchet MS" w:eastAsia="Times New Roman" w:hAnsi="Trebuchet MS" w:cs="Calibri"/>
                <w:color w:val="000000"/>
                <w:sz w:val="24"/>
                <w:szCs w:val="24"/>
                <w:lang w:val="en-GB" w:eastAsia="zh-CN"/>
              </w:rPr>
            </w:pPr>
            <w:ins w:id="1668"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66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1675CA3" w14:textId="77777777" w:rsidR="00EE1043" w:rsidRPr="00EE1043" w:rsidRDefault="00EE1043" w:rsidP="00EE1043">
            <w:pPr>
              <w:spacing w:after="0" w:line="240" w:lineRule="auto"/>
              <w:rPr>
                <w:ins w:id="1670" w:author="Steven Chen" w:date="2016-12-14T12:16:00Z"/>
                <w:rFonts w:ascii="Trebuchet MS" w:eastAsia="Times New Roman" w:hAnsi="Trebuchet MS" w:cs="Calibri"/>
                <w:color w:val="000000"/>
                <w:sz w:val="24"/>
                <w:szCs w:val="24"/>
                <w:lang w:val="en-GB" w:eastAsia="zh-CN"/>
              </w:rPr>
            </w:pPr>
            <w:ins w:id="167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58D7813" w14:textId="77777777" w:rsidTr="00EE1043">
        <w:tblPrEx>
          <w:tblW w:w="10150" w:type="dxa"/>
          <w:tblInd w:w="355" w:type="dxa"/>
          <w:tblPrExChange w:id="1672" w:author="Steven Chen" w:date="2016-12-14T12:16:00Z">
            <w:tblPrEx>
              <w:tblW w:w="9820" w:type="dxa"/>
              <w:tblInd w:w="-5" w:type="dxa"/>
            </w:tblPrEx>
          </w:tblPrExChange>
        </w:tblPrEx>
        <w:trPr>
          <w:trHeight w:val="310"/>
          <w:ins w:id="1673" w:author="Steven Chen" w:date="2016-12-14T12:16:00Z"/>
          <w:trPrChange w:id="167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7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EA12176" w14:textId="77777777" w:rsidR="00EE1043" w:rsidRPr="00EE1043" w:rsidRDefault="00EE1043" w:rsidP="00EE1043">
            <w:pPr>
              <w:spacing w:after="0" w:line="240" w:lineRule="auto"/>
              <w:rPr>
                <w:ins w:id="1676" w:author="Steven Chen" w:date="2016-12-14T12:16:00Z"/>
                <w:rFonts w:ascii="Trebuchet MS" w:eastAsia="Times New Roman" w:hAnsi="Trebuchet MS" w:cs="Calibri"/>
                <w:color w:val="000000"/>
                <w:sz w:val="24"/>
                <w:szCs w:val="24"/>
                <w:lang w:val="en-GB" w:eastAsia="zh-CN"/>
              </w:rPr>
            </w:pPr>
            <w:ins w:id="1677" w:author="Steven Chen" w:date="2016-12-14T12:16:00Z">
              <w:r w:rsidRPr="00EE1043">
                <w:rPr>
                  <w:rFonts w:ascii="Trebuchet MS" w:eastAsia="Times New Roman" w:hAnsi="Trebuchet MS" w:cs="Calibri"/>
                  <w:color w:val="000000"/>
                  <w:sz w:val="24"/>
                  <w:szCs w:val="24"/>
                  <w:lang w:val="en-GB" w:eastAsia="zh-CN"/>
                </w:rPr>
                <w:t>MODIFIER_GRP</w:t>
              </w:r>
            </w:ins>
          </w:p>
        </w:tc>
        <w:tc>
          <w:tcPr>
            <w:tcW w:w="1400" w:type="dxa"/>
            <w:tcBorders>
              <w:top w:val="nil"/>
              <w:left w:val="nil"/>
              <w:bottom w:val="single" w:sz="4" w:space="0" w:color="auto"/>
              <w:right w:val="single" w:sz="4" w:space="0" w:color="auto"/>
            </w:tcBorders>
            <w:shd w:val="clear" w:color="auto" w:fill="auto"/>
            <w:noWrap/>
            <w:vAlign w:val="center"/>
            <w:hideMark/>
            <w:tcPrChange w:id="167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68D9716" w14:textId="77777777" w:rsidR="00EE1043" w:rsidRPr="00EE1043" w:rsidRDefault="00EE1043" w:rsidP="00EE1043">
            <w:pPr>
              <w:spacing w:after="0" w:line="240" w:lineRule="auto"/>
              <w:rPr>
                <w:ins w:id="1679" w:author="Steven Chen" w:date="2016-12-14T12:16:00Z"/>
                <w:rFonts w:ascii="Trebuchet MS" w:eastAsia="Times New Roman" w:hAnsi="Trebuchet MS" w:cs="Calibri"/>
                <w:color w:val="000000"/>
                <w:sz w:val="24"/>
                <w:szCs w:val="24"/>
                <w:lang w:val="en-GB" w:eastAsia="zh-CN"/>
              </w:rPr>
            </w:pPr>
            <w:ins w:id="168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8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0EA246C" w14:textId="77777777" w:rsidR="00EE1043" w:rsidRPr="00EE1043" w:rsidRDefault="00EE1043" w:rsidP="00EE1043">
            <w:pPr>
              <w:spacing w:after="0" w:line="240" w:lineRule="auto"/>
              <w:rPr>
                <w:ins w:id="1682" w:author="Steven Chen" w:date="2016-12-14T12:16:00Z"/>
                <w:rFonts w:ascii="Trebuchet MS" w:eastAsia="Times New Roman" w:hAnsi="Trebuchet MS" w:cs="Calibri"/>
                <w:color w:val="000000"/>
                <w:sz w:val="24"/>
                <w:szCs w:val="24"/>
                <w:lang w:val="en-GB" w:eastAsia="zh-CN"/>
              </w:rPr>
            </w:pPr>
            <w:ins w:id="168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68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1841FA0" w14:textId="77777777" w:rsidR="00EE1043" w:rsidRPr="00EE1043" w:rsidRDefault="00EE1043" w:rsidP="00EE1043">
            <w:pPr>
              <w:spacing w:after="0" w:line="240" w:lineRule="auto"/>
              <w:rPr>
                <w:ins w:id="1685" w:author="Steven Chen" w:date="2016-12-14T12:16:00Z"/>
                <w:rFonts w:ascii="Trebuchet MS" w:eastAsia="Times New Roman" w:hAnsi="Trebuchet MS" w:cs="Calibri"/>
                <w:color w:val="000000"/>
                <w:sz w:val="24"/>
                <w:szCs w:val="24"/>
                <w:lang w:val="en-GB" w:eastAsia="zh-CN"/>
              </w:rPr>
            </w:pPr>
            <w:ins w:id="168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68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4BDEF2E" w14:textId="77777777" w:rsidR="00EE1043" w:rsidRPr="00EE1043" w:rsidRDefault="00EE1043" w:rsidP="00EE1043">
            <w:pPr>
              <w:spacing w:after="0" w:line="240" w:lineRule="auto"/>
              <w:rPr>
                <w:ins w:id="1688" w:author="Steven Chen" w:date="2016-12-14T12:16:00Z"/>
                <w:rFonts w:ascii="Trebuchet MS" w:eastAsia="Times New Roman" w:hAnsi="Trebuchet MS" w:cs="Calibri"/>
                <w:color w:val="000000"/>
                <w:sz w:val="24"/>
                <w:szCs w:val="24"/>
                <w:lang w:val="en-GB" w:eastAsia="zh-CN"/>
              </w:rPr>
            </w:pPr>
            <w:ins w:id="168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F9A9A81" w14:textId="77777777" w:rsidTr="00EE1043">
        <w:tblPrEx>
          <w:tblW w:w="10150" w:type="dxa"/>
          <w:tblInd w:w="355" w:type="dxa"/>
          <w:tblPrExChange w:id="1690" w:author="Steven Chen" w:date="2016-12-14T12:16:00Z">
            <w:tblPrEx>
              <w:tblW w:w="9820" w:type="dxa"/>
              <w:tblInd w:w="-5" w:type="dxa"/>
            </w:tblPrEx>
          </w:tblPrExChange>
        </w:tblPrEx>
        <w:trPr>
          <w:trHeight w:val="310"/>
          <w:ins w:id="1691" w:author="Steven Chen" w:date="2016-12-14T12:16:00Z"/>
          <w:trPrChange w:id="169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69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444BDE" w14:textId="77777777" w:rsidR="00EE1043" w:rsidRPr="00EE1043" w:rsidRDefault="00EE1043" w:rsidP="00EE1043">
            <w:pPr>
              <w:spacing w:after="0" w:line="240" w:lineRule="auto"/>
              <w:rPr>
                <w:ins w:id="1694" w:author="Steven Chen" w:date="2016-12-14T12:16:00Z"/>
                <w:rFonts w:ascii="Trebuchet MS" w:eastAsia="Times New Roman" w:hAnsi="Trebuchet MS" w:cs="Calibri"/>
                <w:color w:val="000000"/>
                <w:sz w:val="24"/>
                <w:szCs w:val="24"/>
                <w:lang w:val="en-GB" w:eastAsia="zh-CN"/>
              </w:rPr>
            </w:pPr>
            <w:ins w:id="1695" w:author="Steven Chen" w:date="2016-12-14T12:16:00Z">
              <w:r w:rsidRPr="00EE1043">
                <w:rPr>
                  <w:rFonts w:ascii="Trebuchet MS" w:eastAsia="Times New Roman" w:hAnsi="Trebuchet MS" w:cs="Calibri"/>
                  <w:color w:val="000000"/>
                  <w:sz w:val="24"/>
                  <w:szCs w:val="24"/>
                  <w:lang w:val="en-GB" w:eastAsia="zh-CN"/>
                </w:rPr>
                <w:t>MODIFIER_LIST</w:t>
              </w:r>
            </w:ins>
          </w:p>
        </w:tc>
        <w:tc>
          <w:tcPr>
            <w:tcW w:w="1400" w:type="dxa"/>
            <w:tcBorders>
              <w:top w:val="nil"/>
              <w:left w:val="nil"/>
              <w:bottom w:val="single" w:sz="4" w:space="0" w:color="auto"/>
              <w:right w:val="single" w:sz="4" w:space="0" w:color="auto"/>
            </w:tcBorders>
            <w:shd w:val="clear" w:color="auto" w:fill="auto"/>
            <w:noWrap/>
            <w:vAlign w:val="center"/>
            <w:hideMark/>
            <w:tcPrChange w:id="169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A1F4AC1" w14:textId="77777777" w:rsidR="00EE1043" w:rsidRPr="00EE1043" w:rsidRDefault="00EE1043" w:rsidP="00EE1043">
            <w:pPr>
              <w:spacing w:after="0" w:line="240" w:lineRule="auto"/>
              <w:rPr>
                <w:ins w:id="1697" w:author="Steven Chen" w:date="2016-12-14T12:16:00Z"/>
                <w:rFonts w:ascii="Trebuchet MS" w:eastAsia="Times New Roman" w:hAnsi="Trebuchet MS" w:cs="Calibri"/>
                <w:color w:val="000000"/>
                <w:sz w:val="24"/>
                <w:szCs w:val="24"/>
                <w:lang w:val="en-GB" w:eastAsia="zh-CN"/>
              </w:rPr>
            </w:pPr>
            <w:ins w:id="169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69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D83B66A" w14:textId="77777777" w:rsidR="00EE1043" w:rsidRPr="00EE1043" w:rsidRDefault="00EE1043" w:rsidP="00EE1043">
            <w:pPr>
              <w:spacing w:after="0" w:line="240" w:lineRule="auto"/>
              <w:rPr>
                <w:ins w:id="1700" w:author="Steven Chen" w:date="2016-12-14T12:16:00Z"/>
                <w:rFonts w:ascii="Trebuchet MS" w:eastAsia="Times New Roman" w:hAnsi="Trebuchet MS" w:cs="Calibri"/>
                <w:color w:val="000000"/>
                <w:sz w:val="24"/>
                <w:szCs w:val="24"/>
                <w:lang w:val="en-GB" w:eastAsia="zh-CN"/>
              </w:rPr>
            </w:pPr>
            <w:ins w:id="170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0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0F9D45A" w14:textId="77777777" w:rsidR="00EE1043" w:rsidRPr="00EE1043" w:rsidRDefault="00EE1043" w:rsidP="00EE1043">
            <w:pPr>
              <w:spacing w:after="0" w:line="240" w:lineRule="auto"/>
              <w:rPr>
                <w:ins w:id="1703" w:author="Steven Chen" w:date="2016-12-14T12:16:00Z"/>
                <w:rFonts w:ascii="Trebuchet MS" w:eastAsia="Times New Roman" w:hAnsi="Trebuchet MS" w:cs="Calibri"/>
                <w:color w:val="000000"/>
                <w:sz w:val="24"/>
                <w:szCs w:val="24"/>
                <w:lang w:val="en-GB" w:eastAsia="zh-CN"/>
              </w:rPr>
            </w:pPr>
            <w:ins w:id="170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70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B54645A" w14:textId="77777777" w:rsidR="00EE1043" w:rsidRPr="00EE1043" w:rsidRDefault="00EE1043" w:rsidP="00EE1043">
            <w:pPr>
              <w:spacing w:after="0" w:line="240" w:lineRule="auto"/>
              <w:rPr>
                <w:ins w:id="1706" w:author="Steven Chen" w:date="2016-12-14T12:16:00Z"/>
                <w:rFonts w:ascii="Trebuchet MS" w:eastAsia="Times New Roman" w:hAnsi="Trebuchet MS" w:cs="Calibri"/>
                <w:color w:val="000000"/>
                <w:sz w:val="24"/>
                <w:szCs w:val="24"/>
                <w:lang w:val="en-GB" w:eastAsia="zh-CN"/>
              </w:rPr>
            </w:pPr>
            <w:ins w:id="170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400A9AC2" w14:textId="77777777" w:rsidTr="00EE1043">
        <w:tblPrEx>
          <w:tblW w:w="10150" w:type="dxa"/>
          <w:tblInd w:w="355" w:type="dxa"/>
          <w:tblPrExChange w:id="1708" w:author="Steven Chen" w:date="2016-12-14T12:16:00Z">
            <w:tblPrEx>
              <w:tblW w:w="9820" w:type="dxa"/>
              <w:tblInd w:w="-5" w:type="dxa"/>
            </w:tblPrEx>
          </w:tblPrExChange>
        </w:tblPrEx>
        <w:trPr>
          <w:trHeight w:val="310"/>
          <w:ins w:id="1709" w:author="Steven Chen" w:date="2016-12-14T12:16:00Z"/>
          <w:trPrChange w:id="171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71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925F71E" w14:textId="77777777" w:rsidR="00EE1043" w:rsidRPr="00EE1043" w:rsidRDefault="00EE1043" w:rsidP="00EE1043">
            <w:pPr>
              <w:spacing w:after="0" w:line="240" w:lineRule="auto"/>
              <w:rPr>
                <w:ins w:id="1712" w:author="Steven Chen" w:date="2016-12-14T12:16:00Z"/>
                <w:rFonts w:ascii="Trebuchet MS" w:eastAsia="Times New Roman" w:hAnsi="Trebuchet MS" w:cs="Calibri"/>
                <w:color w:val="000000"/>
                <w:sz w:val="24"/>
                <w:szCs w:val="24"/>
                <w:lang w:val="en-GB" w:eastAsia="zh-CN"/>
              </w:rPr>
            </w:pPr>
            <w:ins w:id="1713" w:author="Steven Chen" w:date="2016-12-14T12:16:00Z">
              <w:r w:rsidRPr="00EE1043">
                <w:rPr>
                  <w:rFonts w:ascii="Trebuchet MS" w:eastAsia="Times New Roman" w:hAnsi="Trebuchet MS" w:cs="Calibri"/>
                  <w:color w:val="000000"/>
                  <w:sz w:val="24"/>
                  <w:szCs w:val="24"/>
                  <w:lang w:val="en-GB" w:eastAsia="zh-CN"/>
                </w:rPr>
                <w:t>ONHOUSE</w:t>
              </w:r>
            </w:ins>
          </w:p>
        </w:tc>
        <w:tc>
          <w:tcPr>
            <w:tcW w:w="1400" w:type="dxa"/>
            <w:tcBorders>
              <w:top w:val="nil"/>
              <w:left w:val="nil"/>
              <w:bottom w:val="single" w:sz="4" w:space="0" w:color="auto"/>
              <w:right w:val="single" w:sz="4" w:space="0" w:color="auto"/>
            </w:tcBorders>
            <w:shd w:val="clear" w:color="auto" w:fill="auto"/>
            <w:noWrap/>
            <w:vAlign w:val="center"/>
            <w:hideMark/>
            <w:tcPrChange w:id="171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08612D8" w14:textId="77777777" w:rsidR="00EE1043" w:rsidRPr="00EE1043" w:rsidRDefault="00EE1043" w:rsidP="00EE1043">
            <w:pPr>
              <w:spacing w:after="0" w:line="240" w:lineRule="auto"/>
              <w:rPr>
                <w:ins w:id="1715" w:author="Steven Chen" w:date="2016-12-14T12:16:00Z"/>
                <w:rFonts w:ascii="Trebuchet MS" w:eastAsia="Times New Roman" w:hAnsi="Trebuchet MS" w:cs="Calibri"/>
                <w:color w:val="000000"/>
                <w:sz w:val="24"/>
                <w:szCs w:val="24"/>
                <w:lang w:val="en-GB" w:eastAsia="zh-CN"/>
              </w:rPr>
            </w:pPr>
            <w:ins w:id="171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71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28D8CE3" w14:textId="77777777" w:rsidR="00EE1043" w:rsidRPr="00EE1043" w:rsidRDefault="00EE1043" w:rsidP="00EE1043">
            <w:pPr>
              <w:spacing w:after="0" w:line="240" w:lineRule="auto"/>
              <w:rPr>
                <w:ins w:id="1718" w:author="Steven Chen" w:date="2016-12-14T12:16:00Z"/>
                <w:rFonts w:ascii="Trebuchet MS" w:eastAsia="Times New Roman" w:hAnsi="Trebuchet MS" w:cs="Calibri"/>
                <w:color w:val="000000"/>
                <w:sz w:val="24"/>
                <w:szCs w:val="24"/>
                <w:lang w:val="en-GB" w:eastAsia="zh-CN"/>
              </w:rPr>
            </w:pPr>
            <w:ins w:id="171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2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B629E94" w14:textId="77777777" w:rsidR="00EE1043" w:rsidRPr="00EE1043" w:rsidRDefault="00EE1043" w:rsidP="00EE1043">
            <w:pPr>
              <w:spacing w:after="0" w:line="240" w:lineRule="auto"/>
              <w:rPr>
                <w:ins w:id="1721" w:author="Steven Chen" w:date="2016-12-14T12:16:00Z"/>
                <w:rFonts w:ascii="Trebuchet MS" w:eastAsia="Times New Roman" w:hAnsi="Trebuchet MS" w:cs="Calibri"/>
                <w:color w:val="000000"/>
                <w:sz w:val="24"/>
                <w:szCs w:val="24"/>
                <w:lang w:val="en-GB" w:eastAsia="zh-CN"/>
              </w:rPr>
            </w:pPr>
            <w:ins w:id="172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72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16A8F5D" w14:textId="77777777" w:rsidR="00EE1043" w:rsidRPr="00EE1043" w:rsidRDefault="00EE1043" w:rsidP="00EE1043">
            <w:pPr>
              <w:spacing w:after="0" w:line="240" w:lineRule="auto"/>
              <w:rPr>
                <w:ins w:id="1724" w:author="Steven Chen" w:date="2016-12-14T12:16:00Z"/>
                <w:rFonts w:ascii="Trebuchet MS" w:eastAsia="Times New Roman" w:hAnsi="Trebuchet MS" w:cs="Calibri"/>
                <w:color w:val="000000"/>
                <w:sz w:val="24"/>
                <w:szCs w:val="24"/>
                <w:lang w:val="en-GB" w:eastAsia="zh-CN"/>
              </w:rPr>
            </w:pPr>
            <w:ins w:id="172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7EA7E55" w14:textId="77777777" w:rsidTr="00EE1043">
        <w:tblPrEx>
          <w:tblW w:w="10150" w:type="dxa"/>
          <w:tblInd w:w="355" w:type="dxa"/>
          <w:tblPrExChange w:id="1726" w:author="Steven Chen" w:date="2016-12-14T12:16:00Z">
            <w:tblPrEx>
              <w:tblW w:w="9820" w:type="dxa"/>
              <w:tblInd w:w="-5" w:type="dxa"/>
            </w:tblPrEx>
          </w:tblPrExChange>
        </w:tblPrEx>
        <w:trPr>
          <w:trHeight w:val="310"/>
          <w:ins w:id="1727" w:author="Steven Chen" w:date="2016-12-14T12:16:00Z"/>
          <w:trPrChange w:id="172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72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1DFD240" w14:textId="77777777" w:rsidR="00EE1043" w:rsidRPr="00EE1043" w:rsidRDefault="00EE1043" w:rsidP="00EE1043">
            <w:pPr>
              <w:spacing w:after="0" w:line="240" w:lineRule="auto"/>
              <w:rPr>
                <w:ins w:id="1730" w:author="Steven Chen" w:date="2016-12-14T12:16:00Z"/>
                <w:rFonts w:ascii="Trebuchet MS" w:eastAsia="Times New Roman" w:hAnsi="Trebuchet MS" w:cs="Calibri"/>
                <w:color w:val="000000"/>
                <w:sz w:val="24"/>
                <w:szCs w:val="24"/>
                <w:lang w:val="en-GB" w:eastAsia="zh-CN"/>
              </w:rPr>
            </w:pPr>
            <w:ins w:id="1731" w:author="Steven Chen" w:date="2016-12-14T12:16:00Z">
              <w:r w:rsidRPr="00EE1043">
                <w:rPr>
                  <w:rFonts w:ascii="Trebuchet MS" w:eastAsia="Times New Roman" w:hAnsi="Trebuchet MS" w:cs="Calibri"/>
                  <w:color w:val="000000"/>
                  <w:sz w:val="24"/>
                  <w:szCs w:val="24"/>
                  <w:lang w:val="en-GB" w:eastAsia="zh-CN"/>
                </w:rPr>
                <w:t>OPTIONS</w:t>
              </w:r>
            </w:ins>
          </w:p>
        </w:tc>
        <w:tc>
          <w:tcPr>
            <w:tcW w:w="1400" w:type="dxa"/>
            <w:tcBorders>
              <w:top w:val="nil"/>
              <w:left w:val="nil"/>
              <w:bottom w:val="single" w:sz="4" w:space="0" w:color="auto"/>
              <w:right w:val="single" w:sz="4" w:space="0" w:color="auto"/>
            </w:tcBorders>
            <w:shd w:val="clear" w:color="auto" w:fill="auto"/>
            <w:noWrap/>
            <w:vAlign w:val="center"/>
            <w:hideMark/>
            <w:tcPrChange w:id="173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291CFEC" w14:textId="77777777" w:rsidR="00EE1043" w:rsidRPr="00EE1043" w:rsidRDefault="00EE1043" w:rsidP="00EE1043">
            <w:pPr>
              <w:spacing w:after="0" w:line="240" w:lineRule="auto"/>
              <w:rPr>
                <w:ins w:id="1733" w:author="Steven Chen" w:date="2016-12-14T12:16:00Z"/>
                <w:rFonts w:ascii="Trebuchet MS" w:eastAsia="Times New Roman" w:hAnsi="Trebuchet MS" w:cs="Calibri"/>
                <w:color w:val="000000"/>
                <w:sz w:val="24"/>
                <w:szCs w:val="24"/>
                <w:lang w:val="en-GB" w:eastAsia="zh-CN"/>
              </w:rPr>
            </w:pPr>
            <w:ins w:id="173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73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EE24F27" w14:textId="77777777" w:rsidR="00EE1043" w:rsidRPr="00EE1043" w:rsidRDefault="00EE1043" w:rsidP="00EE1043">
            <w:pPr>
              <w:spacing w:after="0" w:line="240" w:lineRule="auto"/>
              <w:rPr>
                <w:ins w:id="1736" w:author="Steven Chen" w:date="2016-12-14T12:16:00Z"/>
                <w:rFonts w:ascii="Trebuchet MS" w:eastAsia="Times New Roman" w:hAnsi="Trebuchet MS" w:cs="Calibri"/>
                <w:color w:val="000000"/>
                <w:sz w:val="24"/>
                <w:szCs w:val="24"/>
                <w:lang w:val="en-GB" w:eastAsia="zh-CN"/>
              </w:rPr>
            </w:pPr>
            <w:ins w:id="173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3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6B034A68" w14:textId="77777777" w:rsidR="00EE1043" w:rsidRPr="00EE1043" w:rsidRDefault="00EE1043" w:rsidP="00EE1043">
            <w:pPr>
              <w:spacing w:after="0" w:line="240" w:lineRule="auto"/>
              <w:rPr>
                <w:ins w:id="1739" w:author="Steven Chen" w:date="2016-12-14T12:16:00Z"/>
                <w:rFonts w:ascii="Trebuchet MS" w:eastAsia="Times New Roman" w:hAnsi="Trebuchet MS" w:cs="Calibri"/>
                <w:color w:val="000000"/>
                <w:sz w:val="24"/>
                <w:szCs w:val="24"/>
                <w:lang w:val="en-GB" w:eastAsia="zh-CN"/>
              </w:rPr>
            </w:pPr>
            <w:ins w:id="174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74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784A5D4E" w14:textId="77777777" w:rsidR="00EE1043" w:rsidRPr="00EE1043" w:rsidRDefault="00EE1043" w:rsidP="00EE1043">
            <w:pPr>
              <w:spacing w:after="0" w:line="240" w:lineRule="auto"/>
              <w:rPr>
                <w:ins w:id="1742" w:author="Steven Chen" w:date="2016-12-14T12:16:00Z"/>
                <w:rFonts w:ascii="Trebuchet MS" w:eastAsia="Times New Roman" w:hAnsi="Trebuchet MS" w:cs="Calibri"/>
                <w:color w:val="000000"/>
                <w:sz w:val="24"/>
                <w:szCs w:val="24"/>
                <w:lang w:val="en-GB" w:eastAsia="zh-CN"/>
              </w:rPr>
            </w:pPr>
            <w:ins w:id="174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EC15383" w14:textId="77777777" w:rsidTr="00EE1043">
        <w:tblPrEx>
          <w:tblW w:w="10150" w:type="dxa"/>
          <w:tblInd w:w="355" w:type="dxa"/>
          <w:tblPrExChange w:id="1744" w:author="Steven Chen" w:date="2016-12-14T12:16:00Z">
            <w:tblPrEx>
              <w:tblW w:w="9820" w:type="dxa"/>
              <w:tblInd w:w="-5" w:type="dxa"/>
            </w:tblPrEx>
          </w:tblPrExChange>
        </w:tblPrEx>
        <w:trPr>
          <w:trHeight w:val="310"/>
          <w:ins w:id="1745" w:author="Steven Chen" w:date="2016-12-14T12:16:00Z"/>
          <w:trPrChange w:id="174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74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9FD6C9A" w14:textId="77777777" w:rsidR="00EE1043" w:rsidRPr="00EE1043" w:rsidRDefault="00EE1043" w:rsidP="00EE1043">
            <w:pPr>
              <w:spacing w:after="0" w:line="240" w:lineRule="auto"/>
              <w:rPr>
                <w:ins w:id="1748" w:author="Steven Chen" w:date="2016-12-14T12:16:00Z"/>
                <w:rFonts w:ascii="Trebuchet MS" w:eastAsia="Times New Roman" w:hAnsi="Trebuchet MS" w:cs="Calibri"/>
                <w:color w:val="000000"/>
                <w:sz w:val="24"/>
                <w:szCs w:val="24"/>
                <w:lang w:val="en-GB" w:eastAsia="zh-CN"/>
              </w:rPr>
            </w:pPr>
            <w:ins w:id="1749" w:author="Steven Chen" w:date="2016-12-14T12:16:00Z">
              <w:r w:rsidRPr="00EE1043">
                <w:rPr>
                  <w:rFonts w:ascii="Trebuchet MS" w:eastAsia="Times New Roman" w:hAnsi="Trebuchet MS" w:cs="Calibri"/>
                  <w:color w:val="000000"/>
                  <w:sz w:val="24"/>
                  <w:szCs w:val="24"/>
                  <w:lang w:val="en-GB" w:eastAsia="zh-CN"/>
                </w:rPr>
                <w:t>ORDERS</w:t>
              </w:r>
            </w:ins>
          </w:p>
        </w:tc>
        <w:tc>
          <w:tcPr>
            <w:tcW w:w="1400" w:type="dxa"/>
            <w:tcBorders>
              <w:top w:val="nil"/>
              <w:left w:val="nil"/>
              <w:bottom w:val="single" w:sz="4" w:space="0" w:color="auto"/>
              <w:right w:val="single" w:sz="4" w:space="0" w:color="auto"/>
            </w:tcBorders>
            <w:shd w:val="clear" w:color="auto" w:fill="auto"/>
            <w:noWrap/>
            <w:vAlign w:val="center"/>
            <w:hideMark/>
            <w:tcPrChange w:id="175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A3C3519" w14:textId="77777777" w:rsidR="00EE1043" w:rsidRPr="00EE1043" w:rsidRDefault="00EE1043" w:rsidP="00EE1043">
            <w:pPr>
              <w:spacing w:after="0" w:line="240" w:lineRule="auto"/>
              <w:rPr>
                <w:ins w:id="1751" w:author="Steven Chen" w:date="2016-12-14T12:16:00Z"/>
                <w:rFonts w:ascii="Trebuchet MS" w:eastAsia="Times New Roman" w:hAnsi="Trebuchet MS" w:cs="Calibri"/>
                <w:color w:val="000000"/>
                <w:sz w:val="24"/>
                <w:szCs w:val="24"/>
                <w:lang w:val="en-GB" w:eastAsia="zh-CN"/>
              </w:rPr>
            </w:pPr>
            <w:ins w:id="1752"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175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2CDE22A" w14:textId="77777777" w:rsidR="00EE1043" w:rsidRPr="00EE1043" w:rsidRDefault="00EE1043" w:rsidP="00EE1043">
            <w:pPr>
              <w:spacing w:after="0" w:line="240" w:lineRule="auto"/>
              <w:rPr>
                <w:ins w:id="1754" w:author="Steven Chen" w:date="2016-12-14T12:16:00Z"/>
                <w:rFonts w:ascii="Trebuchet MS" w:eastAsia="Times New Roman" w:hAnsi="Trebuchet MS" w:cs="Calibri"/>
                <w:color w:val="000000"/>
                <w:sz w:val="24"/>
                <w:szCs w:val="24"/>
                <w:lang w:val="en-GB" w:eastAsia="zh-CN"/>
              </w:rPr>
            </w:pPr>
            <w:ins w:id="175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5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F6A362E" w14:textId="77777777" w:rsidR="00EE1043" w:rsidRPr="00EE1043" w:rsidRDefault="00EE1043" w:rsidP="00EE1043">
            <w:pPr>
              <w:spacing w:after="0" w:line="240" w:lineRule="auto"/>
              <w:rPr>
                <w:ins w:id="1757" w:author="Steven Chen" w:date="2016-12-14T12:16:00Z"/>
                <w:rFonts w:ascii="Trebuchet MS" w:eastAsia="Times New Roman" w:hAnsi="Trebuchet MS" w:cs="Calibri"/>
                <w:color w:val="000000"/>
                <w:sz w:val="24"/>
                <w:szCs w:val="24"/>
                <w:lang w:val="en-GB" w:eastAsia="zh-CN"/>
              </w:rPr>
            </w:pPr>
            <w:ins w:id="175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75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8AD6325" w14:textId="77777777" w:rsidR="00EE1043" w:rsidRPr="00EE1043" w:rsidRDefault="00EE1043" w:rsidP="00EE1043">
            <w:pPr>
              <w:spacing w:after="0" w:line="240" w:lineRule="auto"/>
              <w:rPr>
                <w:ins w:id="1760" w:author="Steven Chen" w:date="2016-12-14T12:16:00Z"/>
                <w:rFonts w:ascii="Trebuchet MS" w:eastAsia="Times New Roman" w:hAnsi="Trebuchet MS" w:cs="Calibri"/>
                <w:color w:val="000000"/>
                <w:sz w:val="24"/>
                <w:szCs w:val="24"/>
                <w:lang w:val="en-GB" w:eastAsia="zh-CN"/>
              </w:rPr>
            </w:pPr>
            <w:ins w:id="176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F3F7072" w14:textId="77777777" w:rsidTr="00EE1043">
        <w:tblPrEx>
          <w:tblW w:w="10150" w:type="dxa"/>
          <w:tblInd w:w="355" w:type="dxa"/>
          <w:tblPrExChange w:id="1762" w:author="Steven Chen" w:date="2016-12-14T12:16:00Z">
            <w:tblPrEx>
              <w:tblW w:w="9820" w:type="dxa"/>
              <w:tblInd w:w="-5" w:type="dxa"/>
            </w:tblPrEx>
          </w:tblPrExChange>
        </w:tblPrEx>
        <w:trPr>
          <w:trHeight w:val="310"/>
          <w:ins w:id="1763" w:author="Steven Chen" w:date="2016-12-14T12:16:00Z"/>
          <w:trPrChange w:id="176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76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9ADB6F6" w14:textId="77777777" w:rsidR="00EE1043" w:rsidRPr="00EE1043" w:rsidRDefault="00EE1043" w:rsidP="00EE1043">
            <w:pPr>
              <w:spacing w:after="0" w:line="240" w:lineRule="auto"/>
              <w:rPr>
                <w:ins w:id="1766" w:author="Steven Chen" w:date="2016-12-14T12:16:00Z"/>
                <w:rFonts w:ascii="Trebuchet MS" w:eastAsia="Times New Roman" w:hAnsi="Trebuchet MS" w:cs="Calibri"/>
                <w:color w:val="000000"/>
                <w:sz w:val="24"/>
                <w:szCs w:val="24"/>
                <w:lang w:val="en-GB" w:eastAsia="zh-CN"/>
              </w:rPr>
            </w:pPr>
            <w:ins w:id="1767" w:author="Steven Chen" w:date="2016-12-14T12:16:00Z">
              <w:r w:rsidRPr="00EE1043">
                <w:rPr>
                  <w:rFonts w:ascii="Trebuchet MS" w:eastAsia="Times New Roman" w:hAnsi="Trebuchet MS" w:cs="Calibri"/>
                  <w:color w:val="000000"/>
                  <w:sz w:val="24"/>
                  <w:szCs w:val="24"/>
                  <w:lang w:val="en-GB" w:eastAsia="zh-CN"/>
                </w:rPr>
                <w:t>ORDERS_EXTRA</w:t>
              </w:r>
            </w:ins>
          </w:p>
        </w:tc>
        <w:tc>
          <w:tcPr>
            <w:tcW w:w="1400" w:type="dxa"/>
            <w:tcBorders>
              <w:top w:val="nil"/>
              <w:left w:val="nil"/>
              <w:bottom w:val="single" w:sz="4" w:space="0" w:color="auto"/>
              <w:right w:val="single" w:sz="4" w:space="0" w:color="auto"/>
            </w:tcBorders>
            <w:shd w:val="clear" w:color="auto" w:fill="auto"/>
            <w:noWrap/>
            <w:vAlign w:val="center"/>
            <w:hideMark/>
            <w:tcPrChange w:id="176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850C445" w14:textId="77777777" w:rsidR="00EE1043" w:rsidRPr="00EE1043" w:rsidRDefault="00EE1043" w:rsidP="00EE1043">
            <w:pPr>
              <w:spacing w:after="0" w:line="240" w:lineRule="auto"/>
              <w:rPr>
                <w:ins w:id="1769" w:author="Steven Chen" w:date="2016-12-14T12:16:00Z"/>
                <w:rFonts w:ascii="Trebuchet MS" w:eastAsia="Times New Roman" w:hAnsi="Trebuchet MS" w:cs="Calibri"/>
                <w:color w:val="000000"/>
                <w:sz w:val="24"/>
                <w:szCs w:val="24"/>
                <w:lang w:val="en-GB" w:eastAsia="zh-CN"/>
              </w:rPr>
            </w:pPr>
            <w:ins w:id="1770"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177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D868126" w14:textId="77777777" w:rsidR="00EE1043" w:rsidRPr="00EE1043" w:rsidRDefault="00EE1043" w:rsidP="00EE1043">
            <w:pPr>
              <w:spacing w:after="0" w:line="240" w:lineRule="auto"/>
              <w:rPr>
                <w:ins w:id="1772" w:author="Steven Chen" w:date="2016-12-14T12:16:00Z"/>
                <w:rFonts w:ascii="Trebuchet MS" w:eastAsia="Times New Roman" w:hAnsi="Trebuchet MS" w:cs="Calibri"/>
                <w:color w:val="000000"/>
                <w:sz w:val="24"/>
                <w:szCs w:val="24"/>
                <w:lang w:val="en-GB" w:eastAsia="zh-CN"/>
              </w:rPr>
            </w:pPr>
            <w:ins w:id="177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7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C159933" w14:textId="77777777" w:rsidR="00EE1043" w:rsidRPr="00EE1043" w:rsidRDefault="00EE1043" w:rsidP="00EE1043">
            <w:pPr>
              <w:spacing w:after="0" w:line="240" w:lineRule="auto"/>
              <w:rPr>
                <w:ins w:id="1775" w:author="Steven Chen" w:date="2016-12-14T12:16:00Z"/>
                <w:rFonts w:ascii="Trebuchet MS" w:eastAsia="Times New Roman" w:hAnsi="Trebuchet MS" w:cs="Calibri"/>
                <w:color w:val="000000"/>
                <w:sz w:val="24"/>
                <w:szCs w:val="24"/>
                <w:lang w:val="en-GB" w:eastAsia="zh-CN"/>
              </w:rPr>
            </w:pPr>
            <w:ins w:id="177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77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53A2FFE2" w14:textId="77777777" w:rsidR="00EE1043" w:rsidRPr="00EE1043" w:rsidRDefault="00EE1043" w:rsidP="00EE1043">
            <w:pPr>
              <w:spacing w:after="0" w:line="240" w:lineRule="auto"/>
              <w:rPr>
                <w:ins w:id="1778" w:author="Steven Chen" w:date="2016-12-14T12:16:00Z"/>
                <w:rFonts w:ascii="Trebuchet MS" w:eastAsia="Times New Roman" w:hAnsi="Trebuchet MS" w:cs="Calibri"/>
                <w:color w:val="000000"/>
                <w:sz w:val="24"/>
                <w:szCs w:val="24"/>
                <w:lang w:val="en-GB" w:eastAsia="zh-CN"/>
              </w:rPr>
            </w:pPr>
            <w:ins w:id="177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0A5F261D" w14:textId="77777777" w:rsidTr="00EE1043">
        <w:tblPrEx>
          <w:tblW w:w="10150" w:type="dxa"/>
          <w:tblInd w:w="355" w:type="dxa"/>
          <w:tblPrExChange w:id="1780" w:author="Steven Chen" w:date="2016-12-14T12:16:00Z">
            <w:tblPrEx>
              <w:tblW w:w="9820" w:type="dxa"/>
              <w:tblInd w:w="-5" w:type="dxa"/>
            </w:tblPrEx>
          </w:tblPrExChange>
        </w:tblPrEx>
        <w:trPr>
          <w:trHeight w:val="310"/>
          <w:ins w:id="1781" w:author="Steven Chen" w:date="2016-12-14T12:16:00Z"/>
          <w:trPrChange w:id="178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78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FC99C1B" w14:textId="77777777" w:rsidR="00EE1043" w:rsidRPr="00EE1043" w:rsidRDefault="00EE1043" w:rsidP="00EE1043">
            <w:pPr>
              <w:spacing w:after="0" w:line="240" w:lineRule="auto"/>
              <w:rPr>
                <w:ins w:id="1784" w:author="Steven Chen" w:date="2016-12-14T12:16:00Z"/>
                <w:rFonts w:ascii="Trebuchet MS" w:eastAsia="Times New Roman" w:hAnsi="Trebuchet MS" w:cs="Calibri"/>
                <w:color w:val="000000"/>
                <w:sz w:val="24"/>
                <w:szCs w:val="24"/>
                <w:lang w:val="en-GB" w:eastAsia="zh-CN"/>
              </w:rPr>
            </w:pPr>
            <w:ins w:id="1785" w:author="Steven Chen" w:date="2016-12-14T12:16:00Z">
              <w:r w:rsidRPr="00EE1043">
                <w:rPr>
                  <w:rFonts w:ascii="Trebuchet MS" w:eastAsia="Times New Roman" w:hAnsi="Trebuchet MS" w:cs="Calibri"/>
                  <w:color w:val="000000"/>
                  <w:sz w:val="24"/>
                  <w:szCs w:val="24"/>
                  <w:lang w:val="en-GB" w:eastAsia="zh-CN"/>
                </w:rPr>
                <w:t>ORDERS_PAY</w:t>
              </w:r>
            </w:ins>
          </w:p>
        </w:tc>
        <w:tc>
          <w:tcPr>
            <w:tcW w:w="1400" w:type="dxa"/>
            <w:tcBorders>
              <w:top w:val="nil"/>
              <w:left w:val="nil"/>
              <w:bottom w:val="single" w:sz="4" w:space="0" w:color="auto"/>
              <w:right w:val="single" w:sz="4" w:space="0" w:color="auto"/>
            </w:tcBorders>
            <w:shd w:val="clear" w:color="auto" w:fill="auto"/>
            <w:noWrap/>
            <w:vAlign w:val="center"/>
            <w:hideMark/>
            <w:tcPrChange w:id="178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647697B7" w14:textId="77777777" w:rsidR="00EE1043" w:rsidRPr="00EE1043" w:rsidRDefault="00EE1043" w:rsidP="00EE1043">
            <w:pPr>
              <w:spacing w:after="0" w:line="240" w:lineRule="auto"/>
              <w:rPr>
                <w:ins w:id="1787" w:author="Steven Chen" w:date="2016-12-14T12:16:00Z"/>
                <w:rFonts w:ascii="Trebuchet MS" w:eastAsia="Times New Roman" w:hAnsi="Trebuchet MS" w:cs="Calibri"/>
                <w:color w:val="000000"/>
                <w:sz w:val="24"/>
                <w:szCs w:val="24"/>
                <w:lang w:val="en-GB" w:eastAsia="zh-CN"/>
              </w:rPr>
            </w:pPr>
            <w:ins w:id="1788"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178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34A73481" w14:textId="77777777" w:rsidR="00EE1043" w:rsidRPr="00EE1043" w:rsidRDefault="00EE1043" w:rsidP="00EE1043">
            <w:pPr>
              <w:spacing w:after="0" w:line="240" w:lineRule="auto"/>
              <w:rPr>
                <w:ins w:id="1790" w:author="Steven Chen" w:date="2016-12-14T12:16:00Z"/>
                <w:rFonts w:ascii="Trebuchet MS" w:eastAsia="Times New Roman" w:hAnsi="Trebuchet MS" w:cs="Calibri"/>
                <w:color w:val="000000"/>
                <w:sz w:val="24"/>
                <w:szCs w:val="24"/>
                <w:lang w:val="en-GB" w:eastAsia="zh-CN"/>
              </w:rPr>
            </w:pPr>
            <w:ins w:id="179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79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0D95F75B" w14:textId="77777777" w:rsidR="00EE1043" w:rsidRPr="00EE1043" w:rsidRDefault="00EE1043" w:rsidP="00EE1043">
            <w:pPr>
              <w:spacing w:after="0" w:line="240" w:lineRule="auto"/>
              <w:rPr>
                <w:ins w:id="1793" w:author="Steven Chen" w:date="2016-12-14T12:16:00Z"/>
                <w:rFonts w:ascii="Trebuchet MS" w:eastAsia="Times New Roman" w:hAnsi="Trebuchet MS" w:cs="Calibri"/>
                <w:color w:val="000000"/>
                <w:sz w:val="24"/>
                <w:szCs w:val="24"/>
                <w:lang w:val="en-GB" w:eastAsia="zh-CN"/>
              </w:rPr>
            </w:pPr>
            <w:ins w:id="1794"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79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4D3F2444" w14:textId="77777777" w:rsidR="00EE1043" w:rsidRPr="00EE1043" w:rsidRDefault="00EE1043" w:rsidP="00EE1043">
            <w:pPr>
              <w:spacing w:after="0" w:line="240" w:lineRule="auto"/>
              <w:rPr>
                <w:ins w:id="1796" w:author="Steven Chen" w:date="2016-12-14T12:16:00Z"/>
                <w:rFonts w:ascii="Trebuchet MS" w:eastAsia="Times New Roman" w:hAnsi="Trebuchet MS" w:cs="Calibri"/>
                <w:color w:val="000000"/>
                <w:sz w:val="24"/>
                <w:szCs w:val="24"/>
                <w:lang w:val="en-GB" w:eastAsia="zh-CN"/>
              </w:rPr>
            </w:pPr>
            <w:ins w:id="179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FED63D4" w14:textId="77777777" w:rsidTr="00EE1043">
        <w:tblPrEx>
          <w:tblW w:w="10150" w:type="dxa"/>
          <w:tblInd w:w="355" w:type="dxa"/>
          <w:tblPrExChange w:id="1798" w:author="Steven Chen" w:date="2016-12-14T12:16:00Z">
            <w:tblPrEx>
              <w:tblW w:w="9820" w:type="dxa"/>
              <w:tblInd w:w="-5" w:type="dxa"/>
            </w:tblPrEx>
          </w:tblPrExChange>
        </w:tblPrEx>
        <w:trPr>
          <w:trHeight w:val="310"/>
          <w:ins w:id="1799" w:author="Steven Chen" w:date="2016-12-14T12:16:00Z"/>
          <w:trPrChange w:id="180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0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45DF1A" w14:textId="77777777" w:rsidR="00EE1043" w:rsidRPr="00EE1043" w:rsidRDefault="00EE1043" w:rsidP="00EE1043">
            <w:pPr>
              <w:spacing w:after="0" w:line="240" w:lineRule="auto"/>
              <w:rPr>
                <w:ins w:id="1802" w:author="Steven Chen" w:date="2016-12-14T12:16:00Z"/>
                <w:rFonts w:ascii="Trebuchet MS" w:eastAsia="Times New Roman" w:hAnsi="Trebuchet MS" w:cs="Calibri"/>
                <w:color w:val="000000"/>
                <w:sz w:val="24"/>
                <w:szCs w:val="24"/>
                <w:lang w:val="en-GB" w:eastAsia="zh-CN"/>
              </w:rPr>
            </w:pPr>
            <w:ins w:id="1803" w:author="Steven Chen" w:date="2016-12-14T12:16:00Z">
              <w:r w:rsidRPr="00EE1043">
                <w:rPr>
                  <w:rFonts w:ascii="Trebuchet MS" w:eastAsia="Times New Roman" w:hAnsi="Trebuchet MS" w:cs="Calibri"/>
                  <w:color w:val="000000"/>
                  <w:sz w:val="24"/>
                  <w:szCs w:val="24"/>
                  <w:lang w:val="en-GB" w:eastAsia="zh-CN"/>
                </w:rPr>
                <w:t>PAYCAT</w:t>
              </w:r>
            </w:ins>
          </w:p>
        </w:tc>
        <w:tc>
          <w:tcPr>
            <w:tcW w:w="1400" w:type="dxa"/>
            <w:tcBorders>
              <w:top w:val="nil"/>
              <w:left w:val="nil"/>
              <w:bottom w:val="single" w:sz="4" w:space="0" w:color="auto"/>
              <w:right w:val="single" w:sz="4" w:space="0" w:color="auto"/>
            </w:tcBorders>
            <w:shd w:val="clear" w:color="auto" w:fill="auto"/>
            <w:noWrap/>
            <w:vAlign w:val="center"/>
            <w:hideMark/>
            <w:tcPrChange w:id="180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68CEDF8" w14:textId="77777777" w:rsidR="00EE1043" w:rsidRPr="00EE1043" w:rsidRDefault="00EE1043" w:rsidP="00EE1043">
            <w:pPr>
              <w:spacing w:after="0" w:line="240" w:lineRule="auto"/>
              <w:rPr>
                <w:ins w:id="1805" w:author="Steven Chen" w:date="2016-12-14T12:16:00Z"/>
                <w:rFonts w:ascii="Trebuchet MS" w:eastAsia="Times New Roman" w:hAnsi="Trebuchet MS" w:cs="Calibri"/>
                <w:color w:val="000000"/>
                <w:sz w:val="24"/>
                <w:szCs w:val="24"/>
                <w:lang w:val="en-GB" w:eastAsia="zh-CN"/>
              </w:rPr>
            </w:pPr>
            <w:ins w:id="180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0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79210F1" w14:textId="77777777" w:rsidR="00EE1043" w:rsidRPr="00EE1043" w:rsidRDefault="00EE1043" w:rsidP="00EE1043">
            <w:pPr>
              <w:spacing w:after="0" w:line="240" w:lineRule="auto"/>
              <w:rPr>
                <w:ins w:id="1808" w:author="Steven Chen" w:date="2016-12-14T12:16:00Z"/>
                <w:rFonts w:ascii="Trebuchet MS" w:eastAsia="Times New Roman" w:hAnsi="Trebuchet MS" w:cs="Calibri"/>
                <w:color w:val="000000"/>
                <w:sz w:val="24"/>
                <w:szCs w:val="24"/>
                <w:lang w:val="en-GB" w:eastAsia="zh-CN"/>
              </w:rPr>
            </w:pPr>
            <w:ins w:id="180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81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9A0E331" w14:textId="77777777" w:rsidR="00EE1043" w:rsidRPr="00EE1043" w:rsidRDefault="00EE1043" w:rsidP="00EE1043">
            <w:pPr>
              <w:spacing w:after="0" w:line="240" w:lineRule="auto"/>
              <w:rPr>
                <w:ins w:id="1811" w:author="Steven Chen" w:date="2016-12-14T12:16:00Z"/>
                <w:rFonts w:ascii="Trebuchet MS" w:eastAsia="Times New Roman" w:hAnsi="Trebuchet MS" w:cs="Calibri"/>
                <w:color w:val="000000"/>
                <w:sz w:val="24"/>
                <w:szCs w:val="24"/>
                <w:lang w:val="en-GB" w:eastAsia="zh-CN"/>
              </w:rPr>
            </w:pPr>
            <w:ins w:id="181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81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4C388905" w14:textId="77777777" w:rsidR="00EE1043" w:rsidRPr="00EE1043" w:rsidRDefault="00EE1043" w:rsidP="00EE1043">
            <w:pPr>
              <w:spacing w:after="0" w:line="240" w:lineRule="auto"/>
              <w:rPr>
                <w:ins w:id="1814" w:author="Steven Chen" w:date="2016-12-14T12:16:00Z"/>
                <w:rFonts w:ascii="Trebuchet MS" w:eastAsia="Times New Roman" w:hAnsi="Trebuchet MS" w:cs="Calibri"/>
                <w:color w:val="000000"/>
                <w:sz w:val="24"/>
                <w:szCs w:val="24"/>
                <w:lang w:val="en-GB" w:eastAsia="zh-CN"/>
              </w:rPr>
            </w:pPr>
            <w:ins w:id="181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0C99162" w14:textId="77777777" w:rsidTr="00EE1043">
        <w:tblPrEx>
          <w:tblW w:w="10150" w:type="dxa"/>
          <w:tblInd w:w="355" w:type="dxa"/>
          <w:tblPrExChange w:id="1816" w:author="Steven Chen" w:date="2016-12-14T12:16:00Z">
            <w:tblPrEx>
              <w:tblW w:w="9820" w:type="dxa"/>
              <w:tblInd w:w="-5" w:type="dxa"/>
            </w:tblPrEx>
          </w:tblPrExChange>
        </w:tblPrEx>
        <w:trPr>
          <w:trHeight w:val="310"/>
          <w:ins w:id="1817" w:author="Steven Chen" w:date="2016-12-14T12:16:00Z"/>
          <w:trPrChange w:id="181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1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1B7BC8" w14:textId="77777777" w:rsidR="00EE1043" w:rsidRPr="00EE1043" w:rsidRDefault="00EE1043" w:rsidP="00EE1043">
            <w:pPr>
              <w:spacing w:after="0" w:line="240" w:lineRule="auto"/>
              <w:rPr>
                <w:ins w:id="1820" w:author="Steven Chen" w:date="2016-12-14T12:16:00Z"/>
                <w:rFonts w:ascii="Trebuchet MS" w:eastAsia="Times New Roman" w:hAnsi="Trebuchet MS" w:cs="Calibri"/>
                <w:color w:val="000000"/>
                <w:sz w:val="24"/>
                <w:szCs w:val="24"/>
                <w:lang w:val="en-GB" w:eastAsia="zh-CN"/>
              </w:rPr>
            </w:pPr>
            <w:ins w:id="1821" w:author="Steven Chen" w:date="2016-12-14T12:16:00Z">
              <w:r w:rsidRPr="00EE1043">
                <w:rPr>
                  <w:rFonts w:ascii="Trebuchet MS" w:eastAsia="Times New Roman" w:hAnsi="Trebuchet MS" w:cs="Calibri"/>
                  <w:color w:val="000000"/>
                  <w:sz w:val="24"/>
                  <w:szCs w:val="24"/>
                  <w:lang w:val="en-GB" w:eastAsia="zh-CN"/>
                </w:rPr>
                <w:t>PAYMENT</w:t>
              </w:r>
            </w:ins>
          </w:p>
        </w:tc>
        <w:tc>
          <w:tcPr>
            <w:tcW w:w="1400" w:type="dxa"/>
            <w:tcBorders>
              <w:top w:val="nil"/>
              <w:left w:val="nil"/>
              <w:bottom w:val="single" w:sz="4" w:space="0" w:color="auto"/>
              <w:right w:val="single" w:sz="4" w:space="0" w:color="auto"/>
            </w:tcBorders>
            <w:shd w:val="clear" w:color="auto" w:fill="auto"/>
            <w:noWrap/>
            <w:vAlign w:val="center"/>
            <w:hideMark/>
            <w:tcPrChange w:id="182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668713C" w14:textId="77777777" w:rsidR="00EE1043" w:rsidRPr="00EE1043" w:rsidRDefault="00EE1043" w:rsidP="00EE1043">
            <w:pPr>
              <w:spacing w:after="0" w:line="240" w:lineRule="auto"/>
              <w:rPr>
                <w:ins w:id="1823" w:author="Steven Chen" w:date="2016-12-14T12:16:00Z"/>
                <w:rFonts w:ascii="Trebuchet MS" w:eastAsia="Times New Roman" w:hAnsi="Trebuchet MS" w:cs="Calibri"/>
                <w:color w:val="000000"/>
                <w:sz w:val="24"/>
                <w:szCs w:val="24"/>
                <w:lang w:val="en-GB" w:eastAsia="zh-CN"/>
              </w:rPr>
            </w:pPr>
            <w:ins w:id="182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2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FCCF2DE" w14:textId="77777777" w:rsidR="00EE1043" w:rsidRPr="00EE1043" w:rsidRDefault="00EE1043" w:rsidP="00EE1043">
            <w:pPr>
              <w:spacing w:after="0" w:line="240" w:lineRule="auto"/>
              <w:rPr>
                <w:ins w:id="1826" w:author="Steven Chen" w:date="2016-12-14T12:16:00Z"/>
                <w:rFonts w:ascii="Trebuchet MS" w:eastAsia="Times New Roman" w:hAnsi="Trebuchet MS" w:cs="Calibri"/>
                <w:color w:val="000000"/>
                <w:sz w:val="24"/>
                <w:szCs w:val="24"/>
                <w:lang w:val="en-GB" w:eastAsia="zh-CN"/>
              </w:rPr>
            </w:pPr>
            <w:ins w:id="182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82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48E3A50" w14:textId="77777777" w:rsidR="00EE1043" w:rsidRPr="00EE1043" w:rsidRDefault="00EE1043" w:rsidP="00EE1043">
            <w:pPr>
              <w:spacing w:after="0" w:line="240" w:lineRule="auto"/>
              <w:rPr>
                <w:ins w:id="1829" w:author="Steven Chen" w:date="2016-12-14T12:16:00Z"/>
                <w:rFonts w:ascii="Trebuchet MS" w:eastAsia="Times New Roman" w:hAnsi="Trebuchet MS" w:cs="Calibri"/>
                <w:color w:val="000000"/>
                <w:sz w:val="24"/>
                <w:szCs w:val="24"/>
                <w:lang w:val="en-GB" w:eastAsia="zh-CN"/>
              </w:rPr>
            </w:pPr>
            <w:ins w:id="183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83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F5FFF15" w14:textId="77777777" w:rsidR="00EE1043" w:rsidRPr="00EE1043" w:rsidRDefault="00EE1043" w:rsidP="00EE1043">
            <w:pPr>
              <w:spacing w:after="0" w:line="240" w:lineRule="auto"/>
              <w:rPr>
                <w:ins w:id="1832" w:author="Steven Chen" w:date="2016-12-14T12:16:00Z"/>
                <w:rFonts w:ascii="Trebuchet MS" w:eastAsia="Times New Roman" w:hAnsi="Trebuchet MS" w:cs="Calibri"/>
                <w:color w:val="000000"/>
                <w:sz w:val="24"/>
                <w:szCs w:val="24"/>
                <w:lang w:val="en-GB" w:eastAsia="zh-CN"/>
              </w:rPr>
            </w:pPr>
            <w:ins w:id="183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DF041AF" w14:textId="77777777" w:rsidTr="00EE1043">
        <w:tblPrEx>
          <w:tblW w:w="10150" w:type="dxa"/>
          <w:tblInd w:w="355" w:type="dxa"/>
          <w:tblPrExChange w:id="1834" w:author="Steven Chen" w:date="2016-12-14T12:16:00Z">
            <w:tblPrEx>
              <w:tblW w:w="9820" w:type="dxa"/>
              <w:tblInd w:w="-5" w:type="dxa"/>
            </w:tblPrEx>
          </w:tblPrExChange>
        </w:tblPrEx>
        <w:trPr>
          <w:trHeight w:val="310"/>
          <w:ins w:id="1835" w:author="Steven Chen" w:date="2016-12-14T12:16:00Z"/>
          <w:trPrChange w:id="183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3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FDB44C0" w14:textId="77777777" w:rsidR="00EE1043" w:rsidRPr="00EE1043" w:rsidRDefault="00EE1043" w:rsidP="00EE1043">
            <w:pPr>
              <w:spacing w:after="0" w:line="240" w:lineRule="auto"/>
              <w:rPr>
                <w:ins w:id="1838" w:author="Steven Chen" w:date="2016-12-14T12:16:00Z"/>
                <w:rFonts w:ascii="Trebuchet MS" w:eastAsia="Times New Roman" w:hAnsi="Trebuchet MS" w:cs="Calibri"/>
                <w:color w:val="000000"/>
                <w:sz w:val="24"/>
                <w:szCs w:val="24"/>
                <w:lang w:val="en-GB" w:eastAsia="zh-CN"/>
              </w:rPr>
            </w:pPr>
            <w:ins w:id="1839" w:author="Steven Chen" w:date="2016-12-14T12:16:00Z">
              <w:r w:rsidRPr="00EE1043">
                <w:rPr>
                  <w:rFonts w:ascii="Trebuchet MS" w:eastAsia="Times New Roman" w:hAnsi="Trebuchet MS" w:cs="Calibri"/>
                  <w:color w:val="000000"/>
                  <w:sz w:val="24"/>
                  <w:szCs w:val="24"/>
                  <w:lang w:val="en-GB" w:eastAsia="zh-CN"/>
                </w:rPr>
                <w:t>PMT_ACTION</w:t>
              </w:r>
            </w:ins>
          </w:p>
        </w:tc>
        <w:tc>
          <w:tcPr>
            <w:tcW w:w="1400" w:type="dxa"/>
            <w:tcBorders>
              <w:top w:val="nil"/>
              <w:left w:val="nil"/>
              <w:bottom w:val="single" w:sz="4" w:space="0" w:color="auto"/>
              <w:right w:val="single" w:sz="4" w:space="0" w:color="auto"/>
            </w:tcBorders>
            <w:shd w:val="clear" w:color="auto" w:fill="auto"/>
            <w:noWrap/>
            <w:vAlign w:val="center"/>
            <w:hideMark/>
            <w:tcPrChange w:id="184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19E9662D" w14:textId="77777777" w:rsidR="00EE1043" w:rsidRPr="00EE1043" w:rsidRDefault="00EE1043" w:rsidP="00EE1043">
            <w:pPr>
              <w:spacing w:after="0" w:line="240" w:lineRule="auto"/>
              <w:rPr>
                <w:ins w:id="1841" w:author="Steven Chen" w:date="2016-12-14T12:16:00Z"/>
                <w:rFonts w:ascii="Trebuchet MS" w:eastAsia="Times New Roman" w:hAnsi="Trebuchet MS" w:cs="Calibri"/>
                <w:color w:val="000000"/>
                <w:sz w:val="24"/>
                <w:szCs w:val="24"/>
                <w:lang w:val="en-GB" w:eastAsia="zh-CN"/>
              </w:rPr>
            </w:pPr>
            <w:ins w:id="1842"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4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A017988" w14:textId="77777777" w:rsidR="00EE1043" w:rsidRPr="00EE1043" w:rsidRDefault="00EE1043" w:rsidP="00EE1043">
            <w:pPr>
              <w:spacing w:after="0" w:line="240" w:lineRule="auto"/>
              <w:rPr>
                <w:ins w:id="1844" w:author="Steven Chen" w:date="2016-12-14T12:16:00Z"/>
                <w:rFonts w:ascii="Trebuchet MS" w:eastAsia="Times New Roman" w:hAnsi="Trebuchet MS" w:cs="Calibri"/>
                <w:color w:val="000000"/>
                <w:sz w:val="24"/>
                <w:szCs w:val="24"/>
                <w:lang w:val="en-GB" w:eastAsia="zh-CN"/>
              </w:rPr>
            </w:pPr>
            <w:ins w:id="184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84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5A01E31" w14:textId="77777777" w:rsidR="00EE1043" w:rsidRPr="00EE1043" w:rsidRDefault="00EE1043" w:rsidP="00EE1043">
            <w:pPr>
              <w:spacing w:after="0" w:line="240" w:lineRule="auto"/>
              <w:rPr>
                <w:ins w:id="1847" w:author="Steven Chen" w:date="2016-12-14T12:16:00Z"/>
                <w:rFonts w:ascii="Trebuchet MS" w:eastAsia="Times New Roman" w:hAnsi="Trebuchet MS" w:cs="Calibri"/>
                <w:color w:val="000000"/>
                <w:sz w:val="24"/>
                <w:szCs w:val="24"/>
                <w:lang w:val="en-GB" w:eastAsia="zh-CN"/>
              </w:rPr>
            </w:pPr>
            <w:ins w:id="1848"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84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AB2F1BA" w14:textId="77777777" w:rsidR="00EE1043" w:rsidRPr="00EE1043" w:rsidRDefault="00EE1043" w:rsidP="00EE1043">
            <w:pPr>
              <w:spacing w:after="0" w:line="240" w:lineRule="auto"/>
              <w:rPr>
                <w:ins w:id="1850" w:author="Steven Chen" w:date="2016-12-14T12:16:00Z"/>
                <w:rFonts w:ascii="Trebuchet MS" w:eastAsia="Times New Roman" w:hAnsi="Trebuchet MS" w:cs="Calibri"/>
                <w:color w:val="000000"/>
                <w:sz w:val="24"/>
                <w:szCs w:val="24"/>
                <w:lang w:val="en-GB" w:eastAsia="zh-CN"/>
              </w:rPr>
            </w:pPr>
            <w:ins w:id="185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E91C624" w14:textId="77777777" w:rsidTr="00EE1043">
        <w:tblPrEx>
          <w:tblW w:w="10150" w:type="dxa"/>
          <w:tblInd w:w="355" w:type="dxa"/>
          <w:tblPrExChange w:id="1852" w:author="Steven Chen" w:date="2016-12-14T12:16:00Z">
            <w:tblPrEx>
              <w:tblW w:w="9820" w:type="dxa"/>
              <w:tblInd w:w="-5" w:type="dxa"/>
            </w:tblPrEx>
          </w:tblPrExChange>
        </w:tblPrEx>
        <w:trPr>
          <w:trHeight w:val="310"/>
          <w:ins w:id="1853" w:author="Steven Chen" w:date="2016-12-14T12:16:00Z"/>
          <w:trPrChange w:id="185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5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514E3F8" w14:textId="77777777" w:rsidR="00EE1043" w:rsidRPr="00EE1043" w:rsidRDefault="00EE1043" w:rsidP="00EE1043">
            <w:pPr>
              <w:spacing w:after="0" w:line="240" w:lineRule="auto"/>
              <w:rPr>
                <w:ins w:id="1856" w:author="Steven Chen" w:date="2016-12-14T12:16:00Z"/>
                <w:rFonts w:ascii="Trebuchet MS" w:eastAsia="Times New Roman" w:hAnsi="Trebuchet MS" w:cs="Calibri"/>
                <w:color w:val="000000"/>
                <w:sz w:val="24"/>
                <w:szCs w:val="24"/>
                <w:lang w:val="en-GB" w:eastAsia="zh-CN"/>
              </w:rPr>
            </w:pPr>
            <w:ins w:id="1857" w:author="Steven Chen" w:date="2016-12-14T12:16:00Z">
              <w:r w:rsidRPr="00EE1043">
                <w:rPr>
                  <w:rFonts w:ascii="Trebuchet MS" w:eastAsia="Times New Roman" w:hAnsi="Trebuchet MS" w:cs="Calibri"/>
                  <w:color w:val="000000"/>
                  <w:sz w:val="24"/>
                  <w:szCs w:val="24"/>
                  <w:lang w:val="en-GB" w:eastAsia="zh-CN"/>
                </w:rPr>
                <w:t>PMT_CONDITION</w:t>
              </w:r>
            </w:ins>
          </w:p>
        </w:tc>
        <w:tc>
          <w:tcPr>
            <w:tcW w:w="1400" w:type="dxa"/>
            <w:tcBorders>
              <w:top w:val="nil"/>
              <w:left w:val="nil"/>
              <w:bottom w:val="single" w:sz="4" w:space="0" w:color="auto"/>
              <w:right w:val="single" w:sz="4" w:space="0" w:color="auto"/>
            </w:tcBorders>
            <w:shd w:val="clear" w:color="auto" w:fill="auto"/>
            <w:noWrap/>
            <w:vAlign w:val="center"/>
            <w:hideMark/>
            <w:tcPrChange w:id="185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D7A4B48" w14:textId="77777777" w:rsidR="00EE1043" w:rsidRPr="00EE1043" w:rsidRDefault="00EE1043" w:rsidP="00EE1043">
            <w:pPr>
              <w:spacing w:after="0" w:line="240" w:lineRule="auto"/>
              <w:rPr>
                <w:ins w:id="1859" w:author="Steven Chen" w:date="2016-12-14T12:16:00Z"/>
                <w:rFonts w:ascii="Trebuchet MS" w:eastAsia="Times New Roman" w:hAnsi="Trebuchet MS" w:cs="Calibri"/>
                <w:color w:val="000000"/>
                <w:sz w:val="24"/>
                <w:szCs w:val="24"/>
                <w:lang w:val="en-GB" w:eastAsia="zh-CN"/>
              </w:rPr>
            </w:pPr>
            <w:ins w:id="186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6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7A6C6C0" w14:textId="77777777" w:rsidR="00EE1043" w:rsidRPr="00EE1043" w:rsidRDefault="00EE1043" w:rsidP="00EE1043">
            <w:pPr>
              <w:spacing w:after="0" w:line="240" w:lineRule="auto"/>
              <w:rPr>
                <w:ins w:id="1862" w:author="Steven Chen" w:date="2016-12-14T12:16:00Z"/>
                <w:rFonts w:ascii="Trebuchet MS" w:eastAsia="Times New Roman" w:hAnsi="Trebuchet MS" w:cs="Calibri"/>
                <w:color w:val="000000"/>
                <w:sz w:val="24"/>
                <w:szCs w:val="24"/>
                <w:lang w:val="en-GB" w:eastAsia="zh-CN"/>
              </w:rPr>
            </w:pPr>
            <w:ins w:id="186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86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44237311" w14:textId="77777777" w:rsidR="00EE1043" w:rsidRPr="00EE1043" w:rsidRDefault="00EE1043" w:rsidP="00EE1043">
            <w:pPr>
              <w:spacing w:after="0" w:line="240" w:lineRule="auto"/>
              <w:rPr>
                <w:ins w:id="1865" w:author="Steven Chen" w:date="2016-12-14T12:16:00Z"/>
                <w:rFonts w:ascii="Trebuchet MS" w:eastAsia="Times New Roman" w:hAnsi="Trebuchet MS" w:cs="Calibri"/>
                <w:color w:val="000000"/>
                <w:sz w:val="24"/>
                <w:szCs w:val="24"/>
                <w:lang w:val="en-GB" w:eastAsia="zh-CN"/>
              </w:rPr>
            </w:pPr>
            <w:ins w:id="186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86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F021950" w14:textId="77777777" w:rsidR="00EE1043" w:rsidRPr="00EE1043" w:rsidRDefault="00EE1043" w:rsidP="00EE1043">
            <w:pPr>
              <w:spacing w:after="0" w:line="240" w:lineRule="auto"/>
              <w:rPr>
                <w:ins w:id="1868" w:author="Steven Chen" w:date="2016-12-14T12:16:00Z"/>
                <w:rFonts w:ascii="Trebuchet MS" w:eastAsia="Times New Roman" w:hAnsi="Trebuchet MS" w:cs="Calibri"/>
                <w:color w:val="000000"/>
                <w:sz w:val="24"/>
                <w:szCs w:val="24"/>
                <w:lang w:val="en-GB" w:eastAsia="zh-CN"/>
              </w:rPr>
            </w:pPr>
            <w:ins w:id="186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9E773F6" w14:textId="77777777" w:rsidTr="00EE1043">
        <w:tblPrEx>
          <w:tblW w:w="10150" w:type="dxa"/>
          <w:tblInd w:w="355" w:type="dxa"/>
          <w:tblPrExChange w:id="1870" w:author="Steven Chen" w:date="2016-12-14T12:16:00Z">
            <w:tblPrEx>
              <w:tblW w:w="9820" w:type="dxa"/>
              <w:tblInd w:w="-5" w:type="dxa"/>
            </w:tblPrEx>
          </w:tblPrExChange>
        </w:tblPrEx>
        <w:trPr>
          <w:trHeight w:val="310"/>
          <w:ins w:id="1871" w:author="Steven Chen" w:date="2016-12-14T12:16:00Z"/>
          <w:trPrChange w:id="187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7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296B0FC6" w14:textId="77777777" w:rsidR="00EE1043" w:rsidRPr="00EE1043" w:rsidRDefault="00EE1043" w:rsidP="00EE1043">
            <w:pPr>
              <w:spacing w:after="0" w:line="240" w:lineRule="auto"/>
              <w:rPr>
                <w:ins w:id="1874" w:author="Steven Chen" w:date="2016-12-14T12:16:00Z"/>
                <w:rFonts w:ascii="Trebuchet MS" w:eastAsia="Times New Roman" w:hAnsi="Trebuchet MS" w:cs="Calibri"/>
                <w:color w:val="000000"/>
                <w:sz w:val="24"/>
                <w:szCs w:val="24"/>
                <w:lang w:val="en-GB" w:eastAsia="zh-CN"/>
              </w:rPr>
            </w:pPr>
            <w:ins w:id="1875" w:author="Steven Chen" w:date="2016-12-14T12:16:00Z">
              <w:r w:rsidRPr="00EE1043">
                <w:rPr>
                  <w:rFonts w:ascii="Trebuchet MS" w:eastAsia="Times New Roman" w:hAnsi="Trebuchet MS" w:cs="Calibri"/>
                  <w:color w:val="000000"/>
                  <w:sz w:val="24"/>
                  <w:szCs w:val="24"/>
                  <w:lang w:val="en-GB" w:eastAsia="zh-CN"/>
                </w:rPr>
                <w:t>PMT_HDR</w:t>
              </w:r>
            </w:ins>
          </w:p>
        </w:tc>
        <w:tc>
          <w:tcPr>
            <w:tcW w:w="1400" w:type="dxa"/>
            <w:tcBorders>
              <w:top w:val="nil"/>
              <w:left w:val="nil"/>
              <w:bottom w:val="single" w:sz="4" w:space="0" w:color="auto"/>
              <w:right w:val="single" w:sz="4" w:space="0" w:color="auto"/>
            </w:tcBorders>
            <w:shd w:val="clear" w:color="auto" w:fill="auto"/>
            <w:noWrap/>
            <w:vAlign w:val="center"/>
            <w:hideMark/>
            <w:tcPrChange w:id="187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B48D75B" w14:textId="77777777" w:rsidR="00EE1043" w:rsidRPr="00EE1043" w:rsidRDefault="00EE1043" w:rsidP="00EE1043">
            <w:pPr>
              <w:spacing w:after="0" w:line="240" w:lineRule="auto"/>
              <w:rPr>
                <w:ins w:id="1877" w:author="Steven Chen" w:date="2016-12-14T12:16:00Z"/>
                <w:rFonts w:ascii="Trebuchet MS" w:eastAsia="Times New Roman" w:hAnsi="Trebuchet MS" w:cs="Calibri"/>
                <w:color w:val="000000"/>
                <w:sz w:val="24"/>
                <w:szCs w:val="24"/>
                <w:lang w:val="en-GB" w:eastAsia="zh-CN"/>
              </w:rPr>
            </w:pPr>
            <w:ins w:id="187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7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047A68EC" w14:textId="77777777" w:rsidR="00EE1043" w:rsidRPr="00EE1043" w:rsidRDefault="00EE1043" w:rsidP="00EE1043">
            <w:pPr>
              <w:spacing w:after="0" w:line="240" w:lineRule="auto"/>
              <w:rPr>
                <w:ins w:id="1880" w:author="Steven Chen" w:date="2016-12-14T12:16:00Z"/>
                <w:rFonts w:ascii="Trebuchet MS" w:eastAsia="Times New Roman" w:hAnsi="Trebuchet MS" w:cs="Calibri"/>
                <w:color w:val="000000"/>
                <w:sz w:val="24"/>
                <w:szCs w:val="24"/>
                <w:lang w:val="en-GB" w:eastAsia="zh-CN"/>
              </w:rPr>
            </w:pPr>
            <w:ins w:id="188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88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6717D550" w14:textId="77777777" w:rsidR="00EE1043" w:rsidRPr="00EE1043" w:rsidRDefault="00EE1043" w:rsidP="00EE1043">
            <w:pPr>
              <w:spacing w:after="0" w:line="240" w:lineRule="auto"/>
              <w:rPr>
                <w:ins w:id="1883" w:author="Steven Chen" w:date="2016-12-14T12:16:00Z"/>
                <w:rFonts w:ascii="Trebuchet MS" w:eastAsia="Times New Roman" w:hAnsi="Trebuchet MS" w:cs="Calibri"/>
                <w:color w:val="000000"/>
                <w:sz w:val="24"/>
                <w:szCs w:val="24"/>
                <w:lang w:val="en-GB" w:eastAsia="zh-CN"/>
              </w:rPr>
            </w:pPr>
            <w:ins w:id="188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88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85F4504" w14:textId="77777777" w:rsidR="00EE1043" w:rsidRPr="00EE1043" w:rsidRDefault="00EE1043" w:rsidP="00EE1043">
            <w:pPr>
              <w:spacing w:after="0" w:line="240" w:lineRule="auto"/>
              <w:rPr>
                <w:ins w:id="1886" w:author="Steven Chen" w:date="2016-12-14T12:16:00Z"/>
                <w:rFonts w:ascii="Trebuchet MS" w:eastAsia="Times New Roman" w:hAnsi="Trebuchet MS" w:cs="Calibri"/>
                <w:color w:val="000000"/>
                <w:sz w:val="24"/>
                <w:szCs w:val="24"/>
                <w:lang w:val="en-GB" w:eastAsia="zh-CN"/>
              </w:rPr>
            </w:pPr>
            <w:ins w:id="188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E3A21D7" w14:textId="77777777" w:rsidTr="00EE1043">
        <w:tblPrEx>
          <w:tblW w:w="10150" w:type="dxa"/>
          <w:tblInd w:w="355" w:type="dxa"/>
          <w:tblPrExChange w:id="1888" w:author="Steven Chen" w:date="2016-12-14T12:16:00Z">
            <w:tblPrEx>
              <w:tblW w:w="9820" w:type="dxa"/>
              <w:tblInd w:w="-5" w:type="dxa"/>
            </w:tblPrEx>
          </w:tblPrExChange>
        </w:tblPrEx>
        <w:trPr>
          <w:trHeight w:val="310"/>
          <w:ins w:id="1889" w:author="Steven Chen" w:date="2016-12-14T12:16:00Z"/>
          <w:trPrChange w:id="189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89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F585F1C" w14:textId="77777777" w:rsidR="00EE1043" w:rsidRPr="00EE1043" w:rsidRDefault="00EE1043" w:rsidP="00EE1043">
            <w:pPr>
              <w:spacing w:after="0" w:line="240" w:lineRule="auto"/>
              <w:rPr>
                <w:ins w:id="1892" w:author="Steven Chen" w:date="2016-12-14T12:16:00Z"/>
                <w:rFonts w:ascii="Trebuchet MS" w:eastAsia="Times New Roman" w:hAnsi="Trebuchet MS" w:cs="Calibri"/>
                <w:color w:val="000000"/>
                <w:sz w:val="24"/>
                <w:szCs w:val="24"/>
                <w:lang w:val="en-GB" w:eastAsia="zh-CN"/>
              </w:rPr>
            </w:pPr>
            <w:ins w:id="1893" w:author="Steven Chen" w:date="2016-12-14T12:16:00Z">
              <w:r w:rsidRPr="00EE1043">
                <w:rPr>
                  <w:rFonts w:ascii="Trebuchet MS" w:eastAsia="Times New Roman" w:hAnsi="Trebuchet MS" w:cs="Calibri"/>
                  <w:color w:val="000000"/>
                  <w:sz w:val="24"/>
                  <w:szCs w:val="24"/>
                  <w:lang w:val="en-GB" w:eastAsia="zh-CN"/>
                </w:rPr>
                <w:t>POSBUSDATE</w:t>
              </w:r>
            </w:ins>
          </w:p>
        </w:tc>
        <w:tc>
          <w:tcPr>
            <w:tcW w:w="1400" w:type="dxa"/>
            <w:tcBorders>
              <w:top w:val="nil"/>
              <w:left w:val="nil"/>
              <w:bottom w:val="single" w:sz="4" w:space="0" w:color="auto"/>
              <w:right w:val="single" w:sz="4" w:space="0" w:color="auto"/>
            </w:tcBorders>
            <w:shd w:val="clear" w:color="auto" w:fill="auto"/>
            <w:noWrap/>
            <w:vAlign w:val="center"/>
            <w:hideMark/>
            <w:tcPrChange w:id="189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C459E98" w14:textId="77777777" w:rsidR="00EE1043" w:rsidRPr="00EE1043" w:rsidRDefault="00EE1043" w:rsidP="00EE1043">
            <w:pPr>
              <w:spacing w:after="0" w:line="240" w:lineRule="auto"/>
              <w:rPr>
                <w:ins w:id="1895" w:author="Steven Chen" w:date="2016-12-14T12:16:00Z"/>
                <w:rFonts w:ascii="Trebuchet MS" w:eastAsia="Times New Roman" w:hAnsi="Trebuchet MS" w:cs="Calibri"/>
                <w:color w:val="000000"/>
                <w:sz w:val="24"/>
                <w:szCs w:val="24"/>
                <w:lang w:val="en-GB" w:eastAsia="zh-CN"/>
              </w:rPr>
            </w:pPr>
            <w:ins w:id="189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89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5E21CDC" w14:textId="77777777" w:rsidR="00EE1043" w:rsidRPr="00EE1043" w:rsidRDefault="00EE1043" w:rsidP="00EE1043">
            <w:pPr>
              <w:spacing w:after="0" w:line="240" w:lineRule="auto"/>
              <w:rPr>
                <w:ins w:id="1898" w:author="Steven Chen" w:date="2016-12-14T12:16:00Z"/>
                <w:rFonts w:ascii="Trebuchet MS" w:eastAsia="Times New Roman" w:hAnsi="Trebuchet MS" w:cs="Calibri"/>
                <w:color w:val="000000"/>
                <w:sz w:val="24"/>
                <w:szCs w:val="24"/>
                <w:lang w:val="en-GB" w:eastAsia="zh-CN"/>
              </w:rPr>
            </w:pPr>
            <w:ins w:id="189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0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E7A167C" w14:textId="77777777" w:rsidR="00EE1043" w:rsidRPr="00EE1043" w:rsidRDefault="00EE1043" w:rsidP="00EE1043">
            <w:pPr>
              <w:spacing w:after="0" w:line="240" w:lineRule="auto"/>
              <w:rPr>
                <w:ins w:id="1901" w:author="Steven Chen" w:date="2016-12-14T12:16:00Z"/>
                <w:rFonts w:ascii="Trebuchet MS" w:eastAsia="Times New Roman" w:hAnsi="Trebuchet MS" w:cs="Calibri"/>
                <w:color w:val="000000"/>
                <w:sz w:val="24"/>
                <w:szCs w:val="24"/>
                <w:lang w:val="en-GB" w:eastAsia="zh-CN"/>
              </w:rPr>
            </w:pPr>
            <w:ins w:id="190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90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CBD88E9" w14:textId="77777777" w:rsidR="00EE1043" w:rsidRPr="00EE1043" w:rsidRDefault="00EE1043" w:rsidP="00EE1043">
            <w:pPr>
              <w:spacing w:after="0" w:line="240" w:lineRule="auto"/>
              <w:rPr>
                <w:ins w:id="1904" w:author="Steven Chen" w:date="2016-12-14T12:16:00Z"/>
                <w:rFonts w:ascii="Trebuchet MS" w:eastAsia="Times New Roman" w:hAnsi="Trebuchet MS" w:cs="Calibri"/>
                <w:color w:val="000000"/>
                <w:sz w:val="24"/>
                <w:szCs w:val="24"/>
                <w:lang w:val="en-GB" w:eastAsia="zh-CN"/>
              </w:rPr>
            </w:pPr>
            <w:ins w:id="190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A8F8A6B" w14:textId="77777777" w:rsidTr="00EE1043">
        <w:tblPrEx>
          <w:tblW w:w="10150" w:type="dxa"/>
          <w:tblInd w:w="355" w:type="dxa"/>
          <w:tblPrExChange w:id="1906" w:author="Steven Chen" w:date="2016-12-14T12:16:00Z">
            <w:tblPrEx>
              <w:tblW w:w="9820" w:type="dxa"/>
              <w:tblInd w:w="-5" w:type="dxa"/>
            </w:tblPrEx>
          </w:tblPrExChange>
        </w:tblPrEx>
        <w:trPr>
          <w:trHeight w:val="310"/>
          <w:ins w:id="1907" w:author="Steven Chen" w:date="2016-12-14T12:16:00Z"/>
          <w:trPrChange w:id="190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0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7313516" w14:textId="77777777" w:rsidR="00EE1043" w:rsidRPr="00EE1043" w:rsidRDefault="00EE1043" w:rsidP="00EE1043">
            <w:pPr>
              <w:spacing w:after="0" w:line="240" w:lineRule="auto"/>
              <w:rPr>
                <w:ins w:id="1910" w:author="Steven Chen" w:date="2016-12-14T12:16:00Z"/>
                <w:rFonts w:ascii="Trebuchet MS" w:eastAsia="Times New Roman" w:hAnsi="Trebuchet MS" w:cs="Calibri"/>
                <w:color w:val="000000"/>
                <w:sz w:val="24"/>
                <w:szCs w:val="24"/>
                <w:lang w:val="en-GB" w:eastAsia="zh-CN"/>
              </w:rPr>
            </w:pPr>
            <w:ins w:id="1911" w:author="Steven Chen" w:date="2016-12-14T12:16:00Z">
              <w:r w:rsidRPr="00EE1043">
                <w:rPr>
                  <w:rFonts w:ascii="Trebuchet MS" w:eastAsia="Times New Roman" w:hAnsi="Trebuchet MS" w:cs="Calibri"/>
                  <w:color w:val="000000"/>
                  <w:sz w:val="24"/>
                  <w:szCs w:val="24"/>
                  <w:lang w:val="en-GB" w:eastAsia="zh-CN"/>
                </w:rPr>
                <w:t>ROLE</w:t>
              </w:r>
            </w:ins>
          </w:p>
        </w:tc>
        <w:tc>
          <w:tcPr>
            <w:tcW w:w="1400" w:type="dxa"/>
            <w:tcBorders>
              <w:top w:val="nil"/>
              <w:left w:val="nil"/>
              <w:bottom w:val="single" w:sz="4" w:space="0" w:color="auto"/>
              <w:right w:val="single" w:sz="4" w:space="0" w:color="auto"/>
            </w:tcBorders>
            <w:shd w:val="clear" w:color="auto" w:fill="auto"/>
            <w:noWrap/>
            <w:vAlign w:val="center"/>
            <w:hideMark/>
            <w:tcPrChange w:id="191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5CE49C2" w14:textId="77777777" w:rsidR="00EE1043" w:rsidRPr="00EE1043" w:rsidRDefault="00EE1043" w:rsidP="00EE1043">
            <w:pPr>
              <w:spacing w:after="0" w:line="240" w:lineRule="auto"/>
              <w:rPr>
                <w:ins w:id="1913" w:author="Steven Chen" w:date="2016-12-14T12:16:00Z"/>
                <w:rFonts w:ascii="Trebuchet MS" w:eastAsia="Times New Roman" w:hAnsi="Trebuchet MS" w:cs="Calibri"/>
                <w:color w:val="000000"/>
                <w:sz w:val="24"/>
                <w:szCs w:val="24"/>
                <w:lang w:val="en-GB" w:eastAsia="zh-CN"/>
              </w:rPr>
            </w:pPr>
            <w:ins w:id="191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91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65F07D3A" w14:textId="77777777" w:rsidR="00EE1043" w:rsidRPr="00EE1043" w:rsidRDefault="00EE1043" w:rsidP="00EE1043">
            <w:pPr>
              <w:spacing w:after="0" w:line="240" w:lineRule="auto"/>
              <w:rPr>
                <w:ins w:id="1916" w:author="Steven Chen" w:date="2016-12-14T12:16:00Z"/>
                <w:rFonts w:ascii="Trebuchet MS" w:eastAsia="Times New Roman" w:hAnsi="Trebuchet MS" w:cs="Calibri"/>
                <w:color w:val="000000"/>
                <w:sz w:val="24"/>
                <w:szCs w:val="24"/>
                <w:lang w:val="en-GB" w:eastAsia="zh-CN"/>
              </w:rPr>
            </w:pPr>
            <w:ins w:id="191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1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6010D89" w14:textId="77777777" w:rsidR="00EE1043" w:rsidRPr="00EE1043" w:rsidRDefault="00EE1043" w:rsidP="00EE1043">
            <w:pPr>
              <w:spacing w:after="0" w:line="240" w:lineRule="auto"/>
              <w:rPr>
                <w:ins w:id="1919" w:author="Steven Chen" w:date="2016-12-14T12:16:00Z"/>
                <w:rFonts w:ascii="Trebuchet MS" w:eastAsia="Times New Roman" w:hAnsi="Trebuchet MS" w:cs="Calibri"/>
                <w:color w:val="000000"/>
                <w:sz w:val="24"/>
                <w:szCs w:val="24"/>
                <w:lang w:val="en-GB" w:eastAsia="zh-CN"/>
              </w:rPr>
            </w:pPr>
            <w:ins w:id="192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92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1711717" w14:textId="77777777" w:rsidR="00EE1043" w:rsidRPr="00EE1043" w:rsidRDefault="00EE1043" w:rsidP="00EE1043">
            <w:pPr>
              <w:spacing w:after="0" w:line="240" w:lineRule="auto"/>
              <w:rPr>
                <w:ins w:id="1922" w:author="Steven Chen" w:date="2016-12-14T12:16:00Z"/>
                <w:rFonts w:ascii="Trebuchet MS" w:eastAsia="Times New Roman" w:hAnsi="Trebuchet MS" w:cs="Calibri"/>
                <w:color w:val="000000"/>
                <w:sz w:val="24"/>
                <w:szCs w:val="24"/>
                <w:lang w:val="en-GB" w:eastAsia="zh-CN"/>
              </w:rPr>
            </w:pPr>
            <w:ins w:id="192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7AD7846" w14:textId="77777777" w:rsidTr="00EE1043">
        <w:tblPrEx>
          <w:tblW w:w="10150" w:type="dxa"/>
          <w:tblInd w:w="355" w:type="dxa"/>
          <w:tblPrExChange w:id="1924" w:author="Steven Chen" w:date="2016-12-14T12:16:00Z">
            <w:tblPrEx>
              <w:tblW w:w="9820" w:type="dxa"/>
              <w:tblInd w:w="-5" w:type="dxa"/>
            </w:tblPrEx>
          </w:tblPrExChange>
        </w:tblPrEx>
        <w:trPr>
          <w:trHeight w:val="310"/>
          <w:ins w:id="1925" w:author="Steven Chen" w:date="2016-12-14T12:16:00Z"/>
          <w:trPrChange w:id="192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2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FBE2C80" w14:textId="77777777" w:rsidR="00EE1043" w:rsidRPr="00EE1043" w:rsidRDefault="00EE1043" w:rsidP="00EE1043">
            <w:pPr>
              <w:spacing w:after="0" w:line="240" w:lineRule="auto"/>
              <w:rPr>
                <w:ins w:id="1928" w:author="Steven Chen" w:date="2016-12-14T12:16:00Z"/>
                <w:rFonts w:ascii="Trebuchet MS" w:eastAsia="Times New Roman" w:hAnsi="Trebuchet MS" w:cs="Calibri"/>
                <w:color w:val="000000"/>
                <w:sz w:val="24"/>
                <w:szCs w:val="24"/>
                <w:lang w:val="en-GB" w:eastAsia="zh-CN"/>
              </w:rPr>
            </w:pPr>
            <w:ins w:id="1929" w:author="Steven Chen" w:date="2016-12-14T12:16:00Z">
              <w:r w:rsidRPr="00EE1043">
                <w:rPr>
                  <w:rFonts w:ascii="Trebuchet MS" w:eastAsia="Times New Roman" w:hAnsi="Trebuchet MS" w:cs="Calibri"/>
                  <w:color w:val="000000"/>
                  <w:sz w:val="24"/>
                  <w:szCs w:val="24"/>
                  <w:lang w:val="en-GB" w:eastAsia="zh-CN"/>
                </w:rPr>
                <w:t>ROLE_PERMISSION</w:t>
              </w:r>
            </w:ins>
          </w:p>
        </w:tc>
        <w:tc>
          <w:tcPr>
            <w:tcW w:w="1400" w:type="dxa"/>
            <w:tcBorders>
              <w:top w:val="nil"/>
              <w:left w:val="nil"/>
              <w:bottom w:val="single" w:sz="4" w:space="0" w:color="auto"/>
              <w:right w:val="single" w:sz="4" w:space="0" w:color="auto"/>
            </w:tcBorders>
            <w:shd w:val="clear" w:color="auto" w:fill="auto"/>
            <w:noWrap/>
            <w:vAlign w:val="center"/>
            <w:hideMark/>
            <w:tcPrChange w:id="193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DBDF294" w14:textId="77777777" w:rsidR="00EE1043" w:rsidRPr="00EE1043" w:rsidRDefault="00EE1043" w:rsidP="00EE1043">
            <w:pPr>
              <w:spacing w:after="0" w:line="240" w:lineRule="auto"/>
              <w:rPr>
                <w:ins w:id="1931" w:author="Steven Chen" w:date="2016-12-14T12:16:00Z"/>
                <w:rFonts w:ascii="Trebuchet MS" w:eastAsia="Times New Roman" w:hAnsi="Trebuchet MS" w:cs="Calibri"/>
                <w:color w:val="000000"/>
                <w:sz w:val="24"/>
                <w:szCs w:val="24"/>
                <w:lang w:val="en-GB" w:eastAsia="zh-CN"/>
              </w:rPr>
            </w:pPr>
            <w:ins w:id="1932"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93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B100DED" w14:textId="77777777" w:rsidR="00EE1043" w:rsidRPr="00EE1043" w:rsidRDefault="00EE1043" w:rsidP="00EE1043">
            <w:pPr>
              <w:spacing w:after="0" w:line="240" w:lineRule="auto"/>
              <w:rPr>
                <w:ins w:id="1934" w:author="Steven Chen" w:date="2016-12-14T12:16:00Z"/>
                <w:rFonts w:ascii="Trebuchet MS" w:eastAsia="Times New Roman" w:hAnsi="Trebuchet MS" w:cs="Calibri"/>
                <w:color w:val="000000"/>
                <w:sz w:val="24"/>
                <w:szCs w:val="24"/>
                <w:lang w:val="en-GB" w:eastAsia="zh-CN"/>
              </w:rPr>
            </w:pPr>
            <w:ins w:id="193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3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11F32819" w14:textId="77777777" w:rsidR="00EE1043" w:rsidRPr="00EE1043" w:rsidRDefault="00EE1043" w:rsidP="00EE1043">
            <w:pPr>
              <w:spacing w:after="0" w:line="240" w:lineRule="auto"/>
              <w:rPr>
                <w:ins w:id="1937" w:author="Steven Chen" w:date="2016-12-14T12:16:00Z"/>
                <w:rFonts w:ascii="Trebuchet MS" w:eastAsia="Times New Roman" w:hAnsi="Trebuchet MS" w:cs="Calibri"/>
                <w:color w:val="000000"/>
                <w:sz w:val="24"/>
                <w:szCs w:val="24"/>
                <w:lang w:val="en-GB" w:eastAsia="zh-CN"/>
              </w:rPr>
            </w:pPr>
            <w:ins w:id="1938"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93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856093F" w14:textId="77777777" w:rsidR="00EE1043" w:rsidRPr="00EE1043" w:rsidRDefault="00EE1043" w:rsidP="00EE1043">
            <w:pPr>
              <w:spacing w:after="0" w:line="240" w:lineRule="auto"/>
              <w:rPr>
                <w:ins w:id="1940" w:author="Steven Chen" w:date="2016-12-14T12:16:00Z"/>
                <w:rFonts w:ascii="Trebuchet MS" w:eastAsia="Times New Roman" w:hAnsi="Trebuchet MS" w:cs="Calibri"/>
                <w:color w:val="000000"/>
                <w:sz w:val="24"/>
                <w:szCs w:val="24"/>
                <w:lang w:val="en-GB" w:eastAsia="zh-CN"/>
              </w:rPr>
            </w:pPr>
            <w:ins w:id="194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27D04111" w14:textId="77777777" w:rsidTr="00EE1043">
        <w:tblPrEx>
          <w:tblW w:w="10150" w:type="dxa"/>
          <w:tblInd w:w="355" w:type="dxa"/>
          <w:tblPrExChange w:id="1942" w:author="Steven Chen" w:date="2016-12-14T12:16:00Z">
            <w:tblPrEx>
              <w:tblW w:w="9820" w:type="dxa"/>
              <w:tblInd w:w="-5" w:type="dxa"/>
            </w:tblPrEx>
          </w:tblPrExChange>
        </w:tblPrEx>
        <w:trPr>
          <w:trHeight w:val="310"/>
          <w:ins w:id="1943" w:author="Steven Chen" w:date="2016-12-14T12:16:00Z"/>
          <w:trPrChange w:id="194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4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4EBECB9" w14:textId="77777777" w:rsidR="00EE1043" w:rsidRPr="00EE1043" w:rsidRDefault="00EE1043" w:rsidP="00EE1043">
            <w:pPr>
              <w:spacing w:after="0" w:line="240" w:lineRule="auto"/>
              <w:rPr>
                <w:ins w:id="1946" w:author="Steven Chen" w:date="2016-12-14T12:16:00Z"/>
                <w:rFonts w:ascii="Trebuchet MS" w:eastAsia="Times New Roman" w:hAnsi="Trebuchet MS" w:cs="Calibri"/>
                <w:color w:val="000000"/>
                <w:sz w:val="24"/>
                <w:szCs w:val="24"/>
                <w:lang w:val="en-GB" w:eastAsia="zh-CN"/>
              </w:rPr>
            </w:pPr>
            <w:ins w:id="1947" w:author="Steven Chen" w:date="2016-12-14T12:16:00Z">
              <w:r w:rsidRPr="00EE1043">
                <w:rPr>
                  <w:rFonts w:ascii="Trebuchet MS" w:eastAsia="Times New Roman" w:hAnsi="Trebuchet MS" w:cs="Calibri"/>
                  <w:color w:val="000000"/>
                  <w:sz w:val="24"/>
                  <w:szCs w:val="24"/>
                  <w:lang w:val="en-GB" w:eastAsia="zh-CN"/>
                </w:rPr>
                <w:t>SUPP</w:t>
              </w:r>
            </w:ins>
          </w:p>
        </w:tc>
        <w:tc>
          <w:tcPr>
            <w:tcW w:w="1400" w:type="dxa"/>
            <w:tcBorders>
              <w:top w:val="nil"/>
              <w:left w:val="nil"/>
              <w:bottom w:val="single" w:sz="4" w:space="0" w:color="auto"/>
              <w:right w:val="single" w:sz="4" w:space="0" w:color="auto"/>
            </w:tcBorders>
            <w:shd w:val="clear" w:color="auto" w:fill="auto"/>
            <w:noWrap/>
            <w:vAlign w:val="center"/>
            <w:hideMark/>
            <w:tcPrChange w:id="194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9E54022" w14:textId="77777777" w:rsidR="00EE1043" w:rsidRPr="00EE1043" w:rsidRDefault="00EE1043" w:rsidP="00EE1043">
            <w:pPr>
              <w:spacing w:after="0" w:line="240" w:lineRule="auto"/>
              <w:rPr>
                <w:ins w:id="1949" w:author="Steven Chen" w:date="2016-12-14T12:16:00Z"/>
                <w:rFonts w:ascii="Trebuchet MS" w:eastAsia="Times New Roman" w:hAnsi="Trebuchet MS" w:cs="Calibri"/>
                <w:color w:val="000000"/>
                <w:sz w:val="24"/>
                <w:szCs w:val="24"/>
                <w:lang w:val="en-GB" w:eastAsia="zh-CN"/>
              </w:rPr>
            </w:pPr>
            <w:ins w:id="1950"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195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ADA4AC4" w14:textId="77777777" w:rsidR="00EE1043" w:rsidRPr="00EE1043" w:rsidRDefault="00EE1043" w:rsidP="00EE1043">
            <w:pPr>
              <w:spacing w:after="0" w:line="240" w:lineRule="auto"/>
              <w:rPr>
                <w:ins w:id="1952" w:author="Steven Chen" w:date="2016-12-14T12:16:00Z"/>
                <w:rFonts w:ascii="Trebuchet MS" w:eastAsia="Times New Roman" w:hAnsi="Trebuchet MS" w:cs="Calibri"/>
                <w:color w:val="000000"/>
                <w:sz w:val="24"/>
                <w:szCs w:val="24"/>
                <w:lang w:val="en-GB" w:eastAsia="zh-CN"/>
              </w:rPr>
            </w:pPr>
            <w:ins w:id="195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5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373290E" w14:textId="77777777" w:rsidR="00EE1043" w:rsidRPr="00EE1043" w:rsidRDefault="00EE1043" w:rsidP="00EE1043">
            <w:pPr>
              <w:spacing w:after="0" w:line="240" w:lineRule="auto"/>
              <w:rPr>
                <w:ins w:id="1955" w:author="Steven Chen" w:date="2016-12-14T12:16:00Z"/>
                <w:rFonts w:ascii="Trebuchet MS" w:eastAsia="Times New Roman" w:hAnsi="Trebuchet MS" w:cs="Calibri"/>
                <w:color w:val="000000"/>
                <w:sz w:val="24"/>
                <w:szCs w:val="24"/>
                <w:lang w:val="en-GB" w:eastAsia="zh-CN"/>
              </w:rPr>
            </w:pPr>
            <w:ins w:id="1956"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95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3FACE7B" w14:textId="77777777" w:rsidR="00EE1043" w:rsidRPr="00EE1043" w:rsidRDefault="00EE1043" w:rsidP="00EE1043">
            <w:pPr>
              <w:spacing w:after="0" w:line="240" w:lineRule="auto"/>
              <w:rPr>
                <w:ins w:id="1958" w:author="Steven Chen" w:date="2016-12-14T12:16:00Z"/>
                <w:rFonts w:ascii="Trebuchet MS" w:eastAsia="Times New Roman" w:hAnsi="Trebuchet MS" w:cs="Calibri"/>
                <w:color w:val="000000"/>
                <w:sz w:val="24"/>
                <w:szCs w:val="24"/>
                <w:lang w:val="en-GB" w:eastAsia="zh-CN"/>
              </w:rPr>
            </w:pPr>
            <w:ins w:id="195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6878B04" w14:textId="77777777" w:rsidTr="00EE1043">
        <w:tblPrEx>
          <w:tblW w:w="10150" w:type="dxa"/>
          <w:tblInd w:w="355" w:type="dxa"/>
          <w:tblPrExChange w:id="1960" w:author="Steven Chen" w:date="2016-12-14T12:16:00Z">
            <w:tblPrEx>
              <w:tblW w:w="9820" w:type="dxa"/>
              <w:tblInd w:w="-5" w:type="dxa"/>
            </w:tblPrEx>
          </w:tblPrExChange>
        </w:tblPrEx>
        <w:trPr>
          <w:trHeight w:val="310"/>
          <w:ins w:id="1961" w:author="Steven Chen" w:date="2016-12-14T12:16:00Z"/>
          <w:trPrChange w:id="196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6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B5CF0BB" w14:textId="77777777" w:rsidR="00EE1043" w:rsidRPr="00EE1043" w:rsidRDefault="00EE1043" w:rsidP="00EE1043">
            <w:pPr>
              <w:spacing w:after="0" w:line="240" w:lineRule="auto"/>
              <w:rPr>
                <w:ins w:id="1964" w:author="Steven Chen" w:date="2016-12-14T12:16:00Z"/>
                <w:rFonts w:ascii="Trebuchet MS" w:eastAsia="Times New Roman" w:hAnsi="Trebuchet MS" w:cs="Calibri"/>
                <w:color w:val="000000"/>
                <w:sz w:val="24"/>
                <w:szCs w:val="24"/>
                <w:lang w:val="en-GB" w:eastAsia="zh-CN"/>
              </w:rPr>
            </w:pPr>
            <w:ins w:id="1965" w:author="Steven Chen" w:date="2016-12-14T12:16:00Z">
              <w:r w:rsidRPr="00EE1043">
                <w:rPr>
                  <w:rFonts w:ascii="Trebuchet MS" w:eastAsia="Times New Roman" w:hAnsi="Trebuchet MS" w:cs="Calibri"/>
                  <w:color w:val="000000"/>
                  <w:sz w:val="24"/>
                  <w:szCs w:val="24"/>
                  <w:lang w:val="en-GB" w:eastAsia="zh-CN"/>
                </w:rPr>
                <w:t>SYSSETTINGS</w:t>
              </w:r>
            </w:ins>
          </w:p>
        </w:tc>
        <w:tc>
          <w:tcPr>
            <w:tcW w:w="1400" w:type="dxa"/>
            <w:tcBorders>
              <w:top w:val="nil"/>
              <w:left w:val="nil"/>
              <w:bottom w:val="single" w:sz="4" w:space="0" w:color="auto"/>
              <w:right w:val="single" w:sz="4" w:space="0" w:color="auto"/>
            </w:tcBorders>
            <w:shd w:val="clear" w:color="auto" w:fill="auto"/>
            <w:noWrap/>
            <w:vAlign w:val="center"/>
            <w:hideMark/>
            <w:tcPrChange w:id="196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378C21AE" w14:textId="77777777" w:rsidR="00EE1043" w:rsidRPr="00EE1043" w:rsidRDefault="00EE1043" w:rsidP="00EE1043">
            <w:pPr>
              <w:spacing w:after="0" w:line="240" w:lineRule="auto"/>
              <w:rPr>
                <w:ins w:id="1967" w:author="Steven Chen" w:date="2016-12-14T12:16:00Z"/>
                <w:rFonts w:ascii="Trebuchet MS" w:eastAsia="Times New Roman" w:hAnsi="Trebuchet MS" w:cs="Calibri"/>
                <w:color w:val="000000"/>
                <w:sz w:val="24"/>
                <w:szCs w:val="24"/>
                <w:lang w:val="en-GB" w:eastAsia="zh-CN"/>
              </w:rPr>
            </w:pPr>
            <w:ins w:id="196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196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5F4F1D8" w14:textId="77777777" w:rsidR="00EE1043" w:rsidRPr="00EE1043" w:rsidRDefault="00EE1043" w:rsidP="00EE1043">
            <w:pPr>
              <w:spacing w:after="0" w:line="240" w:lineRule="auto"/>
              <w:rPr>
                <w:ins w:id="1970" w:author="Steven Chen" w:date="2016-12-14T12:16:00Z"/>
                <w:rFonts w:ascii="Trebuchet MS" w:eastAsia="Times New Roman" w:hAnsi="Trebuchet MS" w:cs="Calibri"/>
                <w:color w:val="000000"/>
                <w:sz w:val="24"/>
                <w:szCs w:val="24"/>
                <w:lang w:val="en-GB" w:eastAsia="zh-CN"/>
              </w:rPr>
            </w:pPr>
            <w:ins w:id="197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7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0EEB8F1" w14:textId="77777777" w:rsidR="00EE1043" w:rsidRPr="00EE1043" w:rsidRDefault="00EE1043" w:rsidP="00EE1043">
            <w:pPr>
              <w:spacing w:after="0" w:line="240" w:lineRule="auto"/>
              <w:rPr>
                <w:ins w:id="1973" w:author="Steven Chen" w:date="2016-12-14T12:16:00Z"/>
                <w:rFonts w:ascii="Trebuchet MS" w:eastAsia="Times New Roman" w:hAnsi="Trebuchet MS" w:cs="Calibri"/>
                <w:color w:val="000000"/>
                <w:sz w:val="24"/>
                <w:szCs w:val="24"/>
                <w:lang w:val="en-GB" w:eastAsia="zh-CN"/>
              </w:rPr>
            </w:pPr>
            <w:ins w:id="197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197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139EEB7" w14:textId="77777777" w:rsidR="00EE1043" w:rsidRPr="00EE1043" w:rsidRDefault="00EE1043" w:rsidP="00EE1043">
            <w:pPr>
              <w:spacing w:after="0" w:line="240" w:lineRule="auto"/>
              <w:rPr>
                <w:ins w:id="1976" w:author="Steven Chen" w:date="2016-12-14T12:16:00Z"/>
                <w:rFonts w:ascii="Trebuchet MS" w:eastAsia="Times New Roman" w:hAnsi="Trebuchet MS" w:cs="Calibri"/>
                <w:color w:val="000000"/>
                <w:sz w:val="24"/>
                <w:szCs w:val="24"/>
                <w:lang w:val="en-GB" w:eastAsia="zh-CN"/>
              </w:rPr>
            </w:pPr>
            <w:ins w:id="197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B5B269F" w14:textId="77777777" w:rsidTr="00EE1043">
        <w:tblPrEx>
          <w:tblW w:w="10150" w:type="dxa"/>
          <w:tblInd w:w="355" w:type="dxa"/>
          <w:tblPrExChange w:id="1978" w:author="Steven Chen" w:date="2016-12-14T12:16:00Z">
            <w:tblPrEx>
              <w:tblW w:w="9820" w:type="dxa"/>
              <w:tblInd w:w="-5" w:type="dxa"/>
            </w:tblPrEx>
          </w:tblPrExChange>
        </w:tblPrEx>
        <w:trPr>
          <w:trHeight w:val="310"/>
          <w:ins w:id="1979" w:author="Steven Chen" w:date="2016-12-14T12:16:00Z"/>
          <w:trPrChange w:id="198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8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8ECFC8F" w14:textId="77777777" w:rsidR="00EE1043" w:rsidRPr="00EE1043" w:rsidRDefault="00EE1043" w:rsidP="00EE1043">
            <w:pPr>
              <w:spacing w:after="0" w:line="240" w:lineRule="auto"/>
              <w:rPr>
                <w:ins w:id="1982" w:author="Steven Chen" w:date="2016-12-14T12:16:00Z"/>
                <w:rFonts w:ascii="Trebuchet MS" w:eastAsia="Times New Roman" w:hAnsi="Trebuchet MS" w:cs="Calibri"/>
                <w:color w:val="000000"/>
                <w:sz w:val="24"/>
                <w:szCs w:val="24"/>
                <w:lang w:val="en-GB" w:eastAsia="zh-CN"/>
              </w:rPr>
            </w:pPr>
            <w:ins w:id="1983" w:author="Steven Chen" w:date="2016-12-14T12:16:00Z">
              <w:r w:rsidRPr="00EE1043">
                <w:rPr>
                  <w:rFonts w:ascii="Trebuchet MS" w:eastAsia="Times New Roman" w:hAnsi="Trebuchet MS" w:cs="Calibri"/>
                  <w:color w:val="000000"/>
                  <w:sz w:val="24"/>
                  <w:szCs w:val="24"/>
                  <w:lang w:val="en-GB" w:eastAsia="zh-CN"/>
                </w:rPr>
                <w:t>TRANS</w:t>
              </w:r>
            </w:ins>
          </w:p>
        </w:tc>
        <w:tc>
          <w:tcPr>
            <w:tcW w:w="1400" w:type="dxa"/>
            <w:tcBorders>
              <w:top w:val="nil"/>
              <w:left w:val="nil"/>
              <w:bottom w:val="single" w:sz="4" w:space="0" w:color="auto"/>
              <w:right w:val="single" w:sz="4" w:space="0" w:color="auto"/>
            </w:tcBorders>
            <w:shd w:val="clear" w:color="auto" w:fill="auto"/>
            <w:noWrap/>
            <w:vAlign w:val="center"/>
            <w:hideMark/>
            <w:tcPrChange w:id="198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6A1C733" w14:textId="77777777" w:rsidR="00EE1043" w:rsidRPr="00EE1043" w:rsidRDefault="00EE1043" w:rsidP="00EE1043">
            <w:pPr>
              <w:spacing w:after="0" w:line="240" w:lineRule="auto"/>
              <w:rPr>
                <w:ins w:id="1985" w:author="Steven Chen" w:date="2016-12-14T12:16:00Z"/>
                <w:rFonts w:ascii="Trebuchet MS" w:eastAsia="Times New Roman" w:hAnsi="Trebuchet MS" w:cs="Calibri"/>
                <w:color w:val="000000"/>
                <w:sz w:val="24"/>
                <w:szCs w:val="24"/>
                <w:lang w:val="en-GB" w:eastAsia="zh-CN"/>
              </w:rPr>
            </w:pPr>
            <w:ins w:id="1986"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198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763D3C8" w14:textId="77777777" w:rsidR="00EE1043" w:rsidRPr="00EE1043" w:rsidRDefault="00EE1043" w:rsidP="00EE1043">
            <w:pPr>
              <w:spacing w:after="0" w:line="240" w:lineRule="auto"/>
              <w:rPr>
                <w:ins w:id="1988" w:author="Steven Chen" w:date="2016-12-14T12:16:00Z"/>
                <w:rFonts w:ascii="Trebuchet MS" w:eastAsia="Times New Roman" w:hAnsi="Trebuchet MS" w:cs="Calibri"/>
                <w:color w:val="000000"/>
                <w:sz w:val="24"/>
                <w:szCs w:val="24"/>
                <w:lang w:val="en-GB" w:eastAsia="zh-CN"/>
              </w:rPr>
            </w:pPr>
            <w:ins w:id="198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199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BC07AD8" w14:textId="77777777" w:rsidR="00EE1043" w:rsidRPr="00EE1043" w:rsidRDefault="00EE1043" w:rsidP="00EE1043">
            <w:pPr>
              <w:spacing w:after="0" w:line="240" w:lineRule="auto"/>
              <w:rPr>
                <w:ins w:id="1991" w:author="Steven Chen" w:date="2016-12-14T12:16:00Z"/>
                <w:rFonts w:ascii="Trebuchet MS" w:eastAsia="Times New Roman" w:hAnsi="Trebuchet MS" w:cs="Calibri"/>
                <w:color w:val="000000"/>
                <w:sz w:val="24"/>
                <w:szCs w:val="24"/>
                <w:lang w:val="en-GB" w:eastAsia="zh-CN"/>
              </w:rPr>
            </w:pPr>
            <w:ins w:id="1992"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199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02358C7C" w14:textId="77777777" w:rsidR="00EE1043" w:rsidRPr="00EE1043" w:rsidRDefault="00EE1043" w:rsidP="00EE1043">
            <w:pPr>
              <w:spacing w:after="0" w:line="240" w:lineRule="auto"/>
              <w:rPr>
                <w:ins w:id="1994" w:author="Steven Chen" w:date="2016-12-14T12:16:00Z"/>
                <w:rFonts w:ascii="Trebuchet MS" w:eastAsia="Times New Roman" w:hAnsi="Trebuchet MS" w:cs="Calibri"/>
                <w:color w:val="000000"/>
                <w:sz w:val="24"/>
                <w:szCs w:val="24"/>
                <w:lang w:val="en-GB" w:eastAsia="zh-CN"/>
              </w:rPr>
            </w:pPr>
            <w:ins w:id="199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02BC3F0" w14:textId="77777777" w:rsidTr="00EE1043">
        <w:tblPrEx>
          <w:tblW w:w="10150" w:type="dxa"/>
          <w:tblInd w:w="355" w:type="dxa"/>
          <w:tblPrExChange w:id="1996" w:author="Steven Chen" w:date="2016-12-14T12:16:00Z">
            <w:tblPrEx>
              <w:tblW w:w="9820" w:type="dxa"/>
              <w:tblInd w:w="-5" w:type="dxa"/>
            </w:tblPrEx>
          </w:tblPrExChange>
        </w:tblPrEx>
        <w:trPr>
          <w:trHeight w:val="310"/>
          <w:ins w:id="1997" w:author="Steven Chen" w:date="2016-12-14T12:16:00Z"/>
          <w:trPrChange w:id="199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199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2E576BB" w14:textId="77777777" w:rsidR="00EE1043" w:rsidRPr="00EE1043" w:rsidRDefault="00EE1043" w:rsidP="00EE1043">
            <w:pPr>
              <w:spacing w:after="0" w:line="240" w:lineRule="auto"/>
              <w:rPr>
                <w:ins w:id="2000" w:author="Steven Chen" w:date="2016-12-14T12:16:00Z"/>
                <w:rFonts w:ascii="Trebuchet MS" w:eastAsia="Times New Roman" w:hAnsi="Trebuchet MS" w:cs="Calibri"/>
                <w:color w:val="000000"/>
                <w:sz w:val="24"/>
                <w:szCs w:val="24"/>
                <w:lang w:val="en-GB" w:eastAsia="zh-CN"/>
              </w:rPr>
            </w:pPr>
            <w:ins w:id="2001" w:author="Steven Chen" w:date="2016-12-14T12:16:00Z">
              <w:r w:rsidRPr="00EE1043">
                <w:rPr>
                  <w:rFonts w:ascii="Trebuchet MS" w:eastAsia="Times New Roman" w:hAnsi="Trebuchet MS" w:cs="Calibri"/>
                  <w:color w:val="000000"/>
                  <w:sz w:val="24"/>
                  <w:szCs w:val="24"/>
                  <w:lang w:val="en-GB" w:eastAsia="zh-CN"/>
                </w:rPr>
                <w:t>TRANS_ECARD</w:t>
              </w:r>
            </w:ins>
          </w:p>
        </w:tc>
        <w:tc>
          <w:tcPr>
            <w:tcW w:w="1400" w:type="dxa"/>
            <w:tcBorders>
              <w:top w:val="nil"/>
              <w:left w:val="nil"/>
              <w:bottom w:val="single" w:sz="4" w:space="0" w:color="auto"/>
              <w:right w:val="single" w:sz="4" w:space="0" w:color="auto"/>
            </w:tcBorders>
            <w:shd w:val="clear" w:color="auto" w:fill="auto"/>
            <w:noWrap/>
            <w:vAlign w:val="center"/>
            <w:hideMark/>
            <w:tcPrChange w:id="200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4808D407" w14:textId="77777777" w:rsidR="00EE1043" w:rsidRPr="00EE1043" w:rsidRDefault="00EE1043" w:rsidP="00EE1043">
            <w:pPr>
              <w:spacing w:after="0" w:line="240" w:lineRule="auto"/>
              <w:rPr>
                <w:ins w:id="2003" w:author="Steven Chen" w:date="2016-12-14T12:16:00Z"/>
                <w:rFonts w:ascii="Trebuchet MS" w:eastAsia="Times New Roman" w:hAnsi="Trebuchet MS" w:cs="Calibri"/>
                <w:color w:val="000000"/>
                <w:sz w:val="24"/>
                <w:szCs w:val="24"/>
                <w:lang w:val="en-GB" w:eastAsia="zh-CN"/>
              </w:rPr>
            </w:pPr>
            <w:ins w:id="2004"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200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15BAE032" w14:textId="77777777" w:rsidR="00EE1043" w:rsidRPr="00EE1043" w:rsidRDefault="00EE1043" w:rsidP="00EE1043">
            <w:pPr>
              <w:spacing w:after="0" w:line="240" w:lineRule="auto"/>
              <w:rPr>
                <w:ins w:id="2006" w:author="Steven Chen" w:date="2016-12-14T12:16:00Z"/>
                <w:rFonts w:ascii="Trebuchet MS" w:eastAsia="Times New Roman" w:hAnsi="Trebuchet MS" w:cs="Calibri"/>
                <w:color w:val="000000"/>
                <w:sz w:val="24"/>
                <w:szCs w:val="24"/>
                <w:lang w:val="en-GB" w:eastAsia="zh-CN"/>
              </w:rPr>
            </w:pPr>
            <w:ins w:id="200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0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3D3794DD" w14:textId="77777777" w:rsidR="00EE1043" w:rsidRPr="00EE1043" w:rsidRDefault="00EE1043" w:rsidP="00EE1043">
            <w:pPr>
              <w:spacing w:after="0" w:line="240" w:lineRule="auto"/>
              <w:rPr>
                <w:ins w:id="2009" w:author="Steven Chen" w:date="2016-12-14T12:16:00Z"/>
                <w:rFonts w:ascii="Trebuchet MS" w:eastAsia="Times New Roman" w:hAnsi="Trebuchet MS" w:cs="Calibri"/>
                <w:color w:val="000000"/>
                <w:sz w:val="24"/>
                <w:szCs w:val="24"/>
                <w:lang w:val="en-GB" w:eastAsia="zh-CN"/>
              </w:rPr>
            </w:pPr>
            <w:ins w:id="2010"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201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1856ACB1" w14:textId="77777777" w:rsidR="00EE1043" w:rsidRPr="00EE1043" w:rsidRDefault="00EE1043" w:rsidP="00EE1043">
            <w:pPr>
              <w:spacing w:after="0" w:line="240" w:lineRule="auto"/>
              <w:rPr>
                <w:ins w:id="2012" w:author="Steven Chen" w:date="2016-12-14T12:16:00Z"/>
                <w:rFonts w:ascii="Trebuchet MS" w:eastAsia="Times New Roman" w:hAnsi="Trebuchet MS" w:cs="Calibri"/>
                <w:color w:val="000000"/>
                <w:sz w:val="24"/>
                <w:szCs w:val="24"/>
                <w:lang w:val="en-GB" w:eastAsia="zh-CN"/>
              </w:rPr>
            </w:pPr>
            <w:ins w:id="2013"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54C4BFC3" w14:textId="77777777" w:rsidTr="00EE1043">
        <w:tblPrEx>
          <w:tblW w:w="10150" w:type="dxa"/>
          <w:tblInd w:w="355" w:type="dxa"/>
          <w:tblPrExChange w:id="2014" w:author="Steven Chen" w:date="2016-12-14T12:16:00Z">
            <w:tblPrEx>
              <w:tblW w:w="9820" w:type="dxa"/>
              <w:tblInd w:w="-5" w:type="dxa"/>
            </w:tblPrEx>
          </w:tblPrExChange>
        </w:tblPrEx>
        <w:trPr>
          <w:trHeight w:val="310"/>
          <w:ins w:id="2015" w:author="Steven Chen" w:date="2016-12-14T12:16:00Z"/>
          <w:trPrChange w:id="2016"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2017"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3A08AC86" w14:textId="77777777" w:rsidR="00EE1043" w:rsidRPr="00EE1043" w:rsidRDefault="00EE1043" w:rsidP="00EE1043">
            <w:pPr>
              <w:spacing w:after="0" w:line="240" w:lineRule="auto"/>
              <w:rPr>
                <w:ins w:id="2018" w:author="Steven Chen" w:date="2016-12-14T12:16:00Z"/>
                <w:rFonts w:ascii="Trebuchet MS" w:eastAsia="Times New Roman" w:hAnsi="Trebuchet MS" w:cs="Calibri"/>
                <w:color w:val="000000"/>
                <w:sz w:val="24"/>
                <w:szCs w:val="24"/>
                <w:lang w:val="en-GB" w:eastAsia="zh-CN"/>
              </w:rPr>
            </w:pPr>
            <w:ins w:id="2019" w:author="Steven Chen" w:date="2016-12-14T12:16:00Z">
              <w:r w:rsidRPr="00EE1043">
                <w:rPr>
                  <w:rFonts w:ascii="Trebuchet MS" w:eastAsia="Times New Roman" w:hAnsi="Trebuchet MS" w:cs="Calibri"/>
                  <w:color w:val="000000"/>
                  <w:sz w:val="24"/>
                  <w:szCs w:val="24"/>
                  <w:lang w:val="en-GB" w:eastAsia="zh-CN"/>
                </w:rPr>
                <w:t>TRANS_MODIFIER</w:t>
              </w:r>
            </w:ins>
          </w:p>
        </w:tc>
        <w:tc>
          <w:tcPr>
            <w:tcW w:w="1400" w:type="dxa"/>
            <w:tcBorders>
              <w:top w:val="nil"/>
              <w:left w:val="nil"/>
              <w:bottom w:val="single" w:sz="4" w:space="0" w:color="auto"/>
              <w:right w:val="single" w:sz="4" w:space="0" w:color="auto"/>
            </w:tcBorders>
            <w:shd w:val="clear" w:color="auto" w:fill="auto"/>
            <w:noWrap/>
            <w:vAlign w:val="center"/>
            <w:hideMark/>
            <w:tcPrChange w:id="2020"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9CF5E74" w14:textId="77777777" w:rsidR="00EE1043" w:rsidRPr="00EE1043" w:rsidRDefault="00EE1043" w:rsidP="00EE1043">
            <w:pPr>
              <w:spacing w:after="0" w:line="240" w:lineRule="auto"/>
              <w:rPr>
                <w:ins w:id="2021" w:author="Steven Chen" w:date="2016-12-14T12:16:00Z"/>
                <w:rFonts w:ascii="Trebuchet MS" w:eastAsia="Times New Roman" w:hAnsi="Trebuchet MS" w:cs="Calibri"/>
                <w:color w:val="000000"/>
                <w:sz w:val="24"/>
                <w:szCs w:val="24"/>
                <w:lang w:val="en-GB" w:eastAsia="zh-CN"/>
              </w:rPr>
            </w:pPr>
            <w:ins w:id="2022" w:author="Steven Chen" w:date="2016-12-14T12:16:00Z">
              <w:r w:rsidRPr="00EE1043">
                <w:rPr>
                  <w:rFonts w:ascii="Trebuchet MS" w:eastAsia="Times New Roman" w:hAnsi="Trebuchet MS" w:cs="Calibri"/>
                  <w:color w:val="000000"/>
                  <w:sz w:val="24"/>
                  <w:szCs w:val="24"/>
                  <w:lang w:val="en-GB" w:eastAsia="zh-CN"/>
                </w:rPr>
                <w:t>Sales Data</w:t>
              </w:r>
            </w:ins>
          </w:p>
        </w:tc>
        <w:tc>
          <w:tcPr>
            <w:tcW w:w="2020" w:type="dxa"/>
            <w:tcBorders>
              <w:top w:val="nil"/>
              <w:left w:val="nil"/>
              <w:bottom w:val="single" w:sz="4" w:space="0" w:color="auto"/>
              <w:right w:val="single" w:sz="4" w:space="0" w:color="auto"/>
            </w:tcBorders>
            <w:shd w:val="clear" w:color="auto" w:fill="auto"/>
            <w:noWrap/>
            <w:vAlign w:val="center"/>
            <w:hideMark/>
            <w:tcPrChange w:id="2023"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236776D0" w14:textId="77777777" w:rsidR="00EE1043" w:rsidRPr="00EE1043" w:rsidRDefault="00EE1043" w:rsidP="00EE1043">
            <w:pPr>
              <w:spacing w:after="0" w:line="240" w:lineRule="auto"/>
              <w:rPr>
                <w:ins w:id="2024" w:author="Steven Chen" w:date="2016-12-14T12:16:00Z"/>
                <w:rFonts w:ascii="Trebuchet MS" w:eastAsia="Times New Roman" w:hAnsi="Trebuchet MS" w:cs="Calibri"/>
                <w:color w:val="000000"/>
                <w:sz w:val="24"/>
                <w:szCs w:val="24"/>
                <w:lang w:val="en-GB" w:eastAsia="zh-CN"/>
              </w:rPr>
            </w:pPr>
            <w:ins w:id="2025"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26"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345C7FA" w14:textId="77777777" w:rsidR="00EE1043" w:rsidRPr="00EE1043" w:rsidRDefault="00EE1043" w:rsidP="00EE1043">
            <w:pPr>
              <w:spacing w:after="0" w:line="240" w:lineRule="auto"/>
              <w:rPr>
                <w:ins w:id="2027" w:author="Steven Chen" w:date="2016-12-14T12:16:00Z"/>
                <w:rFonts w:ascii="Trebuchet MS" w:eastAsia="Times New Roman" w:hAnsi="Trebuchet MS" w:cs="Calibri"/>
                <w:color w:val="000000"/>
                <w:sz w:val="24"/>
                <w:szCs w:val="24"/>
                <w:lang w:val="en-GB" w:eastAsia="zh-CN"/>
              </w:rPr>
            </w:pPr>
            <w:ins w:id="2028" w:author="Steven Chen" w:date="2016-12-14T12:16:00Z">
              <w:r w:rsidRPr="00EE1043">
                <w:rPr>
                  <w:rFonts w:ascii="Trebuchet MS" w:eastAsia="Times New Roman" w:hAnsi="Trebuchet MS" w:cs="Calibri"/>
                  <w:color w:val="000000"/>
                  <w:sz w:val="24"/>
                  <w:szCs w:val="24"/>
                  <w:lang w:val="en-GB" w:eastAsia="zh-CN"/>
                </w:rPr>
                <w:t>Upload</w:t>
              </w:r>
            </w:ins>
          </w:p>
        </w:tc>
        <w:tc>
          <w:tcPr>
            <w:tcW w:w="1220" w:type="dxa"/>
            <w:tcBorders>
              <w:top w:val="nil"/>
              <w:left w:val="nil"/>
              <w:bottom w:val="single" w:sz="4" w:space="0" w:color="auto"/>
              <w:right w:val="single" w:sz="4" w:space="0" w:color="auto"/>
            </w:tcBorders>
            <w:shd w:val="clear" w:color="auto" w:fill="auto"/>
            <w:noWrap/>
            <w:vAlign w:val="center"/>
            <w:hideMark/>
            <w:tcPrChange w:id="2029"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715A76D" w14:textId="77777777" w:rsidR="00EE1043" w:rsidRPr="00EE1043" w:rsidRDefault="00EE1043" w:rsidP="00EE1043">
            <w:pPr>
              <w:spacing w:after="0" w:line="240" w:lineRule="auto"/>
              <w:rPr>
                <w:ins w:id="2030" w:author="Steven Chen" w:date="2016-12-14T12:16:00Z"/>
                <w:rFonts w:ascii="Trebuchet MS" w:eastAsia="Times New Roman" w:hAnsi="Trebuchet MS" w:cs="Calibri"/>
                <w:color w:val="000000"/>
                <w:sz w:val="24"/>
                <w:szCs w:val="24"/>
                <w:lang w:val="en-GB" w:eastAsia="zh-CN"/>
              </w:rPr>
            </w:pPr>
            <w:ins w:id="2031"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77DF0610" w14:textId="77777777" w:rsidTr="00EE1043">
        <w:tblPrEx>
          <w:tblW w:w="10150" w:type="dxa"/>
          <w:tblInd w:w="355" w:type="dxa"/>
          <w:tblPrExChange w:id="2032" w:author="Steven Chen" w:date="2016-12-14T12:16:00Z">
            <w:tblPrEx>
              <w:tblW w:w="9820" w:type="dxa"/>
              <w:tblInd w:w="-5" w:type="dxa"/>
            </w:tblPrEx>
          </w:tblPrExChange>
        </w:tblPrEx>
        <w:trPr>
          <w:trHeight w:val="310"/>
          <w:ins w:id="2033" w:author="Steven Chen" w:date="2016-12-14T12:16:00Z"/>
          <w:trPrChange w:id="2034"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2035"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1AFD7A67" w14:textId="77777777" w:rsidR="00EE1043" w:rsidRPr="00EE1043" w:rsidRDefault="00EE1043" w:rsidP="00EE1043">
            <w:pPr>
              <w:spacing w:after="0" w:line="240" w:lineRule="auto"/>
              <w:rPr>
                <w:ins w:id="2036" w:author="Steven Chen" w:date="2016-12-14T12:16:00Z"/>
                <w:rFonts w:ascii="Trebuchet MS" w:eastAsia="Times New Roman" w:hAnsi="Trebuchet MS" w:cs="Calibri"/>
                <w:color w:val="000000"/>
                <w:sz w:val="24"/>
                <w:szCs w:val="24"/>
                <w:lang w:val="en-GB" w:eastAsia="zh-CN"/>
              </w:rPr>
            </w:pPr>
            <w:ins w:id="2037" w:author="Steven Chen" w:date="2016-12-14T12:16:00Z">
              <w:r w:rsidRPr="00EE1043">
                <w:rPr>
                  <w:rFonts w:ascii="Trebuchet MS" w:eastAsia="Times New Roman" w:hAnsi="Trebuchet MS" w:cs="Calibri"/>
                  <w:color w:val="000000"/>
                  <w:sz w:val="24"/>
                  <w:szCs w:val="24"/>
                  <w:lang w:val="en-GB" w:eastAsia="zh-CN"/>
                </w:rPr>
                <w:t>TRANS_TYPE</w:t>
              </w:r>
            </w:ins>
          </w:p>
        </w:tc>
        <w:tc>
          <w:tcPr>
            <w:tcW w:w="1400" w:type="dxa"/>
            <w:tcBorders>
              <w:top w:val="nil"/>
              <w:left w:val="nil"/>
              <w:bottom w:val="single" w:sz="4" w:space="0" w:color="auto"/>
              <w:right w:val="single" w:sz="4" w:space="0" w:color="auto"/>
            </w:tcBorders>
            <w:shd w:val="clear" w:color="auto" w:fill="auto"/>
            <w:noWrap/>
            <w:vAlign w:val="center"/>
            <w:hideMark/>
            <w:tcPrChange w:id="2038"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094D7DBD" w14:textId="77777777" w:rsidR="00EE1043" w:rsidRPr="00EE1043" w:rsidRDefault="00EE1043" w:rsidP="00EE1043">
            <w:pPr>
              <w:spacing w:after="0" w:line="240" w:lineRule="auto"/>
              <w:rPr>
                <w:ins w:id="2039" w:author="Steven Chen" w:date="2016-12-14T12:16:00Z"/>
                <w:rFonts w:ascii="Trebuchet MS" w:eastAsia="Times New Roman" w:hAnsi="Trebuchet MS" w:cs="Calibri"/>
                <w:color w:val="000000"/>
                <w:sz w:val="24"/>
                <w:szCs w:val="24"/>
                <w:lang w:val="en-GB" w:eastAsia="zh-CN"/>
              </w:rPr>
            </w:pPr>
            <w:ins w:id="2040"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2041"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CDD7799" w14:textId="77777777" w:rsidR="00EE1043" w:rsidRPr="00EE1043" w:rsidRDefault="00EE1043" w:rsidP="00EE1043">
            <w:pPr>
              <w:spacing w:after="0" w:line="240" w:lineRule="auto"/>
              <w:rPr>
                <w:ins w:id="2042" w:author="Steven Chen" w:date="2016-12-14T12:16:00Z"/>
                <w:rFonts w:ascii="Trebuchet MS" w:eastAsia="Times New Roman" w:hAnsi="Trebuchet MS" w:cs="Calibri"/>
                <w:color w:val="000000"/>
                <w:sz w:val="24"/>
                <w:szCs w:val="24"/>
                <w:lang w:val="en-GB" w:eastAsia="zh-CN"/>
              </w:rPr>
            </w:pPr>
            <w:ins w:id="2043"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44"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74234C6" w14:textId="77777777" w:rsidR="00EE1043" w:rsidRPr="00EE1043" w:rsidRDefault="00EE1043" w:rsidP="00EE1043">
            <w:pPr>
              <w:spacing w:after="0" w:line="240" w:lineRule="auto"/>
              <w:rPr>
                <w:ins w:id="2045" w:author="Steven Chen" w:date="2016-12-14T12:16:00Z"/>
                <w:rFonts w:ascii="Trebuchet MS" w:eastAsia="Times New Roman" w:hAnsi="Trebuchet MS" w:cs="Calibri"/>
                <w:color w:val="000000"/>
                <w:sz w:val="24"/>
                <w:szCs w:val="24"/>
                <w:lang w:val="en-GB" w:eastAsia="zh-CN"/>
              </w:rPr>
            </w:pPr>
            <w:ins w:id="2046"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2047"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21EF6414" w14:textId="77777777" w:rsidR="00EE1043" w:rsidRPr="00EE1043" w:rsidRDefault="00EE1043" w:rsidP="00EE1043">
            <w:pPr>
              <w:spacing w:after="0" w:line="240" w:lineRule="auto"/>
              <w:rPr>
                <w:ins w:id="2048" w:author="Steven Chen" w:date="2016-12-14T12:16:00Z"/>
                <w:rFonts w:ascii="Trebuchet MS" w:eastAsia="Times New Roman" w:hAnsi="Trebuchet MS" w:cs="Calibri"/>
                <w:color w:val="000000"/>
                <w:sz w:val="24"/>
                <w:szCs w:val="24"/>
                <w:lang w:val="en-GB" w:eastAsia="zh-CN"/>
              </w:rPr>
            </w:pPr>
            <w:ins w:id="2049"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31B126EE" w14:textId="77777777" w:rsidTr="00EE1043">
        <w:tblPrEx>
          <w:tblW w:w="10150" w:type="dxa"/>
          <w:tblInd w:w="355" w:type="dxa"/>
          <w:tblPrExChange w:id="2050" w:author="Steven Chen" w:date="2016-12-14T12:16:00Z">
            <w:tblPrEx>
              <w:tblW w:w="9820" w:type="dxa"/>
              <w:tblInd w:w="-5" w:type="dxa"/>
            </w:tblPrEx>
          </w:tblPrExChange>
        </w:tblPrEx>
        <w:trPr>
          <w:trHeight w:val="310"/>
          <w:ins w:id="2051" w:author="Steven Chen" w:date="2016-12-14T12:16:00Z"/>
          <w:trPrChange w:id="2052"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2053"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41F899DC" w14:textId="77777777" w:rsidR="00EE1043" w:rsidRPr="00EE1043" w:rsidRDefault="00EE1043" w:rsidP="00EE1043">
            <w:pPr>
              <w:spacing w:after="0" w:line="240" w:lineRule="auto"/>
              <w:rPr>
                <w:ins w:id="2054" w:author="Steven Chen" w:date="2016-12-14T12:16:00Z"/>
                <w:rFonts w:ascii="Trebuchet MS" w:eastAsia="Times New Roman" w:hAnsi="Trebuchet MS" w:cs="Calibri"/>
                <w:color w:val="000000"/>
                <w:sz w:val="24"/>
                <w:szCs w:val="24"/>
                <w:lang w:val="en-GB" w:eastAsia="zh-CN"/>
              </w:rPr>
            </w:pPr>
            <w:ins w:id="2055" w:author="Steven Chen" w:date="2016-12-14T12:16:00Z">
              <w:r w:rsidRPr="00EE1043">
                <w:rPr>
                  <w:rFonts w:ascii="Trebuchet MS" w:eastAsia="Times New Roman" w:hAnsi="Trebuchet MS" w:cs="Calibri"/>
                  <w:color w:val="000000"/>
                  <w:sz w:val="24"/>
                  <w:szCs w:val="24"/>
                  <w:lang w:val="en-GB" w:eastAsia="zh-CN"/>
                </w:rPr>
                <w:t>USER_PERMISSION</w:t>
              </w:r>
            </w:ins>
          </w:p>
        </w:tc>
        <w:tc>
          <w:tcPr>
            <w:tcW w:w="1400" w:type="dxa"/>
            <w:tcBorders>
              <w:top w:val="nil"/>
              <w:left w:val="nil"/>
              <w:bottom w:val="single" w:sz="4" w:space="0" w:color="auto"/>
              <w:right w:val="single" w:sz="4" w:space="0" w:color="auto"/>
            </w:tcBorders>
            <w:shd w:val="clear" w:color="auto" w:fill="auto"/>
            <w:noWrap/>
            <w:vAlign w:val="center"/>
            <w:hideMark/>
            <w:tcPrChange w:id="2056"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933651C" w14:textId="77777777" w:rsidR="00EE1043" w:rsidRPr="00EE1043" w:rsidRDefault="00EE1043" w:rsidP="00EE1043">
            <w:pPr>
              <w:spacing w:after="0" w:line="240" w:lineRule="auto"/>
              <w:rPr>
                <w:ins w:id="2057" w:author="Steven Chen" w:date="2016-12-14T12:16:00Z"/>
                <w:rFonts w:ascii="Trebuchet MS" w:eastAsia="Times New Roman" w:hAnsi="Trebuchet MS" w:cs="Calibri"/>
                <w:color w:val="000000"/>
                <w:sz w:val="24"/>
                <w:szCs w:val="24"/>
                <w:lang w:val="en-GB" w:eastAsia="zh-CN"/>
              </w:rPr>
            </w:pPr>
            <w:ins w:id="2058"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2059"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43BADB5B" w14:textId="77777777" w:rsidR="00EE1043" w:rsidRPr="00EE1043" w:rsidRDefault="00EE1043" w:rsidP="00EE1043">
            <w:pPr>
              <w:spacing w:after="0" w:line="240" w:lineRule="auto"/>
              <w:rPr>
                <w:ins w:id="2060" w:author="Steven Chen" w:date="2016-12-14T12:16:00Z"/>
                <w:rFonts w:ascii="Trebuchet MS" w:eastAsia="Times New Roman" w:hAnsi="Trebuchet MS" w:cs="Calibri"/>
                <w:color w:val="000000"/>
                <w:sz w:val="24"/>
                <w:szCs w:val="24"/>
                <w:lang w:val="en-GB" w:eastAsia="zh-CN"/>
              </w:rPr>
            </w:pPr>
            <w:ins w:id="2061"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62"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727E1962" w14:textId="77777777" w:rsidR="00EE1043" w:rsidRPr="00EE1043" w:rsidRDefault="00EE1043" w:rsidP="00EE1043">
            <w:pPr>
              <w:spacing w:after="0" w:line="240" w:lineRule="auto"/>
              <w:rPr>
                <w:ins w:id="2063" w:author="Steven Chen" w:date="2016-12-14T12:16:00Z"/>
                <w:rFonts w:ascii="Trebuchet MS" w:eastAsia="Times New Roman" w:hAnsi="Trebuchet MS" w:cs="Calibri"/>
                <w:color w:val="000000"/>
                <w:sz w:val="24"/>
                <w:szCs w:val="24"/>
                <w:lang w:val="en-GB" w:eastAsia="zh-CN"/>
              </w:rPr>
            </w:pPr>
            <w:ins w:id="2064"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2065"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6AA0B0F2" w14:textId="77777777" w:rsidR="00EE1043" w:rsidRPr="00EE1043" w:rsidRDefault="00EE1043" w:rsidP="00EE1043">
            <w:pPr>
              <w:spacing w:after="0" w:line="240" w:lineRule="auto"/>
              <w:rPr>
                <w:ins w:id="2066" w:author="Steven Chen" w:date="2016-12-14T12:16:00Z"/>
                <w:rFonts w:ascii="Trebuchet MS" w:eastAsia="Times New Roman" w:hAnsi="Trebuchet MS" w:cs="Calibri"/>
                <w:color w:val="000000"/>
                <w:sz w:val="24"/>
                <w:szCs w:val="24"/>
                <w:lang w:val="en-GB" w:eastAsia="zh-CN"/>
              </w:rPr>
            </w:pPr>
            <w:ins w:id="2067"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6117B431" w14:textId="77777777" w:rsidTr="00EE1043">
        <w:tblPrEx>
          <w:tblW w:w="10150" w:type="dxa"/>
          <w:tblInd w:w="355" w:type="dxa"/>
          <w:tblPrExChange w:id="2068" w:author="Steven Chen" w:date="2016-12-14T12:16:00Z">
            <w:tblPrEx>
              <w:tblW w:w="9820" w:type="dxa"/>
              <w:tblInd w:w="-5" w:type="dxa"/>
            </w:tblPrEx>
          </w:tblPrExChange>
        </w:tblPrEx>
        <w:trPr>
          <w:trHeight w:val="310"/>
          <w:ins w:id="2069" w:author="Steven Chen" w:date="2016-12-14T12:16:00Z"/>
          <w:trPrChange w:id="2070"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2071"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742F4B54" w14:textId="77777777" w:rsidR="00EE1043" w:rsidRPr="00EE1043" w:rsidRDefault="00EE1043" w:rsidP="00EE1043">
            <w:pPr>
              <w:spacing w:after="0" w:line="240" w:lineRule="auto"/>
              <w:rPr>
                <w:ins w:id="2072" w:author="Steven Chen" w:date="2016-12-14T12:16:00Z"/>
                <w:rFonts w:ascii="Trebuchet MS" w:eastAsia="Times New Roman" w:hAnsi="Trebuchet MS" w:cs="Calibri"/>
                <w:color w:val="000000"/>
                <w:sz w:val="24"/>
                <w:szCs w:val="24"/>
                <w:lang w:val="en-GB" w:eastAsia="zh-CN"/>
              </w:rPr>
            </w:pPr>
            <w:ins w:id="2073" w:author="Steven Chen" w:date="2016-12-14T12:16:00Z">
              <w:r w:rsidRPr="00EE1043">
                <w:rPr>
                  <w:rFonts w:ascii="Trebuchet MS" w:eastAsia="Times New Roman" w:hAnsi="Trebuchet MS" w:cs="Calibri"/>
                  <w:color w:val="000000"/>
                  <w:sz w:val="24"/>
                  <w:szCs w:val="24"/>
                  <w:lang w:val="en-GB" w:eastAsia="zh-CN"/>
                </w:rPr>
                <w:t>USER_ROLE</w:t>
              </w:r>
            </w:ins>
          </w:p>
        </w:tc>
        <w:tc>
          <w:tcPr>
            <w:tcW w:w="1400" w:type="dxa"/>
            <w:tcBorders>
              <w:top w:val="nil"/>
              <w:left w:val="nil"/>
              <w:bottom w:val="single" w:sz="4" w:space="0" w:color="auto"/>
              <w:right w:val="single" w:sz="4" w:space="0" w:color="auto"/>
            </w:tcBorders>
            <w:shd w:val="clear" w:color="auto" w:fill="auto"/>
            <w:noWrap/>
            <w:vAlign w:val="center"/>
            <w:hideMark/>
            <w:tcPrChange w:id="2074"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5569D1AC" w14:textId="77777777" w:rsidR="00EE1043" w:rsidRPr="00EE1043" w:rsidRDefault="00EE1043" w:rsidP="00EE1043">
            <w:pPr>
              <w:spacing w:after="0" w:line="240" w:lineRule="auto"/>
              <w:rPr>
                <w:ins w:id="2075" w:author="Steven Chen" w:date="2016-12-14T12:16:00Z"/>
                <w:rFonts w:ascii="Trebuchet MS" w:eastAsia="Times New Roman" w:hAnsi="Trebuchet MS" w:cs="Calibri"/>
                <w:color w:val="000000"/>
                <w:sz w:val="24"/>
                <w:szCs w:val="24"/>
                <w:lang w:val="en-GB" w:eastAsia="zh-CN"/>
              </w:rPr>
            </w:pPr>
            <w:ins w:id="2076"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2077"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579D8C93" w14:textId="77777777" w:rsidR="00EE1043" w:rsidRPr="00EE1043" w:rsidRDefault="00EE1043" w:rsidP="00EE1043">
            <w:pPr>
              <w:spacing w:after="0" w:line="240" w:lineRule="auto"/>
              <w:rPr>
                <w:ins w:id="2078" w:author="Steven Chen" w:date="2016-12-14T12:16:00Z"/>
                <w:rFonts w:ascii="Trebuchet MS" w:eastAsia="Times New Roman" w:hAnsi="Trebuchet MS" w:cs="Calibri"/>
                <w:color w:val="000000"/>
                <w:sz w:val="24"/>
                <w:szCs w:val="24"/>
                <w:lang w:val="en-GB" w:eastAsia="zh-CN"/>
              </w:rPr>
            </w:pPr>
            <w:ins w:id="2079"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80"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5226BC1E" w14:textId="77777777" w:rsidR="00EE1043" w:rsidRPr="00EE1043" w:rsidRDefault="00EE1043" w:rsidP="00EE1043">
            <w:pPr>
              <w:spacing w:after="0" w:line="240" w:lineRule="auto"/>
              <w:rPr>
                <w:ins w:id="2081" w:author="Steven Chen" w:date="2016-12-14T12:16:00Z"/>
                <w:rFonts w:ascii="Trebuchet MS" w:eastAsia="Times New Roman" w:hAnsi="Trebuchet MS" w:cs="Calibri"/>
                <w:color w:val="000000"/>
                <w:sz w:val="24"/>
                <w:szCs w:val="24"/>
                <w:lang w:val="en-GB" w:eastAsia="zh-CN"/>
              </w:rPr>
            </w:pPr>
            <w:ins w:id="2082"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2083"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30BA723" w14:textId="77777777" w:rsidR="00EE1043" w:rsidRPr="00EE1043" w:rsidRDefault="00EE1043" w:rsidP="00EE1043">
            <w:pPr>
              <w:spacing w:after="0" w:line="240" w:lineRule="auto"/>
              <w:rPr>
                <w:ins w:id="2084" w:author="Steven Chen" w:date="2016-12-14T12:16:00Z"/>
                <w:rFonts w:ascii="Trebuchet MS" w:eastAsia="Times New Roman" w:hAnsi="Trebuchet MS" w:cs="Calibri"/>
                <w:color w:val="000000"/>
                <w:sz w:val="24"/>
                <w:szCs w:val="24"/>
                <w:lang w:val="en-GB" w:eastAsia="zh-CN"/>
              </w:rPr>
            </w:pPr>
            <w:ins w:id="2085" w:author="Steven Chen" w:date="2016-12-14T12:16:00Z">
              <w:r w:rsidRPr="00EE1043">
                <w:rPr>
                  <w:rFonts w:ascii="Trebuchet MS" w:eastAsia="Times New Roman" w:hAnsi="Trebuchet MS" w:cs="Calibri"/>
                  <w:color w:val="000000"/>
                  <w:sz w:val="24"/>
                  <w:szCs w:val="24"/>
                  <w:lang w:val="en-GB" w:eastAsia="zh-CN"/>
                </w:rPr>
                <w:t>Carl</w:t>
              </w:r>
            </w:ins>
          </w:p>
        </w:tc>
      </w:tr>
      <w:tr w:rsidR="00EE1043" w:rsidRPr="00EE1043" w14:paraId="1579EB37" w14:textId="77777777" w:rsidTr="00EE1043">
        <w:tblPrEx>
          <w:tblW w:w="10150" w:type="dxa"/>
          <w:tblInd w:w="355" w:type="dxa"/>
          <w:tblPrExChange w:id="2086" w:author="Steven Chen" w:date="2016-12-14T12:16:00Z">
            <w:tblPrEx>
              <w:tblW w:w="9820" w:type="dxa"/>
              <w:tblInd w:w="-5" w:type="dxa"/>
            </w:tblPrEx>
          </w:tblPrExChange>
        </w:tblPrEx>
        <w:trPr>
          <w:trHeight w:val="310"/>
          <w:ins w:id="2087" w:author="Steven Chen" w:date="2016-12-14T12:16:00Z"/>
          <w:trPrChange w:id="2088" w:author="Steven Chen" w:date="2016-12-14T12:16:00Z">
            <w:trPr>
              <w:gridAfter w:val="0"/>
              <w:trHeight w:val="310"/>
            </w:trPr>
          </w:trPrChange>
        </w:trPr>
        <w:tc>
          <w:tcPr>
            <w:tcW w:w="4030" w:type="dxa"/>
            <w:tcBorders>
              <w:top w:val="nil"/>
              <w:left w:val="single" w:sz="4" w:space="0" w:color="auto"/>
              <w:bottom w:val="single" w:sz="4" w:space="0" w:color="auto"/>
              <w:right w:val="single" w:sz="4" w:space="0" w:color="auto"/>
            </w:tcBorders>
            <w:shd w:val="clear" w:color="auto" w:fill="auto"/>
            <w:noWrap/>
            <w:vAlign w:val="center"/>
            <w:hideMark/>
            <w:tcPrChange w:id="2089" w:author="Steven Chen" w:date="2016-12-14T12:16:00Z">
              <w:tcPr>
                <w:tcW w:w="37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6568AAC5" w14:textId="77777777" w:rsidR="00EE1043" w:rsidRPr="00EE1043" w:rsidRDefault="00EE1043" w:rsidP="00EE1043">
            <w:pPr>
              <w:spacing w:after="0" w:line="240" w:lineRule="auto"/>
              <w:rPr>
                <w:ins w:id="2090" w:author="Steven Chen" w:date="2016-12-14T12:16:00Z"/>
                <w:rFonts w:ascii="Trebuchet MS" w:eastAsia="Times New Roman" w:hAnsi="Trebuchet MS" w:cs="Calibri"/>
                <w:color w:val="000000"/>
                <w:sz w:val="24"/>
                <w:szCs w:val="24"/>
                <w:lang w:val="en-GB" w:eastAsia="zh-CN"/>
              </w:rPr>
            </w:pPr>
            <w:ins w:id="2091" w:author="Steven Chen" w:date="2016-12-14T12:16:00Z">
              <w:r w:rsidRPr="00EE1043">
                <w:rPr>
                  <w:rFonts w:ascii="Trebuchet MS" w:eastAsia="Times New Roman" w:hAnsi="Trebuchet MS" w:cs="Calibri"/>
                  <w:color w:val="000000"/>
                  <w:sz w:val="24"/>
                  <w:szCs w:val="24"/>
                  <w:lang w:val="en-GB" w:eastAsia="zh-CN"/>
                </w:rPr>
                <w:t>WIFI CODE</w:t>
              </w:r>
            </w:ins>
          </w:p>
        </w:tc>
        <w:tc>
          <w:tcPr>
            <w:tcW w:w="1400" w:type="dxa"/>
            <w:tcBorders>
              <w:top w:val="nil"/>
              <w:left w:val="nil"/>
              <w:bottom w:val="single" w:sz="4" w:space="0" w:color="auto"/>
              <w:right w:val="single" w:sz="4" w:space="0" w:color="auto"/>
            </w:tcBorders>
            <w:shd w:val="clear" w:color="auto" w:fill="auto"/>
            <w:noWrap/>
            <w:vAlign w:val="center"/>
            <w:hideMark/>
            <w:tcPrChange w:id="2092" w:author="Steven Chen" w:date="2016-12-14T12:16:00Z">
              <w:tcPr>
                <w:tcW w:w="1400" w:type="dxa"/>
                <w:gridSpan w:val="2"/>
                <w:tcBorders>
                  <w:top w:val="nil"/>
                  <w:left w:val="nil"/>
                  <w:bottom w:val="single" w:sz="4" w:space="0" w:color="auto"/>
                  <w:right w:val="single" w:sz="4" w:space="0" w:color="auto"/>
                </w:tcBorders>
                <w:shd w:val="clear" w:color="auto" w:fill="auto"/>
                <w:noWrap/>
                <w:vAlign w:val="center"/>
                <w:hideMark/>
              </w:tcPr>
            </w:tcPrChange>
          </w:tcPr>
          <w:p w14:paraId="7B6C21C7" w14:textId="77777777" w:rsidR="00EE1043" w:rsidRPr="00EE1043" w:rsidRDefault="00EE1043" w:rsidP="00EE1043">
            <w:pPr>
              <w:spacing w:after="0" w:line="240" w:lineRule="auto"/>
              <w:rPr>
                <w:ins w:id="2093" w:author="Steven Chen" w:date="2016-12-14T12:16:00Z"/>
                <w:rFonts w:ascii="Trebuchet MS" w:eastAsia="Times New Roman" w:hAnsi="Trebuchet MS" w:cs="Calibri"/>
                <w:color w:val="000000"/>
                <w:sz w:val="24"/>
                <w:szCs w:val="24"/>
                <w:lang w:val="en-GB" w:eastAsia="zh-CN"/>
              </w:rPr>
            </w:pPr>
            <w:ins w:id="2094" w:author="Steven Chen" w:date="2016-12-14T12:16:00Z">
              <w:r w:rsidRPr="00EE1043">
                <w:rPr>
                  <w:rFonts w:ascii="Trebuchet MS" w:eastAsia="Times New Roman" w:hAnsi="Trebuchet MS" w:cs="Calibri"/>
                  <w:color w:val="000000"/>
                  <w:sz w:val="24"/>
                  <w:szCs w:val="24"/>
                  <w:lang w:val="en-GB" w:eastAsia="zh-CN"/>
                </w:rPr>
                <w:t>Master</w:t>
              </w:r>
            </w:ins>
          </w:p>
        </w:tc>
        <w:tc>
          <w:tcPr>
            <w:tcW w:w="2020" w:type="dxa"/>
            <w:tcBorders>
              <w:top w:val="nil"/>
              <w:left w:val="nil"/>
              <w:bottom w:val="single" w:sz="4" w:space="0" w:color="auto"/>
              <w:right w:val="single" w:sz="4" w:space="0" w:color="auto"/>
            </w:tcBorders>
            <w:shd w:val="clear" w:color="auto" w:fill="auto"/>
            <w:noWrap/>
            <w:vAlign w:val="center"/>
            <w:hideMark/>
            <w:tcPrChange w:id="2095" w:author="Steven Chen" w:date="2016-12-14T12:16:00Z">
              <w:tcPr>
                <w:tcW w:w="2020" w:type="dxa"/>
                <w:gridSpan w:val="2"/>
                <w:tcBorders>
                  <w:top w:val="nil"/>
                  <w:left w:val="nil"/>
                  <w:bottom w:val="single" w:sz="4" w:space="0" w:color="auto"/>
                  <w:right w:val="single" w:sz="4" w:space="0" w:color="auto"/>
                </w:tcBorders>
                <w:shd w:val="clear" w:color="auto" w:fill="auto"/>
                <w:noWrap/>
                <w:vAlign w:val="center"/>
                <w:hideMark/>
              </w:tcPr>
            </w:tcPrChange>
          </w:tcPr>
          <w:p w14:paraId="7E58C3CE" w14:textId="77777777" w:rsidR="00EE1043" w:rsidRPr="00EE1043" w:rsidRDefault="00EE1043" w:rsidP="00EE1043">
            <w:pPr>
              <w:spacing w:after="0" w:line="240" w:lineRule="auto"/>
              <w:rPr>
                <w:ins w:id="2096" w:author="Steven Chen" w:date="2016-12-14T12:16:00Z"/>
                <w:rFonts w:ascii="Trebuchet MS" w:eastAsia="Times New Roman" w:hAnsi="Trebuchet MS" w:cs="Calibri"/>
                <w:color w:val="000000"/>
                <w:sz w:val="24"/>
                <w:szCs w:val="24"/>
                <w:lang w:val="en-GB" w:eastAsia="zh-CN"/>
              </w:rPr>
            </w:pPr>
            <w:ins w:id="2097" w:author="Steven Chen" w:date="2016-12-14T12:16:00Z">
              <w:r w:rsidRPr="00EE1043">
                <w:rPr>
                  <w:rFonts w:ascii="Trebuchet MS" w:eastAsia="Times New Roman" w:hAnsi="Trebuchet MS" w:cs="Calibri"/>
                  <w:color w:val="000000"/>
                  <w:sz w:val="24"/>
                  <w:szCs w:val="24"/>
                  <w:lang w:val="en-GB" w:eastAsia="zh-CN"/>
                </w:rPr>
                <w:t>Every Polling</w:t>
              </w:r>
            </w:ins>
          </w:p>
        </w:tc>
        <w:tc>
          <w:tcPr>
            <w:tcW w:w="1480" w:type="dxa"/>
            <w:tcBorders>
              <w:top w:val="nil"/>
              <w:left w:val="nil"/>
              <w:bottom w:val="single" w:sz="4" w:space="0" w:color="auto"/>
              <w:right w:val="single" w:sz="4" w:space="0" w:color="auto"/>
            </w:tcBorders>
            <w:shd w:val="clear" w:color="auto" w:fill="auto"/>
            <w:noWrap/>
            <w:vAlign w:val="center"/>
            <w:hideMark/>
            <w:tcPrChange w:id="2098" w:author="Steven Chen" w:date="2016-12-14T12:16:00Z">
              <w:tcPr>
                <w:tcW w:w="1480" w:type="dxa"/>
                <w:gridSpan w:val="2"/>
                <w:tcBorders>
                  <w:top w:val="nil"/>
                  <w:left w:val="nil"/>
                  <w:bottom w:val="single" w:sz="4" w:space="0" w:color="auto"/>
                  <w:right w:val="single" w:sz="4" w:space="0" w:color="auto"/>
                </w:tcBorders>
                <w:shd w:val="clear" w:color="auto" w:fill="auto"/>
                <w:noWrap/>
                <w:vAlign w:val="center"/>
                <w:hideMark/>
              </w:tcPr>
            </w:tcPrChange>
          </w:tcPr>
          <w:p w14:paraId="2E5CA10F" w14:textId="77777777" w:rsidR="00EE1043" w:rsidRPr="00EE1043" w:rsidRDefault="00EE1043" w:rsidP="00EE1043">
            <w:pPr>
              <w:spacing w:after="0" w:line="240" w:lineRule="auto"/>
              <w:rPr>
                <w:ins w:id="2099" w:author="Steven Chen" w:date="2016-12-14T12:16:00Z"/>
                <w:rFonts w:ascii="Trebuchet MS" w:eastAsia="Times New Roman" w:hAnsi="Trebuchet MS" w:cs="Calibri"/>
                <w:color w:val="000000"/>
                <w:sz w:val="24"/>
                <w:szCs w:val="24"/>
                <w:lang w:val="en-GB" w:eastAsia="zh-CN"/>
              </w:rPr>
            </w:pPr>
            <w:ins w:id="2100" w:author="Steven Chen" w:date="2016-12-14T12:16:00Z">
              <w:r w:rsidRPr="00EE1043">
                <w:rPr>
                  <w:rFonts w:ascii="Trebuchet MS" w:eastAsia="Times New Roman" w:hAnsi="Trebuchet MS" w:cs="Calibri"/>
                  <w:color w:val="000000"/>
                  <w:sz w:val="24"/>
                  <w:szCs w:val="24"/>
                  <w:lang w:val="en-GB" w:eastAsia="zh-CN"/>
                </w:rPr>
                <w:t>Download</w:t>
              </w:r>
            </w:ins>
          </w:p>
        </w:tc>
        <w:tc>
          <w:tcPr>
            <w:tcW w:w="1220" w:type="dxa"/>
            <w:tcBorders>
              <w:top w:val="nil"/>
              <w:left w:val="nil"/>
              <w:bottom w:val="single" w:sz="4" w:space="0" w:color="auto"/>
              <w:right w:val="single" w:sz="4" w:space="0" w:color="auto"/>
            </w:tcBorders>
            <w:shd w:val="clear" w:color="auto" w:fill="auto"/>
            <w:noWrap/>
            <w:vAlign w:val="center"/>
            <w:hideMark/>
            <w:tcPrChange w:id="2101" w:author="Steven Chen" w:date="2016-12-14T12:16:00Z">
              <w:tcPr>
                <w:tcW w:w="1220" w:type="dxa"/>
                <w:gridSpan w:val="2"/>
                <w:tcBorders>
                  <w:top w:val="nil"/>
                  <w:left w:val="nil"/>
                  <w:bottom w:val="single" w:sz="4" w:space="0" w:color="auto"/>
                  <w:right w:val="single" w:sz="4" w:space="0" w:color="auto"/>
                </w:tcBorders>
                <w:shd w:val="clear" w:color="auto" w:fill="auto"/>
                <w:noWrap/>
                <w:vAlign w:val="center"/>
                <w:hideMark/>
              </w:tcPr>
            </w:tcPrChange>
          </w:tcPr>
          <w:p w14:paraId="329B9398" w14:textId="77777777" w:rsidR="00EE1043" w:rsidRPr="00EE1043" w:rsidRDefault="00EE1043" w:rsidP="00EE1043">
            <w:pPr>
              <w:spacing w:after="0" w:line="240" w:lineRule="auto"/>
              <w:rPr>
                <w:ins w:id="2102" w:author="Steven Chen" w:date="2016-12-14T12:16:00Z"/>
                <w:rFonts w:ascii="Trebuchet MS" w:eastAsia="Times New Roman" w:hAnsi="Trebuchet MS" w:cs="Calibri"/>
                <w:color w:val="000000"/>
                <w:sz w:val="24"/>
                <w:szCs w:val="24"/>
                <w:lang w:val="en-GB" w:eastAsia="zh-CN"/>
              </w:rPr>
            </w:pPr>
            <w:ins w:id="2103" w:author="Steven Chen" w:date="2016-12-14T12:16:00Z">
              <w:r w:rsidRPr="00EE1043">
                <w:rPr>
                  <w:rFonts w:ascii="Trebuchet MS" w:eastAsia="Times New Roman" w:hAnsi="Trebuchet MS" w:cs="Calibri"/>
                  <w:color w:val="000000"/>
                  <w:sz w:val="24"/>
                  <w:szCs w:val="24"/>
                  <w:lang w:val="en-GB" w:eastAsia="zh-CN"/>
                </w:rPr>
                <w:t>Carl</w:t>
              </w:r>
            </w:ins>
          </w:p>
        </w:tc>
      </w:tr>
    </w:tbl>
    <w:p w14:paraId="3734AB98" w14:textId="038013F8" w:rsidR="00A247A0" w:rsidRPr="00A247A0" w:rsidRDefault="00A247A0" w:rsidP="00EE1043">
      <w:pPr>
        <w:rPr>
          <w:lang w:eastAsia="zh-CN"/>
        </w:rPr>
        <w:pPrChange w:id="2104" w:author="Steven Chen" w:date="2016-12-14T12:15:00Z">
          <w:pPr/>
        </w:pPrChange>
      </w:pPr>
      <w:del w:id="2105" w:author="Steven Chen" w:date="2016-12-14T11:06:00Z">
        <w:r w:rsidDel="009F3B2E">
          <w:rPr>
            <w:lang w:eastAsia="zh-CN"/>
          </w:rPr>
          <w:object w:dxaOrig="1500" w:dyaOrig="982" w14:anchorId="464E4B7A">
            <v:shape id="_x0000_i1026" type="#_x0000_t75" style="width:74.5pt;height:49pt" o:ole="">
              <v:imagedata r:id="rId39" o:title=""/>
            </v:shape>
            <o:OLEObject Type="Embed" ProgID="AcroExch.Document.DC" ShapeID="_x0000_i1026" DrawAspect="Icon" ObjectID="_1543239877" r:id="rId40"/>
          </w:object>
        </w:r>
      </w:del>
    </w:p>
    <w:p w14:paraId="7AA7A8D4" w14:textId="77777777" w:rsidR="00A247A0" w:rsidRDefault="00A247A0" w:rsidP="007E6F0F">
      <w:pPr>
        <w:jc w:val="both"/>
        <w:rPr>
          <w:ins w:id="2106" w:author="Steven Chen" w:date="2016-12-14T12:16:00Z"/>
          <w:rFonts w:ascii="Palatino Linotype" w:hAnsi="Palatino Linotype"/>
          <w:lang w:eastAsia="zh-CN"/>
        </w:rPr>
      </w:pPr>
    </w:p>
    <w:p w14:paraId="4ADFB8C2" w14:textId="77777777" w:rsidR="00EE1043" w:rsidRDefault="00EE1043" w:rsidP="007E6F0F">
      <w:pPr>
        <w:jc w:val="both"/>
        <w:rPr>
          <w:ins w:id="2107" w:author="Steven Chen" w:date="2016-12-14T12:16:00Z"/>
          <w:rFonts w:ascii="Palatino Linotype" w:hAnsi="Palatino Linotype"/>
          <w:lang w:eastAsia="zh-CN"/>
        </w:rPr>
      </w:pPr>
    </w:p>
    <w:p w14:paraId="7178EAF6" w14:textId="2AF358C2" w:rsidR="00EE1043" w:rsidRDefault="00EE1043" w:rsidP="00EE1043">
      <w:pPr>
        <w:pStyle w:val="Heading1"/>
        <w:jc w:val="both"/>
        <w:rPr>
          <w:ins w:id="2108" w:author="Steven Chen" w:date="2016-12-14T12:17:00Z"/>
          <w:rFonts w:ascii="Palatino Linotype" w:eastAsia="Microsoft YaHei" w:hAnsi="Palatino Linotype" w:cs="Microsoft YaHei"/>
          <w:lang w:eastAsia="zh-CN"/>
        </w:rPr>
      </w:pPr>
      <w:ins w:id="2109" w:author="Steven Chen" w:date="2016-12-14T12:16:00Z">
        <w:r w:rsidRPr="00C70F8A">
          <w:rPr>
            <w:rFonts w:ascii="Palatino Linotype" w:eastAsia="Microsoft YaHei" w:hAnsi="Palatino Linotype" w:cs="Microsoft YaHei"/>
            <w:lang w:eastAsia="zh-CN"/>
          </w:rPr>
          <w:lastRenderedPageBreak/>
          <w:t xml:space="preserve">Appendix C – </w:t>
        </w:r>
        <w:r>
          <w:rPr>
            <w:rFonts w:ascii="Palatino Linotype" w:eastAsia="Microsoft YaHei" w:hAnsi="Palatino Linotype" w:cs="Microsoft YaHei"/>
            <w:lang w:eastAsia="zh-CN"/>
          </w:rPr>
          <w:t>EDW</w:t>
        </w:r>
        <w:r w:rsidRPr="00C70F8A">
          <w:rPr>
            <w:rFonts w:ascii="Palatino Linotype" w:eastAsia="Microsoft YaHei" w:hAnsi="Palatino Linotype" w:cs="Microsoft YaHei"/>
            <w:lang w:eastAsia="zh-CN"/>
          </w:rPr>
          <w:t xml:space="preserve"> Table</w:t>
        </w:r>
        <w:r>
          <w:rPr>
            <w:rFonts w:ascii="Palatino Linotype" w:eastAsia="Microsoft YaHei" w:hAnsi="Palatino Linotype" w:cs="Microsoft YaHei"/>
            <w:lang w:eastAsia="zh-CN"/>
          </w:rPr>
          <w:t>s</w:t>
        </w:r>
      </w:ins>
    </w:p>
    <w:p w14:paraId="54A0C73E" w14:textId="1C5CB8BA" w:rsidR="00276ED5" w:rsidRDefault="00276ED5">
      <w:pPr>
        <w:rPr>
          <w:ins w:id="2110" w:author="Steven Chen" w:date="2016-12-14T14:12:00Z"/>
          <w:lang w:eastAsia="zh-CN"/>
        </w:rPr>
      </w:pPr>
      <w:ins w:id="2111" w:author="Steven Chen" w:date="2016-12-14T14:12:00Z">
        <w:r>
          <w:rPr>
            <w:lang w:eastAsia="zh-CN"/>
          </w:rPr>
          <w:br w:type="page"/>
        </w:r>
      </w:ins>
    </w:p>
    <w:p w14:paraId="2C2777DC" w14:textId="23399CB3" w:rsidR="00EE1043" w:rsidRDefault="00276ED5" w:rsidP="00276ED5">
      <w:pPr>
        <w:pStyle w:val="Heading1"/>
        <w:jc w:val="both"/>
        <w:rPr>
          <w:ins w:id="2112" w:author="Steven Chen" w:date="2016-12-14T14:12:00Z"/>
          <w:rFonts w:ascii="Palatino Linotype" w:eastAsia="Microsoft YaHei" w:hAnsi="Palatino Linotype" w:cs="Microsoft YaHei"/>
          <w:lang w:eastAsia="zh-CN"/>
        </w:rPr>
        <w:pPrChange w:id="2113" w:author="Steven Chen" w:date="2016-12-14T14:12:00Z">
          <w:pPr>
            <w:pStyle w:val="Heading1"/>
            <w:jc w:val="both"/>
          </w:pPr>
        </w:pPrChange>
      </w:pPr>
      <w:ins w:id="2114" w:author="Steven Chen" w:date="2016-12-14T14:12:00Z">
        <w:r w:rsidRPr="00276ED5">
          <w:rPr>
            <w:rFonts w:ascii="Palatino Linotype" w:eastAsia="Microsoft YaHei" w:hAnsi="Palatino Linotype" w:cs="Microsoft YaHei"/>
            <w:lang w:eastAsia="zh-CN"/>
            <w:rPrChange w:id="2115" w:author="Steven Chen" w:date="2016-12-14T14:12:00Z">
              <w:rPr>
                <w:lang w:eastAsia="zh-CN"/>
              </w:rPr>
            </w:rPrChange>
          </w:rPr>
          <w:lastRenderedPageBreak/>
          <w:t>Report Templates</w:t>
        </w:r>
      </w:ins>
    </w:p>
    <w:tbl>
      <w:tblPr>
        <w:tblW w:w="0" w:type="auto"/>
        <w:tblInd w:w="-10" w:type="dxa"/>
        <w:tblCellMar>
          <w:left w:w="0" w:type="dxa"/>
          <w:right w:w="0" w:type="dxa"/>
        </w:tblCellMar>
        <w:tblLook w:val="04A0" w:firstRow="1" w:lastRow="0" w:firstColumn="1" w:lastColumn="0" w:noHBand="0" w:noVBand="1"/>
      </w:tblPr>
      <w:tblGrid>
        <w:gridCol w:w="2415"/>
        <w:gridCol w:w="2126"/>
      </w:tblGrid>
      <w:tr w:rsidR="00276ED5" w:rsidRPr="00276ED5" w14:paraId="19E3E152" w14:textId="77777777" w:rsidTr="00C70F8A">
        <w:trPr>
          <w:ins w:id="2116" w:author="Steven Chen" w:date="2016-12-14T14:12:00Z"/>
        </w:trPr>
        <w:tc>
          <w:tcPr>
            <w:tcW w:w="241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01F0E" w14:textId="77777777" w:rsidR="00276ED5" w:rsidRPr="00276ED5" w:rsidRDefault="00276ED5" w:rsidP="00276ED5">
            <w:pPr>
              <w:spacing w:after="0"/>
              <w:jc w:val="both"/>
              <w:rPr>
                <w:ins w:id="2117" w:author="Steven Chen" w:date="2016-12-14T14:12:00Z"/>
                <w:rFonts w:ascii="Palatino Linotype" w:eastAsia="SimSun" w:hAnsi="Palatino Linotype" w:cs="Calibri"/>
                <w:color w:val="000000"/>
                <w:sz w:val="21"/>
                <w:szCs w:val="21"/>
                <w:lang w:eastAsia="zh-CN"/>
                <w:rPrChange w:id="2118" w:author="Steven Chen" w:date="2016-12-14T14:13:00Z">
                  <w:rPr>
                    <w:ins w:id="2119" w:author="Steven Chen" w:date="2016-12-14T14:12:00Z"/>
                    <w:rFonts w:ascii="Calibri" w:eastAsia="SimSun" w:hAnsi="Calibri" w:cs="Calibri"/>
                    <w:color w:val="000000"/>
                    <w:sz w:val="21"/>
                    <w:szCs w:val="21"/>
                    <w:lang w:eastAsia="zh-CN"/>
                  </w:rPr>
                </w:rPrChange>
              </w:rPr>
              <w:pPrChange w:id="2120" w:author="Steven Chen" w:date="2016-12-14T14:12:00Z">
                <w:pPr>
                  <w:jc w:val="both"/>
                </w:pPr>
              </w:pPrChange>
            </w:pPr>
            <w:ins w:id="2121" w:author="Steven Chen" w:date="2016-12-14T14:12:00Z">
              <w:r w:rsidRPr="00276ED5">
                <w:rPr>
                  <w:rFonts w:ascii="Palatino Linotype" w:eastAsia="PMingLiU" w:hAnsi="Palatino Linotype"/>
                  <w:color w:val="000000"/>
                  <w:rPrChange w:id="2122" w:author="Steven Chen" w:date="2016-12-14T14:13:00Z">
                    <w:rPr>
                      <w:rFonts w:ascii="PMingLiU" w:eastAsia="PMingLiU" w:hint="eastAsia"/>
                      <w:color w:val="000000"/>
                    </w:rPr>
                  </w:rPrChange>
                </w:rPr>
                <w:t> </w:t>
              </w:r>
            </w:ins>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5041D46" w14:textId="77777777" w:rsidR="00276ED5" w:rsidRPr="00276ED5" w:rsidRDefault="00276ED5" w:rsidP="00276ED5">
            <w:pPr>
              <w:spacing w:after="0"/>
              <w:jc w:val="both"/>
              <w:rPr>
                <w:ins w:id="2123" w:author="Steven Chen" w:date="2016-12-14T14:12:00Z"/>
                <w:rFonts w:ascii="Palatino Linotype" w:hAnsi="Palatino Linotype" w:cs="Calibri"/>
                <w:color w:val="000000"/>
                <w:sz w:val="21"/>
                <w:szCs w:val="21"/>
                <w:rPrChange w:id="2124" w:author="Steven Chen" w:date="2016-12-14T14:13:00Z">
                  <w:rPr>
                    <w:ins w:id="2125" w:author="Steven Chen" w:date="2016-12-14T14:12:00Z"/>
                    <w:rFonts w:ascii="Calibri" w:hAnsi="Calibri" w:cs="Calibri"/>
                    <w:color w:val="000000"/>
                    <w:sz w:val="21"/>
                    <w:szCs w:val="21"/>
                  </w:rPr>
                </w:rPrChange>
              </w:rPr>
              <w:pPrChange w:id="2126" w:author="Steven Chen" w:date="2016-12-14T14:12:00Z">
                <w:pPr>
                  <w:jc w:val="both"/>
                </w:pPr>
              </w:pPrChange>
            </w:pPr>
            <w:ins w:id="2127" w:author="Steven Chen" w:date="2016-12-14T14:12:00Z">
              <w:r w:rsidRPr="00276ED5">
                <w:rPr>
                  <w:rFonts w:ascii="Palatino Linotype" w:eastAsia="Microsoft YaHei" w:hAnsi="Palatino Linotype" w:cs="Microsoft YaHei"/>
                  <w:color w:val="000000"/>
                  <w:rPrChange w:id="2128" w:author="Steven Chen" w:date="2016-12-14T14:13:00Z">
                    <w:rPr>
                      <w:rFonts w:eastAsia="Microsoft YaHei" w:cs="Microsoft YaHei" w:hint="eastAsia"/>
                      <w:color w:val="000000"/>
                    </w:rPr>
                  </w:rPrChange>
                </w:rPr>
                <w:t>未能上數分店數量</w:t>
              </w:r>
            </w:ins>
          </w:p>
        </w:tc>
      </w:tr>
      <w:tr w:rsidR="00276ED5" w:rsidRPr="00276ED5" w14:paraId="21E1E7CA" w14:textId="77777777" w:rsidTr="00C70F8A">
        <w:trPr>
          <w:ins w:id="2129" w:author="Steven Chen" w:date="2016-12-14T14:12:00Z"/>
        </w:trPr>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47C6ED" w14:textId="77777777" w:rsidR="00276ED5" w:rsidRPr="00276ED5" w:rsidRDefault="00276ED5" w:rsidP="00276ED5">
            <w:pPr>
              <w:spacing w:after="0"/>
              <w:jc w:val="both"/>
              <w:rPr>
                <w:ins w:id="2130" w:author="Steven Chen" w:date="2016-12-14T14:12:00Z"/>
                <w:rFonts w:ascii="Palatino Linotype" w:hAnsi="Palatino Linotype" w:cs="Calibri"/>
                <w:color w:val="000000"/>
                <w:sz w:val="21"/>
                <w:szCs w:val="21"/>
                <w:rPrChange w:id="2131" w:author="Steven Chen" w:date="2016-12-14T14:13:00Z">
                  <w:rPr>
                    <w:ins w:id="2132" w:author="Steven Chen" w:date="2016-12-14T14:12:00Z"/>
                    <w:rFonts w:ascii="Calibri" w:hAnsi="Calibri" w:cs="Calibri"/>
                    <w:color w:val="000000"/>
                    <w:sz w:val="21"/>
                    <w:szCs w:val="21"/>
                  </w:rPr>
                </w:rPrChange>
              </w:rPr>
              <w:pPrChange w:id="2133" w:author="Steven Chen" w:date="2016-12-14T14:12:00Z">
                <w:pPr>
                  <w:jc w:val="both"/>
                </w:pPr>
              </w:pPrChange>
            </w:pPr>
            <w:ins w:id="2134" w:author="Steven Chen" w:date="2016-12-14T14:12:00Z">
              <w:r w:rsidRPr="00276ED5">
                <w:rPr>
                  <w:rFonts w:ascii="Palatino Linotype" w:eastAsia="Microsoft YaHei" w:hAnsi="Palatino Linotype" w:cs="Microsoft YaHei"/>
                  <w:color w:val="000000"/>
                  <w:rPrChange w:id="2135" w:author="Steven Chen" w:date="2016-12-14T14:13:00Z">
                    <w:rPr>
                      <w:rFonts w:eastAsia="Microsoft YaHei" w:cs="Microsoft YaHei" w:hint="eastAsia"/>
                      <w:color w:val="000000"/>
                    </w:rPr>
                  </w:rPrChange>
                </w:rPr>
                <w:t>香港美心西餅</w:t>
              </w:r>
            </w:ins>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A75E86" w14:textId="77777777" w:rsidR="00276ED5" w:rsidRPr="00276ED5" w:rsidRDefault="00276ED5" w:rsidP="00276ED5">
            <w:pPr>
              <w:spacing w:after="0"/>
              <w:jc w:val="center"/>
              <w:rPr>
                <w:ins w:id="2136" w:author="Steven Chen" w:date="2016-12-14T14:12:00Z"/>
                <w:rFonts w:ascii="Palatino Linotype" w:hAnsi="Palatino Linotype" w:cs="Arial"/>
                <w:sz w:val="21"/>
                <w:szCs w:val="21"/>
                <w:rPrChange w:id="2137" w:author="Steven Chen" w:date="2016-12-14T14:13:00Z">
                  <w:rPr>
                    <w:ins w:id="2138" w:author="Steven Chen" w:date="2016-12-14T14:12:00Z"/>
                    <w:rFonts w:ascii="Arial" w:hAnsi="Arial" w:cs="Arial"/>
                    <w:sz w:val="21"/>
                    <w:szCs w:val="21"/>
                  </w:rPr>
                </w:rPrChange>
              </w:rPr>
              <w:pPrChange w:id="2139" w:author="Steven Chen" w:date="2016-12-14T14:12:00Z">
                <w:pPr>
                  <w:jc w:val="center"/>
                </w:pPr>
              </w:pPrChange>
            </w:pPr>
            <w:ins w:id="2140" w:author="Steven Chen" w:date="2016-12-14T14:12:00Z">
              <w:r w:rsidRPr="00276ED5">
                <w:rPr>
                  <w:rFonts w:ascii="Palatino Linotype" w:hAnsi="Palatino Linotype" w:cs="Arial"/>
                  <w:sz w:val="21"/>
                  <w:szCs w:val="21"/>
                  <w:rPrChange w:id="2141" w:author="Steven Chen" w:date="2016-12-14T14:13:00Z">
                    <w:rPr>
                      <w:rFonts w:ascii="Arial" w:hAnsi="Arial" w:cs="Arial"/>
                      <w:sz w:val="21"/>
                      <w:szCs w:val="21"/>
                    </w:rPr>
                  </w:rPrChange>
                </w:rPr>
                <w:t>3</w:t>
              </w:r>
            </w:ins>
          </w:p>
        </w:tc>
      </w:tr>
      <w:tr w:rsidR="00276ED5" w:rsidRPr="00276ED5" w14:paraId="14478126" w14:textId="77777777" w:rsidTr="00C70F8A">
        <w:trPr>
          <w:ins w:id="2142" w:author="Steven Chen" w:date="2016-12-14T14:12:00Z"/>
        </w:trPr>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85F131" w14:textId="77777777" w:rsidR="00276ED5" w:rsidRPr="00276ED5" w:rsidRDefault="00276ED5" w:rsidP="00276ED5">
            <w:pPr>
              <w:spacing w:after="0"/>
              <w:jc w:val="both"/>
              <w:rPr>
                <w:ins w:id="2143" w:author="Steven Chen" w:date="2016-12-14T14:12:00Z"/>
                <w:rFonts w:ascii="Palatino Linotype" w:hAnsi="Palatino Linotype" w:cs="Calibri"/>
                <w:color w:val="000000"/>
                <w:sz w:val="21"/>
                <w:szCs w:val="21"/>
                <w:rPrChange w:id="2144" w:author="Steven Chen" w:date="2016-12-14T14:13:00Z">
                  <w:rPr>
                    <w:ins w:id="2145" w:author="Steven Chen" w:date="2016-12-14T14:12:00Z"/>
                    <w:rFonts w:ascii="Calibri" w:hAnsi="Calibri" w:cs="Calibri"/>
                    <w:color w:val="000000"/>
                    <w:sz w:val="21"/>
                    <w:szCs w:val="21"/>
                  </w:rPr>
                </w:rPrChange>
              </w:rPr>
              <w:pPrChange w:id="2146" w:author="Steven Chen" w:date="2016-12-14T14:12:00Z">
                <w:pPr>
                  <w:jc w:val="both"/>
                </w:pPr>
              </w:pPrChange>
            </w:pPr>
            <w:ins w:id="2147" w:author="Steven Chen" w:date="2016-12-14T14:12:00Z">
              <w:r w:rsidRPr="00276ED5">
                <w:rPr>
                  <w:rFonts w:ascii="Palatino Linotype" w:eastAsia="Microsoft YaHei" w:hAnsi="Palatino Linotype" w:cs="Microsoft YaHei"/>
                  <w:color w:val="000000"/>
                  <w:rPrChange w:id="2148" w:author="Steven Chen" w:date="2016-12-14T14:13:00Z">
                    <w:rPr>
                      <w:rFonts w:eastAsia="Microsoft YaHei" w:cs="Microsoft YaHei" w:hint="eastAsia"/>
                      <w:color w:val="000000"/>
                    </w:rPr>
                  </w:rPrChange>
                </w:rPr>
                <w:t>東海堂西餅</w:t>
              </w:r>
            </w:ins>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2E994" w14:textId="77777777" w:rsidR="00276ED5" w:rsidRPr="00276ED5" w:rsidRDefault="00276ED5" w:rsidP="00276ED5">
            <w:pPr>
              <w:spacing w:after="0"/>
              <w:jc w:val="center"/>
              <w:rPr>
                <w:ins w:id="2149" w:author="Steven Chen" w:date="2016-12-14T14:12:00Z"/>
                <w:rFonts w:ascii="Palatino Linotype" w:hAnsi="Palatino Linotype" w:cs="Arial"/>
                <w:sz w:val="21"/>
                <w:szCs w:val="21"/>
                <w:rPrChange w:id="2150" w:author="Steven Chen" w:date="2016-12-14T14:13:00Z">
                  <w:rPr>
                    <w:ins w:id="2151" w:author="Steven Chen" w:date="2016-12-14T14:12:00Z"/>
                    <w:rFonts w:ascii="Arial" w:hAnsi="Arial" w:cs="Arial"/>
                    <w:sz w:val="21"/>
                    <w:szCs w:val="21"/>
                  </w:rPr>
                </w:rPrChange>
              </w:rPr>
              <w:pPrChange w:id="2152" w:author="Steven Chen" w:date="2016-12-14T14:12:00Z">
                <w:pPr>
                  <w:jc w:val="center"/>
                </w:pPr>
              </w:pPrChange>
            </w:pPr>
            <w:ins w:id="2153" w:author="Steven Chen" w:date="2016-12-14T14:12:00Z">
              <w:r w:rsidRPr="00276ED5">
                <w:rPr>
                  <w:rFonts w:ascii="Palatino Linotype" w:hAnsi="Palatino Linotype" w:cs="Arial"/>
                  <w:sz w:val="21"/>
                  <w:szCs w:val="21"/>
                  <w:rPrChange w:id="2154" w:author="Steven Chen" w:date="2016-12-14T14:13:00Z">
                    <w:rPr>
                      <w:rFonts w:ascii="Arial" w:hAnsi="Arial" w:cs="Arial"/>
                      <w:sz w:val="21"/>
                      <w:szCs w:val="21"/>
                    </w:rPr>
                  </w:rPrChange>
                </w:rPr>
                <w:t>3</w:t>
              </w:r>
            </w:ins>
          </w:p>
        </w:tc>
      </w:tr>
      <w:tr w:rsidR="00276ED5" w:rsidRPr="00276ED5" w14:paraId="4947FD06" w14:textId="77777777" w:rsidTr="00C70F8A">
        <w:trPr>
          <w:ins w:id="2155" w:author="Steven Chen" w:date="2016-12-14T14:12:00Z"/>
        </w:trPr>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3252FE" w14:textId="77777777" w:rsidR="00276ED5" w:rsidRPr="00276ED5" w:rsidRDefault="00276ED5" w:rsidP="00276ED5">
            <w:pPr>
              <w:spacing w:after="0"/>
              <w:jc w:val="both"/>
              <w:rPr>
                <w:ins w:id="2156" w:author="Steven Chen" w:date="2016-12-14T14:12:00Z"/>
                <w:rFonts w:ascii="Palatino Linotype" w:hAnsi="Palatino Linotype" w:cs="Calibri"/>
                <w:color w:val="000000"/>
                <w:sz w:val="21"/>
                <w:szCs w:val="21"/>
                <w:rPrChange w:id="2157" w:author="Steven Chen" w:date="2016-12-14T14:13:00Z">
                  <w:rPr>
                    <w:ins w:id="2158" w:author="Steven Chen" w:date="2016-12-14T14:12:00Z"/>
                    <w:rFonts w:ascii="Calibri" w:hAnsi="Calibri" w:cs="Calibri"/>
                    <w:color w:val="000000"/>
                    <w:sz w:val="21"/>
                    <w:szCs w:val="21"/>
                  </w:rPr>
                </w:rPrChange>
              </w:rPr>
              <w:pPrChange w:id="2159" w:author="Steven Chen" w:date="2016-12-14T14:12:00Z">
                <w:pPr>
                  <w:jc w:val="both"/>
                </w:pPr>
              </w:pPrChange>
            </w:pPr>
            <w:ins w:id="2160" w:author="Steven Chen" w:date="2016-12-14T14:12:00Z">
              <w:r w:rsidRPr="00276ED5">
                <w:rPr>
                  <w:rFonts w:ascii="Palatino Linotype" w:eastAsia="Microsoft YaHei" w:hAnsi="Palatino Linotype" w:cs="Microsoft YaHei"/>
                  <w:color w:val="000000"/>
                  <w:rPrChange w:id="2161" w:author="Steven Chen" w:date="2016-12-14T14:13:00Z">
                    <w:rPr>
                      <w:rFonts w:eastAsia="Microsoft YaHei" w:cs="Microsoft YaHei" w:hint="eastAsia"/>
                      <w:color w:val="000000"/>
                    </w:rPr>
                  </w:rPrChange>
                </w:rPr>
                <w:t>廣州</w:t>
              </w:r>
              <w:r w:rsidRPr="00276ED5">
                <w:rPr>
                  <w:rFonts w:ascii="Palatino Linotype" w:eastAsia="PMingLiU" w:hAnsi="Palatino Linotype"/>
                  <w:color w:val="000000"/>
                  <w:rPrChange w:id="2162" w:author="Steven Chen" w:date="2016-12-14T14:13:00Z">
                    <w:rPr>
                      <w:rFonts w:ascii="PMingLiU" w:eastAsia="PMingLiU" w:hint="eastAsia"/>
                      <w:color w:val="000000"/>
                    </w:rPr>
                  </w:rPrChange>
                </w:rPr>
                <w:t>Mei-Xin</w:t>
              </w:r>
              <w:r w:rsidRPr="00276ED5">
                <w:rPr>
                  <w:rFonts w:ascii="Palatino Linotype" w:eastAsia="Microsoft YaHei" w:hAnsi="Palatino Linotype" w:cs="Microsoft YaHei"/>
                  <w:color w:val="000000"/>
                  <w:rPrChange w:id="2163" w:author="Steven Chen" w:date="2016-12-14T14:13:00Z">
                    <w:rPr>
                      <w:rFonts w:eastAsia="Microsoft YaHei" w:cs="Microsoft YaHei" w:hint="eastAsia"/>
                      <w:color w:val="000000"/>
                    </w:rPr>
                  </w:rPrChange>
                </w:rPr>
                <w:t>西餅</w:t>
              </w:r>
            </w:ins>
          </w:p>
        </w:tc>
        <w:tc>
          <w:tcPr>
            <w:tcW w:w="212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A698FE" w14:textId="77777777" w:rsidR="00276ED5" w:rsidRPr="00276ED5" w:rsidRDefault="00276ED5" w:rsidP="00276ED5">
            <w:pPr>
              <w:spacing w:after="0"/>
              <w:jc w:val="center"/>
              <w:rPr>
                <w:ins w:id="2164" w:author="Steven Chen" w:date="2016-12-14T14:12:00Z"/>
                <w:rFonts w:ascii="Palatino Linotype" w:hAnsi="Palatino Linotype" w:cs="Arial"/>
                <w:sz w:val="21"/>
                <w:szCs w:val="21"/>
                <w:rPrChange w:id="2165" w:author="Steven Chen" w:date="2016-12-14T14:13:00Z">
                  <w:rPr>
                    <w:ins w:id="2166" w:author="Steven Chen" w:date="2016-12-14T14:12:00Z"/>
                    <w:rFonts w:ascii="Arial" w:hAnsi="Arial" w:cs="Arial"/>
                    <w:sz w:val="21"/>
                    <w:szCs w:val="21"/>
                  </w:rPr>
                </w:rPrChange>
              </w:rPr>
              <w:pPrChange w:id="2167" w:author="Steven Chen" w:date="2016-12-14T14:12:00Z">
                <w:pPr>
                  <w:jc w:val="center"/>
                </w:pPr>
              </w:pPrChange>
            </w:pPr>
            <w:ins w:id="2168" w:author="Steven Chen" w:date="2016-12-14T14:12:00Z">
              <w:r w:rsidRPr="00276ED5">
                <w:rPr>
                  <w:rFonts w:ascii="Palatino Linotype" w:hAnsi="Palatino Linotype" w:cs="Arial"/>
                  <w:sz w:val="21"/>
                  <w:szCs w:val="21"/>
                  <w:rPrChange w:id="2169" w:author="Steven Chen" w:date="2016-12-14T14:13:00Z">
                    <w:rPr>
                      <w:rFonts w:ascii="Arial" w:hAnsi="Arial" w:cs="Arial"/>
                      <w:sz w:val="21"/>
                      <w:szCs w:val="21"/>
                    </w:rPr>
                  </w:rPrChange>
                </w:rPr>
                <w:t>4</w:t>
              </w:r>
            </w:ins>
          </w:p>
        </w:tc>
      </w:tr>
      <w:tr w:rsidR="00276ED5" w:rsidRPr="00276ED5" w14:paraId="389479CC" w14:textId="77777777" w:rsidTr="00C70F8A">
        <w:trPr>
          <w:ins w:id="2170" w:author="Steven Chen" w:date="2016-12-14T14:12:00Z"/>
        </w:trPr>
        <w:tc>
          <w:tcPr>
            <w:tcW w:w="241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9C2A439" w14:textId="77777777" w:rsidR="00276ED5" w:rsidRPr="00276ED5" w:rsidRDefault="00276ED5" w:rsidP="00276ED5">
            <w:pPr>
              <w:spacing w:after="0"/>
              <w:jc w:val="both"/>
              <w:rPr>
                <w:ins w:id="2171" w:author="Steven Chen" w:date="2016-12-14T14:12:00Z"/>
                <w:rFonts w:ascii="Palatino Linotype" w:hAnsi="Palatino Linotype" w:cs="Calibri"/>
                <w:color w:val="000000"/>
                <w:sz w:val="21"/>
                <w:szCs w:val="21"/>
                <w:rPrChange w:id="2172" w:author="Steven Chen" w:date="2016-12-14T14:13:00Z">
                  <w:rPr>
                    <w:ins w:id="2173" w:author="Steven Chen" w:date="2016-12-14T14:12:00Z"/>
                    <w:rFonts w:ascii="Calibri" w:hAnsi="Calibri" w:cs="Calibri"/>
                    <w:color w:val="000000"/>
                    <w:sz w:val="21"/>
                    <w:szCs w:val="21"/>
                  </w:rPr>
                </w:rPrChange>
              </w:rPr>
              <w:pPrChange w:id="2174" w:author="Steven Chen" w:date="2016-12-14T14:12:00Z">
                <w:pPr>
                  <w:jc w:val="both"/>
                </w:pPr>
              </w:pPrChange>
            </w:pPr>
            <w:ins w:id="2175" w:author="Steven Chen" w:date="2016-12-14T14:12:00Z">
              <w:r w:rsidRPr="00276ED5">
                <w:rPr>
                  <w:rFonts w:ascii="Palatino Linotype" w:eastAsia="Microsoft YaHei" w:hAnsi="Palatino Linotype" w:cs="Microsoft YaHei"/>
                  <w:color w:val="000000"/>
                  <w:rPrChange w:id="2176" w:author="Steven Chen" w:date="2016-12-14T14:13:00Z">
                    <w:rPr>
                      <w:rFonts w:eastAsia="Microsoft YaHei" w:cs="Microsoft YaHei" w:hint="eastAsia"/>
                      <w:color w:val="000000"/>
                    </w:rPr>
                  </w:rPrChange>
                </w:rPr>
                <w:t>總數</w:t>
              </w:r>
            </w:ins>
          </w:p>
        </w:tc>
        <w:tc>
          <w:tcPr>
            <w:tcW w:w="2126" w:type="dxa"/>
            <w:tcBorders>
              <w:top w:val="nil"/>
              <w:left w:val="nil"/>
              <w:bottom w:val="single" w:sz="8" w:space="0" w:color="auto"/>
              <w:right w:val="single" w:sz="8" w:space="0" w:color="auto"/>
            </w:tcBorders>
            <w:tcMar>
              <w:top w:w="0" w:type="dxa"/>
              <w:left w:w="108" w:type="dxa"/>
              <w:bottom w:w="0" w:type="dxa"/>
              <w:right w:w="108" w:type="dxa"/>
            </w:tcMar>
            <w:hideMark/>
          </w:tcPr>
          <w:p w14:paraId="6B22FEC3" w14:textId="77777777" w:rsidR="00276ED5" w:rsidRPr="00276ED5" w:rsidRDefault="00276ED5" w:rsidP="00276ED5">
            <w:pPr>
              <w:spacing w:after="0"/>
              <w:jc w:val="center"/>
              <w:rPr>
                <w:ins w:id="2177" w:author="Steven Chen" w:date="2016-12-14T14:12:00Z"/>
                <w:rFonts w:ascii="Palatino Linotype" w:hAnsi="Palatino Linotype" w:cs="Arial"/>
                <w:sz w:val="21"/>
                <w:szCs w:val="21"/>
                <w:rPrChange w:id="2178" w:author="Steven Chen" w:date="2016-12-14T14:13:00Z">
                  <w:rPr>
                    <w:ins w:id="2179" w:author="Steven Chen" w:date="2016-12-14T14:12:00Z"/>
                    <w:rFonts w:ascii="Arial" w:hAnsi="Arial" w:cs="Arial"/>
                    <w:sz w:val="21"/>
                    <w:szCs w:val="21"/>
                  </w:rPr>
                </w:rPrChange>
              </w:rPr>
              <w:pPrChange w:id="2180" w:author="Steven Chen" w:date="2016-12-14T14:12:00Z">
                <w:pPr>
                  <w:jc w:val="center"/>
                </w:pPr>
              </w:pPrChange>
            </w:pPr>
            <w:ins w:id="2181" w:author="Steven Chen" w:date="2016-12-14T14:12:00Z">
              <w:r w:rsidRPr="00276ED5">
                <w:rPr>
                  <w:rFonts w:ascii="Palatino Linotype" w:hAnsi="Palatino Linotype" w:cs="Arial"/>
                  <w:sz w:val="21"/>
                  <w:szCs w:val="21"/>
                  <w:rPrChange w:id="2182" w:author="Steven Chen" w:date="2016-12-14T14:13:00Z">
                    <w:rPr>
                      <w:rFonts w:ascii="Arial" w:hAnsi="Arial" w:cs="Arial"/>
                      <w:sz w:val="21"/>
                      <w:szCs w:val="21"/>
                    </w:rPr>
                  </w:rPrChange>
                </w:rPr>
                <w:t>10</w:t>
              </w:r>
            </w:ins>
          </w:p>
        </w:tc>
      </w:tr>
    </w:tbl>
    <w:p w14:paraId="331163CC" w14:textId="77777777" w:rsidR="00276ED5" w:rsidRPr="00276ED5" w:rsidRDefault="00276ED5" w:rsidP="00276ED5">
      <w:pPr>
        <w:spacing w:after="0"/>
        <w:rPr>
          <w:ins w:id="2183" w:author="Steven Chen" w:date="2016-12-14T14:12:00Z"/>
          <w:rFonts w:ascii="Palatino Linotype" w:eastAsia="SimSun" w:hAnsi="Palatino Linotype" w:cs="Arial"/>
          <w:color w:val="000000"/>
          <w:rPrChange w:id="2184" w:author="Steven Chen" w:date="2016-12-14T14:13:00Z">
            <w:rPr>
              <w:ins w:id="2185" w:author="Steven Chen" w:date="2016-12-14T14:12:00Z"/>
              <w:rFonts w:ascii="Arial" w:eastAsia="SimSun" w:hAnsi="Arial" w:cs="Arial"/>
              <w:color w:val="000000"/>
            </w:rPr>
          </w:rPrChange>
        </w:rPr>
        <w:pPrChange w:id="2186" w:author="Steven Chen" w:date="2016-12-14T14:12:00Z">
          <w:pPr/>
        </w:pPrChange>
      </w:pPr>
    </w:p>
    <w:p w14:paraId="3D2E5709" w14:textId="77777777" w:rsidR="00276ED5" w:rsidRPr="00276ED5" w:rsidRDefault="00276ED5" w:rsidP="00276ED5">
      <w:pPr>
        <w:spacing w:after="0"/>
        <w:jc w:val="both"/>
        <w:rPr>
          <w:ins w:id="2187" w:author="Steven Chen" w:date="2016-12-14T14:12:00Z"/>
          <w:rFonts w:ascii="Palatino Linotype" w:hAnsi="Palatino Linotype" w:cs="Arial"/>
          <w:color w:val="000000"/>
          <w:sz w:val="21"/>
          <w:szCs w:val="21"/>
          <w:rPrChange w:id="2188" w:author="Steven Chen" w:date="2016-12-14T14:13:00Z">
            <w:rPr>
              <w:ins w:id="2189" w:author="Steven Chen" w:date="2016-12-14T14:12:00Z"/>
              <w:rFonts w:ascii="Arial" w:hAnsi="Arial" w:cs="Arial"/>
              <w:color w:val="000000"/>
              <w:sz w:val="21"/>
              <w:szCs w:val="21"/>
            </w:rPr>
          </w:rPrChange>
        </w:rPr>
        <w:pPrChange w:id="2190" w:author="Steven Chen" w:date="2016-12-14T14:12:00Z">
          <w:pPr>
            <w:jc w:val="both"/>
          </w:pPr>
        </w:pPrChange>
      </w:pPr>
    </w:p>
    <w:tbl>
      <w:tblPr>
        <w:tblpPr w:leftFromText="165" w:rightFromText="165" w:vertAnchor="text"/>
        <w:tblW w:w="6650" w:type="dxa"/>
        <w:tblCellMar>
          <w:left w:w="0" w:type="dxa"/>
          <w:right w:w="0" w:type="dxa"/>
        </w:tblCellMar>
        <w:tblLook w:val="04A0" w:firstRow="1" w:lastRow="0" w:firstColumn="1" w:lastColumn="0" w:noHBand="0" w:noVBand="1"/>
      </w:tblPr>
      <w:tblGrid>
        <w:gridCol w:w="1003"/>
        <w:gridCol w:w="1507"/>
        <w:gridCol w:w="1800"/>
        <w:gridCol w:w="2340"/>
      </w:tblGrid>
      <w:tr w:rsidR="00276ED5" w:rsidRPr="00276ED5" w14:paraId="2B46321C" w14:textId="77777777" w:rsidTr="00C70F8A">
        <w:trPr>
          <w:trHeight w:val="69"/>
          <w:ins w:id="2191" w:author="Steven Chen" w:date="2016-12-14T14:12:00Z"/>
        </w:trPr>
        <w:tc>
          <w:tcPr>
            <w:tcW w:w="2510" w:type="dxa"/>
            <w:gridSpan w:val="2"/>
            <w:tcBorders>
              <w:top w:val="single" w:sz="8" w:space="0" w:color="auto"/>
              <w:left w:val="single" w:sz="8" w:space="0" w:color="auto"/>
              <w:bottom w:val="single" w:sz="8" w:space="0" w:color="auto"/>
              <w:right w:val="single" w:sz="8" w:space="0" w:color="auto"/>
            </w:tcBorders>
            <w:vAlign w:val="center"/>
            <w:hideMark/>
          </w:tcPr>
          <w:p w14:paraId="35CDCA83" w14:textId="77777777" w:rsidR="00276ED5" w:rsidRPr="00276ED5" w:rsidRDefault="00276ED5" w:rsidP="00276ED5">
            <w:pPr>
              <w:spacing w:after="0" w:line="69" w:lineRule="atLeast"/>
              <w:jc w:val="center"/>
              <w:rPr>
                <w:ins w:id="2192" w:author="Steven Chen" w:date="2016-12-14T14:12:00Z"/>
                <w:rFonts w:ascii="Palatino Linotype" w:hAnsi="Palatino Linotype" w:cs="Calibri"/>
                <w:color w:val="1F497D"/>
                <w:sz w:val="16"/>
                <w:szCs w:val="16"/>
                <w:rPrChange w:id="2193" w:author="Steven Chen" w:date="2016-12-14T14:13:00Z">
                  <w:rPr>
                    <w:ins w:id="2194" w:author="Steven Chen" w:date="2016-12-14T14:12:00Z"/>
                    <w:rFonts w:ascii="Calibri" w:hAnsi="Calibri" w:cs="Calibri"/>
                    <w:color w:val="1F497D"/>
                    <w:sz w:val="16"/>
                    <w:szCs w:val="16"/>
                  </w:rPr>
                </w:rPrChange>
              </w:rPr>
              <w:pPrChange w:id="2195" w:author="Steven Chen" w:date="2016-12-14T14:12:00Z">
                <w:pPr>
                  <w:framePr w:hSpace="165" w:wrap="around" w:vAnchor="text" w:hAnchor="text"/>
                  <w:spacing w:line="69" w:lineRule="atLeast"/>
                  <w:jc w:val="center"/>
                </w:pPr>
              </w:pPrChange>
            </w:pPr>
            <w:ins w:id="2196" w:author="Steven Chen" w:date="2016-12-14T14:12:00Z">
              <w:r w:rsidRPr="00276ED5">
                <w:rPr>
                  <w:rFonts w:ascii="Palatino Linotype" w:hAnsi="Palatino Linotype"/>
                  <w:color w:val="1F497D"/>
                  <w:sz w:val="16"/>
                  <w:szCs w:val="16"/>
                  <w:rPrChange w:id="2197" w:author="Steven Chen" w:date="2016-12-14T14:13:00Z">
                    <w:rPr>
                      <w:rFonts w:hint="eastAsia"/>
                      <w:color w:val="1F497D"/>
                      <w:sz w:val="16"/>
                      <w:szCs w:val="16"/>
                    </w:rPr>
                  </w:rPrChange>
                </w:rPr>
                <w:t>Convert Count</w:t>
              </w:r>
            </w:ins>
          </w:p>
        </w:tc>
        <w:tc>
          <w:tcPr>
            <w:tcW w:w="4140" w:type="dxa"/>
            <w:gridSpan w:val="2"/>
            <w:tcBorders>
              <w:top w:val="single" w:sz="8" w:space="0" w:color="auto"/>
              <w:left w:val="nil"/>
              <w:bottom w:val="single" w:sz="8" w:space="0" w:color="auto"/>
              <w:right w:val="single" w:sz="8" w:space="0" w:color="auto"/>
            </w:tcBorders>
            <w:vAlign w:val="center"/>
            <w:hideMark/>
          </w:tcPr>
          <w:p w14:paraId="32DEE00D" w14:textId="77777777" w:rsidR="00276ED5" w:rsidRPr="00276ED5" w:rsidRDefault="00276ED5" w:rsidP="00276ED5">
            <w:pPr>
              <w:spacing w:after="0" w:line="69" w:lineRule="atLeast"/>
              <w:jc w:val="center"/>
              <w:rPr>
                <w:ins w:id="2198" w:author="Steven Chen" w:date="2016-12-14T14:12:00Z"/>
                <w:rFonts w:ascii="Palatino Linotype" w:hAnsi="Palatino Linotype" w:cs="Calibri"/>
                <w:color w:val="1F497D"/>
                <w:sz w:val="16"/>
                <w:szCs w:val="16"/>
                <w:rPrChange w:id="2199" w:author="Steven Chen" w:date="2016-12-14T14:13:00Z">
                  <w:rPr>
                    <w:ins w:id="2200" w:author="Steven Chen" w:date="2016-12-14T14:12:00Z"/>
                    <w:rFonts w:ascii="Calibri" w:hAnsi="Calibri" w:cs="Calibri"/>
                    <w:color w:val="1F497D"/>
                    <w:sz w:val="16"/>
                    <w:szCs w:val="16"/>
                  </w:rPr>
                </w:rPrChange>
              </w:rPr>
              <w:pPrChange w:id="2201" w:author="Steven Chen" w:date="2016-12-14T14:12:00Z">
                <w:pPr>
                  <w:framePr w:hSpace="165" w:wrap="around" w:vAnchor="text" w:hAnchor="text"/>
                  <w:spacing w:line="69" w:lineRule="atLeast"/>
                  <w:jc w:val="center"/>
                </w:pPr>
              </w:pPrChange>
            </w:pPr>
            <w:ins w:id="2202" w:author="Steven Chen" w:date="2016-12-14T14:12:00Z">
              <w:r w:rsidRPr="00276ED5">
                <w:rPr>
                  <w:rFonts w:ascii="Palatino Linotype" w:hAnsi="Palatino Linotype"/>
                  <w:color w:val="1F497D"/>
                  <w:sz w:val="16"/>
                  <w:szCs w:val="16"/>
                  <w:rPrChange w:id="2203" w:author="Steven Chen" w:date="2016-12-14T14:13:00Z">
                    <w:rPr>
                      <w:rFonts w:hint="eastAsia"/>
                      <w:color w:val="1F497D"/>
                      <w:sz w:val="16"/>
                      <w:szCs w:val="16"/>
                    </w:rPr>
                  </w:rPrChange>
                </w:rPr>
                <w:t>Green: 5%  Yellow: 5-10%   Red: &gt;10%</w:t>
              </w:r>
            </w:ins>
          </w:p>
        </w:tc>
      </w:tr>
      <w:tr w:rsidR="00276ED5" w:rsidRPr="00276ED5" w14:paraId="3D7C4D78" w14:textId="77777777" w:rsidTr="00C70F8A">
        <w:trPr>
          <w:trHeight w:val="60"/>
          <w:ins w:id="2204" w:author="Steven Chen" w:date="2016-12-14T14:12:00Z"/>
        </w:trPr>
        <w:tc>
          <w:tcPr>
            <w:tcW w:w="1003" w:type="dxa"/>
            <w:tcBorders>
              <w:top w:val="nil"/>
              <w:left w:val="single" w:sz="8" w:space="0" w:color="auto"/>
              <w:bottom w:val="single" w:sz="8" w:space="0" w:color="auto"/>
              <w:right w:val="single" w:sz="8" w:space="0" w:color="auto"/>
            </w:tcBorders>
            <w:hideMark/>
          </w:tcPr>
          <w:p w14:paraId="3EFD186A" w14:textId="77777777" w:rsidR="00276ED5" w:rsidRPr="00276ED5" w:rsidRDefault="00276ED5" w:rsidP="00276ED5">
            <w:pPr>
              <w:spacing w:after="0" w:line="60" w:lineRule="atLeast"/>
              <w:jc w:val="center"/>
              <w:rPr>
                <w:ins w:id="2205" w:author="Steven Chen" w:date="2016-12-14T14:12:00Z"/>
                <w:rFonts w:ascii="Palatino Linotype" w:hAnsi="Palatino Linotype" w:cs="Times New Roman"/>
                <w:b/>
                <w:bCs/>
                <w:color w:val="1F497D"/>
                <w:sz w:val="16"/>
                <w:szCs w:val="16"/>
                <w:rPrChange w:id="2206" w:author="Steven Chen" w:date="2016-12-14T14:13:00Z">
                  <w:rPr>
                    <w:ins w:id="2207" w:author="Steven Chen" w:date="2016-12-14T14:12:00Z"/>
                    <w:rFonts w:ascii="SimSun" w:hAnsi="SimSun" w:cs="Times New Roman"/>
                    <w:b/>
                    <w:bCs/>
                    <w:color w:val="1F497D"/>
                    <w:sz w:val="16"/>
                    <w:szCs w:val="16"/>
                  </w:rPr>
                </w:rPrChange>
              </w:rPr>
              <w:pPrChange w:id="2208" w:author="Steven Chen" w:date="2016-12-14T14:12:00Z">
                <w:pPr>
                  <w:framePr w:hSpace="165" w:wrap="around" w:vAnchor="text" w:hAnchor="text"/>
                  <w:spacing w:line="60" w:lineRule="atLeast"/>
                  <w:jc w:val="center"/>
                </w:pPr>
              </w:pPrChange>
            </w:pPr>
            <w:ins w:id="2209" w:author="Steven Chen" w:date="2016-12-14T14:12:00Z">
              <w:r w:rsidRPr="00276ED5">
                <w:rPr>
                  <w:rFonts w:ascii="Palatino Linotype" w:hAnsi="Palatino Linotype"/>
                  <w:b/>
                  <w:bCs/>
                  <w:color w:val="1F497D"/>
                  <w:sz w:val="16"/>
                  <w:szCs w:val="16"/>
                  <w:rPrChange w:id="2210" w:author="Steven Chen" w:date="2016-12-14T14:13:00Z">
                    <w:rPr>
                      <w:rFonts w:hint="eastAsia"/>
                      <w:b/>
                      <w:bCs/>
                      <w:color w:val="1F497D"/>
                      <w:sz w:val="16"/>
                      <w:szCs w:val="16"/>
                    </w:rPr>
                  </w:rPrChange>
                </w:rPr>
                <w:t>BU</w:t>
              </w:r>
            </w:ins>
          </w:p>
        </w:tc>
        <w:tc>
          <w:tcPr>
            <w:tcW w:w="1507" w:type="dxa"/>
            <w:tcBorders>
              <w:top w:val="nil"/>
              <w:left w:val="nil"/>
              <w:bottom w:val="single" w:sz="8" w:space="0" w:color="auto"/>
              <w:right w:val="single" w:sz="8" w:space="0" w:color="auto"/>
            </w:tcBorders>
            <w:vAlign w:val="center"/>
            <w:hideMark/>
          </w:tcPr>
          <w:p w14:paraId="0E9E75D9" w14:textId="77777777" w:rsidR="00276ED5" w:rsidRPr="00276ED5" w:rsidRDefault="00276ED5" w:rsidP="00276ED5">
            <w:pPr>
              <w:spacing w:after="0" w:line="60" w:lineRule="atLeast"/>
              <w:jc w:val="center"/>
              <w:rPr>
                <w:ins w:id="2211" w:author="Steven Chen" w:date="2016-12-14T14:12:00Z"/>
                <w:rFonts w:ascii="Palatino Linotype" w:hAnsi="Palatino Linotype" w:cs="Calibri"/>
                <w:color w:val="1F497D"/>
                <w:sz w:val="16"/>
                <w:szCs w:val="16"/>
                <w:rPrChange w:id="2212" w:author="Steven Chen" w:date="2016-12-14T14:13:00Z">
                  <w:rPr>
                    <w:ins w:id="2213" w:author="Steven Chen" w:date="2016-12-14T14:12:00Z"/>
                    <w:rFonts w:ascii="Calibri" w:hAnsi="Calibri" w:cs="Calibri" w:hint="eastAsia"/>
                    <w:color w:val="1F497D"/>
                    <w:sz w:val="16"/>
                    <w:szCs w:val="16"/>
                  </w:rPr>
                </w:rPrChange>
              </w:rPr>
              <w:pPrChange w:id="2214" w:author="Steven Chen" w:date="2016-12-14T14:12:00Z">
                <w:pPr>
                  <w:framePr w:hSpace="165" w:wrap="around" w:vAnchor="text" w:hAnchor="text"/>
                  <w:spacing w:line="60" w:lineRule="atLeast"/>
                  <w:jc w:val="center"/>
                </w:pPr>
              </w:pPrChange>
            </w:pPr>
            <w:ins w:id="2215" w:author="Steven Chen" w:date="2016-12-14T14:12:00Z">
              <w:r w:rsidRPr="00276ED5">
                <w:rPr>
                  <w:rFonts w:ascii="Palatino Linotype" w:hAnsi="Palatino Linotype"/>
                  <w:color w:val="1F497D"/>
                  <w:sz w:val="16"/>
                  <w:szCs w:val="16"/>
                  <w:rPrChange w:id="2216" w:author="Steven Chen" w:date="2016-12-14T14:13:00Z">
                    <w:rPr>
                      <w:rFonts w:hint="eastAsia"/>
                      <w:color w:val="1F497D"/>
                      <w:sz w:val="16"/>
                      <w:szCs w:val="16"/>
                    </w:rPr>
                  </w:rPrChange>
                </w:rPr>
                <w:t>Time</w:t>
              </w:r>
            </w:ins>
          </w:p>
        </w:tc>
        <w:tc>
          <w:tcPr>
            <w:tcW w:w="180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B8A359" w14:textId="77777777" w:rsidR="00276ED5" w:rsidRDefault="00276ED5" w:rsidP="00276ED5">
            <w:pPr>
              <w:spacing w:after="0" w:line="60" w:lineRule="atLeast"/>
              <w:jc w:val="center"/>
              <w:rPr>
                <w:ins w:id="2217" w:author="Steven Chen" w:date="2016-12-14T14:13:00Z"/>
                <w:rFonts w:ascii="Palatino Linotype" w:hAnsi="Palatino Linotype"/>
                <w:color w:val="1F497D"/>
                <w:sz w:val="16"/>
                <w:szCs w:val="16"/>
              </w:rPr>
              <w:pPrChange w:id="2218" w:author="Steven Chen" w:date="2016-12-14T14:12:00Z">
                <w:pPr>
                  <w:framePr w:hSpace="165" w:wrap="around" w:vAnchor="text" w:hAnchor="text"/>
                  <w:spacing w:line="60" w:lineRule="atLeast"/>
                  <w:jc w:val="center"/>
                </w:pPr>
              </w:pPrChange>
            </w:pPr>
            <w:ins w:id="2219" w:author="Steven Chen" w:date="2016-12-14T14:12:00Z">
              <w:r w:rsidRPr="00276ED5">
                <w:rPr>
                  <w:rFonts w:ascii="Palatino Linotype" w:hAnsi="Palatino Linotype"/>
                  <w:color w:val="1F497D"/>
                  <w:sz w:val="16"/>
                  <w:szCs w:val="16"/>
                  <w:rPrChange w:id="2220" w:author="Steven Chen" w:date="2016-12-14T14:13:00Z">
                    <w:rPr>
                      <w:rFonts w:hint="eastAsia"/>
                      <w:color w:val="1F497D"/>
                      <w:sz w:val="16"/>
                      <w:szCs w:val="16"/>
                    </w:rPr>
                  </w:rPrChange>
                </w:rPr>
                <w:t>Converted</w:t>
              </w:r>
            </w:ins>
          </w:p>
          <w:p w14:paraId="701BC96A" w14:textId="615A0726" w:rsidR="00276ED5" w:rsidRPr="00276ED5" w:rsidRDefault="00276ED5" w:rsidP="00276ED5">
            <w:pPr>
              <w:spacing w:after="0" w:line="60" w:lineRule="atLeast"/>
              <w:jc w:val="center"/>
              <w:rPr>
                <w:ins w:id="2221" w:author="Steven Chen" w:date="2016-12-14T14:12:00Z"/>
                <w:rFonts w:ascii="Palatino Linotype" w:hAnsi="Palatino Linotype" w:cs="Calibri"/>
                <w:color w:val="1F497D"/>
                <w:sz w:val="16"/>
                <w:szCs w:val="16"/>
                <w:u w:val="single"/>
                <w:rPrChange w:id="2222" w:author="Steven Chen" w:date="2016-12-14T14:14:00Z">
                  <w:rPr>
                    <w:ins w:id="2223" w:author="Steven Chen" w:date="2016-12-14T14:12:00Z"/>
                    <w:rFonts w:ascii="Calibri" w:hAnsi="Calibri" w:cs="Calibri"/>
                    <w:color w:val="1F497D"/>
                    <w:sz w:val="16"/>
                    <w:szCs w:val="16"/>
                  </w:rPr>
                </w:rPrChange>
              </w:rPr>
              <w:pPrChange w:id="2224" w:author="Steven Chen" w:date="2016-12-14T14:12:00Z">
                <w:pPr>
                  <w:framePr w:hSpace="165" w:wrap="around" w:vAnchor="text" w:hAnchor="text"/>
                  <w:spacing w:line="60" w:lineRule="atLeast"/>
                  <w:jc w:val="center"/>
                </w:pPr>
              </w:pPrChange>
            </w:pPr>
            <w:ins w:id="2225" w:author="Steven Chen" w:date="2016-12-14T14:13:00Z">
              <w:r w:rsidRPr="00276ED5">
                <w:rPr>
                  <w:rFonts w:ascii="Palatino Linotype" w:hAnsi="Palatino Linotype"/>
                  <w:color w:val="1F497D"/>
                  <w:sz w:val="16"/>
                  <w:szCs w:val="16"/>
                  <w:highlight w:val="yellow"/>
                  <w:u w:val="single"/>
                  <w:rPrChange w:id="2226" w:author="Steven Chen" w:date="2016-12-14T14:14:00Z">
                    <w:rPr>
                      <w:rFonts w:ascii="Palatino Linotype" w:hAnsi="Palatino Linotype"/>
                      <w:color w:val="1F497D"/>
                      <w:sz w:val="16"/>
                      <w:szCs w:val="16"/>
                    </w:rPr>
                  </w:rPrChange>
                </w:rPr>
                <w:t>(color of this column will be elimin</w:t>
              </w:r>
            </w:ins>
            <w:ins w:id="2227" w:author="Steven Chen" w:date="2016-12-14T14:14:00Z">
              <w:r w:rsidRPr="00276ED5">
                <w:rPr>
                  <w:rFonts w:ascii="Palatino Linotype" w:hAnsi="Palatino Linotype"/>
                  <w:color w:val="1F497D"/>
                  <w:sz w:val="16"/>
                  <w:szCs w:val="16"/>
                  <w:highlight w:val="yellow"/>
                  <w:u w:val="single"/>
                  <w:rPrChange w:id="2228" w:author="Steven Chen" w:date="2016-12-14T14:14:00Z">
                    <w:rPr>
                      <w:rFonts w:ascii="Palatino Linotype" w:hAnsi="Palatino Linotype"/>
                      <w:color w:val="1F497D"/>
                      <w:sz w:val="16"/>
                      <w:szCs w:val="16"/>
                    </w:rPr>
                  </w:rPrChange>
                </w:rPr>
                <w:t>ated</w:t>
              </w:r>
            </w:ins>
            <w:ins w:id="2229" w:author="Steven Chen" w:date="2016-12-14T14:13:00Z">
              <w:r w:rsidRPr="00276ED5">
                <w:rPr>
                  <w:rFonts w:ascii="Palatino Linotype" w:hAnsi="Palatino Linotype"/>
                  <w:color w:val="1F497D"/>
                  <w:sz w:val="16"/>
                  <w:szCs w:val="16"/>
                  <w:highlight w:val="yellow"/>
                  <w:u w:val="single"/>
                  <w:rPrChange w:id="2230" w:author="Steven Chen" w:date="2016-12-14T14:14:00Z">
                    <w:rPr>
                      <w:rFonts w:ascii="Palatino Linotype" w:hAnsi="Palatino Linotype"/>
                      <w:color w:val="1F497D"/>
                      <w:sz w:val="16"/>
                      <w:szCs w:val="16"/>
                    </w:rPr>
                  </w:rPrChange>
                </w:rPr>
                <w:t>)</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50AE190" w14:textId="77777777" w:rsidR="00276ED5" w:rsidRPr="00276ED5" w:rsidRDefault="00276ED5" w:rsidP="00276ED5">
            <w:pPr>
              <w:spacing w:after="0" w:line="60" w:lineRule="atLeast"/>
              <w:jc w:val="center"/>
              <w:rPr>
                <w:ins w:id="2231" w:author="Steven Chen" w:date="2016-12-14T14:12:00Z"/>
                <w:rFonts w:ascii="Palatino Linotype" w:hAnsi="Palatino Linotype" w:cs="Calibri"/>
                <w:color w:val="1F497D"/>
                <w:sz w:val="16"/>
                <w:szCs w:val="16"/>
                <w:rPrChange w:id="2232" w:author="Steven Chen" w:date="2016-12-14T14:13:00Z">
                  <w:rPr>
                    <w:ins w:id="2233" w:author="Steven Chen" w:date="2016-12-14T14:12:00Z"/>
                    <w:rFonts w:ascii="Calibri" w:hAnsi="Calibri" w:cs="Calibri"/>
                    <w:color w:val="1F497D"/>
                    <w:sz w:val="16"/>
                    <w:szCs w:val="16"/>
                  </w:rPr>
                </w:rPrChange>
              </w:rPr>
              <w:pPrChange w:id="2234" w:author="Steven Chen" w:date="2016-12-14T14:12:00Z">
                <w:pPr>
                  <w:framePr w:hSpace="165" w:wrap="around" w:vAnchor="text" w:hAnchor="text"/>
                  <w:spacing w:line="60" w:lineRule="atLeast"/>
                  <w:jc w:val="center"/>
                </w:pPr>
              </w:pPrChange>
            </w:pPr>
            <w:ins w:id="2235" w:author="Steven Chen" w:date="2016-12-14T14:12:00Z">
              <w:r w:rsidRPr="00276ED5">
                <w:rPr>
                  <w:rFonts w:ascii="Palatino Linotype" w:hAnsi="Palatino Linotype"/>
                  <w:color w:val="1F497D"/>
                  <w:sz w:val="16"/>
                  <w:szCs w:val="16"/>
                  <w:rPrChange w:id="2236" w:author="Steven Chen" w:date="2016-12-14T14:13:00Z">
                    <w:rPr>
                      <w:rFonts w:hint="eastAsia"/>
                      <w:color w:val="1F497D"/>
                      <w:sz w:val="16"/>
                      <w:szCs w:val="16"/>
                    </w:rPr>
                  </w:rPrChange>
                </w:rPr>
                <w:t>Expected</w:t>
              </w:r>
            </w:ins>
          </w:p>
        </w:tc>
      </w:tr>
      <w:tr w:rsidR="00276ED5" w:rsidRPr="00276ED5" w14:paraId="421716A1" w14:textId="77777777" w:rsidTr="00C70F8A">
        <w:trPr>
          <w:trHeight w:val="194"/>
          <w:ins w:id="2237" w:author="Steven Chen" w:date="2016-12-14T14:12:00Z"/>
        </w:trPr>
        <w:tc>
          <w:tcPr>
            <w:tcW w:w="1003" w:type="dxa"/>
            <w:vMerge w:val="restart"/>
            <w:tcBorders>
              <w:top w:val="nil"/>
              <w:left w:val="single" w:sz="8" w:space="0" w:color="auto"/>
              <w:bottom w:val="single" w:sz="8" w:space="0" w:color="auto"/>
              <w:right w:val="single" w:sz="8" w:space="0" w:color="auto"/>
            </w:tcBorders>
            <w:vAlign w:val="center"/>
            <w:hideMark/>
          </w:tcPr>
          <w:p w14:paraId="64B4CDAE" w14:textId="77777777" w:rsidR="00276ED5" w:rsidRPr="00276ED5" w:rsidRDefault="00276ED5" w:rsidP="00276ED5">
            <w:pPr>
              <w:spacing w:after="0"/>
              <w:jc w:val="center"/>
              <w:rPr>
                <w:ins w:id="2238" w:author="Steven Chen" w:date="2016-12-14T14:12:00Z"/>
                <w:rFonts w:ascii="Palatino Linotype" w:hAnsi="Palatino Linotype" w:cs="Arial"/>
                <w:b/>
                <w:bCs/>
                <w:color w:val="1F497D"/>
                <w:sz w:val="16"/>
                <w:szCs w:val="16"/>
                <w:rPrChange w:id="2239" w:author="Steven Chen" w:date="2016-12-14T14:13:00Z">
                  <w:rPr>
                    <w:ins w:id="2240" w:author="Steven Chen" w:date="2016-12-14T14:12:00Z"/>
                    <w:rFonts w:ascii="Arial" w:hAnsi="Arial" w:cs="Arial"/>
                    <w:b/>
                    <w:bCs/>
                    <w:color w:val="1F497D"/>
                    <w:sz w:val="16"/>
                    <w:szCs w:val="16"/>
                  </w:rPr>
                </w:rPrChange>
              </w:rPr>
              <w:pPrChange w:id="2241" w:author="Steven Chen" w:date="2016-12-14T14:12:00Z">
                <w:pPr>
                  <w:framePr w:hSpace="165" w:wrap="around" w:vAnchor="text" w:hAnchor="text"/>
                  <w:jc w:val="center"/>
                </w:pPr>
              </w:pPrChange>
            </w:pPr>
            <w:ins w:id="2242" w:author="Steven Chen" w:date="2016-12-14T14:12:00Z">
              <w:r w:rsidRPr="00276ED5">
                <w:rPr>
                  <w:rFonts w:ascii="Palatino Linotype" w:hAnsi="Palatino Linotype" w:cs="Arial"/>
                  <w:b/>
                  <w:bCs/>
                  <w:color w:val="1F497D"/>
                  <w:sz w:val="16"/>
                  <w:szCs w:val="16"/>
                  <w:rPrChange w:id="2243" w:author="Steven Chen" w:date="2016-12-14T14:13:00Z">
                    <w:rPr>
                      <w:rFonts w:ascii="Arial" w:hAnsi="Arial" w:cs="Arial"/>
                      <w:b/>
                      <w:bCs/>
                      <w:color w:val="1F497D"/>
                      <w:sz w:val="16"/>
                      <w:szCs w:val="16"/>
                    </w:rPr>
                  </w:rPrChange>
                </w:rPr>
                <w:t>CAK</w:t>
              </w:r>
            </w:ins>
          </w:p>
        </w:tc>
        <w:tc>
          <w:tcPr>
            <w:tcW w:w="1507" w:type="dxa"/>
            <w:tcBorders>
              <w:top w:val="nil"/>
              <w:left w:val="nil"/>
              <w:bottom w:val="single" w:sz="8" w:space="0" w:color="auto"/>
              <w:right w:val="single" w:sz="8" w:space="0" w:color="auto"/>
            </w:tcBorders>
            <w:vAlign w:val="center"/>
            <w:hideMark/>
          </w:tcPr>
          <w:p w14:paraId="07438B4B" w14:textId="77777777" w:rsidR="00276ED5" w:rsidRPr="00276ED5" w:rsidRDefault="00276ED5" w:rsidP="00276ED5">
            <w:pPr>
              <w:spacing w:after="0"/>
              <w:jc w:val="center"/>
              <w:rPr>
                <w:ins w:id="2244" w:author="Steven Chen" w:date="2016-12-14T14:12:00Z"/>
                <w:rFonts w:ascii="Palatino Linotype" w:hAnsi="Palatino Linotype" w:cs="Arial"/>
                <w:color w:val="1F497D"/>
                <w:sz w:val="16"/>
                <w:szCs w:val="16"/>
                <w:rPrChange w:id="2245" w:author="Steven Chen" w:date="2016-12-14T14:13:00Z">
                  <w:rPr>
                    <w:ins w:id="2246" w:author="Steven Chen" w:date="2016-12-14T14:12:00Z"/>
                    <w:rFonts w:ascii="Arial" w:hAnsi="Arial" w:cs="Arial"/>
                    <w:color w:val="1F497D"/>
                    <w:sz w:val="16"/>
                    <w:szCs w:val="16"/>
                  </w:rPr>
                </w:rPrChange>
              </w:rPr>
              <w:pPrChange w:id="2247" w:author="Steven Chen" w:date="2016-12-14T14:12:00Z">
                <w:pPr>
                  <w:framePr w:hSpace="165" w:wrap="around" w:vAnchor="text" w:hAnchor="text"/>
                  <w:jc w:val="center"/>
                </w:pPr>
              </w:pPrChange>
            </w:pPr>
            <w:ins w:id="2248" w:author="Steven Chen" w:date="2016-12-14T14:12:00Z">
              <w:r w:rsidRPr="00276ED5">
                <w:rPr>
                  <w:rFonts w:ascii="Palatino Linotype" w:hAnsi="Palatino Linotype" w:cs="Arial"/>
                  <w:color w:val="1F497D"/>
                  <w:sz w:val="16"/>
                  <w:szCs w:val="16"/>
                  <w:rPrChange w:id="2249"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4543721F" w14:textId="77777777" w:rsidR="00276ED5" w:rsidRPr="00276ED5" w:rsidRDefault="00276ED5" w:rsidP="00276ED5">
            <w:pPr>
              <w:spacing w:after="0"/>
              <w:jc w:val="center"/>
              <w:rPr>
                <w:ins w:id="2250" w:author="Steven Chen" w:date="2016-12-14T14:12:00Z"/>
                <w:rFonts w:ascii="Palatino Linotype" w:hAnsi="Palatino Linotype" w:cs="Arial"/>
                <w:sz w:val="21"/>
                <w:szCs w:val="21"/>
                <w:rPrChange w:id="2251" w:author="Steven Chen" w:date="2016-12-14T14:13:00Z">
                  <w:rPr>
                    <w:ins w:id="2252" w:author="Steven Chen" w:date="2016-12-14T14:12:00Z"/>
                    <w:rFonts w:ascii="Arial" w:hAnsi="Arial" w:cs="Arial"/>
                    <w:sz w:val="21"/>
                    <w:szCs w:val="21"/>
                  </w:rPr>
                </w:rPrChange>
              </w:rPr>
              <w:pPrChange w:id="2253" w:author="Steven Chen" w:date="2016-12-14T14:12:00Z">
                <w:pPr>
                  <w:framePr w:hSpace="165" w:wrap="around" w:vAnchor="text" w:hAnchor="text"/>
                  <w:jc w:val="center"/>
                </w:pPr>
              </w:pPrChange>
            </w:pPr>
            <w:ins w:id="2254" w:author="Steven Chen" w:date="2016-12-14T14:12:00Z">
              <w:r w:rsidRPr="00276ED5">
                <w:rPr>
                  <w:rFonts w:ascii="Palatino Linotype" w:hAnsi="Palatino Linotype" w:cs="Arial"/>
                  <w:sz w:val="21"/>
                  <w:szCs w:val="21"/>
                  <w:rPrChange w:id="2255" w:author="Steven Chen" w:date="2016-12-14T14:13:00Z">
                    <w:rPr>
                      <w:rFonts w:ascii="Arial" w:hAnsi="Arial" w:cs="Arial"/>
                      <w:sz w:val="21"/>
                      <w:szCs w:val="21"/>
                    </w:rPr>
                  </w:rPrChange>
                </w:rPr>
                <w:t>57</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77DD9BE" w14:textId="77777777" w:rsidR="00276ED5" w:rsidRPr="00276ED5" w:rsidRDefault="00276ED5" w:rsidP="00276ED5">
            <w:pPr>
              <w:spacing w:after="0"/>
              <w:jc w:val="center"/>
              <w:rPr>
                <w:ins w:id="2256" w:author="Steven Chen" w:date="2016-12-14T14:12:00Z"/>
                <w:rFonts w:ascii="Palatino Linotype" w:hAnsi="Palatino Linotype" w:cs="Arial"/>
                <w:sz w:val="21"/>
                <w:szCs w:val="21"/>
                <w:rPrChange w:id="2257" w:author="Steven Chen" w:date="2016-12-14T14:13:00Z">
                  <w:rPr>
                    <w:ins w:id="2258" w:author="Steven Chen" w:date="2016-12-14T14:12:00Z"/>
                    <w:rFonts w:ascii="Arial" w:hAnsi="Arial" w:cs="Arial"/>
                    <w:sz w:val="21"/>
                    <w:szCs w:val="21"/>
                  </w:rPr>
                </w:rPrChange>
              </w:rPr>
              <w:pPrChange w:id="2259" w:author="Steven Chen" w:date="2016-12-14T14:12:00Z">
                <w:pPr>
                  <w:framePr w:hSpace="165" w:wrap="around" w:vAnchor="text" w:hAnchor="text"/>
                  <w:jc w:val="center"/>
                </w:pPr>
              </w:pPrChange>
            </w:pPr>
            <w:ins w:id="2260" w:author="Steven Chen" w:date="2016-12-14T14:12:00Z">
              <w:r w:rsidRPr="00276ED5">
                <w:rPr>
                  <w:rFonts w:ascii="Palatino Linotype" w:hAnsi="Palatino Linotype" w:cs="Arial"/>
                  <w:sz w:val="21"/>
                  <w:szCs w:val="21"/>
                  <w:rPrChange w:id="2261" w:author="Steven Chen" w:date="2016-12-14T14:13:00Z">
                    <w:rPr>
                      <w:rFonts w:ascii="Arial" w:hAnsi="Arial" w:cs="Arial"/>
                      <w:sz w:val="21"/>
                      <w:szCs w:val="21"/>
                    </w:rPr>
                  </w:rPrChange>
                </w:rPr>
                <w:t>44</w:t>
              </w:r>
            </w:ins>
          </w:p>
        </w:tc>
      </w:tr>
      <w:tr w:rsidR="00276ED5" w:rsidRPr="00276ED5" w14:paraId="37680C32" w14:textId="77777777" w:rsidTr="00C70F8A">
        <w:trPr>
          <w:trHeight w:val="193"/>
          <w:ins w:id="2262"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0ACBF8B5" w14:textId="77777777" w:rsidR="00276ED5" w:rsidRPr="00276ED5" w:rsidRDefault="00276ED5" w:rsidP="00276ED5">
            <w:pPr>
              <w:spacing w:after="0"/>
              <w:rPr>
                <w:ins w:id="2263" w:author="Steven Chen" w:date="2016-12-14T14:12:00Z"/>
                <w:rFonts w:ascii="Palatino Linotype" w:eastAsia="SimSun" w:hAnsi="Palatino Linotype" w:cs="Arial"/>
                <w:b/>
                <w:bCs/>
                <w:color w:val="1F497D"/>
                <w:sz w:val="16"/>
                <w:szCs w:val="16"/>
                <w:rPrChange w:id="2264" w:author="Steven Chen" w:date="2016-12-14T14:13:00Z">
                  <w:rPr>
                    <w:ins w:id="2265" w:author="Steven Chen" w:date="2016-12-14T14:12:00Z"/>
                    <w:rFonts w:ascii="Arial" w:eastAsia="SimSun" w:hAnsi="Arial" w:cs="Arial"/>
                    <w:b/>
                    <w:bCs/>
                    <w:color w:val="1F497D"/>
                    <w:sz w:val="16"/>
                    <w:szCs w:val="16"/>
                  </w:rPr>
                </w:rPrChange>
              </w:rPr>
              <w:pPrChange w:id="2266"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4E10DF8A" w14:textId="77777777" w:rsidR="00276ED5" w:rsidRPr="00276ED5" w:rsidRDefault="00276ED5" w:rsidP="00276ED5">
            <w:pPr>
              <w:spacing w:after="0"/>
              <w:jc w:val="center"/>
              <w:rPr>
                <w:ins w:id="2267" w:author="Steven Chen" w:date="2016-12-14T14:12:00Z"/>
                <w:rFonts w:ascii="Palatino Linotype" w:hAnsi="Palatino Linotype" w:cs="Arial"/>
                <w:color w:val="1F497D"/>
                <w:sz w:val="16"/>
                <w:szCs w:val="16"/>
                <w:rPrChange w:id="2268" w:author="Steven Chen" w:date="2016-12-14T14:13:00Z">
                  <w:rPr>
                    <w:ins w:id="2269" w:author="Steven Chen" w:date="2016-12-14T14:12:00Z"/>
                    <w:rFonts w:ascii="Arial" w:hAnsi="Arial" w:cs="Arial"/>
                    <w:color w:val="1F497D"/>
                    <w:sz w:val="16"/>
                    <w:szCs w:val="16"/>
                  </w:rPr>
                </w:rPrChange>
              </w:rPr>
              <w:pPrChange w:id="2270" w:author="Steven Chen" w:date="2016-12-14T14:12:00Z">
                <w:pPr>
                  <w:framePr w:hSpace="165" w:wrap="around" w:vAnchor="text" w:hAnchor="text"/>
                  <w:jc w:val="center"/>
                </w:pPr>
              </w:pPrChange>
            </w:pPr>
            <w:ins w:id="2271" w:author="Steven Chen" w:date="2016-12-14T14:12:00Z">
              <w:r w:rsidRPr="00276ED5">
                <w:rPr>
                  <w:rFonts w:ascii="Palatino Linotype" w:hAnsi="Palatino Linotype" w:cs="Arial"/>
                  <w:color w:val="1F497D"/>
                  <w:sz w:val="16"/>
                  <w:szCs w:val="16"/>
                  <w:rPrChange w:id="2272"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785C9C47" w14:textId="77777777" w:rsidR="00276ED5" w:rsidRPr="00276ED5" w:rsidRDefault="00276ED5" w:rsidP="00276ED5">
            <w:pPr>
              <w:spacing w:after="0"/>
              <w:jc w:val="center"/>
              <w:rPr>
                <w:ins w:id="2273" w:author="Steven Chen" w:date="2016-12-14T14:12:00Z"/>
                <w:rFonts w:ascii="Palatino Linotype" w:hAnsi="Palatino Linotype" w:cs="Arial"/>
                <w:sz w:val="21"/>
                <w:szCs w:val="21"/>
                <w:rPrChange w:id="2274" w:author="Steven Chen" w:date="2016-12-14T14:13:00Z">
                  <w:rPr>
                    <w:ins w:id="2275" w:author="Steven Chen" w:date="2016-12-14T14:12:00Z"/>
                    <w:rFonts w:ascii="Arial" w:hAnsi="Arial" w:cs="Arial"/>
                    <w:sz w:val="21"/>
                    <w:szCs w:val="21"/>
                  </w:rPr>
                </w:rPrChange>
              </w:rPr>
              <w:pPrChange w:id="2276" w:author="Steven Chen" w:date="2016-12-14T14:12:00Z">
                <w:pPr>
                  <w:framePr w:hSpace="165" w:wrap="around" w:vAnchor="text" w:hAnchor="text"/>
                  <w:jc w:val="center"/>
                </w:pPr>
              </w:pPrChange>
            </w:pPr>
            <w:ins w:id="2277" w:author="Steven Chen" w:date="2016-12-14T14:12:00Z">
              <w:r w:rsidRPr="00276ED5">
                <w:rPr>
                  <w:rFonts w:ascii="Palatino Linotype" w:hAnsi="Palatino Linotype" w:cs="Arial"/>
                  <w:sz w:val="21"/>
                  <w:szCs w:val="21"/>
                  <w:rPrChange w:id="2278" w:author="Steven Chen" w:date="2016-12-14T14:13:00Z">
                    <w:rPr>
                      <w:rFonts w:ascii="Arial" w:hAnsi="Arial" w:cs="Arial"/>
                      <w:sz w:val="21"/>
                      <w:szCs w:val="21"/>
                    </w:rPr>
                  </w:rPrChange>
                </w:rPr>
                <w:t>122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3E44642" w14:textId="77777777" w:rsidR="00276ED5" w:rsidRPr="00276ED5" w:rsidRDefault="00276ED5" w:rsidP="00276ED5">
            <w:pPr>
              <w:spacing w:after="0"/>
              <w:jc w:val="center"/>
              <w:rPr>
                <w:ins w:id="2279" w:author="Steven Chen" w:date="2016-12-14T14:12:00Z"/>
                <w:rFonts w:ascii="Palatino Linotype" w:hAnsi="Palatino Linotype" w:cs="Arial"/>
                <w:sz w:val="21"/>
                <w:szCs w:val="21"/>
                <w:rPrChange w:id="2280" w:author="Steven Chen" w:date="2016-12-14T14:13:00Z">
                  <w:rPr>
                    <w:ins w:id="2281" w:author="Steven Chen" w:date="2016-12-14T14:12:00Z"/>
                    <w:rFonts w:ascii="Arial" w:hAnsi="Arial" w:cs="Arial"/>
                    <w:sz w:val="21"/>
                    <w:szCs w:val="21"/>
                  </w:rPr>
                </w:rPrChange>
              </w:rPr>
              <w:pPrChange w:id="2282" w:author="Steven Chen" w:date="2016-12-14T14:12:00Z">
                <w:pPr>
                  <w:framePr w:hSpace="165" w:wrap="around" w:vAnchor="text" w:hAnchor="text"/>
                  <w:jc w:val="center"/>
                </w:pPr>
              </w:pPrChange>
            </w:pPr>
            <w:ins w:id="2283" w:author="Steven Chen" w:date="2016-12-14T14:12:00Z">
              <w:r w:rsidRPr="00276ED5">
                <w:rPr>
                  <w:rFonts w:ascii="Palatino Linotype" w:hAnsi="Palatino Linotype" w:cs="Arial"/>
                  <w:sz w:val="21"/>
                  <w:szCs w:val="21"/>
                  <w:rPrChange w:id="2284" w:author="Steven Chen" w:date="2016-12-14T14:13:00Z">
                    <w:rPr>
                      <w:rFonts w:ascii="Arial" w:hAnsi="Arial" w:cs="Arial"/>
                      <w:sz w:val="21"/>
                      <w:szCs w:val="21"/>
                    </w:rPr>
                  </w:rPrChange>
                </w:rPr>
                <w:t>94</w:t>
              </w:r>
            </w:ins>
          </w:p>
        </w:tc>
      </w:tr>
      <w:tr w:rsidR="00276ED5" w:rsidRPr="00276ED5" w14:paraId="2975B6FA" w14:textId="77777777" w:rsidTr="00C70F8A">
        <w:trPr>
          <w:trHeight w:val="193"/>
          <w:ins w:id="2285"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DA8B92D" w14:textId="77777777" w:rsidR="00276ED5" w:rsidRPr="00276ED5" w:rsidRDefault="00276ED5" w:rsidP="00276ED5">
            <w:pPr>
              <w:spacing w:after="0"/>
              <w:rPr>
                <w:ins w:id="2286" w:author="Steven Chen" w:date="2016-12-14T14:12:00Z"/>
                <w:rFonts w:ascii="Palatino Linotype" w:eastAsia="SimSun" w:hAnsi="Palatino Linotype" w:cs="Arial"/>
                <w:b/>
                <w:bCs/>
                <w:color w:val="1F497D"/>
                <w:sz w:val="16"/>
                <w:szCs w:val="16"/>
                <w:rPrChange w:id="2287" w:author="Steven Chen" w:date="2016-12-14T14:13:00Z">
                  <w:rPr>
                    <w:ins w:id="2288" w:author="Steven Chen" w:date="2016-12-14T14:12:00Z"/>
                    <w:rFonts w:ascii="Arial" w:eastAsia="SimSun" w:hAnsi="Arial" w:cs="Arial"/>
                    <w:b/>
                    <w:bCs/>
                    <w:color w:val="1F497D"/>
                    <w:sz w:val="16"/>
                    <w:szCs w:val="16"/>
                  </w:rPr>
                </w:rPrChange>
              </w:rPr>
              <w:pPrChange w:id="2289"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CD4B31D" w14:textId="77777777" w:rsidR="00276ED5" w:rsidRPr="00276ED5" w:rsidRDefault="00276ED5" w:rsidP="00276ED5">
            <w:pPr>
              <w:spacing w:after="0"/>
              <w:jc w:val="center"/>
              <w:rPr>
                <w:ins w:id="2290" w:author="Steven Chen" w:date="2016-12-14T14:12:00Z"/>
                <w:rFonts w:ascii="Palatino Linotype" w:hAnsi="Palatino Linotype" w:cs="Arial"/>
                <w:color w:val="1F497D"/>
                <w:sz w:val="16"/>
                <w:szCs w:val="16"/>
                <w:rPrChange w:id="2291" w:author="Steven Chen" w:date="2016-12-14T14:13:00Z">
                  <w:rPr>
                    <w:ins w:id="2292" w:author="Steven Chen" w:date="2016-12-14T14:12:00Z"/>
                    <w:rFonts w:ascii="Arial" w:hAnsi="Arial" w:cs="Arial"/>
                    <w:color w:val="1F497D"/>
                    <w:sz w:val="16"/>
                    <w:szCs w:val="16"/>
                  </w:rPr>
                </w:rPrChange>
              </w:rPr>
              <w:pPrChange w:id="2293" w:author="Steven Chen" w:date="2016-12-14T14:12:00Z">
                <w:pPr>
                  <w:framePr w:hSpace="165" w:wrap="around" w:vAnchor="text" w:hAnchor="text"/>
                  <w:jc w:val="center"/>
                </w:pPr>
              </w:pPrChange>
            </w:pPr>
            <w:ins w:id="2294" w:author="Steven Chen" w:date="2016-12-14T14:12:00Z">
              <w:r w:rsidRPr="00276ED5">
                <w:rPr>
                  <w:rFonts w:ascii="Palatino Linotype" w:hAnsi="Palatino Linotype" w:cs="Arial"/>
                  <w:color w:val="1F497D"/>
                  <w:sz w:val="16"/>
                  <w:szCs w:val="16"/>
                  <w:rPrChange w:id="2295"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46E8291D" w14:textId="77777777" w:rsidR="00276ED5" w:rsidRPr="00276ED5" w:rsidRDefault="00276ED5" w:rsidP="00276ED5">
            <w:pPr>
              <w:spacing w:after="0"/>
              <w:jc w:val="center"/>
              <w:rPr>
                <w:ins w:id="2296" w:author="Steven Chen" w:date="2016-12-14T14:12:00Z"/>
                <w:rFonts w:ascii="Palatino Linotype" w:hAnsi="Palatino Linotype" w:cs="Arial"/>
                <w:sz w:val="21"/>
                <w:szCs w:val="21"/>
                <w:rPrChange w:id="2297" w:author="Steven Chen" w:date="2016-12-14T14:13:00Z">
                  <w:rPr>
                    <w:ins w:id="2298" w:author="Steven Chen" w:date="2016-12-14T14:12:00Z"/>
                    <w:rFonts w:ascii="Arial" w:hAnsi="Arial" w:cs="Arial"/>
                    <w:sz w:val="21"/>
                    <w:szCs w:val="21"/>
                  </w:rPr>
                </w:rPrChange>
              </w:rPr>
              <w:pPrChange w:id="2299" w:author="Steven Chen" w:date="2016-12-14T14:12:00Z">
                <w:pPr>
                  <w:framePr w:hSpace="165" w:wrap="around" w:vAnchor="text" w:hAnchor="text"/>
                  <w:jc w:val="center"/>
                </w:pPr>
              </w:pPrChange>
            </w:pPr>
            <w:ins w:id="2300" w:author="Steven Chen" w:date="2016-12-14T14:12:00Z">
              <w:r w:rsidRPr="00276ED5">
                <w:rPr>
                  <w:rFonts w:ascii="Palatino Linotype" w:hAnsi="Palatino Linotype" w:cs="Arial"/>
                  <w:sz w:val="21"/>
                  <w:szCs w:val="21"/>
                  <w:rPrChange w:id="2301" w:author="Steven Chen" w:date="2016-12-14T14:13:00Z">
                    <w:rPr>
                      <w:rFonts w:ascii="Arial" w:hAnsi="Arial" w:cs="Arial"/>
                      <w:sz w:val="21"/>
                      <w:szCs w:val="21"/>
                    </w:rPr>
                  </w:rPrChange>
                </w:rPr>
                <w:t>194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37E259C" w14:textId="77777777" w:rsidR="00276ED5" w:rsidRPr="00276ED5" w:rsidRDefault="00276ED5" w:rsidP="00276ED5">
            <w:pPr>
              <w:spacing w:after="0"/>
              <w:jc w:val="center"/>
              <w:rPr>
                <w:ins w:id="2302" w:author="Steven Chen" w:date="2016-12-14T14:12:00Z"/>
                <w:rFonts w:ascii="Palatino Linotype" w:hAnsi="Palatino Linotype" w:cs="Arial"/>
                <w:sz w:val="21"/>
                <w:szCs w:val="21"/>
                <w:rPrChange w:id="2303" w:author="Steven Chen" w:date="2016-12-14T14:13:00Z">
                  <w:rPr>
                    <w:ins w:id="2304" w:author="Steven Chen" w:date="2016-12-14T14:12:00Z"/>
                    <w:rFonts w:ascii="Arial" w:hAnsi="Arial" w:cs="Arial"/>
                    <w:sz w:val="21"/>
                    <w:szCs w:val="21"/>
                  </w:rPr>
                </w:rPrChange>
              </w:rPr>
              <w:pPrChange w:id="2305" w:author="Steven Chen" w:date="2016-12-14T14:12:00Z">
                <w:pPr>
                  <w:framePr w:hSpace="165" w:wrap="around" w:vAnchor="text" w:hAnchor="text"/>
                  <w:jc w:val="center"/>
                </w:pPr>
              </w:pPrChange>
            </w:pPr>
            <w:ins w:id="2306" w:author="Steven Chen" w:date="2016-12-14T14:12:00Z">
              <w:r w:rsidRPr="00276ED5">
                <w:rPr>
                  <w:rFonts w:ascii="Palatino Linotype" w:hAnsi="Palatino Linotype" w:cs="Arial"/>
                  <w:sz w:val="21"/>
                  <w:szCs w:val="21"/>
                  <w:rPrChange w:id="2307" w:author="Steven Chen" w:date="2016-12-14T14:13:00Z">
                    <w:rPr>
                      <w:rFonts w:ascii="Arial" w:hAnsi="Arial" w:cs="Arial"/>
                      <w:sz w:val="21"/>
                      <w:szCs w:val="21"/>
                    </w:rPr>
                  </w:rPrChange>
                </w:rPr>
                <w:t>133</w:t>
              </w:r>
            </w:ins>
          </w:p>
        </w:tc>
      </w:tr>
      <w:tr w:rsidR="00276ED5" w:rsidRPr="00276ED5" w14:paraId="4467EDF8" w14:textId="77777777" w:rsidTr="00C70F8A">
        <w:trPr>
          <w:trHeight w:val="193"/>
          <w:ins w:id="2308"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3F95E7A" w14:textId="77777777" w:rsidR="00276ED5" w:rsidRPr="00276ED5" w:rsidRDefault="00276ED5" w:rsidP="00276ED5">
            <w:pPr>
              <w:spacing w:after="0"/>
              <w:rPr>
                <w:ins w:id="2309" w:author="Steven Chen" w:date="2016-12-14T14:12:00Z"/>
                <w:rFonts w:ascii="Palatino Linotype" w:eastAsia="SimSun" w:hAnsi="Palatino Linotype" w:cs="Arial"/>
                <w:b/>
                <w:bCs/>
                <w:color w:val="1F497D"/>
                <w:sz w:val="16"/>
                <w:szCs w:val="16"/>
                <w:rPrChange w:id="2310" w:author="Steven Chen" w:date="2016-12-14T14:13:00Z">
                  <w:rPr>
                    <w:ins w:id="2311" w:author="Steven Chen" w:date="2016-12-14T14:12:00Z"/>
                    <w:rFonts w:ascii="Arial" w:eastAsia="SimSun" w:hAnsi="Arial" w:cs="Arial"/>
                    <w:b/>
                    <w:bCs/>
                    <w:color w:val="1F497D"/>
                    <w:sz w:val="16"/>
                    <w:szCs w:val="16"/>
                  </w:rPr>
                </w:rPrChange>
              </w:rPr>
              <w:pPrChange w:id="2312"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0AA3701" w14:textId="77777777" w:rsidR="00276ED5" w:rsidRPr="00276ED5" w:rsidRDefault="00276ED5" w:rsidP="00276ED5">
            <w:pPr>
              <w:spacing w:after="0"/>
              <w:jc w:val="center"/>
              <w:rPr>
                <w:ins w:id="2313" w:author="Steven Chen" w:date="2016-12-14T14:12:00Z"/>
                <w:rFonts w:ascii="Palatino Linotype" w:hAnsi="Palatino Linotype" w:cs="Arial"/>
                <w:color w:val="1F497D"/>
                <w:sz w:val="16"/>
                <w:szCs w:val="16"/>
                <w:rPrChange w:id="2314" w:author="Steven Chen" w:date="2016-12-14T14:13:00Z">
                  <w:rPr>
                    <w:ins w:id="2315" w:author="Steven Chen" w:date="2016-12-14T14:12:00Z"/>
                    <w:rFonts w:ascii="Arial" w:hAnsi="Arial" w:cs="Arial"/>
                    <w:color w:val="1F497D"/>
                    <w:sz w:val="16"/>
                    <w:szCs w:val="16"/>
                  </w:rPr>
                </w:rPrChange>
              </w:rPr>
              <w:pPrChange w:id="2316" w:author="Steven Chen" w:date="2016-12-14T14:12:00Z">
                <w:pPr>
                  <w:framePr w:hSpace="165" w:wrap="around" w:vAnchor="text" w:hAnchor="text"/>
                  <w:jc w:val="center"/>
                </w:pPr>
              </w:pPrChange>
            </w:pPr>
            <w:ins w:id="2317" w:author="Steven Chen" w:date="2016-12-14T14:12:00Z">
              <w:r w:rsidRPr="00276ED5">
                <w:rPr>
                  <w:rFonts w:ascii="Palatino Linotype" w:hAnsi="Palatino Linotype" w:cs="Arial"/>
                  <w:color w:val="1F497D"/>
                  <w:sz w:val="16"/>
                  <w:szCs w:val="16"/>
                  <w:rPrChange w:id="2318"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0D0CDC2F" w14:textId="77777777" w:rsidR="00276ED5" w:rsidRPr="00276ED5" w:rsidRDefault="00276ED5" w:rsidP="00276ED5">
            <w:pPr>
              <w:spacing w:after="0"/>
              <w:jc w:val="center"/>
              <w:rPr>
                <w:ins w:id="2319" w:author="Steven Chen" w:date="2016-12-14T14:12:00Z"/>
                <w:rFonts w:ascii="Palatino Linotype" w:hAnsi="Palatino Linotype" w:cs="Arial"/>
                <w:sz w:val="21"/>
                <w:szCs w:val="21"/>
                <w:rPrChange w:id="2320" w:author="Steven Chen" w:date="2016-12-14T14:13:00Z">
                  <w:rPr>
                    <w:ins w:id="2321" w:author="Steven Chen" w:date="2016-12-14T14:12:00Z"/>
                    <w:rFonts w:ascii="Arial" w:hAnsi="Arial" w:cs="Arial"/>
                    <w:sz w:val="21"/>
                    <w:szCs w:val="21"/>
                  </w:rPr>
                </w:rPrChange>
              </w:rPr>
              <w:pPrChange w:id="2322" w:author="Steven Chen" w:date="2016-12-14T14:12:00Z">
                <w:pPr>
                  <w:framePr w:hSpace="165" w:wrap="around" w:vAnchor="text" w:hAnchor="text"/>
                  <w:jc w:val="center"/>
                </w:pPr>
              </w:pPrChange>
            </w:pPr>
            <w:ins w:id="2323" w:author="Steven Chen" w:date="2016-12-14T14:12:00Z">
              <w:r w:rsidRPr="00276ED5">
                <w:rPr>
                  <w:rFonts w:ascii="Palatino Linotype" w:hAnsi="Palatino Linotype" w:cs="Arial"/>
                  <w:sz w:val="21"/>
                  <w:szCs w:val="21"/>
                  <w:rPrChange w:id="2324" w:author="Steven Chen" w:date="2016-12-14T14:13:00Z">
                    <w:rPr>
                      <w:rFonts w:ascii="Arial" w:hAnsi="Arial" w:cs="Arial"/>
                      <w:sz w:val="21"/>
                      <w:szCs w:val="21"/>
                    </w:rPr>
                  </w:rPrChange>
                </w:rPr>
                <w:t>249</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167C11B" w14:textId="77777777" w:rsidR="00276ED5" w:rsidRPr="00276ED5" w:rsidRDefault="00276ED5" w:rsidP="00276ED5">
            <w:pPr>
              <w:spacing w:after="0"/>
              <w:jc w:val="center"/>
              <w:rPr>
                <w:ins w:id="2325" w:author="Steven Chen" w:date="2016-12-14T14:12:00Z"/>
                <w:rFonts w:ascii="Palatino Linotype" w:hAnsi="Palatino Linotype" w:cs="Arial"/>
                <w:sz w:val="21"/>
                <w:szCs w:val="21"/>
                <w:rPrChange w:id="2326" w:author="Steven Chen" w:date="2016-12-14T14:13:00Z">
                  <w:rPr>
                    <w:ins w:id="2327" w:author="Steven Chen" w:date="2016-12-14T14:12:00Z"/>
                    <w:rFonts w:ascii="Arial" w:hAnsi="Arial" w:cs="Arial"/>
                    <w:sz w:val="21"/>
                    <w:szCs w:val="21"/>
                  </w:rPr>
                </w:rPrChange>
              </w:rPr>
              <w:pPrChange w:id="2328" w:author="Steven Chen" w:date="2016-12-14T14:12:00Z">
                <w:pPr>
                  <w:framePr w:hSpace="165" w:wrap="around" w:vAnchor="text" w:hAnchor="text"/>
                  <w:jc w:val="center"/>
                </w:pPr>
              </w:pPrChange>
            </w:pPr>
            <w:ins w:id="2329" w:author="Steven Chen" w:date="2016-12-14T14:12:00Z">
              <w:r w:rsidRPr="00276ED5">
                <w:rPr>
                  <w:rFonts w:ascii="Palatino Linotype" w:hAnsi="Palatino Linotype" w:cs="Arial"/>
                  <w:sz w:val="21"/>
                  <w:szCs w:val="21"/>
                  <w:rPrChange w:id="2330" w:author="Steven Chen" w:date="2016-12-14T14:13:00Z">
                    <w:rPr>
                      <w:rFonts w:ascii="Arial" w:hAnsi="Arial" w:cs="Arial"/>
                      <w:sz w:val="21"/>
                      <w:szCs w:val="21"/>
                    </w:rPr>
                  </w:rPrChange>
                </w:rPr>
                <w:t>167</w:t>
              </w:r>
            </w:ins>
          </w:p>
        </w:tc>
      </w:tr>
      <w:tr w:rsidR="00276ED5" w:rsidRPr="00276ED5" w14:paraId="782C2E81" w14:textId="77777777" w:rsidTr="00C70F8A">
        <w:trPr>
          <w:trHeight w:val="193"/>
          <w:ins w:id="2331"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2210FAB" w14:textId="77777777" w:rsidR="00276ED5" w:rsidRPr="00276ED5" w:rsidRDefault="00276ED5" w:rsidP="00276ED5">
            <w:pPr>
              <w:spacing w:after="0"/>
              <w:rPr>
                <w:ins w:id="2332" w:author="Steven Chen" w:date="2016-12-14T14:12:00Z"/>
                <w:rFonts w:ascii="Palatino Linotype" w:eastAsia="SimSun" w:hAnsi="Palatino Linotype" w:cs="Arial"/>
                <w:b/>
                <w:bCs/>
                <w:color w:val="1F497D"/>
                <w:sz w:val="16"/>
                <w:szCs w:val="16"/>
                <w:rPrChange w:id="2333" w:author="Steven Chen" w:date="2016-12-14T14:13:00Z">
                  <w:rPr>
                    <w:ins w:id="2334" w:author="Steven Chen" w:date="2016-12-14T14:12:00Z"/>
                    <w:rFonts w:ascii="Arial" w:eastAsia="SimSun" w:hAnsi="Arial" w:cs="Arial"/>
                    <w:b/>
                    <w:bCs/>
                    <w:color w:val="1F497D"/>
                    <w:sz w:val="16"/>
                    <w:szCs w:val="16"/>
                  </w:rPr>
                </w:rPrChange>
              </w:rPr>
              <w:pPrChange w:id="2335"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9630563" w14:textId="77777777" w:rsidR="00276ED5" w:rsidRPr="00276ED5" w:rsidRDefault="00276ED5" w:rsidP="00276ED5">
            <w:pPr>
              <w:spacing w:after="0"/>
              <w:jc w:val="center"/>
              <w:rPr>
                <w:ins w:id="2336" w:author="Steven Chen" w:date="2016-12-14T14:12:00Z"/>
                <w:rFonts w:ascii="Palatino Linotype" w:hAnsi="Palatino Linotype" w:cs="Arial"/>
                <w:color w:val="1F497D"/>
                <w:sz w:val="16"/>
                <w:szCs w:val="16"/>
                <w:rPrChange w:id="2337" w:author="Steven Chen" w:date="2016-12-14T14:13:00Z">
                  <w:rPr>
                    <w:ins w:id="2338" w:author="Steven Chen" w:date="2016-12-14T14:12:00Z"/>
                    <w:rFonts w:ascii="Arial" w:hAnsi="Arial" w:cs="Arial"/>
                    <w:color w:val="1F497D"/>
                    <w:sz w:val="16"/>
                    <w:szCs w:val="16"/>
                  </w:rPr>
                </w:rPrChange>
              </w:rPr>
              <w:pPrChange w:id="2339" w:author="Steven Chen" w:date="2016-12-14T14:12:00Z">
                <w:pPr>
                  <w:framePr w:hSpace="165" w:wrap="around" w:vAnchor="text" w:hAnchor="text"/>
                  <w:jc w:val="center"/>
                </w:pPr>
              </w:pPrChange>
            </w:pPr>
            <w:ins w:id="2340" w:author="Steven Chen" w:date="2016-12-14T14:12:00Z">
              <w:r w:rsidRPr="00276ED5">
                <w:rPr>
                  <w:rFonts w:ascii="Palatino Linotype" w:hAnsi="Palatino Linotype" w:cs="Arial"/>
                  <w:color w:val="1F497D"/>
                  <w:sz w:val="16"/>
                  <w:szCs w:val="16"/>
                  <w:rPrChange w:id="2341"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56D280E1" w14:textId="77777777" w:rsidR="00276ED5" w:rsidRPr="00276ED5" w:rsidRDefault="00276ED5" w:rsidP="00276ED5">
            <w:pPr>
              <w:spacing w:after="0"/>
              <w:jc w:val="center"/>
              <w:rPr>
                <w:ins w:id="2342" w:author="Steven Chen" w:date="2016-12-14T14:12:00Z"/>
                <w:rFonts w:ascii="Palatino Linotype" w:hAnsi="Palatino Linotype" w:cs="Arial"/>
                <w:sz w:val="21"/>
                <w:szCs w:val="21"/>
                <w:rPrChange w:id="2343" w:author="Steven Chen" w:date="2016-12-14T14:13:00Z">
                  <w:rPr>
                    <w:ins w:id="2344" w:author="Steven Chen" w:date="2016-12-14T14:12:00Z"/>
                    <w:rFonts w:ascii="Arial" w:hAnsi="Arial" w:cs="Arial"/>
                    <w:sz w:val="21"/>
                    <w:szCs w:val="21"/>
                  </w:rPr>
                </w:rPrChange>
              </w:rPr>
              <w:pPrChange w:id="2345" w:author="Steven Chen" w:date="2016-12-14T14:12:00Z">
                <w:pPr>
                  <w:framePr w:hSpace="165" w:wrap="around" w:vAnchor="text" w:hAnchor="text"/>
                  <w:jc w:val="center"/>
                </w:pPr>
              </w:pPrChange>
            </w:pPr>
            <w:ins w:id="2346" w:author="Steven Chen" w:date="2016-12-14T14:12:00Z">
              <w:r w:rsidRPr="00276ED5">
                <w:rPr>
                  <w:rFonts w:ascii="Palatino Linotype" w:hAnsi="Palatino Linotype" w:cs="Arial"/>
                  <w:sz w:val="21"/>
                  <w:szCs w:val="21"/>
                  <w:rPrChange w:id="2347" w:author="Steven Chen" w:date="2016-12-14T14:13:00Z">
                    <w:rPr>
                      <w:rFonts w:ascii="Arial" w:hAnsi="Arial" w:cs="Arial"/>
                      <w:sz w:val="21"/>
                      <w:szCs w:val="21"/>
                    </w:rPr>
                  </w:rPrChange>
                </w:rPr>
                <w:t>290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A71060" w14:textId="77777777" w:rsidR="00276ED5" w:rsidRPr="00276ED5" w:rsidRDefault="00276ED5" w:rsidP="00276ED5">
            <w:pPr>
              <w:spacing w:after="0"/>
              <w:jc w:val="center"/>
              <w:rPr>
                <w:ins w:id="2348" w:author="Steven Chen" w:date="2016-12-14T14:12:00Z"/>
                <w:rFonts w:ascii="Palatino Linotype" w:hAnsi="Palatino Linotype" w:cs="Arial"/>
                <w:sz w:val="21"/>
                <w:szCs w:val="21"/>
                <w:rPrChange w:id="2349" w:author="Steven Chen" w:date="2016-12-14T14:13:00Z">
                  <w:rPr>
                    <w:ins w:id="2350" w:author="Steven Chen" w:date="2016-12-14T14:12:00Z"/>
                    <w:rFonts w:ascii="Arial" w:hAnsi="Arial" w:cs="Arial"/>
                    <w:sz w:val="21"/>
                    <w:szCs w:val="21"/>
                  </w:rPr>
                </w:rPrChange>
              </w:rPr>
              <w:pPrChange w:id="2351" w:author="Steven Chen" w:date="2016-12-14T14:12:00Z">
                <w:pPr>
                  <w:framePr w:hSpace="165" w:wrap="around" w:vAnchor="text" w:hAnchor="text"/>
                  <w:jc w:val="center"/>
                </w:pPr>
              </w:pPrChange>
            </w:pPr>
            <w:ins w:id="2352" w:author="Steven Chen" w:date="2016-12-14T14:12:00Z">
              <w:r w:rsidRPr="00276ED5">
                <w:rPr>
                  <w:rFonts w:ascii="Palatino Linotype" w:hAnsi="Palatino Linotype" w:cs="Arial"/>
                  <w:sz w:val="21"/>
                  <w:szCs w:val="21"/>
                  <w:rPrChange w:id="2353" w:author="Steven Chen" w:date="2016-12-14T14:13:00Z">
                    <w:rPr>
                      <w:rFonts w:ascii="Arial" w:hAnsi="Arial" w:cs="Arial"/>
                      <w:sz w:val="21"/>
                      <w:szCs w:val="21"/>
                    </w:rPr>
                  </w:rPrChange>
                </w:rPr>
                <w:t>254</w:t>
              </w:r>
            </w:ins>
          </w:p>
        </w:tc>
      </w:tr>
      <w:tr w:rsidR="00276ED5" w:rsidRPr="00276ED5" w14:paraId="22504D82" w14:textId="77777777" w:rsidTr="00C70F8A">
        <w:trPr>
          <w:trHeight w:val="193"/>
          <w:ins w:id="2354"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5200FFD3" w14:textId="77777777" w:rsidR="00276ED5" w:rsidRPr="00276ED5" w:rsidRDefault="00276ED5" w:rsidP="00276ED5">
            <w:pPr>
              <w:spacing w:after="0"/>
              <w:rPr>
                <w:ins w:id="2355" w:author="Steven Chen" w:date="2016-12-14T14:12:00Z"/>
                <w:rFonts w:ascii="Palatino Linotype" w:eastAsia="SimSun" w:hAnsi="Palatino Linotype" w:cs="Arial"/>
                <w:b/>
                <w:bCs/>
                <w:color w:val="1F497D"/>
                <w:sz w:val="16"/>
                <w:szCs w:val="16"/>
                <w:rPrChange w:id="2356" w:author="Steven Chen" w:date="2016-12-14T14:13:00Z">
                  <w:rPr>
                    <w:ins w:id="2357" w:author="Steven Chen" w:date="2016-12-14T14:12:00Z"/>
                    <w:rFonts w:ascii="Arial" w:eastAsia="SimSun" w:hAnsi="Arial" w:cs="Arial"/>
                    <w:b/>
                    <w:bCs/>
                    <w:color w:val="1F497D"/>
                    <w:sz w:val="16"/>
                    <w:szCs w:val="16"/>
                  </w:rPr>
                </w:rPrChange>
              </w:rPr>
              <w:pPrChange w:id="2358"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B633053" w14:textId="77777777" w:rsidR="00276ED5" w:rsidRPr="00276ED5" w:rsidRDefault="00276ED5" w:rsidP="00276ED5">
            <w:pPr>
              <w:spacing w:after="0"/>
              <w:jc w:val="center"/>
              <w:rPr>
                <w:ins w:id="2359" w:author="Steven Chen" w:date="2016-12-14T14:12:00Z"/>
                <w:rFonts w:ascii="Palatino Linotype" w:hAnsi="Palatino Linotype" w:cs="Arial"/>
                <w:color w:val="1F497D"/>
                <w:sz w:val="16"/>
                <w:szCs w:val="16"/>
                <w:rPrChange w:id="2360" w:author="Steven Chen" w:date="2016-12-14T14:13:00Z">
                  <w:rPr>
                    <w:ins w:id="2361" w:author="Steven Chen" w:date="2016-12-14T14:12:00Z"/>
                    <w:rFonts w:ascii="Arial" w:hAnsi="Arial" w:cs="Arial"/>
                    <w:color w:val="1F497D"/>
                    <w:sz w:val="16"/>
                    <w:szCs w:val="16"/>
                  </w:rPr>
                </w:rPrChange>
              </w:rPr>
              <w:pPrChange w:id="2362" w:author="Steven Chen" w:date="2016-12-14T14:12:00Z">
                <w:pPr>
                  <w:framePr w:hSpace="165" w:wrap="around" w:vAnchor="text" w:hAnchor="text"/>
                  <w:jc w:val="center"/>
                </w:pPr>
              </w:pPrChange>
            </w:pPr>
            <w:ins w:id="2363" w:author="Steven Chen" w:date="2016-12-14T14:12:00Z">
              <w:r w:rsidRPr="00276ED5">
                <w:rPr>
                  <w:rFonts w:ascii="Palatino Linotype" w:hAnsi="Palatino Linotype" w:cs="Arial"/>
                  <w:color w:val="1F497D"/>
                  <w:sz w:val="16"/>
                  <w:szCs w:val="16"/>
                  <w:rPrChange w:id="2364"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77419E7D" w14:textId="77777777" w:rsidR="00276ED5" w:rsidRPr="00276ED5" w:rsidRDefault="00276ED5" w:rsidP="00276ED5">
            <w:pPr>
              <w:spacing w:after="0"/>
              <w:jc w:val="center"/>
              <w:rPr>
                <w:ins w:id="2365" w:author="Steven Chen" w:date="2016-12-14T14:12:00Z"/>
                <w:rFonts w:ascii="Palatino Linotype" w:hAnsi="Palatino Linotype" w:cs="Arial"/>
                <w:sz w:val="21"/>
                <w:szCs w:val="21"/>
                <w:rPrChange w:id="2366" w:author="Steven Chen" w:date="2016-12-14T14:13:00Z">
                  <w:rPr>
                    <w:ins w:id="2367" w:author="Steven Chen" w:date="2016-12-14T14:12:00Z"/>
                    <w:rFonts w:ascii="Arial" w:hAnsi="Arial" w:cs="Arial"/>
                    <w:sz w:val="21"/>
                    <w:szCs w:val="21"/>
                  </w:rPr>
                </w:rPrChange>
              </w:rPr>
              <w:pPrChange w:id="2368" w:author="Steven Chen" w:date="2016-12-14T14:12:00Z">
                <w:pPr>
                  <w:framePr w:hSpace="165" w:wrap="around" w:vAnchor="text" w:hAnchor="text"/>
                  <w:jc w:val="center"/>
                </w:pPr>
              </w:pPrChange>
            </w:pPr>
            <w:ins w:id="2369" w:author="Steven Chen" w:date="2016-12-14T14:12:00Z">
              <w:r w:rsidRPr="00276ED5">
                <w:rPr>
                  <w:rFonts w:ascii="Palatino Linotype" w:hAnsi="Palatino Linotype" w:cs="Arial"/>
                  <w:sz w:val="21"/>
                  <w:szCs w:val="21"/>
                  <w:rPrChange w:id="2370" w:author="Steven Chen" w:date="2016-12-14T14:13:00Z">
                    <w:rPr>
                      <w:rFonts w:ascii="Arial" w:hAnsi="Arial" w:cs="Arial"/>
                      <w:sz w:val="21"/>
                      <w:szCs w:val="21"/>
                    </w:rPr>
                  </w:rPrChange>
                </w:rPr>
                <w:t>331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B6A2669" w14:textId="77777777" w:rsidR="00276ED5" w:rsidRPr="00276ED5" w:rsidRDefault="00276ED5" w:rsidP="00276ED5">
            <w:pPr>
              <w:spacing w:after="0"/>
              <w:jc w:val="center"/>
              <w:rPr>
                <w:ins w:id="2371" w:author="Steven Chen" w:date="2016-12-14T14:12:00Z"/>
                <w:rFonts w:ascii="Palatino Linotype" w:hAnsi="Palatino Linotype" w:cs="Arial"/>
                <w:sz w:val="21"/>
                <w:szCs w:val="21"/>
                <w:rPrChange w:id="2372" w:author="Steven Chen" w:date="2016-12-14T14:13:00Z">
                  <w:rPr>
                    <w:ins w:id="2373" w:author="Steven Chen" w:date="2016-12-14T14:12:00Z"/>
                    <w:rFonts w:ascii="Arial" w:hAnsi="Arial" w:cs="Arial"/>
                    <w:sz w:val="21"/>
                    <w:szCs w:val="21"/>
                  </w:rPr>
                </w:rPrChange>
              </w:rPr>
              <w:pPrChange w:id="2374" w:author="Steven Chen" w:date="2016-12-14T14:12:00Z">
                <w:pPr>
                  <w:framePr w:hSpace="165" w:wrap="around" w:vAnchor="text" w:hAnchor="text"/>
                  <w:jc w:val="center"/>
                </w:pPr>
              </w:pPrChange>
            </w:pPr>
            <w:ins w:id="2375" w:author="Steven Chen" w:date="2016-12-14T14:12:00Z">
              <w:r w:rsidRPr="00276ED5">
                <w:rPr>
                  <w:rFonts w:ascii="Palatino Linotype" w:hAnsi="Palatino Linotype" w:cs="Arial"/>
                  <w:sz w:val="21"/>
                  <w:szCs w:val="21"/>
                  <w:rPrChange w:id="2376" w:author="Steven Chen" w:date="2016-12-14T14:13:00Z">
                    <w:rPr>
                      <w:rFonts w:ascii="Arial" w:hAnsi="Arial" w:cs="Arial"/>
                      <w:sz w:val="21"/>
                      <w:szCs w:val="21"/>
                    </w:rPr>
                  </w:rPrChange>
                </w:rPr>
                <w:t>311</w:t>
              </w:r>
            </w:ins>
          </w:p>
        </w:tc>
      </w:tr>
      <w:tr w:rsidR="00276ED5" w:rsidRPr="00276ED5" w14:paraId="32F07722" w14:textId="77777777" w:rsidTr="00C70F8A">
        <w:trPr>
          <w:trHeight w:val="193"/>
          <w:ins w:id="2377"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7DBA3303" w14:textId="77777777" w:rsidR="00276ED5" w:rsidRPr="00276ED5" w:rsidRDefault="00276ED5" w:rsidP="00276ED5">
            <w:pPr>
              <w:spacing w:after="0"/>
              <w:rPr>
                <w:ins w:id="2378" w:author="Steven Chen" w:date="2016-12-14T14:12:00Z"/>
                <w:rFonts w:ascii="Palatino Linotype" w:eastAsia="SimSun" w:hAnsi="Palatino Linotype" w:cs="Arial"/>
                <w:b/>
                <w:bCs/>
                <w:color w:val="1F497D"/>
                <w:sz w:val="16"/>
                <w:szCs w:val="16"/>
                <w:rPrChange w:id="2379" w:author="Steven Chen" w:date="2016-12-14T14:13:00Z">
                  <w:rPr>
                    <w:ins w:id="2380" w:author="Steven Chen" w:date="2016-12-14T14:12:00Z"/>
                    <w:rFonts w:ascii="Arial" w:eastAsia="SimSun" w:hAnsi="Arial" w:cs="Arial"/>
                    <w:b/>
                    <w:bCs/>
                    <w:color w:val="1F497D"/>
                    <w:sz w:val="16"/>
                    <w:szCs w:val="16"/>
                  </w:rPr>
                </w:rPrChange>
              </w:rPr>
              <w:pPrChange w:id="2381"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B440288" w14:textId="77777777" w:rsidR="00276ED5" w:rsidRPr="00276ED5" w:rsidRDefault="00276ED5" w:rsidP="00276ED5">
            <w:pPr>
              <w:spacing w:after="0"/>
              <w:jc w:val="center"/>
              <w:rPr>
                <w:ins w:id="2382" w:author="Steven Chen" w:date="2016-12-14T14:12:00Z"/>
                <w:rFonts w:ascii="Palatino Linotype" w:hAnsi="Palatino Linotype" w:cs="Arial"/>
                <w:color w:val="1F497D"/>
                <w:sz w:val="16"/>
                <w:szCs w:val="16"/>
                <w:rPrChange w:id="2383" w:author="Steven Chen" w:date="2016-12-14T14:13:00Z">
                  <w:rPr>
                    <w:ins w:id="2384" w:author="Steven Chen" w:date="2016-12-14T14:12:00Z"/>
                    <w:rFonts w:ascii="Arial" w:hAnsi="Arial" w:cs="Arial"/>
                    <w:color w:val="1F497D"/>
                    <w:sz w:val="16"/>
                    <w:szCs w:val="16"/>
                  </w:rPr>
                </w:rPrChange>
              </w:rPr>
              <w:pPrChange w:id="2385" w:author="Steven Chen" w:date="2016-12-14T14:12:00Z">
                <w:pPr>
                  <w:framePr w:hSpace="165" w:wrap="around" w:vAnchor="text" w:hAnchor="text"/>
                  <w:jc w:val="center"/>
                </w:pPr>
              </w:pPrChange>
            </w:pPr>
            <w:ins w:id="2386" w:author="Steven Chen" w:date="2016-12-14T14:12:00Z">
              <w:r w:rsidRPr="00276ED5">
                <w:rPr>
                  <w:rFonts w:ascii="Palatino Linotype" w:hAnsi="Palatino Linotype" w:cs="Arial"/>
                  <w:color w:val="1F497D"/>
                  <w:sz w:val="16"/>
                  <w:szCs w:val="16"/>
                  <w:rPrChange w:id="2387"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B2212C5" w14:textId="77777777" w:rsidR="00276ED5" w:rsidRPr="00276ED5" w:rsidRDefault="00276ED5" w:rsidP="00276ED5">
            <w:pPr>
              <w:spacing w:after="0"/>
              <w:jc w:val="center"/>
              <w:rPr>
                <w:ins w:id="2388" w:author="Steven Chen" w:date="2016-12-14T14:12:00Z"/>
                <w:rFonts w:ascii="Palatino Linotype" w:hAnsi="Palatino Linotype" w:cs="Arial"/>
                <w:sz w:val="21"/>
                <w:szCs w:val="21"/>
                <w:rPrChange w:id="2389" w:author="Steven Chen" w:date="2016-12-14T14:13:00Z">
                  <w:rPr>
                    <w:ins w:id="2390" w:author="Steven Chen" w:date="2016-12-14T14:12:00Z"/>
                    <w:rFonts w:ascii="Arial" w:hAnsi="Arial" w:cs="Arial"/>
                    <w:sz w:val="21"/>
                    <w:szCs w:val="21"/>
                  </w:rPr>
                </w:rPrChange>
              </w:rPr>
              <w:pPrChange w:id="2391" w:author="Steven Chen" w:date="2016-12-14T14:12:00Z">
                <w:pPr>
                  <w:framePr w:hSpace="165" w:wrap="around" w:vAnchor="text" w:hAnchor="text"/>
                  <w:jc w:val="center"/>
                </w:pPr>
              </w:pPrChange>
            </w:pPr>
            <w:ins w:id="2392" w:author="Steven Chen" w:date="2016-12-14T14:12:00Z">
              <w:r w:rsidRPr="00276ED5">
                <w:rPr>
                  <w:rFonts w:ascii="Palatino Linotype" w:hAnsi="Palatino Linotype" w:cs="Arial"/>
                  <w:sz w:val="21"/>
                  <w:szCs w:val="21"/>
                  <w:rPrChange w:id="2393" w:author="Steven Chen" w:date="2016-12-14T14:13:00Z">
                    <w:rPr>
                      <w:rFonts w:ascii="Arial" w:hAnsi="Arial" w:cs="Arial"/>
                      <w:sz w:val="21"/>
                      <w:szCs w:val="21"/>
                    </w:rPr>
                  </w:rPrChange>
                </w:rPr>
                <w:t>332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36D0AE" w14:textId="77777777" w:rsidR="00276ED5" w:rsidRPr="00276ED5" w:rsidRDefault="00276ED5" w:rsidP="00276ED5">
            <w:pPr>
              <w:spacing w:after="0"/>
              <w:jc w:val="center"/>
              <w:rPr>
                <w:ins w:id="2394" w:author="Steven Chen" w:date="2016-12-14T14:12:00Z"/>
                <w:rFonts w:ascii="Palatino Linotype" w:hAnsi="Palatino Linotype" w:cs="Arial"/>
                <w:sz w:val="21"/>
                <w:szCs w:val="21"/>
                <w:rPrChange w:id="2395" w:author="Steven Chen" w:date="2016-12-14T14:13:00Z">
                  <w:rPr>
                    <w:ins w:id="2396" w:author="Steven Chen" w:date="2016-12-14T14:12:00Z"/>
                    <w:rFonts w:ascii="Arial" w:hAnsi="Arial" w:cs="Arial"/>
                    <w:sz w:val="21"/>
                    <w:szCs w:val="21"/>
                  </w:rPr>
                </w:rPrChange>
              </w:rPr>
              <w:pPrChange w:id="2397" w:author="Steven Chen" w:date="2016-12-14T14:12:00Z">
                <w:pPr>
                  <w:framePr w:hSpace="165" w:wrap="around" w:vAnchor="text" w:hAnchor="text"/>
                  <w:jc w:val="center"/>
                </w:pPr>
              </w:pPrChange>
            </w:pPr>
            <w:ins w:id="2398" w:author="Steven Chen" w:date="2016-12-14T14:12:00Z">
              <w:r w:rsidRPr="00276ED5">
                <w:rPr>
                  <w:rFonts w:ascii="Palatino Linotype" w:hAnsi="Palatino Linotype" w:cs="Arial"/>
                  <w:sz w:val="21"/>
                  <w:szCs w:val="21"/>
                  <w:rPrChange w:id="2399" w:author="Steven Chen" w:date="2016-12-14T14:13:00Z">
                    <w:rPr>
                      <w:rFonts w:ascii="Arial" w:hAnsi="Arial" w:cs="Arial"/>
                      <w:sz w:val="21"/>
                      <w:szCs w:val="21"/>
                    </w:rPr>
                  </w:rPrChange>
                </w:rPr>
                <w:t>350</w:t>
              </w:r>
            </w:ins>
          </w:p>
        </w:tc>
      </w:tr>
      <w:tr w:rsidR="00276ED5" w:rsidRPr="00276ED5" w14:paraId="161CA06F" w14:textId="77777777" w:rsidTr="00C70F8A">
        <w:trPr>
          <w:trHeight w:val="193"/>
          <w:ins w:id="240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E17179C" w14:textId="77777777" w:rsidR="00276ED5" w:rsidRPr="00276ED5" w:rsidRDefault="00276ED5" w:rsidP="00276ED5">
            <w:pPr>
              <w:spacing w:after="0"/>
              <w:rPr>
                <w:ins w:id="2401" w:author="Steven Chen" w:date="2016-12-14T14:12:00Z"/>
                <w:rFonts w:ascii="Palatino Linotype" w:eastAsia="SimSun" w:hAnsi="Palatino Linotype" w:cs="Arial"/>
                <w:b/>
                <w:bCs/>
                <w:color w:val="1F497D"/>
                <w:sz w:val="16"/>
                <w:szCs w:val="16"/>
                <w:rPrChange w:id="2402" w:author="Steven Chen" w:date="2016-12-14T14:13:00Z">
                  <w:rPr>
                    <w:ins w:id="2403" w:author="Steven Chen" w:date="2016-12-14T14:12:00Z"/>
                    <w:rFonts w:ascii="Arial" w:eastAsia="SimSun" w:hAnsi="Arial" w:cs="Arial"/>
                    <w:b/>
                    <w:bCs/>
                    <w:color w:val="1F497D"/>
                    <w:sz w:val="16"/>
                    <w:szCs w:val="16"/>
                  </w:rPr>
                </w:rPrChange>
              </w:rPr>
              <w:pPrChange w:id="240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6F1A7B7" w14:textId="77777777" w:rsidR="00276ED5" w:rsidRPr="00276ED5" w:rsidRDefault="00276ED5" w:rsidP="00276ED5">
            <w:pPr>
              <w:spacing w:after="0"/>
              <w:jc w:val="center"/>
              <w:rPr>
                <w:ins w:id="2405" w:author="Steven Chen" w:date="2016-12-14T14:12:00Z"/>
                <w:rFonts w:ascii="Palatino Linotype" w:hAnsi="Palatino Linotype" w:cs="Arial"/>
                <w:color w:val="1F497D"/>
                <w:sz w:val="16"/>
                <w:szCs w:val="16"/>
                <w:rPrChange w:id="2406" w:author="Steven Chen" w:date="2016-12-14T14:13:00Z">
                  <w:rPr>
                    <w:ins w:id="2407" w:author="Steven Chen" w:date="2016-12-14T14:12:00Z"/>
                    <w:rFonts w:ascii="Arial" w:hAnsi="Arial" w:cs="Arial"/>
                    <w:color w:val="1F497D"/>
                    <w:sz w:val="16"/>
                    <w:szCs w:val="16"/>
                  </w:rPr>
                </w:rPrChange>
              </w:rPr>
              <w:pPrChange w:id="2408" w:author="Steven Chen" w:date="2016-12-14T14:12:00Z">
                <w:pPr>
                  <w:framePr w:hSpace="165" w:wrap="around" w:vAnchor="text" w:hAnchor="text"/>
                  <w:jc w:val="center"/>
                </w:pPr>
              </w:pPrChange>
            </w:pPr>
            <w:ins w:id="2409" w:author="Steven Chen" w:date="2016-12-14T14:12:00Z">
              <w:r w:rsidRPr="00276ED5">
                <w:rPr>
                  <w:rFonts w:ascii="Palatino Linotype" w:hAnsi="Palatino Linotype" w:cs="Arial"/>
                  <w:color w:val="1F497D"/>
                  <w:sz w:val="16"/>
                  <w:szCs w:val="16"/>
                  <w:rPrChange w:id="2410"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5FBC14D5" w14:textId="77777777" w:rsidR="00276ED5" w:rsidRPr="00276ED5" w:rsidRDefault="00276ED5" w:rsidP="00276ED5">
            <w:pPr>
              <w:spacing w:after="0"/>
              <w:jc w:val="center"/>
              <w:rPr>
                <w:ins w:id="2411" w:author="Steven Chen" w:date="2016-12-14T14:12:00Z"/>
                <w:rFonts w:ascii="Palatino Linotype" w:hAnsi="Palatino Linotype" w:cs="Arial"/>
                <w:sz w:val="21"/>
                <w:szCs w:val="21"/>
                <w:rPrChange w:id="2412" w:author="Steven Chen" w:date="2016-12-14T14:13:00Z">
                  <w:rPr>
                    <w:ins w:id="2413" w:author="Steven Chen" w:date="2016-12-14T14:12:00Z"/>
                    <w:rFonts w:ascii="Arial" w:hAnsi="Arial" w:cs="Arial"/>
                    <w:sz w:val="21"/>
                    <w:szCs w:val="21"/>
                  </w:rPr>
                </w:rPrChange>
              </w:rPr>
              <w:pPrChange w:id="2414" w:author="Steven Chen" w:date="2016-12-14T14:12:00Z">
                <w:pPr>
                  <w:framePr w:hSpace="165" w:wrap="around" w:vAnchor="text" w:hAnchor="text"/>
                  <w:jc w:val="center"/>
                </w:pPr>
              </w:pPrChange>
            </w:pPr>
            <w:ins w:id="2415" w:author="Steven Chen" w:date="2016-12-14T14:12:00Z">
              <w:r w:rsidRPr="00276ED5">
                <w:rPr>
                  <w:rFonts w:ascii="Palatino Linotype" w:hAnsi="Palatino Linotype" w:cs="Arial"/>
                  <w:sz w:val="21"/>
                  <w:szCs w:val="21"/>
                  <w:rPrChange w:id="2416" w:author="Steven Chen" w:date="2016-12-14T14:13:00Z">
                    <w:rPr>
                      <w:rFonts w:ascii="Arial" w:hAnsi="Arial" w:cs="Arial"/>
                      <w:sz w:val="21"/>
                      <w:szCs w:val="21"/>
                    </w:rPr>
                  </w:rPrChange>
                </w:rPr>
                <w:t>338</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D782B29" w14:textId="77777777" w:rsidR="00276ED5" w:rsidRPr="00276ED5" w:rsidRDefault="00276ED5" w:rsidP="00276ED5">
            <w:pPr>
              <w:spacing w:after="0"/>
              <w:jc w:val="center"/>
              <w:rPr>
                <w:ins w:id="2417" w:author="Steven Chen" w:date="2016-12-14T14:12:00Z"/>
                <w:rFonts w:ascii="Palatino Linotype" w:hAnsi="Palatino Linotype" w:cs="Arial"/>
                <w:sz w:val="21"/>
                <w:szCs w:val="21"/>
                <w:rPrChange w:id="2418" w:author="Steven Chen" w:date="2016-12-14T14:13:00Z">
                  <w:rPr>
                    <w:ins w:id="2419" w:author="Steven Chen" w:date="2016-12-14T14:12:00Z"/>
                    <w:rFonts w:ascii="Arial" w:hAnsi="Arial" w:cs="Arial"/>
                    <w:sz w:val="21"/>
                    <w:szCs w:val="21"/>
                  </w:rPr>
                </w:rPrChange>
              </w:rPr>
              <w:pPrChange w:id="2420" w:author="Steven Chen" w:date="2016-12-14T14:12:00Z">
                <w:pPr>
                  <w:framePr w:hSpace="165" w:wrap="around" w:vAnchor="text" w:hAnchor="text"/>
                  <w:jc w:val="center"/>
                </w:pPr>
              </w:pPrChange>
            </w:pPr>
            <w:ins w:id="2421" w:author="Steven Chen" w:date="2016-12-14T14:12:00Z">
              <w:r w:rsidRPr="00276ED5">
                <w:rPr>
                  <w:rFonts w:ascii="Palatino Linotype" w:hAnsi="Palatino Linotype" w:cs="Arial"/>
                  <w:sz w:val="21"/>
                  <w:szCs w:val="21"/>
                  <w:rPrChange w:id="2422" w:author="Steven Chen" w:date="2016-12-14T14:13:00Z">
                    <w:rPr>
                      <w:rFonts w:ascii="Arial" w:hAnsi="Arial" w:cs="Arial"/>
                      <w:sz w:val="21"/>
                      <w:szCs w:val="21"/>
                    </w:rPr>
                  </w:rPrChange>
                </w:rPr>
                <w:t>350</w:t>
              </w:r>
            </w:ins>
          </w:p>
        </w:tc>
      </w:tr>
      <w:tr w:rsidR="00276ED5" w:rsidRPr="00276ED5" w14:paraId="79D974AE" w14:textId="77777777" w:rsidTr="00C70F8A">
        <w:trPr>
          <w:trHeight w:val="185"/>
          <w:ins w:id="2423"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3438250" w14:textId="77777777" w:rsidR="00276ED5" w:rsidRPr="00276ED5" w:rsidRDefault="00276ED5" w:rsidP="00276ED5">
            <w:pPr>
              <w:spacing w:after="0"/>
              <w:rPr>
                <w:ins w:id="2424" w:author="Steven Chen" w:date="2016-12-14T14:12:00Z"/>
                <w:rFonts w:ascii="Palatino Linotype" w:eastAsia="SimSun" w:hAnsi="Palatino Linotype" w:cs="Arial"/>
                <w:b/>
                <w:bCs/>
                <w:color w:val="1F497D"/>
                <w:sz w:val="16"/>
                <w:szCs w:val="16"/>
                <w:rPrChange w:id="2425" w:author="Steven Chen" w:date="2016-12-14T14:13:00Z">
                  <w:rPr>
                    <w:ins w:id="2426" w:author="Steven Chen" w:date="2016-12-14T14:12:00Z"/>
                    <w:rFonts w:ascii="Arial" w:eastAsia="SimSun" w:hAnsi="Arial" w:cs="Arial"/>
                    <w:b/>
                    <w:bCs/>
                    <w:color w:val="1F497D"/>
                    <w:sz w:val="16"/>
                    <w:szCs w:val="16"/>
                  </w:rPr>
                </w:rPrChange>
              </w:rPr>
              <w:pPrChange w:id="2427"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FEB158C" w14:textId="77777777" w:rsidR="00276ED5" w:rsidRPr="00276ED5" w:rsidRDefault="00276ED5" w:rsidP="00276ED5">
            <w:pPr>
              <w:spacing w:after="0"/>
              <w:jc w:val="center"/>
              <w:rPr>
                <w:ins w:id="2428" w:author="Steven Chen" w:date="2016-12-14T14:12:00Z"/>
                <w:rFonts w:ascii="Palatino Linotype" w:hAnsi="Palatino Linotype" w:cs="Arial"/>
                <w:color w:val="1F497D"/>
                <w:sz w:val="16"/>
                <w:szCs w:val="16"/>
                <w:rPrChange w:id="2429" w:author="Steven Chen" w:date="2016-12-14T14:13:00Z">
                  <w:rPr>
                    <w:ins w:id="2430" w:author="Steven Chen" w:date="2016-12-14T14:12:00Z"/>
                    <w:rFonts w:ascii="Arial" w:hAnsi="Arial" w:cs="Arial"/>
                    <w:color w:val="1F497D"/>
                    <w:sz w:val="16"/>
                    <w:szCs w:val="16"/>
                  </w:rPr>
                </w:rPrChange>
              </w:rPr>
              <w:pPrChange w:id="2431" w:author="Steven Chen" w:date="2016-12-14T14:12:00Z">
                <w:pPr>
                  <w:framePr w:hSpace="165" w:wrap="around" w:vAnchor="text" w:hAnchor="text"/>
                  <w:jc w:val="center"/>
                </w:pPr>
              </w:pPrChange>
            </w:pPr>
            <w:ins w:id="2432" w:author="Steven Chen" w:date="2016-12-14T14:12:00Z">
              <w:r w:rsidRPr="00276ED5">
                <w:rPr>
                  <w:rFonts w:ascii="Palatino Linotype" w:hAnsi="Palatino Linotype" w:cs="Arial"/>
                  <w:color w:val="1F497D"/>
                  <w:sz w:val="16"/>
                  <w:szCs w:val="16"/>
                  <w:rPrChange w:id="2433"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68A67792" w14:textId="77777777" w:rsidR="00276ED5" w:rsidRPr="00276ED5" w:rsidRDefault="00276ED5" w:rsidP="00276ED5">
            <w:pPr>
              <w:spacing w:after="0"/>
              <w:jc w:val="center"/>
              <w:rPr>
                <w:ins w:id="2434" w:author="Steven Chen" w:date="2016-12-14T14:12:00Z"/>
                <w:rFonts w:ascii="Palatino Linotype" w:hAnsi="Palatino Linotype" w:cs="Arial"/>
                <w:sz w:val="21"/>
                <w:szCs w:val="21"/>
                <w:rPrChange w:id="2435" w:author="Steven Chen" w:date="2016-12-14T14:13:00Z">
                  <w:rPr>
                    <w:ins w:id="2436" w:author="Steven Chen" w:date="2016-12-14T14:12:00Z"/>
                    <w:rFonts w:ascii="Arial" w:hAnsi="Arial" w:cs="Arial"/>
                    <w:sz w:val="21"/>
                    <w:szCs w:val="21"/>
                  </w:rPr>
                </w:rPrChange>
              </w:rPr>
              <w:pPrChange w:id="2437" w:author="Steven Chen" w:date="2016-12-14T14:12:00Z">
                <w:pPr>
                  <w:framePr w:hSpace="165" w:wrap="around" w:vAnchor="text" w:hAnchor="text"/>
                  <w:jc w:val="center"/>
                </w:pPr>
              </w:pPrChange>
            </w:pPr>
            <w:ins w:id="2438" w:author="Steven Chen" w:date="2016-12-14T14:12:00Z">
              <w:r w:rsidRPr="00276ED5">
                <w:rPr>
                  <w:rFonts w:ascii="Palatino Linotype" w:hAnsi="Palatino Linotype" w:cs="Arial"/>
                  <w:sz w:val="21"/>
                  <w:szCs w:val="21"/>
                  <w:rPrChange w:id="2439" w:author="Steven Chen" w:date="2016-12-14T14:13:00Z">
                    <w:rPr>
                      <w:rFonts w:ascii="Arial" w:hAnsi="Arial" w:cs="Arial"/>
                      <w:sz w:val="21"/>
                      <w:szCs w:val="21"/>
                    </w:rPr>
                  </w:rPrChange>
                </w:rPr>
                <w:t>340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5460277" w14:textId="77777777" w:rsidR="00276ED5" w:rsidRPr="00276ED5" w:rsidRDefault="00276ED5" w:rsidP="00276ED5">
            <w:pPr>
              <w:spacing w:after="0"/>
              <w:jc w:val="center"/>
              <w:rPr>
                <w:ins w:id="2440" w:author="Steven Chen" w:date="2016-12-14T14:12:00Z"/>
                <w:rFonts w:ascii="Palatino Linotype" w:hAnsi="Palatino Linotype" w:cs="Arial"/>
                <w:sz w:val="21"/>
                <w:szCs w:val="21"/>
                <w:rPrChange w:id="2441" w:author="Steven Chen" w:date="2016-12-14T14:13:00Z">
                  <w:rPr>
                    <w:ins w:id="2442" w:author="Steven Chen" w:date="2016-12-14T14:12:00Z"/>
                    <w:rFonts w:ascii="Arial" w:hAnsi="Arial" w:cs="Arial"/>
                    <w:sz w:val="21"/>
                    <w:szCs w:val="21"/>
                  </w:rPr>
                </w:rPrChange>
              </w:rPr>
              <w:pPrChange w:id="2443" w:author="Steven Chen" w:date="2016-12-14T14:12:00Z">
                <w:pPr>
                  <w:framePr w:hSpace="165" w:wrap="around" w:vAnchor="text" w:hAnchor="text"/>
                  <w:jc w:val="center"/>
                </w:pPr>
              </w:pPrChange>
            </w:pPr>
            <w:ins w:id="2444" w:author="Steven Chen" w:date="2016-12-14T14:12:00Z">
              <w:r w:rsidRPr="00276ED5">
                <w:rPr>
                  <w:rFonts w:ascii="Palatino Linotype" w:hAnsi="Palatino Linotype" w:cs="Arial"/>
                  <w:sz w:val="21"/>
                  <w:szCs w:val="21"/>
                  <w:rPrChange w:id="2445" w:author="Steven Chen" w:date="2016-12-14T14:13:00Z">
                    <w:rPr>
                      <w:rFonts w:ascii="Arial" w:hAnsi="Arial" w:cs="Arial"/>
                      <w:sz w:val="21"/>
                      <w:szCs w:val="21"/>
                    </w:rPr>
                  </w:rPrChange>
                </w:rPr>
                <w:t>350</w:t>
              </w:r>
            </w:ins>
          </w:p>
        </w:tc>
      </w:tr>
      <w:tr w:rsidR="00276ED5" w:rsidRPr="00276ED5" w14:paraId="2A3E4560" w14:textId="77777777" w:rsidTr="00C70F8A">
        <w:trPr>
          <w:trHeight w:val="193"/>
          <w:ins w:id="2446" w:author="Steven Chen" w:date="2016-12-14T14:12:00Z"/>
        </w:trPr>
        <w:tc>
          <w:tcPr>
            <w:tcW w:w="0" w:type="auto"/>
            <w:vMerge w:val="restart"/>
            <w:tcBorders>
              <w:top w:val="nil"/>
              <w:left w:val="single" w:sz="8" w:space="0" w:color="auto"/>
              <w:bottom w:val="single" w:sz="8" w:space="0" w:color="auto"/>
              <w:right w:val="single" w:sz="8" w:space="0" w:color="auto"/>
            </w:tcBorders>
            <w:vAlign w:val="center"/>
            <w:hideMark/>
          </w:tcPr>
          <w:p w14:paraId="265E352B" w14:textId="77777777" w:rsidR="00276ED5" w:rsidRPr="00276ED5" w:rsidRDefault="00276ED5" w:rsidP="00276ED5">
            <w:pPr>
              <w:spacing w:after="0"/>
              <w:jc w:val="center"/>
              <w:rPr>
                <w:ins w:id="2447" w:author="Steven Chen" w:date="2016-12-14T14:12:00Z"/>
                <w:rFonts w:ascii="Palatino Linotype" w:hAnsi="Palatino Linotype" w:cs="Arial"/>
                <w:b/>
                <w:bCs/>
                <w:color w:val="1F497D"/>
                <w:sz w:val="16"/>
                <w:szCs w:val="16"/>
                <w:rPrChange w:id="2448" w:author="Steven Chen" w:date="2016-12-14T14:13:00Z">
                  <w:rPr>
                    <w:ins w:id="2449" w:author="Steven Chen" w:date="2016-12-14T14:12:00Z"/>
                    <w:rFonts w:ascii="Arial" w:hAnsi="Arial" w:cs="Arial"/>
                    <w:b/>
                    <w:bCs/>
                    <w:color w:val="1F497D"/>
                    <w:sz w:val="16"/>
                    <w:szCs w:val="16"/>
                  </w:rPr>
                </w:rPrChange>
              </w:rPr>
              <w:pPrChange w:id="2450" w:author="Steven Chen" w:date="2016-12-14T14:12:00Z">
                <w:pPr>
                  <w:framePr w:hSpace="165" w:wrap="around" w:vAnchor="text" w:hAnchor="text"/>
                  <w:jc w:val="center"/>
                </w:pPr>
              </w:pPrChange>
            </w:pPr>
            <w:ins w:id="2451" w:author="Steven Chen" w:date="2016-12-14T14:12:00Z">
              <w:r w:rsidRPr="00276ED5">
                <w:rPr>
                  <w:rFonts w:ascii="Palatino Linotype" w:hAnsi="Palatino Linotype" w:cs="Arial"/>
                  <w:b/>
                  <w:bCs/>
                  <w:color w:val="1F497D"/>
                  <w:sz w:val="16"/>
                  <w:szCs w:val="16"/>
                  <w:rPrChange w:id="2452" w:author="Steven Chen" w:date="2016-12-14T14:13:00Z">
                    <w:rPr>
                      <w:rFonts w:ascii="Arial" w:hAnsi="Arial" w:cs="Arial"/>
                      <w:b/>
                      <w:bCs/>
                      <w:color w:val="1F497D"/>
                      <w:sz w:val="16"/>
                      <w:szCs w:val="16"/>
                    </w:rPr>
                  </w:rPrChange>
                </w:rPr>
                <w:t>CHI</w:t>
              </w:r>
            </w:ins>
          </w:p>
        </w:tc>
        <w:tc>
          <w:tcPr>
            <w:tcW w:w="1507" w:type="dxa"/>
            <w:tcBorders>
              <w:top w:val="nil"/>
              <w:left w:val="nil"/>
              <w:bottom w:val="single" w:sz="8" w:space="0" w:color="auto"/>
              <w:right w:val="single" w:sz="8" w:space="0" w:color="auto"/>
            </w:tcBorders>
            <w:vAlign w:val="center"/>
            <w:hideMark/>
          </w:tcPr>
          <w:p w14:paraId="072A7323" w14:textId="77777777" w:rsidR="00276ED5" w:rsidRPr="00276ED5" w:rsidRDefault="00276ED5" w:rsidP="00276ED5">
            <w:pPr>
              <w:spacing w:after="0"/>
              <w:jc w:val="center"/>
              <w:rPr>
                <w:ins w:id="2453" w:author="Steven Chen" w:date="2016-12-14T14:12:00Z"/>
                <w:rFonts w:ascii="Palatino Linotype" w:hAnsi="Palatino Linotype" w:cs="Arial"/>
                <w:color w:val="1F497D"/>
                <w:sz w:val="16"/>
                <w:szCs w:val="16"/>
                <w:rPrChange w:id="2454" w:author="Steven Chen" w:date="2016-12-14T14:13:00Z">
                  <w:rPr>
                    <w:ins w:id="2455" w:author="Steven Chen" w:date="2016-12-14T14:12:00Z"/>
                    <w:rFonts w:ascii="Arial" w:hAnsi="Arial" w:cs="Arial"/>
                    <w:color w:val="1F497D"/>
                    <w:sz w:val="16"/>
                    <w:szCs w:val="16"/>
                  </w:rPr>
                </w:rPrChange>
              </w:rPr>
              <w:pPrChange w:id="2456" w:author="Steven Chen" w:date="2016-12-14T14:12:00Z">
                <w:pPr>
                  <w:framePr w:hSpace="165" w:wrap="around" w:vAnchor="text" w:hAnchor="text"/>
                  <w:jc w:val="center"/>
                </w:pPr>
              </w:pPrChange>
            </w:pPr>
            <w:ins w:id="2457" w:author="Steven Chen" w:date="2016-12-14T14:12:00Z">
              <w:r w:rsidRPr="00276ED5">
                <w:rPr>
                  <w:rFonts w:ascii="Palatino Linotype" w:hAnsi="Palatino Linotype" w:cs="Arial"/>
                  <w:color w:val="1F497D"/>
                  <w:sz w:val="16"/>
                  <w:szCs w:val="16"/>
                  <w:rPrChange w:id="2458"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028FC841" w14:textId="77777777" w:rsidR="00276ED5" w:rsidRPr="00276ED5" w:rsidRDefault="00276ED5" w:rsidP="00276ED5">
            <w:pPr>
              <w:spacing w:after="0"/>
              <w:jc w:val="center"/>
              <w:rPr>
                <w:ins w:id="2459" w:author="Steven Chen" w:date="2016-12-14T14:12:00Z"/>
                <w:rFonts w:ascii="Palatino Linotype" w:hAnsi="Palatino Linotype" w:cs="Arial"/>
                <w:sz w:val="21"/>
                <w:szCs w:val="21"/>
                <w:rPrChange w:id="2460" w:author="Steven Chen" w:date="2016-12-14T14:13:00Z">
                  <w:rPr>
                    <w:ins w:id="2461" w:author="Steven Chen" w:date="2016-12-14T14:12:00Z"/>
                    <w:rFonts w:ascii="Arial" w:hAnsi="Arial" w:cs="Arial"/>
                    <w:sz w:val="21"/>
                    <w:szCs w:val="21"/>
                  </w:rPr>
                </w:rPrChange>
              </w:rPr>
              <w:pPrChange w:id="2462" w:author="Steven Chen" w:date="2016-12-14T14:12:00Z">
                <w:pPr>
                  <w:framePr w:hSpace="165" w:wrap="around" w:vAnchor="text" w:hAnchor="text"/>
                  <w:jc w:val="center"/>
                </w:pPr>
              </w:pPrChange>
            </w:pPr>
            <w:ins w:id="2463" w:author="Steven Chen" w:date="2016-12-14T14:12:00Z">
              <w:r w:rsidRPr="00276ED5">
                <w:rPr>
                  <w:rFonts w:ascii="Palatino Linotype" w:hAnsi="Palatino Linotype" w:cs="Arial"/>
                  <w:sz w:val="21"/>
                  <w:szCs w:val="21"/>
                  <w:rPrChange w:id="2464" w:author="Steven Chen" w:date="2016-12-14T14:13:00Z">
                    <w:rPr>
                      <w:rFonts w:ascii="Arial" w:hAnsi="Arial" w:cs="Arial"/>
                      <w:sz w:val="21"/>
                      <w:szCs w:val="21"/>
                    </w:rPr>
                  </w:rPrChange>
                </w:rPr>
                <w:t>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102247A" w14:textId="77777777" w:rsidR="00276ED5" w:rsidRPr="00276ED5" w:rsidRDefault="00276ED5" w:rsidP="00276ED5">
            <w:pPr>
              <w:spacing w:after="0"/>
              <w:jc w:val="center"/>
              <w:rPr>
                <w:ins w:id="2465" w:author="Steven Chen" w:date="2016-12-14T14:12:00Z"/>
                <w:rFonts w:ascii="Palatino Linotype" w:hAnsi="Palatino Linotype" w:cs="Arial"/>
                <w:sz w:val="21"/>
                <w:szCs w:val="21"/>
                <w:rPrChange w:id="2466" w:author="Steven Chen" w:date="2016-12-14T14:13:00Z">
                  <w:rPr>
                    <w:ins w:id="2467" w:author="Steven Chen" w:date="2016-12-14T14:12:00Z"/>
                    <w:rFonts w:ascii="Arial" w:hAnsi="Arial" w:cs="Arial"/>
                    <w:sz w:val="21"/>
                    <w:szCs w:val="21"/>
                  </w:rPr>
                </w:rPrChange>
              </w:rPr>
              <w:pPrChange w:id="2468" w:author="Steven Chen" w:date="2016-12-14T14:12:00Z">
                <w:pPr>
                  <w:framePr w:hSpace="165" w:wrap="around" w:vAnchor="text" w:hAnchor="text"/>
                  <w:jc w:val="center"/>
                </w:pPr>
              </w:pPrChange>
            </w:pPr>
            <w:ins w:id="2469" w:author="Steven Chen" w:date="2016-12-14T14:12:00Z">
              <w:r w:rsidRPr="00276ED5">
                <w:rPr>
                  <w:rFonts w:ascii="Palatino Linotype" w:hAnsi="Palatino Linotype" w:cs="Arial"/>
                  <w:sz w:val="21"/>
                  <w:szCs w:val="21"/>
                  <w:rPrChange w:id="2470" w:author="Steven Chen" w:date="2016-12-14T14:13:00Z">
                    <w:rPr>
                      <w:rFonts w:ascii="Arial" w:hAnsi="Arial" w:cs="Arial"/>
                      <w:sz w:val="21"/>
                      <w:szCs w:val="21"/>
                    </w:rPr>
                  </w:rPrChange>
                </w:rPr>
                <w:t>1</w:t>
              </w:r>
            </w:ins>
          </w:p>
        </w:tc>
      </w:tr>
      <w:tr w:rsidR="00276ED5" w:rsidRPr="00276ED5" w14:paraId="3D918940" w14:textId="77777777" w:rsidTr="00C70F8A">
        <w:trPr>
          <w:trHeight w:val="193"/>
          <w:ins w:id="2471"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1F83151" w14:textId="77777777" w:rsidR="00276ED5" w:rsidRPr="00276ED5" w:rsidRDefault="00276ED5" w:rsidP="00276ED5">
            <w:pPr>
              <w:spacing w:after="0"/>
              <w:rPr>
                <w:ins w:id="2472" w:author="Steven Chen" w:date="2016-12-14T14:12:00Z"/>
                <w:rFonts w:ascii="Palatino Linotype" w:eastAsia="SimSun" w:hAnsi="Palatino Linotype" w:cs="Arial"/>
                <w:b/>
                <w:bCs/>
                <w:color w:val="1F497D"/>
                <w:sz w:val="16"/>
                <w:szCs w:val="16"/>
                <w:rPrChange w:id="2473" w:author="Steven Chen" w:date="2016-12-14T14:13:00Z">
                  <w:rPr>
                    <w:ins w:id="2474" w:author="Steven Chen" w:date="2016-12-14T14:12:00Z"/>
                    <w:rFonts w:ascii="Arial" w:eastAsia="SimSun" w:hAnsi="Arial" w:cs="Arial"/>
                    <w:b/>
                    <w:bCs/>
                    <w:color w:val="1F497D"/>
                    <w:sz w:val="16"/>
                    <w:szCs w:val="16"/>
                  </w:rPr>
                </w:rPrChange>
              </w:rPr>
              <w:pPrChange w:id="2475"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1988C82B" w14:textId="77777777" w:rsidR="00276ED5" w:rsidRPr="00276ED5" w:rsidRDefault="00276ED5" w:rsidP="00276ED5">
            <w:pPr>
              <w:spacing w:after="0"/>
              <w:jc w:val="center"/>
              <w:rPr>
                <w:ins w:id="2476" w:author="Steven Chen" w:date="2016-12-14T14:12:00Z"/>
                <w:rFonts w:ascii="Palatino Linotype" w:hAnsi="Palatino Linotype" w:cs="Arial"/>
                <w:color w:val="1F497D"/>
                <w:sz w:val="16"/>
                <w:szCs w:val="16"/>
                <w:rPrChange w:id="2477" w:author="Steven Chen" w:date="2016-12-14T14:13:00Z">
                  <w:rPr>
                    <w:ins w:id="2478" w:author="Steven Chen" w:date="2016-12-14T14:12:00Z"/>
                    <w:rFonts w:ascii="Arial" w:hAnsi="Arial" w:cs="Arial"/>
                    <w:color w:val="1F497D"/>
                    <w:sz w:val="16"/>
                    <w:szCs w:val="16"/>
                  </w:rPr>
                </w:rPrChange>
              </w:rPr>
              <w:pPrChange w:id="2479" w:author="Steven Chen" w:date="2016-12-14T14:12:00Z">
                <w:pPr>
                  <w:framePr w:hSpace="165" w:wrap="around" w:vAnchor="text" w:hAnchor="text"/>
                  <w:jc w:val="center"/>
                </w:pPr>
              </w:pPrChange>
            </w:pPr>
            <w:ins w:id="2480" w:author="Steven Chen" w:date="2016-12-14T14:12:00Z">
              <w:r w:rsidRPr="00276ED5">
                <w:rPr>
                  <w:rFonts w:ascii="Palatino Linotype" w:hAnsi="Palatino Linotype" w:cs="Arial"/>
                  <w:color w:val="1F497D"/>
                  <w:sz w:val="16"/>
                  <w:szCs w:val="16"/>
                  <w:rPrChange w:id="2481"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2F73E7FF" w14:textId="77777777" w:rsidR="00276ED5" w:rsidRPr="00276ED5" w:rsidRDefault="00276ED5" w:rsidP="00276ED5">
            <w:pPr>
              <w:spacing w:after="0"/>
              <w:jc w:val="center"/>
              <w:rPr>
                <w:ins w:id="2482" w:author="Steven Chen" w:date="2016-12-14T14:12:00Z"/>
                <w:rFonts w:ascii="Palatino Linotype" w:hAnsi="Palatino Linotype" w:cs="Arial"/>
                <w:sz w:val="21"/>
                <w:szCs w:val="21"/>
                <w:rPrChange w:id="2483" w:author="Steven Chen" w:date="2016-12-14T14:13:00Z">
                  <w:rPr>
                    <w:ins w:id="2484" w:author="Steven Chen" w:date="2016-12-14T14:12:00Z"/>
                    <w:rFonts w:ascii="Arial" w:hAnsi="Arial" w:cs="Arial"/>
                    <w:sz w:val="21"/>
                    <w:szCs w:val="21"/>
                  </w:rPr>
                </w:rPrChange>
              </w:rPr>
              <w:pPrChange w:id="2485" w:author="Steven Chen" w:date="2016-12-14T14:12:00Z">
                <w:pPr>
                  <w:framePr w:hSpace="165" w:wrap="around" w:vAnchor="text" w:hAnchor="text"/>
                  <w:jc w:val="center"/>
                </w:pPr>
              </w:pPrChange>
            </w:pPr>
            <w:ins w:id="2486" w:author="Steven Chen" w:date="2016-12-14T14:12:00Z">
              <w:r w:rsidRPr="00276ED5">
                <w:rPr>
                  <w:rFonts w:ascii="Palatino Linotype" w:hAnsi="Palatino Linotype" w:cs="Arial"/>
                  <w:sz w:val="21"/>
                  <w:szCs w:val="21"/>
                  <w:rPrChange w:id="2487" w:author="Steven Chen" w:date="2016-12-14T14:13:00Z">
                    <w:rPr>
                      <w:rFonts w:ascii="Arial" w:hAnsi="Arial" w:cs="Arial"/>
                      <w:sz w:val="21"/>
                      <w:szCs w:val="21"/>
                    </w:rPr>
                  </w:rPrChange>
                </w:rPr>
                <w:t>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C97FB54" w14:textId="77777777" w:rsidR="00276ED5" w:rsidRPr="00276ED5" w:rsidRDefault="00276ED5" w:rsidP="00276ED5">
            <w:pPr>
              <w:spacing w:after="0"/>
              <w:jc w:val="center"/>
              <w:rPr>
                <w:ins w:id="2488" w:author="Steven Chen" w:date="2016-12-14T14:12:00Z"/>
                <w:rFonts w:ascii="Palatino Linotype" w:hAnsi="Palatino Linotype" w:cs="Arial"/>
                <w:sz w:val="21"/>
                <w:szCs w:val="21"/>
                <w:rPrChange w:id="2489" w:author="Steven Chen" w:date="2016-12-14T14:13:00Z">
                  <w:rPr>
                    <w:ins w:id="2490" w:author="Steven Chen" w:date="2016-12-14T14:12:00Z"/>
                    <w:rFonts w:ascii="Arial" w:hAnsi="Arial" w:cs="Arial"/>
                    <w:sz w:val="21"/>
                    <w:szCs w:val="21"/>
                  </w:rPr>
                </w:rPrChange>
              </w:rPr>
              <w:pPrChange w:id="2491" w:author="Steven Chen" w:date="2016-12-14T14:12:00Z">
                <w:pPr>
                  <w:framePr w:hSpace="165" w:wrap="around" w:vAnchor="text" w:hAnchor="text"/>
                  <w:jc w:val="center"/>
                </w:pPr>
              </w:pPrChange>
            </w:pPr>
            <w:ins w:id="2492" w:author="Steven Chen" w:date="2016-12-14T14:12:00Z">
              <w:r w:rsidRPr="00276ED5">
                <w:rPr>
                  <w:rFonts w:ascii="Palatino Linotype" w:hAnsi="Palatino Linotype" w:cs="Arial"/>
                  <w:sz w:val="21"/>
                  <w:szCs w:val="21"/>
                  <w:rPrChange w:id="2493" w:author="Steven Chen" w:date="2016-12-14T14:13:00Z">
                    <w:rPr>
                      <w:rFonts w:ascii="Arial" w:hAnsi="Arial" w:cs="Arial"/>
                      <w:sz w:val="21"/>
                      <w:szCs w:val="21"/>
                    </w:rPr>
                  </w:rPrChange>
                </w:rPr>
                <w:t>1</w:t>
              </w:r>
            </w:ins>
          </w:p>
        </w:tc>
      </w:tr>
      <w:tr w:rsidR="00276ED5" w:rsidRPr="00276ED5" w14:paraId="4B3636DA" w14:textId="77777777" w:rsidTr="00C70F8A">
        <w:trPr>
          <w:trHeight w:val="193"/>
          <w:ins w:id="2494"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34B3DE2" w14:textId="77777777" w:rsidR="00276ED5" w:rsidRPr="00276ED5" w:rsidRDefault="00276ED5" w:rsidP="00276ED5">
            <w:pPr>
              <w:spacing w:after="0"/>
              <w:rPr>
                <w:ins w:id="2495" w:author="Steven Chen" w:date="2016-12-14T14:12:00Z"/>
                <w:rFonts w:ascii="Palatino Linotype" w:eastAsia="SimSun" w:hAnsi="Palatino Linotype" w:cs="Arial"/>
                <w:b/>
                <w:bCs/>
                <w:color w:val="1F497D"/>
                <w:sz w:val="16"/>
                <w:szCs w:val="16"/>
                <w:rPrChange w:id="2496" w:author="Steven Chen" w:date="2016-12-14T14:13:00Z">
                  <w:rPr>
                    <w:ins w:id="2497" w:author="Steven Chen" w:date="2016-12-14T14:12:00Z"/>
                    <w:rFonts w:ascii="Arial" w:eastAsia="SimSun" w:hAnsi="Arial" w:cs="Arial"/>
                    <w:b/>
                    <w:bCs/>
                    <w:color w:val="1F497D"/>
                    <w:sz w:val="16"/>
                    <w:szCs w:val="16"/>
                  </w:rPr>
                </w:rPrChange>
              </w:rPr>
              <w:pPrChange w:id="2498"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4891D494" w14:textId="77777777" w:rsidR="00276ED5" w:rsidRPr="00276ED5" w:rsidRDefault="00276ED5" w:rsidP="00276ED5">
            <w:pPr>
              <w:spacing w:after="0"/>
              <w:jc w:val="center"/>
              <w:rPr>
                <w:ins w:id="2499" w:author="Steven Chen" w:date="2016-12-14T14:12:00Z"/>
                <w:rFonts w:ascii="Palatino Linotype" w:hAnsi="Palatino Linotype" w:cs="Arial"/>
                <w:color w:val="1F497D"/>
                <w:sz w:val="16"/>
                <w:szCs w:val="16"/>
                <w:rPrChange w:id="2500" w:author="Steven Chen" w:date="2016-12-14T14:13:00Z">
                  <w:rPr>
                    <w:ins w:id="2501" w:author="Steven Chen" w:date="2016-12-14T14:12:00Z"/>
                    <w:rFonts w:ascii="Arial" w:hAnsi="Arial" w:cs="Arial"/>
                    <w:color w:val="1F497D"/>
                    <w:sz w:val="16"/>
                    <w:szCs w:val="16"/>
                  </w:rPr>
                </w:rPrChange>
              </w:rPr>
              <w:pPrChange w:id="2502" w:author="Steven Chen" w:date="2016-12-14T14:12:00Z">
                <w:pPr>
                  <w:framePr w:hSpace="165" w:wrap="around" w:vAnchor="text" w:hAnchor="text"/>
                  <w:jc w:val="center"/>
                </w:pPr>
              </w:pPrChange>
            </w:pPr>
            <w:ins w:id="2503" w:author="Steven Chen" w:date="2016-12-14T14:12:00Z">
              <w:r w:rsidRPr="00276ED5">
                <w:rPr>
                  <w:rFonts w:ascii="Palatino Linotype" w:hAnsi="Palatino Linotype" w:cs="Arial"/>
                  <w:color w:val="1F497D"/>
                  <w:sz w:val="16"/>
                  <w:szCs w:val="16"/>
                  <w:rPrChange w:id="2504"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1D950490" w14:textId="77777777" w:rsidR="00276ED5" w:rsidRPr="00276ED5" w:rsidRDefault="00276ED5" w:rsidP="00276ED5">
            <w:pPr>
              <w:spacing w:after="0"/>
              <w:jc w:val="center"/>
              <w:rPr>
                <w:ins w:id="2505" w:author="Steven Chen" w:date="2016-12-14T14:12:00Z"/>
                <w:rFonts w:ascii="Palatino Linotype" w:hAnsi="Palatino Linotype" w:cs="Arial"/>
                <w:sz w:val="21"/>
                <w:szCs w:val="21"/>
                <w:rPrChange w:id="2506" w:author="Steven Chen" w:date="2016-12-14T14:13:00Z">
                  <w:rPr>
                    <w:ins w:id="2507" w:author="Steven Chen" w:date="2016-12-14T14:12:00Z"/>
                    <w:rFonts w:ascii="Arial" w:hAnsi="Arial" w:cs="Arial"/>
                    <w:sz w:val="21"/>
                    <w:szCs w:val="21"/>
                  </w:rPr>
                </w:rPrChange>
              </w:rPr>
              <w:pPrChange w:id="2508" w:author="Steven Chen" w:date="2016-12-14T14:12:00Z">
                <w:pPr>
                  <w:framePr w:hSpace="165" w:wrap="around" w:vAnchor="text" w:hAnchor="text"/>
                  <w:jc w:val="center"/>
                </w:pPr>
              </w:pPrChange>
            </w:pPr>
            <w:ins w:id="2509" w:author="Steven Chen" w:date="2016-12-14T14:12:00Z">
              <w:r w:rsidRPr="00276ED5">
                <w:rPr>
                  <w:rFonts w:ascii="Palatino Linotype" w:hAnsi="Palatino Linotype" w:cs="Arial"/>
                  <w:sz w:val="21"/>
                  <w:szCs w:val="21"/>
                  <w:rPrChange w:id="2510" w:author="Steven Chen" w:date="2016-12-14T14:13:00Z">
                    <w:rPr>
                      <w:rFonts w:ascii="Arial" w:hAnsi="Arial" w:cs="Arial"/>
                      <w:sz w:val="21"/>
                      <w:szCs w:val="21"/>
                    </w:rPr>
                  </w:rPrChange>
                </w:rPr>
                <w:t>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8DCD722" w14:textId="77777777" w:rsidR="00276ED5" w:rsidRPr="00276ED5" w:rsidRDefault="00276ED5" w:rsidP="00276ED5">
            <w:pPr>
              <w:spacing w:after="0"/>
              <w:jc w:val="center"/>
              <w:rPr>
                <w:ins w:id="2511" w:author="Steven Chen" w:date="2016-12-14T14:12:00Z"/>
                <w:rFonts w:ascii="Palatino Linotype" w:hAnsi="Palatino Linotype" w:cs="Arial"/>
                <w:sz w:val="21"/>
                <w:szCs w:val="21"/>
                <w:rPrChange w:id="2512" w:author="Steven Chen" w:date="2016-12-14T14:13:00Z">
                  <w:rPr>
                    <w:ins w:id="2513" w:author="Steven Chen" w:date="2016-12-14T14:12:00Z"/>
                    <w:rFonts w:ascii="Arial" w:hAnsi="Arial" w:cs="Arial"/>
                    <w:sz w:val="21"/>
                    <w:szCs w:val="21"/>
                  </w:rPr>
                </w:rPrChange>
              </w:rPr>
              <w:pPrChange w:id="2514" w:author="Steven Chen" w:date="2016-12-14T14:12:00Z">
                <w:pPr>
                  <w:framePr w:hSpace="165" w:wrap="around" w:vAnchor="text" w:hAnchor="text"/>
                  <w:jc w:val="center"/>
                </w:pPr>
              </w:pPrChange>
            </w:pPr>
            <w:ins w:id="2515" w:author="Steven Chen" w:date="2016-12-14T14:12:00Z">
              <w:r w:rsidRPr="00276ED5">
                <w:rPr>
                  <w:rFonts w:ascii="Palatino Linotype" w:hAnsi="Palatino Linotype" w:cs="Arial"/>
                  <w:sz w:val="21"/>
                  <w:szCs w:val="21"/>
                  <w:rPrChange w:id="2516" w:author="Steven Chen" w:date="2016-12-14T14:13:00Z">
                    <w:rPr>
                      <w:rFonts w:ascii="Arial" w:hAnsi="Arial" w:cs="Arial"/>
                      <w:sz w:val="21"/>
                      <w:szCs w:val="21"/>
                    </w:rPr>
                  </w:rPrChange>
                </w:rPr>
                <w:t>2</w:t>
              </w:r>
            </w:ins>
          </w:p>
        </w:tc>
      </w:tr>
      <w:tr w:rsidR="00276ED5" w:rsidRPr="00276ED5" w14:paraId="39AB2280" w14:textId="77777777" w:rsidTr="00C70F8A">
        <w:trPr>
          <w:trHeight w:val="193"/>
          <w:ins w:id="2517"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79E31AA4" w14:textId="77777777" w:rsidR="00276ED5" w:rsidRPr="00276ED5" w:rsidRDefault="00276ED5" w:rsidP="00276ED5">
            <w:pPr>
              <w:spacing w:after="0"/>
              <w:rPr>
                <w:ins w:id="2518" w:author="Steven Chen" w:date="2016-12-14T14:12:00Z"/>
                <w:rFonts w:ascii="Palatino Linotype" w:eastAsia="SimSun" w:hAnsi="Palatino Linotype" w:cs="Arial"/>
                <w:b/>
                <w:bCs/>
                <w:color w:val="1F497D"/>
                <w:sz w:val="16"/>
                <w:szCs w:val="16"/>
                <w:rPrChange w:id="2519" w:author="Steven Chen" w:date="2016-12-14T14:13:00Z">
                  <w:rPr>
                    <w:ins w:id="2520" w:author="Steven Chen" w:date="2016-12-14T14:12:00Z"/>
                    <w:rFonts w:ascii="Arial" w:eastAsia="SimSun" w:hAnsi="Arial" w:cs="Arial"/>
                    <w:b/>
                    <w:bCs/>
                    <w:color w:val="1F497D"/>
                    <w:sz w:val="16"/>
                    <w:szCs w:val="16"/>
                  </w:rPr>
                </w:rPrChange>
              </w:rPr>
              <w:pPrChange w:id="2521"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1881F06E" w14:textId="77777777" w:rsidR="00276ED5" w:rsidRPr="00276ED5" w:rsidRDefault="00276ED5" w:rsidP="00276ED5">
            <w:pPr>
              <w:spacing w:after="0"/>
              <w:jc w:val="center"/>
              <w:rPr>
                <w:ins w:id="2522" w:author="Steven Chen" w:date="2016-12-14T14:12:00Z"/>
                <w:rFonts w:ascii="Palatino Linotype" w:hAnsi="Palatino Linotype" w:cs="Arial"/>
                <w:color w:val="1F497D"/>
                <w:sz w:val="16"/>
                <w:szCs w:val="16"/>
                <w:rPrChange w:id="2523" w:author="Steven Chen" w:date="2016-12-14T14:13:00Z">
                  <w:rPr>
                    <w:ins w:id="2524" w:author="Steven Chen" w:date="2016-12-14T14:12:00Z"/>
                    <w:rFonts w:ascii="Arial" w:hAnsi="Arial" w:cs="Arial"/>
                    <w:color w:val="1F497D"/>
                    <w:sz w:val="16"/>
                    <w:szCs w:val="16"/>
                  </w:rPr>
                </w:rPrChange>
              </w:rPr>
              <w:pPrChange w:id="2525" w:author="Steven Chen" w:date="2016-12-14T14:12:00Z">
                <w:pPr>
                  <w:framePr w:hSpace="165" w:wrap="around" w:vAnchor="text" w:hAnchor="text"/>
                  <w:jc w:val="center"/>
                </w:pPr>
              </w:pPrChange>
            </w:pPr>
            <w:ins w:id="2526" w:author="Steven Chen" w:date="2016-12-14T14:12:00Z">
              <w:r w:rsidRPr="00276ED5">
                <w:rPr>
                  <w:rFonts w:ascii="Palatino Linotype" w:hAnsi="Palatino Linotype" w:cs="Arial"/>
                  <w:color w:val="1F497D"/>
                  <w:sz w:val="16"/>
                  <w:szCs w:val="16"/>
                  <w:rPrChange w:id="2527"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4BF16056" w14:textId="77777777" w:rsidR="00276ED5" w:rsidRPr="00276ED5" w:rsidRDefault="00276ED5" w:rsidP="00276ED5">
            <w:pPr>
              <w:spacing w:after="0"/>
              <w:jc w:val="center"/>
              <w:rPr>
                <w:ins w:id="2528" w:author="Steven Chen" w:date="2016-12-14T14:12:00Z"/>
                <w:rFonts w:ascii="Palatino Linotype" w:hAnsi="Palatino Linotype" w:cs="Arial"/>
                <w:sz w:val="21"/>
                <w:szCs w:val="21"/>
                <w:rPrChange w:id="2529" w:author="Steven Chen" w:date="2016-12-14T14:13:00Z">
                  <w:rPr>
                    <w:ins w:id="2530" w:author="Steven Chen" w:date="2016-12-14T14:12:00Z"/>
                    <w:rFonts w:ascii="Arial" w:hAnsi="Arial" w:cs="Arial"/>
                    <w:sz w:val="21"/>
                    <w:szCs w:val="21"/>
                  </w:rPr>
                </w:rPrChange>
              </w:rPr>
              <w:pPrChange w:id="2531" w:author="Steven Chen" w:date="2016-12-14T14:12:00Z">
                <w:pPr>
                  <w:framePr w:hSpace="165" w:wrap="around" w:vAnchor="text" w:hAnchor="text"/>
                  <w:jc w:val="center"/>
                </w:pPr>
              </w:pPrChange>
            </w:pPr>
            <w:ins w:id="2532" w:author="Steven Chen" w:date="2016-12-14T14:12:00Z">
              <w:r w:rsidRPr="00276ED5">
                <w:rPr>
                  <w:rFonts w:ascii="Palatino Linotype" w:hAnsi="Palatino Linotype" w:cs="Arial"/>
                  <w:sz w:val="21"/>
                  <w:szCs w:val="21"/>
                  <w:rPrChange w:id="2533" w:author="Steven Chen" w:date="2016-12-14T14:13:00Z">
                    <w:rPr>
                      <w:rFonts w:ascii="Arial" w:hAnsi="Arial" w:cs="Arial"/>
                      <w:sz w:val="21"/>
                      <w:szCs w:val="21"/>
                    </w:rPr>
                  </w:rPrChange>
                </w:rPr>
                <w:t>17</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099BD0" w14:textId="77777777" w:rsidR="00276ED5" w:rsidRPr="00276ED5" w:rsidRDefault="00276ED5" w:rsidP="00276ED5">
            <w:pPr>
              <w:spacing w:after="0"/>
              <w:jc w:val="center"/>
              <w:rPr>
                <w:ins w:id="2534" w:author="Steven Chen" w:date="2016-12-14T14:12:00Z"/>
                <w:rFonts w:ascii="Palatino Linotype" w:hAnsi="Palatino Linotype" w:cs="Arial"/>
                <w:sz w:val="21"/>
                <w:szCs w:val="21"/>
                <w:rPrChange w:id="2535" w:author="Steven Chen" w:date="2016-12-14T14:13:00Z">
                  <w:rPr>
                    <w:ins w:id="2536" w:author="Steven Chen" w:date="2016-12-14T14:12:00Z"/>
                    <w:rFonts w:ascii="Arial" w:hAnsi="Arial" w:cs="Arial"/>
                    <w:sz w:val="21"/>
                    <w:szCs w:val="21"/>
                  </w:rPr>
                </w:rPrChange>
              </w:rPr>
              <w:pPrChange w:id="2537" w:author="Steven Chen" w:date="2016-12-14T14:12:00Z">
                <w:pPr>
                  <w:framePr w:hSpace="165" w:wrap="around" w:vAnchor="text" w:hAnchor="text"/>
                  <w:jc w:val="center"/>
                </w:pPr>
              </w:pPrChange>
            </w:pPr>
            <w:ins w:id="2538" w:author="Steven Chen" w:date="2016-12-14T14:12:00Z">
              <w:r w:rsidRPr="00276ED5">
                <w:rPr>
                  <w:rFonts w:ascii="Palatino Linotype" w:hAnsi="Palatino Linotype" w:cs="Arial"/>
                  <w:sz w:val="21"/>
                  <w:szCs w:val="21"/>
                  <w:rPrChange w:id="2539" w:author="Steven Chen" w:date="2016-12-14T14:13:00Z">
                    <w:rPr>
                      <w:rFonts w:ascii="Arial" w:hAnsi="Arial" w:cs="Arial"/>
                      <w:sz w:val="21"/>
                      <w:szCs w:val="21"/>
                    </w:rPr>
                  </w:rPrChange>
                </w:rPr>
                <w:t>4</w:t>
              </w:r>
            </w:ins>
          </w:p>
        </w:tc>
      </w:tr>
      <w:tr w:rsidR="00276ED5" w:rsidRPr="00276ED5" w14:paraId="2C331690" w14:textId="77777777" w:rsidTr="00C70F8A">
        <w:trPr>
          <w:trHeight w:val="193"/>
          <w:ins w:id="254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75575B38" w14:textId="77777777" w:rsidR="00276ED5" w:rsidRPr="00276ED5" w:rsidRDefault="00276ED5" w:rsidP="00276ED5">
            <w:pPr>
              <w:spacing w:after="0"/>
              <w:rPr>
                <w:ins w:id="2541" w:author="Steven Chen" w:date="2016-12-14T14:12:00Z"/>
                <w:rFonts w:ascii="Palatino Linotype" w:eastAsia="SimSun" w:hAnsi="Palatino Linotype" w:cs="Arial"/>
                <w:b/>
                <w:bCs/>
                <w:color w:val="1F497D"/>
                <w:sz w:val="16"/>
                <w:szCs w:val="16"/>
                <w:rPrChange w:id="2542" w:author="Steven Chen" w:date="2016-12-14T14:13:00Z">
                  <w:rPr>
                    <w:ins w:id="2543" w:author="Steven Chen" w:date="2016-12-14T14:12:00Z"/>
                    <w:rFonts w:ascii="Arial" w:eastAsia="SimSun" w:hAnsi="Arial" w:cs="Arial"/>
                    <w:b/>
                    <w:bCs/>
                    <w:color w:val="1F497D"/>
                    <w:sz w:val="16"/>
                    <w:szCs w:val="16"/>
                  </w:rPr>
                </w:rPrChange>
              </w:rPr>
              <w:pPrChange w:id="254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3536190" w14:textId="77777777" w:rsidR="00276ED5" w:rsidRPr="00276ED5" w:rsidRDefault="00276ED5" w:rsidP="00276ED5">
            <w:pPr>
              <w:spacing w:after="0"/>
              <w:jc w:val="center"/>
              <w:rPr>
                <w:ins w:id="2545" w:author="Steven Chen" w:date="2016-12-14T14:12:00Z"/>
                <w:rFonts w:ascii="Palatino Linotype" w:hAnsi="Palatino Linotype" w:cs="Arial"/>
                <w:color w:val="1F497D"/>
                <w:sz w:val="16"/>
                <w:szCs w:val="16"/>
                <w:rPrChange w:id="2546" w:author="Steven Chen" w:date="2016-12-14T14:13:00Z">
                  <w:rPr>
                    <w:ins w:id="2547" w:author="Steven Chen" w:date="2016-12-14T14:12:00Z"/>
                    <w:rFonts w:ascii="Arial" w:hAnsi="Arial" w:cs="Arial"/>
                    <w:color w:val="1F497D"/>
                    <w:sz w:val="16"/>
                    <w:szCs w:val="16"/>
                  </w:rPr>
                </w:rPrChange>
              </w:rPr>
              <w:pPrChange w:id="2548" w:author="Steven Chen" w:date="2016-12-14T14:12:00Z">
                <w:pPr>
                  <w:framePr w:hSpace="165" w:wrap="around" w:vAnchor="text" w:hAnchor="text"/>
                  <w:jc w:val="center"/>
                </w:pPr>
              </w:pPrChange>
            </w:pPr>
            <w:ins w:id="2549" w:author="Steven Chen" w:date="2016-12-14T14:12:00Z">
              <w:r w:rsidRPr="00276ED5">
                <w:rPr>
                  <w:rFonts w:ascii="Palatino Linotype" w:hAnsi="Palatino Linotype" w:cs="Arial"/>
                  <w:color w:val="1F497D"/>
                  <w:sz w:val="16"/>
                  <w:szCs w:val="16"/>
                  <w:rPrChange w:id="2550"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20D2B2A6" w14:textId="77777777" w:rsidR="00276ED5" w:rsidRPr="00276ED5" w:rsidRDefault="00276ED5" w:rsidP="00276ED5">
            <w:pPr>
              <w:spacing w:after="0"/>
              <w:jc w:val="center"/>
              <w:rPr>
                <w:ins w:id="2551" w:author="Steven Chen" w:date="2016-12-14T14:12:00Z"/>
                <w:rFonts w:ascii="Palatino Linotype" w:hAnsi="Palatino Linotype" w:cs="Arial"/>
                <w:sz w:val="21"/>
                <w:szCs w:val="21"/>
                <w:rPrChange w:id="2552" w:author="Steven Chen" w:date="2016-12-14T14:13:00Z">
                  <w:rPr>
                    <w:ins w:id="2553" w:author="Steven Chen" w:date="2016-12-14T14:12:00Z"/>
                    <w:rFonts w:ascii="Arial" w:hAnsi="Arial" w:cs="Arial"/>
                    <w:sz w:val="21"/>
                    <w:szCs w:val="21"/>
                  </w:rPr>
                </w:rPrChange>
              </w:rPr>
              <w:pPrChange w:id="2554" w:author="Steven Chen" w:date="2016-12-14T14:12:00Z">
                <w:pPr>
                  <w:framePr w:hSpace="165" w:wrap="around" w:vAnchor="text" w:hAnchor="text"/>
                  <w:jc w:val="center"/>
                </w:pPr>
              </w:pPrChange>
            </w:pPr>
            <w:ins w:id="2555" w:author="Steven Chen" w:date="2016-12-14T14:12:00Z">
              <w:r w:rsidRPr="00276ED5">
                <w:rPr>
                  <w:rFonts w:ascii="Palatino Linotype" w:hAnsi="Palatino Linotype" w:cs="Arial"/>
                  <w:sz w:val="21"/>
                  <w:szCs w:val="21"/>
                  <w:rPrChange w:id="2556" w:author="Steven Chen" w:date="2016-12-14T14:13:00Z">
                    <w:rPr>
                      <w:rFonts w:ascii="Arial" w:hAnsi="Arial" w:cs="Arial"/>
                      <w:sz w:val="21"/>
                      <w:szCs w:val="21"/>
                    </w:rPr>
                  </w:rPrChange>
                </w:rPr>
                <w:t>44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E1C3BE8" w14:textId="77777777" w:rsidR="00276ED5" w:rsidRPr="00276ED5" w:rsidRDefault="00276ED5" w:rsidP="00276ED5">
            <w:pPr>
              <w:spacing w:after="0"/>
              <w:jc w:val="center"/>
              <w:rPr>
                <w:ins w:id="2557" w:author="Steven Chen" w:date="2016-12-14T14:12:00Z"/>
                <w:rFonts w:ascii="Palatino Linotype" w:hAnsi="Palatino Linotype" w:cs="Arial"/>
                <w:sz w:val="21"/>
                <w:szCs w:val="21"/>
                <w:rPrChange w:id="2558" w:author="Steven Chen" w:date="2016-12-14T14:13:00Z">
                  <w:rPr>
                    <w:ins w:id="2559" w:author="Steven Chen" w:date="2016-12-14T14:12:00Z"/>
                    <w:rFonts w:ascii="Arial" w:hAnsi="Arial" w:cs="Arial"/>
                    <w:sz w:val="21"/>
                    <w:szCs w:val="21"/>
                  </w:rPr>
                </w:rPrChange>
              </w:rPr>
              <w:pPrChange w:id="2560" w:author="Steven Chen" w:date="2016-12-14T14:12:00Z">
                <w:pPr>
                  <w:framePr w:hSpace="165" w:wrap="around" w:vAnchor="text" w:hAnchor="text"/>
                  <w:jc w:val="center"/>
                </w:pPr>
              </w:pPrChange>
            </w:pPr>
            <w:ins w:id="2561" w:author="Steven Chen" w:date="2016-12-14T14:12:00Z">
              <w:r w:rsidRPr="00276ED5">
                <w:rPr>
                  <w:rFonts w:ascii="Palatino Linotype" w:hAnsi="Palatino Linotype" w:cs="Arial"/>
                  <w:sz w:val="21"/>
                  <w:szCs w:val="21"/>
                  <w:rPrChange w:id="2562" w:author="Steven Chen" w:date="2016-12-14T14:13:00Z">
                    <w:rPr>
                      <w:rFonts w:ascii="Arial" w:hAnsi="Arial" w:cs="Arial"/>
                      <w:sz w:val="21"/>
                      <w:szCs w:val="21"/>
                    </w:rPr>
                  </w:rPrChange>
                </w:rPr>
                <w:t>4</w:t>
              </w:r>
            </w:ins>
          </w:p>
        </w:tc>
      </w:tr>
      <w:tr w:rsidR="00276ED5" w:rsidRPr="00276ED5" w14:paraId="32A8CCFE" w14:textId="77777777" w:rsidTr="00C70F8A">
        <w:trPr>
          <w:trHeight w:val="193"/>
          <w:ins w:id="2563"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EF55FA4" w14:textId="77777777" w:rsidR="00276ED5" w:rsidRPr="00276ED5" w:rsidRDefault="00276ED5" w:rsidP="00276ED5">
            <w:pPr>
              <w:spacing w:after="0"/>
              <w:rPr>
                <w:ins w:id="2564" w:author="Steven Chen" w:date="2016-12-14T14:12:00Z"/>
                <w:rFonts w:ascii="Palatino Linotype" w:eastAsia="SimSun" w:hAnsi="Palatino Linotype" w:cs="Arial"/>
                <w:b/>
                <w:bCs/>
                <w:color w:val="1F497D"/>
                <w:sz w:val="16"/>
                <w:szCs w:val="16"/>
                <w:rPrChange w:id="2565" w:author="Steven Chen" w:date="2016-12-14T14:13:00Z">
                  <w:rPr>
                    <w:ins w:id="2566" w:author="Steven Chen" w:date="2016-12-14T14:12:00Z"/>
                    <w:rFonts w:ascii="Arial" w:eastAsia="SimSun" w:hAnsi="Arial" w:cs="Arial"/>
                    <w:b/>
                    <w:bCs/>
                    <w:color w:val="1F497D"/>
                    <w:sz w:val="16"/>
                    <w:szCs w:val="16"/>
                  </w:rPr>
                </w:rPrChange>
              </w:rPr>
              <w:pPrChange w:id="2567"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662DB6F" w14:textId="77777777" w:rsidR="00276ED5" w:rsidRPr="00276ED5" w:rsidRDefault="00276ED5" w:rsidP="00276ED5">
            <w:pPr>
              <w:spacing w:after="0"/>
              <w:jc w:val="center"/>
              <w:rPr>
                <w:ins w:id="2568" w:author="Steven Chen" w:date="2016-12-14T14:12:00Z"/>
                <w:rFonts w:ascii="Palatino Linotype" w:hAnsi="Palatino Linotype" w:cs="Arial"/>
                <w:color w:val="1F497D"/>
                <w:sz w:val="16"/>
                <w:szCs w:val="16"/>
                <w:rPrChange w:id="2569" w:author="Steven Chen" w:date="2016-12-14T14:13:00Z">
                  <w:rPr>
                    <w:ins w:id="2570" w:author="Steven Chen" w:date="2016-12-14T14:12:00Z"/>
                    <w:rFonts w:ascii="Arial" w:hAnsi="Arial" w:cs="Arial"/>
                    <w:color w:val="1F497D"/>
                    <w:sz w:val="16"/>
                    <w:szCs w:val="16"/>
                  </w:rPr>
                </w:rPrChange>
              </w:rPr>
              <w:pPrChange w:id="2571" w:author="Steven Chen" w:date="2016-12-14T14:12:00Z">
                <w:pPr>
                  <w:framePr w:hSpace="165" w:wrap="around" w:vAnchor="text" w:hAnchor="text"/>
                  <w:jc w:val="center"/>
                </w:pPr>
              </w:pPrChange>
            </w:pPr>
            <w:ins w:id="2572" w:author="Steven Chen" w:date="2016-12-14T14:12:00Z">
              <w:r w:rsidRPr="00276ED5">
                <w:rPr>
                  <w:rFonts w:ascii="Palatino Linotype" w:hAnsi="Palatino Linotype" w:cs="Arial"/>
                  <w:color w:val="1F497D"/>
                  <w:sz w:val="16"/>
                  <w:szCs w:val="16"/>
                  <w:rPrChange w:id="2573"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79892EC0" w14:textId="77777777" w:rsidR="00276ED5" w:rsidRPr="00276ED5" w:rsidRDefault="00276ED5" w:rsidP="00276ED5">
            <w:pPr>
              <w:spacing w:after="0"/>
              <w:jc w:val="center"/>
              <w:rPr>
                <w:ins w:id="2574" w:author="Steven Chen" w:date="2016-12-14T14:12:00Z"/>
                <w:rFonts w:ascii="Palatino Linotype" w:hAnsi="Palatino Linotype" w:cs="Arial"/>
                <w:sz w:val="21"/>
                <w:szCs w:val="21"/>
                <w:rPrChange w:id="2575" w:author="Steven Chen" w:date="2016-12-14T14:13:00Z">
                  <w:rPr>
                    <w:ins w:id="2576" w:author="Steven Chen" w:date="2016-12-14T14:12:00Z"/>
                    <w:rFonts w:ascii="Arial" w:hAnsi="Arial" w:cs="Arial"/>
                    <w:sz w:val="21"/>
                    <w:szCs w:val="21"/>
                  </w:rPr>
                </w:rPrChange>
              </w:rPr>
              <w:pPrChange w:id="2577" w:author="Steven Chen" w:date="2016-12-14T14:12:00Z">
                <w:pPr>
                  <w:framePr w:hSpace="165" w:wrap="around" w:vAnchor="text" w:hAnchor="text"/>
                  <w:jc w:val="center"/>
                </w:pPr>
              </w:pPrChange>
            </w:pPr>
            <w:ins w:id="2578" w:author="Steven Chen" w:date="2016-12-14T14:12:00Z">
              <w:r w:rsidRPr="00276ED5">
                <w:rPr>
                  <w:rFonts w:ascii="Palatino Linotype" w:hAnsi="Palatino Linotype" w:cs="Arial"/>
                  <w:sz w:val="21"/>
                  <w:szCs w:val="21"/>
                  <w:rPrChange w:id="2579" w:author="Steven Chen" w:date="2016-12-14T14:13:00Z">
                    <w:rPr>
                      <w:rFonts w:ascii="Arial" w:hAnsi="Arial" w:cs="Arial"/>
                      <w:sz w:val="21"/>
                      <w:szCs w:val="21"/>
                    </w:rPr>
                  </w:rPrChange>
                </w:rPr>
                <w:t>59</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ED37E81" w14:textId="77777777" w:rsidR="00276ED5" w:rsidRPr="00276ED5" w:rsidRDefault="00276ED5" w:rsidP="00276ED5">
            <w:pPr>
              <w:spacing w:after="0"/>
              <w:jc w:val="center"/>
              <w:rPr>
                <w:ins w:id="2580" w:author="Steven Chen" w:date="2016-12-14T14:12:00Z"/>
                <w:rFonts w:ascii="Palatino Linotype" w:hAnsi="Palatino Linotype" w:cs="Arial"/>
                <w:sz w:val="21"/>
                <w:szCs w:val="21"/>
                <w:rPrChange w:id="2581" w:author="Steven Chen" w:date="2016-12-14T14:13:00Z">
                  <w:rPr>
                    <w:ins w:id="2582" w:author="Steven Chen" w:date="2016-12-14T14:12:00Z"/>
                    <w:rFonts w:ascii="Arial" w:hAnsi="Arial" w:cs="Arial"/>
                    <w:sz w:val="21"/>
                    <w:szCs w:val="21"/>
                  </w:rPr>
                </w:rPrChange>
              </w:rPr>
              <w:pPrChange w:id="2583" w:author="Steven Chen" w:date="2016-12-14T14:12:00Z">
                <w:pPr>
                  <w:framePr w:hSpace="165" w:wrap="around" w:vAnchor="text" w:hAnchor="text"/>
                  <w:jc w:val="center"/>
                </w:pPr>
              </w:pPrChange>
            </w:pPr>
            <w:ins w:id="2584" w:author="Steven Chen" w:date="2016-12-14T14:12:00Z">
              <w:r w:rsidRPr="00276ED5">
                <w:rPr>
                  <w:rFonts w:ascii="Palatino Linotype" w:hAnsi="Palatino Linotype" w:cs="Arial"/>
                  <w:sz w:val="21"/>
                  <w:szCs w:val="21"/>
                  <w:rPrChange w:id="2585" w:author="Steven Chen" w:date="2016-12-14T14:13:00Z">
                    <w:rPr>
                      <w:rFonts w:ascii="Arial" w:hAnsi="Arial" w:cs="Arial"/>
                      <w:sz w:val="21"/>
                      <w:szCs w:val="21"/>
                    </w:rPr>
                  </w:rPrChange>
                </w:rPr>
                <w:t>14</w:t>
              </w:r>
            </w:ins>
          </w:p>
        </w:tc>
      </w:tr>
      <w:tr w:rsidR="00276ED5" w:rsidRPr="00276ED5" w14:paraId="7A1C2B3A" w14:textId="77777777" w:rsidTr="00C70F8A">
        <w:trPr>
          <w:trHeight w:val="193"/>
          <w:ins w:id="2586"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0CCF39C" w14:textId="77777777" w:rsidR="00276ED5" w:rsidRPr="00276ED5" w:rsidRDefault="00276ED5" w:rsidP="00276ED5">
            <w:pPr>
              <w:spacing w:after="0"/>
              <w:rPr>
                <w:ins w:id="2587" w:author="Steven Chen" w:date="2016-12-14T14:12:00Z"/>
                <w:rFonts w:ascii="Palatino Linotype" w:eastAsia="SimSun" w:hAnsi="Palatino Linotype" w:cs="Arial"/>
                <w:b/>
                <w:bCs/>
                <w:color w:val="1F497D"/>
                <w:sz w:val="16"/>
                <w:szCs w:val="16"/>
                <w:rPrChange w:id="2588" w:author="Steven Chen" w:date="2016-12-14T14:13:00Z">
                  <w:rPr>
                    <w:ins w:id="2589" w:author="Steven Chen" w:date="2016-12-14T14:12:00Z"/>
                    <w:rFonts w:ascii="Arial" w:eastAsia="SimSun" w:hAnsi="Arial" w:cs="Arial"/>
                    <w:b/>
                    <w:bCs/>
                    <w:color w:val="1F497D"/>
                    <w:sz w:val="16"/>
                    <w:szCs w:val="16"/>
                  </w:rPr>
                </w:rPrChange>
              </w:rPr>
              <w:pPrChange w:id="2590"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1AA5827" w14:textId="77777777" w:rsidR="00276ED5" w:rsidRPr="00276ED5" w:rsidRDefault="00276ED5" w:rsidP="00276ED5">
            <w:pPr>
              <w:spacing w:after="0"/>
              <w:jc w:val="center"/>
              <w:rPr>
                <w:ins w:id="2591" w:author="Steven Chen" w:date="2016-12-14T14:12:00Z"/>
                <w:rFonts w:ascii="Palatino Linotype" w:hAnsi="Palatino Linotype" w:cs="Arial"/>
                <w:color w:val="1F497D"/>
                <w:sz w:val="16"/>
                <w:szCs w:val="16"/>
                <w:rPrChange w:id="2592" w:author="Steven Chen" w:date="2016-12-14T14:13:00Z">
                  <w:rPr>
                    <w:ins w:id="2593" w:author="Steven Chen" w:date="2016-12-14T14:12:00Z"/>
                    <w:rFonts w:ascii="Arial" w:hAnsi="Arial" w:cs="Arial"/>
                    <w:color w:val="1F497D"/>
                    <w:sz w:val="16"/>
                    <w:szCs w:val="16"/>
                  </w:rPr>
                </w:rPrChange>
              </w:rPr>
              <w:pPrChange w:id="2594" w:author="Steven Chen" w:date="2016-12-14T14:12:00Z">
                <w:pPr>
                  <w:framePr w:hSpace="165" w:wrap="around" w:vAnchor="text" w:hAnchor="text"/>
                  <w:jc w:val="center"/>
                </w:pPr>
              </w:pPrChange>
            </w:pPr>
            <w:ins w:id="2595" w:author="Steven Chen" w:date="2016-12-14T14:12:00Z">
              <w:r w:rsidRPr="00276ED5">
                <w:rPr>
                  <w:rFonts w:ascii="Palatino Linotype" w:hAnsi="Palatino Linotype" w:cs="Arial"/>
                  <w:color w:val="1F497D"/>
                  <w:sz w:val="16"/>
                  <w:szCs w:val="16"/>
                  <w:rPrChange w:id="2596"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1F0497A7" w14:textId="77777777" w:rsidR="00276ED5" w:rsidRPr="00276ED5" w:rsidRDefault="00276ED5" w:rsidP="00276ED5">
            <w:pPr>
              <w:spacing w:after="0"/>
              <w:jc w:val="center"/>
              <w:rPr>
                <w:ins w:id="2597" w:author="Steven Chen" w:date="2016-12-14T14:12:00Z"/>
                <w:rFonts w:ascii="Palatino Linotype" w:hAnsi="Palatino Linotype" w:cs="Arial"/>
                <w:sz w:val="21"/>
                <w:szCs w:val="21"/>
                <w:rPrChange w:id="2598" w:author="Steven Chen" w:date="2016-12-14T14:13:00Z">
                  <w:rPr>
                    <w:ins w:id="2599" w:author="Steven Chen" w:date="2016-12-14T14:12:00Z"/>
                    <w:rFonts w:ascii="Arial" w:hAnsi="Arial" w:cs="Arial"/>
                    <w:sz w:val="21"/>
                    <w:szCs w:val="21"/>
                  </w:rPr>
                </w:rPrChange>
              </w:rPr>
              <w:pPrChange w:id="2600" w:author="Steven Chen" w:date="2016-12-14T14:12:00Z">
                <w:pPr>
                  <w:framePr w:hSpace="165" w:wrap="around" w:vAnchor="text" w:hAnchor="text"/>
                  <w:jc w:val="center"/>
                </w:pPr>
              </w:pPrChange>
            </w:pPr>
            <w:ins w:id="2601" w:author="Steven Chen" w:date="2016-12-14T14:12:00Z">
              <w:r w:rsidRPr="00276ED5">
                <w:rPr>
                  <w:rFonts w:ascii="Palatino Linotype" w:hAnsi="Palatino Linotype" w:cs="Arial"/>
                  <w:sz w:val="21"/>
                  <w:szCs w:val="21"/>
                  <w:rPrChange w:id="2602" w:author="Steven Chen" w:date="2016-12-14T14:13:00Z">
                    <w:rPr>
                      <w:rFonts w:ascii="Arial" w:hAnsi="Arial" w:cs="Arial"/>
                      <w:sz w:val="21"/>
                      <w:szCs w:val="21"/>
                    </w:rPr>
                  </w:rPrChange>
                </w:rPr>
                <w:t>60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E3AA016" w14:textId="77777777" w:rsidR="00276ED5" w:rsidRPr="00276ED5" w:rsidRDefault="00276ED5" w:rsidP="00276ED5">
            <w:pPr>
              <w:spacing w:after="0"/>
              <w:jc w:val="center"/>
              <w:rPr>
                <w:ins w:id="2603" w:author="Steven Chen" w:date="2016-12-14T14:12:00Z"/>
                <w:rFonts w:ascii="Palatino Linotype" w:hAnsi="Palatino Linotype" w:cs="Arial"/>
                <w:sz w:val="21"/>
                <w:szCs w:val="21"/>
                <w:rPrChange w:id="2604" w:author="Steven Chen" w:date="2016-12-14T14:13:00Z">
                  <w:rPr>
                    <w:ins w:id="2605" w:author="Steven Chen" w:date="2016-12-14T14:12:00Z"/>
                    <w:rFonts w:ascii="Arial" w:hAnsi="Arial" w:cs="Arial"/>
                    <w:sz w:val="21"/>
                    <w:szCs w:val="21"/>
                  </w:rPr>
                </w:rPrChange>
              </w:rPr>
              <w:pPrChange w:id="2606" w:author="Steven Chen" w:date="2016-12-14T14:12:00Z">
                <w:pPr>
                  <w:framePr w:hSpace="165" w:wrap="around" w:vAnchor="text" w:hAnchor="text"/>
                  <w:jc w:val="center"/>
                </w:pPr>
              </w:pPrChange>
            </w:pPr>
            <w:ins w:id="2607" w:author="Steven Chen" w:date="2016-12-14T14:12:00Z">
              <w:r w:rsidRPr="00276ED5">
                <w:rPr>
                  <w:rFonts w:ascii="Palatino Linotype" w:hAnsi="Palatino Linotype" w:cs="Arial"/>
                  <w:sz w:val="21"/>
                  <w:szCs w:val="21"/>
                  <w:rPrChange w:id="2608" w:author="Steven Chen" w:date="2016-12-14T14:13:00Z">
                    <w:rPr>
                      <w:rFonts w:ascii="Arial" w:hAnsi="Arial" w:cs="Arial"/>
                      <w:sz w:val="21"/>
                      <w:szCs w:val="21"/>
                    </w:rPr>
                  </w:rPrChange>
                </w:rPr>
                <w:t>61</w:t>
              </w:r>
            </w:ins>
          </w:p>
        </w:tc>
      </w:tr>
      <w:tr w:rsidR="00276ED5" w:rsidRPr="00276ED5" w14:paraId="561A4F5A" w14:textId="77777777" w:rsidTr="00C70F8A">
        <w:trPr>
          <w:trHeight w:val="193"/>
          <w:ins w:id="2609"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5B35BF7" w14:textId="77777777" w:rsidR="00276ED5" w:rsidRPr="00276ED5" w:rsidRDefault="00276ED5" w:rsidP="00276ED5">
            <w:pPr>
              <w:spacing w:after="0"/>
              <w:rPr>
                <w:ins w:id="2610" w:author="Steven Chen" w:date="2016-12-14T14:12:00Z"/>
                <w:rFonts w:ascii="Palatino Linotype" w:eastAsia="SimSun" w:hAnsi="Palatino Linotype" w:cs="Arial"/>
                <w:b/>
                <w:bCs/>
                <w:color w:val="1F497D"/>
                <w:sz w:val="16"/>
                <w:szCs w:val="16"/>
                <w:rPrChange w:id="2611" w:author="Steven Chen" w:date="2016-12-14T14:13:00Z">
                  <w:rPr>
                    <w:ins w:id="2612" w:author="Steven Chen" w:date="2016-12-14T14:12:00Z"/>
                    <w:rFonts w:ascii="Arial" w:eastAsia="SimSun" w:hAnsi="Arial" w:cs="Arial"/>
                    <w:b/>
                    <w:bCs/>
                    <w:color w:val="1F497D"/>
                    <w:sz w:val="16"/>
                    <w:szCs w:val="16"/>
                  </w:rPr>
                </w:rPrChange>
              </w:rPr>
              <w:pPrChange w:id="2613"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CDBCB00" w14:textId="77777777" w:rsidR="00276ED5" w:rsidRPr="00276ED5" w:rsidRDefault="00276ED5" w:rsidP="00276ED5">
            <w:pPr>
              <w:spacing w:after="0"/>
              <w:jc w:val="center"/>
              <w:rPr>
                <w:ins w:id="2614" w:author="Steven Chen" w:date="2016-12-14T14:12:00Z"/>
                <w:rFonts w:ascii="Palatino Linotype" w:hAnsi="Palatino Linotype" w:cs="Arial"/>
                <w:color w:val="1F497D"/>
                <w:sz w:val="16"/>
                <w:szCs w:val="16"/>
                <w:rPrChange w:id="2615" w:author="Steven Chen" w:date="2016-12-14T14:13:00Z">
                  <w:rPr>
                    <w:ins w:id="2616" w:author="Steven Chen" w:date="2016-12-14T14:12:00Z"/>
                    <w:rFonts w:ascii="Arial" w:hAnsi="Arial" w:cs="Arial"/>
                    <w:color w:val="1F497D"/>
                    <w:sz w:val="16"/>
                    <w:szCs w:val="16"/>
                  </w:rPr>
                </w:rPrChange>
              </w:rPr>
              <w:pPrChange w:id="2617" w:author="Steven Chen" w:date="2016-12-14T14:12:00Z">
                <w:pPr>
                  <w:framePr w:hSpace="165" w:wrap="around" w:vAnchor="text" w:hAnchor="text"/>
                  <w:jc w:val="center"/>
                </w:pPr>
              </w:pPrChange>
            </w:pPr>
            <w:ins w:id="2618" w:author="Steven Chen" w:date="2016-12-14T14:12:00Z">
              <w:r w:rsidRPr="00276ED5">
                <w:rPr>
                  <w:rFonts w:ascii="Palatino Linotype" w:hAnsi="Palatino Linotype" w:cs="Arial"/>
                  <w:color w:val="1F497D"/>
                  <w:sz w:val="16"/>
                  <w:szCs w:val="16"/>
                  <w:rPrChange w:id="2619"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4707A8A6" w14:textId="77777777" w:rsidR="00276ED5" w:rsidRPr="00276ED5" w:rsidRDefault="00276ED5" w:rsidP="00276ED5">
            <w:pPr>
              <w:spacing w:after="0"/>
              <w:jc w:val="center"/>
              <w:rPr>
                <w:ins w:id="2620" w:author="Steven Chen" w:date="2016-12-14T14:12:00Z"/>
                <w:rFonts w:ascii="Palatino Linotype" w:hAnsi="Palatino Linotype" w:cs="Arial"/>
                <w:sz w:val="21"/>
                <w:szCs w:val="21"/>
                <w:rPrChange w:id="2621" w:author="Steven Chen" w:date="2016-12-14T14:13:00Z">
                  <w:rPr>
                    <w:ins w:id="2622" w:author="Steven Chen" w:date="2016-12-14T14:12:00Z"/>
                    <w:rFonts w:ascii="Arial" w:hAnsi="Arial" w:cs="Arial"/>
                    <w:sz w:val="21"/>
                    <w:szCs w:val="21"/>
                  </w:rPr>
                </w:rPrChange>
              </w:rPr>
              <w:pPrChange w:id="2623" w:author="Steven Chen" w:date="2016-12-14T14:12:00Z">
                <w:pPr>
                  <w:framePr w:hSpace="165" w:wrap="around" w:vAnchor="text" w:hAnchor="text"/>
                  <w:jc w:val="center"/>
                </w:pPr>
              </w:pPrChange>
            </w:pPr>
            <w:ins w:id="2624" w:author="Steven Chen" w:date="2016-12-14T14:12:00Z">
              <w:r w:rsidRPr="00276ED5">
                <w:rPr>
                  <w:rFonts w:ascii="Palatino Linotype" w:hAnsi="Palatino Linotype" w:cs="Arial"/>
                  <w:sz w:val="21"/>
                  <w:szCs w:val="21"/>
                  <w:rPrChange w:id="2625" w:author="Steven Chen" w:date="2016-12-14T14:13:00Z">
                    <w:rPr>
                      <w:rFonts w:ascii="Arial" w:hAnsi="Arial" w:cs="Arial"/>
                      <w:sz w:val="21"/>
                      <w:szCs w:val="21"/>
                    </w:rPr>
                  </w:rPrChange>
                </w:rPr>
                <w:t>60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BDDC6A5" w14:textId="77777777" w:rsidR="00276ED5" w:rsidRPr="00276ED5" w:rsidRDefault="00276ED5" w:rsidP="00276ED5">
            <w:pPr>
              <w:spacing w:after="0"/>
              <w:jc w:val="center"/>
              <w:rPr>
                <w:ins w:id="2626" w:author="Steven Chen" w:date="2016-12-14T14:12:00Z"/>
                <w:rFonts w:ascii="Palatino Linotype" w:hAnsi="Palatino Linotype" w:cs="Arial"/>
                <w:sz w:val="21"/>
                <w:szCs w:val="21"/>
                <w:rPrChange w:id="2627" w:author="Steven Chen" w:date="2016-12-14T14:13:00Z">
                  <w:rPr>
                    <w:ins w:id="2628" w:author="Steven Chen" w:date="2016-12-14T14:12:00Z"/>
                    <w:rFonts w:ascii="Arial" w:hAnsi="Arial" w:cs="Arial"/>
                    <w:sz w:val="21"/>
                    <w:szCs w:val="21"/>
                  </w:rPr>
                </w:rPrChange>
              </w:rPr>
              <w:pPrChange w:id="2629" w:author="Steven Chen" w:date="2016-12-14T14:12:00Z">
                <w:pPr>
                  <w:framePr w:hSpace="165" w:wrap="around" w:vAnchor="text" w:hAnchor="text"/>
                  <w:jc w:val="center"/>
                </w:pPr>
              </w:pPrChange>
            </w:pPr>
            <w:ins w:id="2630" w:author="Steven Chen" w:date="2016-12-14T14:12:00Z">
              <w:r w:rsidRPr="00276ED5">
                <w:rPr>
                  <w:rFonts w:ascii="Palatino Linotype" w:hAnsi="Palatino Linotype" w:cs="Arial"/>
                  <w:sz w:val="21"/>
                  <w:szCs w:val="21"/>
                  <w:rPrChange w:id="2631" w:author="Steven Chen" w:date="2016-12-14T14:13:00Z">
                    <w:rPr>
                      <w:rFonts w:ascii="Arial" w:hAnsi="Arial" w:cs="Arial"/>
                      <w:sz w:val="21"/>
                      <w:szCs w:val="21"/>
                    </w:rPr>
                  </w:rPrChange>
                </w:rPr>
                <w:t>61</w:t>
              </w:r>
            </w:ins>
          </w:p>
        </w:tc>
      </w:tr>
      <w:tr w:rsidR="00276ED5" w:rsidRPr="00276ED5" w14:paraId="344F1721" w14:textId="77777777" w:rsidTr="00C70F8A">
        <w:trPr>
          <w:trHeight w:val="193"/>
          <w:ins w:id="2632"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A631E5D" w14:textId="77777777" w:rsidR="00276ED5" w:rsidRPr="00276ED5" w:rsidRDefault="00276ED5" w:rsidP="00276ED5">
            <w:pPr>
              <w:spacing w:after="0"/>
              <w:rPr>
                <w:ins w:id="2633" w:author="Steven Chen" w:date="2016-12-14T14:12:00Z"/>
                <w:rFonts w:ascii="Palatino Linotype" w:eastAsia="SimSun" w:hAnsi="Palatino Linotype" w:cs="Arial"/>
                <w:b/>
                <w:bCs/>
                <w:color w:val="1F497D"/>
                <w:sz w:val="16"/>
                <w:szCs w:val="16"/>
                <w:rPrChange w:id="2634" w:author="Steven Chen" w:date="2016-12-14T14:13:00Z">
                  <w:rPr>
                    <w:ins w:id="2635" w:author="Steven Chen" w:date="2016-12-14T14:12:00Z"/>
                    <w:rFonts w:ascii="Arial" w:eastAsia="SimSun" w:hAnsi="Arial" w:cs="Arial"/>
                    <w:b/>
                    <w:bCs/>
                    <w:color w:val="1F497D"/>
                    <w:sz w:val="16"/>
                    <w:szCs w:val="16"/>
                  </w:rPr>
                </w:rPrChange>
              </w:rPr>
              <w:pPrChange w:id="2636"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5790BA7D" w14:textId="77777777" w:rsidR="00276ED5" w:rsidRPr="00276ED5" w:rsidRDefault="00276ED5" w:rsidP="00276ED5">
            <w:pPr>
              <w:spacing w:after="0"/>
              <w:jc w:val="center"/>
              <w:rPr>
                <w:ins w:id="2637" w:author="Steven Chen" w:date="2016-12-14T14:12:00Z"/>
                <w:rFonts w:ascii="Palatino Linotype" w:hAnsi="Palatino Linotype" w:cs="Arial"/>
                <w:color w:val="1F497D"/>
                <w:sz w:val="16"/>
                <w:szCs w:val="16"/>
                <w:rPrChange w:id="2638" w:author="Steven Chen" w:date="2016-12-14T14:13:00Z">
                  <w:rPr>
                    <w:ins w:id="2639" w:author="Steven Chen" w:date="2016-12-14T14:12:00Z"/>
                    <w:rFonts w:ascii="Arial" w:hAnsi="Arial" w:cs="Arial"/>
                    <w:color w:val="1F497D"/>
                    <w:sz w:val="16"/>
                    <w:szCs w:val="16"/>
                  </w:rPr>
                </w:rPrChange>
              </w:rPr>
              <w:pPrChange w:id="2640" w:author="Steven Chen" w:date="2016-12-14T14:12:00Z">
                <w:pPr>
                  <w:framePr w:hSpace="165" w:wrap="around" w:vAnchor="text" w:hAnchor="text"/>
                  <w:jc w:val="center"/>
                </w:pPr>
              </w:pPrChange>
            </w:pPr>
            <w:ins w:id="2641" w:author="Steven Chen" w:date="2016-12-14T14:12:00Z">
              <w:r w:rsidRPr="00276ED5">
                <w:rPr>
                  <w:rFonts w:ascii="Palatino Linotype" w:hAnsi="Palatino Linotype" w:cs="Arial"/>
                  <w:color w:val="1F497D"/>
                  <w:sz w:val="16"/>
                  <w:szCs w:val="16"/>
                  <w:rPrChange w:id="2642"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664F2C0B" w14:textId="77777777" w:rsidR="00276ED5" w:rsidRPr="00276ED5" w:rsidRDefault="00276ED5" w:rsidP="00276ED5">
            <w:pPr>
              <w:spacing w:after="0"/>
              <w:jc w:val="center"/>
              <w:rPr>
                <w:ins w:id="2643" w:author="Steven Chen" w:date="2016-12-14T14:12:00Z"/>
                <w:rFonts w:ascii="Palatino Linotype" w:hAnsi="Palatino Linotype" w:cs="Arial"/>
                <w:sz w:val="21"/>
                <w:szCs w:val="21"/>
                <w:rPrChange w:id="2644" w:author="Steven Chen" w:date="2016-12-14T14:13:00Z">
                  <w:rPr>
                    <w:ins w:id="2645" w:author="Steven Chen" w:date="2016-12-14T14:12:00Z"/>
                    <w:rFonts w:ascii="Arial" w:hAnsi="Arial" w:cs="Arial"/>
                    <w:sz w:val="21"/>
                    <w:szCs w:val="21"/>
                  </w:rPr>
                </w:rPrChange>
              </w:rPr>
              <w:pPrChange w:id="2646" w:author="Steven Chen" w:date="2016-12-14T14:12:00Z">
                <w:pPr>
                  <w:framePr w:hSpace="165" w:wrap="around" w:vAnchor="text" w:hAnchor="text"/>
                  <w:jc w:val="center"/>
                </w:pPr>
              </w:pPrChange>
            </w:pPr>
            <w:ins w:id="2647" w:author="Steven Chen" w:date="2016-12-14T14:12:00Z">
              <w:r w:rsidRPr="00276ED5">
                <w:rPr>
                  <w:rFonts w:ascii="Palatino Linotype" w:hAnsi="Palatino Linotype" w:cs="Arial"/>
                  <w:sz w:val="21"/>
                  <w:szCs w:val="21"/>
                  <w:rPrChange w:id="2648" w:author="Steven Chen" w:date="2016-12-14T14:13:00Z">
                    <w:rPr>
                      <w:rFonts w:ascii="Arial" w:hAnsi="Arial" w:cs="Arial"/>
                      <w:sz w:val="21"/>
                      <w:szCs w:val="21"/>
                    </w:rPr>
                  </w:rPrChange>
                </w:rPr>
                <w:t>60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6598BA6" w14:textId="77777777" w:rsidR="00276ED5" w:rsidRPr="00276ED5" w:rsidRDefault="00276ED5" w:rsidP="00276ED5">
            <w:pPr>
              <w:spacing w:after="0"/>
              <w:jc w:val="center"/>
              <w:rPr>
                <w:ins w:id="2649" w:author="Steven Chen" w:date="2016-12-14T14:12:00Z"/>
                <w:rFonts w:ascii="Palatino Linotype" w:hAnsi="Palatino Linotype" w:cs="Arial"/>
                <w:sz w:val="21"/>
                <w:szCs w:val="21"/>
                <w:rPrChange w:id="2650" w:author="Steven Chen" w:date="2016-12-14T14:13:00Z">
                  <w:rPr>
                    <w:ins w:id="2651" w:author="Steven Chen" w:date="2016-12-14T14:12:00Z"/>
                    <w:rFonts w:ascii="Arial" w:hAnsi="Arial" w:cs="Arial"/>
                    <w:sz w:val="21"/>
                    <w:szCs w:val="21"/>
                  </w:rPr>
                </w:rPrChange>
              </w:rPr>
              <w:pPrChange w:id="2652" w:author="Steven Chen" w:date="2016-12-14T14:12:00Z">
                <w:pPr>
                  <w:framePr w:hSpace="165" w:wrap="around" w:vAnchor="text" w:hAnchor="text"/>
                  <w:jc w:val="center"/>
                </w:pPr>
              </w:pPrChange>
            </w:pPr>
            <w:ins w:id="2653" w:author="Steven Chen" w:date="2016-12-14T14:12:00Z">
              <w:r w:rsidRPr="00276ED5">
                <w:rPr>
                  <w:rFonts w:ascii="Palatino Linotype" w:hAnsi="Palatino Linotype" w:cs="Arial"/>
                  <w:sz w:val="21"/>
                  <w:szCs w:val="21"/>
                  <w:rPrChange w:id="2654" w:author="Steven Chen" w:date="2016-12-14T14:13:00Z">
                    <w:rPr>
                      <w:rFonts w:ascii="Arial" w:hAnsi="Arial" w:cs="Arial"/>
                      <w:sz w:val="21"/>
                      <w:szCs w:val="21"/>
                    </w:rPr>
                  </w:rPrChange>
                </w:rPr>
                <w:t>61</w:t>
              </w:r>
            </w:ins>
          </w:p>
        </w:tc>
      </w:tr>
      <w:tr w:rsidR="00276ED5" w:rsidRPr="00276ED5" w14:paraId="4F7660BC" w14:textId="77777777" w:rsidTr="00C70F8A">
        <w:trPr>
          <w:trHeight w:val="193"/>
          <w:ins w:id="2655" w:author="Steven Chen" w:date="2016-12-14T14:12:00Z"/>
        </w:trPr>
        <w:tc>
          <w:tcPr>
            <w:tcW w:w="0" w:type="auto"/>
            <w:vMerge w:val="restart"/>
            <w:tcBorders>
              <w:top w:val="nil"/>
              <w:left w:val="single" w:sz="8" w:space="0" w:color="auto"/>
              <w:bottom w:val="single" w:sz="8" w:space="0" w:color="auto"/>
              <w:right w:val="single" w:sz="8" w:space="0" w:color="auto"/>
            </w:tcBorders>
            <w:vAlign w:val="center"/>
            <w:hideMark/>
          </w:tcPr>
          <w:p w14:paraId="59370CD3" w14:textId="77777777" w:rsidR="00276ED5" w:rsidRPr="00276ED5" w:rsidRDefault="00276ED5" w:rsidP="00276ED5">
            <w:pPr>
              <w:spacing w:after="0"/>
              <w:jc w:val="center"/>
              <w:rPr>
                <w:ins w:id="2656" w:author="Steven Chen" w:date="2016-12-14T14:12:00Z"/>
                <w:rFonts w:ascii="Palatino Linotype" w:hAnsi="Palatino Linotype" w:cs="Arial"/>
                <w:b/>
                <w:bCs/>
                <w:color w:val="1F497D"/>
                <w:sz w:val="16"/>
                <w:szCs w:val="16"/>
                <w:rPrChange w:id="2657" w:author="Steven Chen" w:date="2016-12-14T14:13:00Z">
                  <w:rPr>
                    <w:ins w:id="2658" w:author="Steven Chen" w:date="2016-12-14T14:12:00Z"/>
                    <w:rFonts w:ascii="Arial" w:hAnsi="Arial" w:cs="Arial"/>
                    <w:b/>
                    <w:bCs/>
                    <w:color w:val="1F497D"/>
                    <w:sz w:val="16"/>
                    <w:szCs w:val="16"/>
                  </w:rPr>
                </w:rPrChange>
              </w:rPr>
              <w:pPrChange w:id="2659" w:author="Steven Chen" w:date="2016-12-14T14:12:00Z">
                <w:pPr>
                  <w:framePr w:hSpace="165" w:wrap="around" w:vAnchor="text" w:hAnchor="text"/>
                  <w:jc w:val="center"/>
                </w:pPr>
              </w:pPrChange>
            </w:pPr>
            <w:ins w:id="2660" w:author="Steven Chen" w:date="2016-12-14T14:12:00Z">
              <w:r w:rsidRPr="00276ED5">
                <w:rPr>
                  <w:rFonts w:ascii="Palatino Linotype" w:hAnsi="Palatino Linotype" w:cs="Arial"/>
                  <w:b/>
                  <w:bCs/>
                  <w:color w:val="1F497D"/>
                  <w:sz w:val="16"/>
                  <w:szCs w:val="16"/>
                  <w:rPrChange w:id="2661" w:author="Steven Chen" w:date="2016-12-14T14:13:00Z">
                    <w:rPr>
                      <w:rFonts w:ascii="Arial" w:hAnsi="Arial" w:cs="Arial"/>
                      <w:b/>
                      <w:bCs/>
                      <w:color w:val="1F497D"/>
                      <w:sz w:val="16"/>
                      <w:szCs w:val="16"/>
                    </w:rPr>
                  </w:rPrChange>
                </w:rPr>
                <w:t>EUR</w:t>
              </w:r>
            </w:ins>
          </w:p>
        </w:tc>
        <w:tc>
          <w:tcPr>
            <w:tcW w:w="1507" w:type="dxa"/>
            <w:tcBorders>
              <w:top w:val="nil"/>
              <w:left w:val="nil"/>
              <w:bottom w:val="single" w:sz="8" w:space="0" w:color="auto"/>
              <w:right w:val="single" w:sz="8" w:space="0" w:color="auto"/>
            </w:tcBorders>
            <w:vAlign w:val="center"/>
            <w:hideMark/>
          </w:tcPr>
          <w:p w14:paraId="2FF3F191" w14:textId="77777777" w:rsidR="00276ED5" w:rsidRPr="00276ED5" w:rsidRDefault="00276ED5" w:rsidP="00276ED5">
            <w:pPr>
              <w:spacing w:after="0"/>
              <w:jc w:val="center"/>
              <w:rPr>
                <w:ins w:id="2662" w:author="Steven Chen" w:date="2016-12-14T14:12:00Z"/>
                <w:rFonts w:ascii="Palatino Linotype" w:hAnsi="Palatino Linotype" w:cs="Arial"/>
                <w:color w:val="1F497D"/>
                <w:sz w:val="16"/>
                <w:szCs w:val="16"/>
                <w:rPrChange w:id="2663" w:author="Steven Chen" w:date="2016-12-14T14:13:00Z">
                  <w:rPr>
                    <w:ins w:id="2664" w:author="Steven Chen" w:date="2016-12-14T14:12:00Z"/>
                    <w:rFonts w:ascii="Arial" w:hAnsi="Arial" w:cs="Arial"/>
                    <w:color w:val="1F497D"/>
                    <w:sz w:val="16"/>
                    <w:szCs w:val="16"/>
                  </w:rPr>
                </w:rPrChange>
              </w:rPr>
              <w:pPrChange w:id="2665" w:author="Steven Chen" w:date="2016-12-14T14:12:00Z">
                <w:pPr>
                  <w:framePr w:hSpace="165" w:wrap="around" w:vAnchor="text" w:hAnchor="text"/>
                  <w:jc w:val="center"/>
                </w:pPr>
              </w:pPrChange>
            </w:pPr>
            <w:ins w:id="2666" w:author="Steven Chen" w:date="2016-12-14T14:12:00Z">
              <w:r w:rsidRPr="00276ED5">
                <w:rPr>
                  <w:rFonts w:ascii="Palatino Linotype" w:hAnsi="Palatino Linotype" w:cs="Arial"/>
                  <w:color w:val="1F497D"/>
                  <w:sz w:val="16"/>
                  <w:szCs w:val="16"/>
                  <w:rPrChange w:id="2667"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3C870544" w14:textId="77777777" w:rsidR="00276ED5" w:rsidRPr="00276ED5" w:rsidRDefault="00276ED5" w:rsidP="00276ED5">
            <w:pPr>
              <w:spacing w:after="0"/>
              <w:jc w:val="center"/>
              <w:rPr>
                <w:ins w:id="2668" w:author="Steven Chen" w:date="2016-12-14T14:12:00Z"/>
                <w:rFonts w:ascii="Palatino Linotype" w:hAnsi="Palatino Linotype" w:cs="Arial"/>
                <w:sz w:val="21"/>
                <w:szCs w:val="21"/>
                <w:rPrChange w:id="2669" w:author="Steven Chen" w:date="2016-12-14T14:13:00Z">
                  <w:rPr>
                    <w:ins w:id="2670" w:author="Steven Chen" w:date="2016-12-14T14:12:00Z"/>
                    <w:rFonts w:ascii="Arial" w:hAnsi="Arial" w:cs="Arial"/>
                    <w:sz w:val="21"/>
                    <w:szCs w:val="21"/>
                  </w:rPr>
                </w:rPrChange>
              </w:rPr>
              <w:pPrChange w:id="2671" w:author="Steven Chen" w:date="2016-12-14T14:12:00Z">
                <w:pPr>
                  <w:framePr w:hSpace="165" w:wrap="around" w:vAnchor="text" w:hAnchor="text"/>
                  <w:jc w:val="center"/>
                </w:pPr>
              </w:pPrChange>
            </w:pPr>
            <w:ins w:id="2672" w:author="Steven Chen" w:date="2016-12-14T14:12:00Z">
              <w:r w:rsidRPr="00276ED5">
                <w:rPr>
                  <w:rFonts w:ascii="Palatino Linotype" w:hAnsi="Palatino Linotype" w:cs="Arial"/>
                  <w:sz w:val="21"/>
                  <w:szCs w:val="21"/>
                  <w:rPrChange w:id="2673" w:author="Steven Chen" w:date="2016-12-14T14:13:00Z">
                    <w:rPr>
                      <w:rFonts w:ascii="Arial" w:hAnsi="Arial" w:cs="Arial"/>
                      <w:sz w:val="21"/>
                      <w:szCs w:val="21"/>
                    </w:rPr>
                  </w:rPrChange>
                </w:rPr>
                <w:t>3</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2E1E762" w14:textId="77777777" w:rsidR="00276ED5" w:rsidRPr="00276ED5" w:rsidRDefault="00276ED5" w:rsidP="00276ED5">
            <w:pPr>
              <w:spacing w:after="0"/>
              <w:jc w:val="center"/>
              <w:rPr>
                <w:ins w:id="2674" w:author="Steven Chen" w:date="2016-12-14T14:12:00Z"/>
                <w:rFonts w:ascii="Palatino Linotype" w:hAnsi="Palatino Linotype" w:cs="Arial"/>
                <w:sz w:val="21"/>
                <w:szCs w:val="21"/>
                <w:rPrChange w:id="2675" w:author="Steven Chen" w:date="2016-12-14T14:13:00Z">
                  <w:rPr>
                    <w:ins w:id="2676" w:author="Steven Chen" w:date="2016-12-14T14:12:00Z"/>
                    <w:rFonts w:ascii="Arial" w:hAnsi="Arial" w:cs="Arial"/>
                    <w:sz w:val="21"/>
                    <w:szCs w:val="21"/>
                  </w:rPr>
                </w:rPrChange>
              </w:rPr>
              <w:pPrChange w:id="2677" w:author="Steven Chen" w:date="2016-12-14T14:12:00Z">
                <w:pPr>
                  <w:framePr w:hSpace="165" w:wrap="around" w:vAnchor="text" w:hAnchor="text"/>
                  <w:jc w:val="center"/>
                </w:pPr>
              </w:pPrChange>
            </w:pPr>
            <w:ins w:id="2678" w:author="Steven Chen" w:date="2016-12-14T14:12:00Z">
              <w:r w:rsidRPr="00276ED5">
                <w:rPr>
                  <w:rFonts w:ascii="Palatino Linotype" w:hAnsi="Palatino Linotype" w:cs="Arial"/>
                  <w:sz w:val="21"/>
                  <w:szCs w:val="21"/>
                  <w:rPrChange w:id="2679" w:author="Steven Chen" w:date="2016-12-14T14:13:00Z">
                    <w:rPr>
                      <w:rFonts w:ascii="Arial" w:hAnsi="Arial" w:cs="Arial"/>
                      <w:sz w:val="21"/>
                      <w:szCs w:val="21"/>
                    </w:rPr>
                  </w:rPrChange>
                </w:rPr>
                <w:t>2</w:t>
              </w:r>
            </w:ins>
          </w:p>
        </w:tc>
      </w:tr>
      <w:tr w:rsidR="00276ED5" w:rsidRPr="00276ED5" w14:paraId="604AE118" w14:textId="77777777" w:rsidTr="00C70F8A">
        <w:trPr>
          <w:trHeight w:val="193"/>
          <w:ins w:id="268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0B69E6BD" w14:textId="77777777" w:rsidR="00276ED5" w:rsidRPr="00276ED5" w:rsidRDefault="00276ED5" w:rsidP="00276ED5">
            <w:pPr>
              <w:spacing w:after="0"/>
              <w:rPr>
                <w:ins w:id="2681" w:author="Steven Chen" w:date="2016-12-14T14:12:00Z"/>
                <w:rFonts w:ascii="Palatino Linotype" w:eastAsia="SimSun" w:hAnsi="Palatino Linotype" w:cs="Arial"/>
                <w:b/>
                <w:bCs/>
                <w:color w:val="1F497D"/>
                <w:sz w:val="16"/>
                <w:szCs w:val="16"/>
                <w:rPrChange w:id="2682" w:author="Steven Chen" w:date="2016-12-14T14:13:00Z">
                  <w:rPr>
                    <w:ins w:id="2683" w:author="Steven Chen" w:date="2016-12-14T14:12:00Z"/>
                    <w:rFonts w:ascii="Arial" w:eastAsia="SimSun" w:hAnsi="Arial" w:cs="Arial"/>
                    <w:b/>
                    <w:bCs/>
                    <w:color w:val="1F497D"/>
                    <w:sz w:val="16"/>
                    <w:szCs w:val="16"/>
                  </w:rPr>
                </w:rPrChange>
              </w:rPr>
              <w:pPrChange w:id="268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78C59D59" w14:textId="77777777" w:rsidR="00276ED5" w:rsidRPr="00276ED5" w:rsidRDefault="00276ED5" w:rsidP="00276ED5">
            <w:pPr>
              <w:spacing w:after="0"/>
              <w:jc w:val="center"/>
              <w:rPr>
                <w:ins w:id="2685" w:author="Steven Chen" w:date="2016-12-14T14:12:00Z"/>
                <w:rFonts w:ascii="Palatino Linotype" w:hAnsi="Palatino Linotype" w:cs="Arial"/>
                <w:color w:val="1F497D"/>
                <w:sz w:val="16"/>
                <w:szCs w:val="16"/>
                <w:rPrChange w:id="2686" w:author="Steven Chen" w:date="2016-12-14T14:13:00Z">
                  <w:rPr>
                    <w:ins w:id="2687" w:author="Steven Chen" w:date="2016-12-14T14:12:00Z"/>
                    <w:rFonts w:ascii="Arial" w:hAnsi="Arial" w:cs="Arial"/>
                    <w:color w:val="1F497D"/>
                    <w:sz w:val="16"/>
                    <w:szCs w:val="16"/>
                  </w:rPr>
                </w:rPrChange>
              </w:rPr>
              <w:pPrChange w:id="2688" w:author="Steven Chen" w:date="2016-12-14T14:12:00Z">
                <w:pPr>
                  <w:framePr w:hSpace="165" w:wrap="around" w:vAnchor="text" w:hAnchor="text"/>
                  <w:jc w:val="center"/>
                </w:pPr>
              </w:pPrChange>
            </w:pPr>
            <w:ins w:id="2689" w:author="Steven Chen" w:date="2016-12-14T14:12:00Z">
              <w:r w:rsidRPr="00276ED5">
                <w:rPr>
                  <w:rFonts w:ascii="Palatino Linotype" w:hAnsi="Palatino Linotype" w:cs="Arial"/>
                  <w:color w:val="1F497D"/>
                  <w:sz w:val="16"/>
                  <w:szCs w:val="16"/>
                  <w:rPrChange w:id="2690"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5032647B" w14:textId="77777777" w:rsidR="00276ED5" w:rsidRPr="00276ED5" w:rsidRDefault="00276ED5" w:rsidP="00276ED5">
            <w:pPr>
              <w:spacing w:after="0"/>
              <w:jc w:val="center"/>
              <w:rPr>
                <w:ins w:id="2691" w:author="Steven Chen" w:date="2016-12-14T14:12:00Z"/>
                <w:rFonts w:ascii="Palatino Linotype" w:hAnsi="Palatino Linotype" w:cs="Arial"/>
                <w:sz w:val="21"/>
                <w:szCs w:val="21"/>
                <w:rPrChange w:id="2692" w:author="Steven Chen" w:date="2016-12-14T14:13:00Z">
                  <w:rPr>
                    <w:ins w:id="2693" w:author="Steven Chen" w:date="2016-12-14T14:12:00Z"/>
                    <w:rFonts w:ascii="Arial" w:hAnsi="Arial" w:cs="Arial"/>
                    <w:sz w:val="21"/>
                    <w:szCs w:val="21"/>
                  </w:rPr>
                </w:rPrChange>
              </w:rPr>
              <w:pPrChange w:id="2694" w:author="Steven Chen" w:date="2016-12-14T14:12:00Z">
                <w:pPr>
                  <w:framePr w:hSpace="165" w:wrap="around" w:vAnchor="text" w:hAnchor="text"/>
                  <w:jc w:val="center"/>
                </w:pPr>
              </w:pPrChange>
            </w:pPr>
            <w:ins w:id="2695" w:author="Steven Chen" w:date="2016-12-14T14:12:00Z">
              <w:r w:rsidRPr="00276ED5">
                <w:rPr>
                  <w:rFonts w:ascii="Palatino Linotype" w:hAnsi="Palatino Linotype" w:cs="Arial"/>
                  <w:sz w:val="21"/>
                  <w:szCs w:val="21"/>
                  <w:rPrChange w:id="2696" w:author="Steven Chen" w:date="2016-12-14T14:13:00Z">
                    <w:rPr>
                      <w:rFonts w:ascii="Arial" w:hAnsi="Arial" w:cs="Arial"/>
                      <w:sz w:val="21"/>
                      <w:szCs w:val="21"/>
                    </w:rPr>
                  </w:rPrChange>
                </w:rPr>
                <w:t>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84593FB" w14:textId="77777777" w:rsidR="00276ED5" w:rsidRPr="00276ED5" w:rsidRDefault="00276ED5" w:rsidP="00276ED5">
            <w:pPr>
              <w:spacing w:after="0"/>
              <w:jc w:val="center"/>
              <w:rPr>
                <w:ins w:id="2697" w:author="Steven Chen" w:date="2016-12-14T14:12:00Z"/>
                <w:rFonts w:ascii="Palatino Linotype" w:hAnsi="Palatino Linotype" w:cs="Arial"/>
                <w:sz w:val="21"/>
                <w:szCs w:val="21"/>
                <w:rPrChange w:id="2698" w:author="Steven Chen" w:date="2016-12-14T14:13:00Z">
                  <w:rPr>
                    <w:ins w:id="2699" w:author="Steven Chen" w:date="2016-12-14T14:12:00Z"/>
                    <w:rFonts w:ascii="Arial" w:hAnsi="Arial" w:cs="Arial"/>
                    <w:sz w:val="21"/>
                    <w:szCs w:val="21"/>
                  </w:rPr>
                </w:rPrChange>
              </w:rPr>
              <w:pPrChange w:id="2700" w:author="Steven Chen" w:date="2016-12-14T14:12:00Z">
                <w:pPr>
                  <w:framePr w:hSpace="165" w:wrap="around" w:vAnchor="text" w:hAnchor="text"/>
                  <w:jc w:val="center"/>
                </w:pPr>
              </w:pPrChange>
            </w:pPr>
            <w:ins w:id="2701" w:author="Steven Chen" w:date="2016-12-14T14:12:00Z">
              <w:r w:rsidRPr="00276ED5">
                <w:rPr>
                  <w:rFonts w:ascii="Palatino Linotype" w:hAnsi="Palatino Linotype" w:cs="Arial"/>
                  <w:sz w:val="21"/>
                  <w:szCs w:val="21"/>
                  <w:rPrChange w:id="2702" w:author="Steven Chen" w:date="2016-12-14T14:13:00Z">
                    <w:rPr>
                      <w:rFonts w:ascii="Arial" w:hAnsi="Arial" w:cs="Arial"/>
                      <w:sz w:val="21"/>
                      <w:szCs w:val="21"/>
                    </w:rPr>
                  </w:rPrChange>
                </w:rPr>
                <w:t>6</w:t>
              </w:r>
            </w:ins>
          </w:p>
        </w:tc>
      </w:tr>
      <w:tr w:rsidR="00276ED5" w:rsidRPr="00276ED5" w14:paraId="042C9FBB" w14:textId="77777777" w:rsidTr="00C70F8A">
        <w:trPr>
          <w:trHeight w:val="193"/>
          <w:ins w:id="2703"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3AA388D" w14:textId="77777777" w:rsidR="00276ED5" w:rsidRPr="00276ED5" w:rsidRDefault="00276ED5" w:rsidP="00276ED5">
            <w:pPr>
              <w:spacing w:after="0"/>
              <w:rPr>
                <w:ins w:id="2704" w:author="Steven Chen" w:date="2016-12-14T14:12:00Z"/>
                <w:rFonts w:ascii="Palatino Linotype" w:eastAsia="SimSun" w:hAnsi="Palatino Linotype" w:cs="Arial"/>
                <w:b/>
                <w:bCs/>
                <w:color w:val="1F497D"/>
                <w:sz w:val="16"/>
                <w:szCs w:val="16"/>
                <w:rPrChange w:id="2705" w:author="Steven Chen" w:date="2016-12-14T14:13:00Z">
                  <w:rPr>
                    <w:ins w:id="2706" w:author="Steven Chen" w:date="2016-12-14T14:12:00Z"/>
                    <w:rFonts w:ascii="Arial" w:eastAsia="SimSun" w:hAnsi="Arial" w:cs="Arial"/>
                    <w:b/>
                    <w:bCs/>
                    <w:color w:val="1F497D"/>
                    <w:sz w:val="16"/>
                    <w:szCs w:val="16"/>
                  </w:rPr>
                </w:rPrChange>
              </w:rPr>
              <w:pPrChange w:id="2707"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448431B" w14:textId="77777777" w:rsidR="00276ED5" w:rsidRPr="00276ED5" w:rsidRDefault="00276ED5" w:rsidP="00276ED5">
            <w:pPr>
              <w:spacing w:after="0"/>
              <w:jc w:val="center"/>
              <w:rPr>
                <w:ins w:id="2708" w:author="Steven Chen" w:date="2016-12-14T14:12:00Z"/>
                <w:rFonts w:ascii="Palatino Linotype" w:hAnsi="Palatino Linotype" w:cs="Arial"/>
                <w:color w:val="1F497D"/>
                <w:sz w:val="16"/>
                <w:szCs w:val="16"/>
                <w:rPrChange w:id="2709" w:author="Steven Chen" w:date="2016-12-14T14:13:00Z">
                  <w:rPr>
                    <w:ins w:id="2710" w:author="Steven Chen" w:date="2016-12-14T14:12:00Z"/>
                    <w:rFonts w:ascii="Arial" w:hAnsi="Arial" w:cs="Arial"/>
                    <w:color w:val="1F497D"/>
                    <w:sz w:val="16"/>
                    <w:szCs w:val="16"/>
                  </w:rPr>
                </w:rPrChange>
              </w:rPr>
              <w:pPrChange w:id="2711" w:author="Steven Chen" w:date="2016-12-14T14:12:00Z">
                <w:pPr>
                  <w:framePr w:hSpace="165" w:wrap="around" w:vAnchor="text" w:hAnchor="text"/>
                  <w:jc w:val="center"/>
                </w:pPr>
              </w:pPrChange>
            </w:pPr>
            <w:ins w:id="2712" w:author="Steven Chen" w:date="2016-12-14T14:12:00Z">
              <w:r w:rsidRPr="00276ED5">
                <w:rPr>
                  <w:rFonts w:ascii="Palatino Linotype" w:hAnsi="Palatino Linotype" w:cs="Arial"/>
                  <w:color w:val="1F497D"/>
                  <w:sz w:val="16"/>
                  <w:szCs w:val="16"/>
                  <w:rPrChange w:id="2713"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03431A09" w14:textId="77777777" w:rsidR="00276ED5" w:rsidRPr="00276ED5" w:rsidRDefault="00276ED5" w:rsidP="00276ED5">
            <w:pPr>
              <w:spacing w:after="0"/>
              <w:jc w:val="center"/>
              <w:rPr>
                <w:ins w:id="2714" w:author="Steven Chen" w:date="2016-12-14T14:12:00Z"/>
                <w:rFonts w:ascii="Palatino Linotype" w:hAnsi="Palatino Linotype" w:cs="Arial"/>
                <w:sz w:val="21"/>
                <w:szCs w:val="21"/>
                <w:rPrChange w:id="2715" w:author="Steven Chen" w:date="2016-12-14T14:13:00Z">
                  <w:rPr>
                    <w:ins w:id="2716" w:author="Steven Chen" w:date="2016-12-14T14:12:00Z"/>
                    <w:rFonts w:ascii="Arial" w:hAnsi="Arial" w:cs="Arial"/>
                    <w:sz w:val="21"/>
                    <w:szCs w:val="21"/>
                  </w:rPr>
                </w:rPrChange>
              </w:rPr>
              <w:pPrChange w:id="2717" w:author="Steven Chen" w:date="2016-12-14T14:12:00Z">
                <w:pPr>
                  <w:framePr w:hSpace="165" w:wrap="around" w:vAnchor="text" w:hAnchor="text"/>
                  <w:jc w:val="center"/>
                </w:pPr>
              </w:pPrChange>
            </w:pPr>
            <w:ins w:id="2718" w:author="Steven Chen" w:date="2016-12-14T14:12:00Z">
              <w:r w:rsidRPr="00276ED5">
                <w:rPr>
                  <w:rFonts w:ascii="Palatino Linotype" w:hAnsi="Palatino Linotype" w:cs="Arial"/>
                  <w:sz w:val="21"/>
                  <w:szCs w:val="21"/>
                  <w:rPrChange w:id="2719" w:author="Steven Chen" w:date="2016-12-14T14:13:00Z">
                    <w:rPr>
                      <w:rFonts w:ascii="Arial" w:hAnsi="Arial" w:cs="Arial"/>
                      <w:sz w:val="21"/>
                      <w:szCs w:val="21"/>
                    </w:rPr>
                  </w:rPrChange>
                </w:rPr>
                <w:t>14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04A79BA" w14:textId="77777777" w:rsidR="00276ED5" w:rsidRPr="00276ED5" w:rsidRDefault="00276ED5" w:rsidP="00276ED5">
            <w:pPr>
              <w:spacing w:after="0"/>
              <w:jc w:val="center"/>
              <w:rPr>
                <w:ins w:id="2720" w:author="Steven Chen" w:date="2016-12-14T14:12:00Z"/>
                <w:rFonts w:ascii="Palatino Linotype" w:hAnsi="Palatino Linotype" w:cs="Arial"/>
                <w:sz w:val="21"/>
                <w:szCs w:val="21"/>
                <w:rPrChange w:id="2721" w:author="Steven Chen" w:date="2016-12-14T14:13:00Z">
                  <w:rPr>
                    <w:ins w:id="2722" w:author="Steven Chen" w:date="2016-12-14T14:12:00Z"/>
                    <w:rFonts w:ascii="Arial" w:hAnsi="Arial" w:cs="Arial"/>
                    <w:sz w:val="21"/>
                    <w:szCs w:val="21"/>
                  </w:rPr>
                </w:rPrChange>
              </w:rPr>
              <w:pPrChange w:id="2723" w:author="Steven Chen" w:date="2016-12-14T14:12:00Z">
                <w:pPr>
                  <w:framePr w:hSpace="165" w:wrap="around" w:vAnchor="text" w:hAnchor="text"/>
                  <w:jc w:val="center"/>
                </w:pPr>
              </w:pPrChange>
            </w:pPr>
            <w:ins w:id="2724" w:author="Steven Chen" w:date="2016-12-14T14:12:00Z">
              <w:r w:rsidRPr="00276ED5">
                <w:rPr>
                  <w:rFonts w:ascii="Palatino Linotype" w:hAnsi="Palatino Linotype" w:cs="Arial"/>
                  <w:sz w:val="21"/>
                  <w:szCs w:val="21"/>
                  <w:rPrChange w:id="2725" w:author="Steven Chen" w:date="2016-12-14T14:13:00Z">
                    <w:rPr>
                      <w:rFonts w:ascii="Arial" w:hAnsi="Arial" w:cs="Arial"/>
                      <w:sz w:val="21"/>
                      <w:szCs w:val="21"/>
                    </w:rPr>
                  </w:rPrChange>
                </w:rPr>
                <w:t>8</w:t>
              </w:r>
            </w:ins>
          </w:p>
        </w:tc>
      </w:tr>
      <w:tr w:rsidR="00276ED5" w:rsidRPr="00276ED5" w14:paraId="43C394D5" w14:textId="77777777" w:rsidTr="00C70F8A">
        <w:trPr>
          <w:trHeight w:val="193"/>
          <w:ins w:id="2726"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EF8742B" w14:textId="77777777" w:rsidR="00276ED5" w:rsidRPr="00276ED5" w:rsidRDefault="00276ED5" w:rsidP="00276ED5">
            <w:pPr>
              <w:spacing w:after="0"/>
              <w:rPr>
                <w:ins w:id="2727" w:author="Steven Chen" w:date="2016-12-14T14:12:00Z"/>
                <w:rFonts w:ascii="Palatino Linotype" w:eastAsia="SimSun" w:hAnsi="Palatino Linotype" w:cs="Arial"/>
                <w:b/>
                <w:bCs/>
                <w:color w:val="1F497D"/>
                <w:sz w:val="16"/>
                <w:szCs w:val="16"/>
                <w:rPrChange w:id="2728" w:author="Steven Chen" w:date="2016-12-14T14:13:00Z">
                  <w:rPr>
                    <w:ins w:id="2729" w:author="Steven Chen" w:date="2016-12-14T14:12:00Z"/>
                    <w:rFonts w:ascii="Arial" w:eastAsia="SimSun" w:hAnsi="Arial" w:cs="Arial"/>
                    <w:b/>
                    <w:bCs/>
                    <w:color w:val="1F497D"/>
                    <w:sz w:val="16"/>
                    <w:szCs w:val="16"/>
                  </w:rPr>
                </w:rPrChange>
              </w:rPr>
              <w:pPrChange w:id="2730"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5C8D680A" w14:textId="77777777" w:rsidR="00276ED5" w:rsidRPr="00276ED5" w:rsidRDefault="00276ED5" w:rsidP="00276ED5">
            <w:pPr>
              <w:spacing w:after="0"/>
              <w:jc w:val="center"/>
              <w:rPr>
                <w:ins w:id="2731" w:author="Steven Chen" w:date="2016-12-14T14:12:00Z"/>
                <w:rFonts w:ascii="Palatino Linotype" w:hAnsi="Palatino Linotype" w:cs="Arial"/>
                <w:color w:val="1F497D"/>
                <w:sz w:val="16"/>
                <w:szCs w:val="16"/>
                <w:rPrChange w:id="2732" w:author="Steven Chen" w:date="2016-12-14T14:13:00Z">
                  <w:rPr>
                    <w:ins w:id="2733" w:author="Steven Chen" w:date="2016-12-14T14:12:00Z"/>
                    <w:rFonts w:ascii="Arial" w:hAnsi="Arial" w:cs="Arial"/>
                    <w:color w:val="1F497D"/>
                    <w:sz w:val="16"/>
                    <w:szCs w:val="16"/>
                  </w:rPr>
                </w:rPrChange>
              </w:rPr>
              <w:pPrChange w:id="2734" w:author="Steven Chen" w:date="2016-12-14T14:12:00Z">
                <w:pPr>
                  <w:framePr w:hSpace="165" w:wrap="around" w:vAnchor="text" w:hAnchor="text"/>
                  <w:jc w:val="center"/>
                </w:pPr>
              </w:pPrChange>
            </w:pPr>
            <w:ins w:id="2735" w:author="Steven Chen" w:date="2016-12-14T14:12:00Z">
              <w:r w:rsidRPr="00276ED5">
                <w:rPr>
                  <w:rFonts w:ascii="Palatino Linotype" w:hAnsi="Palatino Linotype" w:cs="Arial"/>
                  <w:color w:val="1F497D"/>
                  <w:sz w:val="16"/>
                  <w:szCs w:val="16"/>
                  <w:rPrChange w:id="2736"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37DD4058" w14:textId="77777777" w:rsidR="00276ED5" w:rsidRPr="00276ED5" w:rsidRDefault="00276ED5" w:rsidP="00276ED5">
            <w:pPr>
              <w:spacing w:after="0"/>
              <w:jc w:val="center"/>
              <w:rPr>
                <w:ins w:id="2737" w:author="Steven Chen" w:date="2016-12-14T14:12:00Z"/>
                <w:rFonts w:ascii="Palatino Linotype" w:hAnsi="Palatino Linotype" w:cs="Arial"/>
                <w:sz w:val="21"/>
                <w:szCs w:val="21"/>
                <w:rPrChange w:id="2738" w:author="Steven Chen" w:date="2016-12-14T14:13:00Z">
                  <w:rPr>
                    <w:ins w:id="2739" w:author="Steven Chen" w:date="2016-12-14T14:12:00Z"/>
                    <w:rFonts w:ascii="Arial" w:hAnsi="Arial" w:cs="Arial"/>
                    <w:sz w:val="21"/>
                    <w:szCs w:val="21"/>
                  </w:rPr>
                </w:rPrChange>
              </w:rPr>
              <w:pPrChange w:id="2740" w:author="Steven Chen" w:date="2016-12-14T14:12:00Z">
                <w:pPr>
                  <w:framePr w:hSpace="165" w:wrap="around" w:vAnchor="text" w:hAnchor="text"/>
                  <w:jc w:val="center"/>
                </w:pPr>
              </w:pPrChange>
            </w:pPr>
            <w:ins w:id="2741" w:author="Steven Chen" w:date="2016-12-14T14:12:00Z">
              <w:r w:rsidRPr="00276ED5">
                <w:rPr>
                  <w:rFonts w:ascii="Palatino Linotype" w:hAnsi="Palatino Linotype" w:cs="Arial"/>
                  <w:sz w:val="21"/>
                  <w:szCs w:val="21"/>
                  <w:rPrChange w:id="2742" w:author="Steven Chen" w:date="2016-12-14T14:13:00Z">
                    <w:rPr>
                      <w:rFonts w:ascii="Arial" w:hAnsi="Arial" w:cs="Arial"/>
                      <w:sz w:val="21"/>
                      <w:szCs w:val="21"/>
                    </w:rPr>
                  </w:rPrChange>
                </w:rPr>
                <w:t>26</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DFA3B59" w14:textId="77777777" w:rsidR="00276ED5" w:rsidRPr="00276ED5" w:rsidRDefault="00276ED5" w:rsidP="00276ED5">
            <w:pPr>
              <w:spacing w:after="0"/>
              <w:jc w:val="center"/>
              <w:rPr>
                <w:ins w:id="2743" w:author="Steven Chen" w:date="2016-12-14T14:12:00Z"/>
                <w:rFonts w:ascii="Palatino Linotype" w:hAnsi="Palatino Linotype" w:cs="Arial"/>
                <w:sz w:val="21"/>
                <w:szCs w:val="21"/>
                <w:rPrChange w:id="2744" w:author="Steven Chen" w:date="2016-12-14T14:13:00Z">
                  <w:rPr>
                    <w:ins w:id="2745" w:author="Steven Chen" w:date="2016-12-14T14:12:00Z"/>
                    <w:rFonts w:ascii="Arial" w:hAnsi="Arial" w:cs="Arial"/>
                    <w:sz w:val="21"/>
                    <w:szCs w:val="21"/>
                  </w:rPr>
                </w:rPrChange>
              </w:rPr>
              <w:pPrChange w:id="2746" w:author="Steven Chen" w:date="2016-12-14T14:12:00Z">
                <w:pPr>
                  <w:framePr w:hSpace="165" w:wrap="around" w:vAnchor="text" w:hAnchor="text"/>
                  <w:jc w:val="center"/>
                </w:pPr>
              </w:pPrChange>
            </w:pPr>
            <w:ins w:id="2747" w:author="Steven Chen" w:date="2016-12-14T14:12:00Z">
              <w:r w:rsidRPr="00276ED5">
                <w:rPr>
                  <w:rFonts w:ascii="Palatino Linotype" w:hAnsi="Palatino Linotype" w:cs="Arial"/>
                  <w:sz w:val="21"/>
                  <w:szCs w:val="21"/>
                  <w:rPrChange w:id="2748" w:author="Steven Chen" w:date="2016-12-14T14:13:00Z">
                    <w:rPr>
                      <w:rFonts w:ascii="Arial" w:hAnsi="Arial" w:cs="Arial"/>
                      <w:sz w:val="21"/>
                      <w:szCs w:val="21"/>
                    </w:rPr>
                  </w:rPrChange>
                </w:rPr>
                <w:t>11</w:t>
              </w:r>
            </w:ins>
          </w:p>
        </w:tc>
      </w:tr>
      <w:tr w:rsidR="00276ED5" w:rsidRPr="00276ED5" w14:paraId="17228FBA" w14:textId="77777777" w:rsidTr="00C70F8A">
        <w:trPr>
          <w:trHeight w:val="193"/>
          <w:ins w:id="2749"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1317E81" w14:textId="77777777" w:rsidR="00276ED5" w:rsidRPr="00276ED5" w:rsidRDefault="00276ED5" w:rsidP="00276ED5">
            <w:pPr>
              <w:spacing w:after="0"/>
              <w:rPr>
                <w:ins w:id="2750" w:author="Steven Chen" w:date="2016-12-14T14:12:00Z"/>
                <w:rFonts w:ascii="Palatino Linotype" w:eastAsia="SimSun" w:hAnsi="Palatino Linotype" w:cs="Arial"/>
                <w:b/>
                <w:bCs/>
                <w:color w:val="1F497D"/>
                <w:sz w:val="16"/>
                <w:szCs w:val="16"/>
                <w:rPrChange w:id="2751" w:author="Steven Chen" w:date="2016-12-14T14:13:00Z">
                  <w:rPr>
                    <w:ins w:id="2752" w:author="Steven Chen" w:date="2016-12-14T14:12:00Z"/>
                    <w:rFonts w:ascii="Arial" w:eastAsia="SimSun" w:hAnsi="Arial" w:cs="Arial"/>
                    <w:b/>
                    <w:bCs/>
                    <w:color w:val="1F497D"/>
                    <w:sz w:val="16"/>
                    <w:szCs w:val="16"/>
                  </w:rPr>
                </w:rPrChange>
              </w:rPr>
              <w:pPrChange w:id="2753"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2CEED83" w14:textId="77777777" w:rsidR="00276ED5" w:rsidRPr="00276ED5" w:rsidRDefault="00276ED5" w:rsidP="00276ED5">
            <w:pPr>
              <w:spacing w:after="0"/>
              <w:jc w:val="center"/>
              <w:rPr>
                <w:ins w:id="2754" w:author="Steven Chen" w:date="2016-12-14T14:12:00Z"/>
                <w:rFonts w:ascii="Palatino Linotype" w:hAnsi="Palatino Linotype" w:cs="Arial"/>
                <w:color w:val="1F497D"/>
                <w:sz w:val="16"/>
                <w:szCs w:val="16"/>
                <w:rPrChange w:id="2755" w:author="Steven Chen" w:date="2016-12-14T14:13:00Z">
                  <w:rPr>
                    <w:ins w:id="2756" w:author="Steven Chen" w:date="2016-12-14T14:12:00Z"/>
                    <w:rFonts w:ascii="Arial" w:hAnsi="Arial" w:cs="Arial"/>
                    <w:color w:val="1F497D"/>
                    <w:sz w:val="16"/>
                    <w:szCs w:val="16"/>
                  </w:rPr>
                </w:rPrChange>
              </w:rPr>
              <w:pPrChange w:id="2757" w:author="Steven Chen" w:date="2016-12-14T14:12:00Z">
                <w:pPr>
                  <w:framePr w:hSpace="165" w:wrap="around" w:vAnchor="text" w:hAnchor="text"/>
                  <w:jc w:val="center"/>
                </w:pPr>
              </w:pPrChange>
            </w:pPr>
            <w:ins w:id="2758" w:author="Steven Chen" w:date="2016-12-14T14:12:00Z">
              <w:r w:rsidRPr="00276ED5">
                <w:rPr>
                  <w:rFonts w:ascii="Palatino Linotype" w:hAnsi="Palatino Linotype" w:cs="Arial"/>
                  <w:color w:val="1F497D"/>
                  <w:sz w:val="16"/>
                  <w:szCs w:val="16"/>
                  <w:rPrChange w:id="2759"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777A7B7A" w14:textId="77777777" w:rsidR="00276ED5" w:rsidRPr="00276ED5" w:rsidRDefault="00276ED5" w:rsidP="00276ED5">
            <w:pPr>
              <w:spacing w:after="0"/>
              <w:jc w:val="center"/>
              <w:rPr>
                <w:ins w:id="2760" w:author="Steven Chen" w:date="2016-12-14T14:12:00Z"/>
                <w:rFonts w:ascii="Palatino Linotype" w:hAnsi="Palatino Linotype" w:cs="Arial"/>
                <w:sz w:val="21"/>
                <w:szCs w:val="21"/>
                <w:rPrChange w:id="2761" w:author="Steven Chen" w:date="2016-12-14T14:13:00Z">
                  <w:rPr>
                    <w:ins w:id="2762" w:author="Steven Chen" w:date="2016-12-14T14:12:00Z"/>
                    <w:rFonts w:ascii="Arial" w:hAnsi="Arial" w:cs="Arial"/>
                    <w:sz w:val="21"/>
                    <w:szCs w:val="21"/>
                  </w:rPr>
                </w:rPrChange>
              </w:rPr>
              <w:pPrChange w:id="2763" w:author="Steven Chen" w:date="2016-12-14T14:12:00Z">
                <w:pPr>
                  <w:framePr w:hSpace="165" w:wrap="around" w:vAnchor="text" w:hAnchor="text"/>
                  <w:jc w:val="center"/>
                </w:pPr>
              </w:pPrChange>
            </w:pPr>
            <w:ins w:id="2764" w:author="Steven Chen" w:date="2016-12-14T14:12:00Z">
              <w:r w:rsidRPr="00276ED5">
                <w:rPr>
                  <w:rFonts w:ascii="Palatino Linotype" w:hAnsi="Palatino Linotype" w:cs="Arial"/>
                  <w:sz w:val="21"/>
                  <w:szCs w:val="21"/>
                  <w:rPrChange w:id="2765" w:author="Steven Chen" w:date="2016-12-14T14:13:00Z">
                    <w:rPr>
                      <w:rFonts w:ascii="Arial" w:hAnsi="Arial" w:cs="Arial"/>
                      <w:sz w:val="21"/>
                      <w:szCs w:val="21"/>
                    </w:rPr>
                  </w:rPrChange>
                </w:rPr>
                <w:t>34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0DFDCB3" w14:textId="77777777" w:rsidR="00276ED5" w:rsidRPr="00276ED5" w:rsidRDefault="00276ED5" w:rsidP="00276ED5">
            <w:pPr>
              <w:spacing w:after="0"/>
              <w:jc w:val="center"/>
              <w:rPr>
                <w:ins w:id="2766" w:author="Steven Chen" w:date="2016-12-14T14:12:00Z"/>
                <w:rFonts w:ascii="Palatino Linotype" w:hAnsi="Palatino Linotype" w:cs="Arial"/>
                <w:sz w:val="21"/>
                <w:szCs w:val="21"/>
                <w:rPrChange w:id="2767" w:author="Steven Chen" w:date="2016-12-14T14:13:00Z">
                  <w:rPr>
                    <w:ins w:id="2768" w:author="Steven Chen" w:date="2016-12-14T14:12:00Z"/>
                    <w:rFonts w:ascii="Arial" w:hAnsi="Arial" w:cs="Arial"/>
                    <w:sz w:val="21"/>
                    <w:szCs w:val="21"/>
                  </w:rPr>
                </w:rPrChange>
              </w:rPr>
              <w:pPrChange w:id="2769" w:author="Steven Chen" w:date="2016-12-14T14:12:00Z">
                <w:pPr>
                  <w:framePr w:hSpace="165" w:wrap="around" w:vAnchor="text" w:hAnchor="text"/>
                  <w:jc w:val="center"/>
                </w:pPr>
              </w:pPrChange>
            </w:pPr>
            <w:ins w:id="2770" w:author="Steven Chen" w:date="2016-12-14T14:12:00Z">
              <w:r w:rsidRPr="00276ED5">
                <w:rPr>
                  <w:rFonts w:ascii="Palatino Linotype" w:hAnsi="Palatino Linotype" w:cs="Arial"/>
                  <w:sz w:val="21"/>
                  <w:szCs w:val="21"/>
                  <w:rPrChange w:id="2771" w:author="Steven Chen" w:date="2016-12-14T14:13:00Z">
                    <w:rPr>
                      <w:rFonts w:ascii="Arial" w:hAnsi="Arial" w:cs="Arial"/>
                      <w:sz w:val="21"/>
                      <w:szCs w:val="21"/>
                    </w:rPr>
                  </w:rPrChange>
                </w:rPr>
                <w:t>19</w:t>
              </w:r>
            </w:ins>
          </w:p>
        </w:tc>
      </w:tr>
      <w:tr w:rsidR="00276ED5" w:rsidRPr="00276ED5" w14:paraId="74CE9FF0" w14:textId="77777777" w:rsidTr="00C70F8A">
        <w:trPr>
          <w:trHeight w:val="193"/>
          <w:ins w:id="2772"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3F09E1A" w14:textId="77777777" w:rsidR="00276ED5" w:rsidRPr="00276ED5" w:rsidRDefault="00276ED5" w:rsidP="00276ED5">
            <w:pPr>
              <w:spacing w:after="0"/>
              <w:rPr>
                <w:ins w:id="2773" w:author="Steven Chen" w:date="2016-12-14T14:12:00Z"/>
                <w:rFonts w:ascii="Palatino Linotype" w:eastAsia="SimSun" w:hAnsi="Palatino Linotype" w:cs="Arial"/>
                <w:b/>
                <w:bCs/>
                <w:color w:val="1F497D"/>
                <w:sz w:val="16"/>
                <w:szCs w:val="16"/>
                <w:rPrChange w:id="2774" w:author="Steven Chen" w:date="2016-12-14T14:13:00Z">
                  <w:rPr>
                    <w:ins w:id="2775" w:author="Steven Chen" w:date="2016-12-14T14:12:00Z"/>
                    <w:rFonts w:ascii="Arial" w:eastAsia="SimSun" w:hAnsi="Arial" w:cs="Arial"/>
                    <w:b/>
                    <w:bCs/>
                    <w:color w:val="1F497D"/>
                    <w:sz w:val="16"/>
                    <w:szCs w:val="16"/>
                  </w:rPr>
                </w:rPrChange>
              </w:rPr>
              <w:pPrChange w:id="2776"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0EE0284" w14:textId="77777777" w:rsidR="00276ED5" w:rsidRPr="00276ED5" w:rsidRDefault="00276ED5" w:rsidP="00276ED5">
            <w:pPr>
              <w:spacing w:after="0"/>
              <w:jc w:val="center"/>
              <w:rPr>
                <w:ins w:id="2777" w:author="Steven Chen" w:date="2016-12-14T14:12:00Z"/>
                <w:rFonts w:ascii="Palatino Linotype" w:hAnsi="Palatino Linotype" w:cs="Arial"/>
                <w:color w:val="1F497D"/>
                <w:sz w:val="16"/>
                <w:szCs w:val="16"/>
                <w:rPrChange w:id="2778" w:author="Steven Chen" w:date="2016-12-14T14:13:00Z">
                  <w:rPr>
                    <w:ins w:id="2779" w:author="Steven Chen" w:date="2016-12-14T14:12:00Z"/>
                    <w:rFonts w:ascii="Arial" w:hAnsi="Arial" w:cs="Arial"/>
                    <w:color w:val="1F497D"/>
                    <w:sz w:val="16"/>
                    <w:szCs w:val="16"/>
                  </w:rPr>
                </w:rPrChange>
              </w:rPr>
              <w:pPrChange w:id="2780" w:author="Steven Chen" w:date="2016-12-14T14:12:00Z">
                <w:pPr>
                  <w:framePr w:hSpace="165" w:wrap="around" w:vAnchor="text" w:hAnchor="text"/>
                  <w:jc w:val="center"/>
                </w:pPr>
              </w:pPrChange>
            </w:pPr>
            <w:ins w:id="2781" w:author="Steven Chen" w:date="2016-12-14T14:12:00Z">
              <w:r w:rsidRPr="00276ED5">
                <w:rPr>
                  <w:rFonts w:ascii="Palatino Linotype" w:hAnsi="Palatino Linotype" w:cs="Arial"/>
                  <w:color w:val="1F497D"/>
                  <w:sz w:val="16"/>
                  <w:szCs w:val="16"/>
                  <w:rPrChange w:id="2782"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25E36F33" w14:textId="77777777" w:rsidR="00276ED5" w:rsidRPr="00276ED5" w:rsidRDefault="00276ED5" w:rsidP="00276ED5">
            <w:pPr>
              <w:spacing w:after="0"/>
              <w:jc w:val="center"/>
              <w:rPr>
                <w:ins w:id="2783" w:author="Steven Chen" w:date="2016-12-14T14:12:00Z"/>
                <w:rFonts w:ascii="Palatino Linotype" w:hAnsi="Palatino Linotype" w:cs="Arial"/>
                <w:sz w:val="21"/>
                <w:szCs w:val="21"/>
                <w:rPrChange w:id="2784" w:author="Steven Chen" w:date="2016-12-14T14:13:00Z">
                  <w:rPr>
                    <w:ins w:id="2785" w:author="Steven Chen" w:date="2016-12-14T14:12:00Z"/>
                    <w:rFonts w:ascii="Arial" w:hAnsi="Arial" w:cs="Arial"/>
                    <w:sz w:val="21"/>
                    <w:szCs w:val="21"/>
                  </w:rPr>
                </w:rPrChange>
              </w:rPr>
              <w:pPrChange w:id="2786" w:author="Steven Chen" w:date="2016-12-14T14:12:00Z">
                <w:pPr>
                  <w:framePr w:hSpace="165" w:wrap="around" w:vAnchor="text" w:hAnchor="text"/>
                  <w:jc w:val="center"/>
                </w:pPr>
              </w:pPrChange>
            </w:pPr>
            <w:ins w:id="2787" w:author="Steven Chen" w:date="2016-12-14T14:12:00Z">
              <w:r w:rsidRPr="00276ED5">
                <w:rPr>
                  <w:rFonts w:ascii="Palatino Linotype" w:hAnsi="Palatino Linotype" w:cs="Arial"/>
                  <w:sz w:val="21"/>
                  <w:szCs w:val="21"/>
                  <w:rPrChange w:id="2788" w:author="Steven Chen" w:date="2016-12-14T14:13:00Z">
                    <w:rPr>
                      <w:rFonts w:ascii="Arial" w:hAnsi="Arial" w:cs="Arial"/>
                      <w:sz w:val="21"/>
                      <w:szCs w:val="21"/>
                    </w:rPr>
                  </w:rPrChange>
                </w:rPr>
                <w:t>37</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12DCAED" w14:textId="77777777" w:rsidR="00276ED5" w:rsidRPr="00276ED5" w:rsidRDefault="00276ED5" w:rsidP="00276ED5">
            <w:pPr>
              <w:spacing w:after="0"/>
              <w:jc w:val="center"/>
              <w:rPr>
                <w:ins w:id="2789" w:author="Steven Chen" w:date="2016-12-14T14:12:00Z"/>
                <w:rFonts w:ascii="Palatino Linotype" w:hAnsi="Palatino Linotype" w:cs="Arial"/>
                <w:sz w:val="21"/>
                <w:szCs w:val="21"/>
                <w:rPrChange w:id="2790" w:author="Steven Chen" w:date="2016-12-14T14:13:00Z">
                  <w:rPr>
                    <w:ins w:id="2791" w:author="Steven Chen" w:date="2016-12-14T14:12:00Z"/>
                    <w:rFonts w:ascii="Arial" w:hAnsi="Arial" w:cs="Arial"/>
                    <w:sz w:val="21"/>
                    <w:szCs w:val="21"/>
                  </w:rPr>
                </w:rPrChange>
              </w:rPr>
              <w:pPrChange w:id="2792" w:author="Steven Chen" w:date="2016-12-14T14:12:00Z">
                <w:pPr>
                  <w:framePr w:hSpace="165" w:wrap="around" w:vAnchor="text" w:hAnchor="text"/>
                  <w:jc w:val="center"/>
                </w:pPr>
              </w:pPrChange>
            </w:pPr>
            <w:ins w:id="2793" w:author="Steven Chen" w:date="2016-12-14T14:12:00Z">
              <w:r w:rsidRPr="00276ED5">
                <w:rPr>
                  <w:rFonts w:ascii="Palatino Linotype" w:hAnsi="Palatino Linotype" w:cs="Arial"/>
                  <w:sz w:val="21"/>
                  <w:szCs w:val="21"/>
                  <w:rPrChange w:id="2794" w:author="Steven Chen" w:date="2016-12-14T14:13:00Z">
                    <w:rPr>
                      <w:rFonts w:ascii="Arial" w:hAnsi="Arial" w:cs="Arial"/>
                      <w:sz w:val="21"/>
                      <w:szCs w:val="21"/>
                    </w:rPr>
                  </w:rPrChange>
                </w:rPr>
                <w:t>29</w:t>
              </w:r>
            </w:ins>
          </w:p>
        </w:tc>
      </w:tr>
      <w:tr w:rsidR="00276ED5" w:rsidRPr="00276ED5" w14:paraId="7B929D57" w14:textId="77777777" w:rsidTr="00C70F8A">
        <w:trPr>
          <w:trHeight w:val="193"/>
          <w:ins w:id="2795"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5DAC315" w14:textId="77777777" w:rsidR="00276ED5" w:rsidRPr="00276ED5" w:rsidRDefault="00276ED5" w:rsidP="00276ED5">
            <w:pPr>
              <w:spacing w:after="0"/>
              <w:rPr>
                <w:ins w:id="2796" w:author="Steven Chen" w:date="2016-12-14T14:12:00Z"/>
                <w:rFonts w:ascii="Palatino Linotype" w:eastAsia="SimSun" w:hAnsi="Palatino Linotype" w:cs="Arial"/>
                <w:b/>
                <w:bCs/>
                <w:color w:val="1F497D"/>
                <w:sz w:val="16"/>
                <w:szCs w:val="16"/>
                <w:rPrChange w:id="2797" w:author="Steven Chen" w:date="2016-12-14T14:13:00Z">
                  <w:rPr>
                    <w:ins w:id="2798" w:author="Steven Chen" w:date="2016-12-14T14:12:00Z"/>
                    <w:rFonts w:ascii="Arial" w:eastAsia="SimSun" w:hAnsi="Arial" w:cs="Arial"/>
                    <w:b/>
                    <w:bCs/>
                    <w:color w:val="1F497D"/>
                    <w:sz w:val="16"/>
                    <w:szCs w:val="16"/>
                  </w:rPr>
                </w:rPrChange>
              </w:rPr>
              <w:pPrChange w:id="2799"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47AD113" w14:textId="77777777" w:rsidR="00276ED5" w:rsidRPr="00276ED5" w:rsidRDefault="00276ED5" w:rsidP="00276ED5">
            <w:pPr>
              <w:spacing w:after="0"/>
              <w:jc w:val="center"/>
              <w:rPr>
                <w:ins w:id="2800" w:author="Steven Chen" w:date="2016-12-14T14:12:00Z"/>
                <w:rFonts w:ascii="Palatino Linotype" w:hAnsi="Palatino Linotype" w:cs="Arial"/>
                <w:color w:val="1F497D"/>
                <w:sz w:val="16"/>
                <w:szCs w:val="16"/>
                <w:rPrChange w:id="2801" w:author="Steven Chen" w:date="2016-12-14T14:13:00Z">
                  <w:rPr>
                    <w:ins w:id="2802" w:author="Steven Chen" w:date="2016-12-14T14:12:00Z"/>
                    <w:rFonts w:ascii="Arial" w:hAnsi="Arial" w:cs="Arial"/>
                    <w:color w:val="1F497D"/>
                    <w:sz w:val="16"/>
                    <w:szCs w:val="16"/>
                  </w:rPr>
                </w:rPrChange>
              </w:rPr>
              <w:pPrChange w:id="2803" w:author="Steven Chen" w:date="2016-12-14T14:12:00Z">
                <w:pPr>
                  <w:framePr w:hSpace="165" w:wrap="around" w:vAnchor="text" w:hAnchor="text"/>
                  <w:jc w:val="center"/>
                </w:pPr>
              </w:pPrChange>
            </w:pPr>
            <w:ins w:id="2804" w:author="Steven Chen" w:date="2016-12-14T14:12:00Z">
              <w:r w:rsidRPr="00276ED5">
                <w:rPr>
                  <w:rFonts w:ascii="Palatino Linotype" w:hAnsi="Palatino Linotype" w:cs="Arial"/>
                  <w:color w:val="1F497D"/>
                  <w:sz w:val="16"/>
                  <w:szCs w:val="16"/>
                  <w:rPrChange w:id="2805"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16B39494" w14:textId="77777777" w:rsidR="00276ED5" w:rsidRPr="00276ED5" w:rsidRDefault="00276ED5" w:rsidP="00276ED5">
            <w:pPr>
              <w:spacing w:after="0"/>
              <w:jc w:val="center"/>
              <w:rPr>
                <w:ins w:id="2806" w:author="Steven Chen" w:date="2016-12-14T14:12:00Z"/>
                <w:rFonts w:ascii="Palatino Linotype" w:hAnsi="Palatino Linotype" w:cs="Arial"/>
                <w:sz w:val="21"/>
                <w:szCs w:val="21"/>
                <w:rPrChange w:id="2807" w:author="Steven Chen" w:date="2016-12-14T14:13:00Z">
                  <w:rPr>
                    <w:ins w:id="2808" w:author="Steven Chen" w:date="2016-12-14T14:12:00Z"/>
                    <w:rFonts w:ascii="Arial" w:hAnsi="Arial" w:cs="Arial"/>
                    <w:sz w:val="21"/>
                    <w:szCs w:val="21"/>
                  </w:rPr>
                </w:rPrChange>
              </w:rPr>
              <w:pPrChange w:id="2809" w:author="Steven Chen" w:date="2016-12-14T14:12:00Z">
                <w:pPr>
                  <w:framePr w:hSpace="165" w:wrap="around" w:vAnchor="text" w:hAnchor="text"/>
                  <w:jc w:val="center"/>
                </w:pPr>
              </w:pPrChange>
            </w:pPr>
            <w:ins w:id="2810" w:author="Steven Chen" w:date="2016-12-14T14:12:00Z">
              <w:r w:rsidRPr="00276ED5">
                <w:rPr>
                  <w:rFonts w:ascii="Palatino Linotype" w:hAnsi="Palatino Linotype" w:cs="Arial"/>
                  <w:sz w:val="21"/>
                  <w:szCs w:val="21"/>
                  <w:rPrChange w:id="2811" w:author="Steven Chen" w:date="2016-12-14T14:13:00Z">
                    <w:rPr>
                      <w:rFonts w:ascii="Arial" w:hAnsi="Arial" w:cs="Arial"/>
                      <w:sz w:val="21"/>
                      <w:szCs w:val="21"/>
                    </w:rPr>
                  </w:rPrChange>
                </w:rPr>
                <w:t>42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257C0F8" w14:textId="77777777" w:rsidR="00276ED5" w:rsidRPr="00276ED5" w:rsidRDefault="00276ED5" w:rsidP="00276ED5">
            <w:pPr>
              <w:spacing w:after="0"/>
              <w:jc w:val="center"/>
              <w:rPr>
                <w:ins w:id="2812" w:author="Steven Chen" w:date="2016-12-14T14:12:00Z"/>
                <w:rFonts w:ascii="Palatino Linotype" w:hAnsi="Palatino Linotype" w:cs="Arial"/>
                <w:sz w:val="21"/>
                <w:szCs w:val="21"/>
                <w:rPrChange w:id="2813" w:author="Steven Chen" w:date="2016-12-14T14:13:00Z">
                  <w:rPr>
                    <w:ins w:id="2814" w:author="Steven Chen" w:date="2016-12-14T14:12:00Z"/>
                    <w:rFonts w:ascii="Arial" w:hAnsi="Arial" w:cs="Arial"/>
                    <w:sz w:val="21"/>
                    <w:szCs w:val="21"/>
                  </w:rPr>
                </w:rPrChange>
              </w:rPr>
              <w:pPrChange w:id="2815" w:author="Steven Chen" w:date="2016-12-14T14:12:00Z">
                <w:pPr>
                  <w:framePr w:hSpace="165" w:wrap="around" w:vAnchor="text" w:hAnchor="text"/>
                  <w:jc w:val="center"/>
                </w:pPr>
              </w:pPrChange>
            </w:pPr>
            <w:ins w:id="2816" w:author="Steven Chen" w:date="2016-12-14T14:12:00Z">
              <w:r w:rsidRPr="00276ED5">
                <w:rPr>
                  <w:rFonts w:ascii="Palatino Linotype" w:hAnsi="Palatino Linotype" w:cs="Arial"/>
                  <w:sz w:val="21"/>
                  <w:szCs w:val="21"/>
                  <w:rPrChange w:id="2817" w:author="Steven Chen" w:date="2016-12-14T14:13:00Z">
                    <w:rPr>
                      <w:rFonts w:ascii="Arial" w:hAnsi="Arial" w:cs="Arial"/>
                      <w:sz w:val="21"/>
                      <w:szCs w:val="21"/>
                    </w:rPr>
                  </w:rPrChange>
                </w:rPr>
                <w:t>37</w:t>
              </w:r>
            </w:ins>
          </w:p>
        </w:tc>
      </w:tr>
      <w:tr w:rsidR="00276ED5" w:rsidRPr="00276ED5" w14:paraId="365C72C6" w14:textId="77777777" w:rsidTr="00C70F8A">
        <w:trPr>
          <w:trHeight w:val="193"/>
          <w:ins w:id="2818"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2AB1C1A" w14:textId="77777777" w:rsidR="00276ED5" w:rsidRPr="00276ED5" w:rsidRDefault="00276ED5" w:rsidP="00276ED5">
            <w:pPr>
              <w:spacing w:after="0"/>
              <w:rPr>
                <w:ins w:id="2819" w:author="Steven Chen" w:date="2016-12-14T14:12:00Z"/>
                <w:rFonts w:ascii="Palatino Linotype" w:eastAsia="SimSun" w:hAnsi="Palatino Linotype" w:cs="Arial"/>
                <w:b/>
                <w:bCs/>
                <w:color w:val="1F497D"/>
                <w:sz w:val="16"/>
                <w:szCs w:val="16"/>
                <w:rPrChange w:id="2820" w:author="Steven Chen" w:date="2016-12-14T14:13:00Z">
                  <w:rPr>
                    <w:ins w:id="2821" w:author="Steven Chen" w:date="2016-12-14T14:12:00Z"/>
                    <w:rFonts w:ascii="Arial" w:eastAsia="SimSun" w:hAnsi="Arial" w:cs="Arial"/>
                    <w:b/>
                    <w:bCs/>
                    <w:color w:val="1F497D"/>
                    <w:sz w:val="16"/>
                    <w:szCs w:val="16"/>
                  </w:rPr>
                </w:rPrChange>
              </w:rPr>
              <w:pPrChange w:id="2822"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961E7D7" w14:textId="77777777" w:rsidR="00276ED5" w:rsidRPr="00276ED5" w:rsidRDefault="00276ED5" w:rsidP="00276ED5">
            <w:pPr>
              <w:spacing w:after="0"/>
              <w:jc w:val="center"/>
              <w:rPr>
                <w:ins w:id="2823" w:author="Steven Chen" w:date="2016-12-14T14:12:00Z"/>
                <w:rFonts w:ascii="Palatino Linotype" w:hAnsi="Palatino Linotype" w:cs="Arial"/>
                <w:color w:val="1F497D"/>
                <w:sz w:val="16"/>
                <w:szCs w:val="16"/>
                <w:rPrChange w:id="2824" w:author="Steven Chen" w:date="2016-12-14T14:13:00Z">
                  <w:rPr>
                    <w:ins w:id="2825" w:author="Steven Chen" w:date="2016-12-14T14:12:00Z"/>
                    <w:rFonts w:ascii="Arial" w:hAnsi="Arial" w:cs="Arial"/>
                    <w:color w:val="1F497D"/>
                    <w:sz w:val="16"/>
                    <w:szCs w:val="16"/>
                  </w:rPr>
                </w:rPrChange>
              </w:rPr>
              <w:pPrChange w:id="2826" w:author="Steven Chen" w:date="2016-12-14T14:12:00Z">
                <w:pPr>
                  <w:framePr w:hSpace="165" w:wrap="around" w:vAnchor="text" w:hAnchor="text"/>
                  <w:jc w:val="center"/>
                </w:pPr>
              </w:pPrChange>
            </w:pPr>
            <w:ins w:id="2827" w:author="Steven Chen" w:date="2016-12-14T14:12:00Z">
              <w:r w:rsidRPr="00276ED5">
                <w:rPr>
                  <w:rFonts w:ascii="Palatino Linotype" w:hAnsi="Palatino Linotype" w:cs="Arial"/>
                  <w:color w:val="1F497D"/>
                  <w:sz w:val="16"/>
                  <w:szCs w:val="16"/>
                  <w:rPrChange w:id="2828"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7C07E723" w14:textId="77777777" w:rsidR="00276ED5" w:rsidRPr="00276ED5" w:rsidRDefault="00276ED5" w:rsidP="00276ED5">
            <w:pPr>
              <w:spacing w:after="0"/>
              <w:jc w:val="center"/>
              <w:rPr>
                <w:ins w:id="2829" w:author="Steven Chen" w:date="2016-12-14T14:12:00Z"/>
                <w:rFonts w:ascii="Palatino Linotype" w:hAnsi="Palatino Linotype" w:cs="Arial"/>
                <w:sz w:val="21"/>
                <w:szCs w:val="21"/>
                <w:rPrChange w:id="2830" w:author="Steven Chen" w:date="2016-12-14T14:13:00Z">
                  <w:rPr>
                    <w:ins w:id="2831" w:author="Steven Chen" w:date="2016-12-14T14:12:00Z"/>
                    <w:rFonts w:ascii="Arial" w:hAnsi="Arial" w:cs="Arial"/>
                    <w:sz w:val="21"/>
                    <w:szCs w:val="21"/>
                  </w:rPr>
                </w:rPrChange>
              </w:rPr>
              <w:pPrChange w:id="2832" w:author="Steven Chen" w:date="2016-12-14T14:12:00Z">
                <w:pPr>
                  <w:framePr w:hSpace="165" w:wrap="around" w:vAnchor="text" w:hAnchor="text"/>
                  <w:jc w:val="center"/>
                </w:pPr>
              </w:pPrChange>
            </w:pPr>
            <w:ins w:id="2833" w:author="Steven Chen" w:date="2016-12-14T14:12:00Z">
              <w:r w:rsidRPr="00276ED5">
                <w:rPr>
                  <w:rFonts w:ascii="Palatino Linotype" w:hAnsi="Palatino Linotype" w:cs="Arial"/>
                  <w:sz w:val="21"/>
                  <w:szCs w:val="21"/>
                  <w:rPrChange w:id="2834" w:author="Steven Chen" w:date="2016-12-14T14:13:00Z">
                    <w:rPr>
                      <w:rFonts w:ascii="Arial" w:hAnsi="Arial" w:cs="Arial"/>
                      <w:sz w:val="21"/>
                      <w:szCs w:val="21"/>
                    </w:rPr>
                  </w:rPrChange>
                </w:rPr>
                <w:t>42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63B2738" w14:textId="77777777" w:rsidR="00276ED5" w:rsidRPr="00276ED5" w:rsidRDefault="00276ED5" w:rsidP="00276ED5">
            <w:pPr>
              <w:spacing w:after="0"/>
              <w:jc w:val="center"/>
              <w:rPr>
                <w:ins w:id="2835" w:author="Steven Chen" w:date="2016-12-14T14:12:00Z"/>
                <w:rFonts w:ascii="Palatino Linotype" w:hAnsi="Palatino Linotype" w:cs="Arial"/>
                <w:sz w:val="21"/>
                <w:szCs w:val="21"/>
                <w:rPrChange w:id="2836" w:author="Steven Chen" w:date="2016-12-14T14:13:00Z">
                  <w:rPr>
                    <w:ins w:id="2837" w:author="Steven Chen" w:date="2016-12-14T14:12:00Z"/>
                    <w:rFonts w:ascii="Arial" w:hAnsi="Arial" w:cs="Arial"/>
                    <w:sz w:val="21"/>
                    <w:szCs w:val="21"/>
                  </w:rPr>
                </w:rPrChange>
              </w:rPr>
              <w:pPrChange w:id="2838" w:author="Steven Chen" w:date="2016-12-14T14:12:00Z">
                <w:pPr>
                  <w:framePr w:hSpace="165" w:wrap="around" w:vAnchor="text" w:hAnchor="text"/>
                  <w:jc w:val="center"/>
                </w:pPr>
              </w:pPrChange>
            </w:pPr>
            <w:ins w:id="2839" w:author="Steven Chen" w:date="2016-12-14T14:12:00Z">
              <w:r w:rsidRPr="00276ED5">
                <w:rPr>
                  <w:rFonts w:ascii="Palatino Linotype" w:hAnsi="Palatino Linotype" w:cs="Arial"/>
                  <w:sz w:val="21"/>
                  <w:szCs w:val="21"/>
                  <w:rPrChange w:id="2840" w:author="Steven Chen" w:date="2016-12-14T14:13:00Z">
                    <w:rPr>
                      <w:rFonts w:ascii="Arial" w:hAnsi="Arial" w:cs="Arial"/>
                      <w:sz w:val="21"/>
                      <w:szCs w:val="21"/>
                    </w:rPr>
                  </w:rPrChange>
                </w:rPr>
                <w:t>43</w:t>
              </w:r>
            </w:ins>
          </w:p>
        </w:tc>
      </w:tr>
      <w:tr w:rsidR="00276ED5" w:rsidRPr="00276ED5" w14:paraId="2E3B4D8B" w14:textId="77777777" w:rsidTr="00C70F8A">
        <w:trPr>
          <w:trHeight w:val="193"/>
          <w:ins w:id="2841"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3ABF132" w14:textId="77777777" w:rsidR="00276ED5" w:rsidRPr="00276ED5" w:rsidRDefault="00276ED5" w:rsidP="00276ED5">
            <w:pPr>
              <w:spacing w:after="0"/>
              <w:rPr>
                <w:ins w:id="2842" w:author="Steven Chen" w:date="2016-12-14T14:12:00Z"/>
                <w:rFonts w:ascii="Palatino Linotype" w:eastAsia="SimSun" w:hAnsi="Palatino Linotype" w:cs="Arial"/>
                <w:b/>
                <w:bCs/>
                <w:color w:val="1F497D"/>
                <w:sz w:val="16"/>
                <w:szCs w:val="16"/>
                <w:rPrChange w:id="2843" w:author="Steven Chen" w:date="2016-12-14T14:13:00Z">
                  <w:rPr>
                    <w:ins w:id="2844" w:author="Steven Chen" w:date="2016-12-14T14:12:00Z"/>
                    <w:rFonts w:ascii="Arial" w:eastAsia="SimSun" w:hAnsi="Arial" w:cs="Arial"/>
                    <w:b/>
                    <w:bCs/>
                    <w:color w:val="1F497D"/>
                    <w:sz w:val="16"/>
                    <w:szCs w:val="16"/>
                  </w:rPr>
                </w:rPrChange>
              </w:rPr>
              <w:pPrChange w:id="2845"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4650C7C8" w14:textId="77777777" w:rsidR="00276ED5" w:rsidRPr="00276ED5" w:rsidRDefault="00276ED5" w:rsidP="00276ED5">
            <w:pPr>
              <w:spacing w:after="0"/>
              <w:jc w:val="center"/>
              <w:rPr>
                <w:ins w:id="2846" w:author="Steven Chen" w:date="2016-12-14T14:12:00Z"/>
                <w:rFonts w:ascii="Palatino Linotype" w:hAnsi="Palatino Linotype" w:cs="Arial"/>
                <w:color w:val="1F497D"/>
                <w:sz w:val="16"/>
                <w:szCs w:val="16"/>
                <w:rPrChange w:id="2847" w:author="Steven Chen" w:date="2016-12-14T14:13:00Z">
                  <w:rPr>
                    <w:ins w:id="2848" w:author="Steven Chen" w:date="2016-12-14T14:12:00Z"/>
                    <w:rFonts w:ascii="Arial" w:hAnsi="Arial" w:cs="Arial"/>
                    <w:color w:val="1F497D"/>
                    <w:sz w:val="16"/>
                    <w:szCs w:val="16"/>
                  </w:rPr>
                </w:rPrChange>
              </w:rPr>
              <w:pPrChange w:id="2849" w:author="Steven Chen" w:date="2016-12-14T14:12:00Z">
                <w:pPr>
                  <w:framePr w:hSpace="165" w:wrap="around" w:vAnchor="text" w:hAnchor="text"/>
                  <w:jc w:val="center"/>
                </w:pPr>
              </w:pPrChange>
            </w:pPr>
            <w:ins w:id="2850" w:author="Steven Chen" w:date="2016-12-14T14:12:00Z">
              <w:r w:rsidRPr="00276ED5">
                <w:rPr>
                  <w:rFonts w:ascii="Palatino Linotype" w:hAnsi="Palatino Linotype" w:cs="Arial"/>
                  <w:color w:val="1F497D"/>
                  <w:sz w:val="16"/>
                  <w:szCs w:val="16"/>
                  <w:rPrChange w:id="2851"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240D1B79" w14:textId="77777777" w:rsidR="00276ED5" w:rsidRPr="00276ED5" w:rsidRDefault="00276ED5" w:rsidP="00276ED5">
            <w:pPr>
              <w:spacing w:after="0"/>
              <w:jc w:val="center"/>
              <w:rPr>
                <w:ins w:id="2852" w:author="Steven Chen" w:date="2016-12-14T14:12:00Z"/>
                <w:rFonts w:ascii="Palatino Linotype" w:hAnsi="Palatino Linotype" w:cs="Arial"/>
                <w:sz w:val="21"/>
                <w:szCs w:val="21"/>
                <w:rPrChange w:id="2853" w:author="Steven Chen" w:date="2016-12-14T14:13:00Z">
                  <w:rPr>
                    <w:ins w:id="2854" w:author="Steven Chen" w:date="2016-12-14T14:12:00Z"/>
                    <w:rFonts w:ascii="Arial" w:hAnsi="Arial" w:cs="Arial"/>
                    <w:sz w:val="21"/>
                    <w:szCs w:val="21"/>
                  </w:rPr>
                </w:rPrChange>
              </w:rPr>
              <w:pPrChange w:id="2855" w:author="Steven Chen" w:date="2016-12-14T14:12:00Z">
                <w:pPr>
                  <w:framePr w:hSpace="165" w:wrap="around" w:vAnchor="text" w:hAnchor="text"/>
                  <w:jc w:val="center"/>
                </w:pPr>
              </w:pPrChange>
            </w:pPr>
            <w:ins w:id="2856" w:author="Steven Chen" w:date="2016-12-14T14:12:00Z">
              <w:r w:rsidRPr="00276ED5">
                <w:rPr>
                  <w:rFonts w:ascii="Palatino Linotype" w:hAnsi="Palatino Linotype" w:cs="Arial"/>
                  <w:sz w:val="21"/>
                  <w:szCs w:val="21"/>
                  <w:rPrChange w:id="2857" w:author="Steven Chen" w:date="2016-12-14T14:13:00Z">
                    <w:rPr>
                      <w:rFonts w:ascii="Arial" w:hAnsi="Arial" w:cs="Arial"/>
                      <w:sz w:val="21"/>
                      <w:szCs w:val="21"/>
                    </w:rPr>
                  </w:rPrChange>
                </w:rPr>
                <w:t>42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5E3C64D" w14:textId="77777777" w:rsidR="00276ED5" w:rsidRPr="00276ED5" w:rsidRDefault="00276ED5" w:rsidP="00276ED5">
            <w:pPr>
              <w:spacing w:after="0"/>
              <w:jc w:val="center"/>
              <w:rPr>
                <w:ins w:id="2858" w:author="Steven Chen" w:date="2016-12-14T14:12:00Z"/>
                <w:rFonts w:ascii="Palatino Linotype" w:hAnsi="Palatino Linotype" w:cs="Arial"/>
                <w:sz w:val="21"/>
                <w:szCs w:val="21"/>
                <w:rPrChange w:id="2859" w:author="Steven Chen" w:date="2016-12-14T14:13:00Z">
                  <w:rPr>
                    <w:ins w:id="2860" w:author="Steven Chen" w:date="2016-12-14T14:12:00Z"/>
                    <w:rFonts w:ascii="Arial" w:hAnsi="Arial" w:cs="Arial"/>
                    <w:sz w:val="21"/>
                    <w:szCs w:val="21"/>
                  </w:rPr>
                </w:rPrChange>
              </w:rPr>
              <w:pPrChange w:id="2861" w:author="Steven Chen" w:date="2016-12-14T14:12:00Z">
                <w:pPr>
                  <w:framePr w:hSpace="165" w:wrap="around" w:vAnchor="text" w:hAnchor="text"/>
                  <w:jc w:val="center"/>
                </w:pPr>
              </w:pPrChange>
            </w:pPr>
            <w:ins w:id="2862" w:author="Steven Chen" w:date="2016-12-14T14:12:00Z">
              <w:r w:rsidRPr="00276ED5">
                <w:rPr>
                  <w:rFonts w:ascii="Palatino Linotype" w:hAnsi="Palatino Linotype" w:cs="Arial"/>
                  <w:sz w:val="21"/>
                  <w:szCs w:val="21"/>
                  <w:rPrChange w:id="2863" w:author="Steven Chen" w:date="2016-12-14T14:13:00Z">
                    <w:rPr>
                      <w:rFonts w:ascii="Arial" w:hAnsi="Arial" w:cs="Arial"/>
                      <w:sz w:val="21"/>
                      <w:szCs w:val="21"/>
                    </w:rPr>
                  </w:rPrChange>
                </w:rPr>
                <w:t>43</w:t>
              </w:r>
            </w:ins>
          </w:p>
        </w:tc>
      </w:tr>
      <w:tr w:rsidR="00276ED5" w:rsidRPr="00276ED5" w14:paraId="06F96CC6" w14:textId="77777777" w:rsidTr="00C70F8A">
        <w:trPr>
          <w:trHeight w:val="193"/>
          <w:ins w:id="2864" w:author="Steven Chen" w:date="2016-12-14T14:12:00Z"/>
        </w:trPr>
        <w:tc>
          <w:tcPr>
            <w:tcW w:w="0" w:type="auto"/>
            <w:vMerge w:val="restart"/>
            <w:tcBorders>
              <w:top w:val="nil"/>
              <w:left w:val="single" w:sz="8" w:space="0" w:color="auto"/>
              <w:bottom w:val="single" w:sz="8" w:space="0" w:color="auto"/>
              <w:right w:val="single" w:sz="8" w:space="0" w:color="auto"/>
            </w:tcBorders>
            <w:vAlign w:val="center"/>
            <w:hideMark/>
          </w:tcPr>
          <w:p w14:paraId="341A919B" w14:textId="77777777" w:rsidR="00276ED5" w:rsidRPr="00276ED5" w:rsidRDefault="00276ED5" w:rsidP="00276ED5">
            <w:pPr>
              <w:spacing w:after="0"/>
              <w:jc w:val="center"/>
              <w:rPr>
                <w:ins w:id="2865" w:author="Steven Chen" w:date="2016-12-14T14:12:00Z"/>
                <w:rFonts w:ascii="Palatino Linotype" w:hAnsi="Palatino Linotype" w:cs="Arial"/>
                <w:b/>
                <w:bCs/>
                <w:color w:val="1F497D"/>
                <w:sz w:val="16"/>
                <w:szCs w:val="16"/>
                <w:rPrChange w:id="2866" w:author="Steven Chen" w:date="2016-12-14T14:13:00Z">
                  <w:rPr>
                    <w:ins w:id="2867" w:author="Steven Chen" w:date="2016-12-14T14:12:00Z"/>
                    <w:rFonts w:ascii="Arial" w:hAnsi="Arial" w:cs="Arial"/>
                    <w:b/>
                    <w:bCs/>
                    <w:color w:val="1F497D"/>
                    <w:sz w:val="16"/>
                    <w:szCs w:val="16"/>
                  </w:rPr>
                </w:rPrChange>
              </w:rPr>
              <w:pPrChange w:id="2868" w:author="Steven Chen" w:date="2016-12-14T14:12:00Z">
                <w:pPr>
                  <w:framePr w:hSpace="165" w:wrap="around" w:vAnchor="text" w:hAnchor="text"/>
                  <w:jc w:val="center"/>
                </w:pPr>
              </w:pPrChange>
            </w:pPr>
            <w:ins w:id="2869" w:author="Steven Chen" w:date="2016-12-14T14:12:00Z">
              <w:r w:rsidRPr="00276ED5">
                <w:rPr>
                  <w:rFonts w:ascii="Palatino Linotype" w:hAnsi="Palatino Linotype" w:cs="Arial"/>
                  <w:b/>
                  <w:bCs/>
                  <w:color w:val="1F497D"/>
                  <w:sz w:val="16"/>
                  <w:szCs w:val="16"/>
                  <w:rPrChange w:id="2870" w:author="Steven Chen" w:date="2016-12-14T14:13:00Z">
                    <w:rPr>
                      <w:rFonts w:ascii="Arial" w:hAnsi="Arial" w:cs="Arial"/>
                      <w:b/>
                      <w:bCs/>
                      <w:color w:val="1F497D"/>
                      <w:sz w:val="16"/>
                      <w:szCs w:val="16"/>
                    </w:rPr>
                  </w:rPrChange>
                </w:rPr>
                <w:lastRenderedPageBreak/>
                <w:t>FFS</w:t>
              </w:r>
            </w:ins>
          </w:p>
        </w:tc>
        <w:tc>
          <w:tcPr>
            <w:tcW w:w="1507" w:type="dxa"/>
            <w:tcBorders>
              <w:top w:val="nil"/>
              <w:left w:val="nil"/>
              <w:bottom w:val="single" w:sz="8" w:space="0" w:color="auto"/>
              <w:right w:val="single" w:sz="8" w:space="0" w:color="auto"/>
            </w:tcBorders>
            <w:vAlign w:val="center"/>
            <w:hideMark/>
          </w:tcPr>
          <w:p w14:paraId="7A50C56A" w14:textId="77777777" w:rsidR="00276ED5" w:rsidRPr="00276ED5" w:rsidRDefault="00276ED5" w:rsidP="00276ED5">
            <w:pPr>
              <w:spacing w:after="0"/>
              <w:jc w:val="center"/>
              <w:rPr>
                <w:ins w:id="2871" w:author="Steven Chen" w:date="2016-12-14T14:12:00Z"/>
                <w:rFonts w:ascii="Palatino Linotype" w:hAnsi="Palatino Linotype" w:cs="Arial"/>
                <w:color w:val="1F497D"/>
                <w:sz w:val="16"/>
                <w:szCs w:val="16"/>
                <w:rPrChange w:id="2872" w:author="Steven Chen" w:date="2016-12-14T14:13:00Z">
                  <w:rPr>
                    <w:ins w:id="2873" w:author="Steven Chen" w:date="2016-12-14T14:12:00Z"/>
                    <w:rFonts w:ascii="Arial" w:hAnsi="Arial" w:cs="Arial"/>
                    <w:color w:val="1F497D"/>
                    <w:sz w:val="16"/>
                    <w:szCs w:val="16"/>
                  </w:rPr>
                </w:rPrChange>
              </w:rPr>
              <w:pPrChange w:id="2874" w:author="Steven Chen" w:date="2016-12-14T14:12:00Z">
                <w:pPr>
                  <w:framePr w:hSpace="165" w:wrap="around" w:vAnchor="text" w:hAnchor="text"/>
                  <w:jc w:val="center"/>
                </w:pPr>
              </w:pPrChange>
            </w:pPr>
            <w:ins w:id="2875" w:author="Steven Chen" w:date="2016-12-14T14:12:00Z">
              <w:r w:rsidRPr="00276ED5">
                <w:rPr>
                  <w:rFonts w:ascii="Palatino Linotype" w:hAnsi="Palatino Linotype" w:cs="Arial"/>
                  <w:color w:val="1F497D"/>
                  <w:sz w:val="16"/>
                  <w:szCs w:val="16"/>
                  <w:rPrChange w:id="2876"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07B2791C" w14:textId="77777777" w:rsidR="00276ED5" w:rsidRPr="00276ED5" w:rsidRDefault="00276ED5" w:rsidP="00276ED5">
            <w:pPr>
              <w:spacing w:after="0"/>
              <w:jc w:val="center"/>
              <w:rPr>
                <w:ins w:id="2877" w:author="Steven Chen" w:date="2016-12-14T14:12:00Z"/>
                <w:rFonts w:ascii="Palatino Linotype" w:hAnsi="Palatino Linotype" w:cs="Arial"/>
                <w:sz w:val="21"/>
                <w:szCs w:val="21"/>
                <w:rPrChange w:id="2878" w:author="Steven Chen" w:date="2016-12-14T14:13:00Z">
                  <w:rPr>
                    <w:ins w:id="2879" w:author="Steven Chen" w:date="2016-12-14T14:12:00Z"/>
                    <w:rFonts w:ascii="Arial" w:hAnsi="Arial" w:cs="Arial"/>
                    <w:sz w:val="21"/>
                    <w:szCs w:val="21"/>
                  </w:rPr>
                </w:rPrChange>
              </w:rPr>
              <w:pPrChange w:id="2880" w:author="Steven Chen" w:date="2016-12-14T14:12:00Z">
                <w:pPr>
                  <w:framePr w:hSpace="165" w:wrap="around" w:vAnchor="text" w:hAnchor="text"/>
                  <w:jc w:val="center"/>
                </w:pPr>
              </w:pPrChange>
            </w:pPr>
            <w:ins w:id="2881" w:author="Steven Chen" w:date="2016-12-14T14:12:00Z">
              <w:r w:rsidRPr="00276ED5">
                <w:rPr>
                  <w:rFonts w:ascii="Palatino Linotype" w:hAnsi="Palatino Linotype" w:cs="Arial"/>
                  <w:sz w:val="21"/>
                  <w:szCs w:val="21"/>
                  <w:rPrChange w:id="2882" w:author="Steven Chen" w:date="2016-12-14T14:13:00Z">
                    <w:rPr>
                      <w:rFonts w:ascii="Arial" w:hAnsi="Arial" w:cs="Arial"/>
                      <w:sz w:val="21"/>
                      <w:szCs w:val="21"/>
                    </w:rPr>
                  </w:rPrChange>
                </w:rPr>
                <w:t>29</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DCD58D" w14:textId="77777777" w:rsidR="00276ED5" w:rsidRPr="00276ED5" w:rsidRDefault="00276ED5" w:rsidP="00276ED5">
            <w:pPr>
              <w:spacing w:after="0"/>
              <w:jc w:val="center"/>
              <w:rPr>
                <w:ins w:id="2883" w:author="Steven Chen" w:date="2016-12-14T14:12:00Z"/>
                <w:rFonts w:ascii="Palatino Linotype" w:hAnsi="Palatino Linotype" w:cs="Arial"/>
                <w:sz w:val="21"/>
                <w:szCs w:val="21"/>
                <w:rPrChange w:id="2884" w:author="Steven Chen" w:date="2016-12-14T14:13:00Z">
                  <w:rPr>
                    <w:ins w:id="2885" w:author="Steven Chen" w:date="2016-12-14T14:12:00Z"/>
                    <w:rFonts w:ascii="Arial" w:hAnsi="Arial" w:cs="Arial"/>
                    <w:sz w:val="21"/>
                    <w:szCs w:val="21"/>
                  </w:rPr>
                </w:rPrChange>
              </w:rPr>
              <w:pPrChange w:id="2886" w:author="Steven Chen" w:date="2016-12-14T14:12:00Z">
                <w:pPr>
                  <w:framePr w:hSpace="165" w:wrap="around" w:vAnchor="text" w:hAnchor="text"/>
                  <w:jc w:val="center"/>
                </w:pPr>
              </w:pPrChange>
            </w:pPr>
            <w:ins w:id="2887" w:author="Steven Chen" w:date="2016-12-14T14:12:00Z">
              <w:r w:rsidRPr="00276ED5">
                <w:rPr>
                  <w:rFonts w:ascii="Palatino Linotype" w:hAnsi="Palatino Linotype" w:cs="Arial"/>
                  <w:sz w:val="21"/>
                  <w:szCs w:val="21"/>
                  <w:rPrChange w:id="2888" w:author="Steven Chen" w:date="2016-12-14T14:13:00Z">
                    <w:rPr>
                      <w:rFonts w:ascii="Arial" w:hAnsi="Arial" w:cs="Arial"/>
                      <w:sz w:val="21"/>
                      <w:szCs w:val="21"/>
                    </w:rPr>
                  </w:rPrChange>
                </w:rPr>
                <w:t>28</w:t>
              </w:r>
            </w:ins>
          </w:p>
        </w:tc>
      </w:tr>
      <w:tr w:rsidR="00276ED5" w:rsidRPr="00276ED5" w14:paraId="25C917D3" w14:textId="77777777" w:rsidTr="00C70F8A">
        <w:trPr>
          <w:trHeight w:val="193"/>
          <w:ins w:id="2889"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9CEA6A5" w14:textId="77777777" w:rsidR="00276ED5" w:rsidRPr="00276ED5" w:rsidRDefault="00276ED5" w:rsidP="00276ED5">
            <w:pPr>
              <w:spacing w:after="0"/>
              <w:rPr>
                <w:ins w:id="2890" w:author="Steven Chen" w:date="2016-12-14T14:12:00Z"/>
                <w:rFonts w:ascii="Palatino Linotype" w:eastAsia="SimSun" w:hAnsi="Palatino Linotype" w:cs="Arial"/>
                <w:b/>
                <w:bCs/>
                <w:color w:val="1F497D"/>
                <w:sz w:val="16"/>
                <w:szCs w:val="16"/>
                <w:rPrChange w:id="2891" w:author="Steven Chen" w:date="2016-12-14T14:13:00Z">
                  <w:rPr>
                    <w:ins w:id="2892" w:author="Steven Chen" w:date="2016-12-14T14:12:00Z"/>
                    <w:rFonts w:ascii="Arial" w:eastAsia="SimSun" w:hAnsi="Arial" w:cs="Arial"/>
                    <w:b/>
                    <w:bCs/>
                    <w:color w:val="1F497D"/>
                    <w:sz w:val="16"/>
                    <w:szCs w:val="16"/>
                  </w:rPr>
                </w:rPrChange>
              </w:rPr>
              <w:pPrChange w:id="2893"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77DBE30D" w14:textId="77777777" w:rsidR="00276ED5" w:rsidRPr="00276ED5" w:rsidRDefault="00276ED5" w:rsidP="00276ED5">
            <w:pPr>
              <w:spacing w:after="0"/>
              <w:jc w:val="center"/>
              <w:rPr>
                <w:ins w:id="2894" w:author="Steven Chen" w:date="2016-12-14T14:12:00Z"/>
                <w:rFonts w:ascii="Palatino Linotype" w:hAnsi="Palatino Linotype" w:cs="Arial"/>
                <w:color w:val="1F497D"/>
                <w:sz w:val="16"/>
                <w:szCs w:val="16"/>
                <w:rPrChange w:id="2895" w:author="Steven Chen" w:date="2016-12-14T14:13:00Z">
                  <w:rPr>
                    <w:ins w:id="2896" w:author="Steven Chen" w:date="2016-12-14T14:12:00Z"/>
                    <w:rFonts w:ascii="Arial" w:hAnsi="Arial" w:cs="Arial"/>
                    <w:color w:val="1F497D"/>
                    <w:sz w:val="16"/>
                    <w:szCs w:val="16"/>
                  </w:rPr>
                </w:rPrChange>
              </w:rPr>
              <w:pPrChange w:id="2897" w:author="Steven Chen" w:date="2016-12-14T14:12:00Z">
                <w:pPr>
                  <w:framePr w:hSpace="165" w:wrap="around" w:vAnchor="text" w:hAnchor="text"/>
                  <w:jc w:val="center"/>
                </w:pPr>
              </w:pPrChange>
            </w:pPr>
            <w:ins w:id="2898" w:author="Steven Chen" w:date="2016-12-14T14:12:00Z">
              <w:r w:rsidRPr="00276ED5">
                <w:rPr>
                  <w:rFonts w:ascii="Palatino Linotype" w:hAnsi="Palatino Linotype" w:cs="Arial"/>
                  <w:color w:val="1F497D"/>
                  <w:sz w:val="16"/>
                  <w:szCs w:val="16"/>
                  <w:rPrChange w:id="2899"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49A26521" w14:textId="77777777" w:rsidR="00276ED5" w:rsidRPr="00276ED5" w:rsidRDefault="00276ED5" w:rsidP="00276ED5">
            <w:pPr>
              <w:spacing w:after="0"/>
              <w:jc w:val="center"/>
              <w:rPr>
                <w:ins w:id="2900" w:author="Steven Chen" w:date="2016-12-14T14:12:00Z"/>
                <w:rFonts w:ascii="Palatino Linotype" w:hAnsi="Palatino Linotype" w:cs="Arial"/>
                <w:sz w:val="21"/>
                <w:szCs w:val="21"/>
                <w:rPrChange w:id="2901" w:author="Steven Chen" w:date="2016-12-14T14:13:00Z">
                  <w:rPr>
                    <w:ins w:id="2902" w:author="Steven Chen" w:date="2016-12-14T14:12:00Z"/>
                    <w:rFonts w:ascii="Arial" w:hAnsi="Arial" w:cs="Arial"/>
                    <w:sz w:val="21"/>
                    <w:szCs w:val="21"/>
                  </w:rPr>
                </w:rPrChange>
              </w:rPr>
              <w:pPrChange w:id="2903" w:author="Steven Chen" w:date="2016-12-14T14:12:00Z">
                <w:pPr>
                  <w:framePr w:hSpace="165" w:wrap="around" w:vAnchor="text" w:hAnchor="text"/>
                  <w:jc w:val="center"/>
                </w:pPr>
              </w:pPrChange>
            </w:pPr>
            <w:ins w:id="2904" w:author="Steven Chen" w:date="2016-12-14T14:12:00Z">
              <w:r w:rsidRPr="00276ED5">
                <w:rPr>
                  <w:rFonts w:ascii="Palatino Linotype" w:hAnsi="Palatino Linotype" w:cs="Arial"/>
                  <w:sz w:val="21"/>
                  <w:szCs w:val="21"/>
                  <w:rPrChange w:id="2905" w:author="Steven Chen" w:date="2016-12-14T14:13:00Z">
                    <w:rPr>
                      <w:rFonts w:ascii="Arial" w:hAnsi="Arial" w:cs="Arial"/>
                      <w:sz w:val="21"/>
                      <w:szCs w:val="21"/>
                    </w:rPr>
                  </w:rPrChange>
                </w:rPr>
                <w:t>52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60E831E" w14:textId="77777777" w:rsidR="00276ED5" w:rsidRPr="00276ED5" w:rsidRDefault="00276ED5" w:rsidP="00276ED5">
            <w:pPr>
              <w:spacing w:after="0"/>
              <w:jc w:val="center"/>
              <w:rPr>
                <w:ins w:id="2906" w:author="Steven Chen" w:date="2016-12-14T14:12:00Z"/>
                <w:rFonts w:ascii="Palatino Linotype" w:hAnsi="Palatino Linotype" w:cs="Arial"/>
                <w:sz w:val="21"/>
                <w:szCs w:val="21"/>
                <w:rPrChange w:id="2907" w:author="Steven Chen" w:date="2016-12-14T14:13:00Z">
                  <w:rPr>
                    <w:ins w:id="2908" w:author="Steven Chen" w:date="2016-12-14T14:12:00Z"/>
                    <w:rFonts w:ascii="Arial" w:hAnsi="Arial" w:cs="Arial"/>
                    <w:sz w:val="21"/>
                    <w:szCs w:val="21"/>
                  </w:rPr>
                </w:rPrChange>
              </w:rPr>
              <w:pPrChange w:id="2909" w:author="Steven Chen" w:date="2016-12-14T14:12:00Z">
                <w:pPr>
                  <w:framePr w:hSpace="165" w:wrap="around" w:vAnchor="text" w:hAnchor="text"/>
                  <w:jc w:val="center"/>
                </w:pPr>
              </w:pPrChange>
            </w:pPr>
            <w:ins w:id="2910" w:author="Steven Chen" w:date="2016-12-14T14:12:00Z">
              <w:r w:rsidRPr="00276ED5">
                <w:rPr>
                  <w:rFonts w:ascii="Palatino Linotype" w:hAnsi="Palatino Linotype" w:cs="Arial"/>
                  <w:sz w:val="21"/>
                  <w:szCs w:val="21"/>
                  <w:rPrChange w:id="2911" w:author="Steven Chen" w:date="2016-12-14T14:13:00Z">
                    <w:rPr>
                      <w:rFonts w:ascii="Arial" w:hAnsi="Arial" w:cs="Arial"/>
                      <w:sz w:val="21"/>
                      <w:szCs w:val="21"/>
                    </w:rPr>
                  </w:rPrChange>
                </w:rPr>
                <w:t>46</w:t>
              </w:r>
            </w:ins>
          </w:p>
        </w:tc>
      </w:tr>
      <w:tr w:rsidR="00276ED5" w:rsidRPr="00276ED5" w14:paraId="32DE34AA" w14:textId="77777777" w:rsidTr="00C70F8A">
        <w:trPr>
          <w:trHeight w:val="193"/>
          <w:ins w:id="2912"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EA3D24B" w14:textId="77777777" w:rsidR="00276ED5" w:rsidRPr="00276ED5" w:rsidRDefault="00276ED5" w:rsidP="00276ED5">
            <w:pPr>
              <w:spacing w:after="0"/>
              <w:rPr>
                <w:ins w:id="2913" w:author="Steven Chen" w:date="2016-12-14T14:12:00Z"/>
                <w:rFonts w:ascii="Palatino Linotype" w:eastAsia="SimSun" w:hAnsi="Palatino Linotype" w:cs="Arial"/>
                <w:b/>
                <w:bCs/>
                <w:color w:val="1F497D"/>
                <w:sz w:val="16"/>
                <w:szCs w:val="16"/>
                <w:rPrChange w:id="2914" w:author="Steven Chen" w:date="2016-12-14T14:13:00Z">
                  <w:rPr>
                    <w:ins w:id="2915" w:author="Steven Chen" w:date="2016-12-14T14:12:00Z"/>
                    <w:rFonts w:ascii="Arial" w:eastAsia="SimSun" w:hAnsi="Arial" w:cs="Arial"/>
                    <w:b/>
                    <w:bCs/>
                    <w:color w:val="1F497D"/>
                    <w:sz w:val="16"/>
                    <w:szCs w:val="16"/>
                  </w:rPr>
                </w:rPrChange>
              </w:rPr>
              <w:pPrChange w:id="2916"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5DC75C83" w14:textId="77777777" w:rsidR="00276ED5" w:rsidRPr="00276ED5" w:rsidRDefault="00276ED5" w:rsidP="00276ED5">
            <w:pPr>
              <w:spacing w:after="0"/>
              <w:jc w:val="center"/>
              <w:rPr>
                <w:ins w:id="2917" w:author="Steven Chen" w:date="2016-12-14T14:12:00Z"/>
                <w:rFonts w:ascii="Palatino Linotype" w:hAnsi="Palatino Linotype" w:cs="Arial"/>
                <w:color w:val="1F497D"/>
                <w:sz w:val="16"/>
                <w:szCs w:val="16"/>
                <w:rPrChange w:id="2918" w:author="Steven Chen" w:date="2016-12-14T14:13:00Z">
                  <w:rPr>
                    <w:ins w:id="2919" w:author="Steven Chen" w:date="2016-12-14T14:12:00Z"/>
                    <w:rFonts w:ascii="Arial" w:hAnsi="Arial" w:cs="Arial"/>
                    <w:color w:val="1F497D"/>
                    <w:sz w:val="16"/>
                    <w:szCs w:val="16"/>
                  </w:rPr>
                </w:rPrChange>
              </w:rPr>
              <w:pPrChange w:id="2920" w:author="Steven Chen" w:date="2016-12-14T14:12:00Z">
                <w:pPr>
                  <w:framePr w:hSpace="165" w:wrap="around" w:vAnchor="text" w:hAnchor="text"/>
                  <w:jc w:val="center"/>
                </w:pPr>
              </w:pPrChange>
            </w:pPr>
            <w:ins w:id="2921" w:author="Steven Chen" w:date="2016-12-14T14:12:00Z">
              <w:r w:rsidRPr="00276ED5">
                <w:rPr>
                  <w:rFonts w:ascii="Palatino Linotype" w:hAnsi="Palatino Linotype" w:cs="Arial"/>
                  <w:color w:val="1F497D"/>
                  <w:sz w:val="16"/>
                  <w:szCs w:val="16"/>
                  <w:rPrChange w:id="2922"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bottom"/>
            <w:hideMark/>
          </w:tcPr>
          <w:p w14:paraId="4435028E" w14:textId="77777777" w:rsidR="00276ED5" w:rsidRPr="00276ED5" w:rsidRDefault="00276ED5" w:rsidP="00276ED5">
            <w:pPr>
              <w:spacing w:after="0"/>
              <w:jc w:val="center"/>
              <w:rPr>
                <w:ins w:id="2923" w:author="Steven Chen" w:date="2016-12-14T14:12:00Z"/>
                <w:rFonts w:ascii="Palatino Linotype" w:hAnsi="Palatino Linotype" w:cs="Arial"/>
                <w:sz w:val="21"/>
                <w:szCs w:val="21"/>
                <w:rPrChange w:id="2924" w:author="Steven Chen" w:date="2016-12-14T14:13:00Z">
                  <w:rPr>
                    <w:ins w:id="2925" w:author="Steven Chen" w:date="2016-12-14T14:12:00Z"/>
                    <w:rFonts w:ascii="Arial" w:hAnsi="Arial" w:cs="Arial"/>
                    <w:sz w:val="21"/>
                    <w:szCs w:val="21"/>
                  </w:rPr>
                </w:rPrChange>
              </w:rPr>
              <w:pPrChange w:id="2926" w:author="Steven Chen" w:date="2016-12-14T14:12:00Z">
                <w:pPr>
                  <w:framePr w:hSpace="165" w:wrap="around" w:vAnchor="text" w:hAnchor="text"/>
                  <w:jc w:val="center"/>
                </w:pPr>
              </w:pPrChange>
            </w:pPr>
            <w:ins w:id="2927" w:author="Steven Chen" w:date="2016-12-14T14:12:00Z">
              <w:r w:rsidRPr="00276ED5">
                <w:rPr>
                  <w:rFonts w:ascii="Palatino Linotype" w:hAnsi="Palatino Linotype" w:cs="Arial"/>
                  <w:sz w:val="21"/>
                  <w:szCs w:val="21"/>
                  <w:rPrChange w:id="2928" w:author="Steven Chen" w:date="2016-12-14T14:13:00Z">
                    <w:rPr>
                      <w:rFonts w:ascii="Arial" w:hAnsi="Arial" w:cs="Arial"/>
                      <w:sz w:val="21"/>
                      <w:szCs w:val="21"/>
                    </w:rPr>
                  </w:rPrChange>
                </w:rPr>
                <w:t>81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0AFC9D1" w14:textId="77777777" w:rsidR="00276ED5" w:rsidRPr="00276ED5" w:rsidRDefault="00276ED5" w:rsidP="00276ED5">
            <w:pPr>
              <w:spacing w:after="0"/>
              <w:jc w:val="center"/>
              <w:rPr>
                <w:ins w:id="2929" w:author="Steven Chen" w:date="2016-12-14T14:12:00Z"/>
                <w:rFonts w:ascii="Palatino Linotype" w:hAnsi="Palatino Linotype" w:cs="Arial"/>
                <w:sz w:val="21"/>
                <w:szCs w:val="21"/>
                <w:rPrChange w:id="2930" w:author="Steven Chen" w:date="2016-12-14T14:13:00Z">
                  <w:rPr>
                    <w:ins w:id="2931" w:author="Steven Chen" w:date="2016-12-14T14:12:00Z"/>
                    <w:rFonts w:ascii="Arial" w:hAnsi="Arial" w:cs="Arial"/>
                    <w:sz w:val="21"/>
                    <w:szCs w:val="21"/>
                  </w:rPr>
                </w:rPrChange>
              </w:rPr>
              <w:pPrChange w:id="2932" w:author="Steven Chen" w:date="2016-12-14T14:12:00Z">
                <w:pPr>
                  <w:framePr w:hSpace="165" w:wrap="around" w:vAnchor="text" w:hAnchor="text"/>
                  <w:jc w:val="center"/>
                </w:pPr>
              </w:pPrChange>
            </w:pPr>
            <w:ins w:id="2933" w:author="Steven Chen" w:date="2016-12-14T14:12:00Z">
              <w:r w:rsidRPr="00276ED5">
                <w:rPr>
                  <w:rFonts w:ascii="Palatino Linotype" w:hAnsi="Palatino Linotype" w:cs="Arial"/>
                  <w:sz w:val="21"/>
                  <w:szCs w:val="21"/>
                  <w:rPrChange w:id="2934" w:author="Steven Chen" w:date="2016-12-14T14:13:00Z">
                    <w:rPr>
                      <w:rFonts w:ascii="Arial" w:hAnsi="Arial" w:cs="Arial"/>
                      <w:sz w:val="21"/>
                      <w:szCs w:val="21"/>
                    </w:rPr>
                  </w:rPrChange>
                </w:rPr>
                <w:t>103</w:t>
              </w:r>
            </w:ins>
          </w:p>
        </w:tc>
      </w:tr>
      <w:tr w:rsidR="00276ED5" w:rsidRPr="00276ED5" w14:paraId="3EDCA1AB" w14:textId="77777777" w:rsidTr="00C70F8A">
        <w:trPr>
          <w:trHeight w:val="193"/>
          <w:ins w:id="2935"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1971A27" w14:textId="77777777" w:rsidR="00276ED5" w:rsidRPr="00276ED5" w:rsidRDefault="00276ED5" w:rsidP="00276ED5">
            <w:pPr>
              <w:spacing w:after="0"/>
              <w:rPr>
                <w:ins w:id="2936" w:author="Steven Chen" w:date="2016-12-14T14:12:00Z"/>
                <w:rFonts w:ascii="Palatino Linotype" w:eastAsia="SimSun" w:hAnsi="Palatino Linotype" w:cs="Arial"/>
                <w:b/>
                <w:bCs/>
                <w:color w:val="1F497D"/>
                <w:sz w:val="16"/>
                <w:szCs w:val="16"/>
                <w:rPrChange w:id="2937" w:author="Steven Chen" w:date="2016-12-14T14:13:00Z">
                  <w:rPr>
                    <w:ins w:id="2938" w:author="Steven Chen" w:date="2016-12-14T14:12:00Z"/>
                    <w:rFonts w:ascii="Arial" w:eastAsia="SimSun" w:hAnsi="Arial" w:cs="Arial"/>
                    <w:b/>
                    <w:bCs/>
                    <w:color w:val="1F497D"/>
                    <w:sz w:val="16"/>
                    <w:szCs w:val="16"/>
                  </w:rPr>
                </w:rPrChange>
              </w:rPr>
              <w:pPrChange w:id="2939"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6CD30D14" w14:textId="77777777" w:rsidR="00276ED5" w:rsidRPr="00276ED5" w:rsidRDefault="00276ED5" w:rsidP="00276ED5">
            <w:pPr>
              <w:spacing w:after="0"/>
              <w:jc w:val="center"/>
              <w:rPr>
                <w:ins w:id="2940" w:author="Steven Chen" w:date="2016-12-14T14:12:00Z"/>
                <w:rFonts w:ascii="Palatino Linotype" w:hAnsi="Palatino Linotype" w:cs="Arial"/>
                <w:color w:val="1F497D"/>
                <w:sz w:val="16"/>
                <w:szCs w:val="16"/>
                <w:rPrChange w:id="2941" w:author="Steven Chen" w:date="2016-12-14T14:13:00Z">
                  <w:rPr>
                    <w:ins w:id="2942" w:author="Steven Chen" w:date="2016-12-14T14:12:00Z"/>
                    <w:rFonts w:ascii="Arial" w:hAnsi="Arial" w:cs="Arial"/>
                    <w:color w:val="1F497D"/>
                    <w:sz w:val="16"/>
                    <w:szCs w:val="16"/>
                  </w:rPr>
                </w:rPrChange>
              </w:rPr>
              <w:pPrChange w:id="2943" w:author="Steven Chen" w:date="2016-12-14T14:12:00Z">
                <w:pPr>
                  <w:framePr w:hSpace="165" w:wrap="around" w:vAnchor="text" w:hAnchor="text"/>
                  <w:jc w:val="center"/>
                </w:pPr>
              </w:pPrChange>
            </w:pPr>
            <w:ins w:id="2944" w:author="Steven Chen" w:date="2016-12-14T14:12:00Z">
              <w:r w:rsidRPr="00276ED5">
                <w:rPr>
                  <w:rFonts w:ascii="Palatino Linotype" w:hAnsi="Palatino Linotype" w:cs="Arial"/>
                  <w:color w:val="1F497D"/>
                  <w:sz w:val="16"/>
                  <w:szCs w:val="16"/>
                  <w:rPrChange w:id="2945"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7A999F8" w14:textId="77777777" w:rsidR="00276ED5" w:rsidRPr="00276ED5" w:rsidRDefault="00276ED5" w:rsidP="00276ED5">
            <w:pPr>
              <w:spacing w:after="0"/>
              <w:jc w:val="center"/>
              <w:rPr>
                <w:ins w:id="2946" w:author="Steven Chen" w:date="2016-12-14T14:12:00Z"/>
                <w:rFonts w:ascii="Palatino Linotype" w:hAnsi="Palatino Linotype" w:cs="Arial"/>
                <w:sz w:val="21"/>
                <w:szCs w:val="21"/>
                <w:rPrChange w:id="2947" w:author="Steven Chen" w:date="2016-12-14T14:13:00Z">
                  <w:rPr>
                    <w:ins w:id="2948" w:author="Steven Chen" w:date="2016-12-14T14:12:00Z"/>
                    <w:rFonts w:ascii="Arial" w:hAnsi="Arial" w:cs="Arial"/>
                    <w:sz w:val="21"/>
                    <w:szCs w:val="21"/>
                  </w:rPr>
                </w:rPrChange>
              </w:rPr>
              <w:pPrChange w:id="2949" w:author="Steven Chen" w:date="2016-12-14T14:12:00Z">
                <w:pPr>
                  <w:framePr w:hSpace="165" w:wrap="around" w:vAnchor="text" w:hAnchor="text"/>
                  <w:jc w:val="center"/>
                </w:pPr>
              </w:pPrChange>
            </w:pPr>
            <w:ins w:id="2950" w:author="Steven Chen" w:date="2016-12-14T14:12:00Z">
              <w:r w:rsidRPr="00276ED5">
                <w:rPr>
                  <w:rFonts w:ascii="Palatino Linotype" w:hAnsi="Palatino Linotype" w:cs="Arial"/>
                  <w:sz w:val="21"/>
                  <w:szCs w:val="21"/>
                  <w:rPrChange w:id="2951" w:author="Steven Chen" w:date="2016-12-14T14:13:00Z">
                    <w:rPr>
                      <w:rFonts w:ascii="Arial" w:hAnsi="Arial" w:cs="Arial"/>
                      <w:sz w:val="21"/>
                      <w:szCs w:val="21"/>
                    </w:rPr>
                  </w:rPrChange>
                </w:rPr>
                <w:t>116</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084B9E7" w14:textId="77777777" w:rsidR="00276ED5" w:rsidRPr="00276ED5" w:rsidRDefault="00276ED5" w:rsidP="00276ED5">
            <w:pPr>
              <w:spacing w:after="0"/>
              <w:jc w:val="center"/>
              <w:rPr>
                <w:ins w:id="2952" w:author="Steven Chen" w:date="2016-12-14T14:12:00Z"/>
                <w:rFonts w:ascii="Palatino Linotype" w:hAnsi="Palatino Linotype" w:cs="Arial"/>
                <w:sz w:val="21"/>
                <w:szCs w:val="21"/>
                <w:rPrChange w:id="2953" w:author="Steven Chen" w:date="2016-12-14T14:13:00Z">
                  <w:rPr>
                    <w:ins w:id="2954" w:author="Steven Chen" w:date="2016-12-14T14:12:00Z"/>
                    <w:rFonts w:ascii="Arial" w:hAnsi="Arial" w:cs="Arial"/>
                    <w:sz w:val="21"/>
                    <w:szCs w:val="21"/>
                  </w:rPr>
                </w:rPrChange>
              </w:rPr>
              <w:pPrChange w:id="2955" w:author="Steven Chen" w:date="2016-12-14T14:12:00Z">
                <w:pPr>
                  <w:framePr w:hSpace="165" w:wrap="around" w:vAnchor="text" w:hAnchor="text"/>
                  <w:jc w:val="center"/>
                </w:pPr>
              </w:pPrChange>
            </w:pPr>
            <w:ins w:id="2956" w:author="Steven Chen" w:date="2016-12-14T14:12:00Z">
              <w:r w:rsidRPr="00276ED5">
                <w:rPr>
                  <w:rFonts w:ascii="Palatino Linotype" w:hAnsi="Palatino Linotype" w:cs="Arial"/>
                  <w:sz w:val="21"/>
                  <w:szCs w:val="21"/>
                  <w:rPrChange w:id="2957" w:author="Steven Chen" w:date="2016-12-14T14:13:00Z">
                    <w:rPr>
                      <w:rFonts w:ascii="Arial" w:hAnsi="Arial" w:cs="Arial"/>
                      <w:sz w:val="21"/>
                      <w:szCs w:val="21"/>
                    </w:rPr>
                  </w:rPrChange>
                </w:rPr>
                <w:t>125</w:t>
              </w:r>
            </w:ins>
          </w:p>
        </w:tc>
      </w:tr>
      <w:tr w:rsidR="00276ED5" w:rsidRPr="00276ED5" w14:paraId="7143AE73" w14:textId="77777777" w:rsidTr="00C70F8A">
        <w:trPr>
          <w:trHeight w:val="193"/>
          <w:ins w:id="2958"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132F34A" w14:textId="77777777" w:rsidR="00276ED5" w:rsidRPr="00276ED5" w:rsidRDefault="00276ED5" w:rsidP="00276ED5">
            <w:pPr>
              <w:spacing w:after="0"/>
              <w:rPr>
                <w:ins w:id="2959" w:author="Steven Chen" w:date="2016-12-14T14:12:00Z"/>
                <w:rFonts w:ascii="Palatino Linotype" w:eastAsia="SimSun" w:hAnsi="Palatino Linotype" w:cs="Arial"/>
                <w:b/>
                <w:bCs/>
                <w:color w:val="1F497D"/>
                <w:sz w:val="16"/>
                <w:szCs w:val="16"/>
                <w:rPrChange w:id="2960" w:author="Steven Chen" w:date="2016-12-14T14:13:00Z">
                  <w:rPr>
                    <w:ins w:id="2961" w:author="Steven Chen" w:date="2016-12-14T14:12:00Z"/>
                    <w:rFonts w:ascii="Arial" w:eastAsia="SimSun" w:hAnsi="Arial" w:cs="Arial"/>
                    <w:b/>
                    <w:bCs/>
                    <w:color w:val="1F497D"/>
                    <w:sz w:val="16"/>
                    <w:szCs w:val="16"/>
                  </w:rPr>
                </w:rPrChange>
              </w:rPr>
              <w:pPrChange w:id="2962"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AAC3361" w14:textId="77777777" w:rsidR="00276ED5" w:rsidRPr="00276ED5" w:rsidRDefault="00276ED5" w:rsidP="00276ED5">
            <w:pPr>
              <w:spacing w:after="0"/>
              <w:jc w:val="center"/>
              <w:rPr>
                <w:ins w:id="2963" w:author="Steven Chen" w:date="2016-12-14T14:12:00Z"/>
                <w:rFonts w:ascii="Palatino Linotype" w:hAnsi="Palatino Linotype" w:cs="Arial"/>
                <w:color w:val="1F497D"/>
                <w:sz w:val="16"/>
                <w:szCs w:val="16"/>
                <w:rPrChange w:id="2964" w:author="Steven Chen" w:date="2016-12-14T14:13:00Z">
                  <w:rPr>
                    <w:ins w:id="2965" w:author="Steven Chen" w:date="2016-12-14T14:12:00Z"/>
                    <w:rFonts w:ascii="Arial" w:hAnsi="Arial" w:cs="Arial"/>
                    <w:color w:val="1F497D"/>
                    <w:sz w:val="16"/>
                    <w:szCs w:val="16"/>
                  </w:rPr>
                </w:rPrChange>
              </w:rPr>
              <w:pPrChange w:id="2966" w:author="Steven Chen" w:date="2016-12-14T14:12:00Z">
                <w:pPr>
                  <w:framePr w:hSpace="165" w:wrap="around" w:vAnchor="text" w:hAnchor="text"/>
                  <w:jc w:val="center"/>
                </w:pPr>
              </w:pPrChange>
            </w:pPr>
            <w:ins w:id="2967" w:author="Steven Chen" w:date="2016-12-14T14:12:00Z">
              <w:r w:rsidRPr="00276ED5">
                <w:rPr>
                  <w:rFonts w:ascii="Palatino Linotype" w:hAnsi="Palatino Linotype" w:cs="Arial"/>
                  <w:color w:val="1F497D"/>
                  <w:sz w:val="16"/>
                  <w:szCs w:val="16"/>
                  <w:rPrChange w:id="2968"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0B3BCD62" w14:textId="77777777" w:rsidR="00276ED5" w:rsidRPr="00276ED5" w:rsidRDefault="00276ED5" w:rsidP="00276ED5">
            <w:pPr>
              <w:spacing w:after="0"/>
              <w:jc w:val="center"/>
              <w:rPr>
                <w:ins w:id="2969" w:author="Steven Chen" w:date="2016-12-14T14:12:00Z"/>
                <w:rFonts w:ascii="Palatino Linotype" w:hAnsi="Palatino Linotype" w:cs="Arial"/>
                <w:sz w:val="21"/>
                <w:szCs w:val="21"/>
                <w:rPrChange w:id="2970" w:author="Steven Chen" w:date="2016-12-14T14:13:00Z">
                  <w:rPr>
                    <w:ins w:id="2971" w:author="Steven Chen" w:date="2016-12-14T14:12:00Z"/>
                    <w:rFonts w:ascii="Arial" w:hAnsi="Arial" w:cs="Arial"/>
                    <w:sz w:val="21"/>
                    <w:szCs w:val="21"/>
                  </w:rPr>
                </w:rPrChange>
              </w:rPr>
              <w:pPrChange w:id="2972" w:author="Steven Chen" w:date="2016-12-14T14:12:00Z">
                <w:pPr>
                  <w:framePr w:hSpace="165" w:wrap="around" w:vAnchor="text" w:hAnchor="text"/>
                  <w:jc w:val="center"/>
                </w:pPr>
              </w:pPrChange>
            </w:pPr>
            <w:ins w:id="2973" w:author="Steven Chen" w:date="2016-12-14T14:12:00Z">
              <w:r w:rsidRPr="00276ED5">
                <w:rPr>
                  <w:rFonts w:ascii="Palatino Linotype" w:hAnsi="Palatino Linotype" w:cs="Arial"/>
                  <w:sz w:val="21"/>
                  <w:szCs w:val="21"/>
                  <w:rPrChange w:id="2974" w:author="Steven Chen" w:date="2016-12-14T14:13:00Z">
                    <w:rPr>
                      <w:rFonts w:ascii="Arial" w:hAnsi="Arial" w:cs="Arial"/>
                      <w:sz w:val="21"/>
                      <w:szCs w:val="21"/>
                    </w:rPr>
                  </w:rPrChange>
                </w:rPr>
                <w:t>125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042E479" w14:textId="77777777" w:rsidR="00276ED5" w:rsidRPr="00276ED5" w:rsidRDefault="00276ED5" w:rsidP="00276ED5">
            <w:pPr>
              <w:spacing w:after="0"/>
              <w:jc w:val="center"/>
              <w:rPr>
                <w:ins w:id="2975" w:author="Steven Chen" w:date="2016-12-14T14:12:00Z"/>
                <w:rFonts w:ascii="Palatino Linotype" w:hAnsi="Palatino Linotype" w:cs="Arial"/>
                <w:sz w:val="21"/>
                <w:szCs w:val="21"/>
                <w:rPrChange w:id="2976" w:author="Steven Chen" w:date="2016-12-14T14:13:00Z">
                  <w:rPr>
                    <w:ins w:id="2977" w:author="Steven Chen" w:date="2016-12-14T14:12:00Z"/>
                    <w:rFonts w:ascii="Arial" w:hAnsi="Arial" w:cs="Arial"/>
                    <w:sz w:val="21"/>
                    <w:szCs w:val="21"/>
                  </w:rPr>
                </w:rPrChange>
              </w:rPr>
              <w:pPrChange w:id="2978" w:author="Steven Chen" w:date="2016-12-14T14:12:00Z">
                <w:pPr>
                  <w:framePr w:hSpace="165" w:wrap="around" w:vAnchor="text" w:hAnchor="text"/>
                  <w:jc w:val="center"/>
                </w:pPr>
              </w:pPrChange>
            </w:pPr>
            <w:ins w:id="2979" w:author="Steven Chen" w:date="2016-12-14T14:12:00Z">
              <w:r w:rsidRPr="00276ED5">
                <w:rPr>
                  <w:rFonts w:ascii="Palatino Linotype" w:hAnsi="Palatino Linotype" w:cs="Arial"/>
                  <w:sz w:val="21"/>
                  <w:szCs w:val="21"/>
                  <w:rPrChange w:id="2980" w:author="Steven Chen" w:date="2016-12-14T14:13:00Z">
                    <w:rPr>
                      <w:rFonts w:ascii="Arial" w:hAnsi="Arial" w:cs="Arial"/>
                      <w:sz w:val="21"/>
                      <w:szCs w:val="21"/>
                    </w:rPr>
                  </w:rPrChange>
                </w:rPr>
                <w:t>129</w:t>
              </w:r>
            </w:ins>
          </w:p>
        </w:tc>
      </w:tr>
      <w:tr w:rsidR="00276ED5" w:rsidRPr="00276ED5" w14:paraId="37EF27B4" w14:textId="77777777" w:rsidTr="00C70F8A">
        <w:trPr>
          <w:trHeight w:val="193"/>
          <w:ins w:id="2981"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C887055" w14:textId="77777777" w:rsidR="00276ED5" w:rsidRPr="00276ED5" w:rsidRDefault="00276ED5" w:rsidP="00276ED5">
            <w:pPr>
              <w:spacing w:after="0"/>
              <w:rPr>
                <w:ins w:id="2982" w:author="Steven Chen" w:date="2016-12-14T14:12:00Z"/>
                <w:rFonts w:ascii="Palatino Linotype" w:eastAsia="SimSun" w:hAnsi="Palatino Linotype" w:cs="Arial"/>
                <w:b/>
                <w:bCs/>
                <w:color w:val="1F497D"/>
                <w:sz w:val="16"/>
                <w:szCs w:val="16"/>
                <w:rPrChange w:id="2983" w:author="Steven Chen" w:date="2016-12-14T14:13:00Z">
                  <w:rPr>
                    <w:ins w:id="2984" w:author="Steven Chen" w:date="2016-12-14T14:12:00Z"/>
                    <w:rFonts w:ascii="Arial" w:eastAsia="SimSun" w:hAnsi="Arial" w:cs="Arial"/>
                    <w:b/>
                    <w:bCs/>
                    <w:color w:val="1F497D"/>
                    <w:sz w:val="16"/>
                    <w:szCs w:val="16"/>
                  </w:rPr>
                </w:rPrChange>
              </w:rPr>
              <w:pPrChange w:id="2985"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94A3EC7" w14:textId="77777777" w:rsidR="00276ED5" w:rsidRPr="00276ED5" w:rsidRDefault="00276ED5" w:rsidP="00276ED5">
            <w:pPr>
              <w:spacing w:after="0"/>
              <w:jc w:val="center"/>
              <w:rPr>
                <w:ins w:id="2986" w:author="Steven Chen" w:date="2016-12-14T14:12:00Z"/>
                <w:rFonts w:ascii="Palatino Linotype" w:hAnsi="Palatino Linotype" w:cs="Arial"/>
                <w:color w:val="1F497D"/>
                <w:sz w:val="16"/>
                <w:szCs w:val="16"/>
                <w:rPrChange w:id="2987" w:author="Steven Chen" w:date="2016-12-14T14:13:00Z">
                  <w:rPr>
                    <w:ins w:id="2988" w:author="Steven Chen" w:date="2016-12-14T14:12:00Z"/>
                    <w:rFonts w:ascii="Arial" w:hAnsi="Arial" w:cs="Arial"/>
                    <w:color w:val="1F497D"/>
                    <w:sz w:val="16"/>
                    <w:szCs w:val="16"/>
                  </w:rPr>
                </w:rPrChange>
              </w:rPr>
              <w:pPrChange w:id="2989" w:author="Steven Chen" w:date="2016-12-14T14:12:00Z">
                <w:pPr>
                  <w:framePr w:hSpace="165" w:wrap="around" w:vAnchor="text" w:hAnchor="text"/>
                  <w:jc w:val="center"/>
                </w:pPr>
              </w:pPrChange>
            </w:pPr>
            <w:ins w:id="2990" w:author="Steven Chen" w:date="2016-12-14T14:12:00Z">
              <w:r w:rsidRPr="00276ED5">
                <w:rPr>
                  <w:rFonts w:ascii="Palatino Linotype" w:hAnsi="Palatino Linotype" w:cs="Arial"/>
                  <w:color w:val="1F497D"/>
                  <w:sz w:val="16"/>
                  <w:szCs w:val="16"/>
                  <w:rPrChange w:id="2991"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2057203A" w14:textId="77777777" w:rsidR="00276ED5" w:rsidRPr="00276ED5" w:rsidRDefault="00276ED5" w:rsidP="00276ED5">
            <w:pPr>
              <w:spacing w:after="0"/>
              <w:jc w:val="center"/>
              <w:rPr>
                <w:ins w:id="2992" w:author="Steven Chen" w:date="2016-12-14T14:12:00Z"/>
                <w:rFonts w:ascii="Palatino Linotype" w:hAnsi="Palatino Linotype" w:cs="Arial"/>
                <w:sz w:val="21"/>
                <w:szCs w:val="21"/>
                <w:rPrChange w:id="2993" w:author="Steven Chen" w:date="2016-12-14T14:13:00Z">
                  <w:rPr>
                    <w:ins w:id="2994" w:author="Steven Chen" w:date="2016-12-14T14:12:00Z"/>
                    <w:rFonts w:ascii="Arial" w:hAnsi="Arial" w:cs="Arial"/>
                    <w:sz w:val="21"/>
                    <w:szCs w:val="21"/>
                  </w:rPr>
                </w:rPrChange>
              </w:rPr>
              <w:pPrChange w:id="2995" w:author="Steven Chen" w:date="2016-12-14T14:12:00Z">
                <w:pPr>
                  <w:framePr w:hSpace="165" w:wrap="around" w:vAnchor="text" w:hAnchor="text"/>
                  <w:jc w:val="center"/>
                </w:pPr>
              </w:pPrChange>
            </w:pPr>
            <w:ins w:id="2996" w:author="Steven Chen" w:date="2016-12-14T14:12:00Z">
              <w:r w:rsidRPr="00276ED5">
                <w:rPr>
                  <w:rFonts w:ascii="Palatino Linotype" w:hAnsi="Palatino Linotype" w:cs="Arial"/>
                  <w:sz w:val="21"/>
                  <w:szCs w:val="21"/>
                  <w:rPrChange w:id="2997" w:author="Steven Chen" w:date="2016-12-14T14:13:00Z">
                    <w:rPr>
                      <w:rFonts w:ascii="Arial" w:hAnsi="Arial" w:cs="Arial"/>
                      <w:sz w:val="21"/>
                      <w:szCs w:val="21"/>
                    </w:rPr>
                  </w:rPrChange>
                </w:rPr>
                <w:t>125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97C12EF" w14:textId="77777777" w:rsidR="00276ED5" w:rsidRPr="00276ED5" w:rsidRDefault="00276ED5" w:rsidP="00276ED5">
            <w:pPr>
              <w:spacing w:after="0"/>
              <w:jc w:val="center"/>
              <w:rPr>
                <w:ins w:id="2998" w:author="Steven Chen" w:date="2016-12-14T14:12:00Z"/>
                <w:rFonts w:ascii="Palatino Linotype" w:hAnsi="Palatino Linotype" w:cs="Arial"/>
                <w:sz w:val="21"/>
                <w:szCs w:val="21"/>
                <w:rPrChange w:id="2999" w:author="Steven Chen" w:date="2016-12-14T14:13:00Z">
                  <w:rPr>
                    <w:ins w:id="3000" w:author="Steven Chen" w:date="2016-12-14T14:12:00Z"/>
                    <w:rFonts w:ascii="Arial" w:hAnsi="Arial" w:cs="Arial"/>
                    <w:sz w:val="21"/>
                    <w:szCs w:val="21"/>
                  </w:rPr>
                </w:rPrChange>
              </w:rPr>
              <w:pPrChange w:id="3001" w:author="Steven Chen" w:date="2016-12-14T14:12:00Z">
                <w:pPr>
                  <w:framePr w:hSpace="165" w:wrap="around" w:vAnchor="text" w:hAnchor="text"/>
                  <w:jc w:val="center"/>
                </w:pPr>
              </w:pPrChange>
            </w:pPr>
            <w:ins w:id="3002" w:author="Steven Chen" w:date="2016-12-14T14:12:00Z">
              <w:r w:rsidRPr="00276ED5">
                <w:rPr>
                  <w:rFonts w:ascii="Palatino Linotype" w:hAnsi="Palatino Linotype" w:cs="Arial"/>
                  <w:sz w:val="21"/>
                  <w:szCs w:val="21"/>
                  <w:rPrChange w:id="3003" w:author="Steven Chen" w:date="2016-12-14T14:13:00Z">
                    <w:rPr>
                      <w:rFonts w:ascii="Arial" w:hAnsi="Arial" w:cs="Arial"/>
                      <w:sz w:val="21"/>
                      <w:szCs w:val="21"/>
                    </w:rPr>
                  </w:rPrChange>
                </w:rPr>
                <w:t>129</w:t>
              </w:r>
            </w:ins>
          </w:p>
        </w:tc>
      </w:tr>
      <w:tr w:rsidR="00276ED5" w:rsidRPr="00276ED5" w14:paraId="58F03785" w14:textId="77777777" w:rsidTr="00C70F8A">
        <w:trPr>
          <w:trHeight w:val="193"/>
          <w:ins w:id="3004"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CD2E5CD" w14:textId="77777777" w:rsidR="00276ED5" w:rsidRPr="00276ED5" w:rsidRDefault="00276ED5" w:rsidP="00276ED5">
            <w:pPr>
              <w:spacing w:after="0"/>
              <w:rPr>
                <w:ins w:id="3005" w:author="Steven Chen" w:date="2016-12-14T14:12:00Z"/>
                <w:rFonts w:ascii="Palatino Linotype" w:eastAsia="SimSun" w:hAnsi="Palatino Linotype" w:cs="Arial"/>
                <w:b/>
                <w:bCs/>
                <w:color w:val="1F497D"/>
                <w:sz w:val="16"/>
                <w:szCs w:val="16"/>
                <w:rPrChange w:id="3006" w:author="Steven Chen" w:date="2016-12-14T14:13:00Z">
                  <w:rPr>
                    <w:ins w:id="3007" w:author="Steven Chen" w:date="2016-12-14T14:12:00Z"/>
                    <w:rFonts w:ascii="Arial" w:eastAsia="SimSun" w:hAnsi="Arial" w:cs="Arial"/>
                    <w:b/>
                    <w:bCs/>
                    <w:color w:val="1F497D"/>
                    <w:sz w:val="16"/>
                    <w:szCs w:val="16"/>
                  </w:rPr>
                </w:rPrChange>
              </w:rPr>
              <w:pPrChange w:id="3008"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71C6D943" w14:textId="77777777" w:rsidR="00276ED5" w:rsidRPr="00276ED5" w:rsidRDefault="00276ED5" w:rsidP="00276ED5">
            <w:pPr>
              <w:spacing w:after="0"/>
              <w:jc w:val="center"/>
              <w:rPr>
                <w:ins w:id="3009" w:author="Steven Chen" w:date="2016-12-14T14:12:00Z"/>
                <w:rFonts w:ascii="Palatino Linotype" w:hAnsi="Palatino Linotype" w:cs="Arial"/>
                <w:color w:val="1F497D"/>
                <w:sz w:val="16"/>
                <w:szCs w:val="16"/>
                <w:rPrChange w:id="3010" w:author="Steven Chen" w:date="2016-12-14T14:13:00Z">
                  <w:rPr>
                    <w:ins w:id="3011" w:author="Steven Chen" w:date="2016-12-14T14:12:00Z"/>
                    <w:rFonts w:ascii="Arial" w:hAnsi="Arial" w:cs="Arial"/>
                    <w:color w:val="1F497D"/>
                    <w:sz w:val="16"/>
                    <w:szCs w:val="16"/>
                  </w:rPr>
                </w:rPrChange>
              </w:rPr>
              <w:pPrChange w:id="3012" w:author="Steven Chen" w:date="2016-12-14T14:12:00Z">
                <w:pPr>
                  <w:framePr w:hSpace="165" w:wrap="around" w:vAnchor="text" w:hAnchor="text"/>
                  <w:jc w:val="center"/>
                </w:pPr>
              </w:pPrChange>
            </w:pPr>
            <w:ins w:id="3013" w:author="Steven Chen" w:date="2016-12-14T14:12:00Z">
              <w:r w:rsidRPr="00276ED5">
                <w:rPr>
                  <w:rFonts w:ascii="Palatino Linotype" w:hAnsi="Palatino Linotype" w:cs="Arial"/>
                  <w:color w:val="1F497D"/>
                  <w:sz w:val="16"/>
                  <w:szCs w:val="16"/>
                  <w:rPrChange w:id="3014"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7489DFD7" w14:textId="77777777" w:rsidR="00276ED5" w:rsidRPr="00276ED5" w:rsidRDefault="00276ED5" w:rsidP="00276ED5">
            <w:pPr>
              <w:spacing w:after="0"/>
              <w:jc w:val="center"/>
              <w:rPr>
                <w:ins w:id="3015" w:author="Steven Chen" w:date="2016-12-14T14:12:00Z"/>
                <w:rFonts w:ascii="Palatino Linotype" w:hAnsi="Palatino Linotype" w:cs="Arial"/>
                <w:sz w:val="21"/>
                <w:szCs w:val="21"/>
                <w:rPrChange w:id="3016" w:author="Steven Chen" w:date="2016-12-14T14:13:00Z">
                  <w:rPr>
                    <w:ins w:id="3017" w:author="Steven Chen" w:date="2016-12-14T14:12:00Z"/>
                    <w:rFonts w:ascii="Arial" w:hAnsi="Arial" w:cs="Arial"/>
                    <w:sz w:val="21"/>
                    <w:szCs w:val="21"/>
                  </w:rPr>
                </w:rPrChange>
              </w:rPr>
              <w:pPrChange w:id="3018" w:author="Steven Chen" w:date="2016-12-14T14:12:00Z">
                <w:pPr>
                  <w:framePr w:hSpace="165" w:wrap="around" w:vAnchor="text" w:hAnchor="text"/>
                  <w:jc w:val="center"/>
                </w:pPr>
              </w:pPrChange>
            </w:pPr>
            <w:ins w:id="3019" w:author="Steven Chen" w:date="2016-12-14T14:12:00Z">
              <w:r w:rsidRPr="00276ED5">
                <w:rPr>
                  <w:rFonts w:ascii="Palatino Linotype" w:hAnsi="Palatino Linotype" w:cs="Arial"/>
                  <w:sz w:val="21"/>
                  <w:szCs w:val="21"/>
                  <w:rPrChange w:id="3020" w:author="Steven Chen" w:date="2016-12-14T14:13:00Z">
                    <w:rPr>
                      <w:rFonts w:ascii="Arial" w:hAnsi="Arial" w:cs="Arial"/>
                      <w:sz w:val="21"/>
                      <w:szCs w:val="21"/>
                    </w:rPr>
                  </w:rPrChange>
                </w:rPr>
                <w:t>135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85D28B9" w14:textId="77777777" w:rsidR="00276ED5" w:rsidRPr="00276ED5" w:rsidRDefault="00276ED5" w:rsidP="00276ED5">
            <w:pPr>
              <w:spacing w:after="0"/>
              <w:jc w:val="center"/>
              <w:rPr>
                <w:ins w:id="3021" w:author="Steven Chen" w:date="2016-12-14T14:12:00Z"/>
                <w:rFonts w:ascii="Palatino Linotype" w:hAnsi="Palatino Linotype" w:cs="Arial"/>
                <w:sz w:val="21"/>
                <w:szCs w:val="21"/>
                <w:rPrChange w:id="3022" w:author="Steven Chen" w:date="2016-12-14T14:13:00Z">
                  <w:rPr>
                    <w:ins w:id="3023" w:author="Steven Chen" w:date="2016-12-14T14:12:00Z"/>
                    <w:rFonts w:ascii="Arial" w:hAnsi="Arial" w:cs="Arial"/>
                    <w:sz w:val="21"/>
                    <w:szCs w:val="21"/>
                  </w:rPr>
                </w:rPrChange>
              </w:rPr>
              <w:pPrChange w:id="3024" w:author="Steven Chen" w:date="2016-12-14T14:12:00Z">
                <w:pPr>
                  <w:framePr w:hSpace="165" w:wrap="around" w:vAnchor="text" w:hAnchor="text"/>
                  <w:jc w:val="center"/>
                </w:pPr>
              </w:pPrChange>
            </w:pPr>
            <w:ins w:id="3025" w:author="Steven Chen" w:date="2016-12-14T14:12:00Z">
              <w:r w:rsidRPr="00276ED5">
                <w:rPr>
                  <w:rFonts w:ascii="Palatino Linotype" w:hAnsi="Palatino Linotype" w:cs="Arial"/>
                  <w:sz w:val="21"/>
                  <w:szCs w:val="21"/>
                  <w:rPrChange w:id="3026" w:author="Steven Chen" w:date="2016-12-14T14:13:00Z">
                    <w:rPr>
                      <w:rFonts w:ascii="Arial" w:hAnsi="Arial" w:cs="Arial"/>
                      <w:sz w:val="21"/>
                      <w:szCs w:val="21"/>
                    </w:rPr>
                  </w:rPrChange>
                </w:rPr>
                <w:t>136</w:t>
              </w:r>
            </w:ins>
          </w:p>
        </w:tc>
      </w:tr>
      <w:tr w:rsidR="00276ED5" w:rsidRPr="00276ED5" w14:paraId="6D751F8F" w14:textId="77777777" w:rsidTr="00C70F8A">
        <w:trPr>
          <w:trHeight w:val="193"/>
          <w:ins w:id="3027"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28EBBE4" w14:textId="77777777" w:rsidR="00276ED5" w:rsidRPr="00276ED5" w:rsidRDefault="00276ED5" w:rsidP="00276ED5">
            <w:pPr>
              <w:spacing w:after="0"/>
              <w:rPr>
                <w:ins w:id="3028" w:author="Steven Chen" w:date="2016-12-14T14:12:00Z"/>
                <w:rFonts w:ascii="Palatino Linotype" w:eastAsia="SimSun" w:hAnsi="Palatino Linotype" w:cs="Arial"/>
                <w:b/>
                <w:bCs/>
                <w:color w:val="1F497D"/>
                <w:sz w:val="16"/>
                <w:szCs w:val="16"/>
                <w:rPrChange w:id="3029" w:author="Steven Chen" w:date="2016-12-14T14:13:00Z">
                  <w:rPr>
                    <w:ins w:id="3030" w:author="Steven Chen" w:date="2016-12-14T14:12:00Z"/>
                    <w:rFonts w:ascii="Arial" w:eastAsia="SimSun" w:hAnsi="Arial" w:cs="Arial"/>
                    <w:b/>
                    <w:bCs/>
                    <w:color w:val="1F497D"/>
                    <w:sz w:val="16"/>
                    <w:szCs w:val="16"/>
                  </w:rPr>
                </w:rPrChange>
              </w:rPr>
              <w:pPrChange w:id="3031"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8CAD3C0" w14:textId="77777777" w:rsidR="00276ED5" w:rsidRPr="00276ED5" w:rsidRDefault="00276ED5" w:rsidP="00276ED5">
            <w:pPr>
              <w:spacing w:after="0"/>
              <w:jc w:val="center"/>
              <w:rPr>
                <w:ins w:id="3032" w:author="Steven Chen" w:date="2016-12-14T14:12:00Z"/>
                <w:rFonts w:ascii="Palatino Linotype" w:hAnsi="Palatino Linotype" w:cs="Arial"/>
                <w:color w:val="1F497D"/>
                <w:sz w:val="16"/>
                <w:szCs w:val="16"/>
                <w:rPrChange w:id="3033" w:author="Steven Chen" w:date="2016-12-14T14:13:00Z">
                  <w:rPr>
                    <w:ins w:id="3034" w:author="Steven Chen" w:date="2016-12-14T14:12:00Z"/>
                    <w:rFonts w:ascii="Arial" w:hAnsi="Arial" w:cs="Arial"/>
                    <w:color w:val="1F497D"/>
                    <w:sz w:val="16"/>
                    <w:szCs w:val="16"/>
                  </w:rPr>
                </w:rPrChange>
              </w:rPr>
              <w:pPrChange w:id="3035" w:author="Steven Chen" w:date="2016-12-14T14:12:00Z">
                <w:pPr>
                  <w:framePr w:hSpace="165" w:wrap="around" w:vAnchor="text" w:hAnchor="text"/>
                  <w:jc w:val="center"/>
                </w:pPr>
              </w:pPrChange>
            </w:pPr>
            <w:ins w:id="3036" w:author="Steven Chen" w:date="2016-12-14T14:12:00Z">
              <w:r w:rsidRPr="00276ED5">
                <w:rPr>
                  <w:rFonts w:ascii="Palatino Linotype" w:hAnsi="Palatino Linotype" w:cs="Arial"/>
                  <w:color w:val="1F497D"/>
                  <w:sz w:val="16"/>
                  <w:szCs w:val="16"/>
                  <w:rPrChange w:id="3037"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682A2FE2" w14:textId="77777777" w:rsidR="00276ED5" w:rsidRPr="00276ED5" w:rsidRDefault="00276ED5" w:rsidP="00276ED5">
            <w:pPr>
              <w:spacing w:after="0"/>
              <w:jc w:val="center"/>
              <w:rPr>
                <w:ins w:id="3038" w:author="Steven Chen" w:date="2016-12-14T14:12:00Z"/>
                <w:rFonts w:ascii="Palatino Linotype" w:hAnsi="Palatino Linotype" w:cs="Arial"/>
                <w:sz w:val="21"/>
                <w:szCs w:val="21"/>
                <w:rPrChange w:id="3039" w:author="Steven Chen" w:date="2016-12-14T14:13:00Z">
                  <w:rPr>
                    <w:ins w:id="3040" w:author="Steven Chen" w:date="2016-12-14T14:12:00Z"/>
                    <w:rFonts w:ascii="Arial" w:hAnsi="Arial" w:cs="Arial"/>
                    <w:sz w:val="21"/>
                    <w:szCs w:val="21"/>
                  </w:rPr>
                </w:rPrChange>
              </w:rPr>
              <w:pPrChange w:id="3041" w:author="Steven Chen" w:date="2016-12-14T14:12:00Z">
                <w:pPr>
                  <w:framePr w:hSpace="165" w:wrap="around" w:vAnchor="text" w:hAnchor="text"/>
                  <w:jc w:val="center"/>
                </w:pPr>
              </w:pPrChange>
            </w:pPr>
            <w:ins w:id="3042" w:author="Steven Chen" w:date="2016-12-14T14:12:00Z">
              <w:r w:rsidRPr="00276ED5">
                <w:rPr>
                  <w:rFonts w:ascii="Palatino Linotype" w:hAnsi="Palatino Linotype" w:cs="Arial"/>
                  <w:sz w:val="21"/>
                  <w:szCs w:val="21"/>
                  <w:rPrChange w:id="3043" w:author="Steven Chen" w:date="2016-12-14T14:13:00Z">
                    <w:rPr>
                      <w:rFonts w:ascii="Arial" w:hAnsi="Arial" w:cs="Arial"/>
                      <w:sz w:val="21"/>
                      <w:szCs w:val="21"/>
                    </w:rPr>
                  </w:rPrChange>
                </w:rPr>
                <w:t>135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57BE7B7" w14:textId="77777777" w:rsidR="00276ED5" w:rsidRPr="00276ED5" w:rsidRDefault="00276ED5" w:rsidP="00276ED5">
            <w:pPr>
              <w:spacing w:after="0"/>
              <w:jc w:val="center"/>
              <w:rPr>
                <w:ins w:id="3044" w:author="Steven Chen" w:date="2016-12-14T14:12:00Z"/>
                <w:rFonts w:ascii="Palatino Linotype" w:hAnsi="Palatino Linotype" w:cs="Arial"/>
                <w:sz w:val="21"/>
                <w:szCs w:val="21"/>
                <w:rPrChange w:id="3045" w:author="Steven Chen" w:date="2016-12-14T14:13:00Z">
                  <w:rPr>
                    <w:ins w:id="3046" w:author="Steven Chen" w:date="2016-12-14T14:12:00Z"/>
                    <w:rFonts w:ascii="Arial" w:hAnsi="Arial" w:cs="Arial"/>
                    <w:sz w:val="21"/>
                    <w:szCs w:val="21"/>
                  </w:rPr>
                </w:rPrChange>
              </w:rPr>
              <w:pPrChange w:id="3047" w:author="Steven Chen" w:date="2016-12-14T14:12:00Z">
                <w:pPr>
                  <w:framePr w:hSpace="165" w:wrap="around" w:vAnchor="text" w:hAnchor="text"/>
                  <w:jc w:val="center"/>
                </w:pPr>
              </w:pPrChange>
            </w:pPr>
            <w:ins w:id="3048" w:author="Steven Chen" w:date="2016-12-14T14:12:00Z">
              <w:r w:rsidRPr="00276ED5">
                <w:rPr>
                  <w:rFonts w:ascii="Palatino Linotype" w:hAnsi="Palatino Linotype" w:cs="Arial"/>
                  <w:sz w:val="21"/>
                  <w:szCs w:val="21"/>
                  <w:rPrChange w:id="3049" w:author="Steven Chen" w:date="2016-12-14T14:13:00Z">
                    <w:rPr>
                      <w:rFonts w:ascii="Arial" w:hAnsi="Arial" w:cs="Arial"/>
                      <w:sz w:val="21"/>
                      <w:szCs w:val="21"/>
                    </w:rPr>
                  </w:rPrChange>
                </w:rPr>
                <w:t>138</w:t>
              </w:r>
            </w:ins>
          </w:p>
        </w:tc>
      </w:tr>
      <w:tr w:rsidR="00276ED5" w:rsidRPr="00276ED5" w14:paraId="176F355F" w14:textId="77777777" w:rsidTr="00C70F8A">
        <w:trPr>
          <w:trHeight w:val="193"/>
          <w:ins w:id="305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148A71D" w14:textId="77777777" w:rsidR="00276ED5" w:rsidRPr="00276ED5" w:rsidRDefault="00276ED5" w:rsidP="00276ED5">
            <w:pPr>
              <w:spacing w:after="0"/>
              <w:rPr>
                <w:ins w:id="3051" w:author="Steven Chen" w:date="2016-12-14T14:12:00Z"/>
                <w:rFonts w:ascii="Palatino Linotype" w:eastAsia="SimSun" w:hAnsi="Palatino Linotype" w:cs="Arial"/>
                <w:b/>
                <w:bCs/>
                <w:color w:val="1F497D"/>
                <w:sz w:val="16"/>
                <w:szCs w:val="16"/>
                <w:rPrChange w:id="3052" w:author="Steven Chen" w:date="2016-12-14T14:13:00Z">
                  <w:rPr>
                    <w:ins w:id="3053" w:author="Steven Chen" w:date="2016-12-14T14:12:00Z"/>
                    <w:rFonts w:ascii="Arial" w:eastAsia="SimSun" w:hAnsi="Arial" w:cs="Arial"/>
                    <w:b/>
                    <w:bCs/>
                    <w:color w:val="1F497D"/>
                    <w:sz w:val="16"/>
                    <w:szCs w:val="16"/>
                  </w:rPr>
                </w:rPrChange>
              </w:rPr>
              <w:pPrChange w:id="305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1B3FC83F" w14:textId="77777777" w:rsidR="00276ED5" w:rsidRPr="00276ED5" w:rsidRDefault="00276ED5" w:rsidP="00276ED5">
            <w:pPr>
              <w:spacing w:after="0"/>
              <w:jc w:val="center"/>
              <w:rPr>
                <w:ins w:id="3055" w:author="Steven Chen" w:date="2016-12-14T14:12:00Z"/>
                <w:rFonts w:ascii="Palatino Linotype" w:hAnsi="Palatino Linotype" w:cs="Arial"/>
                <w:color w:val="1F497D"/>
                <w:sz w:val="16"/>
                <w:szCs w:val="16"/>
                <w:rPrChange w:id="3056" w:author="Steven Chen" w:date="2016-12-14T14:13:00Z">
                  <w:rPr>
                    <w:ins w:id="3057" w:author="Steven Chen" w:date="2016-12-14T14:12:00Z"/>
                    <w:rFonts w:ascii="Arial" w:hAnsi="Arial" w:cs="Arial"/>
                    <w:color w:val="1F497D"/>
                    <w:sz w:val="16"/>
                    <w:szCs w:val="16"/>
                  </w:rPr>
                </w:rPrChange>
              </w:rPr>
              <w:pPrChange w:id="3058" w:author="Steven Chen" w:date="2016-12-14T14:12:00Z">
                <w:pPr>
                  <w:framePr w:hSpace="165" w:wrap="around" w:vAnchor="text" w:hAnchor="text"/>
                  <w:jc w:val="center"/>
                </w:pPr>
              </w:pPrChange>
            </w:pPr>
            <w:ins w:id="3059" w:author="Steven Chen" w:date="2016-12-14T14:12:00Z">
              <w:r w:rsidRPr="00276ED5">
                <w:rPr>
                  <w:rFonts w:ascii="Palatino Linotype" w:hAnsi="Palatino Linotype" w:cs="Arial"/>
                  <w:color w:val="1F497D"/>
                  <w:sz w:val="16"/>
                  <w:szCs w:val="16"/>
                  <w:rPrChange w:id="3060"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78F1E203" w14:textId="77777777" w:rsidR="00276ED5" w:rsidRPr="00276ED5" w:rsidRDefault="00276ED5" w:rsidP="00276ED5">
            <w:pPr>
              <w:spacing w:after="0"/>
              <w:jc w:val="center"/>
              <w:rPr>
                <w:ins w:id="3061" w:author="Steven Chen" w:date="2016-12-14T14:12:00Z"/>
                <w:rFonts w:ascii="Palatino Linotype" w:hAnsi="Palatino Linotype" w:cs="Arial"/>
                <w:sz w:val="21"/>
                <w:szCs w:val="21"/>
                <w:rPrChange w:id="3062" w:author="Steven Chen" w:date="2016-12-14T14:13:00Z">
                  <w:rPr>
                    <w:ins w:id="3063" w:author="Steven Chen" w:date="2016-12-14T14:12:00Z"/>
                    <w:rFonts w:ascii="Arial" w:hAnsi="Arial" w:cs="Arial"/>
                    <w:sz w:val="21"/>
                    <w:szCs w:val="21"/>
                  </w:rPr>
                </w:rPrChange>
              </w:rPr>
              <w:pPrChange w:id="3064" w:author="Steven Chen" w:date="2016-12-14T14:12:00Z">
                <w:pPr>
                  <w:framePr w:hSpace="165" w:wrap="around" w:vAnchor="text" w:hAnchor="text"/>
                  <w:jc w:val="center"/>
                </w:pPr>
              </w:pPrChange>
            </w:pPr>
            <w:ins w:id="3065" w:author="Steven Chen" w:date="2016-12-14T14:12:00Z">
              <w:r w:rsidRPr="00276ED5">
                <w:rPr>
                  <w:rFonts w:ascii="Palatino Linotype" w:hAnsi="Palatino Linotype" w:cs="Arial"/>
                  <w:sz w:val="21"/>
                  <w:szCs w:val="21"/>
                  <w:rPrChange w:id="3066" w:author="Steven Chen" w:date="2016-12-14T14:13:00Z">
                    <w:rPr>
                      <w:rFonts w:ascii="Arial" w:hAnsi="Arial" w:cs="Arial"/>
                      <w:sz w:val="21"/>
                      <w:szCs w:val="21"/>
                    </w:rPr>
                  </w:rPrChange>
                </w:rPr>
                <w:t>135</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2789814" w14:textId="77777777" w:rsidR="00276ED5" w:rsidRPr="00276ED5" w:rsidRDefault="00276ED5" w:rsidP="00276ED5">
            <w:pPr>
              <w:spacing w:after="0"/>
              <w:jc w:val="center"/>
              <w:rPr>
                <w:ins w:id="3067" w:author="Steven Chen" w:date="2016-12-14T14:12:00Z"/>
                <w:rFonts w:ascii="Palatino Linotype" w:hAnsi="Palatino Linotype" w:cs="Arial"/>
                <w:sz w:val="21"/>
                <w:szCs w:val="21"/>
                <w:rPrChange w:id="3068" w:author="Steven Chen" w:date="2016-12-14T14:13:00Z">
                  <w:rPr>
                    <w:ins w:id="3069" w:author="Steven Chen" w:date="2016-12-14T14:12:00Z"/>
                    <w:rFonts w:ascii="Arial" w:hAnsi="Arial" w:cs="Arial"/>
                    <w:sz w:val="21"/>
                    <w:szCs w:val="21"/>
                  </w:rPr>
                </w:rPrChange>
              </w:rPr>
              <w:pPrChange w:id="3070" w:author="Steven Chen" w:date="2016-12-14T14:12:00Z">
                <w:pPr>
                  <w:framePr w:hSpace="165" w:wrap="around" w:vAnchor="text" w:hAnchor="text"/>
                  <w:jc w:val="center"/>
                </w:pPr>
              </w:pPrChange>
            </w:pPr>
            <w:ins w:id="3071" w:author="Steven Chen" w:date="2016-12-14T14:12:00Z">
              <w:r w:rsidRPr="00276ED5">
                <w:rPr>
                  <w:rFonts w:ascii="Palatino Linotype" w:hAnsi="Palatino Linotype" w:cs="Arial"/>
                  <w:sz w:val="21"/>
                  <w:szCs w:val="21"/>
                  <w:rPrChange w:id="3072" w:author="Steven Chen" w:date="2016-12-14T14:13:00Z">
                    <w:rPr>
                      <w:rFonts w:ascii="Arial" w:hAnsi="Arial" w:cs="Arial"/>
                      <w:sz w:val="21"/>
                      <w:szCs w:val="21"/>
                    </w:rPr>
                  </w:rPrChange>
                </w:rPr>
                <w:t>138</w:t>
              </w:r>
            </w:ins>
          </w:p>
        </w:tc>
      </w:tr>
      <w:tr w:rsidR="00276ED5" w:rsidRPr="00276ED5" w14:paraId="03100C18" w14:textId="77777777" w:rsidTr="00C70F8A">
        <w:trPr>
          <w:trHeight w:val="193"/>
          <w:ins w:id="3073" w:author="Steven Chen" w:date="2016-12-14T14:12:00Z"/>
        </w:trPr>
        <w:tc>
          <w:tcPr>
            <w:tcW w:w="0" w:type="auto"/>
            <w:vMerge w:val="restart"/>
            <w:tcBorders>
              <w:top w:val="nil"/>
              <w:left w:val="single" w:sz="8" w:space="0" w:color="auto"/>
              <w:bottom w:val="single" w:sz="8" w:space="0" w:color="auto"/>
              <w:right w:val="single" w:sz="8" w:space="0" w:color="auto"/>
            </w:tcBorders>
            <w:vAlign w:val="center"/>
            <w:hideMark/>
          </w:tcPr>
          <w:p w14:paraId="205F4BF7" w14:textId="77777777" w:rsidR="00276ED5" w:rsidRPr="00276ED5" w:rsidRDefault="00276ED5" w:rsidP="00276ED5">
            <w:pPr>
              <w:spacing w:after="0"/>
              <w:jc w:val="center"/>
              <w:rPr>
                <w:ins w:id="3074" w:author="Steven Chen" w:date="2016-12-14T14:12:00Z"/>
                <w:rFonts w:ascii="Palatino Linotype" w:hAnsi="Palatino Linotype" w:cs="Arial"/>
                <w:b/>
                <w:bCs/>
                <w:color w:val="1F497D"/>
                <w:sz w:val="16"/>
                <w:szCs w:val="16"/>
                <w:rPrChange w:id="3075" w:author="Steven Chen" w:date="2016-12-14T14:13:00Z">
                  <w:rPr>
                    <w:ins w:id="3076" w:author="Steven Chen" w:date="2016-12-14T14:12:00Z"/>
                    <w:rFonts w:ascii="Arial" w:hAnsi="Arial" w:cs="Arial"/>
                    <w:b/>
                    <w:bCs/>
                    <w:color w:val="1F497D"/>
                    <w:sz w:val="16"/>
                    <w:szCs w:val="16"/>
                  </w:rPr>
                </w:rPrChange>
              </w:rPr>
              <w:pPrChange w:id="3077" w:author="Steven Chen" w:date="2016-12-14T14:12:00Z">
                <w:pPr>
                  <w:framePr w:hSpace="165" w:wrap="around" w:vAnchor="text" w:hAnchor="text"/>
                  <w:jc w:val="center"/>
                </w:pPr>
              </w:pPrChange>
            </w:pPr>
            <w:ins w:id="3078" w:author="Steven Chen" w:date="2016-12-14T14:12:00Z">
              <w:r w:rsidRPr="00276ED5">
                <w:rPr>
                  <w:rFonts w:ascii="Palatino Linotype" w:hAnsi="Palatino Linotype" w:cs="Arial"/>
                  <w:b/>
                  <w:bCs/>
                  <w:color w:val="1F497D"/>
                  <w:sz w:val="16"/>
                  <w:szCs w:val="16"/>
                  <w:rPrChange w:id="3079" w:author="Steven Chen" w:date="2016-12-14T14:13:00Z">
                    <w:rPr>
                      <w:rFonts w:ascii="Arial" w:hAnsi="Arial" w:cs="Arial"/>
                      <w:b/>
                      <w:bCs/>
                      <w:color w:val="1F497D"/>
                      <w:sz w:val="16"/>
                      <w:szCs w:val="16"/>
                    </w:rPr>
                  </w:rPrChange>
                </w:rPr>
                <w:t>JCR</w:t>
              </w:r>
            </w:ins>
          </w:p>
        </w:tc>
        <w:tc>
          <w:tcPr>
            <w:tcW w:w="1507" w:type="dxa"/>
            <w:tcBorders>
              <w:top w:val="nil"/>
              <w:left w:val="nil"/>
              <w:bottom w:val="single" w:sz="8" w:space="0" w:color="auto"/>
              <w:right w:val="single" w:sz="8" w:space="0" w:color="auto"/>
            </w:tcBorders>
            <w:vAlign w:val="center"/>
            <w:hideMark/>
          </w:tcPr>
          <w:p w14:paraId="02F1FD07" w14:textId="77777777" w:rsidR="00276ED5" w:rsidRPr="00276ED5" w:rsidRDefault="00276ED5" w:rsidP="00276ED5">
            <w:pPr>
              <w:spacing w:after="0"/>
              <w:jc w:val="center"/>
              <w:rPr>
                <w:ins w:id="3080" w:author="Steven Chen" w:date="2016-12-14T14:12:00Z"/>
                <w:rFonts w:ascii="Palatino Linotype" w:hAnsi="Palatino Linotype" w:cs="Arial"/>
                <w:color w:val="1F497D"/>
                <w:sz w:val="16"/>
                <w:szCs w:val="16"/>
                <w:rPrChange w:id="3081" w:author="Steven Chen" w:date="2016-12-14T14:13:00Z">
                  <w:rPr>
                    <w:ins w:id="3082" w:author="Steven Chen" w:date="2016-12-14T14:12:00Z"/>
                    <w:rFonts w:ascii="Arial" w:hAnsi="Arial" w:cs="Arial"/>
                    <w:color w:val="1F497D"/>
                    <w:sz w:val="16"/>
                    <w:szCs w:val="16"/>
                  </w:rPr>
                </w:rPrChange>
              </w:rPr>
              <w:pPrChange w:id="3083" w:author="Steven Chen" w:date="2016-12-14T14:12:00Z">
                <w:pPr>
                  <w:framePr w:hSpace="165" w:wrap="around" w:vAnchor="text" w:hAnchor="text"/>
                  <w:jc w:val="center"/>
                </w:pPr>
              </w:pPrChange>
            </w:pPr>
            <w:ins w:id="3084" w:author="Steven Chen" w:date="2016-12-14T14:12:00Z">
              <w:r w:rsidRPr="00276ED5">
                <w:rPr>
                  <w:rFonts w:ascii="Palatino Linotype" w:hAnsi="Palatino Linotype" w:cs="Arial"/>
                  <w:color w:val="1F497D"/>
                  <w:sz w:val="16"/>
                  <w:szCs w:val="16"/>
                  <w:rPrChange w:id="3085"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1884B529" w14:textId="77777777" w:rsidR="00276ED5" w:rsidRPr="00276ED5" w:rsidRDefault="00276ED5" w:rsidP="00276ED5">
            <w:pPr>
              <w:spacing w:after="0"/>
              <w:jc w:val="center"/>
              <w:rPr>
                <w:ins w:id="3086" w:author="Steven Chen" w:date="2016-12-14T14:12:00Z"/>
                <w:rFonts w:ascii="Palatino Linotype" w:hAnsi="Palatino Linotype" w:cs="Arial"/>
                <w:sz w:val="21"/>
                <w:szCs w:val="21"/>
                <w:rPrChange w:id="3087" w:author="Steven Chen" w:date="2016-12-14T14:13:00Z">
                  <w:rPr>
                    <w:ins w:id="3088" w:author="Steven Chen" w:date="2016-12-14T14:12:00Z"/>
                    <w:rFonts w:ascii="Arial" w:hAnsi="Arial" w:cs="Arial"/>
                    <w:sz w:val="21"/>
                    <w:szCs w:val="21"/>
                  </w:rPr>
                </w:rPrChange>
              </w:rPr>
              <w:pPrChange w:id="3089" w:author="Steven Chen" w:date="2016-12-14T14:12:00Z">
                <w:pPr>
                  <w:framePr w:hSpace="165" w:wrap="around" w:vAnchor="text" w:hAnchor="text"/>
                  <w:jc w:val="center"/>
                </w:pPr>
              </w:pPrChange>
            </w:pPr>
            <w:ins w:id="3090" w:author="Steven Chen" w:date="2016-12-14T14:12:00Z">
              <w:r w:rsidRPr="00276ED5">
                <w:rPr>
                  <w:rFonts w:ascii="Palatino Linotype" w:hAnsi="Palatino Linotype" w:cs="Arial"/>
                  <w:sz w:val="21"/>
                  <w:szCs w:val="21"/>
                  <w:rPrChange w:id="3091" w:author="Steven Chen" w:date="2016-12-14T14:13:00Z">
                    <w:rPr>
                      <w:rFonts w:ascii="Arial" w:hAnsi="Arial" w:cs="Arial"/>
                      <w:sz w:val="21"/>
                      <w:szCs w:val="21"/>
                    </w:rPr>
                  </w:rPrChange>
                </w:rPr>
                <w:t>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626A18A" w14:textId="77777777" w:rsidR="00276ED5" w:rsidRPr="00276ED5" w:rsidRDefault="00276ED5" w:rsidP="00276ED5">
            <w:pPr>
              <w:spacing w:after="0"/>
              <w:jc w:val="center"/>
              <w:rPr>
                <w:ins w:id="3092" w:author="Steven Chen" w:date="2016-12-14T14:12:00Z"/>
                <w:rFonts w:ascii="Palatino Linotype" w:hAnsi="Palatino Linotype" w:cs="Arial"/>
                <w:sz w:val="21"/>
                <w:szCs w:val="21"/>
                <w:rPrChange w:id="3093" w:author="Steven Chen" w:date="2016-12-14T14:13:00Z">
                  <w:rPr>
                    <w:ins w:id="3094" w:author="Steven Chen" w:date="2016-12-14T14:12:00Z"/>
                    <w:rFonts w:ascii="Arial" w:hAnsi="Arial" w:cs="Arial"/>
                    <w:sz w:val="21"/>
                    <w:szCs w:val="21"/>
                  </w:rPr>
                </w:rPrChange>
              </w:rPr>
              <w:pPrChange w:id="3095" w:author="Steven Chen" w:date="2016-12-14T14:12:00Z">
                <w:pPr>
                  <w:framePr w:hSpace="165" w:wrap="around" w:vAnchor="text" w:hAnchor="text"/>
                  <w:jc w:val="center"/>
                </w:pPr>
              </w:pPrChange>
            </w:pPr>
            <w:ins w:id="3096" w:author="Steven Chen" w:date="2016-12-14T14:12:00Z">
              <w:r w:rsidRPr="00276ED5">
                <w:rPr>
                  <w:rFonts w:ascii="Palatino Linotype" w:hAnsi="Palatino Linotype" w:cs="Arial"/>
                  <w:sz w:val="21"/>
                  <w:szCs w:val="21"/>
                  <w:rPrChange w:id="3097" w:author="Steven Chen" w:date="2016-12-14T14:13:00Z">
                    <w:rPr>
                      <w:rFonts w:ascii="Arial" w:hAnsi="Arial" w:cs="Arial"/>
                      <w:sz w:val="21"/>
                      <w:szCs w:val="21"/>
                    </w:rPr>
                  </w:rPrChange>
                </w:rPr>
                <w:t>1</w:t>
              </w:r>
            </w:ins>
          </w:p>
        </w:tc>
      </w:tr>
      <w:tr w:rsidR="00276ED5" w:rsidRPr="00276ED5" w14:paraId="2D793C12" w14:textId="77777777" w:rsidTr="00C70F8A">
        <w:trPr>
          <w:trHeight w:val="193"/>
          <w:ins w:id="3098"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9ACA9D8" w14:textId="77777777" w:rsidR="00276ED5" w:rsidRPr="00276ED5" w:rsidRDefault="00276ED5" w:rsidP="00276ED5">
            <w:pPr>
              <w:spacing w:after="0"/>
              <w:rPr>
                <w:ins w:id="3099" w:author="Steven Chen" w:date="2016-12-14T14:12:00Z"/>
                <w:rFonts w:ascii="Palatino Linotype" w:eastAsia="SimSun" w:hAnsi="Palatino Linotype" w:cs="Arial"/>
                <w:b/>
                <w:bCs/>
                <w:color w:val="1F497D"/>
                <w:sz w:val="16"/>
                <w:szCs w:val="16"/>
                <w:rPrChange w:id="3100" w:author="Steven Chen" w:date="2016-12-14T14:13:00Z">
                  <w:rPr>
                    <w:ins w:id="3101" w:author="Steven Chen" w:date="2016-12-14T14:12:00Z"/>
                    <w:rFonts w:ascii="Arial" w:eastAsia="SimSun" w:hAnsi="Arial" w:cs="Arial"/>
                    <w:b/>
                    <w:bCs/>
                    <w:color w:val="1F497D"/>
                    <w:sz w:val="16"/>
                    <w:szCs w:val="16"/>
                  </w:rPr>
                </w:rPrChange>
              </w:rPr>
              <w:pPrChange w:id="3102"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FFC94FF" w14:textId="77777777" w:rsidR="00276ED5" w:rsidRPr="00276ED5" w:rsidRDefault="00276ED5" w:rsidP="00276ED5">
            <w:pPr>
              <w:spacing w:after="0"/>
              <w:jc w:val="center"/>
              <w:rPr>
                <w:ins w:id="3103" w:author="Steven Chen" w:date="2016-12-14T14:12:00Z"/>
                <w:rFonts w:ascii="Palatino Linotype" w:hAnsi="Palatino Linotype" w:cs="Arial"/>
                <w:color w:val="1F497D"/>
                <w:sz w:val="16"/>
                <w:szCs w:val="16"/>
                <w:rPrChange w:id="3104" w:author="Steven Chen" w:date="2016-12-14T14:13:00Z">
                  <w:rPr>
                    <w:ins w:id="3105" w:author="Steven Chen" w:date="2016-12-14T14:12:00Z"/>
                    <w:rFonts w:ascii="Arial" w:hAnsi="Arial" w:cs="Arial"/>
                    <w:color w:val="1F497D"/>
                    <w:sz w:val="16"/>
                    <w:szCs w:val="16"/>
                  </w:rPr>
                </w:rPrChange>
              </w:rPr>
              <w:pPrChange w:id="3106" w:author="Steven Chen" w:date="2016-12-14T14:12:00Z">
                <w:pPr>
                  <w:framePr w:hSpace="165" w:wrap="around" w:vAnchor="text" w:hAnchor="text"/>
                  <w:jc w:val="center"/>
                </w:pPr>
              </w:pPrChange>
            </w:pPr>
            <w:ins w:id="3107" w:author="Steven Chen" w:date="2016-12-14T14:12:00Z">
              <w:r w:rsidRPr="00276ED5">
                <w:rPr>
                  <w:rFonts w:ascii="Palatino Linotype" w:hAnsi="Palatino Linotype" w:cs="Arial"/>
                  <w:color w:val="1F497D"/>
                  <w:sz w:val="16"/>
                  <w:szCs w:val="16"/>
                  <w:rPrChange w:id="3108"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67ECB6BA" w14:textId="77777777" w:rsidR="00276ED5" w:rsidRPr="00276ED5" w:rsidRDefault="00276ED5" w:rsidP="00276ED5">
            <w:pPr>
              <w:spacing w:after="0"/>
              <w:jc w:val="center"/>
              <w:rPr>
                <w:ins w:id="3109" w:author="Steven Chen" w:date="2016-12-14T14:12:00Z"/>
                <w:rFonts w:ascii="Palatino Linotype" w:hAnsi="Palatino Linotype" w:cs="Arial"/>
                <w:sz w:val="21"/>
                <w:szCs w:val="21"/>
                <w:rPrChange w:id="3110" w:author="Steven Chen" w:date="2016-12-14T14:13:00Z">
                  <w:rPr>
                    <w:ins w:id="3111" w:author="Steven Chen" w:date="2016-12-14T14:12:00Z"/>
                    <w:rFonts w:ascii="Arial" w:hAnsi="Arial" w:cs="Arial"/>
                    <w:sz w:val="21"/>
                    <w:szCs w:val="21"/>
                  </w:rPr>
                </w:rPrChange>
              </w:rPr>
              <w:pPrChange w:id="3112" w:author="Steven Chen" w:date="2016-12-14T14:12:00Z">
                <w:pPr>
                  <w:framePr w:hSpace="165" w:wrap="around" w:vAnchor="text" w:hAnchor="text"/>
                  <w:jc w:val="center"/>
                </w:pPr>
              </w:pPrChange>
            </w:pPr>
            <w:ins w:id="3113" w:author="Steven Chen" w:date="2016-12-14T14:12:00Z">
              <w:r w:rsidRPr="00276ED5">
                <w:rPr>
                  <w:rFonts w:ascii="Palatino Linotype" w:hAnsi="Palatino Linotype" w:cs="Arial"/>
                  <w:sz w:val="21"/>
                  <w:szCs w:val="21"/>
                  <w:rPrChange w:id="3114" w:author="Steven Chen" w:date="2016-12-14T14:13:00Z">
                    <w:rPr>
                      <w:rFonts w:ascii="Arial" w:hAnsi="Arial" w:cs="Arial"/>
                      <w:sz w:val="21"/>
                      <w:szCs w:val="21"/>
                    </w:rPr>
                  </w:rPrChange>
                </w:rPr>
                <w:t>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F2AF155" w14:textId="77777777" w:rsidR="00276ED5" w:rsidRPr="00276ED5" w:rsidRDefault="00276ED5" w:rsidP="00276ED5">
            <w:pPr>
              <w:spacing w:after="0"/>
              <w:jc w:val="center"/>
              <w:rPr>
                <w:ins w:id="3115" w:author="Steven Chen" w:date="2016-12-14T14:12:00Z"/>
                <w:rFonts w:ascii="Palatino Linotype" w:hAnsi="Palatino Linotype" w:cs="Arial"/>
                <w:sz w:val="21"/>
                <w:szCs w:val="21"/>
                <w:rPrChange w:id="3116" w:author="Steven Chen" w:date="2016-12-14T14:13:00Z">
                  <w:rPr>
                    <w:ins w:id="3117" w:author="Steven Chen" w:date="2016-12-14T14:12:00Z"/>
                    <w:rFonts w:ascii="Arial" w:hAnsi="Arial" w:cs="Arial"/>
                    <w:sz w:val="21"/>
                    <w:szCs w:val="21"/>
                  </w:rPr>
                </w:rPrChange>
              </w:rPr>
              <w:pPrChange w:id="3118" w:author="Steven Chen" w:date="2016-12-14T14:12:00Z">
                <w:pPr>
                  <w:framePr w:hSpace="165" w:wrap="around" w:vAnchor="text" w:hAnchor="text"/>
                  <w:jc w:val="center"/>
                </w:pPr>
              </w:pPrChange>
            </w:pPr>
            <w:ins w:id="3119" w:author="Steven Chen" w:date="2016-12-14T14:12:00Z">
              <w:r w:rsidRPr="00276ED5">
                <w:rPr>
                  <w:rFonts w:ascii="Palatino Linotype" w:hAnsi="Palatino Linotype" w:cs="Arial"/>
                  <w:sz w:val="21"/>
                  <w:szCs w:val="21"/>
                  <w:rPrChange w:id="3120" w:author="Steven Chen" w:date="2016-12-14T14:13:00Z">
                    <w:rPr>
                      <w:rFonts w:ascii="Arial" w:hAnsi="Arial" w:cs="Arial"/>
                      <w:sz w:val="21"/>
                      <w:szCs w:val="21"/>
                    </w:rPr>
                  </w:rPrChange>
                </w:rPr>
                <w:t>4</w:t>
              </w:r>
            </w:ins>
          </w:p>
        </w:tc>
      </w:tr>
      <w:tr w:rsidR="00276ED5" w:rsidRPr="00276ED5" w14:paraId="55A016F1" w14:textId="77777777" w:rsidTr="00C70F8A">
        <w:trPr>
          <w:trHeight w:val="193"/>
          <w:ins w:id="3121"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1F02517D" w14:textId="77777777" w:rsidR="00276ED5" w:rsidRPr="00276ED5" w:rsidRDefault="00276ED5" w:rsidP="00276ED5">
            <w:pPr>
              <w:spacing w:after="0"/>
              <w:rPr>
                <w:ins w:id="3122" w:author="Steven Chen" w:date="2016-12-14T14:12:00Z"/>
                <w:rFonts w:ascii="Palatino Linotype" w:eastAsia="SimSun" w:hAnsi="Palatino Linotype" w:cs="Arial"/>
                <w:b/>
                <w:bCs/>
                <w:color w:val="1F497D"/>
                <w:sz w:val="16"/>
                <w:szCs w:val="16"/>
                <w:rPrChange w:id="3123" w:author="Steven Chen" w:date="2016-12-14T14:13:00Z">
                  <w:rPr>
                    <w:ins w:id="3124" w:author="Steven Chen" w:date="2016-12-14T14:12:00Z"/>
                    <w:rFonts w:ascii="Arial" w:eastAsia="SimSun" w:hAnsi="Arial" w:cs="Arial"/>
                    <w:b/>
                    <w:bCs/>
                    <w:color w:val="1F497D"/>
                    <w:sz w:val="16"/>
                    <w:szCs w:val="16"/>
                  </w:rPr>
                </w:rPrChange>
              </w:rPr>
              <w:pPrChange w:id="3125"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6FCDECF" w14:textId="77777777" w:rsidR="00276ED5" w:rsidRPr="00276ED5" w:rsidRDefault="00276ED5" w:rsidP="00276ED5">
            <w:pPr>
              <w:spacing w:after="0"/>
              <w:jc w:val="center"/>
              <w:rPr>
                <w:ins w:id="3126" w:author="Steven Chen" w:date="2016-12-14T14:12:00Z"/>
                <w:rFonts w:ascii="Palatino Linotype" w:hAnsi="Palatino Linotype" w:cs="Arial"/>
                <w:color w:val="1F497D"/>
                <w:sz w:val="16"/>
                <w:szCs w:val="16"/>
                <w:rPrChange w:id="3127" w:author="Steven Chen" w:date="2016-12-14T14:13:00Z">
                  <w:rPr>
                    <w:ins w:id="3128" w:author="Steven Chen" w:date="2016-12-14T14:12:00Z"/>
                    <w:rFonts w:ascii="Arial" w:hAnsi="Arial" w:cs="Arial"/>
                    <w:color w:val="1F497D"/>
                    <w:sz w:val="16"/>
                    <w:szCs w:val="16"/>
                  </w:rPr>
                </w:rPrChange>
              </w:rPr>
              <w:pPrChange w:id="3129" w:author="Steven Chen" w:date="2016-12-14T14:12:00Z">
                <w:pPr>
                  <w:framePr w:hSpace="165" w:wrap="around" w:vAnchor="text" w:hAnchor="text"/>
                  <w:jc w:val="center"/>
                </w:pPr>
              </w:pPrChange>
            </w:pPr>
            <w:ins w:id="3130" w:author="Steven Chen" w:date="2016-12-14T14:12:00Z">
              <w:r w:rsidRPr="00276ED5">
                <w:rPr>
                  <w:rFonts w:ascii="Palatino Linotype" w:hAnsi="Palatino Linotype" w:cs="Arial"/>
                  <w:color w:val="1F497D"/>
                  <w:sz w:val="16"/>
                  <w:szCs w:val="16"/>
                  <w:rPrChange w:id="3131"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bottom"/>
            <w:hideMark/>
          </w:tcPr>
          <w:p w14:paraId="1DFC8018" w14:textId="77777777" w:rsidR="00276ED5" w:rsidRPr="00276ED5" w:rsidRDefault="00276ED5" w:rsidP="00276ED5">
            <w:pPr>
              <w:spacing w:after="0"/>
              <w:jc w:val="center"/>
              <w:rPr>
                <w:ins w:id="3132" w:author="Steven Chen" w:date="2016-12-14T14:12:00Z"/>
                <w:rFonts w:ascii="Palatino Linotype" w:hAnsi="Palatino Linotype" w:cs="Arial"/>
                <w:sz w:val="21"/>
                <w:szCs w:val="21"/>
                <w:rPrChange w:id="3133" w:author="Steven Chen" w:date="2016-12-14T14:13:00Z">
                  <w:rPr>
                    <w:ins w:id="3134" w:author="Steven Chen" w:date="2016-12-14T14:12:00Z"/>
                    <w:rFonts w:ascii="Arial" w:hAnsi="Arial" w:cs="Arial"/>
                    <w:sz w:val="21"/>
                    <w:szCs w:val="21"/>
                  </w:rPr>
                </w:rPrChange>
              </w:rPr>
              <w:pPrChange w:id="3135" w:author="Steven Chen" w:date="2016-12-14T14:12:00Z">
                <w:pPr>
                  <w:framePr w:hSpace="165" w:wrap="around" w:vAnchor="text" w:hAnchor="text"/>
                  <w:jc w:val="center"/>
                </w:pPr>
              </w:pPrChange>
            </w:pPr>
            <w:ins w:id="3136" w:author="Steven Chen" w:date="2016-12-14T14:12:00Z">
              <w:r w:rsidRPr="00276ED5">
                <w:rPr>
                  <w:rFonts w:ascii="Palatino Linotype" w:hAnsi="Palatino Linotype" w:cs="Arial"/>
                  <w:sz w:val="21"/>
                  <w:szCs w:val="21"/>
                  <w:rPrChange w:id="3137" w:author="Steven Chen" w:date="2016-12-14T14:13:00Z">
                    <w:rPr>
                      <w:rFonts w:ascii="Arial" w:hAnsi="Arial" w:cs="Arial"/>
                      <w:sz w:val="21"/>
                      <w:szCs w:val="21"/>
                    </w:rPr>
                  </w:rPrChange>
                </w:rPr>
                <w:t>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CAEAD6" w14:textId="77777777" w:rsidR="00276ED5" w:rsidRPr="00276ED5" w:rsidRDefault="00276ED5" w:rsidP="00276ED5">
            <w:pPr>
              <w:spacing w:after="0"/>
              <w:jc w:val="center"/>
              <w:rPr>
                <w:ins w:id="3138" w:author="Steven Chen" w:date="2016-12-14T14:12:00Z"/>
                <w:rFonts w:ascii="Palatino Linotype" w:hAnsi="Palatino Linotype" w:cs="Arial"/>
                <w:sz w:val="21"/>
                <w:szCs w:val="21"/>
                <w:rPrChange w:id="3139" w:author="Steven Chen" w:date="2016-12-14T14:13:00Z">
                  <w:rPr>
                    <w:ins w:id="3140" w:author="Steven Chen" w:date="2016-12-14T14:12:00Z"/>
                    <w:rFonts w:ascii="Arial" w:hAnsi="Arial" w:cs="Arial"/>
                    <w:sz w:val="21"/>
                    <w:szCs w:val="21"/>
                  </w:rPr>
                </w:rPrChange>
              </w:rPr>
              <w:pPrChange w:id="3141" w:author="Steven Chen" w:date="2016-12-14T14:12:00Z">
                <w:pPr>
                  <w:framePr w:hSpace="165" w:wrap="around" w:vAnchor="text" w:hAnchor="text"/>
                  <w:jc w:val="center"/>
                </w:pPr>
              </w:pPrChange>
            </w:pPr>
            <w:ins w:id="3142" w:author="Steven Chen" w:date="2016-12-14T14:12:00Z">
              <w:r w:rsidRPr="00276ED5">
                <w:rPr>
                  <w:rFonts w:ascii="Palatino Linotype" w:hAnsi="Palatino Linotype" w:cs="Arial"/>
                  <w:sz w:val="21"/>
                  <w:szCs w:val="21"/>
                  <w:rPrChange w:id="3143" w:author="Steven Chen" w:date="2016-12-14T14:13:00Z">
                    <w:rPr>
                      <w:rFonts w:ascii="Arial" w:hAnsi="Arial" w:cs="Arial"/>
                      <w:sz w:val="21"/>
                      <w:szCs w:val="21"/>
                    </w:rPr>
                  </w:rPrChange>
                </w:rPr>
                <w:t>6</w:t>
              </w:r>
            </w:ins>
          </w:p>
        </w:tc>
      </w:tr>
      <w:tr w:rsidR="00276ED5" w:rsidRPr="00276ED5" w14:paraId="64D84373" w14:textId="77777777" w:rsidTr="00C70F8A">
        <w:trPr>
          <w:trHeight w:val="193"/>
          <w:ins w:id="3144"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799CF77C" w14:textId="77777777" w:rsidR="00276ED5" w:rsidRPr="00276ED5" w:rsidRDefault="00276ED5" w:rsidP="00276ED5">
            <w:pPr>
              <w:spacing w:after="0"/>
              <w:rPr>
                <w:ins w:id="3145" w:author="Steven Chen" w:date="2016-12-14T14:12:00Z"/>
                <w:rFonts w:ascii="Palatino Linotype" w:eastAsia="SimSun" w:hAnsi="Palatino Linotype" w:cs="Arial"/>
                <w:b/>
                <w:bCs/>
                <w:color w:val="1F497D"/>
                <w:sz w:val="16"/>
                <w:szCs w:val="16"/>
                <w:rPrChange w:id="3146" w:author="Steven Chen" w:date="2016-12-14T14:13:00Z">
                  <w:rPr>
                    <w:ins w:id="3147" w:author="Steven Chen" w:date="2016-12-14T14:12:00Z"/>
                    <w:rFonts w:ascii="Arial" w:eastAsia="SimSun" w:hAnsi="Arial" w:cs="Arial"/>
                    <w:b/>
                    <w:bCs/>
                    <w:color w:val="1F497D"/>
                    <w:sz w:val="16"/>
                    <w:szCs w:val="16"/>
                  </w:rPr>
                </w:rPrChange>
              </w:rPr>
              <w:pPrChange w:id="3148"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15CF4B62" w14:textId="77777777" w:rsidR="00276ED5" w:rsidRPr="00276ED5" w:rsidRDefault="00276ED5" w:rsidP="00276ED5">
            <w:pPr>
              <w:spacing w:after="0"/>
              <w:jc w:val="center"/>
              <w:rPr>
                <w:ins w:id="3149" w:author="Steven Chen" w:date="2016-12-14T14:12:00Z"/>
                <w:rFonts w:ascii="Palatino Linotype" w:hAnsi="Palatino Linotype" w:cs="Arial"/>
                <w:color w:val="1F497D"/>
                <w:sz w:val="16"/>
                <w:szCs w:val="16"/>
                <w:rPrChange w:id="3150" w:author="Steven Chen" w:date="2016-12-14T14:13:00Z">
                  <w:rPr>
                    <w:ins w:id="3151" w:author="Steven Chen" w:date="2016-12-14T14:12:00Z"/>
                    <w:rFonts w:ascii="Arial" w:hAnsi="Arial" w:cs="Arial"/>
                    <w:color w:val="1F497D"/>
                    <w:sz w:val="16"/>
                    <w:szCs w:val="16"/>
                  </w:rPr>
                </w:rPrChange>
              </w:rPr>
              <w:pPrChange w:id="3152" w:author="Steven Chen" w:date="2016-12-14T14:12:00Z">
                <w:pPr>
                  <w:framePr w:hSpace="165" w:wrap="around" w:vAnchor="text" w:hAnchor="text"/>
                  <w:jc w:val="center"/>
                </w:pPr>
              </w:pPrChange>
            </w:pPr>
            <w:ins w:id="3153" w:author="Steven Chen" w:date="2016-12-14T14:12:00Z">
              <w:r w:rsidRPr="00276ED5">
                <w:rPr>
                  <w:rFonts w:ascii="Palatino Linotype" w:hAnsi="Palatino Linotype" w:cs="Arial"/>
                  <w:color w:val="1F497D"/>
                  <w:sz w:val="16"/>
                  <w:szCs w:val="16"/>
                  <w:rPrChange w:id="3154"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4C8BA17A" w14:textId="77777777" w:rsidR="00276ED5" w:rsidRPr="00276ED5" w:rsidRDefault="00276ED5" w:rsidP="00276ED5">
            <w:pPr>
              <w:spacing w:after="0"/>
              <w:jc w:val="center"/>
              <w:rPr>
                <w:ins w:id="3155" w:author="Steven Chen" w:date="2016-12-14T14:12:00Z"/>
                <w:rFonts w:ascii="Palatino Linotype" w:hAnsi="Palatino Linotype" w:cs="Arial"/>
                <w:sz w:val="21"/>
                <w:szCs w:val="21"/>
                <w:rPrChange w:id="3156" w:author="Steven Chen" w:date="2016-12-14T14:13:00Z">
                  <w:rPr>
                    <w:ins w:id="3157" w:author="Steven Chen" w:date="2016-12-14T14:12:00Z"/>
                    <w:rFonts w:ascii="Arial" w:hAnsi="Arial" w:cs="Arial"/>
                    <w:sz w:val="21"/>
                    <w:szCs w:val="21"/>
                  </w:rPr>
                </w:rPrChange>
              </w:rPr>
              <w:pPrChange w:id="3158" w:author="Steven Chen" w:date="2016-12-14T14:12:00Z">
                <w:pPr>
                  <w:framePr w:hSpace="165" w:wrap="around" w:vAnchor="text" w:hAnchor="text"/>
                  <w:jc w:val="center"/>
                </w:pPr>
              </w:pPrChange>
            </w:pPr>
            <w:ins w:id="3159" w:author="Steven Chen" w:date="2016-12-14T14:12:00Z">
              <w:r w:rsidRPr="00276ED5">
                <w:rPr>
                  <w:rFonts w:ascii="Palatino Linotype" w:hAnsi="Palatino Linotype" w:cs="Arial"/>
                  <w:sz w:val="21"/>
                  <w:szCs w:val="21"/>
                  <w:rPrChange w:id="3160" w:author="Steven Chen" w:date="2016-12-14T14:13:00Z">
                    <w:rPr>
                      <w:rFonts w:ascii="Arial" w:hAnsi="Arial" w:cs="Arial"/>
                      <w:sz w:val="21"/>
                      <w:szCs w:val="21"/>
                    </w:rPr>
                  </w:rPrChange>
                </w:rPr>
                <w:t>21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3BEABF9" w14:textId="77777777" w:rsidR="00276ED5" w:rsidRPr="00276ED5" w:rsidRDefault="00276ED5" w:rsidP="00276ED5">
            <w:pPr>
              <w:spacing w:after="0"/>
              <w:jc w:val="center"/>
              <w:rPr>
                <w:ins w:id="3161" w:author="Steven Chen" w:date="2016-12-14T14:12:00Z"/>
                <w:rFonts w:ascii="Palatino Linotype" w:hAnsi="Palatino Linotype" w:cs="Arial"/>
                <w:sz w:val="21"/>
                <w:szCs w:val="21"/>
                <w:rPrChange w:id="3162" w:author="Steven Chen" w:date="2016-12-14T14:13:00Z">
                  <w:rPr>
                    <w:ins w:id="3163" w:author="Steven Chen" w:date="2016-12-14T14:12:00Z"/>
                    <w:rFonts w:ascii="Arial" w:hAnsi="Arial" w:cs="Arial"/>
                    <w:sz w:val="21"/>
                    <w:szCs w:val="21"/>
                  </w:rPr>
                </w:rPrChange>
              </w:rPr>
              <w:pPrChange w:id="3164" w:author="Steven Chen" w:date="2016-12-14T14:12:00Z">
                <w:pPr>
                  <w:framePr w:hSpace="165" w:wrap="around" w:vAnchor="text" w:hAnchor="text"/>
                  <w:jc w:val="center"/>
                </w:pPr>
              </w:pPrChange>
            </w:pPr>
            <w:ins w:id="3165" w:author="Steven Chen" w:date="2016-12-14T14:12:00Z">
              <w:r w:rsidRPr="00276ED5">
                <w:rPr>
                  <w:rFonts w:ascii="Palatino Linotype" w:hAnsi="Palatino Linotype" w:cs="Arial"/>
                  <w:sz w:val="21"/>
                  <w:szCs w:val="21"/>
                  <w:rPrChange w:id="3166" w:author="Steven Chen" w:date="2016-12-14T14:13:00Z">
                    <w:rPr>
                      <w:rFonts w:ascii="Arial" w:hAnsi="Arial" w:cs="Arial"/>
                      <w:sz w:val="21"/>
                      <w:szCs w:val="21"/>
                    </w:rPr>
                  </w:rPrChange>
                </w:rPr>
                <w:t>75</w:t>
              </w:r>
            </w:ins>
          </w:p>
        </w:tc>
      </w:tr>
      <w:tr w:rsidR="00276ED5" w:rsidRPr="00276ED5" w14:paraId="1DEB3DAA" w14:textId="77777777" w:rsidTr="00C70F8A">
        <w:trPr>
          <w:trHeight w:val="193"/>
          <w:ins w:id="3167"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57A0845E" w14:textId="77777777" w:rsidR="00276ED5" w:rsidRPr="00276ED5" w:rsidRDefault="00276ED5" w:rsidP="00276ED5">
            <w:pPr>
              <w:spacing w:after="0"/>
              <w:rPr>
                <w:ins w:id="3168" w:author="Steven Chen" w:date="2016-12-14T14:12:00Z"/>
                <w:rFonts w:ascii="Palatino Linotype" w:eastAsia="SimSun" w:hAnsi="Palatino Linotype" w:cs="Arial"/>
                <w:b/>
                <w:bCs/>
                <w:color w:val="1F497D"/>
                <w:sz w:val="16"/>
                <w:szCs w:val="16"/>
                <w:rPrChange w:id="3169" w:author="Steven Chen" w:date="2016-12-14T14:13:00Z">
                  <w:rPr>
                    <w:ins w:id="3170" w:author="Steven Chen" w:date="2016-12-14T14:12:00Z"/>
                    <w:rFonts w:ascii="Arial" w:eastAsia="SimSun" w:hAnsi="Arial" w:cs="Arial"/>
                    <w:b/>
                    <w:bCs/>
                    <w:color w:val="1F497D"/>
                    <w:sz w:val="16"/>
                    <w:szCs w:val="16"/>
                  </w:rPr>
                </w:rPrChange>
              </w:rPr>
              <w:pPrChange w:id="3171"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4402F213" w14:textId="77777777" w:rsidR="00276ED5" w:rsidRPr="00276ED5" w:rsidRDefault="00276ED5" w:rsidP="00276ED5">
            <w:pPr>
              <w:spacing w:after="0"/>
              <w:jc w:val="center"/>
              <w:rPr>
                <w:ins w:id="3172" w:author="Steven Chen" w:date="2016-12-14T14:12:00Z"/>
                <w:rFonts w:ascii="Palatino Linotype" w:hAnsi="Palatino Linotype" w:cs="Arial"/>
                <w:color w:val="1F497D"/>
                <w:sz w:val="16"/>
                <w:szCs w:val="16"/>
                <w:rPrChange w:id="3173" w:author="Steven Chen" w:date="2016-12-14T14:13:00Z">
                  <w:rPr>
                    <w:ins w:id="3174" w:author="Steven Chen" w:date="2016-12-14T14:12:00Z"/>
                    <w:rFonts w:ascii="Arial" w:hAnsi="Arial" w:cs="Arial"/>
                    <w:color w:val="1F497D"/>
                    <w:sz w:val="16"/>
                    <w:szCs w:val="16"/>
                  </w:rPr>
                </w:rPrChange>
              </w:rPr>
              <w:pPrChange w:id="3175" w:author="Steven Chen" w:date="2016-12-14T14:12:00Z">
                <w:pPr>
                  <w:framePr w:hSpace="165" w:wrap="around" w:vAnchor="text" w:hAnchor="text"/>
                  <w:jc w:val="center"/>
                </w:pPr>
              </w:pPrChange>
            </w:pPr>
            <w:ins w:id="3176" w:author="Steven Chen" w:date="2016-12-14T14:12:00Z">
              <w:r w:rsidRPr="00276ED5">
                <w:rPr>
                  <w:rFonts w:ascii="Palatino Linotype" w:hAnsi="Palatino Linotype" w:cs="Arial"/>
                  <w:color w:val="1F497D"/>
                  <w:sz w:val="16"/>
                  <w:szCs w:val="16"/>
                  <w:rPrChange w:id="3177"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400D9A45" w14:textId="77777777" w:rsidR="00276ED5" w:rsidRPr="00276ED5" w:rsidRDefault="00276ED5" w:rsidP="00276ED5">
            <w:pPr>
              <w:spacing w:after="0"/>
              <w:jc w:val="center"/>
              <w:rPr>
                <w:ins w:id="3178" w:author="Steven Chen" w:date="2016-12-14T14:12:00Z"/>
                <w:rFonts w:ascii="Palatino Linotype" w:hAnsi="Palatino Linotype" w:cs="Arial"/>
                <w:sz w:val="21"/>
                <w:szCs w:val="21"/>
                <w:rPrChange w:id="3179" w:author="Steven Chen" w:date="2016-12-14T14:13:00Z">
                  <w:rPr>
                    <w:ins w:id="3180" w:author="Steven Chen" w:date="2016-12-14T14:12:00Z"/>
                    <w:rFonts w:ascii="Arial" w:hAnsi="Arial" w:cs="Arial"/>
                    <w:sz w:val="21"/>
                    <w:szCs w:val="21"/>
                  </w:rPr>
                </w:rPrChange>
              </w:rPr>
              <w:pPrChange w:id="3181" w:author="Steven Chen" w:date="2016-12-14T14:12:00Z">
                <w:pPr>
                  <w:framePr w:hSpace="165" w:wrap="around" w:vAnchor="text" w:hAnchor="text"/>
                  <w:jc w:val="center"/>
                </w:pPr>
              </w:pPrChange>
            </w:pPr>
            <w:ins w:id="3182" w:author="Steven Chen" w:date="2016-12-14T14:12:00Z">
              <w:r w:rsidRPr="00276ED5">
                <w:rPr>
                  <w:rFonts w:ascii="Palatino Linotype" w:hAnsi="Palatino Linotype" w:cs="Arial"/>
                  <w:sz w:val="21"/>
                  <w:szCs w:val="21"/>
                  <w:rPrChange w:id="3183" w:author="Steven Chen" w:date="2016-12-14T14:13:00Z">
                    <w:rPr>
                      <w:rFonts w:ascii="Arial" w:hAnsi="Arial" w:cs="Arial"/>
                      <w:sz w:val="21"/>
                      <w:szCs w:val="21"/>
                    </w:rPr>
                  </w:rPrChange>
                </w:rPr>
                <w:t>154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E41AF6" w14:textId="77777777" w:rsidR="00276ED5" w:rsidRPr="00276ED5" w:rsidRDefault="00276ED5" w:rsidP="00276ED5">
            <w:pPr>
              <w:spacing w:after="0"/>
              <w:jc w:val="center"/>
              <w:rPr>
                <w:ins w:id="3184" w:author="Steven Chen" w:date="2016-12-14T14:12:00Z"/>
                <w:rFonts w:ascii="Palatino Linotype" w:hAnsi="Palatino Linotype" w:cs="Arial"/>
                <w:sz w:val="21"/>
                <w:szCs w:val="21"/>
                <w:rPrChange w:id="3185" w:author="Steven Chen" w:date="2016-12-14T14:13:00Z">
                  <w:rPr>
                    <w:ins w:id="3186" w:author="Steven Chen" w:date="2016-12-14T14:12:00Z"/>
                    <w:rFonts w:ascii="Arial" w:hAnsi="Arial" w:cs="Arial"/>
                    <w:sz w:val="21"/>
                    <w:szCs w:val="21"/>
                  </w:rPr>
                </w:rPrChange>
              </w:rPr>
              <w:pPrChange w:id="3187" w:author="Steven Chen" w:date="2016-12-14T14:12:00Z">
                <w:pPr>
                  <w:framePr w:hSpace="165" w:wrap="around" w:vAnchor="text" w:hAnchor="text"/>
                  <w:jc w:val="center"/>
                </w:pPr>
              </w:pPrChange>
            </w:pPr>
            <w:ins w:id="3188" w:author="Steven Chen" w:date="2016-12-14T14:12:00Z">
              <w:r w:rsidRPr="00276ED5">
                <w:rPr>
                  <w:rFonts w:ascii="Palatino Linotype" w:hAnsi="Palatino Linotype" w:cs="Arial"/>
                  <w:sz w:val="21"/>
                  <w:szCs w:val="21"/>
                  <w:rPrChange w:id="3189" w:author="Steven Chen" w:date="2016-12-14T14:13:00Z">
                    <w:rPr>
                      <w:rFonts w:ascii="Arial" w:hAnsi="Arial" w:cs="Arial"/>
                      <w:sz w:val="21"/>
                      <w:szCs w:val="21"/>
                    </w:rPr>
                  </w:rPrChange>
                </w:rPr>
                <w:t>147</w:t>
              </w:r>
            </w:ins>
          </w:p>
        </w:tc>
      </w:tr>
      <w:tr w:rsidR="00276ED5" w:rsidRPr="00276ED5" w14:paraId="6E676087" w14:textId="77777777" w:rsidTr="00C70F8A">
        <w:trPr>
          <w:trHeight w:val="193"/>
          <w:ins w:id="319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4A9649E" w14:textId="77777777" w:rsidR="00276ED5" w:rsidRPr="00276ED5" w:rsidRDefault="00276ED5" w:rsidP="00276ED5">
            <w:pPr>
              <w:spacing w:after="0"/>
              <w:rPr>
                <w:ins w:id="3191" w:author="Steven Chen" w:date="2016-12-14T14:12:00Z"/>
                <w:rFonts w:ascii="Palatino Linotype" w:eastAsia="SimSun" w:hAnsi="Palatino Linotype" w:cs="Arial"/>
                <w:b/>
                <w:bCs/>
                <w:color w:val="1F497D"/>
                <w:sz w:val="16"/>
                <w:szCs w:val="16"/>
                <w:rPrChange w:id="3192" w:author="Steven Chen" w:date="2016-12-14T14:13:00Z">
                  <w:rPr>
                    <w:ins w:id="3193" w:author="Steven Chen" w:date="2016-12-14T14:12:00Z"/>
                    <w:rFonts w:ascii="Arial" w:eastAsia="SimSun" w:hAnsi="Arial" w:cs="Arial"/>
                    <w:b/>
                    <w:bCs/>
                    <w:color w:val="1F497D"/>
                    <w:sz w:val="16"/>
                    <w:szCs w:val="16"/>
                  </w:rPr>
                </w:rPrChange>
              </w:rPr>
              <w:pPrChange w:id="319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5185F4A3" w14:textId="77777777" w:rsidR="00276ED5" w:rsidRPr="00276ED5" w:rsidRDefault="00276ED5" w:rsidP="00276ED5">
            <w:pPr>
              <w:spacing w:after="0"/>
              <w:jc w:val="center"/>
              <w:rPr>
                <w:ins w:id="3195" w:author="Steven Chen" w:date="2016-12-14T14:12:00Z"/>
                <w:rFonts w:ascii="Palatino Linotype" w:hAnsi="Palatino Linotype" w:cs="Arial"/>
                <w:color w:val="1F497D"/>
                <w:sz w:val="16"/>
                <w:szCs w:val="16"/>
                <w:rPrChange w:id="3196" w:author="Steven Chen" w:date="2016-12-14T14:13:00Z">
                  <w:rPr>
                    <w:ins w:id="3197" w:author="Steven Chen" w:date="2016-12-14T14:12:00Z"/>
                    <w:rFonts w:ascii="Arial" w:hAnsi="Arial" w:cs="Arial"/>
                    <w:color w:val="1F497D"/>
                    <w:sz w:val="16"/>
                    <w:szCs w:val="16"/>
                  </w:rPr>
                </w:rPrChange>
              </w:rPr>
              <w:pPrChange w:id="3198" w:author="Steven Chen" w:date="2016-12-14T14:12:00Z">
                <w:pPr>
                  <w:framePr w:hSpace="165" w:wrap="around" w:vAnchor="text" w:hAnchor="text"/>
                  <w:jc w:val="center"/>
                </w:pPr>
              </w:pPrChange>
            </w:pPr>
            <w:ins w:id="3199" w:author="Steven Chen" w:date="2016-12-14T14:12:00Z">
              <w:r w:rsidRPr="00276ED5">
                <w:rPr>
                  <w:rFonts w:ascii="Palatino Linotype" w:hAnsi="Palatino Linotype" w:cs="Arial"/>
                  <w:color w:val="1F497D"/>
                  <w:sz w:val="16"/>
                  <w:szCs w:val="16"/>
                  <w:rPrChange w:id="3200"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1B06F8FE" w14:textId="77777777" w:rsidR="00276ED5" w:rsidRPr="00276ED5" w:rsidRDefault="00276ED5" w:rsidP="00276ED5">
            <w:pPr>
              <w:spacing w:after="0"/>
              <w:jc w:val="center"/>
              <w:rPr>
                <w:ins w:id="3201" w:author="Steven Chen" w:date="2016-12-14T14:12:00Z"/>
                <w:rFonts w:ascii="Palatino Linotype" w:hAnsi="Palatino Linotype" w:cs="Arial"/>
                <w:sz w:val="21"/>
                <w:szCs w:val="21"/>
                <w:rPrChange w:id="3202" w:author="Steven Chen" w:date="2016-12-14T14:13:00Z">
                  <w:rPr>
                    <w:ins w:id="3203" w:author="Steven Chen" w:date="2016-12-14T14:12:00Z"/>
                    <w:rFonts w:ascii="Arial" w:hAnsi="Arial" w:cs="Arial"/>
                    <w:sz w:val="21"/>
                    <w:szCs w:val="21"/>
                  </w:rPr>
                </w:rPrChange>
              </w:rPr>
              <w:pPrChange w:id="3204" w:author="Steven Chen" w:date="2016-12-14T14:12:00Z">
                <w:pPr>
                  <w:framePr w:hSpace="165" w:wrap="around" w:vAnchor="text" w:hAnchor="text"/>
                  <w:jc w:val="center"/>
                </w:pPr>
              </w:pPrChange>
            </w:pPr>
            <w:ins w:id="3205" w:author="Steven Chen" w:date="2016-12-14T14:12:00Z">
              <w:r w:rsidRPr="00276ED5">
                <w:rPr>
                  <w:rFonts w:ascii="Palatino Linotype" w:hAnsi="Palatino Linotype" w:cs="Arial"/>
                  <w:sz w:val="21"/>
                  <w:szCs w:val="21"/>
                  <w:rPrChange w:id="3206" w:author="Steven Chen" w:date="2016-12-14T14:13:00Z">
                    <w:rPr>
                      <w:rFonts w:ascii="Arial" w:hAnsi="Arial" w:cs="Arial"/>
                      <w:sz w:val="21"/>
                      <w:szCs w:val="21"/>
                    </w:rPr>
                  </w:rPrChange>
                </w:rPr>
                <w:t>164</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58AF1B3" w14:textId="77777777" w:rsidR="00276ED5" w:rsidRPr="00276ED5" w:rsidRDefault="00276ED5" w:rsidP="00276ED5">
            <w:pPr>
              <w:spacing w:after="0"/>
              <w:jc w:val="center"/>
              <w:rPr>
                <w:ins w:id="3207" w:author="Steven Chen" w:date="2016-12-14T14:12:00Z"/>
                <w:rFonts w:ascii="Palatino Linotype" w:hAnsi="Palatino Linotype" w:cs="Arial"/>
                <w:sz w:val="21"/>
                <w:szCs w:val="21"/>
                <w:rPrChange w:id="3208" w:author="Steven Chen" w:date="2016-12-14T14:13:00Z">
                  <w:rPr>
                    <w:ins w:id="3209" w:author="Steven Chen" w:date="2016-12-14T14:12:00Z"/>
                    <w:rFonts w:ascii="Arial" w:hAnsi="Arial" w:cs="Arial"/>
                    <w:sz w:val="21"/>
                    <w:szCs w:val="21"/>
                  </w:rPr>
                </w:rPrChange>
              </w:rPr>
              <w:pPrChange w:id="3210" w:author="Steven Chen" w:date="2016-12-14T14:12:00Z">
                <w:pPr>
                  <w:framePr w:hSpace="165" w:wrap="around" w:vAnchor="text" w:hAnchor="text"/>
                  <w:jc w:val="center"/>
                </w:pPr>
              </w:pPrChange>
            </w:pPr>
            <w:ins w:id="3211" w:author="Steven Chen" w:date="2016-12-14T14:12:00Z">
              <w:r w:rsidRPr="00276ED5">
                <w:rPr>
                  <w:rFonts w:ascii="Palatino Linotype" w:hAnsi="Palatino Linotype" w:cs="Arial"/>
                  <w:sz w:val="21"/>
                  <w:szCs w:val="21"/>
                  <w:rPrChange w:id="3212" w:author="Steven Chen" w:date="2016-12-14T14:13:00Z">
                    <w:rPr>
                      <w:rFonts w:ascii="Arial" w:hAnsi="Arial" w:cs="Arial"/>
                      <w:sz w:val="21"/>
                      <w:szCs w:val="21"/>
                    </w:rPr>
                  </w:rPrChange>
                </w:rPr>
                <w:t>159</w:t>
              </w:r>
            </w:ins>
          </w:p>
        </w:tc>
      </w:tr>
      <w:tr w:rsidR="00276ED5" w:rsidRPr="00276ED5" w14:paraId="0C5BA9D4" w14:textId="77777777" w:rsidTr="00C70F8A">
        <w:trPr>
          <w:trHeight w:val="193"/>
          <w:ins w:id="3213"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0EEF08AB" w14:textId="77777777" w:rsidR="00276ED5" w:rsidRPr="00276ED5" w:rsidRDefault="00276ED5" w:rsidP="00276ED5">
            <w:pPr>
              <w:spacing w:after="0"/>
              <w:rPr>
                <w:ins w:id="3214" w:author="Steven Chen" w:date="2016-12-14T14:12:00Z"/>
                <w:rFonts w:ascii="Palatino Linotype" w:eastAsia="SimSun" w:hAnsi="Palatino Linotype" w:cs="Arial"/>
                <w:b/>
                <w:bCs/>
                <w:color w:val="1F497D"/>
                <w:sz w:val="16"/>
                <w:szCs w:val="16"/>
                <w:rPrChange w:id="3215" w:author="Steven Chen" w:date="2016-12-14T14:13:00Z">
                  <w:rPr>
                    <w:ins w:id="3216" w:author="Steven Chen" w:date="2016-12-14T14:12:00Z"/>
                    <w:rFonts w:ascii="Arial" w:eastAsia="SimSun" w:hAnsi="Arial" w:cs="Arial"/>
                    <w:b/>
                    <w:bCs/>
                    <w:color w:val="1F497D"/>
                    <w:sz w:val="16"/>
                    <w:szCs w:val="16"/>
                  </w:rPr>
                </w:rPrChange>
              </w:rPr>
              <w:pPrChange w:id="3217"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32C31B6" w14:textId="77777777" w:rsidR="00276ED5" w:rsidRPr="00276ED5" w:rsidRDefault="00276ED5" w:rsidP="00276ED5">
            <w:pPr>
              <w:spacing w:after="0"/>
              <w:jc w:val="center"/>
              <w:rPr>
                <w:ins w:id="3218" w:author="Steven Chen" w:date="2016-12-14T14:12:00Z"/>
                <w:rFonts w:ascii="Palatino Linotype" w:hAnsi="Palatino Linotype" w:cs="Arial"/>
                <w:color w:val="1F497D"/>
                <w:sz w:val="16"/>
                <w:szCs w:val="16"/>
                <w:rPrChange w:id="3219" w:author="Steven Chen" w:date="2016-12-14T14:13:00Z">
                  <w:rPr>
                    <w:ins w:id="3220" w:author="Steven Chen" w:date="2016-12-14T14:12:00Z"/>
                    <w:rFonts w:ascii="Arial" w:hAnsi="Arial" w:cs="Arial"/>
                    <w:color w:val="1F497D"/>
                    <w:sz w:val="16"/>
                    <w:szCs w:val="16"/>
                  </w:rPr>
                </w:rPrChange>
              </w:rPr>
              <w:pPrChange w:id="3221" w:author="Steven Chen" w:date="2016-12-14T14:12:00Z">
                <w:pPr>
                  <w:framePr w:hSpace="165" w:wrap="around" w:vAnchor="text" w:hAnchor="text"/>
                  <w:jc w:val="center"/>
                </w:pPr>
              </w:pPrChange>
            </w:pPr>
            <w:ins w:id="3222" w:author="Steven Chen" w:date="2016-12-14T14:12:00Z">
              <w:r w:rsidRPr="00276ED5">
                <w:rPr>
                  <w:rFonts w:ascii="Palatino Linotype" w:hAnsi="Palatino Linotype" w:cs="Arial"/>
                  <w:color w:val="1F497D"/>
                  <w:sz w:val="16"/>
                  <w:szCs w:val="16"/>
                  <w:rPrChange w:id="3223"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517BBF53" w14:textId="77777777" w:rsidR="00276ED5" w:rsidRPr="00276ED5" w:rsidRDefault="00276ED5" w:rsidP="00276ED5">
            <w:pPr>
              <w:spacing w:after="0"/>
              <w:jc w:val="center"/>
              <w:rPr>
                <w:ins w:id="3224" w:author="Steven Chen" w:date="2016-12-14T14:12:00Z"/>
                <w:rFonts w:ascii="Palatino Linotype" w:hAnsi="Palatino Linotype" w:cs="Arial"/>
                <w:sz w:val="21"/>
                <w:szCs w:val="21"/>
                <w:rPrChange w:id="3225" w:author="Steven Chen" w:date="2016-12-14T14:13:00Z">
                  <w:rPr>
                    <w:ins w:id="3226" w:author="Steven Chen" w:date="2016-12-14T14:12:00Z"/>
                    <w:rFonts w:ascii="Arial" w:hAnsi="Arial" w:cs="Arial"/>
                    <w:sz w:val="21"/>
                    <w:szCs w:val="21"/>
                  </w:rPr>
                </w:rPrChange>
              </w:rPr>
              <w:pPrChange w:id="3227" w:author="Steven Chen" w:date="2016-12-14T14:12:00Z">
                <w:pPr>
                  <w:framePr w:hSpace="165" w:wrap="around" w:vAnchor="text" w:hAnchor="text"/>
                  <w:jc w:val="center"/>
                </w:pPr>
              </w:pPrChange>
            </w:pPr>
            <w:ins w:id="3228" w:author="Steven Chen" w:date="2016-12-14T14:12:00Z">
              <w:r w:rsidRPr="00276ED5">
                <w:rPr>
                  <w:rFonts w:ascii="Palatino Linotype" w:hAnsi="Palatino Linotype" w:cs="Arial"/>
                  <w:sz w:val="21"/>
                  <w:szCs w:val="21"/>
                  <w:rPrChange w:id="3229" w:author="Steven Chen" w:date="2016-12-14T14:13:00Z">
                    <w:rPr>
                      <w:rFonts w:ascii="Arial" w:hAnsi="Arial" w:cs="Arial"/>
                      <w:sz w:val="21"/>
                      <w:szCs w:val="21"/>
                    </w:rPr>
                  </w:rPrChange>
                </w:rPr>
                <w:t>166</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367B371" w14:textId="77777777" w:rsidR="00276ED5" w:rsidRPr="00276ED5" w:rsidRDefault="00276ED5" w:rsidP="00276ED5">
            <w:pPr>
              <w:spacing w:after="0"/>
              <w:jc w:val="center"/>
              <w:rPr>
                <w:ins w:id="3230" w:author="Steven Chen" w:date="2016-12-14T14:12:00Z"/>
                <w:rFonts w:ascii="Palatino Linotype" w:hAnsi="Palatino Linotype" w:cs="Arial"/>
                <w:sz w:val="21"/>
                <w:szCs w:val="21"/>
                <w:rPrChange w:id="3231" w:author="Steven Chen" w:date="2016-12-14T14:13:00Z">
                  <w:rPr>
                    <w:ins w:id="3232" w:author="Steven Chen" w:date="2016-12-14T14:12:00Z"/>
                    <w:rFonts w:ascii="Arial" w:hAnsi="Arial" w:cs="Arial"/>
                    <w:sz w:val="21"/>
                    <w:szCs w:val="21"/>
                  </w:rPr>
                </w:rPrChange>
              </w:rPr>
              <w:pPrChange w:id="3233" w:author="Steven Chen" w:date="2016-12-14T14:12:00Z">
                <w:pPr>
                  <w:framePr w:hSpace="165" w:wrap="around" w:vAnchor="text" w:hAnchor="text"/>
                  <w:jc w:val="center"/>
                </w:pPr>
              </w:pPrChange>
            </w:pPr>
            <w:ins w:id="3234" w:author="Steven Chen" w:date="2016-12-14T14:12:00Z">
              <w:r w:rsidRPr="00276ED5">
                <w:rPr>
                  <w:rFonts w:ascii="Palatino Linotype" w:hAnsi="Palatino Linotype" w:cs="Arial"/>
                  <w:sz w:val="21"/>
                  <w:szCs w:val="21"/>
                  <w:rPrChange w:id="3235" w:author="Steven Chen" w:date="2016-12-14T14:13:00Z">
                    <w:rPr>
                      <w:rFonts w:ascii="Arial" w:hAnsi="Arial" w:cs="Arial"/>
                      <w:sz w:val="21"/>
                      <w:szCs w:val="21"/>
                    </w:rPr>
                  </w:rPrChange>
                </w:rPr>
                <w:t>164</w:t>
              </w:r>
            </w:ins>
          </w:p>
        </w:tc>
      </w:tr>
      <w:tr w:rsidR="00276ED5" w:rsidRPr="00276ED5" w14:paraId="4112169C" w14:textId="77777777" w:rsidTr="00C70F8A">
        <w:trPr>
          <w:trHeight w:val="193"/>
          <w:ins w:id="3236"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38EF133" w14:textId="77777777" w:rsidR="00276ED5" w:rsidRPr="00276ED5" w:rsidRDefault="00276ED5" w:rsidP="00276ED5">
            <w:pPr>
              <w:spacing w:after="0"/>
              <w:rPr>
                <w:ins w:id="3237" w:author="Steven Chen" w:date="2016-12-14T14:12:00Z"/>
                <w:rFonts w:ascii="Palatino Linotype" w:eastAsia="SimSun" w:hAnsi="Palatino Linotype" w:cs="Arial"/>
                <w:b/>
                <w:bCs/>
                <w:color w:val="1F497D"/>
                <w:sz w:val="16"/>
                <w:szCs w:val="16"/>
                <w:rPrChange w:id="3238" w:author="Steven Chen" w:date="2016-12-14T14:13:00Z">
                  <w:rPr>
                    <w:ins w:id="3239" w:author="Steven Chen" w:date="2016-12-14T14:12:00Z"/>
                    <w:rFonts w:ascii="Arial" w:eastAsia="SimSun" w:hAnsi="Arial" w:cs="Arial"/>
                    <w:b/>
                    <w:bCs/>
                    <w:color w:val="1F497D"/>
                    <w:sz w:val="16"/>
                    <w:szCs w:val="16"/>
                  </w:rPr>
                </w:rPrChange>
              </w:rPr>
              <w:pPrChange w:id="3240"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0DC7FA70" w14:textId="77777777" w:rsidR="00276ED5" w:rsidRPr="00276ED5" w:rsidRDefault="00276ED5" w:rsidP="00276ED5">
            <w:pPr>
              <w:spacing w:after="0"/>
              <w:jc w:val="center"/>
              <w:rPr>
                <w:ins w:id="3241" w:author="Steven Chen" w:date="2016-12-14T14:12:00Z"/>
                <w:rFonts w:ascii="Palatino Linotype" w:hAnsi="Palatino Linotype" w:cs="Arial"/>
                <w:color w:val="1F497D"/>
                <w:sz w:val="16"/>
                <w:szCs w:val="16"/>
                <w:rPrChange w:id="3242" w:author="Steven Chen" w:date="2016-12-14T14:13:00Z">
                  <w:rPr>
                    <w:ins w:id="3243" w:author="Steven Chen" w:date="2016-12-14T14:12:00Z"/>
                    <w:rFonts w:ascii="Arial" w:hAnsi="Arial" w:cs="Arial"/>
                    <w:color w:val="1F497D"/>
                    <w:sz w:val="16"/>
                    <w:szCs w:val="16"/>
                  </w:rPr>
                </w:rPrChange>
              </w:rPr>
              <w:pPrChange w:id="3244" w:author="Steven Chen" w:date="2016-12-14T14:12:00Z">
                <w:pPr>
                  <w:framePr w:hSpace="165" w:wrap="around" w:vAnchor="text" w:hAnchor="text"/>
                  <w:jc w:val="center"/>
                </w:pPr>
              </w:pPrChange>
            </w:pPr>
            <w:ins w:id="3245" w:author="Steven Chen" w:date="2016-12-14T14:12:00Z">
              <w:r w:rsidRPr="00276ED5">
                <w:rPr>
                  <w:rFonts w:ascii="Palatino Linotype" w:hAnsi="Palatino Linotype" w:cs="Arial"/>
                  <w:color w:val="1F497D"/>
                  <w:sz w:val="16"/>
                  <w:szCs w:val="16"/>
                  <w:rPrChange w:id="3246"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4BDF440C" w14:textId="77777777" w:rsidR="00276ED5" w:rsidRPr="00276ED5" w:rsidRDefault="00276ED5" w:rsidP="00276ED5">
            <w:pPr>
              <w:spacing w:after="0"/>
              <w:jc w:val="center"/>
              <w:rPr>
                <w:ins w:id="3247" w:author="Steven Chen" w:date="2016-12-14T14:12:00Z"/>
                <w:rFonts w:ascii="Palatino Linotype" w:hAnsi="Palatino Linotype" w:cs="Arial"/>
                <w:sz w:val="21"/>
                <w:szCs w:val="21"/>
                <w:rPrChange w:id="3248" w:author="Steven Chen" w:date="2016-12-14T14:13:00Z">
                  <w:rPr>
                    <w:ins w:id="3249" w:author="Steven Chen" w:date="2016-12-14T14:12:00Z"/>
                    <w:rFonts w:ascii="Arial" w:hAnsi="Arial" w:cs="Arial"/>
                    <w:sz w:val="21"/>
                    <w:szCs w:val="21"/>
                  </w:rPr>
                </w:rPrChange>
              </w:rPr>
              <w:pPrChange w:id="3250" w:author="Steven Chen" w:date="2016-12-14T14:12:00Z">
                <w:pPr>
                  <w:framePr w:hSpace="165" w:wrap="around" w:vAnchor="text" w:hAnchor="text"/>
                  <w:jc w:val="center"/>
                </w:pPr>
              </w:pPrChange>
            </w:pPr>
            <w:ins w:id="3251" w:author="Steven Chen" w:date="2016-12-14T14:12:00Z">
              <w:r w:rsidRPr="00276ED5">
                <w:rPr>
                  <w:rFonts w:ascii="Palatino Linotype" w:hAnsi="Palatino Linotype" w:cs="Arial"/>
                  <w:sz w:val="21"/>
                  <w:szCs w:val="21"/>
                  <w:rPrChange w:id="3252" w:author="Steven Chen" w:date="2016-12-14T14:13:00Z">
                    <w:rPr>
                      <w:rFonts w:ascii="Arial" w:hAnsi="Arial" w:cs="Arial"/>
                      <w:sz w:val="21"/>
                      <w:szCs w:val="21"/>
                    </w:rPr>
                  </w:rPrChange>
                </w:rPr>
                <w:t>168</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4F426463" w14:textId="77777777" w:rsidR="00276ED5" w:rsidRPr="00276ED5" w:rsidRDefault="00276ED5" w:rsidP="00276ED5">
            <w:pPr>
              <w:spacing w:after="0"/>
              <w:jc w:val="center"/>
              <w:rPr>
                <w:ins w:id="3253" w:author="Steven Chen" w:date="2016-12-14T14:12:00Z"/>
                <w:rFonts w:ascii="Palatino Linotype" w:hAnsi="Palatino Linotype" w:cs="Arial"/>
                <w:sz w:val="21"/>
                <w:szCs w:val="21"/>
                <w:rPrChange w:id="3254" w:author="Steven Chen" w:date="2016-12-14T14:13:00Z">
                  <w:rPr>
                    <w:ins w:id="3255" w:author="Steven Chen" w:date="2016-12-14T14:12:00Z"/>
                    <w:rFonts w:ascii="Arial" w:hAnsi="Arial" w:cs="Arial"/>
                    <w:sz w:val="21"/>
                    <w:szCs w:val="21"/>
                  </w:rPr>
                </w:rPrChange>
              </w:rPr>
              <w:pPrChange w:id="3256" w:author="Steven Chen" w:date="2016-12-14T14:12:00Z">
                <w:pPr>
                  <w:framePr w:hSpace="165" w:wrap="around" w:vAnchor="text" w:hAnchor="text"/>
                  <w:jc w:val="center"/>
                </w:pPr>
              </w:pPrChange>
            </w:pPr>
            <w:ins w:id="3257" w:author="Steven Chen" w:date="2016-12-14T14:12:00Z">
              <w:r w:rsidRPr="00276ED5">
                <w:rPr>
                  <w:rFonts w:ascii="Palatino Linotype" w:hAnsi="Palatino Linotype" w:cs="Arial"/>
                  <w:sz w:val="21"/>
                  <w:szCs w:val="21"/>
                  <w:rPrChange w:id="3258" w:author="Steven Chen" w:date="2016-12-14T14:13:00Z">
                    <w:rPr>
                      <w:rFonts w:ascii="Arial" w:hAnsi="Arial" w:cs="Arial"/>
                      <w:sz w:val="21"/>
                      <w:szCs w:val="21"/>
                    </w:rPr>
                  </w:rPrChange>
                </w:rPr>
                <w:t>167</w:t>
              </w:r>
            </w:ins>
          </w:p>
        </w:tc>
      </w:tr>
      <w:tr w:rsidR="00276ED5" w:rsidRPr="00276ED5" w14:paraId="361C5C3C" w14:textId="77777777" w:rsidTr="00C70F8A">
        <w:trPr>
          <w:trHeight w:val="193"/>
          <w:ins w:id="3259"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DFA470B" w14:textId="77777777" w:rsidR="00276ED5" w:rsidRPr="00276ED5" w:rsidRDefault="00276ED5" w:rsidP="00276ED5">
            <w:pPr>
              <w:spacing w:after="0"/>
              <w:rPr>
                <w:ins w:id="3260" w:author="Steven Chen" w:date="2016-12-14T14:12:00Z"/>
                <w:rFonts w:ascii="Palatino Linotype" w:eastAsia="SimSun" w:hAnsi="Palatino Linotype" w:cs="Arial"/>
                <w:b/>
                <w:bCs/>
                <w:color w:val="1F497D"/>
                <w:sz w:val="16"/>
                <w:szCs w:val="16"/>
                <w:rPrChange w:id="3261" w:author="Steven Chen" w:date="2016-12-14T14:13:00Z">
                  <w:rPr>
                    <w:ins w:id="3262" w:author="Steven Chen" w:date="2016-12-14T14:12:00Z"/>
                    <w:rFonts w:ascii="Arial" w:eastAsia="SimSun" w:hAnsi="Arial" w:cs="Arial"/>
                    <w:b/>
                    <w:bCs/>
                    <w:color w:val="1F497D"/>
                    <w:sz w:val="16"/>
                    <w:szCs w:val="16"/>
                  </w:rPr>
                </w:rPrChange>
              </w:rPr>
              <w:pPrChange w:id="3263"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584722C" w14:textId="77777777" w:rsidR="00276ED5" w:rsidRPr="00276ED5" w:rsidRDefault="00276ED5" w:rsidP="00276ED5">
            <w:pPr>
              <w:spacing w:after="0"/>
              <w:jc w:val="center"/>
              <w:rPr>
                <w:ins w:id="3264" w:author="Steven Chen" w:date="2016-12-14T14:12:00Z"/>
                <w:rFonts w:ascii="Palatino Linotype" w:hAnsi="Palatino Linotype" w:cs="Arial"/>
                <w:color w:val="1F497D"/>
                <w:sz w:val="16"/>
                <w:szCs w:val="16"/>
                <w:rPrChange w:id="3265" w:author="Steven Chen" w:date="2016-12-14T14:13:00Z">
                  <w:rPr>
                    <w:ins w:id="3266" w:author="Steven Chen" w:date="2016-12-14T14:12:00Z"/>
                    <w:rFonts w:ascii="Arial" w:hAnsi="Arial" w:cs="Arial"/>
                    <w:color w:val="1F497D"/>
                    <w:sz w:val="16"/>
                    <w:szCs w:val="16"/>
                  </w:rPr>
                </w:rPrChange>
              </w:rPr>
              <w:pPrChange w:id="3267" w:author="Steven Chen" w:date="2016-12-14T14:12:00Z">
                <w:pPr>
                  <w:framePr w:hSpace="165" w:wrap="around" w:vAnchor="text" w:hAnchor="text"/>
                  <w:jc w:val="center"/>
                </w:pPr>
              </w:pPrChange>
            </w:pPr>
            <w:ins w:id="3268" w:author="Steven Chen" w:date="2016-12-14T14:12:00Z">
              <w:r w:rsidRPr="00276ED5">
                <w:rPr>
                  <w:rFonts w:ascii="Palatino Linotype" w:hAnsi="Palatino Linotype" w:cs="Arial"/>
                  <w:color w:val="1F497D"/>
                  <w:sz w:val="16"/>
                  <w:szCs w:val="16"/>
                  <w:rPrChange w:id="3269"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00B050"/>
            <w:tcMar>
              <w:top w:w="0" w:type="dxa"/>
              <w:left w:w="108" w:type="dxa"/>
              <w:bottom w:w="0" w:type="dxa"/>
              <w:right w:w="108" w:type="dxa"/>
            </w:tcMar>
            <w:vAlign w:val="center"/>
            <w:hideMark/>
          </w:tcPr>
          <w:p w14:paraId="351CE185" w14:textId="77777777" w:rsidR="00276ED5" w:rsidRPr="00276ED5" w:rsidRDefault="00276ED5" w:rsidP="00276ED5">
            <w:pPr>
              <w:spacing w:after="0"/>
              <w:jc w:val="center"/>
              <w:rPr>
                <w:ins w:id="3270" w:author="Steven Chen" w:date="2016-12-14T14:12:00Z"/>
                <w:rFonts w:ascii="Palatino Linotype" w:hAnsi="Palatino Linotype" w:cs="Arial"/>
                <w:sz w:val="21"/>
                <w:szCs w:val="21"/>
                <w:rPrChange w:id="3271" w:author="Steven Chen" w:date="2016-12-14T14:13:00Z">
                  <w:rPr>
                    <w:ins w:id="3272" w:author="Steven Chen" w:date="2016-12-14T14:12:00Z"/>
                    <w:rFonts w:ascii="Arial" w:hAnsi="Arial" w:cs="Arial"/>
                    <w:sz w:val="21"/>
                    <w:szCs w:val="21"/>
                  </w:rPr>
                </w:rPrChange>
              </w:rPr>
              <w:pPrChange w:id="3273" w:author="Steven Chen" w:date="2016-12-14T14:12:00Z">
                <w:pPr>
                  <w:framePr w:hSpace="165" w:wrap="around" w:vAnchor="text" w:hAnchor="text"/>
                  <w:jc w:val="center"/>
                </w:pPr>
              </w:pPrChange>
            </w:pPr>
            <w:ins w:id="3274" w:author="Steven Chen" w:date="2016-12-14T14:12:00Z">
              <w:r w:rsidRPr="00276ED5">
                <w:rPr>
                  <w:rFonts w:ascii="Palatino Linotype" w:hAnsi="Palatino Linotype" w:cs="Arial"/>
                  <w:sz w:val="21"/>
                  <w:szCs w:val="21"/>
                  <w:rPrChange w:id="3275" w:author="Steven Chen" w:date="2016-12-14T14:13:00Z">
                    <w:rPr>
                      <w:rFonts w:ascii="Arial" w:hAnsi="Arial" w:cs="Arial"/>
                      <w:sz w:val="21"/>
                      <w:szCs w:val="21"/>
                    </w:rPr>
                  </w:rPrChange>
                </w:rPr>
                <w:t>168</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004757F" w14:textId="77777777" w:rsidR="00276ED5" w:rsidRPr="00276ED5" w:rsidRDefault="00276ED5" w:rsidP="00276ED5">
            <w:pPr>
              <w:spacing w:after="0"/>
              <w:jc w:val="center"/>
              <w:rPr>
                <w:ins w:id="3276" w:author="Steven Chen" w:date="2016-12-14T14:12:00Z"/>
                <w:rFonts w:ascii="Palatino Linotype" w:hAnsi="Palatino Linotype" w:cs="Arial"/>
                <w:sz w:val="21"/>
                <w:szCs w:val="21"/>
                <w:rPrChange w:id="3277" w:author="Steven Chen" w:date="2016-12-14T14:13:00Z">
                  <w:rPr>
                    <w:ins w:id="3278" w:author="Steven Chen" w:date="2016-12-14T14:12:00Z"/>
                    <w:rFonts w:ascii="Arial" w:hAnsi="Arial" w:cs="Arial"/>
                    <w:sz w:val="21"/>
                    <w:szCs w:val="21"/>
                  </w:rPr>
                </w:rPrChange>
              </w:rPr>
              <w:pPrChange w:id="3279" w:author="Steven Chen" w:date="2016-12-14T14:12:00Z">
                <w:pPr>
                  <w:framePr w:hSpace="165" w:wrap="around" w:vAnchor="text" w:hAnchor="text"/>
                  <w:jc w:val="center"/>
                </w:pPr>
              </w:pPrChange>
            </w:pPr>
            <w:ins w:id="3280" w:author="Steven Chen" w:date="2016-12-14T14:12:00Z">
              <w:r w:rsidRPr="00276ED5">
                <w:rPr>
                  <w:rFonts w:ascii="Palatino Linotype" w:hAnsi="Palatino Linotype" w:cs="Arial"/>
                  <w:sz w:val="21"/>
                  <w:szCs w:val="21"/>
                  <w:rPrChange w:id="3281" w:author="Steven Chen" w:date="2016-12-14T14:13:00Z">
                    <w:rPr>
                      <w:rFonts w:ascii="Arial" w:hAnsi="Arial" w:cs="Arial"/>
                      <w:sz w:val="21"/>
                      <w:szCs w:val="21"/>
                    </w:rPr>
                  </w:rPrChange>
                </w:rPr>
                <w:t>167</w:t>
              </w:r>
            </w:ins>
          </w:p>
        </w:tc>
      </w:tr>
      <w:tr w:rsidR="00276ED5" w:rsidRPr="00276ED5" w14:paraId="089212C4" w14:textId="77777777" w:rsidTr="00C70F8A">
        <w:trPr>
          <w:trHeight w:val="193"/>
          <w:ins w:id="3282" w:author="Steven Chen" w:date="2016-12-14T14:12:00Z"/>
        </w:trPr>
        <w:tc>
          <w:tcPr>
            <w:tcW w:w="0" w:type="auto"/>
            <w:vMerge w:val="restart"/>
            <w:tcBorders>
              <w:top w:val="nil"/>
              <w:left w:val="single" w:sz="8" w:space="0" w:color="auto"/>
              <w:bottom w:val="single" w:sz="8" w:space="0" w:color="auto"/>
              <w:right w:val="single" w:sz="8" w:space="0" w:color="auto"/>
            </w:tcBorders>
            <w:vAlign w:val="center"/>
            <w:hideMark/>
          </w:tcPr>
          <w:p w14:paraId="790B2E21" w14:textId="77777777" w:rsidR="00276ED5" w:rsidRPr="00276ED5" w:rsidRDefault="00276ED5" w:rsidP="00276ED5">
            <w:pPr>
              <w:spacing w:after="0"/>
              <w:jc w:val="center"/>
              <w:rPr>
                <w:ins w:id="3283" w:author="Steven Chen" w:date="2016-12-14T14:12:00Z"/>
                <w:rFonts w:ascii="Palatino Linotype" w:hAnsi="Palatino Linotype" w:cs="Arial"/>
                <w:b/>
                <w:bCs/>
                <w:color w:val="1F497D"/>
                <w:sz w:val="16"/>
                <w:szCs w:val="16"/>
                <w:rPrChange w:id="3284" w:author="Steven Chen" w:date="2016-12-14T14:13:00Z">
                  <w:rPr>
                    <w:ins w:id="3285" w:author="Steven Chen" w:date="2016-12-14T14:12:00Z"/>
                    <w:rFonts w:ascii="Arial" w:hAnsi="Arial" w:cs="Arial"/>
                    <w:b/>
                    <w:bCs/>
                    <w:color w:val="1F497D"/>
                    <w:sz w:val="16"/>
                    <w:szCs w:val="16"/>
                  </w:rPr>
                </w:rPrChange>
              </w:rPr>
              <w:pPrChange w:id="3286" w:author="Steven Chen" w:date="2016-12-14T14:12:00Z">
                <w:pPr>
                  <w:framePr w:hSpace="165" w:wrap="around" w:vAnchor="text" w:hAnchor="text"/>
                  <w:jc w:val="center"/>
                </w:pPr>
              </w:pPrChange>
            </w:pPr>
            <w:ins w:id="3287" w:author="Steven Chen" w:date="2016-12-14T14:12:00Z">
              <w:r w:rsidRPr="00276ED5">
                <w:rPr>
                  <w:rFonts w:ascii="Palatino Linotype" w:hAnsi="Palatino Linotype" w:cs="Arial"/>
                  <w:b/>
                  <w:bCs/>
                  <w:color w:val="1F497D"/>
                  <w:sz w:val="16"/>
                  <w:szCs w:val="16"/>
                  <w:rPrChange w:id="3288" w:author="Steven Chen" w:date="2016-12-14T14:13:00Z">
                    <w:rPr>
                      <w:rFonts w:ascii="Arial" w:hAnsi="Arial" w:cs="Arial"/>
                      <w:b/>
                      <w:bCs/>
                      <w:color w:val="1F497D"/>
                      <w:sz w:val="16"/>
                      <w:szCs w:val="16"/>
                    </w:rPr>
                  </w:rPrChange>
                </w:rPr>
                <w:t>SBS</w:t>
              </w:r>
            </w:ins>
          </w:p>
        </w:tc>
        <w:tc>
          <w:tcPr>
            <w:tcW w:w="1507" w:type="dxa"/>
            <w:tcBorders>
              <w:top w:val="nil"/>
              <w:left w:val="nil"/>
              <w:bottom w:val="single" w:sz="8" w:space="0" w:color="auto"/>
              <w:right w:val="single" w:sz="8" w:space="0" w:color="auto"/>
            </w:tcBorders>
            <w:vAlign w:val="center"/>
            <w:hideMark/>
          </w:tcPr>
          <w:p w14:paraId="3CF59B01" w14:textId="77777777" w:rsidR="00276ED5" w:rsidRPr="00276ED5" w:rsidRDefault="00276ED5" w:rsidP="00276ED5">
            <w:pPr>
              <w:spacing w:after="0"/>
              <w:jc w:val="center"/>
              <w:rPr>
                <w:ins w:id="3289" w:author="Steven Chen" w:date="2016-12-14T14:12:00Z"/>
                <w:rFonts w:ascii="Palatino Linotype" w:hAnsi="Palatino Linotype" w:cs="Arial"/>
                <w:color w:val="1F497D"/>
                <w:sz w:val="16"/>
                <w:szCs w:val="16"/>
                <w:rPrChange w:id="3290" w:author="Steven Chen" w:date="2016-12-14T14:13:00Z">
                  <w:rPr>
                    <w:ins w:id="3291" w:author="Steven Chen" w:date="2016-12-14T14:12:00Z"/>
                    <w:rFonts w:ascii="Arial" w:hAnsi="Arial" w:cs="Arial"/>
                    <w:color w:val="1F497D"/>
                    <w:sz w:val="16"/>
                    <w:szCs w:val="16"/>
                  </w:rPr>
                </w:rPrChange>
              </w:rPr>
              <w:pPrChange w:id="3292" w:author="Steven Chen" w:date="2016-12-14T14:12:00Z">
                <w:pPr>
                  <w:framePr w:hSpace="165" w:wrap="around" w:vAnchor="text" w:hAnchor="text"/>
                  <w:jc w:val="center"/>
                </w:pPr>
              </w:pPrChange>
            </w:pPr>
            <w:ins w:id="3293" w:author="Steven Chen" w:date="2016-12-14T14:12:00Z">
              <w:r w:rsidRPr="00276ED5">
                <w:rPr>
                  <w:rFonts w:ascii="Palatino Linotype" w:hAnsi="Palatino Linotype" w:cs="Arial"/>
                  <w:color w:val="1F497D"/>
                  <w:sz w:val="16"/>
                  <w:szCs w:val="16"/>
                  <w:rPrChange w:id="3294" w:author="Steven Chen" w:date="2016-12-14T14:13:00Z">
                    <w:rPr>
                      <w:rFonts w:ascii="Arial" w:hAnsi="Arial" w:cs="Arial"/>
                      <w:color w:val="1F497D"/>
                      <w:sz w:val="16"/>
                      <w:szCs w:val="16"/>
                    </w:rPr>
                  </w:rPrChange>
                </w:rPr>
                <w:t>9:00pm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bottom"/>
            <w:hideMark/>
          </w:tcPr>
          <w:p w14:paraId="3548484F" w14:textId="77777777" w:rsidR="00276ED5" w:rsidRPr="00276ED5" w:rsidRDefault="00276ED5" w:rsidP="00276ED5">
            <w:pPr>
              <w:spacing w:after="0"/>
              <w:jc w:val="center"/>
              <w:rPr>
                <w:ins w:id="3295" w:author="Steven Chen" w:date="2016-12-14T14:12:00Z"/>
                <w:rFonts w:ascii="Palatino Linotype" w:hAnsi="Palatino Linotype" w:cs="Arial"/>
                <w:sz w:val="21"/>
                <w:szCs w:val="21"/>
                <w:rPrChange w:id="3296" w:author="Steven Chen" w:date="2016-12-14T14:13:00Z">
                  <w:rPr>
                    <w:ins w:id="3297" w:author="Steven Chen" w:date="2016-12-14T14:12:00Z"/>
                    <w:rFonts w:ascii="Arial" w:hAnsi="Arial" w:cs="Arial"/>
                    <w:sz w:val="21"/>
                    <w:szCs w:val="21"/>
                  </w:rPr>
                </w:rPrChange>
              </w:rPr>
              <w:pPrChange w:id="3298" w:author="Steven Chen" w:date="2016-12-14T14:12:00Z">
                <w:pPr>
                  <w:framePr w:hSpace="165" w:wrap="around" w:vAnchor="text" w:hAnchor="text"/>
                  <w:jc w:val="center"/>
                </w:pPr>
              </w:pPrChange>
            </w:pPr>
            <w:ins w:id="3299" w:author="Steven Chen" w:date="2016-12-14T14:12:00Z">
              <w:r w:rsidRPr="00276ED5">
                <w:rPr>
                  <w:rFonts w:ascii="Palatino Linotype" w:hAnsi="Palatino Linotype" w:cs="Arial"/>
                  <w:sz w:val="21"/>
                  <w:szCs w:val="21"/>
                  <w:rPrChange w:id="3300" w:author="Steven Chen" w:date="2016-12-14T14:13:00Z">
                    <w:rPr>
                      <w:rFonts w:ascii="Arial" w:hAnsi="Arial" w:cs="Arial"/>
                      <w:sz w:val="21"/>
                      <w:szCs w:val="21"/>
                    </w:rPr>
                  </w:rPrChange>
                </w:rPr>
                <w:t>11</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10ADB76" w14:textId="77777777" w:rsidR="00276ED5" w:rsidRPr="00276ED5" w:rsidRDefault="00276ED5" w:rsidP="00276ED5">
            <w:pPr>
              <w:spacing w:after="0"/>
              <w:jc w:val="center"/>
              <w:rPr>
                <w:ins w:id="3301" w:author="Steven Chen" w:date="2016-12-14T14:12:00Z"/>
                <w:rFonts w:ascii="Palatino Linotype" w:hAnsi="Palatino Linotype" w:cs="Arial"/>
                <w:sz w:val="21"/>
                <w:szCs w:val="21"/>
                <w:rPrChange w:id="3302" w:author="Steven Chen" w:date="2016-12-14T14:13:00Z">
                  <w:rPr>
                    <w:ins w:id="3303" w:author="Steven Chen" w:date="2016-12-14T14:12:00Z"/>
                    <w:rFonts w:ascii="Arial" w:hAnsi="Arial" w:cs="Arial"/>
                    <w:sz w:val="21"/>
                    <w:szCs w:val="21"/>
                  </w:rPr>
                </w:rPrChange>
              </w:rPr>
              <w:pPrChange w:id="3304" w:author="Steven Chen" w:date="2016-12-14T14:12:00Z">
                <w:pPr>
                  <w:framePr w:hSpace="165" w:wrap="around" w:vAnchor="text" w:hAnchor="text"/>
                  <w:jc w:val="center"/>
                </w:pPr>
              </w:pPrChange>
            </w:pPr>
            <w:ins w:id="3305" w:author="Steven Chen" w:date="2016-12-14T14:12:00Z">
              <w:r w:rsidRPr="00276ED5">
                <w:rPr>
                  <w:rFonts w:ascii="Palatino Linotype" w:hAnsi="Palatino Linotype" w:cs="Arial"/>
                  <w:sz w:val="21"/>
                  <w:szCs w:val="21"/>
                  <w:rPrChange w:id="3306" w:author="Steven Chen" w:date="2016-12-14T14:13:00Z">
                    <w:rPr>
                      <w:rFonts w:ascii="Arial" w:hAnsi="Arial" w:cs="Arial"/>
                      <w:sz w:val="21"/>
                      <w:szCs w:val="21"/>
                    </w:rPr>
                  </w:rPrChange>
                </w:rPr>
                <w:t>16</w:t>
              </w:r>
            </w:ins>
          </w:p>
        </w:tc>
      </w:tr>
      <w:tr w:rsidR="00276ED5" w:rsidRPr="00276ED5" w14:paraId="7DAD93BE" w14:textId="77777777" w:rsidTr="00C70F8A">
        <w:trPr>
          <w:trHeight w:val="193"/>
          <w:ins w:id="3307"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66E694F6" w14:textId="77777777" w:rsidR="00276ED5" w:rsidRPr="00276ED5" w:rsidRDefault="00276ED5" w:rsidP="00276ED5">
            <w:pPr>
              <w:spacing w:after="0"/>
              <w:rPr>
                <w:ins w:id="3308" w:author="Steven Chen" w:date="2016-12-14T14:12:00Z"/>
                <w:rFonts w:ascii="Palatino Linotype" w:eastAsia="SimSun" w:hAnsi="Palatino Linotype" w:cs="Arial"/>
                <w:b/>
                <w:bCs/>
                <w:color w:val="1F497D"/>
                <w:sz w:val="16"/>
                <w:szCs w:val="16"/>
                <w:rPrChange w:id="3309" w:author="Steven Chen" w:date="2016-12-14T14:13:00Z">
                  <w:rPr>
                    <w:ins w:id="3310" w:author="Steven Chen" w:date="2016-12-14T14:12:00Z"/>
                    <w:rFonts w:ascii="Arial" w:eastAsia="SimSun" w:hAnsi="Arial" w:cs="Arial"/>
                    <w:b/>
                    <w:bCs/>
                    <w:color w:val="1F497D"/>
                    <w:sz w:val="16"/>
                    <w:szCs w:val="16"/>
                  </w:rPr>
                </w:rPrChange>
              </w:rPr>
              <w:pPrChange w:id="3311"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6ED7E34" w14:textId="77777777" w:rsidR="00276ED5" w:rsidRPr="00276ED5" w:rsidRDefault="00276ED5" w:rsidP="00276ED5">
            <w:pPr>
              <w:spacing w:after="0"/>
              <w:jc w:val="center"/>
              <w:rPr>
                <w:ins w:id="3312" w:author="Steven Chen" w:date="2016-12-14T14:12:00Z"/>
                <w:rFonts w:ascii="Palatino Linotype" w:hAnsi="Palatino Linotype" w:cs="Arial"/>
                <w:color w:val="1F497D"/>
                <w:sz w:val="16"/>
                <w:szCs w:val="16"/>
                <w:rPrChange w:id="3313" w:author="Steven Chen" w:date="2016-12-14T14:13:00Z">
                  <w:rPr>
                    <w:ins w:id="3314" w:author="Steven Chen" w:date="2016-12-14T14:12:00Z"/>
                    <w:rFonts w:ascii="Arial" w:hAnsi="Arial" w:cs="Arial"/>
                    <w:color w:val="1F497D"/>
                    <w:sz w:val="16"/>
                    <w:szCs w:val="16"/>
                  </w:rPr>
                </w:rPrChange>
              </w:rPr>
              <w:pPrChange w:id="3315" w:author="Steven Chen" w:date="2016-12-14T14:12:00Z">
                <w:pPr>
                  <w:framePr w:hSpace="165" w:wrap="around" w:vAnchor="text" w:hAnchor="text"/>
                  <w:jc w:val="center"/>
                </w:pPr>
              </w:pPrChange>
            </w:pPr>
            <w:ins w:id="3316" w:author="Steven Chen" w:date="2016-12-14T14:12:00Z">
              <w:r w:rsidRPr="00276ED5">
                <w:rPr>
                  <w:rFonts w:ascii="Palatino Linotype" w:hAnsi="Palatino Linotype" w:cs="Arial"/>
                  <w:color w:val="1F497D"/>
                  <w:sz w:val="16"/>
                  <w:szCs w:val="16"/>
                  <w:rPrChange w:id="3317" w:author="Steven Chen" w:date="2016-12-14T14:13:00Z">
                    <w:rPr>
                      <w:rFonts w:ascii="Arial" w:hAnsi="Arial" w:cs="Arial"/>
                      <w:color w:val="1F497D"/>
                      <w:sz w:val="16"/>
                      <w:szCs w:val="16"/>
                    </w:rPr>
                  </w:rPrChange>
                </w:rPr>
                <w:t>10:00pm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bottom"/>
            <w:hideMark/>
          </w:tcPr>
          <w:p w14:paraId="500F6CC1" w14:textId="77777777" w:rsidR="00276ED5" w:rsidRPr="00276ED5" w:rsidRDefault="00276ED5" w:rsidP="00276ED5">
            <w:pPr>
              <w:spacing w:after="0"/>
              <w:jc w:val="center"/>
              <w:rPr>
                <w:ins w:id="3318" w:author="Steven Chen" w:date="2016-12-14T14:12:00Z"/>
                <w:rFonts w:ascii="Palatino Linotype" w:hAnsi="Palatino Linotype" w:cs="Arial"/>
                <w:sz w:val="21"/>
                <w:szCs w:val="21"/>
                <w:rPrChange w:id="3319" w:author="Steven Chen" w:date="2016-12-14T14:13:00Z">
                  <w:rPr>
                    <w:ins w:id="3320" w:author="Steven Chen" w:date="2016-12-14T14:12:00Z"/>
                    <w:rFonts w:ascii="Arial" w:hAnsi="Arial" w:cs="Arial"/>
                    <w:sz w:val="21"/>
                    <w:szCs w:val="21"/>
                  </w:rPr>
                </w:rPrChange>
              </w:rPr>
              <w:pPrChange w:id="3321" w:author="Steven Chen" w:date="2016-12-14T14:12:00Z">
                <w:pPr>
                  <w:framePr w:hSpace="165" w:wrap="around" w:vAnchor="text" w:hAnchor="text"/>
                  <w:jc w:val="center"/>
                </w:pPr>
              </w:pPrChange>
            </w:pPr>
            <w:ins w:id="3322" w:author="Steven Chen" w:date="2016-12-14T14:12:00Z">
              <w:r w:rsidRPr="00276ED5">
                <w:rPr>
                  <w:rFonts w:ascii="Palatino Linotype" w:hAnsi="Palatino Linotype" w:cs="Arial"/>
                  <w:sz w:val="21"/>
                  <w:szCs w:val="21"/>
                  <w:rPrChange w:id="3323" w:author="Steven Chen" w:date="2016-12-14T14:13:00Z">
                    <w:rPr>
                      <w:rFonts w:ascii="Arial" w:hAnsi="Arial" w:cs="Arial"/>
                      <w:sz w:val="21"/>
                      <w:szCs w:val="21"/>
                    </w:rPr>
                  </w:rPrChange>
                </w:rPr>
                <w:t>16</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ACBF61C" w14:textId="77777777" w:rsidR="00276ED5" w:rsidRPr="00276ED5" w:rsidRDefault="00276ED5" w:rsidP="00276ED5">
            <w:pPr>
              <w:spacing w:after="0"/>
              <w:jc w:val="center"/>
              <w:rPr>
                <w:ins w:id="3324" w:author="Steven Chen" w:date="2016-12-14T14:12:00Z"/>
                <w:rFonts w:ascii="Palatino Linotype" w:hAnsi="Palatino Linotype" w:cs="Arial"/>
                <w:sz w:val="21"/>
                <w:szCs w:val="21"/>
                <w:rPrChange w:id="3325" w:author="Steven Chen" w:date="2016-12-14T14:13:00Z">
                  <w:rPr>
                    <w:ins w:id="3326" w:author="Steven Chen" w:date="2016-12-14T14:12:00Z"/>
                    <w:rFonts w:ascii="Arial" w:hAnsi="Arial" w:cs="Arial"/>
                    <w:sz w:val="21"/>
                    <w:szCs w:val="21"/>
                  </w:rPr>
                </w:rPrChange>
              </w:rPr>
              <w:pPrChange w:id="3327" w:author="Steven Chen" w:date="2016-12-14T14:12:00Z">
                <w:pPr>
                  <w:framePr w:hSpace="165" w:wrap="around" w:vAnchor="text" w:hAnchor="text"/>
                  <w:jc w:val="center"/>
                </w:pPr>
              </w:pPrChange>
            </w:pPr>
            <w:ins w:id="3328" w:author="Steven Chen" w:date="2016-12-14T14:12:00Z">
              <w:r w:rsidRPr="00276ED5">
                <w:rPr>
                  <w:rFonts w:ascii="Palatino Linotype" w:hAnsi="Palatino Linotype" w:cs="Arial"/>
                  <w:sz w:val="21"/>
                  <w:szCs w:val="21"/>
                  <w:rPrChange w:id="3329" w:author="Steven Chen" w:date="2016-12-14T14:13:00Z">
                    <w:rPr>
                      <w:rFonts w:ascii="Arial" w:hAnsi="Arial" w:cs="Arial"/>
                      <w:sz w:val="21"/>
                      <w:szCs w:val="21"/>
                    </w:rPr>
                  </w:rPrChange>
                </w:rPr>
                <w:t>37</w:t>
              </w:r>
            </w:ins>
          </w:p>
        </w:tc>
      </w:tr>
      <w:tr w:rsidR="00276ED5" w:rsidRPr="00276ED5" w14:paraId="6B9730F2" w14:textId="77777777" w:rsidTr="00C70F8A">
        <w:trPr>
          <w:trHeight w:val="193"/>
          <w:ins w:id="3330"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0709DEBB" w14:textId="77777777" w:rsidR="00276ED5" w:rsidRPr="00276ED5" w:rsidRDefault="00276ED5" w:rsidP="00276ED5">
            <w:pPr>
              <w:spacing w:after="0"/>
              <w:rPr>
                <w:ins w:id="3331" w:author="Steven Chen" w:date="2016-12-14T14:12:00Z"/>
                <w:rFonts w:ascii="Palatino Linotype" w:eastAsia="SimSun" w:hAnsi="Palatino Linotype" w:cs="Arial"/>
                <w:b/>
                <w:bCs/>
                <w:color w:val="1F497D"/>
                <w:sz w:val="16"/>
                <w:szCs w:val="16"/>
                <w:rPrChange w:id="3332" w:author="Steven Chen" w:date="2016-12-14T14:13:00Z">
                  <w:rPr>
                    <w:ins w:id="3333" w:author="Steven Chen" w:date="2016-12-14T14:12:00Z"/>
                    <w:rFonts w:ascii="Arial" w:eastAsia="SimSun" w:hAnsi="Arial" w:cs="Arial"/>
                    <w:b/>
                    <w:bCs/>
                    <w:color w:val="1F497D"/>
                    <w:sz w:val="16"/>
                    <w:szCs w:val="16"/>
                  </w:rPr>
                </w:rPrChange>
              </w:rPr>
              <w:pPrChange w:id="3334"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0B26568" w14:textId="77777777" w:rsidR="00276ED5" w:rsidRPr="00276ED5" w:rsidRDefault="00276ED5" w:rsidP="00276ED5">
            <w:pPr>
              <w:spacing w:after="0"/>
              <w:jc w:val="center"/>
              <w:rPr>
                <w:ins w:id="3335" w:author="Steven Chen" w:date="2016-12-14T14:12:00Z"/>
                <w:rFonts w:ascii="Palatino Linotype" w:hAnsi="Palatino Linotype" w:cs="Arial"/>
                <w:color w:val="1F497D"/>
                <w:sz w:val="16"/>
                <w:szCs w:val="16"/>
                <w:rPrChange w:id="3336" w:author="Steven Chen" w:date="2016-12-14T14:13:00Z">
                  <w:rPr>
                    <w:ins w:id="3337" w:author="Steven Chen" w:date="2016-12-14T14:12:00Z"/>
                    <w:rFonts w:ascii="Arial" w:hAnsi="Arial" w:cs="Arial"/>
                    <w:color w:val="1F497D"/>
                    <w:sz w:val="16"/>
                    <w:szCs w:val="16"/>
                  </w:rPr>
                </w:rPrChange>
              </w:rPr>
              <w:pPrChange w:id="3338" w:author="Steven Chen" w:date="2016-12-14T14:12:00Z">
                <w:pPr>
                  <w:framePr w:hSpace="165" w:wrap="around" w:vAnchor="text" w:hAnchor="text"/>
                  <w:jc w:val="center"/>
                </w:pPr>
              </w:pPrChange>
            </w:pPr>
            <w:ins w:id="3339" w:author="Steven Chen" w:date="2016-12-14T14:12:00Z">
              <w:r w:rsidRPr="00276ED5">
                <w:rPr>
                  <w:rFonts w:ascii="Palatino Linotype" w:hAnsi="Palatino Linotype" w:cs="Arial"/>
                  <w:color w:val="1F497D"/>
                  <w:sz w:val="16"/>
                  <w:szCs w:val="16"/>
                  <w:rPrChange w:id="3340" w:author="Steven Chen" w:date="2016-12-14T14:13:00Z">
                    <w:rPr>
                      <w:rFonts w:ascii="Arial" w:hAnsi="Arial" w:cs="Arial"/>
                      <w:color w:val="1F497D"/>
                      <w:sz w:val="16"/>
                      <w:szCs w:val="16"/>
                    </w:rPr>
                  </w:rPrChange>
                </w:rPr>
                <w:t>11:00pm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bottom"/>
            <w:hideMark/>
          </w:tcPr>
          <w:p w14:paraId="76E90678" w14:textId="77777777" w:rsidR="00276ED5" w:rsidRPr="00276ED5" w:rsidRDefault="00276ED5" w:rsidP="00276ED5">
            <w:pPr>
              <w:spacing w:after="0"/>
              <w:jc w:val="center"/>
              <w:rPr>
                <w:ins w:id="3341" w:author="Steven Chen" w:date="2016-12-14T14:12:00Z"/>
                <w:rFonts w:ascii="Palatino Linotype" w:hAnsi="Palatino Linotype" w:cs="Arial"/>
                <w:sz w:val="21"/>
                <w:szCs w:val="21"/>
                <w:rPrChange w:id="3342" w:author="Steven Chen" w:date="2016-12-14T14:13:00Z">
                  <w:rPr>
                    <w:ins w:id="3343" w:author="Steven Chen" w:date="2016-12-14T14:12:00Z"/>
                    <w:rFonts w:ascii="Arial" w:hAnsi="Arial" w:cs="Arial"/>
                    <w:sz w:val="21"/>
                    <w:szCs w:val="21"/>
                  </w:rPr>
                </w:rPrChange>
              </w:rPr>
              <w:pPrChange w:id="3344" w:author="Steven Chen" w:date="2016-12-14T14:12:00Z">
                <w:pPr>
                  <w:framePr w:hSpace="165" w:wrap="around" w:vAnchor="text" w:hAnchor="text"/>
                  <w:jc w:val="center"/>
                </w:pPr>
              </w:pPrChange>
            </w:pPr>
            <w:ins w:id="3345" w:author="Steven Chen" w:date="2016-12-14T14:12:00Z">
              <w:r w:rsidRPr="00276ED5">
                <w:rPr>
                  <w:rFonts w:ascii="Palatino Linotype" w:hAnsi="Palatino Linotype" w:cs="Arial"/>
                  <w:sz w:val="21"/>
                  <w:szCs w:val="21"/>
                  <w:rPrChange w:id="3346" w:author="Steven Chen" w:date="2016-12-14T14:13:00Z">
                    <w:rPr>
                      <w:rFonts w:ascii="Arial" w:hAnsi="Arial" w:cs="Arial"/>
                      <w:sz w:val="21"/>
                      <w:szCs w:val="21"/>
                    </w:rPr>
                  </w:rPrChange>
                </w:rPr>
                <w:t>33</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64AA1291" w14:textId="77777777" w:rsidR="00276ED5" w:rsidRPr="00276ED5" w:rsidRDefault="00276ED5" w:rsidP="00276ED5">
            <w:pPr>
              <w:spacing w:after="0"/>
              <w:jc w:val="center"/>
              <w:rPr>
                <w:ins w:id="3347" w:author="Steven Chen" w:date="2016-12-14T14:12:00Z"/>
                <w:rFonts w:ascii="Palatino Linotype" w:hAnsi="Palatino Linotype" w:cs="Arial"/>
                <w:sz w:val="21"/>
                <w:szCs w:val="21"/>
                <w:rPrChange w:id="3348" w:author="Steven Chen" w:date="2016-12-14T14:13:00Z">
                  <w:rPr>
                    <w:ins w:id="3349" w:author="Steven Chen" w:date="2016-12-14T14:12:00Z"/>
                    <w:rFonts w:ascii="Arial" w:hAnsi="Arial" w:cs="Arial"/>
                    <w:sz w:val="21"/>
                    <w:szCs w:val="21"/>
                  </w:rPr>
                </w:rPrChange>
              </w:rPr>
              <w:pPrChange w:id="3350" w:author="Steven Chen" w:date="2016-12-14T14:12:00Z">
                <w:pPr>
                  <w:framePr w:hSpace="165" w:wrap="around" w:vAnchor="text" w:hAnchor="text"/>
                  <w:jc w:val="center"/>
                </w:pPr>
              </w:pPrChange>
            </w:pPr>
            <w:ins w:id="3351" w:author="Steven Chen" w:date="2016-12-14T14:12:00Z">
              <w:r w:rsidRPr="00276ED5">
                <w:rPr>
                  <w:rFonts w:ascii="Palatino Linotype" w:hAnsi="Palatino Linotype" w:cs="Arial"/>
                  <w:sz w:val="21"/>
                  <w:szCs w:val="21"/>
                  <w:rPrChange w:id="3352" w:author="Steven Chen" w:date="2016-12-14T14:13:00Z">
                    <w:rPr>
                      <w:rFonts w:ascii="Arial" w:hAnsi="Arial" w:cs="Arial"/>
                      <w:sz w:val="21"/>
                      <w:szCs w:val="21"/>
                    </w:rPr>
                  </w:rPrChange>
                </w:rPr>
                <w:t>55</w:t>
              </w:r>
            </w:ins>
          </w:p>
        </w:tc>
      </w:tr>
      <w:tr w:rsidR="00276ED5" w:rsidRPr="00276ED5" w14:paraId="46A87032" w14:textId="77777777" w:rsidTr="00C70F8A">
        <w:trPr>
          <w:trHeight w:val="193"/>
          <w:ins w:id="3353"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223D9FD0" w14:textId="77777777" w:rsidR="00276ED5" w:rsidRPr="00276ED5" w:rsidRDefault="00276ED5" w:rsidP="00276ED5">
            <w:pPr>
              <w:spacing w:after="0"/>
              <w:rPr>
                <w:ins w:id="3354" w:author="Steven Chen" w:date="2016-12-14T14:12:00Z"/>
                <w:rFonts w:ascii="Palatino Linotype" w:eastAsia="SimSun" w:hAnsi="Palatino Linotype" w:cs="Arial"/>
                <w:b/>
                <w:bCs/>
                <w:color w:val="1F497D"/>
                <w:sz w:val="16"/>
                <w:szCs w:val="16"/>
                <w:rPrChange w:id="3355" w:author="Steven Chen" w:date="2016-12-14T14:13:00Z">
                  <w:rPr>
                    <w:ins w:id="3356" w:author="Steven Chen" w:date="2016-12-14T14:12:00Z"/>
                    <w:rFonts w:ascii="Arial" w:eastAsia="SimSun" w:hAnsi="Arial" w:cs="Arial"/>
                    <w:b/>
                    <w:bCs/>
                    <w:color w:val="1F497D"/>
                    <w:sz w:val="16"/>
                    <w:szCs w:val="16"/>
                  </w:rPr>
                </w:rPrChange>
              </w:rPr>
              <w:pPrChange w:id="3357"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128B79E" w14:textId="77777777" w:rsidR="00276ED5" w:rsidRPr="00276ED5" w:rsidRDefault="00276ED5" w:rsidP="00276ED5">
            <w:pPr>
              <w:spacing w:after="0"/>
              <w:jc w:val="center"/>
              <w:rPr>
                <w:ins w:id="3358" w:author="Steven Chen" w:date="2016-12-14T14:12:00Z"/>
                <w:rFonts w:ascii="Palatino Linotype" w:hAnsi="Palatino Linotype" w:cs="Arial"/>
                <w:color w:val="1F497D"/>
                <w:sz w:val="16"/>
                <w:szCs w:val="16"/>
                <w:rPrChange w:id="3359" w:author="Steven Chen" w:date="2016-12-14T14:13:00Z">
                  <w:rPr>
                    <w:ins w:id="3360" w:author="Steven Chen" w:date="2016-12-14T14:12:00Z"/>
                    <w:rFonts w:ascii="Arial" w:hAnsi="Arial" w:cs="Arial"/>
                    <w:color w:val="1F497D"/>
                    <w:sz w:val="16"/>
                    <w:szCs w:val="16"/>
                  </w:rPr>
                </w:rPrChange>
              </w:rPr>
              <w:pPrChange w:id="3361" w:author="Steven Chen" w:date="2016-12-14T14:12:00Z">
                <w:pPr>
                  <w:framePr w:hSpace="165" w:wrap="around" w:vAnchor="text" w:hAnchor="text"/>
                  <w:jc w:val="center"/>
                </w:pPr>
              </w:pPrChange>
            </w:pPr>
            <w:ins w:id="3362" w:author="Steven Chen" w:date="2016-12-14T14:12:00Z">
              <w:r w:rsidRPr="00276ED5">
                <w:rPr>
                  <w:rFonts w:ascii="Palatino Linotype" w:hAnsi="Palatino Linotype" w:cs="Arial"/>
                  <w:color w:val="1F497D"/>
                  <w:sz w:val="16"/>
                  <w:szCs w:val="16"/>
                  <w:rPrChange w:id="3363" w:author="Steven Chen" w:date="2016-12-14T14:13:00Z">
                    <w:rPr>
                      <w:rFonts w:ascii="Arial" w:hAnsi="Arial" w:cs="Arial"/>
                      <w:color w:val="1F497D"/>
                      <w:sz w:val="16"/>
                      <w:szCs w:val="16"/>
                    </w:rPr>
                  </w:rPrChange>
                </w:rPr>
                <w:t>12:00am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02190610" w14:textId="77777777" w:rsidR="00276ED5" w:rsidRPr="00276ED5" w:rsidRDefault="00276ED5" w:rsidP="00276ED5">
            <w:pPr>
              <w:spacing w:after="0"/>
              <w:jc w:val="center"/>
              <w:rPr>
                <w:ins w:id="3364" w:author="Steven Chen" w:date="2016-12-14T14:12:00Z"/>
                <w:rFonts w:ascii="Palatino Linotype" w:hAnsi="Palatino Linotype" w:cs="Arial"/>
                <w:sz w:val="21"/>
                <w:szCs w:val="21"/>
                <w:rPrChange w:id="3365" w:author="Steven Chen" w:date="2016-12-14T14:13:00Z">
                  <w:rPr>
                    <w:ins w:id="3366" w:author="Steven Chen" w:date="2016-12-14T14:12:00Z"/>
                    <w:rFonts w:ascii="Arial" w:hAnsi="Arial" w:cs="Arial"/>
                    <w:sz w:val="21"/>
                    <w:szCs w:val="21"/>
                  </w:rPr>
                </w:rPrChange>
              </w:rPr>
              <w:pPrChange w:id="3367" w:author="Steven Chen" w:date="2016-12-14T14:12:00Z">
                <w:pPr>
                  <w:framePr w:hSpace="165" w:wrap="around" w:vAnchor="text" w:hAnchor="text"/>
                  <w:jc w:val="center"/>
                </w:pPr>
              </w:pPrChange>
            </w:pPr>
            <w:ins w:id="3368" w:author="Steven Chen" w:date="2016-12-14T14:12:00Z">
              <w:r w:rsidRPr="00276ED5">
                <w:rPr>
                  <w:rFonts w:ascii="Palatino Linotype" w:hAnsi="Palatino Linotype" w:cs="Arial"/>
                  <w:sz w:val="21"/>
                  <w:szCs w:val="21"/>
                  <w:rPrChange w:id="3369" w:author="Steven Chen" w:date="2016-12-14T14:13:00Z">
                    <w:rPr>
                      <w:rFonts w:ascii="Arial" w:hAnsi="Arial" w:cs="Arial"/>
                      <w:sz w:val="21"/>
                      <w:szCs w:val="21"/>
                    </w:rPr>
                  </w:rPrChange>
                </w:rPr>
                <w:t>58</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150A493D" w14:textId="77777777" w:rsidR="00276ED5" w:rsidRPr="00276ED5" w:rsidRDefault="00276ED5" w:rsidP="00276ED5">
            <w:pPr>
              <w:spacing w:after="0"/>
              <w:jc w:val="center"/>
              <w:rPr>
                <w:ins w:id="3370" w:author="Steven Chen" w:date="2016-12-14T14:12:00Z"/>
                <w:rFonts w:ascii="Palatino Linotype" w:hAnsi="Palatino Linotype" w:cs="Arial"/>
                <w:sz w:val="21"/>
                <w:szCs w:val="21"/>
                <w:rPrChange w:id="3371" w:author="Steven Chen" w:date="2016-12-14T14:13:00Z">
                  <w:rPr>
                    <w:ins w:id="3372" w:author="Steven Chen" w:date="2016-12-14T14:12:00Z"/>
                    <w:rFonts w:ascii="Arial" w:hAnsi="Arial" w:cs="Arial"/>
                    <w:sz w:val="21"/>
                    <w:szCs w:val="21"/>
                  </w:rPr>
                </w:rPrChange>
              </w:rPr>
              <w:pPrChange w:id="3373" w:author="Steven Chen" w:date="2016-12-14T14:12:00Z">
                <w:pPr>
                  <w:framePr w:hSpace="165" w:wrap="around" w:vAnchor="text" w:hAnchor="text"/>
                  <w:jc w:val="center"/>
                </w:pPr>
              </w:pPrChange>
            </w:pPr>
            <w:ins w:id="3374" w:author="Steven Chen" w:date="2016-12-14T14:12:00Z">
              <w:r w:rsidRPr="00276ED5">
                <w:rPr>
                  <w:rFonts w:ascii="Palatino Linotype" w:hAnsi="Palatino Linotype" w:cs="Arial"/>
                  <w:sz w:val="21"/>
                  <w:szCs w:val="21"/>
                  <w:rPrChange w:id="3375" w:author="Steven Chen" w:date="2016-12-14T14:13:00Z">
                    <w:rPr>
                      <w:rFonts w:ascii="Arial" w:hAnsi="Arial" w:cs="Arial"/>
                      <w:sz w:val="21"/>
                      <w:szCs w:val="21"/>
                    </w:rPr>
                  </w:rPrChange>
                </w:rPr>
                <w:t>87</w:t>
              </w:r>
            </w:ins>
          </w:p>
        </w:tc>
      </w:tr>
      <w:tr w:rsidR="00276ED5" w:rsidRPr="00276ED5" w14:paraId="082FE8C6" w14:textId="77777777" w:rsidTr="00C70F8A">
        <w:trPr>
          <w:trHeight w:val="193"/>
          <w:ins w:id="3376"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6E50023" w14:textId="77777777" w:rsidR="00276ED5" w:rsidRPr="00276ED5" w:rsidRDefault="00276ED5" w:rsidP="00276ED5">
            <w:pPr>
              <w:spacing w:after="0"/>
              <w:rPr>
                <w:ins w:id="3377" w:author="Steven Chen" w:date="2016-12-14T14:12:00Z"/>
                <w:rFonts w:ascii="Palatino Linotype" w:eastAsia="SimSun" w:hAnsi="Palatino Linotype" w:cs="Arial"/>
                <w:b/>
                <w:bCs/>
                <w:color w:val="1F497D"/>
                <w:sz w:val="16"/>
                <w:szCs w:val="16"/>
                <w:rPrChange w:id="3378" w:author="Steven Chen" w:date="2016-12-14T14:13:00Z">
                  <w:rPr>
                    <w:ins w:id="3379" w:author="Steven Chen" w:date="2016-12-14T14:12:00Z"/>
                    <w:rFonts w:ascii="Arial" w:eastAsia="SimSun" w:hAnsi="Arial" w:cs="Arial"/>
                    <w:b/>
                    <w:bCs/>
                    <w:color w:val="1F497D"/>
                    <w:sz w:val="16"/>
                    <w:szCs w:val="16"/>
                  </w:rPr>
                </w:rPrChange>
              </w:rPr>
              <w:pPrChange w:id="3380"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5A430D9D" w14:textId="77777777" w:rsidR="00276ED5" w:rsidRPr="00276ED5" w:rsidRDefault="00276ED5" w:rsidP="00276ED5">
            <w:pPr>
              <w:spacing w:after="0"/>
              <w:jc w:val="center"/>
              <w:rPr>
                <w:ins w:id="3381" w:author="Steven Chen" w:date="2016-12-14T14:12:00Z"/>
                <w:rFonts w:ascii="Palatino Linotype" w:hAnsi="Palatino Linotype" w:cs="Arial"/>
                <w:color w:val="1F497D"/>
                <w:sz w:val="16"/>
                <w:szCs w:val="16"/>
                <w:rPrChange w:id="3382" w:author="Steven Chen" w:date="2016-12-14T14:13:00Z">
                  <w:rPr>
                    <w:ins w:id="3383" w:author="Steven Chen" w:date="2016-12-14T14:12:00Z"/>
                    <w:rFonts w:ascii="Arial" w:hAnsi="Arial" w:cs="Arial"/>
                    <w:color w:val="1F497D"/>
                    <w:sz w:val="16"/>
                    <w:szCs w:val="16"/>
                  </w:rPr>
                </w:rPrChange>
              </w:rPr>
              <w:pPrChange w:id="3384" w:author="Steven Chen" w:date="2016-12-14T14:12:00Z">
                <w:pPr>
                  <w:framePr w:hSpace="165" w:wrap="around" w:vAnchor="text" w:hAnchor="text"/>
                  <w:jc w:val="center"/>
                </w:pPr>
              </w:pPrChange>
            </w:pPr>
            <w:ins w:id="3385" w:author="Steven Chen" w:date="2016-12-14T14:12:00Z">
              <w:r w:rsidRPr="00276ED5">
                <w:rPr>
                  <w:rFonts w:ascii="Palatino Linotype" w:hAnsi="Palatino Linotype" w:cs="Arial"/>
                  <w:color w:val="1F497D"/>
                  <w:sz w:val="16"/>
                  <w:szCs w:val="16"/>
                  <w:rPrChange w:id="3386" w:author="Steven Chen" w:date="2016-12-14T14:13:00Z">
                    <w:rPr>
                      <w:rFonts w:ascii="Arial" w:hAnsi="Arial" w:cs="Arial"/>
                      <w:color w:val="1F497D"/>
                      <w:sz w:val="16"/>
                      <w:szCs w:val="16"/>
                    </w:rPr>
                  </w:rPrChange>
                </w:rPr>
                <w:t>01:00am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596E2423" w14:textId="77777777" w:rsidR="00276ED5" w:rsidRPr="00276ED5" w:rsidRDefault="00276ED5" w:rsidP="00276ED5">
            <w:pPr>
              <w:spacing w:after="0"/>
              <w:jc w:val="center"/>
              <w:rPr>
                <w:ins w:id="3387" w:author="Steven Chen" w:date="2016-12-14T14:12:00Z"/>
                <w:rFonts w:ascii="Palatino Linotype" w:hAnsi="Palatino Linotype" w:cs="Arial"/>
                <w:sz w:val="21"/>
                <w:szCs w:val="21"/>
                <w:rPrChange w:id="3388" w:author="Steven Chen" w:date="2016-12-14T14:13:00Z">
                  <w:rPr>
                    <w:ins w:id="3389" w:author="Steven Chen" w:date="2016-12-14T14:12:00Z"/>
                    <w:rFonts w:ascii="Arial" w:hAnsi="Arial" w:cs="Arial"/>
                    <w:sz w:val="21"/>
                    <w:szCs w:val="21"/>
                  </w:rPr>
                </w:rPrChange>
              </w:rPr>
              <w:pPrChange w:id="3390" w:author="Steven Chen" w:date="2016-12-14T14:12:00Z">
                <w:pPr>
                  <w:framePr w:hSpace="165" w:wrap="around" w:vAnchor="text" w:hAnchor="text"/>
                  <w:jc w:val="center"/>
                </w:pPr>
              </w:pPrChange>
            </w:pPr>
            <w:ins w:id="3391" w:author="Steven Chen" w:date="2016-12-14T14:12:00Z">
              <w:r w:rsidRPr="00276ED5">
                <w:rPr>
                  <w:rFonts w:ascii="Palatino Linotype" w:hAnsi="Palatino Linotype" w:cs="Arial"/>
                  <w:sz w:val="21"/>
                  <w:szCs w:val="21"/>
                  <w:rPrChange w:id="3392" w:author="Steven Chen" w:date="2016-12-14T14:13:00Z">
                    <w:rPr>
                      <w:rFonts w:ascii="Arial" w:hAnsi="Arial" w:cs="Arial"/>
                      <w:sz w:val="21"/>
                      <w:szCs w:val="21"/>
                    </w:rPr>
                  </w:rPrChange>
                </w:rPr>
                <w:t>103</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716D4654" w14:textId="77777777" w:rsidR="00276ED5" w:rsidRPr="00276ED5" w:rsidRDefault="00276ED5" w:rsidP="00276ED5">
            <w:pPr>
              <w:spacing w:after="0"/>
              <w:jc w:val="center"/>
              <w:rPr>
                <w:ins w:id="3393" w:author="Steven Chen" w:date="2016-12-14T14:12:00Z"/>
                <w:rFonts w:ascii="Palatino Linotype" w:hAnsi="Palatino Linotype" w:cs="Arial"/>
                <w:sz w:val="21"/>
                <w:szCs w:val="21"/>
                <w:rPrChange w:id="3394" w:author="Steven Chen" w:date="2016-12-14T14:13:00Z">
                  <w:rPr>
                    <w:ins w:id="3395" w:author="Steven Chen" w:date="2016-12-14T14:12:00Z"/>
                    <w:rFonts w:ascii="Arial" w:hAnsi="Arial" w:cs="Arial"/>
                    <w:sz w:val="21"/>
                    <w:szCs w:val="21"/>
                  </w:rPr>
                </w:rPrChange>
              </w:rPr>
              <w:pPrChange w:id="3396" w:author="Steven Chen" w:date="2016-12-14T14:12:00Z">
                <w:pPr>
                  <w:framePr w:hSpace="165" w:wrap="around" w:vAnchor="text" w:hAnchor="text"/>
                  <w:jc w:val="center"/>
                </w:pPr>
              </w:pPrChange>
            </w:pPr>
            <w:ins w:id="3397" w:author="Steven Chen" w:date="2016-12-14T14:12:00Z">
              <w:r w:rsidRPr="00276ED5">
                <w:rPr>
                  <w:rFonts w:ascii="Palatino Linotype" w:hAnsi="Palatino Linotype" w:cs="Arial"/>
                  <w:sz w:val="21"/>
                  <w:szCs w:val="21"/>
                  <w:rPrChange w:id="3398" w:author="Steven Chen" w:date="2016-12-14T14:13:00Z">
                    <w:rPr>
                      <w:rFonts w:ascii="Arial" w:hAnsi="Arial" w:cs="Arial"/>
                      <w:sz w:val="21"/>
                      <w:szCs w:val="21"/>
                    </w:rPr>
                  </w:rPrChange>
                </w:rPr>
                <w:t>120</w:t>
              </w:r>
            </w:ins>
          </w:p>
        </w:tc>
      </w:tr>
      <w:tr w:rsidR="00276ED5" w:rsidRPr="00276ED5" w14:paraId="3299A5FC" w14:textId="77777777" w:rsidTr="00C70F8A">
        <w:trPr>
          <w:trHeight w:val="193"/>
          <w:ins w:id="3399"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3101A8E8" w14:textId="77777777" w:rsidR="00276ED5" w:rsidRPr="00276ED5" w:rsidRDefault="00276ED5" w:rsidP="00276ED5">
            <w:pPr>
              <w:spacing w:after="0"/>
              <w:rPr>
                <w:ins w:id="3400" w:author="Steven Chen" w:date="2016-12-14T14:12:00Z"/>
                <w:rFonts w:ascii="Palatino Linotype" w:eastAsia="SimSun" w:hAnsi="Palatino Linotype" w:cs="Arial"/>
                <w:b/>
                <w:bCs/>
                <w:color w:val="1F497D"/>
                <w:sz w:val="16"/>
                <w:szCs w:val="16"/>
                <w:rPrChange w:id="3401" w:author="Steven Chen" w:date="2016-12-14T14:13:00Z">
                  <w:rPr>
                    <w:ins w:id="3402" w:author="Steven Chen" w:date="2016-12-14T14:12:00Z"/>
                    <w:rFonts w:ascii="Arial" w:eastAsia="SimSun" w:hAnsi="Arial" w:cs="Arial"/>
                    <w:b/>
                    <w:bCs/>
                    <w:color w:val="1F497D"/>
                    <w:sz w:val="16"/>
                    <w:szCs w:val="16"/>
                  </w:rPr>
                </w:rPrChange>
              </w:rPr>
              <w:pPrChange w:id="3403"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7B98FDE" w14:textId="77777777" w:rsidR="00276ED5" w:rsidRPr="00276ED5" w:rsidRDefault="00276ED5" w:rsidP="00276ED5">
            <w:pPr>
              <w:spacing w:after="0"/>
              <w:jc w:val="center"/>
              <w:rPr>
                <w:ins w:id="3404" w:author="Steven Chen" w:date="2016-12-14T14:12:00Z"/>
                <w:rFonts w:ascii="Palatino Linotype" w:hAnsi="Palatino Linotype" w:cs="Arial"/>
                <w:color w:val="1F497D"/>
                <w:sz w:val="16"/>
                <w:szCs w:val="16"/>
                <w:rPrChange w:id="3405" w:author="Steven Chen" w:date="2016-12-14T14:13:00Z">
                  <w:rPr>
                    <w:ins w:id="3406" w:author="Steven Chen" w:date="2016-12-14T14:12:00Z"/>
                    <w:rFonts w:ascii="Arial" w:hAnsi="Arial" w:cs="Arial"/>
                    <w:color w:val="1F497D"/>
                    <w:sz w:val="16"/>
                    <w:szCs w:val="16"/>
                  </w:rPr>
                </w:rPrChange>
              </w:rPr>
              <w:pPrChange w:id="3407" w:author="Steven Chen" w:date="2016-12-14T14:12:00Z">
                <w:pPr>
                  <w:framePr w:hSpace="165" w:wrap="around" w:vAnchor="text" w:hAnchor="text"/>
                  <w:jc w:val="center"/>
                </w:pPr>
              </w:pPrChange>
            </w:pPr>
            <w:ins w:id="3408" w:author="Steven Chen" w:date="2016-12-14T14:12:00Z">
              <w:r w:rsidRPr="00276ED5">
                <w:rPr>
                  <w:rFonts w:ascii="Palatino Linotype" w:hAnsi="Palatino Linotype" w:cs="Arial"/>
                  <w:color w:val="1F497D"/>
                  <w:sz w:val="16"/>
                  <w:szCs w:val="16"/>
                  <w:rPrChange w:id="3409" w:author="Steven Chen" w:date="2016-12-14T14:13:00Z">
                    <w:rPr>
                      <w:rFonts w:ascii="Arial" w:hAnsi="Arial" w:cs="Arial"/>
                      <w:color w:val="1F497D"/>
                      <w:sz w:val="16"/>
                      <w:szCs w:val="16"/>
                    </w:rPr>
                  </w:rPrChange>
                </w:rPr>
                <w:t>02:00am</w:t>
              </w:r>
            </w:ins>
          </w:p>
        </w:tc>
        <w:tc>
          <w:tcPr>
            <w:tcW w:w="1800"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D10B59" w14:textId="77777777" w:rsidR="00276ED5" w:rsidRPr="00276ED5" w:rsidRDefault="00276ED5" w:rsidP="00276ED5">
            <w:pPr>
              <w:spacing w:after="0"/>
              <w:jc w:val="center"/>
              <w:rPr>
                <w:ins w:id="3410" w:author="Steven Chen" w:date="2016-12-14T14:12:00Z"/>
                <w:rFonts w:ascii="Palatino Linotype" w:hAnsi="Palatino Linotype" w:cs="Arial"/>
                <w:sz w:val="21"/>
                <w:szCs w:val="21"/>
                <w:rPrChange w:id="3411" w:author="Steven Chen" w:date="2016-12-14T14:13:00Z">
                  <w:rPr>
                    <w:ins w:id="3412" w:author="Steven Chen" w:date="2016-12-14T14:12:00Z"/>
                    <w:rFonts w:ascii="Arial" w:hAnsi="Arial" w:cs="Arial"/>
                    <w:sz w:val="21"/>
                    <w:szCs w:val="21"/>
                  </w:rPr>
                </w:rPrChange>
              </w:rPr>
              <w:pPrChange w:id="3413" w:author="Steven Chen" w:date="2016-12-14T14:12:00Z">
                <w:pPr>
                  <w:framePr w:hSpace="165" w:wrap="around" w:vAnchor="text" w:hAnchor="text"/>
                  <w:jc w:val="center"/>
                </w:pPr>
              </w:pPrChange>
            </w:pPr>
            <w:ins w:id="3414" w:author="Steven Chen" w:date="2016-12-14T14:12:00Z">
              <w:r w:rsidRPr="00276ED5">
                <w:rPr>
                  <w:rFonts w:ascii="Palatino Linotype" w:hAnsi="Palatino Linotype" w:cs="Arial"/>
                  <w:sz w:val="21"/>
                  <w:szCs w:val="21"/>
                  <w:rPrChange w:id="3415" w:author="Steven Chen" w:date="2016-12-14T14:13:00Z">
                    <w:rPr>
                      <w:rFonts w:ascii="Arial" w:hAnsi="Arial" w:cs="Arial"/>
                      <w:sz w:val="21"/>
                      <w:szCs w:val="21"/>
                    </w:rPr>
                  </w:rPrChange>
                </w:rPr>
                <w:t>113</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32AD04B0" w14:textId="77777777" w:rsidR="00276ED5" w:rsidRPr="00276ED5" w:rsidRDefault="00276ED5" w:rsidP="00276ED5">
            <w:pPr>
              <w:spacing w:after="0"/>
              <w:jc w:val="center"/>
              <w:rPr>
                <w:ins w:id="3416" w:author="Steven Chen" w:date="2016-12-14T14:12:00Z"/>
                <w:rFonts w:ascii="Palatino Linotype" w:hAnsi="Palatino Linotype" w:cs="Arial"/>
                <w:sz w:val="21"/>
                <w:szCs w:val="21"/>
                <w:rPrChange w:id="3417" w:author="Steven Chen" w:date="2016-12-14T14:13:00Z">
                  <w:rPr>
                    <w:ins w:id="3418" w:author="Steven Chen" w:date="2016-12-14T14:12:00Z"/>
                    <w:rFonts w:ascii="Arial" w:hAnsi="Arial" w:cs="Arial"/>
                    <w:sz w:val="21"/>
                    <w:szCs w:val="21"/>
                  </w:rPr>
                </w:rPrChange>
              </w:rPr>
              <w:pPrChange w:id="3419" w:author="Steven Chen" w:date="2016-12-14T14:12:00Z">
                <w:pPr>
                  <w:framePr w:hSpace="165" w:wrap="around" w:vAnchor="text" w:hAnchor="text"/>
                  <w:jc w:val="center"/>
                </w:pPr>
              </w:pPrChange>
            </w:pPr>
            <w:ins w:id="3420" w:author="Steven Chen" w:date="2016-12-14T14:12:00Z">
              <w:r w:rsidRPr="00276ED5">
                <w:rPr>
                  <w:rFonts w:ascii="Palatino Linotype" w:hAnsi="Palatino Linotype" w:cs="Arial"/>
                  <w:sz w:val="21"/>
                  <w:szCs w:val="21"/>
                  <w:rPrChange w:id="3421" w:author="Steven Chen" w:date="2016-12-14T14:13:00Z">
                    <w:rPr>
                      <w:rFonts w:ascii="Arial" w:hAnsi="Arial" w:cs="Arial"/>
                      <w:sz w:val="21"/>
                      <w:szCs w:val="21"/>
                    </w:rPr>
                  </w:rPrChange>
                </w:rPr>
                <w:t>162</w:t>
              </w:r>
            </w:ins>
          </w:p>
        </w:tc>
      </w:tr>
      <w:tr w:rsidR="00276ED5" w:rsidRPr="00276ED5" w14:paraId="4BF6CBF7" w14:textId="77777777" w:rsidTr="00C70F8A">
        <w:trPr>
          <w:trHeight w:val="193"/>
          <w:ins w:id="3422"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4B818A6A" w14:textId="77777777" w:rsidR="00276ED5" w:rsidRPr="00276ED5" w:rsidRDefault="00276ED5" w:rsidP="00276ED5">
            <w:pPr>
              <w:spacing w:after="0"/>
              <w:rPr>
                <w:ins w:id="3423" w:author="Steven Chen" w:date="2016-12-14T14:12:00Z"/>
                <w:rFonts w:ascii="Palatino Linotype" w:eastAsia="SimSun" w:hAnsi="Palatino Linotype" w:cs="Arial"/>
                <w:b/>
                <w:bCs/>
                <w:color w:val="1F497D"/>
                <w:sz w:val="16"/>
                <w:szCs w:val="16"/>
                <w:rPrChange w:id="3424" w:author="Steven Chen" w:date="2016-12-14T14:13:00Z">
                  <w:rPr>
                    <w:ins w:id="3425" w:author="Steven Chen" w:date="2016-12-14T14:12:00Z"/>
                    <w:rFonts w:ascii="Arial" w:eastAsia="SimSun" w:hAnsi="Arial" w:cs="Arial"/>
                    <w:b/>
                    <w:bCs/>
                    <w:color w:val="1F497D"/>
                    <w:sz w:val="16"/>
                    <w:szCs w:val="16"/>
                  </w:rPr>
                </w:rPrChange>
              </w:rPr>
              <w:pPrChange w:id="3426"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43A7E47E" w14:textId="77777777" w:rsidR="00276ED5" w:rsidRPr="00276ED5" w:rsidRDefault="00276ED5" w:rsidP="00276ED5">
            <w:pPr>
              <w:spacing w:after="0"/>
              <w:jc w:val="center"/>
              <w:rPr>
                <w:ins w:id="3427" w:author="Steven Chen" w:date="2016-12-14T14:12:00Z"/>
                <w:rFonts w:ascii="Palatino Linotype" w:hAnsi="Palatino Linotype" w:cs="Arial"/>
                <w:color w:val="1F497D"/>
                <w:sz w:val="16"/>
                <w:szCs w:val="16"/>
                <w:rPrChange w:id="3428" w:author="Steven Chen" w:date="2016-12-14T14:13:00Z">
                  <w:rPr>
                    <w:ins w:id="3429" w:author="Steven Chen" w:date="2016-12-14T14:12:00Z"/>
                    <w:rFonts w:ascii="Arial" w:hAnsi="Arial" w:cs="Arial"/>
                    <w:color w:val="1F497D"/>
                    <w:sz w:val="16"/>
                    <w:szCs w:val="16"/>
                  </w:rPr>
                </w:rPrChange>
              </w:rPr>
              <w:pPrChange w:id="3430" w:author="Steven Chen" w:date="2016-12-14T14:12:00Z">
                <w:pPr>
                  <w:framePr w:hSpace="165" w:wrap="around" w:vAnchor="text" w:hAnchor="text"/>
                  <w:jc w:val="center"/>
                </w:pPr>
              </w:pPrChange>
            </w:pPr>
            <w:ins w:id="3431" w:author="Steven Chen" w:date="2016-12-14T14:12:00Z">
              <w:r w:rsidRPr="00276ED5">
                <w:rPr>
                  <w:rFonts w:ascii="Palatino Linotype" w:hAnsi="Palatino Linotype" w:cs="Arial"/>
                  <w:color w:val="1F497D"/>
                  <w:sz w:val="16"/>
                  <w:szCs w:val="16"/>
                  <w:rPrChange w:id="3432" w:author="Steven Chen" w:date="2016-12-14T14:13:00Z">
                    <w:rPr>
                      <w:rFonts w:ascii="Arial" w:hAnsi="Arial" w:cs="Arial"/>
                      <w:color w:val="1F497D"/>
                      <w:sz w:val="16"/>
                      <w:szCs w:val="16"/>
                    </w:rPr>
                  </w:rPrChange>
                </w:rPr>
                <w:t>03:00am</w:t>
              </w:r>
            </w:ins>
          </w:p>
        </w:tc>
        <w:tc>
          <w:tcPr>
            <w:tcW w:w="1800"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AF58367" w14:textId="77777777" w:rsidR="00276ED5" w:rsidRPr="00276ED5" w:rsidRDefault="00276ED5" w:rsidP="00276ED5">
            <w:pPr>
              <w:spacing w:after="0"/>
              <w:jc w:val="center"/>
              <w:rPr>
                <w:ins w:id="3433" w:author="Steven Chen" w:date="2016-12-14T14:12:00Z"/>
                <w:rFonts w:ascii="Palatino Linotype" w:hAnsi="Palatino Linotype" w:cs="Arial"/>
                <w:sz w:val="21"/>
                <w:szCs w:val="21"/>
                <w:rPrChange w:id="3434" w:author="Steven Chen" w:date="2016-12-14T14:13:00Z">
                  <w:rPr>
                    <w:ins w:id="3435" w:author="Steven Chen" w:date="2016-12-14T14:12:00Z"/>
                    <w:rFonts w:ascii="Arial" w:hAnsi="Arial" w:cs="Arial"/>
                    <w:sz w:val="21"/>
                    <w:szCs w:val="21"/>
                  </w:rPr>
                </w:rPrChange>
              </w:rPr>
              <w:pPrChange w:id="3436" w:author="Steven Chen" w:date="2016-12-14T14:12:00Z">
                <w:pPr>
                  <w:framePr w:hSpace="165" w:wrap="around" w:vAnchor="text" w:hAnchor="text"/>
                  <w:jc w:val="center"/>
                </w:pPr>
              </w:pPrChange>
            </w:pPr>
            <w:ins w:id="3437" w:author="Steven Chen" w:date="2016-12-14T14:12:00Z">
              <w:r w:rsidRPr="00276ED5">
                <w:rPr>
                  <w:rFonts w:ascii="Palatino Linotype" w:hAnsi="Palatino Linotype" w:cs="Arial"/>
                  <w:sz w:val="21"/>
                  <w:szCs w:val="21"/>
                  <w:rPrChange w:id="3438" w:author="Steven Chen" w:date="2016-12-14T14:13:00Z">
                    <w:rPr>
                      <w:rFonts w:ascii="Arial" w:hAnsi="Arial" w:cs="Arial"/>
                      <w:sz w:val="21"/>
                      <w:szCs w:val="21"/>
                    </w:rPr>
                  </w:rPrChange>
                </w:rPr>
                <w:t>152</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57BEC0C9" w14:textId="77777777" w:rsidR="00276ED5" w:rsidRPr="00276ED5" w:rsidRDefault="00276ED5" w:rsidP="00276ED5">
            <w:pPr>
              <w:spacing w:after="0"/>
              <w:jc w:val="center"/>
              <w:rPr>
                <w:ins w:id="3439" w:author="Steven Chen" w:date="2016-12-14T14:12:00Z"/>
                <w:rFonts w:ascii="Palatino Linotype" w:hAnsi="Palatino Linotype" w:cs="Arial"/>
                <w:sz w:val="21"/>
                <w:szCs w:val="21"/>
                <w:rPrChange w:id="3440" w:author="Steven Chen" w:date="2016-12-14T14:13:00Z">
                  <w:rPr>
                    <w:ins w:id="3441" w:author="Steven Chen" w:date="2016-12-14T14:12:00Z"/>
                    <w:rFonts w:ascii="Arial" w:hAnsi="Arial" w:cs="Arial"/>
                    <w:sz w:val="21"/>
                    <w:szCs w:val="21"/>
                  </w:rPr>
                </w:rPrChange>
              </w:rPr>
              <w:pPrChange w:id="3442" w:author="Steven Chen" w:date="2016-12-14T14:12:00Z">
                <w:pPr>
                  <w:framePr w:hSpace="165" w:wrap="around" w:vAnchor="text" w:hAnchor="text"/>
                  <w:jc w:val="center"/>
                </w:pPr>
              </w:pPrChange>
            </w:pPr>
            <w:ins w:id="3443" w:author="Steven Chen" w:date="2016-12-14T14:12:00Z">
              <w:r w:rsidRPr="00276ED5">
                <w:rPr>
                  <w:rFonts w:ascii="Palatino Linotype" w:hAnsi="Palatino Linotype" w:cs="Arial"/>
                  <w:sz w:val="21"/>
                  <w:szCs w:val="21"/>
                  <w:rPrChange w:id="3444" w:author="Steven Chen" w:date="2016-12-14T14:13:00Z">
                    <w:rPr>
                      <w:rFonts w:ascii="Arial" w:hAnsi="Arial" w:cs="Arial"/>
                      <w:sz w:val="21"/>
                      <w:szCs w:val="21"/>
                    </w:rPr>
                  </w:rPrChange>
                </w:rPr>
                <w:t>168</w:t>
              </w:r>
            </w:ins>
          </w:p>
        </w:tc>
      </w:tr>
      <w:tr w:rsidR="00276ED5" w:rsidRPr="00276ED5" w14:paraId="7FEB4DD1" w14:textId="77777777" w:rsidTr="00C70F8A">
        <w:trPr>
          <w:trHeight w:val="193"/>
          <w:ins w:id="3445"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55FBA09D" w14:textId="77777777" w:rsidR="00276ED5" w:rsidRPr="00276ED5" w:rsidRDefault="00276ED5" w:rsidP="00276ED5">
            <w:pPr>
              <w:spacing w:after="0"/>
              <w:rPr>
                <w:ins w:id="3446" w:author="Steven Chen" w:date="2016-12-14T14:12:00Z"/>
                <w:rFonts w:ascii="Palatino Linotype" w:eastAsia="SimSun" w:hAnsi="Palatino Linotype" w:cs="Arial"/>
                <w:b/>
                <w:bCs/>
                <w:color w:val="1F497D"/>
                <w:sz w:val="16"/>
                <w:szCs w:val="16"/>
                <w:rPrChange w:id="3447" w:author="Steven Chen" w:date="2016-12-14T14:13:00Z">
                  <w:rPr>
                    <w:ins w:id="3448" w:author="Steven Chen" w:date="2016-12-14T14:12:00Z"/>
                    <w:rFonts w:ascii="Arial" w:eastAsia="SimSun" w:hAnsi="Arial" w:cs="Arial"/>
                    <w:b/>
                    <w:bCs/>
                    <w:color w:val="1F497D"/>
                    <w:sz w:val="16"/>
                    <w:szCs w:val="16"/>
                  </w:rPr>
                </w:rPrChange>
              </w:rPr>
              <w:pPrChange w:id="3449"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314D97BB" w14:textId="77777777" w:rsidR="00276ED5" w:rsidRPr="00276ED5" w:rsidRDefault="00276ED5" w:rsidP="00276ED5">
            <w:pPr>
              <w:spacing w:after="0"/>
              <w:jc w:val="center"/>
              <w:rPr>
                <w:ins w:id="3450" w:author="Steven Chen" w:date="2016-12-14T14:12:00Z"/>
                <w:rFonts w:ascii="Palatino Linotype" w:hAnsi="Palatino Linotype" w:cs="Arial"/>
                <w:color w:val="1F497D"/>
                <w:sz w:val="16"/>
                <w:szCs w:val="16"/>
                <w:rPrChange w:id="3451" w:author="Steven Chen" w:date="2016-12-14T14:13:00Z">
                  <w:rPr>
                    <w:ins w:id="3452" w:author="Steven Chen" w:date="2016-12-14T14:12:00Z"/>
                    <w:rFonts w:ascii="Arial" w:hAnsi="Arial" w:cs="Arial"/>
                    <w:color w:val="1F497D"/>
                    <w:sz w:val="16"/>
                    <w:szCs w:val="16"/>
                  </w:rPr>
                </w:rPrChange>
              </w:rPr>
              <w:pPrChange w:id="3453" w:author="Steven Chen" w:date="2016-12-14T14:12:00Z">
                <w:pPr>
                  <w:framePr w:hSpace="165" w:wrap="around" w:vAnchor="text" w:hAnchor="text"/>
                  <w:jc w:val="center"/>
                </w:pPr>
              </w:pPrChange>
            </w:pPr>
            <w:ins w:id="3454" w:author="Steven Chen" w:date="2016-12-14T14:12:00Z">
              <w:r w:rsidRPr="00276ED5">
                <w:rPr>
                  <w:rFonts w:ascii="Palatino Linotype" w:hAnsi="Palatino Linotype" w:cs="Arial"/>
                  <w:color w:val="1F497D"/>
                  <w:sz w:val="16"/>
                  <w:szCs w:val="16"/>
                  <w:rPrChange w:id="3455" w:author="Steven Chen" w:date="2016-12-14T14:13:00Z">
                    <w:rPr>
                      <w:rFonts w:ascii="Arial" w:hAnsi="Arial" w:cs="Arial"/>
                      <w:color w:val="1F497D"/>
                      <w:sz w:val="16"/>
                      <w:szCs w:val="16"/>
                    </w:rPr>
                  </w:rPrChange>
                </w:rPr>
                <w:t>04:00am</w:t>
              </w:r>
            </w:ins>
          </w:p>
        </w:tc>
        <w:tc>
          <w:tcPr>
            <w:tcW w:w="1800"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8C29B9B" w14:textId="77777777" w:rsidR="00276ED5" w:rsidRPr="00276ED5" w:rsidRDefault="00276ED5" w:rsidP="00276ED5">
            <w:pPr>
              <w:spacing w:after="0"/>
              <w:jc w:val="center"/>
              <w:rPr>
                <w:ins w:id="3456" w:author="Steven Chen" w:date="2016-12-14T14:12:00Z"/>
                <w:rFonts w:ascii="Palatino Linotype" w:hAnsi="Palatino Linotype" w:cs="Arial"/>
                <w:sz w:val="21"/>
                <w:szCs w:val="21"/>
                <w:rPrChange w:id="3457" w:author="Steven Chen" w:date="2016-12-14T14:13:00Z">
                  <w:rPr>
                    <w:ins w:id="3458" w:author="Steven Chen" w:date="2016-12-14T14:12:00Z"/>
                    <w:rFonts w:ascii="Arial" w:hAnsi="Arial" w:cs="Arial"/>
                    <w:sz w:val="21"/>
                    <w:szCs w:val="21"/>
                  </w:rPr>
                </w:rPrChange>
              </w:rPr>
              <w:pPrChange w:id="3459" w:author="Steven Chen" w:date="2016-12-14T14:12:00Z">
                <w:pPr>
                  <w:framePr w:hSpace="165" w:wrap="around" w:vAnchor="text" w:hAnchor="text"/>
                  <w:jc w:val="center"/>
                </w:pPr>
              </w:pPrChange>
            </w:pPr>
            <w:ins w:id="3460" w:author="Steven Chen" w:date="2016-12-14T14:12:00Z">
              <w:r w:rsidRPr="00276ED5">
                <w:rPr>
                  <w:rFonts w:ascii="Palatino Linotype" w:hAnsi="Palatino Linotype" w:cs="Arial"/>
                  <w:sz w:val="21"/>
                  <w:szCs w:val="21"/>
                  <w:rPrChange w:id="3461" w:author="Steven Chen" w:date="2016-12-14T14:13:00Z">
                    <w:rPr>
                      <w:rFonts w:ascii="Arial" w:hAnsi="Arial" w:cs="Arial"/>
                      <w:sz w:val="21"/>
                      <w:szCs w:val="21"/>
                    </w:rPr>
                  </w:rPrChange>
                </w:rPr>
                <w:t>159</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2CD84567" w14:textId="77777777" w:rsidR="00276ED5" w:rsidRPr="00276ED5" w:rsidRDefault="00276ED5" w:rsidP="00276ED5">
            <w:pPr>
              <w:spacing w:after="0"/>
              <w:jc w:val="center"/>
              <w:rPr>
                <w:ins w:id="3462" w:author="Steven Chen" w:date="2016-12-14T14:12:00Z"/>
                <w:rFonts w:ascii="Palatino Linotype" w:hAnsi="Palatino Linotype" w:cs="Arial"/>
                <w:sz w:val="21"/>
                <w:szCs w:val="21"/>
                <w:rPrChange w:id="3463" w:author="Steven Chen" w:date="2016-12-14T14:13:00Z">
                  <w:rPr>
                    <w:ins w:id="3464" w:author="Steven Chen" w:date="2016-12-14T14:12:00Z"/>
                    <w:rFonts w:ascii="Arial" w:hAnsi="Arial" w:cs="Arial"/>
                    <w:sz w:val="21"/>
                    <w:szCs w:val="21"/>
                  </w:rPr>
                </w:rPrChange>
              </w:rPr>
              <w:pPrChange w:id="3465" w:author="Steven Chen" w:date="2016-12-14T14:12:00Z">
                <w:pPr>
                  <w:framePr w:hSpace="165" w:wrap="around" w:vAnchor="text" w:hAnchor="text"/>
                  <w:jc w:val="center"/>
                </w:pPr>
              </w:pPrChange>
            </w:pPr>
            <w:ins w:id="3466" w:author="Steven Chen" w:date="2016-12-14T14:12:00Z">
              <w:r w:rsidRPr="00276ED5">
                <w:rPr>
                  <w:rFonts w:ascii="Palatino Linotype" w:hAnsi="Palatino Linotype" w:cs="Arial"/>
                  <w:sz w:val="21"/>
                  <w:szCs w:val="21"/>
                  <w:rPrChange w:id="3467" w:author="Steven Chen" w:date="2016-12-14T14:13:00Z">
                    <w:rPr>
                      <w:rFonts w:ascii="Arial" w:hAnsi="Arial" w:cs="Arial"/>
                      <w:sz w:val="21"/>
                      <w:szCs w:val="21"/>
                    </w:rPr>
                  </w:rPrChange>
                </w:rPr>
                <w:t>171</w:t>
              </w:r>
            </w:ins>
          </w:p>
        </w:tc>
      </w:tr>
      <w:tr w:rsidR="00276ED5" w:rsidRPr="00276ED5" w14:paraId="4ACCD5C9" w14:textId="77777777" w:rsidTr="00C70F8A">
        <w:trPr>
          <w:trHeight w:val="193"/>
          <w:ins w:id="3468" w:author="Steven Chen" w:date="2016-12-14T14:12:00Z"/>
        </w:trPr>
        <w:tc>
          <w:tcPr>
            <w:tcW w:w="0" w:type="auto"/>
            <w:vMerge/>
            <w:tcBorders>
              <w:top w:val="nil"/>
              <w:left w:val="single" w:sz="8" w:space="0" w:color="auto"/>
              <w:bottom w:val="single" w:sz="8" w:space="0" w:color="auto"/>
              <w:right w:val="single" w:sz="8" w:space="0" w:color="auto"/>
            </w:tcBorders>
            <w:vAlign w:val="center"/>
            <w:hideMark/>
          </w:tcPr>
          <w:p w14:paraId="01153D1F" w14:textId="77777777" w:rsidR="00276ED5" w:rsidRPr="00276ED5" w:rsidRDefault="00276ED5" w:rsidP="00276ED5">
            <w:pPr>
              <w:spacing w:after="0"/>
              <w:rPr>
                <w:ins w:id="3469" w:author="Steven Chen" w:date="2016-12-14T14:12:00Z"/>
                <w:rFonts w:ascii="Palatino Linotype" w:eastAsia="SimSun" w:hAnsi="Palatino Linotype" w:cs="Arial"/>
                <w:b/>
                <w:bCs/>
                <w:color w:val="1F497D"/>
                <w:sz w:val="16"/>
                <w:szCs w:val="16"/>
                <w:rPrChange w:id="3470" w:author="Steven Chen" w:date="2016-12-14T14:13:00Z">
                  <w:rPr>
                    <w:ins w:id="3471" w:author="Steven Chen" w:date="2016-12-14T14:12:00Z"/>
                    <w:rFonts w:ascii="Arial" w:eastAsia="SimSun" w:hAnsi="Arial" w:cs="Arial"/>
                    <w:b/>
                    <w:bCs/>
                    <w:color w:val="1F497D"/>
                    <w:sz w:val="16"/>
                    <w:szCs w:val="16"/>
                  </w:rPr>
                </w:rPrChange>
              </w:rPr>
              <w:pPrChange w:id="3472" w:author="Steven Chen" w:date="2016-12-14T14:12:00Z">
                <w:pPr>
                  <w:framePr w:hSpace="165" w:wrap="around" w:vAnchor="text" w:hAnchor="text"/>
                </w:pPr>
              </w:pPrChange>
            </w:pPr>
          </w:p>
        </w:tc>
        <w:tc>
          <w:tcPr>
            <w:tcW w:w="1507" w:type="dxa"/>
            <w:tcBorders>
              <w:top w:val="nil"/>
              <w:left w:val="nil"/>
              <w:bottom w:val="single" w:sz="8" w:space="0" w:color="auto"/>
              <w:right w:val="single" w:sz="8" w:space="0" w:color="auto"/>
            </w:tcBorders>
            <w:vAlign w:val="center"/>
            <w:hideMark/>
          </w:tcPr>
          <w:p w14:paraId="26D67AD9" w14:textId="77777777" w:rsidR="00276ED5" w:rsidRPr="00276ED5" w:rsidRDefault="00276ED5" w:rsidP="00276ED5">
            <w:pPr>
              <w:spacing w:after="0"/>
              <w:jc w:val="center"/>
              <w:rPr>
                <w:ins w:id="3473" w:author="Steven Chen" w:date="2016-12-14T14:12:00Z"/>
                <w:rFonts w:ascii="Palatino Linotype" w:hAnsi="Palatino Linotype" w:cs="Arial"/>
                <w:color w:val="1F497D"/>
                <w:sz w:val="16"/>
                <w:szCs w:val="16"/>
                <w:rPrChange w:id="3474" w:author="Steven Chen" w:date="2016-12-14T14:13:00Z">
                  <w:rPr>
                    <w:ins w:id="3475" w:author="Steven Chen" w:date="2016-12-14T14:12:00Z"/>
                    <w:rFonts w:ascii="Arial" w:hAnsi="Arial" w:cs="Arial"/>
                    <w:color w:val="1F497D"/>
                    <w:sz w:val="16"/>
                    <w:szCs w:val="16"/>
                  </w:rPr>
                </w:rPrChange>
              </w:rPr>
              <w:pPrChange w:id="3476" w:author="Steven Chen" w:date="2016-12-14T14:12:00Z">
                <w:pPr>
                  <w:framePr w:hSpace="165" w:wrap="around" w:vAnchor="text" w:hAnchor="text"/>
                  <w:jc w:val="center"/>
                </w:pPr>
              </w:pPrChange>
            </w:pPr>
            <w:ins w:id="3477" w:author="Steven Chen" w:date="2016-12-14T14:12:00Z">
              <w:r w:rsidRPr="00276ED5">
                <w:rPr>
                  <w:rFonts w:ascii="Palatino Linotype" w:hAnsi="Palatino Linotype" w:cs="Arial"/>
                  <w:color w:val="1F497D"/>
                  <w:sz w:val="16"/>
                  <w:szCs w:val="16"/>
                  <w:rPrChange w:id="3478" w:author="Steven Chen" w:date="2016-12-14T14:13:00Z">
                    <w:rPr>
                      <w:rFonts w:ascii="Arial" w:hAnsi="Arial" w:cs="Arial"/>
                      <w:color w:val="1F497D"/>
                      <w:sz w:val="16"/>
                      <w:szCs w:val="16"/>
                    </w:rPr>
                  </w:rPrChange>
                </w:rPr>
                <w:t>07:00am</w:t>
              </w:r>
            </w:ins>
          </w:p>
        </w:tc>
        <w:tc>
          <w:tcPr>
            <w:tcW w:w="1800"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D338D3C" w14:textId="77777777" w:rsidR="00276ED5" w:rsidRPr="00276ED5" w:rsidRDefault="00276ED5" w:rsidP="00276ED5">
            <w:pPr>
              <w:spacing w:after="0"/>
              <w:jc w:val="center"/>
              <w:rPr>
                <w:ins w:id="3479" w:author="Steven Chen" w:date="2016-12-14T14:12:00Z"/>
                <w:rFonts w:ascii="Palatino Linotype" w:hAnsi="Palatino Linotype" w:cs="Arial"/>
                <w:sz w:val="21"/>
                <w:szCs w:val="21"/>
                <w:rPrChange w:id="3480" w:author="Steven Chen" w:date="2016-12-14T14:13:00Z">
                  <w:rPr>
                    <w:ins w:id="3481" w:author="Steven Chen" w:date="2016-12-14T14:12:00Z"/>
                    <w:rFonts w:ascii="Arial" w:hAnsi="Arial" w:cs="Arial"/>
                    <w:sz w:val="21"/>
                    <w:szCs w:val="21"/>
                  </w:rPr>
                </w:rPrChange>
              </w:rPr>
              <w:pPrChange w:id="3482" w:author="Steven Chen" w:date="2016-12-14T14:12:00Z">
                <w:pPr>
                  <w:framePr w:hSpace="165" w:wrap="around" w:vAnchor="text" w:hAnchor="text"/>
                  <w:jc w:val="center"/>
                </w:pPr>
              </w:pPrChange>
            </w:pPr>
            <w:ins w:id="3483" w:author="Steven Chen" w:date="2016-12-14T14:12:00Z">
              <w:r w:rsidRPr="00276ED5">
                <w:rPr>
                  <w:rFonts w:ascii="Palatino Linotype" w:hAnsi="Palatino Linotype" w:cs="Arial"/>
                  <w:sz w:val="21"/>
                  <w:szCs w:val="21"/>
                  <w:rPrChange w:id="3484" w:author="Steven Chen" w:date="2016-12-14T14:13:00Z">
                    <w:rPr>
                      <w:rFonts w:ascii="Arial" w:hAnsi="Arial" w:cs="Arial"/>
                      <w:sz w:val="21"/>
                      <w:szCs w:val="21"/>
                    </w:rPr>
                  </w:rPrChange>
                </w:rPr>
                <w:t>160</w:t>
              </w:r>
            </w:ins>
          </w:p>
        </w:tc>
        <w:tc>
          <w:tcPr>
            <w:tcW w:w="2340" w:type="dxa"/>
            <w:tcBorders>
              <w:top w:val="nil"/>
              <w:left w:val="nil"/>
              <w:bottom w:val="single" w:sz="8" w:space="0" w:color="auto"/>
              <w:right w:val="single" w:sz="8" w:space="0" w:color="auto"/>
            </w:tcBorders>
            <w:tcMar>
              <w:top w:w="0" w:type="dxa"/>
              <w:left w:w="108" w:type="dxa"/>
              <w:bottom w:w="0" w:type="dxa"/>
              <w:right w:w="108" w:type="dxa"/>
            </w:tcMar>
            <w:vAlign w:val="bottom"/>
            <w:hideMark/>
          </w:tcPr>
          <w:p w14:paraId="0DBDF0D5" w14:textId="77777777" w:rsidR="00276ED5" w:rsidRPr="00276ED5" w:rsidRDefault="00276ED5" w:rsidP="00276ED5">
            <w:pPr>
              <w:spacing w:after="0"/>
              <w:jc w:val="center"/>
              <w:rPr>
                <w:ins w:id="3485" w:author="Steven Chen" w:date="2016-12-14T14:12:00Z"/>
                <w:rFonts w:ascii="Palatino Linotype" w:hAnsi="Palatino Linotype" w:cs="Arial"/>
                <w:sz w:val="21"/>
                <w:szCs w:val="21"/>
                <w:rPrChange w:id="3486" w:author="Steven Chen" w:date="2016-12-14T14:13:00Z">
                  <w:rPr>
                    <w:ins w:id="3487" w:author="Steven Chen" w:date="2016-12-14T14:12:00Z"/>
                    <w:rFonts w:ascii="Arial" w:hAnsi="Arial" w:cs="Arial"/>
                    <w:sz w:val="21"/>
                    <w:szCs w:val="21"/>
                  </w:rPr>
                </w:rPrChange>
              </w:rPr>
              <w:pPrChange w:id="3488" w:author="Steven Chen" w:date="2016-12-14T14:12:00Z">
                <w:pPr>
                  <w:framePr w:hSpace="165" w:wrap="around" w:vAnchor="text" w:hAnchor="text"/>
                  <w:jc w:val="center"/>
                </w:pPr>
              </w:pPrChange>
            </w:pPr>
            <w:ins w:id="3489" w:author="Steven Chen" w:date="2016-12-14T14:12:00Z">
              <w:r w:rsidRPr="00276ED5">
                <w:rPr>
                  <w:rFonts w:ascii="Palatino Linotype" w:hAnsi="Palatino Linotype" w:cs="Arial"/>
                  <w:sz w:val="21"/>
                  <w:szCs w:val="21"/>
                  <w:rPrChange w:id="3490" w:author="Steven Chen" w:date="2016-12-14T14:13:00Z">
                    <w:rPr>
                      <w:rFonts w:ascii="Arial" w:hAnsi="Arial" w:cs="Arial"/>
                      <w:sz w:val="21"/>
                      <w:szCs w:val="21"/>
                    </w:rPr>
                  </w:rPrChange>
                </w:rPr>
                <w:t>171</w:t>
              </w:r>
            </w:ins>
          </w:p>
        </w:tc>
      </w:tr>
    </w:tbl>
    <w:p w14:paraId="2F325D45" w14:textId="77777777" w:rsidR="00276ED5" w:rsidRPr="00276ED5" w:rsidRDefault="00276ED5" w:rsidP="00276ED5">
      <w:pPr>
        <w:spacing w:after="0"/>
        <w:ind w:left="240" w:right="1440"/>
        <w:jc w:val="both"/>
        <w:rPr>
          <w:ins w:id="3491" w:author="Steven Chen" w:date="2016-12-14T14:12:00Z"/>
          <w:rFonts w:ascii="Palatino Linotype" w:eastAsia="SimSun" w:hAnsi="Palatino Linotype" w:cs="Calibri"/>
          <w:color w:val="000000"/>
          <w:sz w:val="21"/>
          <w:szCs w:val="21"/>
          <w:rPrChange w:id="3492" w:author="Steven Chen" w:date="2016-12-14T14:13:00Z">
            <w:rPr>
              <w:ins w:id="3493" w:author="Steven Chen" w:date="2016-12-14T14:12:00Z"/>
              <w:rFonts w:ascii="Calibri" w:eastAsia="SimSun" w:hAnsi="Calibri" w:cs="Calibri"/>
              <w:color w:val="000000"/>
              <w:sz w:val="21"/>
              <w:szCs w:val="21"/>
            </w:rPr>
          </w:rPrChange>
        </w:rPr>
        <w:pPrChange w:id="3494" w:author="Steven Chen" w:date="2016-12-14T14:12:00Z">
          <w:pPr>
            <w:ind w:left="240" w:right="1440"/>
            <w:jc w:val="both"/>
          </w:pPr>
        </w:pPrChange>
      </w:pPr>
    </w:p>
    <w:p w14:paraId="3A30E8BF" w14:textId="77777777" w:rsidR="00276ED5" w:rsidRPr="00276ED5" w:rsidRDefault="00276ED5" w:rsidP="00276ED5">
      <w:pPr>
        <w:spacing w:after="0"/>
        <w:ind w:left="240" w:right="1440"/>
        <w:jc w:val="both"/>
        <w:rPr>
          <w:ins w:id="3495" w:author="Steven Chen" w:date="2016-12-14T14:12:00Z"/>
          <w:rFonts w:ascii="Palatino Linotype" w:hAnsi="Palatino Linotype" w:cs="Calibri"/>
          <w:color w:val="000000"/>
          <w:sz w:val="21"/>
          <w:szCs w:val="21"/>
          <w:rPrChange w:id="3496" w:author="Steven Chen" w:date="2016-12-14T14:13:00Z">
            <w:rPr>
              <w:ins w:id="3497" w:author="Steven Chen" w:date="2016-12-14T14:12:00Z"/>
              <w:rFonts w:ascii="Calibri" w:hAnsi="Calibri" w:cs="Calibri"/>
              <w:color w:val="000000"/>
              <w:sz w:val="21"/>
              <w:szCs w:val="21"/>
            </w:rPr>
          </w:rPrChange>
        </w:rPr>
        <w:pPrChange w:id="3498" w:author="Steven Chen" w:date="2016-12-14T14:12:00Z">
          <w:pPr>
            <w:ind w:left="240" w:right="1440"/>
            <w:jc w:val="both"/>
          </w:pPr>
        </w:pPrChange>
      </w:pPr>
    </w:p>
    <w:p w14:paraId="015DC893" w14:textId="77777777" w:rsidR="00276ED5" w:rsidRPr="00276ED5" w:rsidRDefault="00276ED5" w:rsidP="00276ED5">
      <w:pPr>
        <w:spacing w:after="0"/>
        <w:ind w:left="240" w:right="1440"/>
        <w:jc w:val="both"/>
        <w:rPr>
          <w:ins w:id="3499" w:author="Steven Chen" w:date="2016-12-14T14:12:00Z"/>
          <w:rFonts w:ascii="Palatino Linotype" w:hAnsi="Palatino Linotype" w:cs="Calibri"/>
          <w:color w:val="000000"/>
          <w:sz w:val="21"/>
          <w:szCs w:val="21"/>
          <w:rPrChange w:id="3500" w:author="Steven Chen" w:date="2016-12-14T14:13:00Z">
            <w:rPr>
              <w:ins w:id="3501" w:author="Steven Chen" w:date="2016-12-14T14:12:00Z"/>
              <w:rFonts w:ascii="Calibri" w:hAnsi="Calibri" w:cs="Calibri"/>
              <w:color w:val="000000"/>
              <w:sz w:val="21"/>
              <w:szCs w:val="21"/>
            </w:rPr>
          </w:rPrChange>
        </w:rPr>
        <w:pPrChange w:id="3502" w:author="Steven Chen" w:date="2016-12-14T14:12:00Z">
          <w:pPr>
            <w:ind w:left="240" w:right="1440"/>
            <w:jc w:val="both"/>
          </w:pPr>
        </w:pPrChange>
      </w:pPr>
    </w:p>
    <w:p w14:paraId="05E45312" w14:textId="77777777" w:rsidR="00276ED5" w:rsidRPr="00276ED5" w:rsidRDefault="00276ED5" w:rsidP="00276ED5">
      <w:pPr>
        <w:spacing w:after="0"/>
        <w:ind w:left="240" w:right="1440"/>
        <w:jc w:val="both"/>
        <w:rPr>
          <w:ins w:id="3503" w:author="Steven Chen" w:date="2016-12-14T14:12:00Z"/>
          <w:rFonts w:ascii="Palatino Linotype" w:hAnsi="Palatino Linotype" w:cs="Calibri"/>
          <w:color w:val="000000"/>
          <w:sz w:val="21"/>
          <w:szCs w:val="21"/>
          <w:rPrChange w:id="3504" w:author="Steven Chen" w:date="2016-12-14T14:13:00Z">
            <w:rPr>
              <w:ins w:id="3505" w:author="Steven Chen" w:date="2016-12-14T14:12:00Z"/>
              <w:rFonts w:ascii="Calibri" w:hAnsi="Calibri" w:cs="Calibri"/>
              <w:color w:val="000000"/>
              <w:sz w:val="21"/>
              <w:szCs w:val="21"/>
            </w:rPr>
          </w:rPrChange>
        </w:rPr>
        <w:pPrChange w:id="3506" w:author="Steven Chen" w:date="2016-12-14T14:12:00Z">
          <w:pPr>
            <w:ind w:left="240" w:right="1440"/>
            <w:jc w:val="both"/>
          </w:pPr>
        </w:pPrChange>
      </w:pPr>
    </w:p>
    <w:p w14:paraId="23539EB3" w14:textId="77777777" w:rsidR="00276ED5" w:rsidRPr="00276ED5" w:rsidRDefault="00276ED5" w:rsidP="00276ED5">
      <w:pPr>
        <w:spacing w:after="0"/>
        <w:ind w:left="240" w:right="1440"/>
        <w:jc w:val="both"/>
        <w:rPr>
          <w:ins w:id="3507" w:author="Steven Chen" w:date="2016-12-14T14:12:00Z"/>
          <w:rFonts w:ascii="Palatino Linotype" w:hAnsi="Palatino Linotype" w:cs="Calibri"/>
          <w:color w:val="000000"/>
          <w:sz w:val="21"/>
          <w:szCs w:val="21"/>
          <w:rPrChange w:id="3508" w:author="Steven Chen" w:date="2016-12-14T14:13:00Z">
            <w:rPr>
              <w:ins w:id="3509" w:author="Steven Chen" w:date="2016-12-14T14:12:00Z"/>
              <w:rFonts w:ascii="Calibri" w:hAnsi="Calibri" w:cs="Calibri"/>
              <w:color w:val="000000"/>
              <w:sz w:val="21"/>
              <w:szCs w:val="21"/>
            </w:rPr>
          </w:rPrChange>
        </w:rPr>
        <w:pPrChange w:id="3510" w:author="Steven Chen" w:date="2016-12-14T14:12:00Z">
          <w:pPr>
            <w:ind w:left="240" w:right="1440"/>
            <w:jc w:val="both"/>
          </w:pPr>
        </w:pPrChange>
      </w:pPr>
    </w:p>
    <w:p w14:paraId="59FC1119" w14:textId="77777777" w:rsidR="00276ED5" w:rsidRPr="00276ED5" w:rsidRDefault="00276ED5" w:rsidP="00276ED5">
      <w:pPr>
        <w:spacing w:after="0"/>
        <w:ind w:left="240" w:right="1440"/>
        <w:jc w:val="both"/>
        <w:rPr>
          <w:ins w:id="3511" w:author="Steven Chen" w:date="2016-12-14T14:12:00Z"/>
          <w:rFonts w:ascii="Palatino Linotype" w:hAnsi="Palatino Linotype" w:cs="Calibri"/>
          <w:color w:val="000000"/>
          <w:sz w:val="21"/>
          <w:szCs w:val="21"/>
          <w:rPrChange w:id="3512" w:author="Steven Chen" w:date="2016-12-14T14:13:00Z">
            <w:rPr>
              <w:ins w:id="3513" w:author="Steven Chen" w:date="2016-12-14T14:12:00Z"/>
              <w:rFonts w:ascii="Calibri" w:hAnsi="Calibri" w:cs="Calibri"/>
              <w:color w:val="000000"/>
              <w:sz w:val="21"/>
              <w:szCs w:val="21"/>
            </w:rPr>
          </w:rPrChange>
        </w:rPr>
        <w:pPrChange w:id="3514" w:author="Steven Chen" w:date="2016-12-14T14:12:00Z">
          <w:pPr>
            <w:ind w:left="240" w:right="1440"/>
            <w:jc w:val="both"/>
          </w:pPr>
        </w:pPrChange>
      </w:pPr>
    </w:p>
    <w:p w14:paraId="3628E55B" w14:textId="77777777" w:rsidR="00276ED5" w:rsidRPr="00276ED5" w:rsidRDefault="00276ED5" w:rsidP="00276ED5">
      <w:pPr>
        <w:spacing w:after="0"/>
        <w:ind w:left="120" w:right="720"/>
        <w:jc w:val="both"/>
        <w:rPr>
          <w:ins w:id="3515" w:author="Steven Chen" w:date="2016-12-14T14:12:00Z"/>
          <w:rFonts w:ascii="Palatino Linotype" w:hAnsi="Palatino Linotype" w:cs="Calibri"/>
          <w:color w:val="000000"/>
          <w:sz w:val="21"/>
          <w:szCs w:val="21"/>
          <w:rPrChange w:id="3516" w:author="Steven Chen" w:date="2016-12-14T14:13:00Z">
            <w:rPr>
              <w:ins w:id="3517" w:author="Steven Chen" w:date="2016-12-14T14:12:00Z"/>
              <w:rFonts w:ascii="Calibri" w:hAnsi="Calibri" w:cs="Calibri"/>
              <w:color w:val="000000"/>
              <w:sz w:val="21"/>
              <w:szCs w:val="21"/>
            </w:rPr>
          </w:rPrChange>
        </w:rPr>
        <w:pPrChange w:id="3518" w:author="Steven Chen" w:date="2016-12-14T14:12:00Z">
          <w:pPr>
            <w:ind w:left="120" w:right="720"/>
            <w:jc w:val="both"/>
          </w:pPr>
        </w:pPrChange>
      </w:pPr>
    </w:p>
    <w:p w14:paraId="59F39A31" w14:textId="77777777" w:rsidR="00276ED5" w:rsidRPr="00276ED5" w:rsidRDefault="00276ED5" w:rsidP="00276ED5">
      <w:pPr>
        <w:spacing w:after="0"/>
        <w:jc w:val="both"/>
        <w:rPr>
          <w:ins w:id="3519" w:author="Steven Chen" w:date="2016-12-14T14:12:00Z"/>
          <w:rFonts w:ascii="Palatino Linotype" w:hAnsi="Palatino Linotype" w:cs="Calibri"/>
          <w:color w:val="000000"/>
          <w:sz w:val="21"/>
          <w:szCs w:val="21"/>
          <w:rPrChange w:id="3520" w:author="Steven Chen" w:date="2016-12-14T14:13:00Z">
            <w:rPr>
              <w:ins w:id="3521" w:author="Steven Chen" w:date="2016-12-14T14:12:00Z"/>
              <w:rFonts w:ascii="Calibri" w:hAnsi="Calibri" w:cs="Calibri"/>
              <w:color w:val="000000"/>
              <w:sz w:val="21"/>
              <w:szCs w:val="21"/>
            </w:rPr>
          </w:rPrChange>
        </w:rPr>
        <w:pPrChange w:id="3522" w:author="Steven Chen" w:date="2016-12-14T14:12:00Z">
          <w:pPr>
            <w:jc w:val="both"/>
          </w:pPr>
        </w:pPrChange>
      </w:pPr>
    </w:p>
    <w:p w14:paraId="716F243D" w14:textId="77777777" w:rsidR="00276ED5" w:rsidRPr="00276ED5" w:rsidRDefault="00276ED5" w:rsidP="00276ED5">
      <w:pPr>
        <w:spacing w:after="0"/>
        <w:jc w:val="both"/>
        <w:rPr>
          <w:ins w:id="3523" w:author="Steven Chen" w:date="2016-12-14T14:12:00Z"/>
          <w:rFonts w:ascii="Palatino Linotype" w:hAnsi="Palatino Linotype" w:cs="Calibri"/>
          <w:color w:val="000000"/>
          <w:sz w:val="21"/>
          <w:szCs w:val="21"/>
          <w:rPrChange w:id="3524" w:author="Steven Chen" w:date="2016-12-14T14:13:00Z">
            <w:rPr>
              <w:ins w:id="3525" w:author="Steven Chen" w:date="2016-12-14T14:12:00Z"/>
              <w:rFonts w:ascii="Calibri" w:hAnsi="Calibri" w:cs="Calibri"/>
              <w:color w:val="000000"/>
              <w:sz w:val="21"/>
              <w:szCs w:val="21"/>
            </w:rPr>
          </w:rPrChange>
        </w:rPr>
        <w:pPrChange w:id="3526" w:author="Steven Chen" w:date="2016-12-14T14:12:00Z">
          <w:pPr>
            <w:jc w:val="both"/>
          </w:pPr>
        </w:pPrChange>
      </w:pPr>
      <w:ins w:id="3527" w:author="Steven Chen" w:date="2016-12-14T14:12:00Z">
        <w:r w:rsidRPr="00276ED5">
          <w:rPr>
            <w:rFonts w:ascii="Palatino Linotype" w:hAnsi="Palatino Linotype" w:cs="Calibri"/>
            <w:color w:val="1F497D"/>
            <w:sz w:val="21"/>
            <w:szCs w:val="21"/>
            <w:rPrChange w:id="3528" w:author="Steven Chen" w:date="2016-12-14T14:13:00Z">
              <w:rPr>
                <w:rFonts w:ascii="Calibri" w:hAnsi="Calibri" w:cs="Calibri"/>
                <w:color w:val="1F497D"/>
                <w:sz w:val="21"/>
                <w:szCs w:val="21"/>
              </w:rPr>
            </w:rPrChange>
          </w:rPr>
          <w:t> </w:t>
        </w:r>
      </w:ins>
    </w:p>
    <w:p w14:paraId="4FCE1B37" w14:textId="77777777" w:rsidR="00276ED5" w:rsidRPr="00276ED5" w:rsidRDefault="00276ED5" w:rsidP="00276ED5">
      <w:pPr>
        <w:spacing w:after="0"/>
        <w:jc w:val="both"/>
        <w:rPr>
          <w:ins w:id="3529" w:author="Steven Chen" w:date="2016-12-14T14:12:00Z"/>
          <w:rFonts w:ascii="Palatino Linotype" w:hAnsi="Palatino Linotype" w:cs="Calibri"/>
          <w:color w:val="000000"/>
          <w:sz w:val="21"/>
          <w:szCs w:val="21"/>
          <w:rPrChange w:id="3530" w:author="Steven Chen" w:date="2016-12-14T14:13:00Z">
            <w:rPr>
              <w:ins w:id="3531" w:author="Steven Chen" w:date="2016-12-14T14:12:00Z"/>
              <w:rFonts w:ascii="Calibri" w:hAnsi="Calibri" w:cs="Calibri"/>
              <w:color w:val="000000"/>
              <w:sz w:val="21"/>
              <w:szCs w:val="21"/>
            </w:rPr>
          </w:rPrChange>
        </w:rPr>
        <w:pPrChange w:id="3532" w:author="Steven Chen" w:date="2016-12-14T14:12:00Z">
          <w:pPr>
            <w:jc w:val="both"/>
          </w:pPr>
        </w:pPrChange>
      </w:pPr>
      <w:ins w:id="3533" w:author="Steven Chen" w:date="2016-12-14T14:12:00Z">
        <w:r w:rsidRPr="00276ED5">
          <w:rPr>
            <w:rFonts w:ascii="Palatino Linotype" w:hAnsi="Palatino Linotype" w:cs="Calibri"/>
            <w:color w:val="1F497D"/>
            <w:rPrChange w:id="3534" w:author="Steven Chen" w:date="2016-12-14T14:13:00Z">
              <w:rPr>
                <w:rFonts w:ascii="Calibri" w:hAnsi="Calibri" w:cs="Calibri"/>
                <w:color w:val="1F497D"/>
              </w:rPr>
            </w:rPrChange>
          </w:rPr>
          <w:lastRenderedPageBreak/>
          <w:t xml:space="preserve">                                                                                                                                                                                           </w:t>
        </w:r>
      </w:ins>
    </w:p>
    <w:p w14:paraId="30F6EBEA" w14:textId="77777777" w:rsidR="00276ED5" w:rsidRPr="00276ED5" w:rsidRDefault="00276ED5" w:rsidP="00276ED5">
      <w:pPr>
        <w:spacing w:after="0"/>
        <w:jc w:val="both"/>
        <w:rPr>
          <w:ins w:id="3535" w:author="Steven Chen" w:date="2016-12-14T14:12:00Z"/>
          <w:rFonts w:ascii="Palatino Linotype" w:hAnsi="Palatino Linotype" w:cs="Calibri"/>
          <w:color w:val="000000"/>
          <w:sz w:val="21"/>
          <w:szCs w:val="21"/>
          <w:rPrChange w:id="3536" w:author="Steven Chen" w:date="2016-12-14T14:13:00Z">
            <w:rPr>
              <w:ins w:id="3537" w:author="Steven Chen" w:date="2016-12-14T14:12:00Z"/>
              <w:rFonts w:ascii="Calibri" w:hAnsi="Calibri" w:cs="Calibri"/>
              <w:color w:val="000000"/>
              <w:sz w:val="21"/>
              <w:szCs w:val="21"/>
            </w:rPr>
          </w:rPrChange>
        </w:rPr>
        <w:pPrChange w:id="3538" w:author="Steven Chen" w:date="2016-12-14T14:12:00Z">
          <w:pPr>
            <w:jc w:val="both"/>
          </w:pPr>
        </w:pPrChange>
      </w:pPr>
      <w:ins w:id="3539" w:author="Steven Chen" w:date="2016-12-14T14:12:00Z">
        <w:r w:rsidRPr="00276ED5">
          <w:rPr>
            <w:rFonts w:ascii="Palatino Linotype" w:hAnsi="Palatino Linotype"/>
            <w:color w:val="1F497D"/>
            <w:sz w:val="16"/>
            <w:szCs w:val="16"/>
            <w:rPrChange w:id="3540" w:author="Steven Chen" w:date="2016-12-14T14:13:00Z">
              <w:rPr>
                <w:rFonts w:hint="eastAsia"/>
                <w:color w:val="1F497D"/>
                <w:sz w:val="16"/>
                <w:szCs w:val="16"/>
              </w:rPr>
            </w:rPrChange>
          </w:rPr>
          <w:br w:type="textWrapping" w:clear="all"/>
        </w:r>
      </w:ins>
    </w:p>
    <w:p w14:paraId="0BC54F2C" w14:textId="77777777" w:rsidR="00276ED5" w:rsidRPr="00276ED5" w:rsidRDefault="00276ED5" w:rsidP="00276ED5">
      <w:pPr>
        <w:spacing w:after="0"/>
        <w:jc w:val="both"/>
        <w:rPr>
          <w:ins w:id="3541" w:author="Steven Chen" w:date="2016-12-14T14:12:00Z"/>
          <w:rFonts w:ascii="Palatino Linotype" w:hAnsi="Palatino Linotype" w:cs="Calibri"/>
          <w:color w:val="000000"/>
          <w:sz w:val="21"/>
          <w:szCs w:val="21"/>
          <w:rPrChange w:id="3542" w:author="Steven Chen" w:date="2016-12-14T14:13:00Z">
            <w:rPr>
              <w:ins w:id="3543" w:author="Steven Chen" w:date="2016-12-14T14:12:00Z"/>
              <w:rFonts w:ascii="Calibri" w:hAnsi="Calibri" w:cs="Calibri"/>
              <w:color w:val="000000"/>
              <w:sz w:val="21"/>
              <w:szCs w:val="21"/>
            </w:rPr>
          </w:rPrChange>
        </w:rPr>
        <w:pPrChange w:id="3544" w:author="Steven Chen" w:date="2016-12-14T14:12:00Z">
          <w:pPr>
            <w:jc w:val="both"/>
          </w:pPr>
        </w:pPrChange>
      </w:pPr>
      <w:ins w:id="3545" w:author="Steven Chen" w:date="2016-12-14T14:12:00Z">
        <w:r w:rsidRPr="00276ED5">
          <w:rPr>
            <w:rFonts w:ascii="Palatino Linotype" w:hAnsi="Palatino Linotype" w:cs="Calibri"/>
            <w:color w:val="1F497D"/>
            <w:sz w:val="21"/>
            <w:szCs w:val="21"/>
            <w:rPrChange w:id="3546" w:author="Steven Chen" w:date="2016-12-14T14:13:00Z">
              <w:rPr>
                <w:rFonts w:ascii="Calibri" w:hAnsi="Calibri" w:cs="Calibri"/>
                <w:color w:val="1F497D"/>
                <w:sz w:val="21"/>
                <w:szCs w:val="21"/>
              </w:rPr>
            </w:rPrChange>
          </w:rPr>
          <w:t>Error Log</w:t>
        </w:r>
      </w:ins>
    </w:p>
    <w:p w14:paraId="2B7AF253" w14:textId="77777777" w:rsidR="00276ED5" w:rsidRPr="00276ED5" w:rsidRDefault="00276ED5" w:rsidP="00276ED5">
      <w:pPr>
        <w:spacing w:after="0"/>
        <w:ind w:left="120" w:right="720"/>
        <w:jc w:val="both"/>
        <w:rPr>
          <w:ins w:id="3547" w:author="Steven Chen" w:date="2016-12-14T14:12:00Z"/>
          <w:rFonts w:ascii="Palatino Linotype" w:hAnsi="Palatino Linotype" w:cs="Calibri"/>
          <w:color w:val="000000"/>
          <w:sz w:val="21"/>
          <w:szCs w:val="21"/>
          <w:rPrChange w:id="3548" w:author="Steven Chen" w:date="2016-12-14T14:13:00Z">
            <w:rPr>
              <w:ins w:id="3549" w:author="Steven Chen" w:date="2016-12-14T14:12:00Z"/>
              <w:rFonts w:ascii="Calibri" w:hAnsi="Calibri" w:cs="Calibri"/>
              <w:color w:val="000000"/>
              <w:sz w:val="21"/>
              <w:szCs w:val="21"/>
            </w:rPr>
          </w:rPrChange>
        </w:rPr>
        <w:pPrChange w:id="3550" w:author="Steven Chen" w:date="2016-12-14T14:12:00Z">
          <w:pPr>
            <w:ind w:left="120" w:right="720"/>
            <w:jc w:val="both"/>
          </w:pPr>
        </w:pPrChange>
      </w:pPr>
      <w:ins w:id="3551" w:author="Steven Chen" w:date="2016-12-14T14:12:00Z">
        <w:r w:rsidRPr="00276ED5">
          <w:rPr>
            <w:rFonts w:ascii="Palatino Linotype" w:hAnsi="Palatino Linotype"/>
            <w:color w:val="1F497D"/>
            <w:sz w:val="16"/>
            <w:szCs w:val="16"/>
            <w:rPrChange w:id="3552" w:author="Steven Chen" w:date="2016-12-14T14:13:00Z">
              <w:rPr>
                <w:rFonts w:hint="eastAsia"/>
                <w:color w:val="1F497D"/>
                <w:sz w:val="16"/>
                <w:szCs w:val="16"/>
              </w:rPr>
            </w:rPrChange>
          </w:rPr>
          <w:t> </w:t>
        </w:r>
      </w:ins>
    </w:p>
    <w:tbl>
      <w:tblPr>
        <w:tblW w:w="10543" w:type="dxa"/>
        <w:tblInd w:w="-23" w:type="dxa"/>
        <w:tblCellMar>
          <w:left w:w="0" w:type="dxa"/>
          <w:right w:w="0" w:type="dxa"/>
        </w:tblCellMar>
        <w:tblLook w:val="04A0" w:firstRow="1" w:lastRow="0" w:firstColumn="1" w:lastColumn="0" w:noHBand="0" w:noVBand="1"/>
        <w:tblPrChange w:id="3553" w:author="Steven Chen" w:date="2016-12-14T14:13:00Z">
          <w:tblPr>
            <w:tblW w:w="8237" w:type="dxa"/>
            <w:tblInd w:w="-23" w:type="dxa"/>
            <w:tblCellMar>
              <w:left w:w="0" w:type="dxa"/>
              <w:right w:w="0" w:type="dxa"/>
            </w:tblCellMar>
            <w:tblLook w:val="04A0" w:firstRow="1" w:lastRow="0" w:firstColumn="1" w:lastColumn="0" w:noHBand="0" w:noVBand="1"/>
          </w:tblPr>
        </w:tblPrChange>
      </w:tblPr>
      <w:tblGrid>
        <w:gridCol w:w="2436"/>
        <w:gridCol w:w="1010"/>
        <w:gridCol w:w="5477"/>
        <w:gridCol w:w="1620"/>
        <w:tblGridChange w:id="3554">
          <w:tblGrid>
            <w:gridCol w:w="2436"/>
            <w:gridCol w:w="1010"/>
            <w:gridCol w:w="3516"/>
            <w:gridCol w:w="1275"/>
          </w:tblGrid>
        </w:tblGridChange>
      </w:tblGrid>
      <w:tr w:rsidR="00276ED5" w:rsidRPr="00276ED5" w14:paraId="66A14196" w14:textId="77777777" w:rsidTr="00276ED5">
        <w:trPr>
          <w:trHeight w:val="179"/>
          <w:ins w:id="3555" w:author="Steven Chen" w:date="2016-12-14T14:12:00Z"/>
          <w:trPrChange w:id="3556" w:author="Steven Chen" w:date="2016-12-14T14:13:00Z">
            <w:trPr>
              <w:trHeight w:val="179"/>
            </w:trPr>
          </w:trPrChange>
        </w:trPr>
        <w:tc>
          <w:tcPr>
            <w:tcW w:w="2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Change w:id="3557" w:author="Steven Chen" w:date="2016-12-14T14:13:00Z">
              <w:tcPr>
                <w:tcW w:w="2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tcPrChange>
          </w:tcPr>
          <w:p w14:paraId="26AF1B7E" w14:textId="77777777" w:rsidR="00276ED5" w:rsidRPr="00276ED5" w:rsidRDefault="00276ED5" w:rsidP="00276ED5">
            <w:pPr>
              <w:spacing w:after="0"/>
              <w:rPr>
                <w:ins w:id="3558" w:author="Steven Chen" w:date="2016-12-14T14:12:00Z"/>
                <w:rFonts w:ascii="Palatino Linotype" w:hAnsi="Palatino Linotype" w:cs="Calibri"/>
                <w:color w:val="000000"/>
                <w:sz w:val="21"/>
                <w:szCs w:val="21"/>
                <w:rPrChange w:id="3559" w:author="Steven Chen" w:date="2016-12-14T14:13:00Z">
                  <w:rPr>
                    <w:ins w:id="3560" w:author="Steven Chen" w:date="2016-12-14T14:12:00Z"/>
                    <w:rFonts w:ascii="Calibri" w:hAnsi="Calibri" w:cs="Calibri"/>
                    <w:color w:val="000000"/>
                    <w:sz w:val="21"/>
                    <w:szCs w:val="21"/>
                  </w:rPr>
                </w:rPrChange>
              </w:rPr>
              <w:pPrChange w:id="3561" w:author="Steven Chen" w:date="2016-12-14T14:12:00Z">
                <w:pPr/>
              </w:pPrChange>
            </w:pPr>
            <w:ins w:id="3562" w:author="Steven Chen" w:date="2016-12-14T14:12:00Z">
              <w:r w:rsidRPr="00276ED5">
                <w:rPr>
                  <w:rFonts w:ascii="Palatino Linotype" w:hAnsi="Palatino Linotype"/>
                  <w:b/>
                  <w:bCs/>
                  <w:color w:val="1F497D"/>
                  <w:sz w:val="16"/>
                  <w:szCs w:val="16"/>
                  <w:rPrChange w:id="3563" w:author="Steven Chen" w:date="2016-12-14T14:13:00Z">
                    <w:rPr>
                      <w:rFonts w:hint="eastAsia"/>
                      <w:b/>
                      <w:bCs/>
                      <w:color w:val="1F497D"/>
                      <w:sz w:val="16"/>
                      <w:szCs w:val="16"/>
                    </w:rPr>
                  </w:rPrChange>
                </w:rPr>
                <w:t xml:space="preserve">Server </w:t>
              </w:r>
            </w:ins>
          </w:p>
          <w:p w14:paraId="26BE733D" w14:textId="77777777" w:rsidR="00276ED5" w:rsidRPr="00276ED5" w:rsidRDefault="00276ED5" w:rsidP="00276ED5">
            <w:pPr>
              <w:spacing w:after="0" w:line="179" w:lineRule="atLeast"/>
              <w:jc w:val="both"/>
              <w:rPr>
                <w:ins w:id="3564" w:author="Steven Chen" w:date="2016-12-14T14:12:00Z"/>
                <w:rFonts w:ascii="Palatino Linotype" w:hAnsi="Palatino Linotype" w:cs="Calibri"/>
                <w:color w:val="000000"/>
                <w:sz w:val="21"/>
                <w:szCs w:val="21"/>
                <w:rPrChange w:id="3565" w:author="Steven Chen" w:date="2016-12-14T14:13:00Z">
                  <w:rPr>
                    <w:ins w:id="3566" w:author="Steven Chen" w:date="2016-12-14T14:12:00Z"/>
                    <w:rFonts w:ascii="Calibri" w:hAnsi="Calibri" w:cs="Calibri"/>
                    <w:color w:val="000000"/>
                    <w:sz w:val="21"/>
                    <w:szCs w:val="21"/>
                  </w:rPr>
                </w:rPrChange>
              </w:rPr>
              <w:pPrChange w:id="3567" w:author="Steven Chen" w:date="2016-12-14T14:12:00Z">
                <w:pPr>
                  <w:spacing w:line="179" w:lineRule="atLeast"/>
                  <w:jc w:val="both"/>
                </w:pPr>
              </w:pPrChange>
            </w:pPr>
            <w:ins w:id="3568" w:author="Steven Chen" w:date="2016-12-14T14:12:00Z">
              <w:r w:rsidRPr="00276ED5">
                <w:rPr>
                  <w:rFonts w:ascii="Palatino Linotype" w:hAnsi="Palatino Linotype"/>
                  <w:b/>
                  <w:bCs/>
                  <w:color w:val="1F497D"/>
                  <w:sz w:val="16"/>
                  <w:szCs w:val="16"/>
                  <w:rPrChange w:id="3569" w:author="Steven Chen" w:date="2016-12-14T14:13:00Z">
                    <w:rPr>
                      <w:rFonts w:hint="eastAsia"/>
                      <w:b/>
                      <w:bCs/>
                      <w:color w:val="1F497D"/>
                      <w:sz w:val="16"/>
                      <w:szCs w:val="16"/>
                    </w:rPr>
                  </w:rPrChange>
                </w:rPr>
                <w:t>/ Job name</w:t>
              </w:r>
            </w:ins>
          </w:p>
        </w:tc>
        <w:tc>
          <w:tcPr>
            <w:tcW w:w="1010" w:type="dxa"/>
            <w:tcBorders>
              <w:top w:val="single" w:sz="8" w:space="0" w:color="auto"/>
              <w:left w:val="nil"/>
              <w:bottom w:val="single" w:sz="8" w:space="0" w:color="auto"/>
              <w:right w:val="single" w:sz="8" w:space="0" w:color="auto"/>
            </w:tcBorders>
            <w:hideMark/>
            <w:tcPrChange w:id="3570" w:author="Steven Chen" w:date="2016-12-14T14:13:00Z">
              <w:tcPr>
                <w:tcW w:w="1010" w:type="dxa"/>
                <w:tcBorders>
                  <w:top w:val="single" w:sz="8" w:space="0" w:color="auto"/>
                  <w:left w:val="nil"/>
                  <w:bottom w:val="single" w:sz="8" w:space="0" w:color="auto"/>
                  <w:right w:val="single" w:sz="8" w:space="0" w:color="auto"/>
                </w:tcBorders>
                <w:hideMark/>
              </w:tcPr>
            </w:tcPrChange>
          </w:tcPr>
          <w:p w14:paraId="7357A30E" w14:textId="77777777" w:rsidR="00276ED5" w:rsidRPr="00276ED5" w:rsidRDefault="00276ED5" w:rsidP="00276ED5">
            <w:pPr>
              <w:spacing w:after="0"/>
              <w:rPr>
                <w:ins w:id="3571" w:author="Steven Chen" w:date="2016-12-14T14:12:00Z"/>
                <w:rFonts w:ascii="Palatino Linotype" w:hAnsi="Palatino Linotype" w:cs="Calibri"/>
                <w:color w:val="000000"/>
                <w:sz w:val="21"/>
                <w:szCs w:val="21"/>
                <w:rPrChange w:id="3572" w:author="Steven Chen" w:date="2016-12-14T14:13:00Z">
                  <w:rPr>
                    <w:ins w:id="3573" w:author="Steven Chen" w:date="2016-12-14T14:12:00Z"/>
                    <w:rFonts w:ascii="Calibri" w:hAnsi="Calibri" w:cs="Calibri"/>
                    <w:color w:val="000000"/>
                    <w:sz w:val="21"/>
                    <w:szCs w:val="21"/>
                  </w:rPr>
                </w:rPrChange>
              </w:rPr>
              <w:pPrChange w:id="3574" w:author="Steven Chen" w:date="2016-12-14T14:12:00Z">
                <w:pPr/>
              </w:pPrChange>
            </w:pPr>
            <w:ins w:id="3575" w:author="Steven Chen" w:date="2016-12-14T14:12:00Z">
              <w:r w:rsidRPr="00276ED5">
                <w:rPr>
                  <w:rFonts w:ascii="Palatino Linotype" w:hAnsi="Palatino Linotype"/>
                  <w:b/>
                  <w:bCs/>
                  <w:color w:val="1F497D"/>
                  <w:sz w:val="16"/>
                  <w:szCs w:val="16"/>
                  <w:rPrChange w:id="3576" w:author="Steven Chen" w:date="2016-12-14T14:13:00Z">
                    <w:rPr>
                      <w:rFonts w:hint="eastAsia"/>
                      <w:b/>
                      <w:bCs/>
                      <w:color w:val="1F497D"/>
                      <w:sz w:val="16"/>
                      <w:szCs w:val="16"/>
                    </w:rPr>
                  </w:rPrChange>
                </w:rPr>
                <w:t>Check Time</w:t>
              </w:r>
            </w:ins>
          </w:p>
          <w:p w14:paraId="04173D43" w14:textId="77777777" w:rsidR="00276ED5" w:rsidRPr="00276ED5" w:rsidRDefault="00276ED5" w:rsidP="00276ED5">
            <w:pPr>
              <w:spacing w:after="0"/>
              <w:rPr>
                <w:ins w:id="3577" w:author="Steven Chen" w:date="2016-12-14T14:12:00Z"/>
                <w:rFonts w:ascii="Palatino Linotype" w:hAnsi="Palatino Linotype" w:cs="Times New Roman"/>
                <w:color w:val="000000"/>
                <w:sz w:val="24"/>
                <w:szCs w:val="24"/>
                <w:rPrChange w:id="3578" w:author="Steven Chen" w:date="2016-12-14T14:13:00Z">
                  <w:rPr>
                    <w:ins w:id="3579" w:author="Steven Chen" w:date="2016-12-14T14:12:00Z"/>
                    <w:rFonts w:ascii="SimSun" w:hAnsi="SimSun" w:cs="Times New Roman"/>
                    <w:color w:val="000000"/>
                    <w:sz w:val="24"/>
                    <w:szCs w:val="24"/>
                  </w:rPr>
                </w:rPrChange>
              </w:rPr>
              <w:pPrChange w:id="3580" w:author="Steven Chen" w:date="2016-12-14T14:12:00Z">
                <w:pPr/>
              </w:pPrChange>
            </w:pPr>
            <w:ins w:id="3581" w:author="Steven Chen" w:date="2016-12-14T14:12:00Z">
              <w:r w:rsidRPr="00276ED5">
                <w:rPr>
                  <w:rFonts w:ascii="Palatino Linotype" w:hAnsi="Palatino Linotype"/>
                  <w:b/>
                  <w:bCs/>
                  <w:color w:val="1F497D"/>
                  <w:sz w:val="16"/>
                  <w:szCs w:val="16"/>
                  <w:rPrChange w:id="3582" w:author="Steven Chen" w:date="2016-12-14T14:13:00Z">
                    <w:rPr>
                      <w:rFonts w:hint="eastAsia"/>
                      <w:b/>
                      <w:bCs/>
                      <w:color w:val="1F497D"/>
                      <w:sz w:val="16"/>
                      <w:szCs w:val="16"/>
                    </w:rPr>
                  </w:rPrChange>
                </w:rPr>
                <w:t>Failed</w:t>
              </w:r>
            </w:ins>
          </w:p>
          <w:p w14:paraId="0A95D97B" w14:textId="77777777" w:rsidR="00276ED5" w:rsidRPr="00276ED5" w:rsidRDefault="00276ED5" w:rsidP="00276ED5">
            <w:pPr>
              <w:spacing w:after="0" w:line="179" w:lineRule="atLeast"/>
              <w:jc w:val="both"/>
              <w:rPr>
                <w:ins w:id="3583" w:author="Steven Chen" w:date="2016-12-14T14:12:00Z"/>
                <w:rFonts w:ascii="Palatino Linotype" w:hAnsi="Palatino Linotype" w:cs="Calibri"/>
                <w:color w:val="000000"/>
                <w:sz w:val="21"/>
                <w:szCs w:val="21"/>
                <w:rPrChange w:id="3584" w:author="Steven Chen" w:date="2016-12-14T14:13:00Z">
                  <w:rPr>
                    <w:ins w:id="3585" w:author="Steven Chen" w:date="2016-12-14T14:12:00Z"/>
                    <w:rFonts w:ascii="Calibri" w:hAnsi="Calibri" w:cs="Calibri" w:hint="eastAsia"/>
                    <w:color w:val="000000"/>
                    <w:sz w:val="21"/>
                    <w:szCs w:val="21"/>
                  </w:rPr>
                </w:rPrChange>
              </w:rPr>
              <w:pPrChange w:id="3586" w:author="Steven Chen" w:date="2016-12-14T14:12:00Z">
                <w:pPr>
                  <w:spacing w:line="179" w:lineRule="atLeast"/>
                  <w:jc w:val="both"/>
                </w:pPr>
              </w:pPrChange>
            </w:pPr>
            <w:ins w:id="3587" w:author="Steven Chen" w:date="2016-12-14T14:12:00Z">
              <w:r w:rsidRPr="00276ED5">
                <w:rPr>
                  <w:rFonts w:ascii="Palatino Linotype" w:hAnsi="Palatino Linotype"/>
                  <w:b/>
                  <w:bCs/>
                  <w:color w:val="1F497D"/>
                  <w:sz w:val="16"/>
                  <w:szCs w:val="16"/>
                  <w:rPrChange w:id="3588" w:author="Steven Chen" w:date="2016-12-14T14:13:00Z">
                    <w:rPr>
                      <w:rFonts w:hint="eastAsia"/>
                      <w:b/>
                      <w:bCs/>
                      <w:color w:val="1F497D"/>
                      <w:sz w:val="16"/>
                      <w:szCs w:val="16"/>
                    </w:rPr>
                  </w:rPrChange>
                </w:rPr>
                <w:t>/Stall</w:t>
              </w:r>
            </w:ins>
          </w:p>
        </w:tc>
        <w:tc>
          <w:tcPr>
            <w:tcW w:w="5477" w:type="dxa"/>
            <w:tcBorders>
              <w:top w:val="single" w:sz="8" w:space="0" w:color="auto"/>
              <w:left w:val="nil"/>
              <w:bottom w:val="single" w:sz="8" w:space="0" w:color="auto"/>
              <w:right w:val="single" w:sz="8" w:space="0" w:color="auto"/>
            </w:tcBorders>
            <w:hideMark/>
            <w:tcPrChange w:id="3589" w:author="Steven Chen" w:date="2016-12-14T14:13:00Z">
              <w:tcPr>
                <w:tcW w:w="3516" w:type="dxa"/>
                <w:tcBorders>
                  <w:top w:val="single" w:sz="8" w:space="0" w:color="auto"/>
                  <w:left w:val="nil"/>
                  <w:bottom w:val="single" w:sz="8" w:space="0" w:color="auto"/>
                  <w:right w:val="single" w:sz="8" w:space="0" w:color="auto"/>
                </w:tcBorders>
                <w:hideMark/>
              </w:tcPr>
            </w:tcPrChange>
          </w:tcPr>
          <w:p w14:paraId="31C5089E" w14:textId="77777777" w:rsidR="00276ED5" w:rsidRPr="00276ED5" w:rsidRDefault="00276ED5" w:rsidP="00276ED5">
            <w:pPr>
              <w:spacing w:after="0"/>
              <w:rPr>
                <w:ins w:id="3590" w:author="Steven Chen" w:date="2016-12-14T14:12:00Z"/>
                <w:rFonts w:ascii="Palatino Linotype" w:hAnsi="Palatino Linotype" w:cs="Calibri"/>
                <w:color w:val="000000"/>
                <w:sz w:val="21"/>
                <w:szCs w:val="21"/>
                <w:rPrChange w:id="3591" w:author="Steven Chen" w:date="2016-12-14T14:13:00Z">
                  <w:rPr>
                    <w:ins w:id="3592" w:author="Steven Chen" w:date="2016-12-14T14:12:00Z"/>
                    <w:rFonts w:ascii="Calibri" w:hAnsi="Calibri" w:cs="Calibri"/>
                    <w:color w:val="000000"/>
                    <w:sz w:val="21"/>
                    <w:szCs w:val="21"/>
                  </w:rPr>
                </w:rPrChange>
              </w:rPr>
              <w:pPrChange w:id="3593" w:author="Steven Chen" w:date="2016-12-14T14:12:00Z">
                <w:pPr/>
              </w:pPrChange>
            </w:pPr>
          </w:p>
        </w:tc>
        <w:tc>
          <w:tcPr>
            <w:tcW w:w="1620" w:type="dxa"/>
            <w:tcBorders>
              <w:top w:val="single" w:sz="8" w:space="0" w:color="auto"/>
              <w:left w:val="nil"/>
              <w:bottom w:val="single" w:sz="8" w:space="0" w:color="auto"/>
              <w:right w:val="single" w:sz="8" w:space="0" w:color="auto"/>
            </w:tcBorders>
            <w:hideMark/>
            <w:tcPrChange w:id="3594" w:author="Steven Chen" w:date="2016-12-14T14:13:00Z">
              <w:tcPr>
                <w:tcW w:w="1275" w:type="dxa"/>
                <w:tcBorders>
                  <w:top w:val="single" w:sz="8" w:space="0" w:color="auto"/>
                  <w:left w:val="nil"/>
                  <w:bottom w:val="single" w:sz="8" w:space="0" w:color="auto"/>
                  <w:right w:val="single" w:sz="8" w:space="0" w:color="auto"/>
                </w:tcBorders>
                <w:hideMark/>
              </w:tcPr>
            </w:tcPrChange>
          </w:tcPr>
          <w:p w14:paraId="6EE8736E" w14:textId="77777777" w:rsidR="00276ED5" w:rsidRPr="00276ED5" w:rsidRDefault="00276ED5" w:rsidP="00276ED5">
            <w:pPr>
              <w:spacing w:after="0" w:line="179" w:lineRule="atLeast"/>
              <w:jc w:val="both"/>
              <w:rPr>
                <w:ins w:id="3595" w:author="Steven Chen" w:date="2016-12-14T14:12:00Z"/>
                <w:rFonts w:ascii="Palatino Linotype" w:eastAsia="SimSun" w:hAnsi="Palatino Linotype" w:cs="Calibri"/>
                <w:color w:val="000000"/>
                <w:sz w:val="21"/>
                <w:szCs w:val="21"/>
                <w:rPrChange w:id="3596" w:author="Steven Chen" w:date="2016-12-14T14:13:00Z">
                  <w:rPr>
                    <w:ins w:id="3597" w:author="Steven Chen" w:date="2016-12-14T14:12:00Z"/>
                    <w:rFonts w:ascii="Calibri" w:eastAsia="SimSun" w:hAnsi="Calibri" w:cs="Calibri"/>
                    <w:color w:val="000000"/>
                    <w:sz w:val="21"/>
                    <w:szCs w:val="21"/>
                  </w:rPr>
                </w:rPrChange>
              </w:rPr>
              <w:pPrChange w:id="3598" w:author="Steven Chen" w:date="2016-12-14T14:12:00Z">
                <w:pPr>
                  <w:spacing w:line="179" w:lineRule="atLeast"/>
                  <w:jc w:val="both"/>
                </w:pPr>
              </w:pPrChange>
            </w:pPr>
            <w:ins w:id="3599" w:author="Steven Chen" w:date="2016-12-14T14:12:00Z">
              <w:r w:rsidRPr="00276ED5">
                <w:rPr>
                  <w:rFonts w:ascii="Palatino Linotype" w:hAnsi="Palatino Linotype"/>
                  <w:b/>
                  <w:bCs/>
                  <w:color w:val="1F497D"/>
                  <w:sz w:val="16"/>
                  <w:szCs w:val="16"/>
                  <w:rPrChange w:id="3600" w:author="Steven Chen" w:date="2016-12-14T14:13:00Z">
                    <w:rPr>
                      <w:rFonts w:hint="eastAsia"/>
                      <w:b/>
                      <w:bCs/>
                      <w:color w:val="1F497D"/>
                      <w:sz w:val="16"/>
                      <w:szCs w:val="16"/>
                    </w:rPr>
                  </w:rPrChange>
                </w:rPr>
                <w:t>Action</w:t>
              </w:r>
            </w:ins>
          </w:p>
        </w:tc>
      </w:tr>
      <w:tr w:rsidR="00276ED5" w:rsidRPr="00276ED5" w14:paraId="43ED94C5" w14:textId="77777777" w:rsidTr="00276ED5">
        <w:trPr>
          <w:trHeight w:val="284"/>
          <w:ins w:id="3601" w:author="Steven Chen" w:date="2016-12-14T14:12:00Z"/>
          <w:trPrChange w:id="3602" w:author="Steven Chen" w:date="2016-12-14T14:13:00Z">
            <w:trPr>
              <w:trHeight w:val="284"/>
            </w:trPr>
          </w:trPrChange>
        </w:trPr>
        <w:tc>
          <w:tcPr>
            <w:tcW w:w="2436" w:type="dxa"/>
            <w:tcBorders>
              <w:top w:val="nil"/>
              <w:left w:val="single" w:sz="8" w:space="0" w:color="auto"/>
              <w:bottom w:val="nil"/>
              <w:right w:val="single" w:sz="8" w:space="0" w:color="auto"/>
            </w:tcBorders>
            <w:tcMar>
              <w:top w:w="0" w:type="dxa"/>
              <w:left w:w="108" w:type="dxa"/>
              <w:bottom w:w="0" w:type="dxa"/>
              <w:right w:w="108" w:type="dxa"/>
            </w:tcMar>
            <w:hideMark/>
            <w:tcPrChange w:id="3603" w:author="Steven Chen" w:date="2016-12-14T14:13:00Z">
              <w:tcPr>
                <w:tcW w:w="2436" w:type="dxa"/>
                <w:tcBorders>
                  <w:top w:val="nil"/>
                  <w:left w:val="single" w:sz="8" w:space="0" w:color="auto"/>
                  <w:bottom w:val="nil"/>
                  <w:right w:val="single" w:sz="8" w:space="0" w:color="auto"/>
                </w:tcBorders>
                <w:tcMar>
                  <w:top w:w="0" w:type="dxa"/>
                  <w:left w:w="108" w:type="dxa"/>
                  <w:bottom w:w="0" w:type="dxa"/>
                  <w:right w:w="108" w:type="dxa"/>
                </w:tcMar>
                <w:hideMark/>
              </w:tcPr>
            </w:tcPrChange>
          </w:tcPr>
          <w:p w14:paraId="535E16CB" w14:textId="77777777" w:rsidR="00276ED5" w:rsidRPr="00276ED5" w:rsidRDefault="00276ED5" w:rsidP="00276ED5">
            <w:pPr>
              <w:spacing w:after="0"/>
              <w:rPr>
                <w:ins w:id="3604" w:author="Steven Chen" w:date="2016-12-14T14:12:00Z"/>
                <w:rFonts w:ascii="Palatino Linotype" w:hAnsi="Palatino Linotype" w:cs="Arial"/>
                <w:sz w:val="18"/>
                <w:szCs w:val="18"/>
                <w:rPrChange w:id="3605" w:author="Steven Chen" w:date="2016-12-14T14:13:00Z">
                  <w:rPr>
                    <w:ins w:id="3606" w:author="Steven Chen" w:date="2016-12-14T14:12:00Z"/>
                    <w:rFonts w:ascii="Arial" w:hAnsi="Arial" w:cs="Arial"/>
                    <w:sz w:val="18"/>
                    <w:szCs w:val="18"/>
                  </w:rPr>
                </w:rPrChange>
              </w:rPr>
              <w:pPrChange w:id="3607" w:author="Steven Chen" w:date="2016-12-14T14:12:00Z">
                <w:pPr/>
              </w:pPrChange>
            </w:pPr>
            <w:proofErr w:type="spellStart"/>
            <w:ins w:id="3608" w:author="Steven Chen" w:date="2016-12-14T14:12:00Z">
              <w:r w:rsidRPr="00276ED5">
                <w:rPr>
                  <w:rFonts w:ascii="Palatino Linotype" w:hAnsi="Palatino Linotype" w:cs="Arial"/>
                  <w:sz w:val="18"/>
                  <w:szCs w:val="18"/>
                  <w:rPrChange w:id="3609" w:author="Steven Chen" w:date="2016-12-14T14:13:00Z">
                    <w:rPr>
                      <w:rFonts w:ascii="Arial" w:hAnsi="Arial" w:cs="Arial"/>
                      <w:sz w:val="18"/>
                      <w:szCs w:val="18"/>
                    </w:rPr>
                  </w:rPrChange>
                </w:rPr>
                <w:t>udj_Gen_Pricing</w:t>
              </w:r>
              <w:proofErr w:type="spellEnd"/>
              <w:r w:rsidRPr="00276ED5">
                <w:rPr>
                  <w:rFonts w:ascii="Palatino Linotype" w:hAnsi="Palatino Linotype" w:cs="Arial"/>
                  <w:sz w:val="18"/>
                  <w:szCs w:val="18"/>
                  <w:rPrChange w:id="3610" w:author="Steven Chen" w:date="2016-12-14T14:13:00Z">
                    <w:rPr>
                      <w:rFonts w:ascii="Arial" w:hAnsi="Arial" w:cs="Arial"/>
                      <w:sz w:val="18"/>
                      <w:szCs w:val="18"/>
                    </w:rPr>
                  </w:rPrChange>
                </w:rPr>
                <w:t xml:space="preserve"> (HOPOS)</w:t>
              </w:r>
            </w:ins>
          </w:p>
        </w:tc>
        <w:tc>
          <w:tcPr>
            <w:tcW w:w="1010" w:type="dxa"/>
            <w:tcBorders>
              <w:top w:val="nil"/>
              <w:left w:val="nil"/>
              <w:bottom w:val="nil"/>
              <w:right w:val="single" w:sz="8" w:space="0" w:color="auto"/>
            </w:tcBorders>
            <w:hideMark/>
            <w:tcPrChange w:id="3611" w:author="Steven Chen" w:date="2016-12-14T14:13:00Z">
              <w:tcPr>
                <w:tcW w:w="1010" w:type="dxa"/>
                <w:tcBorders>
                  <w:top w:val="nil"/>
                  <w:left w:val="nil"/>
                  <w:bottom w:val="nil"/>
                  <w:right w:val="single" w:sz="8" w:space="0" w:color="auto"/>
                </w:tcBorders>
                <w:hideMark/>
              </w:tcPr>
            </w:tcPrChange>
          </w:tcPr>
          <w:p w14:paraId="5B9D5AE3" w14:textId="77777777" w:rsidR="00276ED5" w:rsidRPr="00276ED5" w:rsidRDefault="00276ED5" w:rsidP="00276ED5">
            <w:pPr>
              <w:spacing w:after="0"/>
              <w:rPr>
                <w:ins w:id="3612" w:author="Steven Chen" w:date="2016-12-14T14:12:00Z"/>
                <w:rFonts w:ascii="Palatino Linotype" w:hAnsi="Palatino Linotype" w:cs="Arial"/>
                <w:sz w:val="18"/>
                <w:szCs w:val="18"/>
                <w:rPrChange w:id="3613" w:author="Steven Chen" w:date="2016-12-14T14:13:00Z">
                  <w:rPr>
                    <w:ins w:id="3614" w:author="Steven Chen" w:date="2016-12-14T14:12:00Z"/>
                    <w:rFonts w:ascii="Arial" w:hAnsi="Arial" w:cs="Arial"/>
                    <w:sz w:val="18"/>
                    <w:szCs w:val="18"/>
                  </w:rPr>
                </w:rPrChange>
              </w:rPr>
              <w:pPrChange w:id="3615" w:author="Steven Chen" w:date="2016-12-14T14:12:00Z">
                <w:pPr/>
              </w:pPrChange>
            </w:pPr>
            <w:ins w:id="3616" w:author="Steven Chen" w:date="2016-12-14T14:12:00Z">
              <w:r w:rsidRPr="00276ED5">
                <w:rPr>
                  <w:rFonts w:ascii="Palatino Linotype" w:hAnsi="Palatino Linotype" w:cs="Arial"/>
                  <w:sz w:val="18"/>
                  <w:szCs w:val="18"/>
                  <w:rPrChange w:id="3617" w:author="Steven Chen" w:date="2016-12-14T14:13:00Z">
                    <w:rPr>
                      <w:rFonts w:ascii="Arial" w:hAnsi="Arial" w:cs="Arial"/>
                      <w:sz w:val="18"/>
                      <w:szCs w:val="18"/>
                    </w:rPr>
                  </w:rPrChange>
                </w:rPr>
                <w:t>11/30/2016 9:47:55 PM</w:t>
              </w:r>
            </w:ins>
          </w:p>
          <w:p w14:paraId="3EB49AF2" w14:textId="77777777" w:rsidR="00276ED5" w:rsidRPr="00276ED5" w:rsidRDefault="00276ED5" w:rsidP="00276ED5">
            <w:pPr>
              <w:spacing w:after="0"/>
              <w:rPr>
                <w:ins w:id="3618" w:author="Steven Chen" w:date="2016-12-14T14:12:00Z"/>
                <w:rFonts w:ascii="Palatino Linotype" w:hAnsi="Palatino Linotype" w:cs="Arial"/>
                <w:sz w:val="18"/>
                <w:szCs w:val="18"/>
                <w:rPrChange w:id="3619" w:author="Steven Chen" w:date="2016-12-14T14:13:00Z">
                  <w:rPr>
                    <w:ins w:id="3620" w:author="Steven Chen" w:date="2016-12-14T14:12:00Z"/>
                    <w:rFonts w:ascii="Arial" w:hAnsi="Arial" w:cs="Arial"/>
                    <w:sz w:val="18"/>
                    <w:szCs w:val="18"/>
                  </w:rPr>
                </w:rPrChange>
              </w:rPr>
              <w:pPrChange w:id="3621" w:author="Steven Chen" w:date="2016-12-14T14:12:00Z">
                <w:pPr/>
              </w:pPrChange>
            </w:pPr>
            <w:ins w:id="3622" w:author="Steven Chen" w:date="2016-12-14T14:12:00Z">
              <w:r w:rsidRPr="00276ED5">
                <w:rPr>
                  <w:rFonts w:ascii="Palatino Linotype" w:hAnsi="Palatino Linotype" w:cs="Arial"/>
                  <w:sz w:val="18"/>
                  <w:szCs w:val="18"/>
                  <w:rPrChange w:id="3623" w:author="Steven Chen" w:date="2016-12-14T14:13:00Z">
                    <w:rPr>
                      <w:rFonts w:ascii="Arial" w:hAnsi="Arial" w:cs="Arial"/>
                      <w:sz w:val="18"/>
                      <w:szCs w:val="18"/>
                    </w:rPr>
                  </w:rPrChange>
                </w:rPr>
                <w:t>Is failed</w:t>
              </w:r>
            </w:ins>
          </w:p>
        </w:tc>
        <w:tc>
          <w:tcPr>
            <w:tcW w:w="5477" w:type="dxa"/>
            <w:tcBorders>
              <w:top w:val="nil"/>
              <w:left w:val="nil"/>
              <w:bottom w:val="nil"/>
              <w:right w:val="single" w:sz="8" w:space="0" w:color="auto"/>
            </w:tcBorders>
            <w:tcPrChange w:id="3624" w:author="Steven Chen" w:date="2016-12-14T14:13:00Z">
              <w:tcPr>
                <w:tcW w:w="3516" w:type="dxa"/>
                <w:tcBorders>
                  <w:top w:val="nil"/>
                  <w:left w:val="nil"/>
                  <w:bottom w:val="nil"/>
                  <w:right w:val="single" w:sz="8" w:space="0" w:color="auto"/>
                </w:tcBorders>
              </w:tcPr>
            </w:tcPrChange>
          </w:tcPr>
          <w:p w14:paraId="31A8FFA5" w14:textId="77777777" w:rsidR="00276ED5" w:rsidRPr="00276ED5" w:rsidRDefault="00276ED5" w:rsidP="00276ED5">
            <w:pPr>
              <w:spacing w:after="0"/>
              <w:rPr>
                <w:ins w:id="3625" w:author="Steven Chen" w:date="2016-12-14T14:12:00Z"/>
                <w:rFonts w:ascii="Palatino Linotype" w:hAnsi="Palatino Linotype" w:cs="Arial"/>
                <w:sz w:val="18"/>
                <w:szCs w:val="18"/>
                <w:rPrChange w:id="3626" w:author="Steven Chen" w:date="2016-12-14T14:13:00Z">
                  <w:rPr>
                    <w:ins w:id="3627" w:author="Steven Chen" w:date="2016-12-14T14:12:00Z"/>
                    <w:rFonts w:ascii="Arial" w:hAnsi="Arial" w:cs="Arial"/>
                    <w:sz w:val="18"/>
                    <w:szCs w:val="18"/>
                  </w:rPr>
                </w:rPrChange>
              </w:rPr>
              <w:pPrChange w:id="3628" w:author="Steven Chen" w:date="2016-12-14T14:12:00Z">
                <w:pPr/>
              </w:pPrChange>
            </w:pPr>
            <w:ins w:id="3629" w:author="Steven Chen" w:date="2016-12-14T14:12:00Z">
              <w:r w:rsidRPr="00276ED5">
                <w:rPr>
                  <w:rFonts w:ascii="Palatino Linotype" w:hAnsi="Palatino Linotype" w:cs="Arial"/>
                  <w:sz w:val="18"/>
                  <w:szCs w:val="18"/>
                  <w:rPrChange w:id="3630" w:author="Steven Chen" w:date="2016-12-14T14:13:00Z">
                    <w:rPr>
                      <w:rFonts w:ascii="Arial" w:hAnsi="Arial" w:cs="Arial"/>
                      <w:sz w:val="18"/>
                      <w:szCs w:val="18"/>
                    </w:rPr>
                  </w:rPrChange>
                </w:rPr>
                <w:t>Date          11/30/2016 9:47:55 PM</w:t>
              </w:r>
            </w:ins>
          </w:p>
          <w:p w14:paraId="3B642C97" w14:textId="77777777" w:rsidR="00276ED5" w:rsidRPr="00276ED5" w:rsidRDefault="00276ED5" w:rsidP="00276ED5">
            <w:pPr>
              <w:spacing w:after="0"/>
              <w:rPr>
                <w:ins w:id="3631" w:author="Steven Chen" w:date="2016-12-14T14:12:00Z"/>
                <w:rFonts w:ascii="Palatino Linotype" w:hAnsi="Palatino Linotype" w:cs="Arial"/>
                <w:sz w:val="18"/>
                <w:szCs w:val="18"/>
                <w:rPrChange w:id="3632" w:author="Steven Chen" w:date="2016-12-14T14:13:00Z">
                  <w:rPr>
                    <w:ins w:id="3633" w:author="Steven Chen" w:date="2016-12-14T14:12:00Z"/>
                    <w:rFonts w:ascii="Arial" w:hAnsi="Arial" w:cs="Arial"/>
                    <w:sz w:val="18"/>
                    <w:szCs w:val="18"/>
                  </w:rPr>
                </w:rPrChange>
              </w:rPr>
              <w:pPrChange w:id="3634" w:author="Steven Chen" w:date="2016-12-14T14:12:00Z">
                <w:pPr/>
              </w:pPrChange>
            </w:pPr>
            <w:ins w:id="3635" w:author="Steven Chen" w:date="2016-12-14T14:12:00Z">
              <w:r w:rsidRPr="00276ED5">
                <w:rPr>
                  <w:rFonts w:ascii="Palatino Linotype" w:hAnsi="Palatino Linotype" w:cs="Arial"/>
                  <w:sz w:val="18"/>
                  <w:szCs w:val="18"/>
                  <w:rPrChange w:id="3636" w:author="Steven Chen" w:date="2016-12-14T14:13:00Z">
                    <w:rPr>
                      <w:rFonts w:ascii="Arial" w:hAnsi="Arial" w:cs="Arial"/>
                      <w:sz w:val="18"/>
                      <w:szCs w:val="18"/>
                    </w:rPr>
                  </w:rPrChange>
                </w:rPr>
                <w:t>Log            Job History (</w:t>
              </w:r>
              <w:proofErr w:type="spellStart"/>
              <w:r w:rsidRPr="00276ED5">
                <w:rPr>
                  <w:rFonts w:ascii="Palatino Linotype" w:hAnsi="Palatino Linotype" w:cs="Arial"/>
                  <w:sz w:val="18"/>
                  <w:szCs w:val="18"/>
                  <w:rPrChange w:id="3637" w:author="Steven Chen" w:date="2016-12-14T14:13:00Z">
                    <w:rPr>
                      <w:rFonts w:ascii="Arial" w:hAnsi="Arial" w:cs="Arial"/>
                      <w:sz w:val="18"/>
                      <w:szCs w:val="18"/>
                    </w:rPr>
                  </w:rPrChange>
                </w:rPr>
                <w:t>udj_Gen_Pricing</w:t>
              </w:r>
              <w:proofErr w:type="spellEnd"/>
              <w:r w:rsidRPr="00276ED5">
                <w:rPr>
                  <w:rFonts w:ascii="Palatino Linotype" w:hAnsi="Palatino Linotype" w:cs="Arial"/>
                  <w:sz w:val="18"/>
                  <w:szCs w:val="18"/>
                  <w:rPrChange w:id="3638" w:author="Steven Chen" w:date="2016-12-14T14:13:00Z">
                    <w:rPr>
                      <w:rFonts w:ascii="Arial" w:hAnsi="Arial" w:cs="Arial"/>
                      <w:sz w:val="18"/>
                      <w:szCs w:val="18"/>
                    </w:rPr>
                  </w:rPrChange>
                </w:rPr>
                <w:t xml:space="preserve"> (HOPOS))</w:t>
              </w:r>
            </w:ins>
          </w:p>
          <w:p w14:paraId="0D0F79EB" w14:textId="77777777" w:rsidR="00276ED5" w:rsidRPr="00276ED5" w:rsidRDefault="00276ED5" w:rsidP="00276ED5">
            <w:pPr>
              <w:spacing w:after="0"/>
              <w:rPr>
                <w:ins w:id="3639" w:author="Steven Chen" w:date="2016-12-14T14:12:00Z"/>
                <w:rFonts w:ascii="Palatino Linotype" w:hAnsi="Palatino Linotype" w:cs="Arial"/>
                <w:sz w:val="18"/>
                <w:szCs w:val="18"/>
                <w:rPrChange w:id="3640" w:author="Steven Chen" w:date="2016-12-14T14:13:00Z">
                  <w:rPr>
                    <w:ins w:id="3641" w:author="Steven Chen" w:date="2016-12-14T14:12:00Z"/>
                    <w:rFonts w:ascii="Arial" w:hAnsi="Arial" w:cs="Arial"/>
                    <w:sz w:val="18"/>
                    <w:szCs w:val="18"/>
                  </w:rPr>
                </w:rPrChange>
              </w:rPr>
              <w:pPrChange w:id="3642" w:author="Steven Chen" w:date="2016-12-14T14:12:00Z">
                <w:pPr/>
              </w:pPrChange>
            </w:pPr>
          </w:p>
          <w:p w14:paraId="25C4F6C7" w14:textId="77777777" w:rsidR="00276ED5" w:rsidRPr="00276ED5" w:rsidRDefault="00276ED5" w:rsidP="00276ED5">
            <w:pPr>
              <w:spacing w:after="0"/>
              <w:rPr>
                <w:ins w:id="3643" w:author="Steven Chen" w:date="2016-12-14T14:12:00Z"/>
                <w:rFonts w:ascii="Palatino Linotype" w:hAnsi="Palatino Linotype" w:cs="Arial"/>
                <w:sz w:val="18"/>
                <w:szCs w:val="18"/>
                <w:rPrChange w:id="3644" w:author="Steven Chen" w:date="2016-12-14T14:13:00Z">
                  <w:rPr>
                    <w:ins w:id="3645" w:author="Steven Chen" w:date="2016-12-14T14:12:00Z"/>
                    <w:rFonts w:ascii="Arial" w:hAnsi="Arial" w:cs="Arial"/>
                    <w:sz w:val="18"/>
                    <w:szCs w:val="18"/>
                  </w:rPr>
                </w:rPrChange>
              </w:rPr>
              <w:pPrChange w:id="3646" w:author="Steven Chen" w:date="2016-12-14T14:12:00Z">
                <w:pPr/>
              </w:pPrChange>
            </w:pPr>
            <w:ins w:id="3647" w:author="Steven Chen" w:date="2016-12-14T14:12:00Z">
              <w:r w:rsidRPr="00276ED5">
                <w:rPr>
                  <w:rFonts w:ascii="Palatino Linotype" w:hAnsi="Palatino Linotype" w:cs="Arial"/>
                  <w:sz w:val="18"/>
                  <w:szCs w:val="18"/>
                  <w:rPrChange w:id="3648" w:author="Steven Chen" w:date="2016-12-14T14:13:00Z">
                    <w:rPr>
                      <w:rFonts w:ascii="Arial" w:hAnsi="Arial" w:cs="Arial"/>
                      <w:sz w:val="18"/>
                      <w:szCs w:val="18"/>
                    </w:rPr>
                  </w:rPrChange>
                </w:rPr>
                <w:t>Step ID               5</w:t>
              </w:r>
            </w:ins>
          </w:p>
          <w:p w14:paraId="103BF1EF" w14:textId="77777777" w:rsidR="00276ED5" w:rsidRPr="00276ED5" w:rsidRDefault="00276ED5" w:rsidP="00276ED5">
            <w:pPr>
              <w:spacing w:after="0"/>
              <w:rPr>
                <w:ins w:id="3649" w:author="Steven Chen" w:date="2016-12-14T14:12:00Z"/>
                <w:rFonts w:ascii="Palatino Linotype" w:hAnsi="Palatino Linotype" w:cs="Arial"/>
                <w:sz w:val="18"/>
                <w:szCs w:val="18"/>
                <w:rPrChange w:id="3650" w:author="Steven Chen" w:date="2016-12-14T14:13:00Z">
                  <w:rPr>
                    <w:ins w:id="3651" w:author="Steven Chen" w:date="2016-12-14T14:12:00Z"/>
                    <w:rFonts w:ascii="Arial" w:hAnsi="Arial" w:cs="Arial"/>
                    <w:sz w:val="18"/>
                    <w:szCs w:val="18"/>
                  </w:rPr>
                </w:rPrChange>
              </w:rPr>
              <w:pPrChange w:id="3652" w:author="Steven Chen" w:date="2016-12-14T14:12:00Z">
                <w:pPr/>
              </w:pPrChange>
            </w:pPr>
            <w:ins w:id="3653" w:author="Steven Chen" w:date="2016-12-14T14:12:00Z">
              <w:r w:rsidRPr="00276ED5">
                <w:rPr>
                  <w:rFonts w:ascii="Palatino Linotype" w:hAnsi="Palatino Linotype" w:cs="Arial"/>
                  <w:sz w:val="18"/>
                  <w:szCs w:val="18"/>
                  <w:rPrChange w:id="3654" w:author="Steven Chen" w:date="2016-12-14T14:13:00Z">
                    <w:rPr>
                      <w:rFonts w:ascii="Arial" w:hAnsi="Arial" w:cs="Arial"/>
                      <w:sz w:val="18"/>
                      <w:szCs w:val="18"/>
                    </w:rPr>
                  </w:rPrChange>
                </w:rPr>
                <w:t>Server                IT51</w:t>
              </w:r>
            </w:ins>
          </w:p>
          <w:p w14:paraId="66BD15CB" w14:textId="77777777" w:rsidR="00276ED5" w:rsidRPr="00276ED5" w:rsidRDefault="00276ED5" w:rsidP="00276ED5">
            <w:pPr>
              <w:spacing w:after="0"/>
              <w:rPr>
                <w:ins w:id="3655" w:author="Steven Chen" w:date="2016-12-14T14:12:00Z"/>
                <w:rFonts w:ascii="Palatino Linotype" w:hAnsi="Palatino Linotype" w:cs="Arial"/>
                <w:sz w:val="18"/>
                <w:szCs w:val="18"/>
                <w:rPrChange w:id="3656" w:author="Steven Chen" w:date="2016-12-14T14:13:00Z">
                  <w:rPr>
                    <w:ins w:id="3657" w:author="Steven Chen" w:date="2016-12-14T14:12:00Z"/>
                    <w:rFonts w:ascii="Arial" w:hAnsi="Arial" w:cs="Arial"/>
                    <w:sz w:val="18"/>
                    <w:szCs w:val="18"/>
                  </w:rPr>
                </w:rPrChange>
              </w:rPr>
              <w:pPrChange w:id="3658" w:author="Steven Chen" w:date="2016-12-14T14:12:00Z">
                <w:pPr/>
              </w:pPrChange>
            </w:pPr>
            <w:ins w:id="3659" w:author="Steven Chen" w:date="2016-12-14T14:12:00Z">
              <w:r w:rsidRPr="00276ED5">
                <w:rPr>
                  <w:rFonts w:ascii="Palatino Linotype" w:hAnsi="Palatino Linotype" w:cs="Arial"/>
                  <w:sz w:val="18"/>
                  <w:szCs w:val="18"/>
                  <w:rPrChange w:id="3660" w:author="Steven Chen" w:date="2016-12-14T14:13:00Z">
                    <w:rPr>
                      <w:rFonts w:ascii="Arial" w:hAnsi="Arial" w:cs="Arial"/>
                      <w:sz w:val="18"/>
                      <w:szCs w:val="18"/>
                    </w:rPr>
                  </w:rPrChange>
                </w:rPr>
                <w:t xml:space="preserve">Job Name                  </w:t>
              </w:r>
              <w:proofErr w:type="spellStart"/>
              <w:r w:rsidRPr="00276ED5">
                <w:rPr>
                  <w:rFonts w:ascii="Palatino Linotype" w:hAnsi="Palatino Linotype" w:cs="Arial"/>
                  <w:sz w:val="18"/>
                  <w:szCs w:val="18"/>
                  <w:rPrChange w:id="3661" w:author="Steven Chen" w:date="2016-12-14T14:13:00Z">
                    <w:rPr>
                      <w:rFonts w:ascii="Arial" w:hAnsi="Arial" w:cs="Arial"/>
                      <w:sz w:val="18"/>
                      <w:szCs w:val="18"/>
                    </w:rPr>
                  </w:rPrChange>
                </w:rPr>
                <w:t>udj_Gen_Pricing</w:t>
              </w:r>
              <w:proofErr w:type="spellEnd"/>
              <w:r w:rsidRPr="00276ED5">
                <w:rPr>
                  <w:rFonts w:ascii="Palatino Linotype" w:hAnsi="Palatino Linotype" w:cs="Arial"/>
                  <w:sz w:val="18"/>
                  <w:szCs w:val="18"/>
                  <w:rPrChange w:id="3662" w:author="Steven Chen" w:date="2016-12-14T14:13:00Z">
                    <w:rPr>
                      <w:rFonts w:ascii="Arial" w:hAnsi="Arial" w:cs="Arial"/>
                      <w:sz w:val="18"/>
                      <w:szCs w:val="18"/>
                    </w:rPr>
                  </w:rPrChange>
                </w:rPr>
                <w:t xml:space="preserve"> (HOPOS)</w:t>
              </w:r>
            </w:ins>
          </w:p>
          <w:p w14:paraId="7EFA00E2" w14:textId="77777777" w:rsidR="00276ED5" w:rsidRPr="00276ED5" w:rsidRDefault="00276ED5" w:rsidP="00276ED5">
            <w:pPr>
              <w:spacing w:after="0"/>
              <w:rPr>
                <w:ins w:id="3663" w:author="Steven Chen" w:date="2016-12-14T14:12:00Z"/>
                <w:rFonts w:ascii="Palatino Linotype" w:hAnsi="Palatino Linotype" w:cs="Arial"/>
                <w:sz w:val="18"/>
                <w:szCs w:val="18"/>
                <w:rPrChange w:id="3664" w:author="Steven Chen" w:date="2016-12-14T14:13:00Z">
                  <w:rPr>
                    <w:ins w:id="3665" w:author="Steven Chen" w:date="2016-12-14T14:12:00Z"/>
                    <w:rFonts w:ascii="Arial" w:hAnsi="Arial" w:cs="Arial"/>
                    <w:sz w:val="18"/>
                    <w:szCs w:val="18"/>
                  </w:rPr>
                </w:rPrChange>
              </w:rPr>
              <w:pPrChange w:id="3666" w:author="Steven Chen" w:date="2016-12-14T14:12:00Z">
                <w:pPr/>
              </w:pPrChange>
            </w:pPr>
            <w:ins w:id="3667" w:author="Steven Chen" w:date="2016-12-14T14:12:00Z">
              <w:r w:rsidRPr="00276ED5">
                <w:rPr>
                  <w:rFonts w:ascii="Palatino Linotype" w:hAnsi="Palatino Linotype" w:cs="Arial"/>
                  <w:sz w:val="18"/>
                  <w:szCs w:val="18"/>
                  <w:rPrChange w:id="3668" w:author="Steven Chen" w:date="2016-12-14T14:13:00Z">
                    <w:rPr>
                      <w:rFonts w:ascii="Arial" w:hAnsi="Arial" w:cs="Arial"/>
                      <w:sz w:val="18"/>
                      <w:szCs w:val="18"/>
                    </w:rPr>
                  </w:rPrChange>
                </w:rPr>
                <w:t>Step Name                 MAXTC1</w:t>
              </w:r>
            </w:ins>
          </w:p>
          <w:p w14:paraId="5800CCC5" w14:textId="77777777" w:rsidR="00276ED5" w:rsidRPr="00276ED5" w:rsidRDefault="00276ED5" w:rsidP="00276ED5">
            <w:pPr>
              <w:spacing w:after="0"/>
              <w:rPr>
                <w:ins w:id="3669" w:author="Steven Chen" w:date="2016-12-14T14:12:00Z"/>
                <w:rFonts w:ascii="Palatino Linotype" w:hAnsi="Palatino Linotype" w:cs="Arial"/>
                <w:sz w:val="18"/>
                <w:szCs w:val="18"/>
                <w:rPrChange w:id="3670" w:author="Steven Chen" w:date="2016-12-14T14:13:00Z">
                  <w:rPr>
                    <w:ins w:id="3671" w:author="Steven Chen" w:date="2016-12-14T14:12:00Z"/>
                    <w:rFonts w:ascii="Arial" w:hAnsi="Arial" w:cs="Arial"/>
                    <w:sz w:val="18"/>
                    <w:szCs w:val="18"/>
                  </w:rPr>
                </w:rPrChange>
              </w:rPr>
              <w:pPrChange w:id="3672" w:author="Steven Chen" w:date="2016-12-14T14:12:00Z">
                <w:pPr/>
              </w:pPrChange>
            </w:pPr>
            <w:ins w:id="3673" w:author="Steven Chen" w:date="2016-12-14T14:12:00Z">
              <w:r w:rsidRPr="00276ED5">
                <w:rPr>
                  <w:rFonts w:ascii="Palatino Linotype" w:hAnsi="Palatino Linotype" w:cs="Arial"/>
                  <w:sz w:val="18"/>
                  <w:szCs w:val="18"/>
                  <w:rPrChange w:id="3674" w:author="Steven Chen" w:date="2016-12-14T14:13:00Z">
                    <w:rPr>
                      <w:rFonts w:ascii="Arial" w:hAnsi="Arial" w:cs="Arial"/>
                      <w:sz w:val="18"/>
                      <w:szCs w:val="18"/>
                    </w:rPr>
                  </w:rPrChange>
                </w:rPr>
                <w:lastRenderedPageBreak/>
                <w:t>Duration            00:17:53</w:t>
              </w:r>
            </w:ins>
          </w:p>
          <w:p w14:paraId="31BC8659" w14:textId="77777777" w:rsidR="00276ED5" w:rsidRPr="00276ED5" w:rsidRDefault="00276ED5" w:rsidP="00276ED5">
            <w:pPr>
              <w:spacing w:after="0"/>
              <w:rPr>
                <w:ins w:id="3675" w:author="Steven Chen" w:date="2016-12-14T14:12:00Z"/>
                <w:rFonts w:ascii="Palatino Linotype" w:hAnsi="Palatino Linotype" w:cs="Arial"/>
                <w:sz w:val="18"/>
                <w:szCs w:val="18"/>
                <w:rPrChange w:id="3676" w:author="Steven Chen" w:date="2016-12-14T14:13:00Z">
                  <w:rPr>
                    <w:ins w:id="3677" w:author="Steven Chen" w:date="2016-12-14T14:12:00Z"/>
                    <w:rFonts w:ascii="Arial" w:hAnsi="Arial" w:cs="Arial"/>
                    <w:sz w:val="18"/>
                    <w:szCs w:val="18"/>
                  </w:rPr>
                </w:rPrChange>
              </w:rPr>
              <w:pPrChange w:id="3678" w:author="Steven Chen" w:date="2016-12-14T14:12:00Z">
                <w:pPr/>
              </w:pPrChange>
            </w:pPr>
            <w:proofErr w:type="spellStart"/>
            <w:ins w:id="3679" w:author="Steven Chen" w:date="2016-12-14T14:12:00Z">
              <w:r w:rsidRPr="00276ED5">
                <w:rPr>
                  <w:rFonts w:ascii="Palatino Linotype" w:hAnsi="Palatino Linotype" w:cs="Arial"/>
                  <w:sz w:val="18"/>
                  <w:szCs w:val="18"/>
                  <w:rPrChange w:id="3680" w:author="Steven Chen" w:date="2016-12-14T14:13:00Z">
                    <w:rPr>
                      <w:rFonts w:ascii="Arial" w:hAnsi="Arial" w:cs="Arial"/>
                      <w:sz w:val="18"/>
                      <w:szCs w:val="18"/>
                    </w:rPr>
                  </w:rPrChange>
                </w:rPr>
                <w:t>Sql</w:t>
              </w:r>
              <w:proofErr w:type="spellEnd"/>
              <w:r w:rsidRPr="00276ED5">
                <w:rPr>
                  <w:rFonts w:ascii="Palatino Linotype" w:hAnsi="Palatino Linotype" w:cs="Arial"/>
                  <w:sz w:val="18"/>
                  <w:szCs w:val="18"/>
                  <w:rPrChange w:id="3681" w:author="Steven Chen" w:date="2016-12-14T14:13:00Z">
                    <w:rPr>
                      <w:rFonts w:ascii="Arial" w:hAnsi="Arial" w:cs="Arial"/>
                      <w:sz w:val="18"/>
                      <w:szCs w:val="18"/>
                    </w:rPr>
                  </w:rPrChange>
                </w:rPr>
                <w:t xml:space="preserve"> Severity                18</w:t>
              </w:r>
            </w:ins>
          </w:p>
          <w:p w14:paraId="287AC393" w14:textId="77777777" w:rsidR="00276ED5" w:rsidRPr="00276ED5" w:rsidRDefault="00276ED5" w:rsidP="00276ED5">
            <w:pPr>
              <w:spacing w:after="0"/>
              <w:rPr>
                <w:ins w:id="3682" w:author="Steven Chen" w:date="2016-12-14T14:12:00Z"/>
                <w:rFonts w:ascii="Palatino Linotype" w:hAnsi="Palatino Linotype" w:cs="Arial"/>
                <w:sz w:val="18"/>
                <w:szCs w:val="18"/>
                <w:rPrChange w:id="3683" w:author="Steven Chen" w:date="2016-12-14T14:13:00Z">
                  <w:rPr>
                    <w:ins w:id="3684" w:author="Steven Chen" w:date="2016-12-14T14:12:00Z"/>
                    <w:rFonts w:ascii="Arial" w:hAnsi="Arial" w:cs="Arial"/>
                    <w:sz w:val="18"/>
                    <w:szCs w:val="18"/>
                  </w:rPr>
                </w:rPrChange>
              </w:rPr>
              <w:pPrChange w:id="3685" w:author="Steven Chen" w:date="2016-12-14T14:12:00Z">
                <w:pPr/>
              </w:pPrChange>
            </w:pPr>
            <w:proofErr w:type="spellStart"/>
            <w:ins w:id="3686" w:author="Steven Chen" w:date="2016-12-14T14:12:00Z">
              <w:r w:rsidRPr="00276ED5">
                <w:rPr>
                  <w:rFonts w:ascii="Palatino Linotype" w:hAnsi="Palatino Linotype" w:cs="Arial"/>
                  <w:sz w:val="18"/>
                  <w:szCs w:val="18"/>
                  <w:rPrChange w:id="3687" w:author="Steven Chen" w:date="2016-12-14T14:13:00Z">
                    <w:rPr>
                      <w:rFonts w:ascii="Arial" w:hAnsi="Arial" w:cs="Arial"/>
                      <w:sz w:val="18"/>
                      <w:szCs w:val="18"/>
                    </w:rPr>
                  </w:rPrChange>
                </w:rPr>
                <w:t>Sql</w:t>
              </w:r>
              <w:proofErr w:type="spellEnd"/>
              <w:r w:rsidRPr="00276ED5">
                <w:rPr>
                  <w:rFonts w:ascii="Palatino Linotype" w:hAnsi="Palatino Linotype" w:cs="Arial"/>
                  <w:sz w:val="18"/>
                  <w:szCs w:val="18"/>
                  <w:rPrChange w:id="3688" w:author="Steven Chen" w:date="2016-12-14T14:13:00Z">
                    <w:rPr>
                      <w:rFonts w:ascii="Arial" w:hAnsi="Arial" w:cs="Arial"/>
                      <w:sz w:val="18"/>
                      <w:szCs w:val="18"/>
                    </w:rPr>
                  </w:rPrChange>
                </w:rPr>
                <w:t xml:space="preserve"> Message ID                  7221</w:t>
              </w:r>
            </w:ins>
          </w:p>
          <w:p w14:paraId="08AD9D92" w14:textId="77777777" w:rsidR="00276ED5" w:rsidRPr="00276ED5" w:rsidRDefault="00276ED5" w:rsidP="00276ED5">
            <w:pPr>
              <w:spacing w:after="0"/>
              <w:rPr>
                <w:ins w:id="3689" w:author="Steven Chen" w:date="2016-12-14T14:12:00Z"/>
                <w:rFonts w:ascii="Palatino Linotype" w:hAnsi="Palatino Linotype" w:cs="Arial"/>
                <w:sz w:val="18"/>
                <w:szCs w:val="18"/>
                <w:rPrChange w:id="3690" w:author="Steven Chen" w:date="2016-12-14T14:13:00Z">
                  <w:rPr>
                    <w:ins w:id="3691" w:author="Steven Chen" w:date="2016-12-14T14:12:00Z"/>
                    <w:rFonts w:ascii="Arial" w:hAnsi="Arial" w:cs="Arial"/>
                    <w:sz w:val="18"/>
                    <w:szCs w:val="18"/>
                  </w:rPr>
                </w:rPrChange>
              </w:rPr>
              <w:pPrChange w:id="3692" w:author="Steven Chen" w:date="2016-12-14T14:12:00Z">
                <w:pPr/>
              </w:pPrChange>
            </w:pPr>
            <w:ins w:id="3693" w:author="Steven Chen" w:date="2016-12-14T14:12:00Z">
              <w:r w:rsidRPr="00276ED5">
                <w:rPr>
                  <w:rFonts w:ascii="Palatino Linotype" w:hAnsi="Palatino Linotype" w:cs="Arial"/>
                  <w:sz w:val="18"/>
                  <w:szCs w:val="18"/>
                  <w:rPrChange w:id="3694" w:author="Steven Chen" w:date="2016-12-14T14:13:00Z">
                    <w:rPr>
                      <w:rFonts w:ascii="Arial" w:hAnsi="Arial" w:cs="Arial"/>
                      <w:sz w:val="18"/>
                      <w:szCs w:val="18"/>
                    </w:rPr>
                  </w:rPrChange>
                </w:rPr>
                <w:t xml:space="preserve">Operator Emailed              </w:t>
              </w:r>
            </w:ins>
          </w:p>
          <w:p w14:paraId="0782A23D" w14:textId="77777777" w:rsidR="00276ED5" w:rsidRPr="00276ED5" w:rsidRDefault="00276ED5" w:rsidP="00276ED5">
            <w:pPr>
              <w:spacing w:after="0"/>
              <w:rPr>
                <w:ins w:id="3695" w:author="Steven Chen" w:date="2016-12-14T14:12:00Z"/>
                <w:rFonts w:ascii="Palatino Linotype" w:hAnsi="Palatino Linotype" w:cs="Arial"/>
                <w:sz w:val="18"/>
                <w:szCs w:val="18"/>
                <w:rPrChange w:id="3696" w:author="Steven Chen" w:date="2016-12-14T14:13:00Z">
                  <w:rPr>
                    <w:ins w:id="3697" w:author="Steven Chen" w:date="2016-12-14T14:12:00Z"/>
                    <w:rFonts w:ascii="Arial" w:hAnsi="Arial" w:cs="Arial"/>
                    <w:sz w:val="18"/>
                    <w:szCs w:val="18"/>
                  </w:rPr>
                </w:rPrChange>
              </w:rPr>
              <w:pPrChange w:id="3698" w:author="Steven Chen" w:date="2016-12-14T14:12:00Z">
                <w:pPr/>
              </w:pPrChange>
            </w:pPr>
            <w:ins w:id="3699" w:author="Steven Chen" w:date="2016-12-14T14:12:00Z">
              <w:r w:rsidRPr="00276ED5">
                <w:rPr>
                  <w:rFonts w:ascii="Palatino Linotype" w:hAnsi="Palatino Linotype" w:cs="Arial"/>
                  <w:sz w:val="18"/>
                  <w:szCs w:val="18"/>
                  <w:rPrChange w:id="3700" w:author="Steven Chen" w:date="2016-12-14T14:13:00Z">
                    <w:rPr>
                      <w:rFonts w:ascii="Arial" w:hAnsi="Arial" w:cs="Arial"/>
                      <w:sz w:val="18"/>
                      <w:szCs w:val="18"/>
                    </w:rPr>
                  </w:rPrChange>
                </w:rPr>
                <w:t xml:space="preserve">Operator Net sent               </w:t>
              </w:r>
            </w:ins>
          </w:p>
          <w:p w14:paraId="3996BA7A" w14:textId="77777777" w:rsidR="00276ED5" w:rsidRPr="00276ED5" w:rsidRDefault="00276ED5" w:rsidP="00276ED5">
            <w:pPr>
              <w:spacing w:after="0"/>
              <w:rPr>
                <w:ins w:id="3701" w:author="Steven Chen" w:date="2016-12-14T14:12:00Z"/>
                <w:rFonts w:ascii="Palatino Linotype" w:hAnsi="Palatino Linotype" w:cs="Arial"/>
                <w:sz w:val="18"/>
                <w:szCs w:val="18"/>
                <w:rPrChange w:id="3702" w:author="Steven Chen" w:date="2016-12-14T14:13:00Z">
                  <w:rPr>
                    <w:ins w:id="3703" w:author="Steven Chen" w:date="2016-12-14T14:12:00Z"/>
                    <w:rFonts w:ascii="Arial" w:hAnsi="Arial" w:cs="Arial"/>
                    <w:sz w:val="18"/>
                    <w:szCs w:val="18"/>
                  </w:rPr>
                </w:rPrChange>
              </w:rPr>
              <w:pPrChange w:id="3704" w:author="Steven Chen" w:date="2016-12-14T14:12:00Z">
                <w:pPr/>
              </w:pPrChange>
            </w:pPr>
            <w:ins w:id="3705" w:author="Steven Chen" w:date="2016-12-14T14:12:00Z">
              <w:r w:rsidRPr="00276ED5">
                <w:rPr>
                  <w:rFonts w:ascii="Palatino Linotype" w:hAnsi="Palatino Linotype" w:cs="Arial"/>
                  <w:sz w:val="18"/>
                  <w:szCs w:val="18"/>
                  <w:rPrChange w:id="3706" w:author="Steven Chen" w:date="2016-12-14T14:13:00Z">
                    <w:rPr>
                      <w:rFonts w:ascii="Arial" w:hAnsi="Arial" w:cs="Arial"/>
                      <w:sz w:val="18"/>
                      <w:szCs w:val="18"/>
                    </w:rPr>
                  </w:rPrChange>
                </w:rPr>
                <w:t xml:space="preserve">Operator Paged                  </w:t>
              </w:r>
            </w:ins>
          </w:p>
          <w:p w14:paraId="667CBCA0" w14:textId="77777777" w:rsidR="00276ED5" w:rsidRPr="00276ED5" w:rsidRDefault="00276ED5" w:rsidP="00276ED5">
            <w:pPr>
              <w:spacing w:after="0"/>
              <w:rPr>
                <w:ins w:id="3707" w:author="Steven Chen" w:date="2016-12-14T14:12:00Z"/>
                <w:rFonts w:ascii="Palatino Linotype" w:hAnsi="Palatino Linotype" w:cs="Arial"/>
                <w:sz w:val="18"/>
                <w:szCs w:val="18"/>
                <w:rPrChange w:id="3708" w:author="Steven Chen" w:date="2016-12-14T14:13:00Z">
                  <w:rPr>
                    <w:ins w:id="3709" w:author="Steven Chen" w:date="2016-12-14T14:12:00Z"/>
                    <w:rFonts w:ascii="Arial" w:hAnsi="Arial" w:cs="Arial"/>
                    <w:sz w:val="18"/>
                    <w:szCs w:val="18"/>
                  </w:rPr>
                </w:rPrChange>
              </w:rPr>
              <w:pPrChange w:id="3710" w:author="Steven Chen" w:date="2016-12-14T14:12:00Z">
                <w:pPr/>
              </w:pPrChange>
            </w:pPr>
            <w:ins w:id="3711" w:author="Steven Chen" w:date="2016-12-14T14:12:00Z">
              <w:r w:rsidRPr="00276ED5">
                <w:rPr>
                  <w:rFonts w:ascii="Palatino Linotype" w:hAnsi="Palatino Linotype" w:cs="Arial"/>
                  <w:sz w:val="18"/>
                  <w:szCs w:val="18"/>
                  <w:rPrChange w:id="3712" w:author="Steven Chen" w:date="2016-12-14T14:13:00Z">
                    <w:rPr>
                      <w:rFonts w:ascii="Arial" w:hAnsi="Arial" w:cs="Arial"/>
                      <w:sz w:val="18"/>
                      <w:szCs w:val="18"/>
                    </w:rPr>
                  </w:rPrChange>
                </w:rPr>
                <w:t>Retries Attempted              1</w:t>
              </w:r>
            </w:ins>
          </w:p>
          <w:p w14:paraId="5A5D2BF4" w14:textId="77777777" w:rsidR="00276ED5" w:rsidRPr="00276ED5" w:rsidRDefault="00276ED5" w:rsidP="00276ED5">
            <w:pPr>
              <w:spacing w:after="0"/>
              <w:rPr>
                <w:ins w:id="3713" w:author="Steven Chen" w:date="2016-12-14T14:12:00Z"/>
                <w:rFonts w:ascii="Palatino Linotype" w:hAnsi="Palatino Linotype" w:cs="Arial"/>
                <w:sz w:val="18"/>
                <w:szCs w:val="18"/>
                <w:rPrChange w:id="3714" w:author="Steven Chen" w:date="2016-12-14T14:13:00Z">
                  <w:rPr>
                    <w:ins w:id="3715" w:author="Steven Chen" w:date="2016-12-14T14:12:00Z"/>
                    <w:rFonts w:ascii="Arial" w:hAnsi="Arial" w:cs="Arial"/>
                    <w:sz w:val="18"/>
                    <w:szCs w:val="18"/>
                  </w:rPr>
                </w:rPrChange>
              </w:rPr>
              <w:pPrChange w:id="3716" w:author="Steven Chen" w:date="2016-12-14T14:12:00Z">
                <w:pPr/>
              </w:pPrChange>
            </w:pPr>
          </w:p>
          <w:p w14:paraId="436C03B6" w14:textId="77777777" w:rsidR="00276ED5" w:rsidRPr="00276ED5" w:rsidRDefault="00276ED5" w:rsidP="00276ED5">
            <w:pPr>
              <w:spacing w:after="0"/>
              <w:rPr>
                <w:ins w:id="3717" w:author="Steven Chen" w:date="2016-12-14T14:12:00Z"/>
                <w:rFonts w:ascii="Palatino Linotype" w:hAnsi="Palatino Linotype" w:cs="Arial"/>
                <w:sz w:val="18"/>
                <w:szCs w:val="18"/>
                <w:rPrChange w:id="3718" w:author="Steven Chen" w:date="2016-12-14T14:13:00Z">
                  <w:rPr>
                    <w:ins w:id="3719" w:author="Steven Chen" w:date="2016-12-14T14:12:00Z"/>
                    <w:rFonts w:ascii="Arial" w:hAnsi="Arial" w:cs="Arial"/>
                    <w:sz w:val="18"/>
                    <w:szCs w:val="18"/>
                  </w:rPr>
                </w:rPrChange>
              </w:rPr>
              <w:pPrChange w:id="3720" w:author="Steven Chen" w:date="2016-12-14T14:12:00Z">
                <w:pPr/>
              </w:pPrChange>
            </w:pPr>
            <w:ins w:id="3721" w:author="Steven Chen" w:date="2016-12-14T14:12:00Z">
              <w:r w:rsidRPr="00276ED5">
                <w:rPr>
                  <w:rFonts w:ascii="Palatino Linotype" w:hAnsi="Palatino Linotype" w:cs="Arial"/>
                  <w:sz w:val="18"/>
                  <w:szCs w:val="18"/>
                  <w:rPrChange w:id="3722" w:author="Steven Chen" w:date="2016-12-14T14:13:00Z">
                    <w:rPr>
                      <w:rFonts w:ascii="Arial" w:hAnsi="Arial" w:cs="Arial"/>
                      <w:sz w:val="18"/>
                      <w:szCs w:val="18"/>
                    </w:rPr>
                  </w:rPrChange>
                </w:rPr>
                <w:t>Message</w:t>
              </w:r>
            </w:ins>
          </w:p>
          <w:p w14:paraId="21D72F51" w14:textId="77777777" w:rsidR="00276ED5" w:rsidRPr="00276ED5" w:rsidRDefault="00276ED5" w:rsidP="00276ED5">
            <w:pPr>
              <w:spacing w:after="0"/>
              <w:rPr>
                <w:ins w:id="3723" w:author="Steven Chen" w:date="2016-12-14T14:12:00Z"/>
                <w:rFonts w:ascii="Palatino Linotype" w:hAnsi="Palatino Linotype" w:cs="Arial"/>
                <w:sz w:val="18"/>
                <w:szCs w:val="18"/>
                <w:rPrChange w:id="3724" w:author="Steven Chen" w:date="2016-12-14T14:13:00Z">
                  <w:rPr>
                    <w:ins w:id="3725" w:author="Steven Chen" w:date="2016-12-14T14:12:00Z"/>
                    <w:rFonts w:ascii="Arial" w:hAnsi="Arial" w:cs="Arial"/>
                    <w:sz w:val="18"/>
                    <w:szCs w:val="18"/>
                  </w:rPr>
                </w:rPrChange>
              </w:rPr>
              <w:pPrChange w:id="3726" w:author="Steven Chen" w:date="2016-12-14T14:12:00Z">
                <w:pPr/>
              </w:pPrChange>
            </w:pPr>
            <w:ins w:id="3727" w:author="Steven Chen" w:date="2016-12-14T14:12:00Z">
              <w:r w:rsidRPr="00276ED5">
                <w:rPr>
                  <w:rFonts w:ascii="Palatino Linotype" w:hAnsi="Palatino Linotype" w:cs="Arial"/>
                  <w:sz w:val="18"/>
                  <w:szCs w:val="18"/>
                  <w:rPrChange w:id="3728" w:author="Steven Chen" w:date="2016-12-14T14:13:00Z">
                    <w:rPr>
                      <w:rFonts w:ascii="Arial" w:hAnsi="Arial" w:cs="Arial"/>
                      <w:sz w:val="18"/>
                      <w:szCs w:val="18"/>
                    </w:rPr>
                  </w:rPrChange>
                </w:rPr>
                <w:t>Executed as user: MAXIMS\</w:t>
              </w:r>
              <w:proofErr w:type="spellStart"/>
              <w:r w:rsidRPr="00276ED5">
                <w:rPr>
                  <w:rFonts w:ascii="Palatino Linotype" w:hAnsi="Palatino Linotype" w:cs="Arial"/>
                  <w:sz w:val="18"/>
                  <w:szCs w:val="18"/>
                  <w:rPrChange w:id="3729" w:author="Steven Chen" w:date="2016-12-14T14:13:00Z">
                    <w:rPr>
                      <w:rFonts w:ascii="Arial" w:hAnsi="Arial" w:cs="Arial"/>
                      <w:sz w:val="18"/>
                      <w:szCs w:val="18"/>
                    </w:rPr>
                  </w:rPrChange>
                </w:rPr>
                <w:t>systemmail</w:t>
              </w:r>
              <w:proofErr w:type="spellEnd"/>
              <w:r w:rsidRPr="00276ED5">
                <w:rPr>
                  <w:rFonts w:ascii="Palatino Linotype" w:hAnsi="Palatino Linotype" w:cs="Arial"/>
                  <w:sz w:val="18"/>
                  <w:szCs w:val="18"/>
                  <w:rPrChange w:id="3730" w:author="Steven Chen" w:date="2016-12-14T14:13:00Z">
                    <w:rPr>
                      <w:rFonts w:ascii="Arial" w:hAnsi="Arial" w:cs="Arial"/>
                      <w:sz w:val="18"/>
                      <w:szCs w:val="18"/>
                    </w:rPr>
                  </w:rPrChange>
                </w:rPr>
                <w:t>. Could not relay results of procedure '</w:t>
              </w:r>
              <w:proofErr w:type="spellStart"/>
              <w:r w:rsidRPr="00276ED5">
                <w:rPr>
                  <w:rFonts w:ascii="Palatino Linotype" w:hAnsi="Palatino Linotype" w:cs="Arial"/>
                  <w:sz w:val="18"/>
                  <w:szCs w:val="18"/>
                  <w:rPrChange w:id="3731" w:author="Steven Chen" w:date="2016-12-14T14:13:00Z">
                    <w:rPr>
                      <w:rFonts w:ascii="Arial" w:hAnsi="Arial" w:cs="Arial"/>
                      <w:sz w:val="18"/>
                      <w:szCs w:val="18"/>
                    </w:rPr>
                  </w:rPrChange>
                </w:rPr>
                <w:t>udsp_gen_menuitem_exclude_itemseq</w:t>
              </w:r>
              <w:proofErr w:type="spellEnd"/>
              <w:r w:rsidRPr="00276ED5">
                <w:rPr>
                  <w:rFonts w:ascii="Palatino Linotype" w:hAnsi="Palatino Linotype" w:cs="Arial"/>
                  <w:sz w:val="18"/>
                  <w:szCs w:val="18"/>
                  <w:rPrChange w:id="3732" w:author="Steven Chen" w:date="2016-12-14T14:13:00Z">
                    <w:rPr>
                      <w:rFonts w:ascii="Arial" w:hAnsi="Arial" w:cs="Arial"/>
                      <w:sz w:val="18"/>
                      <w:szCs w:val="18"/>
                    </w:rPr>
                  </w:rPrChange>
                </w:rPr>
                <w:t>' from remote server 'it12'. [SQLSTATE 42000] (Error 7221).  NOTE: The step was retried the requested number of times (1) without succeeding.  The step failed.</w:t>
              </w:r>
            </w:ins>
          </w:p>
        </w:tc>
        <w:tc>
          <w:tcPr>
            <w:tcW w:w="1620" w:type="dxa"/>
            <w:tcBorders>
              <w:top w:val="nil"/>
              <w:left w:val="nil"/>
              <w:bottom w:val="nil"/>
              <w:right w:val="single" w:sz="8" w:space="0" w:color="auto"/>
            </w:tcBorders>
            <w:tcPrChange w:id="3733" w:author="Steven Chen" w:date="2016-12-14T14:13:00Z">
              <w:tcPr>
                <w:tcW w:w="1275" w:type="dxa"/>
                <w:tcBorders>
                  <w:top w:val="nil"/>
                  <w:left w:val="nil"/>
                  <w:bottom w:val="nil"/>
                  <w:right w:val="single" w:sz="8" w:space="0" w:color="auto"/>
                </w:tcBorders>
              </w:tcPr>
            </w:tcPrChange>
          </w:tcPr>
          <w:p w14:paraId="573EF3DE" w14:textId="77777777" w:rsidR="00276ED5" w:rsidRPr="00276ED5" w:rsidRDefault="00276ED5" w:rsidP="00276ED5">
            <w:pPr>
              <w:spacing w:after="0"/>
              <w:rPr>
                <w:ins w:id="3734" w:author="Steven Chen" w:date="2016-12-14T14:12:00Z"/>
                <w:rFonts w:ascii="Palatino Linotype" w:hAnsi="Palatino Linotype" w:cs="Arial"/>
                <w:sz w:val="18"/>
                <w:szCs w:val="18"/>
                <w:rPrChange w:id="3735" w:author="Steven Chen" w:date="2016-12-14T14:13:00Z">
                  <w:rPr>
                    <w:ins w:id="3736" w:author="Steven Chen" w:date="2016-12-14T14:12:00Z"/>
                    <w:rFonts w:ascii="Arial" w:hAnsi="Arial" w:cs="Arial"/>
                    <w:sz w:val="18"/>
                    <w:szCs w:val="18"/>
                  </w:rPr>
                </w:rPrChange>
              </w:rPr>
              <w:pPrChange w:id="3737" w:author="Steven Chen" w:date="2016-12-14T14:12:00Z">
                <w:pPr/>
              </w:pPrChange>
            </w:pPr>
            <w:ins w:id="3738" w:author="Steven Chen" w:date="2016-12-14T14:12:00Z">
              <w:r w:rsidRPr="00276ED5">
                <w:rPr>
                  <w:rFonts w:ascii="Palatino Linotype" w:hAnsi="Palatino Linotype" w:cs="Arial"/>
                  <w:sz w:val="18"/>
                  <w:szCs w:val="18"/>
                  <w:rPrChange w:id="3739" w:author="Steven Chen" w:date="2016-12-14T14:13:00Z">
                    <w:rPr>
                      <w:rFonts w:ascii="Arial" w:hAnsi="Arial" w:cs="Arial"/>
                      <w:sz w:val="18"/>
                      <w:szCs w:val="18"/>
                    </w:rPr>
                  </w:rPrChange>
                </w:rPr>
                <w:lastRenderedPageBreak/>
                <w:t>11/30/2016 10:10:00 PM</w:t>
              </w:r>
            </w:ins>
          </w:p>
          <w:p w14:paraId="251E6364" w14:textId="77777777" w:rsidR="00276ED5" w:rsidRPr="00276ED5" w:rsidRDefault="00276ED5" w:rsidP="00276ED5">
            <w:pPr>
              <w:spacing w:after="0"/>
              <w:rPr>
                <w:ins w:id="3740" w:author="Steven Chen" w:date="2016-12-14T14:12:00Z"/>
                <w:rFonts w:ascii="Palatino Linotype" w:hAnsi="Palatino Linotype" w:cs="Arial"/>
                <w:sz w:val="18"/>
                <w:szCs w:val="18"/>
                <w:rPrChange w:id="3741" w:author="Steven Chen" w:date="2016-12-14T14:13:00Z">
                  <w:rPr>
                    <w:ins w:id="3742" w:author="Steven Chen" w:date="2016-12-14T14:12:00Z"/>
                    <w:rFonts w:ascii="Arial" w:hAnsi="Arial" w:cs="Arial"/>
                    <w:sz w:val="18"/>
                    <w:szCs w:val="18"/>
                  </w:rPr>
                </w:rPrChange>
              </w:rPr>
              <w:pPrChange w:id="3743" w:author="Steven Chen" w:date="2016-12-14T14:12:00Z">
                <w:pPr/>
              </w:pPrChange>
            </w:pPr>
            <w:ins w:id="3744" w:author="Steven Chen" w:date="2016-12-14T14:12:00Z">
              <w:r w:rsidRPr="00276ED5">
                <w:rPr>
                  <w:rFonts w:ascii="Palatino Linotype" w:hAnsi="Palatino Linotype" w:cs="Arial"/>
                  <w:sz w:val="18"/>
                  <w:szCs w:val="18"/>
                  <w:rPrChange w:id="3745" w:author="Steven Chen" w:date="2016-12-14T14:13:00Z">
                    <w:rPr>
                      <w:rFonts w:ascii="Arial" w:hAnsi="Arial" w:cs="Arial"/>
                      <w:sz w:val="18"/>
                      <w:szCs w:val="18"/>
                    </w:rPr>
                  </w:rPrChange>
                </w:rPr>
                <w:t>Rerun</w:t>
              </w:r>
            </w:ins>
          </w:p>
          <w:p w14:paraId="19D7C1B5" w14:textId="77777777" w:rsidR="00276ED5" w:rsidRPr="00276ED5" w:rsidRDefault="00276ED5" w:rsidP="00276ED5">
            <w:pPr>
              <w:spacing w:after="0"/>
              <w:rPr>
                <w:ins w:id="3746" w:author="Steven Chen" w:date="2016-12-14T14:12:00Z"/>
                <w:rFonts w:ascii="Palatino Linotype" w:hAnsi="Palatino Linotype" w:cs="Arial"/>
                <w:sz w:val="18"/>
                <w:szCs w:val="18"/>
                <w:rPrChange w:id="3747" w:author="Steven Chen" w:date="2016-12-14T14:13:00Z">
                  <w:rPr>
                    <w:ins w:id="3748" w:author="Steven Chen" w:date="2016-12-14T14:12:00Z"/>
                    <w:rFonts w:ascii="Arial" w:hAnsi="Arial" w:cs="Arial"/>
                    <w:sz w:val="18"/>
                    <w:szCs w:val="18"/>
                  </w:rPr>
                </w:rPrChange>
              </w:rPr>
              <w:pPrChange w:id="3749" w:author="Steven Chen" w:date="2016-12-14T14:12:00Z">
                <w:pPr/>
              </w:pPrChange>
            </w:pPr>
          </w:p>
          <w:p w14:paraId="052EF015" w14:textId="77777777" w:rsidR="00276ED5" w:rsidRPr="00276ED5" w:rsidRDefault="00276ED5" w:rsidP="00276ED5">
            <w:pPr>
              <w:spacing w:after="0"/>
              <w:rPr>
                <w:ins w:id="3750" w:author="Steven Chen" w:date="2016-12-14T14:12:00Z"/>
                <w:rFonts w:ascii="Palatino Linotype" w:hAnsi="Palatino Linotype" w:cs="Arial"/>
                <w:sz w:val="18"/>
                <w:szCs w:val="18"/>
                <w:rPrChange w:id="3751" w:author="Steven Chen" w:date="2016-12-14T14:13:00Z">
                  <w:rPr>
                    <w:ins w:id="3752" w:author="Steven Chen" w:date="2016-12-14T14:12:00Z"/>
                    <w:rFonts w:ascii="Arial" w:hAnsi="Arial" w:cs="Arial"/>
                    <w:sz w:val="18"/>
                    <w:szCs w:val="18"/>
                  </w:rPr>
                </w:rPrChange>
              </w:rPr>
              <w:pPrChange w:id="3753" w:author="Steven Chen" w:date="2016-12-14T14:12:00Z">
                <w:pPr/>
              </w:pPrChange>
            </w:pPr>
          </w:p>
          <w:p w14:paraId="74BD195C" w14:textId="77777777" w:rsidR="00276ED5" w:rsidRPr="00276ED5" w:rsidRDefault="00276ED5" w:rsidP="00276ED5">
            <w:pPr>
              <w:spacing w:after="0"/>
              <w:rPr>
                <w:ins w:id="3754" w:author="Steven Chen" w:date="2016-12-14T14:12:00Z"/>
                <w:rFonts w:ascii="Palatino Linotype" w:hAnsi="Palatino Linotype" w:cs="Arial"/>
                <w:sz w:val="18"/>
                <w:szCs w:val="18"/>
                <w:rPrChange w:id="3755" w:author="Steven Chen" w:date="2016-12-14T14:13:00Z">
                  <w:rPr>
                    <w:ins w:id="3756" w:author="Steven Chen" w:date="2016-12-14T14:12:00Z"/>
                    <w:rFonts w:ascii="Arial" w:hAnsi="Arial" w:cs="Arial"/>
                    <w:sz w:val="18"/>
                    <w:szCs w:val="18"/>
                  </w:rPr>
                </w:rPrChange>
              </w:rPr>
              <w:pPrChange w:id="3757" w:author="Steven Chen" w:date="2016-12-14T14:12:00Z">
                <w:pPr/>
              </w:pPrChange>
            </w:pPr>
            <w:ins w:id="3758" w:author="Steven Chen" w:date="2016-12-14T14:12:00Z">
              <w:r w:rsidRPr="00276ED5">
                <w:rPr>
                  <w:rFonts w:ascii="Palatino Linotype" w:hAnsi="Palatino Linotype" w:cs="Arial"/>
                  <w:sz w:val="18"/>
                  <w:szCs w:val="18"/>
                  <w:rPrChange w:id="3759" w:author="Steven Chen" w:date="2016-12-14T14:13:00Z">
                    <w:rPr>
                      <w:rFonts w:ascii="Arial" w:hAnsi="Arial" w:cs="Arial"/>
                      <w:sz w:val="18"/>
                      <w:szCs w:val="18"/>
                    </w:rPr>
                  </w:rPrChange>
                </w:rPr>
                <w:t>11/30/2016 10:20:00 PM</w:t>
              </w:r>
            </w:ins>
          </w:p>
          <w:p w14:paraId="1582E66B" w14:textId="77777777" w:rsidR="00276ED5" w:rsidRPr="00276ED5" w:rsidRDefault="00276ED5" w:rsidP="00276ED5">
            <w:pPr>
              <w:spacing w:after="0"/>
              <w:rPr>
                <w:ins w:id="3760" w:author="Steven Chen" w:date="2016-12-14T14:12:00Z"/>
                <w:rFonts w:ascii="Palatino Linotype" w:hAnsi="Palatino Linotype" w:cs="Arial"/>
                <w:sz w:val="18"/>
                <w:szCs w:val="18"/>
                <w:rPrChange w:id="3761" w:author="Steven Chen" w:date="2016-12-14T14:13:00Z">
                  <w:rPr>
                    <w:ins w:id="3762" w:author="Steven Chen" w:date="2016-12-14T14:12:00Z"/>
                    <w:rFonts w:ascii="Arial" w:hAnsi="Arial" w:cs="Arial"/>
                    <w:sz w:val="18"/>
                    <w:szCs w:val="18"/>
                  </w:rPr>
                </w:rPrChange>
              </w:rPr>
              <w:pPrChange w:id="3763" w:author="Steven Chen" w:date="2016-12-14T14:12:00Z">
                <w:pPr/>
              </w:pPrChange>
            </w:pPr>
            <w:ins w:id="3764" w:author="Steven Chen" w:date="2016-12-14T14:12:00Z">
              <w:r w:rsidRPr="00276ED5">
                <w:rPr>
                  <w:rFonts w:ascii="Palatino Linotype" w:hAnsi="Palatino Linotype" w:cs="Arial"/>
                  <w:sz w:val="18"/>
                  <w:szCs w:val="18"/>
                  <w:rPrChange w:id="3765" w:author="Steven Chen" w:date="2016-12-14T14:13:00Z">
                    <w:rPr>
                      <w:rFonts w:ascii="Arial" w:hAnsi="Arial" w:cs="Arial"/>
                      <w:sz w:val="18"/>
                      <w:szCs w:val="18"/>
                    </w:rPr>
                  </w:rPrChange>
                </w:rPr>
                <w:lastRenderedPageBreak/>
                <w:t>Call SA</w:t>
              </w:r>
            </w:ins>
          </w:p>
          <w:p w14:paraId="59CE646C" w14:textId="77777777" w:rsidR="00276ED5" w:rsidRPr="00276ED5" w:rsidRDefault="00276ED5" w:rsidP="00276ED5">
            <w:pPr>
              <w:spacing w:after="0"/>
              <w:rPr>
                <w:ins w:id="3766" w:author="Steven Chen" w:date="2016-12-14T14:12:00Z"/>
                <w:rFonts w:ascii="Palatino Linotype" w:hAnsi="Palatino Linotype" w:cs="Arial"/>
                <w:sz w:val="18"/>
                <w:szCs w:val="18"/>
                <w:rPrChange w:id="3767" w:author="Steven Chen" w:date="2016-12-14T14:13:00Z">
                  <w:rPr>
                    <w:ins w:id="3768" w:author="Steven Chen" w:date="2016-12-14T14:12:00Z"/>
                    <w:rFonts w:ascii="Arial" w:hAnsi="Arial" w:cs="Arial"/>
                    <w:sz w:val="18"/>
                    <w:szCs w:val="18"/>
                  </w:rPr>
                </w:rPrChange>
              </w:rPr>
              <w:pPrChange w:id="3769" w:author="Steven Chen" w:date="2016-12-14T14:12:00Z">
                <w:pPr/>
              </w:pPrChange>
            </w:pPr>
          </w:p>
          <w:p w14:paraId="5DEF5CFF" w14:textId="77777777" w:rsidR="00276ED5" w:rsidRPr="00276ED5" w:rsidRDefault="00276ED5" w:rsidP="00276ED5">
            <w:pPr>
              <w:spacing w:after="0"/>
              <w:rPr>
                <w:ins w:id="3770" w:author="Steven Chen" w:date="2016-12-14T14:12:00Z"/>
                <w:rFonts w:ascii="Palatino Linotype" w:hAnsi="Palatino Linotype" w:cs="Arial"/>
                <w:sz w:val="18"/>
                <w:szCs w:val="18"/>
                <w:rPrChange w:id="3771" w:author="Steven Chen" w:date="2016-12-14T14:13:00Z">
                  <w:rPr>
                    <w:ins w:id="3772" w:author="Steven Chen" w:date="2016-12-14T14:12:00Z"/>
                    <w:rFonts w:ascii="Arial" w:hAnsi="Arial" w:cs="Arial"/>
                    <w:sz w:val="18"/>
                    <w:szCs w:val="18"/>
                  </w:rPr>
                </w:rPrChange>
              </w:rPr>
              <w:pPrChange w:id="3773" w:author="Steven Chen" w:date="2016-12-14T14:12:00Z">
                <w:pPr/>
              </w:pPrChange>
            </w:pPr>
          </w:p>
          <w:p w14:paraId="42CF93B4" w14:textId="77777777" w:rsidR="00276ED5" w:rsidRPr="00276ED5" w:rsidRDefault="00276ED5" w:rsidP="00276ED5">
            <w:pPr>
              <w:spacing w:after="0"/>
              <w:rPr>
                <w:ins w:id="3774" w:author="Steven Chen" w:date="2016-12-14T14:12:00Z"/>
                <w:rFonts w:ascii="Palatino Linotype" w:hAnsi="Palatino Linotype" w:cs="Arial"/>
                <w:sz w:val="18"/>
                <w:szCs w:val="18"/>
                <w:rPrChange w:id="3775" w:author="Steven Chen" w:date="2016-12-14T14:13:00Z">
                  <w:rPr>
                    <w:ins w:id="3776" w:author="Steven Chen" w:date="2016-12-14T14:12:00Z"/>
                    <w:rFonts w:ascii="Arial" w:hAnsi="Arial" w:cs="Arial"/>
                    <w:sz w:val="18"/>
                    <w:szCs w:val="18"/>
                  </w:rPr>
                </w:rPrChange>
              </w:rPr>
              <w:pPrChange w:id="3777" w:author="Steven Chen" w:date="2016-12-14T14:12:00Z">
                <w:pPr/>
              </w:pPrChange>
            </w:pPr>
            <w:ins w:id="3778" w:author="Steven Chen" w:date="2016-12-14T14:12:00Z">
              <w:r w:rsidRPr="00276ED5">
                <w:rPr>
                  <w:rFonts w:ascii="Palatino Linotype" w:hAnsi="Palatino Linotype" w:cs="Arial"/>
                  <w:sz w:val="18"/>
                  <w:szCs w:val="18"/>
                  <w:rPrChange w:id="3779" w:author="Steven Chen" w:date="2016-12-14T14:13:00Z">
                    <w:rPr>
                      <w:rFonts w:ascii="Arial" w:hAnsi="Arial" w:cs="Arial"/>
                      <w:sz w:val="18"/>
                      <w:szCs w:val="18"/>
                    </w:rPr>
                  </w:rPrChange>
                </w:rPr>
                <w:t>11/30/2016 11:30:00 PM</w:t>
              </w:r>
            </w:ins>
          </w:p>
          <w:p w14:paraId="30623DE7" w14:textId="77777777" w:rsidR="00276ED5" w:rsidRPr="00276ED5" w:rsidRDefault="00276ED5" w:rsidP="00276ED5">
            <w:pPr>
              <w:spacing w:after="0"/>
              <w:rPr>
                <w:ins w:id="3780" w:author="Steven Chen" w:date="2016-12-14T14:12:00Z"/>
                <w:rFonts w:ascii="Palatino Linotype" w:hAnsi="Palatino Linotype" w:cs="Arial"/>
                <w:sz w:val="18"/>
                <w:szCs w:val="18"/>
                <w:rPrChange w:id="3781" w:author="Steven Chen" w:date="2016-12-14T14:13:00Z">
                  <w:rPr>
                    <w:ins w:id="3782" w:author="Steven Chen" w:date="2016-12-14T14:12:00Z"/>
                    <w:rFonts w:ascii="Arial" w:hAnsi="Arial" w:cs="Arial"/>
                    <w:sz w:val="18"/>
                    <w:szCs w:val="18"/>
                  </w:rPr>
                </w:rPrChange>
              </w:rPr>
              <w:pPrChange w:id="3783" w:author="Steven Chen" w:date="2016-12-14T14:12:00Z">
                <w:pPr/>
              </w:pPrChange>
            </w:pPr>
            <w:ins w:id="3784" w:author="Steven Chen" w:date="2016-12-14T14:12:00Z">
              <w:r w:rsidRPr="00276ED5">
                <w:rPr>
                  <w:rFonts w:ascii="Palatino Linotype" w:hAnsi="Palatino Linotype" w:cs="Arial"/>
                  <w:sz w:val="18"/>
                  <w:szCs w:val="18"/>
                  <w:rPrChange w:id="3785" w:author="Steven Chen" w:date="2016-12-14T14:13:00Z">
                    <w:rPr>
                      <w:rFonts w:ascii="Arial" w:hAnsi="Arial" w:cs="Arial"/>
                      <w:sz w:val="18"/>
                      <w:szCs w:val="18"/>
                    </w:rPr>
                  </w:rPrChange>
                </w:rPr>
                <w:t>succeeded</w:t>
              </w:r>
            </w:ins>
          </w:p>
        </w:tc>
      </w:tr>
      <w:tr w:rsidR="00276ED5" w:rsidRPr="00276ED5" w14:paraId="085A6F94" w14:textId="77777777" w:rsidTr="00276ED5">
        <w:trPr>
          <w:trHeight w:val="284"/>
          <w:ins w:id="3786" w:author="Steven Chen" w:date="2016-12-14T14:12:00Z"/>
          <w:trPrChange w:id="3787" w:author="Steven Chen" w:date="2016-12-14T14:13:00Z">
            <w:trPr>
              <w:trHeight w:val="284"/>
            </w:trPr>
          </w:trPrChange>
        </w:trPr>
        <w:tc>
          <w:tcPr>
            <w:tcW w:w="2436" w:type="dxa"/>
            <w:tcBorders>
              <w:top w:val="nil"/>
              <w:left w:val="single" w:sz="8" w:space="0" w:color="auto"/>
              <w:bottom w:val="single" w:sz="8" w:space="0" w:color="auto"/>
              <w:right w:val="single" w:sz="8" w:space="0" w:color="auto"/>
            </w:tcBorders>
            <w:tcMar>
              <w:top w:w="0" w:type="dxa"/>
              <w:left w:w="108" w:type="dxa"/>
              <w:bottom w:w="0" w:type="dxa"/>
              <w:right w:w="108" w:type="dxa"/>
            </w:tcMar>
            <w:tcPrChange w:id="3788" w:author="Steven Chen" w:date="2016-12-14T14:13:00Z">
              <w:tcPr>
                <w:tcW w:w="2436" w:type="dxa"/>
                <w:tcBorders>
                  <w:top w:val="nil"/>
                  <w:left w:val="single" w:sz="8" w:space="0" w:color="auto"/>
                  <w:bottom w:val="single" w:sz="8" w:space="0" w:color="auto"/>
                  <w:right w:val="single" w:sz="8" w:space="0" w:color="auto"/>
                </w:tcBorders>
                <w:tcMar>
                  <w:top w:w="0" w:type="dxa"/>
                  <w:left w:w="108" w:type="dxa"/>
                  <w:bottom w:w="0" w:type="dxa"/>
                  <w:right w:w="108" w:type="dxa"/>
                </w:tcMar>
              </w:tcPr>
            </w:tcPrChange>
          </w:tcPr>
          <w:p w14:paraId="0C7118D8" w14:textId="77777777" w:rsidR="00276ED5" w:rsidRPr="00276ED5" w:rsidRDefault="00276ED5" w:rsidP="00276ED5">
            <w:pPr>
              <w:spacing w:after="0"/>
              <w:rPr>
                <w:ins w:id="3789" w:author="Steven Chen" w:date="2016-12-14T14:12:00Z"/>
                <w:rFonts w:ascii="Palatino Linotype" w:hAnsi="Palatino Linotype" w:cs="Arial"/>
                <w:sz w:val="18"/>
                <w:szCs w:val="18"/>
                <w:rPrChange w:id="3790" w:author="Steven Chen" w:date="2016-12-14T14:13:00Z">
                  <w:rPr>
                    <w:ins w:id="3791" w:author="Steven Chen" w:date="2016-12-14T14:12:00Z"/>
                    <w:rFonts w:ascii="Arial" w:hAnsi="Arial" w:cs="Arial"/>
                    <w:sz w:val="18"/>
                    <w:szCs w:val="18"/>
                  </w:rPr>
                </w:rPrChange>
              </w:rPr>
              <w:pPrChange w:id="3792" w:author="Steven Chen" w:date="2016-12-14T14:12:00Z">
                <w:pPr/>
              </w:pPrChange>
            </w:pPr>
          </w:p>
        </w:tc>
        <w:tc>
          <w:tcPr>
            <w:tcW w:w="1010" w:type="dxa"/>
            <w:tcBorders>
              <w:top w:val="nil"/>
              <w:left w:val="nil"/>
              <w:bottom w:val="single" w:sz="8" w:space="0" w:color="auto"/>
              <w:right w:val="single" w:sz="8" w:space="0" w:color="auto"/>
            </w:tcBorders>
            <w:tcPrChange w:id="3793" w:author="Steven Chen" w:date="2016-12-14T14:13:00Z">
              <w:tcPr>
                <w:tcW w:w="1010" w:type="dxa"/>
                <w:tcBorders>
                  <w:top w:val="nil"/>
                  <w:left w:val="nil"/>
                  <w:bottom w:val="single" w:sz="8" w:space="0" w:color="auto"/>
                  <w:right w:val="single" w:sz="8" w:space="0" w:color="auto"/>
                </w:tcBorders>
              </w:tcPr>
            </w:tcPrChange>
          </w:tcPr>
          <w:p w14:paraId="69D2D0B0" w14:textId="77777777" w:rsidR="00276ED5" w:rsidRPr="00276ED5" w:rsidRDefault="00276ED5" w:rsidP="00276ED5">
            <w:pPr>
              <w:spacing w:after="0"/>
              <w:rPr>
                <w:ins w:id="3794" w:author="Steven Chen" w:date="2016-12-14T14:12:00Z"/>
                <w:rFonts w:ascii="Palatino Linotype" w:hAnsi="Palatino Linotype" w:cs="Arial"/>
                <w:sz w:val="18"/>
                <w:szCs w:val="18"/>
                <w:rPrChange w:id="3795" w:author="Steven Chen" w:date="2016-12-14T14:13:00Z">
                  <w:rPr>
                    <w:ins w:id="3796" w:author="Steven Chen" w:date="2016-12-14T14:12:00Z"/>
                    <w:rFonts w:ascii="Arial" w:hAnsi="Arial" w:cs="Arial"/>
                    <w:sz w:val="18"/>
                    <w:szCs w:val="18"/>
                  </w:rPr>
                </w:rPrChange>
              </w:rPr>
              <w:pPrChange w:id="3797" w:author="Steven Chen" w:date="2016-12-14T14:12:00Z">
                <w:pPr/>
              </w:pPrChange>
            </w:pPr>
          </w:p>
        </w:tc>
        <w:tc>
          <w:tcPr>
            <w:tcW w:w="5477" w:type="dxa"/>
            <w:tcBorders>
              <w:top w:val="nil"/>
              <w:left w:val="nil"/>
              <w:bottom w:val="single" w:sz="8" w:space="0" w:color="auto"/>
              <w:right w:val="single" w:sz="8" w:space="0" w:color="auto"/>
            </w:tcBorders>
            <w:tcPrChange w:id="3798" w:author="Steven Chen" w:date="2016-12-14T14:13:00Z">
              <w:tcPr>
                <w:tcW w:w="3516" w:type="dxa"/>
                <w:tcBorders>
                  <w:top w:val="nil"/>
                  <w:left w:val="nil"/>
                  <w:bottom w:val="single" w:sz="8" w:space="0" w:color="auto"/>
                  <w:right w:val="single" w:sz="8" w:space="0" w:color="auto"/>
                </w:tcBorders>
              </w:tcPr>
            </w:tcPrChange>
          </w:tcPr>
          <w:p w14:paraId="579CCEF2" w14:textId="77777777" w:rsidR="00276ED5" w:rsidRPr="00276ED5" w:rsidRDefault="00276ED5" w:rsidP="00276ED5">
            <w:pPr>
              <w:spacing w:after="0"/>
              <w:rPr>
                <w:ins w:id="3799" w:author="Steven Chen" w:date="2016-12-14T14:12:00Z"/>
                <w:rFonts w:ascii="Palatino Linotype" w:hAnsi="Palatino Linotype" w:cs="Arial"/>
                <w:sz w:val="18"/>
                <w:szCs w:val="18"/>
                <w:rPrChange w:id="3800" w:author="Steven Chen" w:date="2016-12-14T14:13:00Z">
                  <w:rPr>
                    <w:ins w:id="3801" w:author="Steven Chen" w:date="2016-12-14T14:12:00Z"/>
                    <w:rFonts w:ascii="Arial" w:hAnsi="Arial" w:cs="Arial"/>
                    <w:sz w:val="18"/>
                    <w:szCs w:val="18"/>
                  </w:rPr>
                </w:rPrChange>
              </w:rPr>
              <w:pPrChange w:id="3802" w:author="Steven Chen" w:date="2016-12-14T14:12:00Z">
                <w:pPr/>
              </w:pPrChange>
            </w:pPr>
          </w:p>
        </w:tc>
        <w:tc>
          <w:tcPr>
            <w:tcW w:w="1620" w:type="dxa"/>
            <w:tcBorders>
              <w:top w:val="nil"/>
              <w:left w:val="nil"/>
              <w:bottom w:val="single" w:sz="8" w:space="0" w:color="auto"/>
              <w:right w:val="single" w:sz="8" w:space="0" w:color="auto"/>
            </w:tcBorders>
            <w:tcPrChange w:id="3803" w:author="Steven Chen" w:date="2016-12-14T14:13:00Z">
              <w:tcPr>
                <w:tcW w:w="1275" w:type="dxa"/>
                <w:tcBorders>
                  <w:top w:val="nil"/>
                  <w:left w:val="nil"/>
                  <w:bottom w:val="single" w:sz="8" w:space="0" w:color="auto"/>
                  <w:right w:val="single" w:sz="8" w:space="0" w:color="auto"/>
                </w:tcBorders>
              </w:tcPr>
            </w:tcPrChange>
          </w:tcPr>
          <w:p w14:paraId="35BC000B" w14:textId="77777777" w:rsidR="00276ED5" w:rsidRPr="00276ED5" w:rsidRDefault="00276ED5" w:rsidP="00276ED5">
            <w:pPr>
              <w:spacing w:after="0"/>
              <w:rPr>
                <w:ins w:id="3804" w:author="Steven Chen" w:date="2016-12-14T14:12:00Z"/>
                <w:rFonts w:ascii="Palatino Linotype" w:hAnsi="Palatino Linotype" w:cs="Arial"/>
                <w:sz w:val="18"/>
                <w:szCs w:val="18"/>
                <w:rPrChange w:id="3805" w:author="Steven Chen" w:date="2016-12-14T14:13:00Z">
                  <w:rPr>
                    <w:ins w:id="3806" w:author="Steven Chen" w:date="2016-12-14T14:12:00Z"/>
                    <w:rFonts w:ascii="Arial" w:hAnsi="Arial" w:cs="Arial"/>
                    <w:sz w:val="18"/>
                    <w:szCs w:val="18"/>
                  </w:rPr>
                </w:rPrChange>
              </w:rPr>
              <w:pPrChange w:id="3807" w:author="Steven Chen" w:date="2016-12-14T14:12:00Z">
                <w:pPr/>
              </w:pPrChange>
            </w:pPr>
          </w:p>
        </w:tc>
      </w:tr>
    </w:tbl>
    <w:p w14:paraId="1077427B" w14:textId="77777777" w:rsidR="00276ED5" w:rsidRPr="00276ED5" w:rsidRDefault="00276ED5" w:rsidP="00276ED5">
      <w:pPr>
        <w:spacing w:after="0"/>
        <w:jc w:val="both"/>
        <w:rPr>
          <w:ins w:id="3808" w:author="Steven Chen" w:date="2016-12-14T14:12:00Z"/>
          <w:rFonts w:ascii="Palatino Linotype" w:eastAsia="SimSun" w:hAnsi="Palatino Linotype" w:cs="Calibri"/>
          <w:color w:val="000000"/>
          <w:sz w:val="21"/>
          <w:szCs w:val="21"/>
          <w:rPrChange w:id="3809" w:author="Steven Chen" w:date="2016-12-14T14:13:00Z">
            <w:rPr>
              <w:ins w:id="3810" w:author="Steven Chen" w:date="2016-12-14T14:12:00Z"/>
              <w:rFonts w:ascii="Calibri" w:eastAsia="SimSun" w:hAnsi="Calibri" w:cs="Calibri"/>
              <w:color w:val="000000"/>
              <w:sz w:val="21"/>
              <w:szCs w:val="21"/>
            </w:rPr>
          </w:rPrChange>
        </w:rPr>
        <w:pPrChange w:id="3811" w:author="Steven Chen" w:date="2016-12-14T14:12:00Z">
          <w:pPr>
            <w:jc w:val="both"/>
          </w:pPr>
        </w:pPrChange>
      </w:pPr>
    </w:p>
    <w:p w14:paraId="4A3E27A0" w14:textId="77777777" w:rsidR="00276ED5" w:rsidRPr="00276ED5" w:rsidRDefault="00276ED5" w:rsidP="00276ED5">
      <w:pPr>
        <w:spacing w:after="0"/>
        <w:jc w:val="both"/>
        <w:rPr>
          <w:ins w:id="3812" w:author="Steven Chen" w:date="2016-12-14T14:12:00Z"/>
          <w:rFonts w:ascii="Palatino Linotype" w:hAnsi="Palatino Linotype" w:cs="Calibri"/>
          <w:color w:val="000000"/>
          <w:sz w:val="21"/>
          <w:szCs w:val="21"/>
          <w:rPrChange w:id="3813" w:author="Steven Chen" w:date="2016-12-14T14:13:00Z">
            <w:rPr>
              <w:ins w:id="3814" w:author="Steven Chen" w:date="2016-12-14T14:12:00Z"/>
              <w:rFonts w:ascii="Calibri" w:hAnsi="Calibri" w:cs="Calibri"/>
              <w:color w:val="000000"/>
              <w:sz w:val="21"/>
              <w:szCs w:val="21"/>
            </w:rPr>
          </w:rPrChange>
        </w:rPr>
        <w:pPrChange w:id="3815" w:author="Steven Chen" w:date="2016-12-14T14:12:00Z">
          <w:pPr>
            <w:jc w:val="both"/>
          </w:pPr>
        </w:pPrChange>
      </w:pPr>
      <w:ins w:id="3816" w:author="Steven Chen" w:date="2016-12-14T14:12:00Z">
        <w:r w:rsidRPr="00276ED5">
          <w:rPr>
            <w:rFonts w:ascii="Palatino Linotype" w:hAnsi="Palatino Linotype" w:cs="Arial"/>
            <w:color w:val="1F497D"/>
            <w:sz w:val="18"/>
            <w:szCs w:val="18"/>
            <w:rPrChange w:id="3817" w:author="Steven Chen" w:date="2016-12-14T14:13:00Z">
              <w:rPr>
                <w:rFonts w:ascii="Arial" w:hAnsi="Arial" w:cs="Arial"/>
                <w:color w:val="1F497D"/>
                <w:sz w:val="18"/>
                <w:szCs w:val="18"/>
              </w:rPr>
            </w:rPrChange>
          </w:rPr>
          <w:t> </w:t>
        </w:r>
      </w:ins>
    </w:p>
    <w:p w14:paraId="4D82EEC7" w14:textId="63F60F5F" w:rsidR="00276ED5" w:rsidRPr="00276ED5" w:rsidRDefault="00276ED5" w:rsidP="00276ED5">
      <w:pPr>
        <w:spacing w:after="0"/>
        <w:jc w:val="both"/>
        <w:rPr>
          <w:ins w:id="3818" w:author="Steven Chen" w:date="2016-12-14T14:12:00Z"/>
          <w:rFonts w:ascii="Palatino Linotype" w:hAnsi="Palatino Linotype" w:cs="Calibri"/>
          <w:color w:val="000000"/>
          <w:sz w:val="21"/>
          <w:szCs w:val="21"/>
          <w:rPrChange w:id="3819" w:author="Steven Chen" w:date="2016-12-14T14:13:00Z">
            <w:rPr>
              <w:ins w:id="3820" w:author="Steven Chen" w:date="2016-12-14T14:12:00Z"/>
              <w:rFonts w:ascii="Calibri" w:hAnsi="Calibri" w:cs="Calibri"/>
              <w:color w:val="000000"/>
              <w:sz w:val="21"/>
              <w:szCs w:val="21"/>
            </w:rPr>
          </w:rPrChange>
        </w:rPr>
        <w:pPrChange w:id="3821" w:author="Steven Chen" w:date="2016-12-14T14:12:00Z">
          <w:pPr>
            <w:jc w:val="both"/>
          </w:pPr>
        </w:pPrChange>
      </w:pPr>
      <w:ins w:id="3822" w:author="Steven Chen" w:date="2016-12-14T14:12:00Z">
        <w:r w:rsidRPr="00276ED5">
          <w:rPr>
            <w:rFonts w:ascii="Palatino Linotype" w:eastAsia="PMingLiU" w:hAnsi="Palatino Linotype"/>
            <w:b/>
            <w:bCs/>
            <w:color w:val="1F497D"/>
            <w:rPrChange w:id="3823" w:author="Steven Chen" w:date="2016-12-14T14:13:00Z">
              <w:rPr>
                <w:rFonts w:ascii="PMingLiU" w:eastAsia="PMingLiU" w:hint="eastAsia"/>
                <w:b/>
                <w:bCs/>
                <w:color w:val="1F497D"/>
              </w:rPr>
            </w:rPrChange>
          </w:rPr>
          <w:t>Missed Branch</w:t>
        </w:r>
      </w:ins>
      <w:ins w:id="3824" w:author="Steven Chen" w:date="2016-12-14T14:13:00Z">
        <w:r>
          <w:rPr>
            <w:rFonts w:ascii="Palatino Linotype" w:eastAsia="PMingLiU" w:hAnsi="Palatino Linotype"/>
            <w:b/>
            <w:bCs/>
            <w:color w:val="1F497D"/>
          </w:rPr>
          <w:t xml:space="preserve"> (merged into error log)</w:t>
        </w:r>
      </w:ins>
    </w:p>
    <w:tbl>
      <w:tblPr>
        <w:tblW w:w="9140" w:type="dxa"/>
        <w:tblInd w:w="-23" w:type="dxa"/>
        <w:tblCellMar>
          <w:left w:w="0" w:type="dxa"/>
          <w:right w:w="0" w:type="dxa"/>
        </w:tblCellMar>
        <w:tblLook w:val="04A0" w:firstRow="1" w:lastRow="0" w:firstColumn="1" w:lastColumn="0" w:noHBand="0" w:noVBand="1"/>
      </w:tblPr>
      <w:tblGrid>
        <w:gridCol w:w="725"/>
        <w:gridCol w:w="1156"/>
        <w:gridCol w:w="2818"/>
        <w:gridCol w:w="1753"/>
        <w:gridCol w:w="1609"/>
        <w:gridCol w:w="1079"/>
      </w:tblGrid>
      <w:tr w:rsidR="00276ED5" w:rsidRPr="00276ED5" w14:paraId="57A36947" w14:textId="77777777" w:rsidTr="00C70F8A">
        <w:trPr>
          <w:trHeight w:val="270"/>
          <w:ins w:id="3825" w:author="Steven Chen" w:date="2016-12-14T14:12:00Z"/>
        </w:trPr>
        <w:tc>
          <w:tcPr>
            <w:tcW w:w="71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30F3756" w14:textId="77777777" w:rsidR="00276ED5" w:rsidRPr="00276ED5" w:rsidRDefault="00276ED5" w:rsidP="00276ED5">
            <w:pPr>
              <w:spacing w:after="0"/>
              <w:rPr>
                <w:ins w:id="3826" w:author="Steven Chen" w:date="2016-12-14T14:12:00Z"/>
                <w:rFonts w:ascii="Palatino Linotype" w:hAnsi="Palatino Linotype" w:cs="Calibri"/>
                <w:color w:val="000000"/>
                <w:sz w:val="21"/>
                <w:szCs w:val="21"/>
                <w:rPrChange w:id="3827" w:author="Steven Chen" w:date="2016-12-14T14:13:00Z">
                  <w:rPr>
                    <w:ins w:id="3828" w:author="Steven Chen" w:date="2016-12-14T14:12:00Z"/>
                    <w:rFonts w:ascii="Calibri" w:hAnsi="Calibri" w:cs="Calibri"/>
                    <w:color w:val="000000"/>
                    <w:sz w:val="21"/>
                    <w:szCs w:val="21"/>
                  </w:rPr>
                </w:rPrChange>
              </w:rPr>
              <w:pPrChange w:id="3829" w:author="Steven Chen" w:date="2016-12-14T14:12:00Z">
                <w:pPr/>
              </w:pPrChange>
            </w:pPr>
          </w:p>
        </w:tc>
        <w:tc>
          <w:tcPr>
            <w:tcW w:w="115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CABF6C" w14:textId="77777777" w:rsidR="00276ED5" w:rsidRPr="00276ED5" w:rsidRDefault="00276ED5" w:rsidP="00276ED5">
            <w:pPr>
              <w:spacing w:after="0"/>
              <w:jc w:val="both"/>
              <w:rPr>
                <w:ins w:id="3830" w:author="Steven Chen" w:date="2016-12-14T14:12:00Z"/>
                <w:rFonts w:ascii="Palatino Linotype" w:eastAsia="SimSun" w:hAnsi="Palatino Linotype" w:cs="Calibri"/>
                <w:color w:val="000000"/>
                <w:sz w:val="21"/>
                <w:szCs w:val="21"/>
                <w:rPrChange w:id="3831" w:author="Steven Chen" w:date="2016-12-14T14:13:00Z">
                  <w:rPr>
                    <w:ins w:id="3832" w:author="Steven Chen" w:date="2016-12-14T14:12:00Z"/>
                    <w:rFonts w:ascii="Calibri" w:eastAsia="SimSun" w:hAnsi="Calibri" w:cs="Calibri"/>
                    <w:color w:val="000000"/>
                    <w:sz w:val="21"/>
                    <w:szCs w:val="21"/>
                  </w:rPr>
                </w:rPrChange>
              </w:rPr>
              <w:pPrChange w:id="3833" w:author="Steven Chen" w:date="2016-12-14T14:12:00Z">
                <w:pPr>
                  <w:jc w:val="both"/>
                </w:pPr>
              </w:pPrChange>
            </w:pPr>
            <w:ins w:id="3834" w:author="Steven Chen" w:date="2016-12-14T14:12:00Z">
              <w:r w:rsidRPr="00276ED5">
                <w:rPr>
                  <w:rFonts w:ascii="Palatino Linotype" w:hAnsi="Palatino Linotype" w:cs="Arial"/>
                  <w:color w:val="376091"/>
                  <w:sz w:val="18"/>
                  <w:szCs w:val="18"/>
                  <w:rPrChange w:id="3835" w:author="Steven Chen" w:date="2016-12-14T14:13:00Z">
                    <w:rPr>
                      <w:rFonts w:ascii="Arial" w:hAnsi="Arial" w:cs="Arial"/>
                      <w:color w:val="376091"/>
                      <w:sz w:val="18"/>
                      <w:szCs w:val="18"/>
                    </w:rPr>
                  </w:rPrChange>
                </w:rPr>
                <w:t>Branch</w:t>
              </w:r>
            </w:ins>
          </w:p>
        </w:tc>
        <w:tc>
          <w:tcPr>
            <w:tcW w:w="282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21E82A1" w14:textId="77777777" w:rsidR="00276ED5" w:rsidRPr="00276ED5" w:rsidRDefault="00276ED5" w:rsidP="00276ED5">
            <w:pPr>
              <w:spacing w:after="0"/>
              <w:jc w:val="both"/>
              <w:rPr>
                <w:ins w:id="3836" w:author="Steven Chen" w:date="2016-12-14T14:12:00Z"/>
                <w:rFonts w:ascii="Palatino Linotype" w:hAnsi="Palatino Linotype" w:cs="Calibri"/>
                <w:color w:val="000000"/>
                <w:sz w:val="21"/>
                <w:szCs w:val="21"/>
                <w:rPrChange w:id="3837" w:author="Steven Chen" w:date="2016-12-14T14:13:00Z">
                  <w:rPr>
                    <w:ins w:id="3838" w:author="Steven Chen" w:date="2016-12-14T14:12:00Z"/>
                    <w:rFonts w:ascii="Calibri" w:hAnsi="Calibri" w:cs="Calibri"/>
                    <w:color w:val="000000"/>
                    <w:sz w:val="21"/>
                    <w:szCs w:val="21"/>
                  </w:rPr>
                </w:rPrChange>
              </w:rPr>
              <w:pPrChange w:id="3839" w:author="Steven Chen" w:date="2016-12-14T14:12:00Z">
                <w:pPr>
                  <w:jc w:val="both"/>
                </w:pPr>
              </w:pPrChange>
            </w:pPr>
            <w:ins w:id="3840" w:author="Steven Chen" w:date="2016-12-14T14:12:00Z">
              <w:r w:rsidRPr="00276ED5">
                <w:rPr>
                  <w:rFonts w:ascii="Palatino Linotype" w:hAnsi="Palatino Linotype" w:cs="Arial"/>
                  <w:color w:val="376091"/>
                  <w:sz w:val="18"/>
                  <w:szCs w:val="18"/>
                  <w:rPrChange w:id="3841" w:author="Steven Chen" w:date="2016-12-14T14:13:00Z">
                    <w:rPr>
                      <w:rFonts w:ascii="Arial" w:hAnsi="Arial" w:cs="Arial"/>
                      <w:color w:val="376091"/>
                      <w:sz w:val="18"/>
                      <w:szCs w:val="18"/>
                    </w:rPr>
                  </w:rPrChange>
                </w:rPr>
                <w:t>Name</w:t>
              </w:r>
            </w:ins>
          </w:p>
        </w:tc>
        <w:tc>
          <w:tcPr>
            <w:tcW w:w="175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7861FA7" w14:textId="77777777" w:rsidR="00276ED5" w:rsidRPr="00276ED5" w:rsidRDefault="00276ED5" w:rsidP="00276ED5">
            <w:pPr>
              <w:spacing w:after="0"/>
              <w:jc w:val="both"/>
              <w:rPr>
                <w:ins w:id="3842" w:author="Steven Chen" w:date="2016-12-14T14:12:00Z"/>
                <w:rFonts w:ascii="Palatino Linotype" w:hAnsi="Palatino Linotype" w:cs="Calibri"/>
                <w:color w:val="000000"/>
                <w:sz w:val="21"/>
                <w:szCs w:val="21"/>
                <w:rPrChange w:id="3843" w:author="Steven Chen" w:date="2016-12-14T14:13:00Z">
                  <w:rPr>
                    <w:ins w:id="3844" w:author="Steven Chen" w:date="2016-12-14T14:12:00Z"/>
                    <w:rFonts w:ascii="Calibri" w:hAnsi="Calibri" w:cs="Calibri"/>
                    <w:color w:val="000000"/>
                    <w:sz w:val="21"/>
                    <w:szCs w:val="21"/>
                  </w:rPr>
                </w:rPrChange>
              </w:rPr>
              <w:pPrChange w:id="3845" w:author="Steven Chen" w:date="2016-12-14T14:12:00Z">
                <w:pPr>
                  <w:jc w:val="both"/>
                </w:pPr>
              </w:pPrChange>
            </w:pPr>
            <w:ins w:id="3846" w:author="Steven Chen" w:date="2016-12-14T14:12:00Z">
              <w:r w:rsidRPr="00276ED5">
                <w:rPr>
                  <w:rFonts w:ascii="Palatino Linotype" w:hAnsi="Palatino Linotype" w:cs="Arial"/>
                  <w:color w:val="376091"/>
                  <w:sz w:val="18"/>
                  <w:szCs w:val="18"/>
                  <w:rPrChange w:id="3847" w:author="Steven Chen" w:date="2016-12-14T14:13:00Z">
                    <w:rPr>
                      <w:rFonts w:ascii="Arial" w:hAnsi="Arial" w:cs="Arial"/>
                      <w:color w:val="376091"/>
                      <w:sz w:val="18"/>
                      <w:szCs w:val="18"/>
                    </w:rPr>
                  </w:rPrChange>
                </w:rPr>
                <w:t>Day end</w:t>
              </w:r>
            </w:ins>
          </w:p>
        </w:tc>
        <w:tc>
          <w:tcPr>
            <w:tcW w:w="16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F78EFE2" w14:textId="77777777" w:rsidR="00276ED5" w:rsidRPr="00276ED5" w:rsidRDefault="00276ED5" w:rsidP="00276ED5">
            <w:pPr>
              <w:spacing w:after="0"/>
              <w:jc w:val="both"/>
              <w:rPr>
                <w:ins w:id="3848" w:author="Steven Chen" w:date="2016-12-14T14:12:00Z"/>
                <w:rFonts w:ascii="Palatino Linotype" w:hAnsi="Palatino Linotype" w:cs="Calibri"/>
                <w:color w:val="000000"/>
                <w:sz w:val="21"/>
                <w:szCs w:val="21"/>
                <w:rPrChange w:id="3849" w:author="Steven Chen" w:date="2016-12-14T14:13:00Z">
                  <w:rPr>
                    <w:ins w:id="3850" w:author="Steven Chen" w:date="2016-12-14T14:12:00Z"/>
                    <w:rFonts w:ascii="Calibri" w:hAnsi="Calibri" w:cs="Calibri"/>
                    <w:color w:val="000000"/>
                    <w:sz w:val="21"/>
                    <w:szCs w:val="21"/>
                  </w:rPr>
                </w:rPrChange>
              </w:rPr>
              <w:pPrChange w:id="3851" w:author="Steven Chen" w:date="2016-12-14T14:12:00Z">
                <w:pPr>
                  <w:jc w:val="both"/>
                </w:pPr>
              </w:pPrChange>
            </w:pPr>
            <w:ins w:id="3852" w:author="Steven Chen" w:date="2016-12-14T14:12:00Z">
              <w:r w:rsidRPr="00276ED5">
                <w:rPr>
                  <w:rFonts w:ascii="Palatino Linotype" w:hAnsi="Palatino Linotype" w:cs="Arial"/>
                  <w:color w:val="376091"/>
                  <w:sz w:val="18"/>
                  <w:szCs w:val="18"/>
                  <w:rPrChange w:id="3853" w:author="Steven Chen" w:date="2016-12-14T14:13:00Z">
                    <w:rPr>
                      <w:rFonts w:ascii="Arial" w:hAnsi="Arial" w:cs="Arial"/>
                      <w:color w:val="376091"/>
                      <w:sz w:val="18"/>
                      <w:szCs w:val="18"/>
                    </w:rPr>
                  </w:rPrChange>
                </w:rPr>
                <w:t>Client Server</w:t>
              </w:r>
            </w:ins>
          </w:p>
        </w:tc>
        <w:tc>
          <w:tcPr>
            <w:tcW w:w="10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D977D02" w14:textId="77777777" w:rsidR="00276ED5" w:rsidRPr="00276ED5" w:rsidRDefault="00276ED5" w:rsidP="00276ED5">
            <w:pPr>
              <w:spacing w:after="0"/>
              <w:jc w:val="both"/>
              <w:rPr>
                <w:ins w:id="3854" w:author="Steven Chen" w:date="2016-12-14T14:12:00Z"/>
                <w:rFonts w:ascii="Palatino Linotype" w:hAnsi="Palatino Linotype" w:cs="Calibri"/>
                <w:color w:val="000000"/>
                <w:sz w:val="21"/>
                <w:szCs w:val="21"/>
                <w:rPrChange w:id="3855" w:author="Steven Chen" w:date="2016-12-14T14:13:00Z">
                  <w:rPr>
                    <w:ins w:id="3856" w:author="Steven Chen" w:date="2016-12-14T14:12:00Z"/>
                    <w:rFonts w:ascii="Calibri" w:hAnsi="Calibri" w:cs="Calibri"/>
                    <w:color w:val="000000"/>
                    <w:sz w:val="21"/>
                    <w:szCs w:val="21"/>
                  </w:rPr>
                </w:rPrChange>
              </w:rPr>
              <w:pPrChange w:id="3857" w:author="Steven Chen" w:date="2016-12-14T14:12:00Z">
                <w:pPr>
                  <w:jc w:val="both"/>
                </w:pPr>
              </w:pPrChange>
            </w:pPr>
            <w:ins w:id="3858" w:author="Steven Chen" w:date="2016-12-14T14:12:00Z">
              <w:r w:rsidRPr="00276ED5">
                <w:rPr>
                  <w:rFonts w:ascii="Palatino Linotype" w:hAnsi="Palatino Linotype" w:cs="Arial"/>
                  <w:color w:val="376091"/>
                  <w:sz w:val="18"/>
                  <w:szCs w:val="18"/>
                  <w:rPrChange w:id="3859" w:author="Steven Chen" w:date="2016-12-14T14:13:00Z">
                    <w:rPr>
                      <w:rFonts w:ascii="Arial" w:hAnsi="Arial" w:cs="Arial"/>
                      <w:color w:val="376091"/>
                      <w:sz w:val="18"/>
                      <w:szCs w:val="18"/>
                    </w:rPr>
                  </w:rPrChange>
                </w:rPr>
                <w:t>ping</w:t>
              </w:r>
            </w:ins>
          </w:p>
        </w:tc>
      </w:tr>
      <w:tr w:rsidR="00276ED5" w:rsidRPr="00276ED5" w14:paraId="30DE87BF" w14:textId="77777777" w:rsidTr="00C70F8A">
        <w:trPr>
          <w:trHeight w:val="270"/>
          <w:ins w:id="3860"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0AA16F" w14:textId="77777777" w:rsidR="00276ED5" w:rsidRPr="00276ED5" w:rsidRDefault="00276ED5" w:rsidP="00276ED5">
            <w:pPr>
              <w:spacing w:after="0"/>
              <w:jc w:val="center"/>
              <w:rPr>
                <w:ins w:id="3861" w:author="Steven Chen" w:date="2016-12-14T14:12:00Z"/>
                <w:rFonts w:ascii="Palatino Linotype" w:hAnsi="Palatino Linotype" w:cs="Arial"/>
                <w:sz w:val="18"/>
                <w:szCs w:val="18"/>
                <w:rPrChange w:id="3862" w:author="Steven Chen" w:date="2016-12-14T14:13:00Z">
                  <w:rPr>
                    <w:ins w:id="3863" w:author="Steven Chen" w:date="2016-12-14T14:12:00Z"/>
                    <w:rFonts w:ascii="Arial" w:hAnsi="Arial" w:cs="Arial"/>
                    <w:sz w:val="18"/>
                    <w:szCs w:val="18"/>
                  </w:rPr>
                </w:rPrChange>
              </w:rPr>
              <w:pPrChange w:id="3864" w:author="Steven Chen" w:date="2016-12-14T14:12:00Z">
                <w:pPr>
                  <w:jc w:val="center"/>
                </w:pPr>
              </w:pPrChange>
            </w:pPr>
            <w:ins w:id="3865" w:author="Steven Chen" w:date="2016-12-14T14:12:00Z">
              <w:r w:rsidRPr="00276ED5">
                <w:rPr>
                  <w:rFonts w:ascii="Palatino Linotype" w:hAnsi="Palatino Linotype" w:cs="Arial"/>
                  <w:sz w:val="18"/>
                  <w:szCs w:val="18"/>
                  <w:rPrChange w:id="3866" w:author="Steven Chen" w:date="2016-12-14T14:13:00Z">
                    <w:rPr>
                      <w:rFonts w:ascii="Arial" w:hAnsi="Arial" w:cs="Arial"/>
                      <w:sz w:val="18"/>
                      <w:szCs w:val="18"/>
                    </w:rPr>
                  </w:rPrChange>
                </w:rPr>
                <w:t>GEN</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DFF498" w14:textId="77777777" w:rsidR="00276ED5" w:rsidRPr="00276ED5" w:rsidRDefault="00276ED5" w:rsidP="00276ED5">
            <w:pPr>
              <w:spacing w:after="0"/>
              <w:jc w:val="center"/>
              <w:rPr>
                <w:ins w:id="3867" w:author="Steven Chen" w:date="2016-12-14T14:12:00Z"/>
                <w:rFonts w:ascii="Palatino Linotype" w:hAnsi="Palatino Linotype" w:cs="Arial"/>
                <w:sz w:val="18"/>
                <w:szCs w:val="18"/>
                <w:rPrChange w:id="3868" w:author="Steven Chen" w:date="2016-12-14T14:13:00Z">
                  <w:rPr>
                    <w:ins w:id="3869" w:author="Steven Chen" w:date="2016-12-14T14:12:00Z"/>
                    <w:rFonts w:ascii="Arial" w:hAnsi="Arial" w:cs="Arial"/>
                    <w:sz w:val="18"/>
                    <w:szCs w:val="18"/>
                  </w:rPr>
                </w:rPrChange>
              </w:rPr>
              <w:pPrChange w:id="3870" w:author="Steven Chen" w:date="2016-12-14T14:12:00Z">
                <w:pPr>
                  <w:jc w:val="center"/>
                </w:pPr>
              </w:pPrChange>
            </w:pPr>
            <w:ins w:id="3871" w:author="Steven Chen" w:date="2016-12-14T14:12:00Z">
              <w:r w:rsidRPr="00276ED5">
                <w:rPr>
                  <w:rFonts w:ascii="Palatino Linotype" w:hAnsi="Palatino Linotype" w:cs="Arial"/>
                  <w:sz w:val="18"/>
                  <w:szCs w:val="18"/>
                  <w:rPrChange w:id="3872" w:author="Steven Chen" w:date="2016-12-14T14:13:00Z">
                    <w:rPr>
                      <w:rFonts w:ascii="Arial" w:hAnsi="Arial" w:cs="Arial"/>
                      <w:sz w:val="18"/>
                      <w:szCs w:val="18"/>
                    </w:rPr>
                  </w:rPrChange>
                </w:rPr>
                <w:t>6156</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B739D1" w14:textId="77777777" w:rsidR="00276ED5" w:rsidRPr="00276ED5" w:rsidRDefault="00276ED5" w:rsidP="00276ED5">
            <w:pPr>
              <w:spacing w:after="0"/>
              <w:jc w:val="center"/>
              <w:rPr>
                <w:ins w:id="3873" w:author="Steven Chen" w:date="2016-12-14T14:12:00Z"/>
                <w:rFonts w:ascii="Palatino Linotype" w:hAnsi="Palatino Linotype" w:cs="Arial"/>
                <w:sz w:val="18"/>
                <w:szCs w:val="18"/>
                <w:rPrChange w:id="3874" w:author="Steven Chen" w:date="2016-12-14T14:13:00Z">
                  <w:rPr>
                    <w:ins w:id="3875" w:author="Steven Chen" w:date="2016-12-14T14:12:00Z"/>
                    <w:rFonts w:ascii="Arial" w:hAnsi="Arial" w:cs="Arial"/>
                    <w:sz w:val="18"/>
                    <w:szCs w:val="18"/>
                  </w:rPr>
                </w:rPrChange>
              </w:rPr>
              <w:pPrChange w:id="3876" w:author="Steven Chen" w:date="2016-12-14T14:12:00Z">
                <w:pPr>
                  <w:jc w:val="center"/>
                </w:pPr>
              </w:pPrChange>
            </w:pPr>
            <w:ins w:id="3877" w:author="Steven Chen" w:date="2016-12-14T14:12:00Z">
              <w:r w:rsidRPr="00276ED5">
                <w:rPr>
                  <w:rFonts w:ascii="Palatino Linotype" w:hAnsi="Palatino Linotype" w:cs="Arial"/>
                  <w:sz w:val="18"/>
                  <w:szCs w:val="18"/>
                  <w:rPrChange w:id="3878" w:author="Steven Chen" w:date="2016-12-14T14:13:00Z">
                    <w:rPr>
                      <w:rFonts w:ascii="Arial" w:hAnsi="Arial" w:cs="Arial"/>
                      <w:sz w:val="18"/>
                      <w:szCs w:val="18"/>
                    </w:rPr>
                  </w:rPrChange>
                </w:rPr>
                <w:t>6156</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31F586" w14:textId="77777777" w:rsidR="00276ED5" w:rsidRPr="00276ED5" w:rsidRDefault="00276ED5" w:rsidP="00276ED5">
            <w:pPr>
              <w:spacing w:after="0"/>
              <w:jc w:val="center"/>
              <w:rPr>
                <w:ins w:id="3879" w:author="Steven Chen" w:date="2016-12-14T14:12:00Z"/>
                <w:rFonts w:ascii="Palatino Linotype" w:hAnsi="Palatino Linotype" w:cs="Arial"/>
                <w:sz w:val="18"/>
                <w:szCs w:val="18"/>
                <w:rPrChange w:id="3880" w:author="Steven Chen" w:date="2016-12-14T14:13:00Z">
                  <w:rPr>
                    <w:ins w:id="3881" w:author="Steven Chen" w:date="2016-12-14T14:12:00Z"/>
                    <w:rFonts w:ascii="Arial" w:hAnsi="Arial" w:cs="Arial"/>
                    <w:sz w:val="18"/>
                    <w:szCs w:val="18"/>
                  </w:rPr>
                </w:rPrChange>
              </w:rPr>
              <w:pPrChange w:id="3882" w:author="Steven Chen" w:date="2016-12-14T14:12:00Z">
                <w:pPr>
                  <w:jc w:val="center"/>
                </w:pPr>
              </w:pPrChange>
            </w:pPr>
            <w:ins w:id="3883" w:author="Steven Chen" w:date="2016-12-14T14:12:00Z">
              <w:r w:rsidRPr="00276ED5">
                <w:rPr>
                  <w:rFonts w:ascii="Palatino Linotype" w:hAnsi="Palatino Linotype" w:cs="Arial"/>
                  <w:sz w:val="18"/>
                  <w:szCs w:val="18"/>
                  <w:rPrChange w:id="3884" w:author="Steven Chen" w:date="2016-12-14T14:13:00Z">
                    <w:rPr>
                      <w:rFonts w:ascii="Arial" w:hAnsi="Arial" w:cs="Arial"/>
                      <w:sz w:val="18"/>
                      <w:szCs w:val="18"/>
                    </w:rPr>
                  </w:rPrChange>
                </w:rPr>
                <w:t>2016/12/1 0:02</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A4CD0C" w14:textId="77777777" w:rsidR="00276ED5" w:rsidRPr="00276ED5" w:rsidRDefault="00276ED5" w:rsidP="00276ED5">
            <w:pPr>
              <w:spacing w:after="0"/>
              <w:jc w:val="center"/>
              <w:rPr>
                <w:ins w:id="3885" w:author="Steven Chen" w:date="2016-12-14T14:12:00Z"/>
                <w:rFonts w:ascii="Palatino Linotype" w:hAnsi="Palatino Linotype" w:cs="Arial"/>
                <w:sz w:val="18"/>
                <w:szCs w:val="18"/>
                <w:rPrChange w:id="3886" w:author="Steven Chen" w:date="2016-12-14T14:13:00Z">
                  <w:rPr>
                    <w:ins w:id="3887" w:author="Steven Chen" w:date="2016-12-14T14:12:00Z"/>
                    <w:rFonts w:ascii="Arial" w:hAnsi="Arial" w:cs="Arial"/>
                    <w:sz w:val="18"/>
                    <w:szCs w:val="18"/>
                  </w:rPr>
                </w:rPrChange>
              </w:rPr>
              <w:pPrChange w:id="3888" w:author="Steven Chen" w:date="2016-12-14T14:12:00Z">
                <w:pPr>
                  <w:jc w:val="center"/>
                </w:pPr>
              </w:pPrChange>
            </w:pPr>
            <w:ins w:id="3889" w:author="Steven Chen" w:date="2016-12-14T14:12:00Z">
              <w:r w:rsidRPr="00276ED5">
                <w:rPr>
                  <w:rFonts w:ascii="Palatino Linotype" w:hAnsi="Palatino Linotype" w:cs="Arial"/>
                  <w:sz w:val="18"/>
                  <w:szCs w:val="18"/>
                  <w:rPrChange w:id="3890" w:author="Steven Chen" w:date="2016-12-14T14:13:00Z">
                    <w:rPr>
                      <w:rFonts w:ascii="Arial" w:hAnsi="Arial" w:cs="Arial"/>
                      <w:sz w:val="18"/>
                      <w:szCs w:val="18"/>
                    </w:rPr>
                  </w:rPrChange>
                </w:rPr>
                <w:t>M6156</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5B4E7B" w14:textId="77777777" w:rsidR="00276ED5" w:rsidRPr="00276ED5" w:rsidRDefault="00276ED5" w:rsidP="00276ED5">
            <w:pPr>
              <w:spacing w:after="0"/>
              <w:jc w:val="center"/>
              <w:rPr>
                <w:ins w:id="3891" w:author="Steven Chen" w:date="2016-12-14T14:12:00Z"/>
                <w:rFonts w:ascii="Palatino Linotype" w:hAnsi="Palatino Linotype" w:cs="Arial"/>
                <w:sz w:val="18"/>
                <w:szCs w:val="18"/>
                <w:rPrChange w:id="3892" w:author="Steven Chen" w:date="2016-12-14T14:13:00Z">
                  <w:rPr>
                    <w:ins w:id="3893" w:author="Steven Chen" w:date="2016-12-14T14:12:00Z"/>
                    <w:rFonts w:ascii="Arial" w:hAnsi="Arial" w:cs="Arial"/>
                    <w:sz w:val="18"/>
                    <w:szCs w:val="18"/>
                  </w:rPr>
                </w:rPrChange>
              </w:rPr>
              <w:pPrChange w:id="3894" w:author="Steven Chen" w:date="2016-12-14T14:12:00Z">
                <w:pPr>
                  <w:jc w:val="center"/>
                </w:pPr>
              </w:pPrChange>
            </w:pPr>
            <w:ins w:id="3895" w:author="Steven Chen" w:date="2016-12-14T14:12:00Z">
              <w:r w:rsidRPr="00276ED5">
                <w:rPr>
                  <w:rFonts w:ascii="Palatino Linotype" w:hAnsi="Palatino Linotype" w:cs="Arial"/>
                  <w:sz w:val="18"/>
                  <w:szCs w:val="18"/>
                  <w:rPrChange w:id="3896" w:author="Steven Chen" w:date="2016-12-14T14:13:00Z">
                    <w:rPr>
                      <w:rFonts w:ascii="Arial" w:hAnsi="Arial" w:cs="Arial"/>
                      <w:sz w:val="18"/>
                      <w:szCs w:val="18"/>
                    </w:rPr>
                  </w:rPrChange>
                </w:rPr>
                <w:t>0%loss</w:t>
              </w:r>
            </w:ins>
          </w:p>
        </w:tc>
      </w:tr>
      <w:tr w:rsidR="00276ED5" w:rsidRPr="00276ED5" w14:paraId="5663B58C" w14:textId="77777777" w:rsidTr="00C70F8A">
        <w:trPr>
          <w:trHeight w:val="270"/>
          <w:ins w:id="3897"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0A73AA" w14:textId="77777777" w:rsidR="00276ED5" w:rsidRPr="00276ED5" w:rsidRDefault="00276ED5" w:rsidP="00276ED5">
            <w:pPr>
              <w:spacing w:after="0"/>
              <w:jc w:val="center"/>
              <w:rPr>
                <w:ins w:id="3898" w:author="Steven Chen" w:date="2016-12-14T14:12:00Z"/>
                <w:rFonts w:ascii="Palatino Linotype" w:hAnsi="Palatino Linotype" w:cs="Arial"/>
                <w:sz w:val="18"/>
                <w:szCs w:val="18"/>
                <w:rPrChange w:id="3899" w:author="Steven Chen" w:date="2016-12-14T14:13:00Z">
                  <w:rPr>
                    <w:ins w:id="3900" w:author="Steven Chen" w:date="2016-12-14T14:12:00Z"/>
                    <w:rFonts w:ascii="Arial" w:hAnsi="Arial" w:cs="Arial"/>
                    <w:sz w:val="18"/>
                    <w:szCs w:val="18"/>
                  </w:rPr>
                </w:rPrChange>
              </w:rPr>
              <w:pPrChange w:id="3901" w:author="Steven Chen" w:date="2016-12-14T14:12:00Z">
                <w:pPr>
                  <w:jc w:val="center"/>
                </w:pPr>
              </w:pPrChange>
            </w:pPr>
            <w:ins w:id="3902" w:author="Steven Chen" w:date="2016-12-14T14:12:00Z">
              <w:r w:rsidRPr="00276ED5">
                <w:rPr>
                  <w:rFonts w:ascii="Palatino Linotype" w:hAnsi="Palatino Linotype" w:cs="Arial"/>
                  <w:sz w:val="18"/>
                  <w:szCs w:val="18"/>
                  <w:rPrChange w:id="3903"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043354" w14:textId="77777777" w:rsidR="00276ED5" w:rsidRPr="00276ED5" w:rsidRDefault="00276ED5" w:rsidP="00276ED5">
            <w:pPr>
              <w:spacing w:after="0"/>
              <w:jc w:val="center"/>
              <w:rPr>
                <w:ins w:id="3904" w:author="Steven Chen" w:date="2016-12-14T14:12:00Z"/>
                <w:rFonts w:ascii="Palatino Linotype" w:hAnsi="Palatino Linotype" w:cs="Arial"/>
                <w:sz w:val="18"/>
                <w:szCs w:val="18"/>
                <w:rPrChange w:id="3905" w:author="Steven Chen" w:date="2016-12-14T14:13:00Z">
                  <w:rPr>
                    <w:ins w:id="3906" w:author="Steven Chen" w:date="2016-12-14T14:12:00Z"/>
                    <w:rFonts w:ascii="Arial" w:hAnsi="Arial" w:cs="Arial"/>
                    <w:sz w:val="18"/>
                    <w:szCs w:val="18"/>
                  </w:rPr>
                </w:rPrChange>
              </w:rPr>
              <w:pPrChange w:id="3907" w:author="Steven Chen" w:date="2016-12-14T14:12:00Z">
                <w:pPr>
                  <w:jc w:val="center"/>
                </w:pPr>
              </w:pPrChange>
            </w:pPr>
            <w:ins w:id="3908" w:author="Steven Chen" w:date="2016-12-14T14:12:00Z">
              <w:r w:rsidRPr="00276ED5">
                <w:rPr>
                  <w:rFonts w:ascii="Palatino Linotype" w:hAnsi="Palatino Linotype" w:cs="Arial"/>
                  <w:sz w:val="18"/>
                  <w:szCs w:val="18"/>
                  <w:rPrChange w:id="3909" w:author="Steven Chen" w:date="2016-12-14T14:13:00Z">
                    <w:rPr>
                      <w:rFonts w:ascii="Arial" w:hAnsi="Arial" w:cs="Arial"/>
                      <w:sz w:val="18"/>
                      <w:szCs w:val="18"/>
                    </w:rPr>
                  </w:rPrChange>
                </w:rPr>
                <w:t>4364</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C31C694" w14:textId="77777777" w:rsidR="00276ED5" w:rsidRPr="00276ED5" w:rsidRDefault="00276ED5" w:rsidP="00276ED5">
            <w:pPr>
              <w:spacing w:after="0"/>
              <w:jc w:val="center"/>
              <w:rPr>
                <w:ins w:id="3910" w:author="Steven Chen" w:date="2016-12-14T14:12:00Z"/>
                <w:rFonts w:ascii="Palatino Linotype" w:hAnsi="Palatino Linotype" w:cs="Arial"/>
                <w:sz w:val="18"/>
                <w:szCs w:val="18"/>
                <w:rPrChange w:id="3911" w:author="Steven Chen" w:date="2016-12-14T14:13:00Z">
                  <w:rPr>
                    <w:ins w:id="3912" w:author="Steven Chen" w:date="2016-12-14T14:12:00Z"/>
                    <w:rFonts w:ascii="Arial" w:hAnsi="Arial" w:cs="Arial"/>
                    <w:sz w:val="18"/>
                    <w:szCs w:val="18"/>
                  </w:rPr>
                </w:rPrChange>
              </w:rPr>
              <w:pPrChange w:id="3913" w:author="Steven Chen" w:date="2016-12-14T14:12:00Z">
                <w:pPr>
                  <w:jc w:val="center"/>
                </w:pPr>
              </w:pPrChange>
            </w:pPr>
            <w:ins w:id="3914" w:author="Steven Chen" w:date="2016-12-14T14:12:00Z">
              <w:r w:rsidRPr="00276ED5">
                <w:rPr>
                  <w:rFonts w:ascii="Palatino Linotype" w:eastAsia="Microsoft YaHei" w:hAnsi="Palatino Linotype" w:cs="Microsoft YaHei"/>
                  <w:sz w:val="18"/>
                  <w:szCs w:val="18"/>
                  <w:rPrChange w:id="3915" w:author="Steven Chen" w:date="2016-12-14T14:13:00Z">
                    <w:rPr>
                      <w:rFonts w:eastAsia="Microsoft YaHei" w:cs="Microsoft YaHei" w:hint="eastAsia"/>
                      <w:sz w:val="18"/>
                      <w:szCs w:val="18"/>
                    </w:rPr>
                  </w:rPrChange>
                </w:rPr>
                <w:t>北衛星客運廊</w:t>
              </w:r>
              <w:r w:rsidRPr="00276ED5">
                <w:rPr>
                  <w:rFonts w:ascii="Palatino Linotype" w:hAnsi="Palatino Linotype" w:cs="Arial"/>
                  <w:sz w:val="18"/>
                  <w:szCs w:val="18"/>
                  <w:rPrChange w:id="3916" w:author="Steven Chen" w:date="2016-12-14T14:13:00Z">
                    <w:rPr>
                      <w:rFonts w:ascii="Arial" w:hAnsi="Arial" w:cs="Arial"/>
                      <w:sz w:val="18"/>
                      <w:szCs w:val="18"/>
                    </w:rPr>
                  </w:rPrChange>
                </w:rPr>
                <w:t xml:space="preserve"> Starbucks</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C9BE3EC" w14:textId="77777777" w:rsidR="00276ED5" w:rsidRPr="00276ED5" w:rsidRDefault="00276ED5" w:rsidP="00276ED5">
            <w:pPr>
              <w:spacing w:after="0"/>
              <w:jc w:val="center"/>
              <w:rPr>
                <w:ins w:id="3917" w:author="Steven Chen" w:date="2016-12-14T14:12:00Z"/>
                <w:rFonts w:ascii="Palatino Linotype" w:hAnsi="Palatino Linotype" w:cs="Arial"/>
                <w:sz w:val="18"/>
                <w:szCs w:val="18"/>
                <w:rPrChange w:id="3918" w:author="Steven Chen" w:date="2016-12-14T14:13:00Z">
                  <w:rPr>
                    <w:ins w:id="3919" w:author="Steven Chen" w:date="2016-12-14T14:12:00Z"/>
                    <w:rFonts w:ascii="Arial" w:hAnsi="Arial" w:cs="Arial"/>
                    <w:sz w:val="18"/>
                    <w:szCs w:val="18"/>
                  </w:rPr>
                </w:rPrChange>
              </w:rPr>
              <w:pPrChange w:id="3920" w:author="Steven Chen" w:date="2016-12-14T14:12:00Z">
                <w:pPr>
                  <w:jc w:val="center"/>
                </w:pPr>
              </w:pPrChange>
            </w:pPr>
            <w:ins w:id="3921" w:author="Steven Chen" w:date="2016-12-14T14:12:00Z">
              <w:r w:rsidRPr="00276ED5">
                <w:rPr>
                  <w:rFonts w:ascii="Palatino Linotype" w:hAnsi="Palatino Linotype" w:cs="Arial"/>
                  <w:sz w:val="18"/>
                  <w:szCs w:val="18"/>
                  <w:rPrChange w:id="3922" w:author="Steven Chen" w:date="2016-12-14T14:13:00Z">
                    <w:rPr>
                      <w:rFonts w:ascii="Arial" w:hAnsi="Arial" w:cs="Arial"/>
                      <w:sz w:val="18"/>
                      <w:szCs w:val="18"/>
                    </w:rPr>
                  </w:rPrChange>
                </w:rPr>
                <w:t>2016/11/30 23:11</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83B95C" w14:textId="77777777" w:rsidR="00276ED5" w:rsidRPr="00276ED5" w:rsidRDefault="00276ED5" w:rsidP="00276ED5">
            <w:pPr>
              <w:spacing w:after="0"/>
              <w:jc w:val="center"/>
              <w:rPr>
                <w:ins w:id="3923" w:author="Steven Chen" w:date="2016-12-14T14:12:00Z"/>
                <w:rFonts w:ascii="Palatino Linotype" w:hAnsi="Palatino Linotype" w:cs="Arial"/>
                <w:sz w:val="18"/>
                <w:szCs w:val="18"/>
                <w:rPrChange w:id="3924" w:author="Steven Chen" w:date="2016-12-14T14:13:00Z">
                  <w:rPr>
                    <w:ins w:id="3925" w:author="Steven Chen" w:date="2016-12-14T14:12:00Z"/>
                    <w:rFonts w:ascii="Arial" w:hAnsi="Arial" w:cs="Arial"/>
                    <w:sz w:val="18"/>
                    <w:szCs w:val="18"/>
                  </w:rPr>
                </w:rPrChange>
              </w:rPr>
              <w:pPrChange w:id="3926" w:author="Steven Chen" w:date="2016-12-14T14:12:00Z">
                <w:pPr>
                  <w:jc w:val="center"/>
                </w:pPr>
              </w:pPrChange>
            </w:pPr>
            <w:ins w:id="3927" w:author="Steven Chen" w:date="2016-12-14T14:12:00Z">
              <w:r w:rsidRPr="00276ED5">
                <w:rPr>
                  <w:rFonts w:ascii="Palatino Linotype" w:hAnsi="Palatino Linotype" w:cs="Arial"/>
                  <w:sz w:val="18"/>
                  <w:szCs w:val="18"/>
                  <w:rPrChange w:id="3928" w:author="Steven Chen" w:date="2016-12-14T14:13:00Z">
                    <w:rPr>
                      <w:rFonts w:ascii="Arial" w:hAnsi="Arial" w:cs="Arial"/>
                      <w:sz w:val="18"/>
                      <w:szCs w:val="18"/>
                    </w:rPr>
                  </w:rPrChange>
                </w:rPr>
                <w:t>M4364_01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6AFC73" w14:textId="77777777" w:rsidR="00276ED5" w:rsidRPr="00276ED5" w:rsidRDefault="00276ED5" w:rsidP="00276ED5">
            <w:pPr>
              <w:spacing w:after="0"/>
              <w:jc w:val="center"/>
              <w:rPr>
                <w:ins w:id="3929" w:author="Steven Chen" w:date="2016-12-14T14:12:00Z"/>
                <w:rFonts w:ascii="Palatino Linotype" w:hAnsi="Palatino Linotype" w:cs="Arial"/>
                <w:sz w:val="18"/>
                <w:szCs w:val="18"/>
                <w:rPrChange w:id="3930" w:author="Steven Chen" w:date="2016-12-14T14:13:00Z">
                  <w:rPr>
                    <w:ins w:id="3931" w:author="Steven Chen" w:date="2016-12-14T14:12:00Z"/>
                    <w:rFonts w:ascii="Arial" w:hAnsi="Arial" w:cs="Arial"/>
                    <w:sz w:val="18"/>
                    <w:szCs w:val="18"/>
                  </w:rPr>
                </w:rPrChange>
              </w:rPr>
              <w:pPrChange w:id="3932" w:author="Steven Chen" w:date="2016-12-14T14:12:00Z">
                <w:pPr>
                  <w:jc w:val="center"/>
                </w:pPr>
              </w:pPrChange>
            </w:pPr>
            <w:ins w:id="3933" w:author="Steven Chen" w:date="2016-12-14T14:12:00Z">
              <w:r w:rsidRPr="00276ED5">
                <w:rPr>
                  <w:rFonts w:ascii="Palatino Linotype" w:hAnsi="Palatino Linotype" w:cs="Arial"/>
                  <w:sz w:val="18"/>
                  <w:szCs w:val="18"/>
                  <w:rPrChange w:id="3934" w:author="Steven Chen" w:date="2016-12-14T14:13:00Z">
                    <w:rPr>
                      <w:rFonts w:ascii="Arial" w:hAnsi="Arial" w:cs="Arial"/>
                      <w:sz w:val="18"/>
                      <w:szCs w:val="18"/>
                    </w:rPr>
                  </w:rPrChange>
                </w:rPr>
                <w:t>0%loss</w:t>
              </w:r>
            </w:ins>
          </w:p>
        </w:tc>
      </w:tr>
      <w:tr w:rsidR="00276ED5" w:rsidRPr="00276ED5" w14:paraId="50E43F0F" w14:textId="77777777" w:rsidTr="00C70F8A">
        <w:trPr>
          <w:trHeight w:val="270"/>
          <w:ins w:id="3935"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899AB" w14:textId="77777777" w:rsidR="00276ED5" w:rsidRPr="00276ED5" w:rsidRDefault="00276ED5" w:rsidP="00276ED5">
            <w:pPr>
              <w:spacing w:after="0"/>
              <w:jc w:val="center"/>
              <w:rPr>
                <w:ins w:id="3936" w:author="Steven Chen" w:date="2016-12-14T14:12:00Z"/>
                <w:rFonts w:ascii="Palatino Linotype" w:hAnsi="Palatino Linotype" w:cs="Arial"/>
                <w:sz w:val="18"/>
                <w:szCs w:val="18"/>
                <w:rPrChange w:id="3937" w:author="Steven Chen" w:date="2016-12-14T14:13:00Z">
                  <w:rPr>
                    <w:ins w:id="3938" w:author="Steven Chen" w:date="2016-12-14T14:12:00Z"/>
                    <w:rFonts w:ascii="Arial" w:hAnsi="Arial" w:cs="Arial"/>
                    <w:sz w:val="18"/>
                    <w:szCs w:val="18"/>
                  </w:rPr>
                </w:rPrChange>
              </w:rPr>
              <w:pPrChange w:id="3939" w:author="Steven Chen" w:date="2016-12-14T14:12:00Z">
                <w:pPr>
                  <w:jc w:val="center"/>
                </w:pPr>
              </w:pPrChange>
            </w:pPr>
            <w:ins w:id="3940" w:author="Steven Chen" w:date="2016-12-14T14:12:00Z">
              <w:r w:rsidRPr="00276ED5">
                <w:rPr>
                  <w:rFonts w:ascii="Palatino Linotype" w:hAnsi="Palatino Linotype" w:cs="Arial"/>
                  <w:sz w:val="18"/>
                  <w:szCs w:val="18"/>
                  <w:rPrChange w:id="3941" w:author="Steven Chen" w:date="2016-12-14T14:13:00Z">
                    <w:rPr>
                      <w:rFonts w:ascii="Arial" w:hAnsi="Arial" w:cs="Arial"/>
                      <w:sz w:val="18"/>
                      <w:szCs w:val="18"/>
                    </w:rPr>
                  </w:rPrChange>
                </w:rPr>
                <w:t>EUR</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86C1ED7" w14:textId="77777777" w:rsidR="00276ED5" w:rsidRPr="00276ED5" w:rsidRDefault="00276ED5" w:rsidP="00276ED5">
            <w:pPr>
              <w:spacing w:after="0"/>
              <w:jc w:val="center"/>
              <w:rPr>
                <w:ins w:id="3942" w:author="Steven Chen" w:date="2016-12-14T14:12:00Z"/>
                <w:rFonts w:ascii="Palatino Linotype" w:hAnsi="Palatino Linotype" w:cs="Arial"/>
                <w:sz w:val="18"/>
                <w:szCs w:val="18"/>
                <w:rPrChange w:id="3943" w:author="Steven Chen" w:date="2016-12-14T14:13:00Z">
                  <w:rPr>
                    <w:ins w:id="3944" w:author="Steven Chen" w:date="2016-12-14T14:12:00Z"/>
                    <w:rFonts w:ascii="Arial" w:hAnsi="Arial" w:cs="Arial"/>
                    <w:sz w:val="18"/>
                    <w:szCs w:val="18"/>
                  </w:rPr>
                </w:rPrChange>
              </w:rPr>
              <w:pPrChange w:id="3945" w:author="Steven Chen" w:date="2016-12-14T14:12:00Z">
                <w:pPr>
                  <w:jc w:val="center"/>
                </w:pPr>
              </w:pPrChange>
            </w:pPr>
            <w:ins w:id="3946" w:author="Steven Chen" w:date="2016-12-14T14:12:00Z">
              <w:r w:rsidRPr="00276ED5">
                <w:rPr>
                  <w:rFonts w:ascii="Palatino Linotype" w:hAnsi="Palatino Linotype" w:cs="Arial"/>
                  <w:sz w:val="18"/>
                  <w:szCs w:val="18"/>
                  <w:rPrChange w:id="3947" w:author="Steven Chen" w:date="2016-12-14T14:13:00Z">
                    <w:rPr>
                      <w:rFonts w:ascii="Arial" w:hAnsi="Arial" w:cs="Arial"/>
                      <w:sz w:val="18"/>
                      <w:szCs w:val="18"/>
                    </w:rPr>
                  </w:rPrChange>
                </w:rPr>
                <w:t>1298</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6E8299F" w14:textId="77777777" w:rsidR="00276ED5" w:rsidRPr="00276ED5" w:rsidRDefault="00276ED5" w:rsidP="00276ED5">
            <w:pPr>
              <w:spacing w:after="0"/>
              <w:rPr>
                <w:ins w:id="3948" w:author="Steven Chen" w:date="2016-12-14T14:12:00Z"/>
                <w:rFonts w:ascii="Palatino Linotype" w:hAnsi="Palatino Linotype" w:cs="Arial"/>
                <w:sz w:val="18"/>
                <w:szCs w:val="18"/>
                <w:rPrChange w:id="3949" w:author="Steven Chen" w:date="2016-12-14T14:13:00Z">
                  <w:rPr>
                    <w:ins w:id="3950" w:author="Steven Chen" w:date="2016-12-14T14:12:00Z"/>
                    <w:rFonts w:ascii="Arial" w:hAnsi="Arial" w:cs="Arial"/>
                    <w:sz w:val="18"/>
                    <w:szCs w:val="18"/>
                  </w:rPr>
                </w:rPrChange>
              </w:rPr>
              <w:pPrChange w:id="3951" w:author="Steven Chen" w:date="2016-12-14T14:12:00Z">
                <w:pPr/>
              </w:pPrChange>
            </w:pPr>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919AFD" w14:textId="77777777" w:rsidR="00276ED5" w:rsidRPr="00276ED5" w:rsidRDefault="00276ED5" w:rsidP="00276ED5">
            <w:pPr>
              <w:spacing w:after="0"/>
              <w:jc w:val="center"/>
              <w:rPr>
                <w:ins w:id="3952" w:author="Steven Chen" w:date="2016-12-14T14:12:00Z"/>
                <w:rFonts w:ascii="Palatino Linotype" w:eastAsia="SimSun" w:hAnsi="Palatino Linotype" w:cs="Arial"/>
                <w:sz w:val="18"/>
                <w:szCs w:val="18"/>
                <w:rPrChange w:id="3953" w:author="Steven Chen" w:date="2016-12-14T14:13:00Z">
                  <w:rPr>
                    <w:ins w:id="3954" w:author="Steven Chen" w:date="2016-12-14T14:12:00Z"/>
                    <w:rFonts w:ascii="Arial" w:eastAsia="SimSun" w:hAnsi="Arial" w:cs="Arial"/>
                    <w:sz w:val="18"/>
                    <w:szCs w:val="18"/>
                  </w:rPr>
                </w:rPrChange>
              </w:rPr>
              <w:pPrChange w:id="3955" w:author="Steven Chen" w:date="2016-12-14T14:12:00Z">
                <w:pPr>
                  <w:jc w:val="center"/>
                </w:pPr>
              </w:pPrChange>
            </w:pPr>
            <w:ins w:id="3956" w:author="Steven Chen" w:date="2016-12-14T14:12:00Z">
              <w:r w:rsidRPr="00276ED5">
                <w:rPr>
                  <w:rFonts w:ascii="Palatino Linotype" w:hAnsi="Palatino Linotype" w:cs="Arial"/>
                  <w:sz w:val="18"/>
                  <w:szCs w:val="18"/>
                  <w:rPrChange w:id="3957" w:author="Steven Chen" w:date="2016-12-14T14:13:00Z">
                    <w:rPr>
                      <w:rFonts w:ascii="Arial" w:hAnsi="Arial" w:cs="Arial"/>
                      <w:sz w:val="18"/>
                      <w:szCs w:val="18"/>
                    </w:rPr>
                  </w:rPrChange>
                </w:rPr>
                <w:t>2016/11/30 22:40</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3E122" w14:textId="77777777" w:rsidR="00276ED5" w:rsidRPr="00276ED5" w:rsidRDefault="00276ED5" w:rsidP="00276ED5">
            <w:pPr>
              <w:spacing w:after="0"/>
              <w:rPr>
                <w:ins w:id="3958" w:author="Steven Chen" w:date="2016-12-14T14:12:00Z"/>
                <w:rFonts w:ascii="Palatino Linotype" w:hAnsi="Palatino Linotype" w:cs="Arial"/>
                <w:sz w:val="18"/>
                <w:szCs w:val="18"/>
                <w:rPrChange w:id="3959" w:author="Steven Chen" w:date="2016-12-14T14:13:00Z">
                  <w:rPr>
                    <w:ins w:id="3960" w:author="Steven Chen" w:date="2016-12-14T14:12:00Z"/>
                    <w:rFonts w:ascii="Arial" w:hAnsi="Arial" w:cs="Arial"/>
                    <w:sz w:val="18"/>
                    <w:szCs w:val="18"/>
                  </w:rPr>
                </w:rPrChange>
              </w:rPr>
              <w:pPrChange w:id="3961" w:author="Steven Chen" w:date="2016-12-14T14:12:00Z">
                <w:pPr/>
              </w:pPrChange>
            </w:pPr>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10ADB2" w14:textId="77777777" w:rsidR="00276ED5" w:rsidRPr="00276ED5" w:rsidRDefault="00276ED5" w:rsidP="00276ED5">
            <w:pPr>
              <w:spacing w:after="0"/>
              <w:rPr>
                <w:ins w:id="3962" w:author="Steven Chen" w:date="2016-12-14T14:12:00Z"/>
                <w:rFonts w:ascii="Palatino Linotype" w:eastAsia="Times New Roman" w:hAnsi="Palatino Linotype"/>
                <w:sz w:val="20"/>
                <w:szCs w:val="20"/>
                <w:rPrChange w:id="3963" w:author="Steven Chen" w:date="2016-12-14T14:13:00Z">
                  <w:rPr>
                    <w:ins w:id="3964" w:author="Steven Chen" w:date="2016-12-14T14:12:00Z"/>
                    <w:rFonts w:ascii="Times New Roman" w:eastAsia="Times New Roman" w:hAnsi="Times New Roman"/>
                    <w:sz w:val="20"/>
                    <w:szCs w:val="20"/>
                  </w:rPr>
                </w:rPrChange>
              </w:rPr>
              <w:pPrChange w:id="3965" w:author="Steven Chen" w:date="2016-12-14T14:12:00Z">
                <w:pPr/>
              </w:pPrChange>
            </w:pPr>
          </w:p>
        </w:tc>
      </w:tr>
      <w:tr w:rsidR="00276ED5" w:rsidRPr="00276ED5" w14:paraId="6A215648" w14:textId="77777777" w:rsidTr="00C70F8A">
        <w:trPr>
          <w:trHeight w:val="270"/>
          <w:ins w:id="3966"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540188" w14:textId="77777777" w:rsidR="00276ED5" w:rsidRPr="00276ED5" w:rsidRDefault="00276ED5" w:rsidP="00276ED5">
            <w:pPr>
              <w:spacing w:after="0"/>
              <w:jc w:val="center"/>
              <w:rPr>
                <w:ins w:id="3967" w:author="Steven Chen" w:date="2016-12-14T14:12:00Z"/>
                <w:rFonts w:ascii="Palatino Linotype" w:eastAsia="SimSun" w:hAnsi="Palatino Linotype" w:cs="Arial"/>
                <w:sz w:val="18"/>
                <w:szCs w:val="18"/>
                <w:rPrChange w:id="3968" w:author="Steven Chen" w:date="2016-12-14T14:13:00Z">
                  <w:rPr>
                    <w:ins w:id="3969" w:author="Steven Chen" w:date="2016-12-14T14:12:00Z"/>
                    <w:rFonts w:ascii="Arial" w:eastAsia="SimSun" w:hAnsi="Arial" w:cs="Arial"/>
                    <w:sz w:val="18"/>
                    <w:szCs w:val="18"/>
                  </w:rPr>
                </w:rPrChange>
              </w:rPr>
              <w:pPrChange w:id="3970" w:author="Steven Chen" w:date="2016-12-14T14:12:00Z">
                <w:pPr>
                  <w:jc w:val="center"/>
                </w:pPr>
              </w:pPrChange>
            </w:pPr>
            <w:ins w:id="3971" w:author="Steven Chen" w:date="2016-12-14T14:12:00Z">
              <w:r w:rsidRPr="00276ED5">
                <w:rPr>
                  <w:rFonts w:ascii="Palatino Linotype" w:hAnsi="Palatino Linotype" w:cs="Arial"/>
                  <w:sz w:val="18"/>
                  <w:szCs w:val="18"/>
                  <w:rPrChange w:id="3972"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CBAB81" w14:textId="77777777" w:rsidR="00276ED5" w:rsidRPr="00276ED5" w:rsidRDefault="00276ED5" w:rsidP="00276ED5">
            <w:pPr>
              <w:spacing w:after="0"/>
              <w:jc w:val="center"/>
              <w:rPr>
                <w:ins w:id="3973" w:author="Steven Chen" w:date="2016-12-14T14:12:00Z"/>
                <w:rFonts w:ascii="Palatino Linotype" w:hAnsi="Palatino Linotype" w:cs="Arial"/>
                <w:sz w:val="18"/>
                <w:szCs w:val="18"/>
                <w:rPrChange w:id="3974" w:author="Steven Chen" w:date="2016-12-14T14:13:00Z">
                  <w:rPr>
                    <w:ins w:id="3975" w:author="Steven Chen" w:date="2016-12-14T14:12:00Z"/>
                    <w:rFonts w:ascii="Arial" w:hAnsi="Arial" w:cs="Arial"/>
                    <w:sz w:val="18"/>
                    <w:szCs w:val="18"/>
                  </w:rPr>
                </w:rPrChange>
              </w:rPr>
              <w:pPrChange w:id="3976" w:author="Steven Chen" w:date="2016-12-14T14:12:00Z">
                <w:pPr>
                  <w:jc w:val="center"/>
                </w:pPr>
              </w:pPrChange>
            </w:pPr>
            <w:ins w:id="3977" w:author="Steven Chen" w:date="2016-12-14T14:12:00Z">
              <w:r w:rsidRPr="00276ED5">
                <w:rPr>
                  <w:rFonts w:ascii="Palatino Linotype" w:hAnsi="Palatino Linotype" w:cs="Arial"/>
                  <w:sz w:val="18"/>
                  <w:szCs w:val="18"/>
                  <w:rPrChange w:id="3978" w:author="Steven Chen" w:date="2016-12-14T14:13:00Z">
                    <w:rPr>
                      <w:rFonts w:ascii="Arial" w:hAnsi="Arial" w:cs="Arial"/>
                      <w:sz w:val="18"/>
                      <w:szCs w:val="18"/>
                    </w:rPr>
                  </w:rPrChange>
                </w:rPr>
                <w:t>4609</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7F3953" w14:textId="77777777" w:rsidR="00276ED5" w:rsidRPr="00276ED5" w:rsidRDefault="00276ED5" w:rsidP="00276ED5">
            <w:pPr>
              <w:spacing w:after="0"/>
              <w:jc w:val="center"/>
              <w:rPr>
                <w:ins w:id="3979" w:author="Steven Chen" w:date="2016-12-14T14:12:00Z"/>
                <w:rFonts w:ascii="Palatino Linotype" w:hAnsi="Palatino Linotype" w:cs="Arial"/>
                <w:sz w:val="18"/>
                <w:szCs w:val="18"/>
                <w:rPrChange w:id="3980" w:author="Steven Chen" w:date="2016-12-14T14:13:00Z">
                  <w:rPr>
                    <w:ins w:id="3981" w:author="Steven Chen" w:date="2016-12-14T14:12:00Z"/>
                    <w:rFonts w:ascii="Arial" w:hAnsi="Arial" w:cs="Arial"/>
                    <w:sz w:val="18"/>
                    <w:szCs w:val="18"/>
                  </w:rPr>
                </w:rPrChange>
              </w:rPr>
              <w:pPrChange w:id="3982" w:author="Steven Chen" w:date="2016-12-14T14:12:00Z">
                <w:pPr>
                  <w:jc w:val="center"/>
                </w:pPr>
              </w:pPrChange>
            </w:pPr>
            <w:ins w:id="3983" w:author="Steven Chen" w:date="2016-12-14T14:12:00Z">
              <w:r w:rsidRPr="00276ED5">
                <w:rPr>
                  <w:rFonts w:ascii="Palatino Linotype" w:hAnsi="Palatino Linotype" w:cs="Arial"/>
                  <w:sz w:val="18"/>
                  <w:szCs w:val="18"/>
                  <w:rPrChange w:id="3984" w:author="Steven Chen" w:date="2016-12-14T14:13:00Z">
                    <w:rPr>
                      <w:rFonts w:ascii="Arial" w:hAnsi="Arial" w:cs="Arial"/>
                      <w:sz w:val="18"/>
                      <w:szCs w:val="18"/>
                    </w:rPr>
                  </w:rPrChange>
                </w:rPr>
                <w:t>Pacific Place</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C6E73E" w14:textId="77777777" w:rsidR="00276ED5" w:rsidRPr="00276ED5" w:rsidRDefault="00276ED5" w:rsidP="00276ED5">
            <w:pPr>
              <w:spacing w:after="0"/>
              <w:jc w:val="center"/>
              <w:rPr>
                <w:ins w:id="3985" w:author="Steven Chen" w:date="2016-12-14T14:12:00Z"/>
                <w:rFonts w:ascii="Palatino Linotype" w:hAnsi="Palatino Linotype" w:cs="Arial"/>
                <w:sz w:val="18"/>
                <w:szCs w:val="18"/>
                <w:rPrChange w:id="3986" w:author="Steven Chen" w:date="2016-12-14T14:13:00Z">
                  <w:rPr>
                    <w:ins w:id="3987" w:author="Steven Chen" w:date="2016-12-14T14:12:00Z"/>
                    <w:rFonts w:ascii="Arial" w:hAnsi="Arial" w:cs="Arial"/>
                    <w:sz w:val="18"/>
                    <w:szCs w:val="18"/>
                  </w:rPr>
                </w:rPrChange>
              </w:rPr>
              <w:pPrChange w:id="3988" w:author="Steven Chen" w:date="2016-12-14T14:12:00Z">
                <w:pPr>
                  <w:jc w:val="center"/>
                </w:pPr>
              </w:pPrChange>
            </w:pPr>
            <w:ins w:id="3989" w:author="Steven Chen" w:date="2016-12-14T14:12:00Z">
              <w:r w:rsidRPr="00276ED5">
                <w:rPr>
                  <w:rFonts w:ascii="Palatino Linotype" w:hAnsi="Palatino Linotype" w:cs="Arial"/>
                  <w:sz w:val="18"/>
                  <w:szCs w:val="18"/>
                  <w:rPrChange w:id="3990" w:author="Steven Chen" w:date="2016-12-14T14:13:00Z">
                    <w:rPr>
                      <w:rFonts w:ascii="Arial" w:hAnsi="Arial" w:cs="Arial"/>
                      <w:sz w:val="18"/>
                      <w:szCs w:val="18"/>
                    </w:rPr>
                  </w:rPrChange>
                </w:rPr>
                <w:t>2016/11/30 21:50</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CA1F0F1" w14:textId="77777777" w:rsidR="00276ED5" w:rsidRPr="00276ED5" w:rsidRDefault="00276ED5" w:rsidP="00276ED5">
            <w:pPr>
              <w:spacing w:after="0"/>
              <w:jc w:val="center"/>
              <w:rPr>
                <w:ins w:id="3991" w:author="Steven Chen" w:date="2016-12-14T14:12:00Z"/>
                <w:rFonts w:ascii="Palatino Linotype" w:hAnsi="Palatino Linotype" w:cs="Arial"/>
                <w:sz w:val="18"/>
                <w:szCs w:val="18"/>
                <w:rPrChange w:id="3992" w:author="Steven Chen" w:date="2016-12-14T14:13:00Z">
                  <w:rPr>
                    <w:ins w:id="3993" w:author="Steven Chen" w:date="2016-12-14T14:12:00Z"/>
                    <w:rFonts w:ascii="Arial" w:hAnsi="Arial" w:cs="Arial"/>
                    <w:sz w:val="18"/>
                    <w:szCs w:val="18"/>
                  </w:rPr>
                </w:rPrChange>
              </w:rPr>
              <w:pPrChange w:id="3994" w:author="Steven Chen" w:date="2016-12-14T14:12:00Z">
                <w:pPr>
                  <w:jc w:val="center"/>
                </w:pPr>
              </w:pPrChange>
            </w:pPr>
            <w:ins w:id="3995" w:author="Steven Chen" w:date="2016-12-14T14:12:00Z">
              <w:r w:rsidRPr="00276ED5">
                <w:rPr>
                  <w:rFonts w:ascii="Palatino Linotype" w:hAnsi="Palatino Linotype" w:cs="Arial"/>
                  <w:sz w:val="18"/>
                  <w:szCs w:val="18"/>
                  <w:rPrChange w:id="3996" w:author="Steven Chen" w:date="2016-12-14T14:13:00Z">
                    <w:rPr>
                      <w:rFonts w:ascii="Arial" w:hAnsi="Arial" w:cs="Arial"/>
                      <w:sz w:val="18"/>
                      <w:szCs w:val="18"/>
                    </w:rPr>
                  </w:rPrChange>
                </w:rPr>
                <w:t>m4609_01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A528F6" w14:textId="77777777" w:rsidR="00276ED5" w:rsidRPr="00276ED5" w:rsidRDefault="00276ED5" w:rsidP="00276ED5">
            <w:pPr>
              <w:spacing w:after="0"/>
              <w:jc w:val="center"/>
              <w:rPr>
                <w:ins w:id="3997" w:author="Steven Chen" w:date="2016-12-14T14:12:00Z"/>
                <w:rFonts w:ascii="Palatino Linotype" w:hAnsi="Palatino Linotype" w:cs="Arial"/>
                <w:sz w:val="18"/>
                <w:szCs w:val="18"/>
                <w:rPrChange w:id="3998" w:author="Steven Chen" w:date="2016-12-14T14:13:00Z">
                  <w:rPr>
                    <w:ins w:id="3999" w:author="Steven Chen" w:date="2016-12-14T14:12:00Z"/>
                    <w:rFonts w:ascii="Arial" w:hAnsi="Arial" w:cs="Arial"/>
                    <w:sz w:val="18"/>
                    <w:szCs w:val="18"/>
                  </w:rPr>
                </w:rPrChange>
              </w:rPr>
              <w:pPrChange w:id="4000" w:author="Steven Chen" w:date="2016-12-14T14:12:00Z">
                <w:pPr>
                  <w:jc w:val="center"/>
                </w:pPr>
              </w:pPrChange>
            </w:pPr>
            <w:ins w:id="4001" w:author="Steven Chen" w:date="2016-12-14T14:12:00Z">
              <w:r w:rsidRPr="00276ED5">
                <w:rPr>
                  <w:rFonts w:ascii="Palatino Linotype" w:hAnsi="Palatino Linotype" w:cs="Arial"/>
                  <w:sz w:val="18"/>
                  <w:szCs w:val="18"/>
                  <w:rPrChange w:id="4002" w:author="Steven Chen" w:date="2016-12-14T14:13:00Z">
                    <w:rPr>
                      <w:rFonts w:ascii="Arial" w:hAnsi="Arial" w:cs="Arial"/>
                      <w:sz w:val="18"/>
                      <w:szCs w:val="18"/>
                    </w:rPr>
                  </w:rPrChange>
                </w:rPr>
                <w:t>0%loss</w:t>
              </w:r>
            </w:ins>
          </w:p>
        </w:tc>
      </w:tr>
      <w:tr w:rsidR="00276ED5" w:rsidRPr="00276ED5" w14:paraId="25CE2DF6" w14:textId="77777777" w:rsidTr="00C70F8A">
        <w:trPr>
          <w:trHeight w:val="270"/>
          <w:ins w:id="4003"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F7FE19" w14:textId="77777777" w:rsidR="00276ED5" w:rsidRPr="00276ED5" w:rsidRDefault="00276ED5" w:rsidP="00276ED5">
            <w:pPr>
              <w:spacing w:after="0"/>
              <w:jc w:val="center"/>
              <w:rPr>
                <w:ins w:id="4004" w:author="Steven Chen" w:date="2016-12-14T14:12:00Z"/>
                <w:rFonts w:ascii="Palatino Linotype" w:hAnsi="Palatino Linotype" w:cs="Arial"/>
                <w:sz w:val="18"/>
                <w:szCs w:val="18"/>
                <w:rPrChange w:id="4005" w:author="Steven Chen" w:date="2016-12-14T14:13:00Z">
                  <w:rPr>
                    <w:ins w:id="4006" w:author="Steven Chen" w:date="2016-12-14T14:12:00Z"/>
                    <w:rFonts w:ascii="Arial" w:hAnsi="Arial" w:cs="Arial"/>
                    <w:sz w:val="18"/>
                    <w:szCs w:val="18"/>
                  </w:rPr>
                </w:rPrChange>
              </w:rPr>
              <w:pPrChange w:id="4007" w:author="Steven Chen" w:date="2016-12-14T14:12:00Z">
                <w:pPr>
                  <w:jc w:val="center"/>
                </w:pPr>
              </w:pPrChange>
            </w:pPr>
            <w:ins w:id="4008" w:author="Steven Chen" w:date="2016-12-14T14:12:00Z">
              <w:r w:rsidRPr="00276ED5">
                <w:rPr>
                  <w:rFonts w:ascii="Palatino Linotype" w:hAnsi="Palatino Linotype" w:cs="Arial"/>
                  <w:sz w:val="18"/>
                  <w:szCs w:val="18"/>
                  <w:rPrChange w:id="4009"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BB4D0" w14:textId="77777777" w:rsidR="00276ED5" w:rsidRPr="00276ED5" w:rsidRDefault="00276ED5" w:rsidP="00276ED5">
            <w:pPr>
              <w:spacing w:after="0"/>
              <w:jc w:val="center"/>
              <w:rPr>
                <w:ins w:id="4010" w:author="Steven Chen" w:date="2016-12-14T14:12:00Z"/>
                <w:rFonts w:ascii="Palatino Linotype" w:hAnsi="Palatino Linotype" w:cs="Arial"/>
                <w:sz w:val="18"/>
                <w:szCs w:val="18"/>
                <w:rPrChange w:id="4011" w:author="Steven Chen" w:date="2016-12-14T14:13:00Z">
                  <w:rPr>
                    <w:ins w:id="4012" w:author="Steven Chen" w:date="2016-12-14T14:12:00Z"/>
                    <w:rFonts w:ascii="Arial" w:hAnsi="Arial" w:cs="Arial"/>
                    <w:sz w:val="18"/>
                    <w:szCs w:val="18"/>
                  </w:rPr>
                </w:rPrChange>
              </w:rPr>
              <w:pPrChange w:id="4013" w:author="Steven Chen" w:date="2016-12-14T14:12:00Z">
                <w:pPr>
                  <w:jc w:val="center"/>
                </w:pPr>
              </w:pPrChange>
            </w:pPr>
            <w:ins w:id="4014" w:author="Steven Chen" w:date="2016-12-14T14:12:00Z">
              <w:r w:rsidRPr="00276ED5">
                <w:rPr>
                  <w:rFonts w:ascii="Palatino Linotype" w:hAnsi="Palatino Linotype" w:cs="Arial"/>
                  <w:sz w:val="18"/>
                  <w:szCs w:val="18"/>
                  <w:rPrChange w:id="4015" w:author="Steven Chen" w:date="2016-12-14T14:13:00Z">
                    <w:rPr>
                      <w:rFonts w:ascii="Arial" w:hAnsi="Arial" w:cs="Arial"/>
                      <w:sz w:val="18"/>
                      <w:szCs w:val="18"/>
                    </w:rPr>
                  </w:rPrChange>
                </w:rPr>
                <w:t>4432</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B45E16" w14:textId="77777777" w:rsidR="00276ED5" w:rsidRPr="00276ED5" w:rsidRDefault="00276ED5" w:rsidP="00276ED5">
            <w:pPr>
              <w:spacing w:after="0"/>
              <w:jc w:val="center"/>
              <w:rPr>
                <w:ins w:id="4016" w:author="Steven Chen" w:date="2016-12-14T14:12:00Z"/>
                <w:rFonts w:ascii="Palatino Linotype" w:hAnsi="Palatino Linotype" w:cs="Arial"/>
                <w:sz w:val="18"/>
                <w:szCs w:val="18"/>
                <w:rPrChange w:id="4017" w:author="Steven Chen" w:date="2016-12-14T14:13:00Z">
                  <w:rPr>
                    <w:ins w:id="4018" w:author="Steven Chen" w:date="2016-12-14T14:12:00Z"/>
                    <w:rFonts w:ascii="Arial" w:hAnsi="Arial" w:cs="Arial"/>
                    <w:sz w:val="18"/>
                    <w:szCs w:val="18"/>
                  </w:rPr>
                </w:rPrChange>
              </w:rPr>
              <w:pPrChange w:id="4019" w:author="Steven Chen" w:date="2016-12-14T14:12:00Z">
                <w:pPr>
                  <w:jc w:val="center"/>
                </w:pPr>
              </w:pPrChange>
            </w:pPr>
            <w:ins w:id="4020" w:author="Steven Chen" w:date="2016-12-14T14:12:00Z">
              <w:r w:rsidRPr="00276ED5">
                <w:rPr>
                  <w:rFonts w:ascii="Palatino Linotype" w:hAnsi="Palatino Linotype" w:cs="Arial"/>
                  <w:sz w:val="18"/>
                  <w:szCs w:val="18"/>
                  <w:rPrChange w:id="4021" w:author="Steven Chen" w:date="2016-12-14T14:13:00Z">
                    <w:rPr>
                      <w:rFonts w:ascii="Arial" w:hAnsi="Arial" w:cs="Arial"/>
                      <w:sz w:val="18"/>
                      <w:szCs w:val="18"/>
                    </w:rPr>
                  </w:rPrChange>
                </w:rPr>
                <w:t>Three Exchange Square</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8A599F" w14:textId="77777777" w:rsidR="00276ED5" w:rsidRPr="00276ED5" w:rsidRDefault="00276ED5" w:rsidP="00276ED5">
            <w:pPr>
              <w:spacing w:after="0"/>
              <w:jc w:val="center"/>
              <w:rPr>
                <w:ins w:id="4022" w:author="Steven Chen" w:date="2016-12-14T14:12:00Z"/>
                <w:rFonts w:ascii="Palatino Linotype" w:hAnsi="Palatino Linotype" w:cs="Arial"/>
                <w:sz w:val="18"/>
                <w:szCs w:val="18"/>
                <w:rPrChange w:id="4023" w:author="Steven Chen" w:date="2016-12-14T14:13:00Z">
                  <w:rPr>
                    <w:ins w:id="4024" w:author="Steven Chen" w:date="2016-12-14T14:12:00Z"/>
                    <w:rFonts w:ascii="Arial" w:hAnsi="Arial" w:cs="Arial"/>
                    <w:sz w:val="18"/>
                    <w:szCs w:val="18"/>
                  </w:rPr>
                </w:rPrChange>
              </w:rPr>
              <w:pPrChange w:id="4025" w:author="Steven Chen" w:date="2016-12-14T14:12:00Z">
                <w:pPr>
                  <w:jc w:val="center"/>
                </w:pPr>
              </w:pPrChange>
            </w:pPr>
            <w:ins w:id="4026" w:author="Steven Chen" w:date="2016-12-14T14:12:00Z">
              <w:r w:rsidRPr="00276ED5">
                <w:rPr>
                  <w:rFonts w:ascii="Palatino Linotype" w:hAnsi="Palatino Linotype" w:cs="Arial"/>
                  <w:sz w:val="18"/>
                  <w:szCs w:val="18"/>
                  <w:rPrChange w:id="4027" w:author="Steven Chen" w:date="2016-12-14T14:13:00Z">
                    <w:rPr>
                      <w:rFonts w:ascii="Arial" w:hAnsi="Arial" w:cs="Arial"/>
                      <w:sz w:val="18"/>
                      <w:szCs w:val="18"/>
                    </w:rPr>
                  </w:rPrChange>
                </w:rPr>
                <w:t>2016/11/30 21:47</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9CE455" w14:textId="77777777" w:rsidR="00276ED5" w:rsidRPr="00276ED5" w:rsidRDefault="00276ED5" w:rsidP="00276ED5">
            <w:pPr>
              <w:spacing w:after="0"/>
              <w:jc w:val="center"/>
              <w:rPr>
                <w:ins w:id="4028" w:author="Steven Chen" w:date="2016-12-14T14:12:00Z"/>
                <w:rFonts w:ascii="Palatino Linotype" w:hAnsi="Palatino Linotype" w:cs="Arial"/>
                <w:sz w:val="18"/>
                <w:szCs w:val="18"/>
                <w:rPrChange w:id="4029" w:author="Steven Chen" w:date="2016-12-14T14:13:00Z">
                  <w:rPr>
                    <w:ins w:id="4030" w:author="Steven Chen" w:date="2016-12-14T14:12:00Z"/>
                    <w:rFonts w:ascii="Arial" w:hAnsi="Arial" w:cs="Arial"/>
                    <w:sz w:val="18"/>
                    <w:szCs w:val="18"/>
                  </w:rPr>
                </w:rPrChange>
              </w:rPr>
              <w:pPrChange w:id="4031" w:author="Steven Chen" w:date="2016-12-14T14:12:00Z">
                <w:pPr>
                  <w:jc w:val="center"/>
                </w:pPr>
              </w:pPrChange>
            </w:pPr>
            <w:ins w:id="4032" w:author="Steven Chen" w:date="2016-12-14T14:12:00Z">
              <w:r w:rsidRPr="00276ED5">
                <w:rPr>
                  <w:rFonts w:ascii="Palatino Linotype" w:hAnsi="Palatino Linotype" w:cs="Arial"/>
                  <w:sz w:val="18"/>
                  <w:szCs w:val="18"/>
                  <w:rPrChange w:id="4033" w:author="Steven Chen" w:date="2016-12-14T14:13:00Z">
                    <w:rPr>
                      <w:rFonts w:ascii="Arial" w:hAnsi="Arial" w:cs="Arial"/>
                      <w:sz w:val="18"/>
                      <w:szCs w:val="18"/>
                    </w:rPr>
                  </w:rPrChange>
                </w:rPr>
                <w:t>M4432_01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F053DE" w14:textId="77777777" w:rsidR="00276ED5" w:rsidRPr="00276ED5" w:rsidRDefault="00276ED5" w:rsidP="00276ED5">
            <w:pPr>
              <w:spacing w:after="0"/>
              <w:jc w:val="center"/>
              <w:rPr>
                <w:ins w:id="4034" w:author="Steven Chen" w:date="2016-12-14T14:12:00Z"/>
                <w:rFonts w:ascii="Palatino Linotype" w:hAnsi="Palatino Linotype" w:cs="Arial"/>
                <w:sz w:val="18"/>
                <w:szCs w:val="18"/>
                <w:rPrChange w:id="4035" w:author="Steven Chen" w:date="2016-12-14T14:13:00Z">
                  <w:rPr>
                    <w:ins w:id="4036" w:author="Steven Chen" w:date="2016-12-14T14:12:00Z"/>
                    <w:rFonts w:ascii="Arial" w:hAnsi="Arial" w:cs="Arial"/>
                    <w:sz w:val="18"/>
                    <w:szCs w:val="18"/>
                  </w:rPr>
                </w:rPrChange>
              </w:rPr>
              <w:pPrChange w:id="4037" w:author="Steven Chen" w:date="2016-12-14T14:12:00Z">
                <w:pPr>
                  <w:jc w:val="center"/>
                </w:pPr>
              </w:pPrChange>
            </w:pPr>
            <w:ins w:id="4038" w:author="Steven Chen" w:date="2016-12-14T14:12:00Z">
              <w:r w:rsidRPr="00276ED5">
                <w:rPr>
                  <w:rFonts w:ascii="Palatino Linotype" w:hAnsi="Palatino Linotype" w:cs="Arial"/>
                  <w:sz w:val="18"/>
                  <w:szCs w:val="18"/>
                  <w:rPrChange w:id="4039" w:author="Steven Chen" w:date="2016-12-14T14:13:00Z">
                    <w:rPr>
                      <w:rFonts w:ascii="Arial" w:hAnsi="Arial" w:cs="Arial"/>
                      <w:sz w:val="18"/>
                      <w:szCs w:val="18"/>
                    </w:rPr>
                  </w:rPrChange>
                </w:rPr>
                <w:t>0%loss</w:t>
              </w:r>
            </w:ins>
          </w:p>
        </w:tc>
      </w:tr>
      <w:tr w:rsidR="00276ED5" w:rsidRPr="00276ED5" w14:paraId="54343CB6" w14:textId="77777777" w:rsidTr="00C70F8A">
        <w:trPr>
          <w:trHeight w:val="270"/>
          <w:ins w:id="4040"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C606B0" w14:textId="77777777" w:rsidR="00276ED5" w:rsidRPr="00276ED5" w:rsidRDefault="00276ED5" w:rsidP="00276ED5">
            <w:pPr>
              <w:spacing w:after="0"/>
              <w:jc w:val="center"/>
              <w:rPr>
                <w:ins w:id="4041" w:author="Steven Chen" w:date="2016-12-14T14:12:00Z"/>
                <w:rFonts w:ascii="Palatino Linotype" w:hAnsi="Palatino Linotype" w:cs="Arial"/>
                <w:sz w:val="18"/>
                <w:szCs w:val="18"/>
                <w:rPrChange w:id="4042" w:author="Steven Chen" w:date="2016-12-14T14:13:00Z">
                  <w:rPr>
                    <w:ins w:id="4043" w:author="Steven Chen" w:date="2016-12-14T14:12:00Z"/>
                    <w:rFonts w:ascii="Arial" w:hAnsi="Arial" w:cs="Arial"/>
                    <w:sz w:val="18"/>
                    <w:szCs w:val="18"/>
                  </w:rPr>
                </w:rPrChange>
              </w:rPr>
              <w:pPrChange w:id="4044" w:author="Steven Chen" w:date="2016-12-14T14:12:00Z">
                <w:pPr>
                  <w:jc w:val="center"/>
                </w:pPr>
              </w:pPrChange>
            </w:pPr>
            <w:ins w:id="4045" w:author="Steven Chen" w:date="2016-12-14T14:12:00Z">
              <w:r w:rsidRPr="00276ED5">
                <w:rPr>
                  <w:rFonts w:ascii="Palatino Linotype" w:hAnsi="Palatino Linotype" w:cs="Arial"/>
                  <w:sz w:val="18"/>
                  <w:szCs w:val="18"/>
                  <w:rPrChange w:id="4046"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4FB8359" w14:textId="77777777" w:rsidR="00276ED5" w:rsidRPr="00276ED5" w:rsidRDefault="00276ED5" w:rsidP="00276ED5">
            <w:pPr>
              <w:spacing w:after="0"/>
              <w:jc w:val="center"/>
              <w:rPr>
                <w:ins w:id="4047" w:author="Steven Chen" w:date="2016-12-14T14:12:00Z"/>
                <w:rFonts w:ascii="Palatino Linotype" w:hAnsi="Palatino Linotype" w:cs="Arial"/>
                <w:sz w:val="18"/>
                <w:szCs w:val="18"/>
                <w:rPrChange w:id="4048" w:author="Steven Chen" w:date="2016-12-14T14:13:00Z">
                  <w:rPr>
                    <w:ins w:id="4049" w:author="Steven Chen" w:date="2016-12-14T14:12:00Z"/>
                    <w:rFonts w:ascii="Arial" w:hAnsi="Arial" w:cs="Arial"/>
                    <w:sz w:val="18"/>
                    <w:szCs w:val="18"/>
                  </w:rPr>
                </w:rPrChange>
              </w:rPr>
              <w:pPrChange w:id="4050" w:author="Steven Chen" w:date="2016-12-14T14:12:00Z">
                <w:pPr>
                  <w:jc w:val="center"/>
                </w:pPr>
              </w:pPrChange>
            </w:pPr>
            <w:ins w:id="4051" w:author="Steven Chen" w:date="2016-12-14T14:12:00Z">
              <w:r w:rsidRPr="00276ED5">
                <w:rPr>
                  <w:rFonts w:ascii="Palatino Linotype" w:hAnsi="Palatino Linotype" w:cs="Arial"/>
                  <w:sz w:val="18"/>
                  <w:szCs w:val="18"/>
                  <w:rPrChange w:id="4052" w:author="Steven Chen" w:date="2016-12-14T14:13:00Z">
                    <w:rPr>
                      <w:rFonts w:ascii="Arial" w:hAnsi="Arial" w:cs="Arial"/>
                      <w:sz w:val="18"/>
                      <w:szCs w:val="18"/>
                    </w:rPr>
                  </w:rPrChange>
                </w:rPr>
                <w:t>4302</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EADF72" w14:textId="77777777" w:rsidR="00276ED5" w:rsidRPr="00276ED5" w:rsidRDefault="00276ED5" w:rsidP="00276ED5">
            <w:pPr>
              <w:spacing w:after="0"/>
              <w:jc w:val="center"/>
              <w:rPr>
                <w:ins w:id="4053" w:author="Steven Chen" w:date="2016-12-14T14:12:00Z"/>
                <w:rFonts w:ascii="Palatino Linotype" w:hAnsi="Palatino Linotype" w:cs="Arial"/>
                <w:sz w:val="18"/>
                <w:szCs w:val="18"/>
                <w:rPrChange w:id="4054" w:author="Steven Chen" w:date="2016-12-14T14:13:00Z">
                  <w:rPr>
                    <w:ins w:id="4055" w:author="Steven Chen" w:date="2016-12-14T14:12:00Z"/>
                    <w:rFonts w:ascii="Arial" w:hAnsi="Arial" w:cs="Arial"/>
                    <w:sz w:val="18"/>
                    <w:szCs w:val="18"/>
                  </w:rPr>
                </w:rPrChange>
              </w:rPr>
              <w:pPrChange w:id="4056" w:author="Steven Chen" w:date="2016-12-14T14:12:00Z">
                <w:pPr>
                  <w:jc w:val="center"/>
                </w:pPr>
              </w:pPrChange>
            </w:pPr>
            <w:ins w:id="4057" w:author="Steven Chen" w:date="2016-12-14T14:12:00Z">
              <w:r w:rsidRPr="00276ED5">
                <w:rPr>
                  <w:rFonts w:ascii="Palatino Linotype" w:hAnsi="Palatino Linotype" w:cs="Arial"/>
                  <w:sz w:val="18"/>
                  <w:szCs w:val="18"/>
                  <w:rPrChange w:id="4058" w:author="Steven Chen" w:date="2016-12-14T14:13:00Z">
                    <w:rPr>
                      <w:rFonts w:ascii="Arial" w:hAnsi="Arial" w:cs="Arial"/>
                      <w:sz w:val="18"/>
                      <w:szCs w:val="18"/>
                    </w:rPr>
                  </w:rPrChange>
                </w:rPr>
                <w:t>Star Ferry</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08B0AC2" w14:textId="77777777" w:rsidR="00276ED5" w:rsidRPr="00276ED5" w:rsidRDefault="00276ED5" w:rsidP="00276ED5">
            <w:pPr>
              <w:spacing w:after="0"/>
              <w:jc w:val="center"/>
              <w:rPr>
                <w:ins w:id="4059" w:author="Steven Chen" w:date="2016-12-14T14:12:00Z"/>
                <w:rFonts w:ascii="Palatino Linotype" w:hAnsi="Palatino Linotype" w:cs="Arial"/>
                <w:sz w:val="18"/>
                <w:szCs w:val="18"/>
                <w:rPrChange w:id="4060" w:author="Steven Chen" w:date="2016-12-14T14:13:00Z">
                  <w:rPr>
                    <w:ins w:id="4061" w:author="Steven Chen" w:date="2016-12-14T14:12:00Z"/>
                    <w:rFonts w:ascii="Arial" w:hAnsi="Arial" w:cs="Arial"/>
                    <w:sz w:val="18"/>
                    <w:szCs w:val="18"/>
                  </w:rPr>
                </w:rPrChange>
              </w:rPr>
              <w:pPrChange w:id="4062" w:author="Steven Chen" w:date="2016-12-14T14:12:00Z">
                <w:pPr>
                  <w:jc w:val="center"/>
                </w:pPr>
              </w:pPrChange>
            </w:pPr>
            <w:ins w:id="4063" w:author="Steven Chen" w:date="2016-12-14T14:12:00Z">
              <w:r w:rsidRPr="00276ED5">
                <w:rPr>
                  <w:rFonts w:ascii="Palatino Linotype" w:hAnsi="Palatino Linotype" w:cs="Arial"/>
                  <w:sz w:val="18"/>
                  <w:szCs w:val="18"/>
                  <w:rPrChange w:id="4064" w:author="Steven Chen" w:date="2016-12-14T14:13:00Z">
                    <w:rPr>
                      <w:rFonts w:ascii="Arial" w:hAnsi="Arial" w:cs="Arial"/>
                      <w:sz w:val="18"/>
                      <w:szCs w:val="18"/>
                    </w:rPr>
                  </w:rPrChange>
                </w:rPr>
                <w:t>2016/11/30 21:39</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86EFE" w14:textId="77777777" w:rsidR="00276ED5" w:rsidRPr="00276ED5" w:rsidRDefault="00276ED5" w:rsidP="00276ED5">
            <w:pPr>
              <w:spacing w:after="0"/>
              <w:jc w:val="center"/>
              <w:rPr>
                <w:ins w:id="4065" w:author="Steven Chen" w:date="2016-12-14T14:12:00Z"/>
                <w:rFonts w:ascii="Palatino Linotype" w:hAnsi="Palatino Linotype" w:cs="Arial"/>
                <w:sz w:val="18"/>
                <w:szCs w:val="18"/>
                <w:rPrChange w:id="4066" w:author="Steven Chen" w:date="2016-12-14T14:13:00Z">
                  <w:rPr>
                    <w:ins w:id="4067" w:author="Steven Chen" w:date="2016-12-14T14:12:00Z"/>
                    <w:rFonts w:ascii="Arial" w:hAnsi="Arial" w:cs="Arial"/>
                    <w:sz w:val="18"/>
                    <w:szCs w:val="18"/>
                  </w:rPr>
                </w:rPrChange>
              </w:rPr>
              <w:pPrChange w:id="4068" w:author="Steven Chen" w:date="2016-12-14T14:12:00Z">
                <w:pPr>
                  <w:jc w:val="center"/>
                </w:pPr>
              </w:pPrChange>
            </w:pPr>
            <w:ins w:id="4069" w:author="Steven Chen" w:date="2016-12-14T14:12:00Z">
              <w:r w:rsidRPr="00276ED5">
                <w:rPr>
                  <w:rFonts w:ascii="Palatino Linotype" w:hAnsi="Palatino Linotype" w:cs="Arial"/>
                  <w:sz w:val="18"/>
                  <w:szCs w:val="18"/>
                  <w:rPrChange w:id="4070" w:author="Steven Chen" w:date="2016-12-14T14:13:00Z">
                    <w:rPr>
                      <w:rFonts w:ascii="Arial" w:hAnsi="Arial" w:cs="Arial"/>
                      <w:sz w:val="18"/>
                      <w:szCs w:val="18"/>
                    </w:rPr>
                  </w:rPrChange>
                </w:rPr>
                <w:t>M4302_01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370128" w14:textId="77777777" w:rsidR="00276ED5" w:rsidRPr="00276ED5" w:rsidRDefault="00276ED5" w:rsidP="00276ED5">
            <w:pPr>
              <w:spacing w:after="0"/>
              <w:jc w:val="center"/>
              <w:rPr>
                <w:ins w:id="4071" w:author="Steven Chen" w:date="2016-12-14T14:12:00Z"/>
                <w:rFonts w:ascii="Palatino Linotype" w:hAnsi="Palatino Linotype" w:cs="Arial"/>
                <w:sz w:val="18"/>
                <w:szCs w:val="18"/>
                <w:rPrChange w:id="4072" w:author="Steven Chen" w:date="2016-12-14T14:13:00Z">
                  <w:rPr>
                    <w:ins w:id="4073" w:author="Steven Chen" w:date="2016-12-14T14:12:00Z"/>
                    <w:rFonts w:ascii="Arial" w:hAnsi="Arial" w:cs="Arial"/>
                    <w:sz w:val="18"/>
                    <w:szCs w:val="18"/>
                  </w:rPr>
                </w:rPrChange>
              </w:rPr>
              <w:pPrChange w:id="4074" w:author="Steven Chen" w:date="2016-12-14T14:12:00Z">
                <w:pPr>
                  <w:jc w:val="center"/>
                </w:pPr>
              </w:pPrChange>
            </w:pPr>
            <w:ins w:id="4075" w:author="Steven Chen" w:date="2016-12-14T14:12:00Z">
              <w:r w:rsidRPr="00276ED5">
                <w:rPr>
                  <w:rFonts w:ascii="Palatino Linotype" w:hAnsi="Palatino Linotype" w:cs="Arial"/>
                  <w:sz w:val="18"/>
                  <w:szCs w:val="18"/>
                  <w:rPrChange w:id="4076" w:author="Steven Chen" w:date="2016-12-14T14:13:00Z">
                    <w:rPr>
                      <w:rFonts w:ascii="Arial" w:hAnsi="Arial" w:cs="Arial"/>
                      <w:sz w:val="18"/>
                      <w:szCs w:val="18"/>
                    </w:rPr>
                  </w:rPrChange>
                </w:rPr>
                <w:t>0%loss</w:t>
              </w:r>
            </w:ins>
          </w:p>
        </w:tc>
      </w:tr>
      <w:tr w:rsidR="00276ED5" w:rsidRPr="00276ED5" w14:paraId="645EBCD0" w14:textId="77777777" w:rsidTr="00C70F8A">
        <w:trPr>
          <w:trHeight w:val="270"/>
          <w:ins w:id="4077"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0A0282" w14:textId="77777777" w:rsidR="00276ED5" w:rsidRPr="00276ED5" w:rsidRDefault="00276ED5" w:rsidP="00276ED5">
            <w:pPr>
              <w:spacing w:after="0"/>
              <w:jc w:val="center"/>
              <w:rPr>
                <w:ins w:id="4078" w:author="Steven Chen" w:date="2016-12-14T14:12:00Z"/>
                <w:rFonts w:ascii="Palatino Linotype" w:hAnsi="Palatino Linotype" w:cs="Arial"/>
                <w:sz w:val="18"/>
                <w:szCs w:val="18"/>
                <w:rPrChange w:id="4079" w:author="Steven Chen" w:date="2016-12-14T14:13:00Z">
                  <w:rPr>
                    <w:ins w:id="4080" w:author="Steven Chen" w:date="2016-12-14T14:12:00Z"/>
                    <w:rFonts w:ascii="Arial" w:hAnsi="Arial" w:cs="Arial"/>
                    <w:sz w:val="18"/>
                    <w:szCs w:val="18"/>
                  </w:rPr>
                </w:rPrChange>
              </w:rPr>
              <w:pPrChange w:id="4081" w:author="Steven Chen" w:date="2016-12-14T14:12:00Z">
                <w:pPr>
                  <w:jc w:val="center"/>
                </w:pPr>
              </w:pPrChange>
            </w:pPr>
            <w:ins w:id="4082" w:author="Steven Chen" w:date="2016-12-14T14:12:00Z">
              <w:r w:rsidRPr="00276ED5">
                <w:rPr>
                  <w:rFonts w:ascii="Palatino Linotype" w:hAnsi="Palatino Linotype" w:cs="Arial"/>
                  <w:sz w:val="18"/>
                  <w:szCs w:val="18"/>
                  <w:rPrChange w:id="4083"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0F20BF" w14:textId="77777777" w:rsidR="00276ED5" w:rsidRPr="00276ED5" w:rsidRDefault="00276ED5" w:rsidP="00276ED5">
            <w:pPr>
              <w:spacing w:after="0"/>
              <w:jc w:val="center"/>
              <w:rPr>
                <w:ins w:id="4084" w:author="Steven Chen" w:date="2016-12-14T14:12:00Z"/>
                <w:rFonts w:ascii="Palatino Linotype" w:hAnsi="Palatino Linotype" w:cs="Arial"/>
                <w:sz w:val="18"/>
                <w:szCs w:val="18"/>
                <w:rPrChange w:id="4085" w:author="Steven Chen" w:date="2016-12-14T14:13:00Z">
                  <w:rPr>
                    <w:ins w:id="4086" w:author="Steven Chen" w:date="2016-12-14T14:12:00Z"/>
                    <w:rFonts w:ascii="Arial" w:hAnsi="Arial" w:cs="Arial"/>
                    <w:sz w:val="18"/>
                    <w:szCs w:val="18"/>
                  </w:rPr>
                </w:rPrChange>
              </w:rPr>
              <w:pPrChange w:id="4087" w:author="Steven Chen" w:date="2016-12-14T14:12:00Z">
                <w:pPr>
                  <w:jc w:val="center"/>
                </w:pPr>
              </w:pPrChange>
            </w:pPr>
            <w:ins w:id="4088" w:author="Steven Chen" w:date="2016-12-14T14:12:00Z">
              <w:r w:rsidRPr="00276ED5">
                <w:rPr>
                  <w:rFonts w:ascii="Palatino Linotype" w:hAnsi="Palatino Linotype" w:cs="Arial"/>
                  <w:sz w:val="18"/>
                  <w:szCs w:val="18"/>
                  <w:rPrChange w:id="4089" w:author="Steven Chen" w:date="2016-12-14T14:13:00Z">
                    <w:rPr>
                      <w:rFonts w:ascii="Arial" w:hAnsi="Arial" w:cs="Arial"/>
                      <w:sz w:val="18"/>
                      <w:szCs w:val="18"/>
                    </w:rPr>
                  </w:rPrChange>
                </w:rPr>
                <w:t>4626</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683266" w14:textId="77777777" w:rsidR="00276ED5" w:rsidRPr="00276ED5" w:rsidRDefault="00276ED5" w:rsidP="00276ED5">
            <w:pPr>
              <w:spacing w:after="0"/>
              <w:jc w:val="center"/>
              <w:rPr>
                <w:ins w:id="4090" w:author="Steven Chen" w:date="2016-12-14T14:12:00Z"/>
                <w:rFonts w:ascii="Palatino Linotype" w:hAnsi="Palatino Linotype" w:cs="Arial"/>
                <w:sz w:val="18"/>
                <w:szCs w:val="18"/>
                <w:rPrChange w:id="4091" w:author="Steven Chen" w:date="2016-12-14T14:13:00Z">
                  <w:rPr>
                    <w:ins w:id="4092" w:author="Steven Chen" w:date="2016-12-14T14:12:00Z"/>
                    <w:rFonts w:ascii="Arial" w:hAnsi="Arial" w:cs="Arial"/>
                    <w:sz w:val="18"/>
                    <w:szCs w:val="18"/>
                  </w:rPr>
                </w:rPrChange>
              </w:rPr>
              <w:pPrChange w:id="4093" w:author="Steven Chen" w:date="2016-12-14T14:12:00Z">
                <w:pPr>
                  <w:jc w:val="center"/>
                </w:pPr>
              </w:pPrChange>
            </w:pPr>
            <w:ins w:id="4094" w:author="Steven Chen" w:date="2016-12-14T14:12:00Z">
              <w:r w:rsidRPr="00276ED5">
                <w:rPr>
                  <w:rFonts w:ascii="Palatino Linotype" w:hAnsi="Palatino Linotype" w:cs="Arial"/>
                  <w:sz w:val="18"/>
                  <w:szCs w:val="18"/>
                  <w:rPrChange w:id="4095" w:author="Steven Chen" w:date="2016-12-14T14:13:00Z">
                    <w:rPr>
                      <w:rFonts w:ascii="Arial" w:hAnsi="Arial" w:cs="Arial"/>
                      <w:sz w:val="18"/>
                      <w:szCs w:val="18"/>
                    </w:rPr>
                  </w:rPrChange>
                </w:rPr>
                <w:t>MTR - Central</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626C4A" w14:textId="77777777" w:rsidR="00276ED5" w:rsidRPr="00276ED5" w:rsidRDefault="00276ED5" w:rsidP="00276ED5">
            <w:pPr>
              <w:spacing w:after="0"/>
              <w:jc w:val="center"/>
              <w:rPr>
                <w:ins w:id="4096" w:author="Steven Chen" w:date="2016-12-14T14:12:00Z"/>
                <w:rFonts w:ascii="Palatino Linotype" w:hAnsi="Palatino Linotype" w:cs="Arial"/>
                <w:sz w:val="18"/>
                <w:szCs w:val="18"/>
                <w:rPrChange w:id="4097" w:author="Steven Chen" w:date="2016-12-14T14:13:00Z">
                  <w:rPr>
                    <w:ins w:id="4098" w:author="Steven Chen" w:date="2016-12-14T14:12:00Z"/>
                    <w:rFonts w:ascii="Arial" w:hAnsi="Arial" w:cs="Arial"/>
                    <w:sz w:val="18"/>
                    <w:szCs w:val="18"/>
                  </w:rPr>
                </w:rPrChange>
              </w:rPr>
              <w:pPrChange w:id="4099" w:author="Steven Chen" w:date="2016-12-14T14:12:00Z">
                <w:pPr>
                  <w:jc w:val="center"/>
                </w:pPr>
              </w:pPrChange>
            </w:pPr>
            <w:ins w:id="4100" w:author="Steven Chen" w:date="2016-12-14T14:12:00Z">
              <w:r w:rsidRPr="00276ED5">
                <w:rPr>
                  <w:rFonts w:ascii="Palatino Linotype" w:hAnsi="Palatino Linotype" w:cs="Arial"/>
                  <w:sz w:val="18"/>
                  <w:szCs w:val="18"/>
                  <w:rPrChange w:id="4101" w:author="Steven Chen" w:date="2016-12-14T14:13:00Z">
                    <w:rPr>
                      <w:rFonts w:ascii="Arial" w:hAnsi="Arial" w:cs="Arial"/>
                      <w:sz w:val="18"/>
                      <w:szCs w:val="18"/>
                    </w:rPr>
                  </w:rPrChange>
                </w:rPr>
                <w:t>2016/11/30 20:59</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E128D4" w14:textId="77777777" w:rsidR="00276ED5" w:rsidRPr="00276ED5" w:rsidRDefault="00276ED5" w:rsidP="00276ED5">
            <w:pPr>
              <w:spacing w:after="0"/>
              <w:jc w:val="center"/>
              <w:rPr>
                <w:ins w:id="4102" w:author="Steven Chen" w:date="2016-12-14T14:12:00Z"/>
                <w:rFonts w:ascii="Palatino Linotype" w:hAnsi="Palatino Linotype" w:cs="Arial"/>
                <w:sz w:val="18"/>
                <w:szCs w:val="18"/>
                <w:rPrChange w:id="4103" w:author="Steven Chen" w:date="2016-12-14T14:13:00Z">
                  <w:rPr>
                    <w:ins w:id="4104" w:author="Steven Chen" w:date="2016-12-14T14:12:00Z"/>
                    <w:rFonts w:ascii="Arial" w:hAnsi="Arial" w:cs="Arial"/>
                    <w:sz w:val="18"/>
                    <w:szCs w:val="18"/>
                  </w:rPr>
                </w:rPrChange>
              </w:rPr>
              <w:pPrChange w:id="4105" w:author="Steven Chen" w:date="2016-12-14T14:12:00Z">
                <w:pPr>
                  <w:jc w:val="center"/>
                </w:pPr>
              </w:pPrChange>
            </w:pPr>
            <w:ins w:id="4106" w:author="Steven Chen" w:date="2016-12-14T14:12:00Z">
              <w:r w:rsidRPr="00276ED5">
                <w:rPr>
                  <w:rFonts w:ascii="Palatino Linotype" w:hAnsi="Palatino Linotype" w:cs="Arial"/>
                  <w:sz w:val="18"/>
                  <w:szCs w:val="18"/>
                  <w:rPrChange w:id="4107" w:author="Steven Chen" w:date="2016-12-14T14:13:00Z">
                    <w:rPr>
                      <w:rFonts w:ascii="Arial" w:hAnsi="Arial" w:cs="Arial"/>
                      <w:sz w:val="18"/>
                      <w:szCs w:val="18"/>
                    </w:rPr>
                  </w:rPrChange>
                </w:rPr>
                <w:t>m4626_01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E80D9A" w14:textId="77777777" w:rsidR="00276ED5" w:rsidRPr="00276ED5" w:rsidRDefault="00276ED5" w:rsidP="00276ED5">
            <w:pPr>
              <w:spacing w:after="0"/>
              <w:jc w:val="center"/>
              <w:rPr>
                <w:ins w:id="4108" w:author="Steven Chen" w:date="2016-12-14T14:12:00Z"/>
                <w:rFonts w:ascii="Palatino Linotype" w:hAnsi="Palatino Linotype" w:cs="Arial"/>
                <w:sz w:val="18"/>
                <w:szCs w:val="18"/>
                <w:rPrChange w:id="4109" w:author="Steven Chen" w:date="2016-12-14T14:13:00Z">
                  <w:rPr>
                    <w:ins w:id="4110" w:author="Steven Chen" w:date="2016-12-14T14:12:00Z"/>
                    <w:rFonts w:ascii="Arial" w:hAnsi="Arial" w:cs="Arial"/>
                    <w:sz w:val="18"/>
                    <w:szCs w:val="18"/>
                  </w:rPr>
                </w:rPrChange>
              </w:rPr>
              <w:pPrChange w:id="4111" w:author="Steven Chen" w:date="2016-12-14T14:12:00Z">
                <w:pPr>
                  <w:jc w:val="center"/>
                </w:pPr>
              </w:pPrChange>
            </w:pPr>
            <w:ins w:id="4112" w:author="Steven Chen" w:date="2016-12-14T14:12:00Z">
              <w:r w:rsidRPr="00276ED5">
                <w:rPr>
                  <w:rFonts w:ascii="Palatino Linotype" w:hAnsi="Palatino Linotype" w:cs="Arial"/>
                  <w:sz w:val="18"/>
                  <w:szCs w:val="18"/>
                  <w:rPrChange w:id="4113" w:author="Steven Chen" w:date="2016-12-14T14:13:00Z">
                    <w:rPr>
                      <w:rFonts w:ascii="Arial" w:hAnsi="Arial" w:cs="Arial"/>
                      <w:sz w:val="18"/>
                      <w:szCs w:val="18"/>
                    </w:rPr>
                  </w:rPrChange>
                </w:rPr>
                <w:t>0%loss</w:t>
              </w:r>
            </w:ins>
          </w:p>
        </w:tc>
      </w:tr>
      <w:tr w:rsidR="00276ED5" w:rsidRPr="00276ED5" w14:paraId="02F2E42E" w14:textId="77777777" w:rsidTr="00C70F8A">
        <w:trPr>
          <w:trHeight w:val="270"/>
          <w:ins w:id="4114"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7E58AC" w14:textId="77777777" w:rsidR="00276ED5" w:rsidRPr="00276ED5" w:rsidRDefault="00276ED5" w:rsidP="00276ED5">
            <w:pPr>
              <w:spacing w:after="0"/>
              <w:jc w:val="center"/>
              <w:rPr>
                <w:ins w:id="4115" w:author="Steven Chen" w:date="2016-12-14T14:12:00Z"/>
                <w:rFonts w:ascii="Palatino Linotype" w:hAnsi="Palatino Linotype" w:cs="Arial"/>
                <w:sz w:val="18"/>
                <w:szCs w:val="18"/>
                <w:rPrChange w:id="4116" w:author="Steven Chen" w:date="2016-12-14T14:13:00Z">
                  <w:rPr>
                    <w:ins w:id="4117" w:author="Steven Chen" w:date="2016-12-14T14:12:00Z"/>
                    <w:rFonts w:ascii="Arial" w:hAnsi="Arial" w:cs="Arial"/>
                    <w:sz w:val="18"/>
                    <w:szCs w:val="18"/>
                  </w:rPr>
                </w:rPrChange>
              </w:rPr>
              <w:pPrChange w:id="4118" w:author="Steven Chen" w:date="2016-12-14T14:12:00Z">
                <w:pPr>
                  <w:jc w:val="center"/>
                </w:pPr>
              </w:pPrChange>
            </w:pPr>
            <w:ins w:id="4119" w:author="Steven Chen" w:date="2016-12-14T14:12:00Z">
              <w:r w:rsidRPr="00276ED5">
                <w:rPr>
                  <w:rFonts w:ascii="Palatino Linotype" w:hAnsi="Palatino Linotype" w:cs="Arial"/>
                  <w:sz w:val="18"/>
                  <w:szCs w:val="18"/>
                  <w:rPrChange w:id="4120" w:author="Steven Chen" w:date="2016-12-14T14:13:00Z">
                    <w:rPr>
                      <w:rFonts w:ascii="Arial" w:hAnsi="Arial" w:cs="Arial"/>
                      <w:sz w:val="18"/>
                      <w:szCs w:val="18"/>
                    </w:rPr>
                  </w:rPrChange>
                </w:rPr>
                <w:t>FFS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71C818D" w14:textId="77777777" w:rsidR="00276ED5" w:rsidRPr="00276ED5" w:rsidRDefault="00276ED5" w:rsidP="00276ED5">
            <w:pPr>
              <w:spacing w:after="0"/>
              <w:jc w:val="center"/>
              <w:rPr>
                <w:ins w:id="4121" w:author="Steven Chen" w:date="2016-12-14T14:12:00Z"/>
                <w:rFonts w:ascii="Palatino Linotype" w:hAnsi="Palatino Linotype" w:cs="Arial"/>
                <w:sz w:val="18"/>
                <w:szCs w:val="18"/>
                <w:rPrChange w:id="4122" w:author="Steven Chen" w:date="2016-12-14T14:13:00Z">
                  <w:rPr>
                    <w:ins w:id="4123" w:author="Steven Chen" w:date="2016-12-14T14:12:00Z"/>
                    <w:rFonts w:ascii="Arial" w:hAnsi="Arial" w:cs="Arial"/>
                    <w:sz w:val="18"/>
                    <w:szCs w:val="18"/>
                  </w:rPr>
                </w:rPrChange>
              </w:rPr>
              <w:pPrChange w:id="4124" w:author="Steven Chen" w:date="2016-12-14T14:12:00Z">
                <w:pPr>
                  <w:jc w:val="center"/>
                </w:pPr>
              </w:pPrChange>
            </w:pPr>
            <w:ins w:id="4125" w:author="Steven Chen" w:date="2016-12-14T14:12:00Z">
              <w:r w:rsidRPr="00276ED5">
                <w:rPr>
                  <w:rFonts w:ascii="Palatino Linotype" w:hAnsi="Palatino Linotype" w:cs="Arial"/>
                  <w:sz w:val="18"/>
                  <w:szCs w:val="18"/>
                  <w:rPrChange w:id="4126" w:author="Steven Chen" w:date="2016-12-14T14:13:00Z">
                    <w:rPr>
                      <w:rFonts w:ascii="Arial" w:hAnsi="Arial" w:cs="Arial"/>
                      <w:sz w:val="18"/>
                      <w:szCs w:val="18"/>
                    </w:rPr>
                  </w:rPrChange>
                </w:rPr>
                <w:t>4692</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2A123" w14:textId="77777777" w:rsidR="00276ED5" w:rsidRPr="00276ED5" w:rsidRDefault="00276ED5" w:rsidP="00276ED5">
            <w:pPr>
              <w:spacing w:after="0"/>
              <w:jc w:val="center"/>
              <w:rPr>
                <w:ins w:id="4127" w:author="Steven Chen" w:date="2016-12-14T14:12:00Z"/>
                <w:rFonts w:ascii="Palatino Linotype" w:hAnsi="Palatino Linotype" w:cs="Arial"/>
                <w:sz w:val="18"/>
                <w:szCs w:val="18"/>
                <w:rPrChange w:id="4128" w:author="Steven Chen" w:date="2016-12-14T14:13:00Z">
                  <w:rPr>
                    <w:ins w:id="4129" w:author="Steven Chen" w:date="2016-12-14T14:12:00Z"/>
                    <w:rFonts w:ascii="Arial" w:hAnsi="Arial" w:cs="Arial"/>
                    <w:sz w:val="18"/>
                    <w:szCs w:val="18"/>
                  </w:rPr>
                </w:rPrChange>
              </w:rPr>
              <w:pPrChange w:id="4130" w:author="Steven Chen" w:date="2016-12-14T14:12:00Z">
                <w:pPr>
                  <w:jc w:val="center"/>
                </w:pPr>
              </w:pPrChange>
            </w:pPr>
            <w:ins w:id="4131" w:author="Steven Chen" w:date="2016-12-14T14:12:00Z">
              <w:r w:rsidRPr="00276ED5">
                <w:rPr>
                  <w:rFonts w:ascii="Palatino Linotype" w:hAnsi="Palatino Linotype" w:cs="Arial"/>
                  <w:sz w:val="18"/>
                  <w:szCs w:val="18"/>
                  <w:rPrChange w:id="4132" w:author="Steven Chen" w:date="2016-12-14T14:13:00Z">
                    <w:rPr>
                      <w:rFonts w:ascii="Arial" w:hAnsi="Arial" w:cs="Arial"/>
                      <w:sz w:val="18"/>
                      <w:szCs w:val="18"/>
                    </w:rPr>
                  </w:rPrChange>
                </w:rPr>
                <w:t xml:space="preserve">Starbucks </w:t>
              </w:r>
              <w:r w:rsidRPr="00276ED5">
                <w:rPr>
                  <w:rFonts w:ascii="Palatino Linotype" w:eastAsia="Microsoft YaHei" w:hAnsi="Palatino Linotype" w:cs="Microsoft YaHei"/>
                  <w:sz w:val="18"/>
                  <w:szCs w:val="18"/>
                  <w:rPrChange w:id="4133" w:author="Steven Chen" w:date="2016-12-14T14:13:00Z">
                    <w:rPr>
                      <w:rFonts w:eastAsia="Microsoft YaHei" w:cs="Microsoft YaHei" w:hint="eastAsia"/>
                      <w:sz w:val="18"/>
                      <w:szCs w:val="18"/>
                    </w:rPr>
                  </w:rPrChange>
                </w:rPr>
                <w:t>寫字樓</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0CAE47" w14:textId="77777777" w:rsidR="00276ED5" w:rsidRPr="00276ED5" w:rsidRDefault="00276ED5" w:rsidP="00276ED5">
            <w:pPr>
              <w:spacing w:after="0"/>
              <w:jc w:val="center"/>
              <w:rPr>
                <w:ins w:id="4134" w:author="Steven Chen" w:date="2016-12-14T14:12:00Z"/>
                <w:rFonts w:ascii="Palatino Linotype" w:hAnsi="Palatino Linotype" w:cs="Arial"/>
                <w:sz w:val="18"/>
                <w:szCs w:val="18"/>
                <w:rPrChange w:id="4135" w:author="Steven Chen" w:date="2016-12-14T14:13:00Z">
                  <w:rPr>
                    <w:ins w:id="4136" w:author="Steven Chen" w:date="2016-12-14T14:12:00Z"/>
                    <w:rFonts w:ascii="Arial" w:hAnsi="Arial" w:cs="Arial"/>
                    <w:sz w:val="18"/>
                    <w:szCs w:val="18"/>
                  </w:rPr>
                </w:rPrChange>
              </w:rPr>
              <w:pPrChange w:id="4137" w:author="Steven Chen" w:date="2016-12-14T14:12:00Z">
                <w:pPr>
                  <w:jc w:val="center"/>
                </w:pPr>
              </w:pPrChange>
            </w:pPr>
            <w:ins w:id="4138" w:author="Steven Chen" w:date="2016-12-14T14:12:00Z">
              <w:r w:rsidRPr="00276ED5">
                <w:rPr>
                  <w:rFonts w:ascii="Palatino Linotype" w:hAnsi="Palatino Linotype" w:cs="Arial"/>
                  <w:sz w:val="18"/>
                  <w:szCs w:val="18"/>
                  <w:rPrChange w:id="4139" w:author="Steven Chen" w:date="2016-12-14T14:13:00Z">
                    <w:rPr>
                      <w:rFonts w:ascii="Arial" w:hAnsi="Arial" w:cs="Arial"/>
                      <w:sz w:val="18"/>
                      <w:szCs w:val="18"/>
                    </w:rPr>
                  </w:rPrChange>
                </w:rPr>
                <w:t>2016/11/30 18:22</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86CFA7" w14:textId="77777777" w:rsidR="00276ED5" w:rsidRPr="00276ED5" w:rsidRDefault="00276ED5" w:rsidP="00276ED5">
            <w:pPr>
              <w:spacing w:after="0"/>
              <w:jc w:val="center"/>
              <w:rPr>
                <w:ins w:id="4140" w:author="Steven Chen" w:date="2016-12-14T14:12:00Z"/>
                <w:rFonts w:ascii="Palatino Linotype" w:hAnsi="Palatino Linotype" w:cs="Arial"/>
                <w:sz w:val="18"/>
                <w:szCs w:val="18"/>
                <w:rPrChange w:id="4141" w:author="Steven Chen" w:date="2016-12-14T14:13:00Z">
                  <w:rPr>
                    <w:ins w:id="4142" w:author="Steven Chen" w:date="2016-12-14T14:12:00Z"/>
                    <w:rFonts w:ascii="Arial" w:hAnsi="Arial" w:cs="Arial"/>
                    <w:sz w:val="18"/>
                    <w:szCs w:val="18"/>
                  </w:rPr>
                </w:rPrChange>
              </w:rPr>
              <w:pPrChange w:id="4143" w:author="Steven Chen" w:date="2016-12-14T14:12:00Z">
                <w:pPr>
                  <w:jc w:val="center"/>
                </w:pPr>
              </w:pPrChange>
            </w:pPr>
            <w:ins w:id="4144" w:author="Steven Chen" w:date="2016-12-14T14:12:00Z">
              <w:r w:rsidRPr="00276ED5">
                <w:rPr>
                  <w:rFonts w:ascii="Palatino Linotype" w:hAnsi="Palatino Linotype" w:cs="Arial"/>
                  <w:sz w:val="18"/>
                  <w:szCs w:val="18"/>
                  <w:rPrChange w:id="4145" w:author="Steven Chen" w:date="2016-12-14T14:13:00Z">
                    <w:rPr>
                      <w:rFonts w:ascii="Arial" w:hAnsi="Arial" w:cs="Arial"/>
                      <w:sz w:val="18"/>
                      <w:szCs w:val="18"/>
                    </w:rPr>
                  </w:rPrChange>
                </w:rPr>
                <w:t>ITPOSTS</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D92F29" w14:textId="77777777" w:rsidR="00276ED5" w:rsidRPr="00276ED5" w:rsidRDefault="00276ED5" w:rsidP="00276ED5">
            <w:pPr>
              <w:spacing w:after="0"/>
              <w:jc w:val="center"/>
              <w:rPr>
                <w:ins w:id="4146" w:author="Steven Chen" w:date="2016-12-14T14:12:00Z"/>
                <w:rFonts w:ascii="Palatino Linotype" w:hAnsi="Palatino Linotype" w:cs="Arial"/>
                <w:sz w:val="18"/>
                <w:szCs w:val="18"/>
                <w:rPrChange w:id="4147" w:author="Steven Chen" w:date="2016-12-14T14:13:00Z">
                  <w:rPr>
                    <w:ins w:id="4148" w:author="Steven Chen" w:date="2016-12-14T14:12:00Z"/>
                    <w:rFonts w:ascii="Arial" w:hAnsi="Arial" w:cs="Arial"/>
                    <w:sz w:val="18"/>
                    <w:szCs w:val="18"/>
                  </w:rPr>
                </w:rPrChange>
              </w:rPr>
              <w:pPrChange w:id="4149" w:author="Steven Chen" w:date="2016-12-14T14:12:00Z">
                <w:pPr>
                  <w:jc w:val="center"/>
                </w:pPr>
              </w:pPrChange>
            </w:pPr>
            <w:ins w:id="4150" w:author="Steven Chen" w:date="2016-12-14T14:12:00Z">
              <w:r w:rsidRPr="00276ED5">
                <w:rPr>
                  <w:rFonts w:ascii="Palatino Linotype" w:hAnsi="Palatino Linotype" w:cs="Arial"/>
                  <w:sz w:val="18"/>
                  <w:szCs w:val="18"/>
                  <w:rPrChange w:id="4151" w:author="Steven Chen" w:date="2016-12-14T14:13:00Z">
                    <w:rPr>
                      <w:rFonts w:ascii="Arial" w:hAnsi="Arial" w:cs="Arial"/>
                      <w:sz w:val="18"/>
                      <w:szCs w:val="18"/>
                    </w:rPr>
                  </w:rPrChange>
                </w:rPr>
                <w:t>0%loss</w:t>
              </w:r>
            </w:ins>
          </w:p>
        </w:tc>
      </w:tr>
      <w:tr w:rsidR="00276ED5" w:rsidRPr="00276ED5" w14:paraId="42013ADD" w14:textId="77777777" w:rsidTr="00C70F8A">
        <w:trPr>
          <w:trHeight w:val="270"/>
          <w:ins w:id="4152"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287999" w14:textId="77777777" w:rsidR="00276ED5" w:rsidRPr="00276ED5" w:rsidRDefault="00276ED5" w:rsidP="00276ED5">
            <w:pPr>
              <w:spacing w:after="0"/>
              <w:jc w:val="center"/>
              <w:rPr>
                <w:ins w:id="4153" w:author="Steven Chen" w:date="2016-12-14T14:12:00Z"/>
                <w:rFonts w:ascii="Palatino Linotype" w:hAnsi="Palatino Linotype" w:cs="Arial"/>
                <w:sz w:val="18"/>
                <w:szCs w:val="18"/>
                <w:rPrChange w:id="4154" w:author="Steven Chen" w:date="2016-12-14T14:13:00Z">
                  <w:rPr>
                    <w:ins w:id="4155" w:author="Steven Chen" w:date="2016-12-14T14:12:00Z"/>
                    <w:rFonts w:ascii="Arial" w:hAnsi="Arial" w:cs="Arial"/>
                    <w:sz w:val="18"/>
                    <w:szCs w:val="18"/>
                  </w:rPr>
                </w:rPrChange>
              </w:rPr>
              <w:pPrChange w:id="4156" w:author="Steven Chen" w:date="2016-12-14T14:12:00Z">
                <w:pPr>
                  <w:jc w:val="center"/>
                </w:pPr>
              </w:pPrChange>
            </w:pPr>
            <w:ins w:id="4157" w:author="Steven Chen" w:date="2016-12-14T14:12:00Z">
              <w:r w:rsidRPr="00276ED5">
                <w:rPr>
                  <w:rFonts w:ascii="Palatino Linotype" w:hAnsi="Palatino Linotype" w:cs="Arial"/>
                  <w:sz w:val="18"/>
                  <w:szCs w:val="18"/>
                  <w:rPrChange w:id="4158" w:author="Steven Chen" w:date="2016-12-14T14:13:00Z">
                    <w:rPr>
                      <w:rFonts w:ascii="Arial" w:hAnsi="Arial" w:cs="Arial"/>
                      <w:sz w:val="18"/>
                      <w:szCs w:val="18"/>
                    </w:rPr>
                  </w:rPrChange>
                </w:rPr>
                <w:t>SBS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CDC7F7" w14:textId="77777777" w:rsidR="00276ED5" w:rsidRPr="00276ED5" w:rsidRDefault="00276ED5" w:rsidP="00276ED5">
            <w:pPr>
              <w:spacing w:after="0"/>
              <w:jc w:val="center"/>
              <w:rPr>
                <w:ins w:id="4159" w:author="Steven Chen" w:date="2016-12-14T14:12:00Z"/>
                <w:rFonts w:ascii="Palatino Linotype" w:hAnsi="Palatino Linotype" w:cs="Arial"/>
                <w:sz w:val="18"/>
                <w:szCs w:val="18"/>
                <w:rPrChange w:id="4160" w:author="Steven Chen" w:date="2016-12-14T14:13:00Z">
                  <w:rPr>
                    <w:ins w:id="4161" w:author="Steven Chen" w:date="2016-12-14T14:12:00Z"/>
                    <w:rFonts w:ascii="Arial" w:hAnsi="Arial" w:cs="Arial"/>
                    <w:sz w:val="18"/>
                    <w:szCs w:val="18"/>
                  </w:rPr>
                </w:rPrChange>
              </w:rPr>
              <w:pPrChange w:id="4162" w:author="Steven Chen" w:date="2016-12-14T14:12:00Z">
                <w:pPr>
                  <w:jc w:val="center"/>
                </w:pPr>
              </w:pPrChange>
            </w:pPr>
            <w:ins w:id="4163" w:author="Steven Chen" w:date="2016-12-14T14:12:00Z">
              <w:r w:rsidRPr="00276ED5">
                <w:rPr>
                  <w:rFonts w:ascii="Palatino Linotype" w:hAnsi="Palatino Linotype" w:cs="Arial"/>
                  <w:sz w:val="18"/>
                  <w:szCs w:val="18"/>
                  <w:rPrChange w:id="4164" w:author="Steven Chen" w:date="2016-12-14T14:13:00Z">
                    <w:rPr>
                      <w:rFonts w:ascii="Arial" w:hAnsi="Arial" w:cs="Arial"/>
                      <w:sz w:val="18"/>
                      <w:szCs w:val="18"/>
                    </w:rPr>
                  </w:rPrChange>
                </w:rPr>
                <w:t>4683</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7D0FFE" w14:textId="77777777" w:rsidR="00276ED5" w:rsidRPr="00276ED5" w:rsidRDefault="00276ED5" w:rsidP="00276ED5">
            <w:pPr>
              <w:spacing w:after="0"/>
              <w:jc w:val="center"/>
              <w:rPr>
                <w:ins w:id="4165" w:author="Steven Chen" w:date="2016-12-14T14:12:00Z"/>
                <w:rFonts w:ascii="Palatino Linotype" w:hAnsi="Palatino Linotype" w:cs="Arial"/>
                <w:sz w:val="18"/>
                <w:szCs w:val="18"/>
                <w:rPrChange w:id="4166" w:author="Steven Chen" w:date="2016-12-14T14:13:00Z">
                  <w:rPr>
                    <w:ins w:id="4167" w:author="Steven Chen" w:date="2016-12-14T14:12:00Z"/>
                    <w:rFonts w:ascii="Arial" w:hAnsi="Arial" w:cs="Arial"/>
                    <w:sz w:val="18"/>
                    <w:szCs w:val="18"/>
                  </w:rPr>
                </w:rPrChange>
              </w:rPr>
              <w:pPrChange w:id="4168" w:author="Steven Chen" w:date="2016-12-14T14:12:00Z">
                <w:pPr>
                  <w:jc w:val="center"/>
                </w:pPr>
              </w:pPrChange>
            </w:pPr>
            <w:ins w:id="4169" w:author="Steven Chen" w:date="2016-12-14T14:12:00Z">
              <w:r w:rsidRPr="00276ED5">
                <w:rPr>
                  <w:rFonts w:ascii="Palatino Linotype" w:hAnsi="Palatino Linotype" w:cs="Arial"/>
                  <w:sz w:val="18"/>
                  <w:szCs w:val="18"/>
                  <w:rPrChange w:id="4170" w:author="Steven Chen" w:date="2016-12-14T14:13:00Z">
                    <w:rPr>
                      <w:rFonts w:ascii="Arial" w:hAnsi="Arial" w:cs="Arial"/>
                      <w:sz w:val="18"/>
                      <w:szCs w:val="18"/>
                    </w:rPr>
                  </w:rPrChange>
                </w:rPr>
                <w:t>CORPORATE SALES</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FDB6521" w14:textId="77777777" w:rsidR="00276ED5" w:rsidRPr="00276ED5" w:rsidRDefault="00276ED5" w:rsidP="00276ED5">
            <w:pPr>
              <w:spacing w:after="0"/>
              <w:jc w:val="center"/>
              <w:rPr>
                <w:ins w:id="4171" w:author="Steven Chen" w:date="2016-12-14T14:12:00Z"/>
                <w:rFonts w:ascii="Palatino Linotype" w:hAnsi="Palatino Linotype" w:cs="Arial"/>
                <w:sz w:val="18"/>
                <w:szCs w:val="18"/>
                <w:rPrChange w:id="4172" w:author="Steven Chen" w:date="2016-12-14T14:13:00Z">
                  <w:rPr>
                    <w:ins w:id="4173" w:author="Steven Chen" w:date="2016-12-14T14:12:00Z"/>
                    <w:rFonts w:ascii="Arial" w:hAnsi="Arial" w:cs="Arial"/>
                    <w:sz w:val="18"/>
                    <w:szCs w:val="18"/>
                  </w:rPr>
                </w:rPrChange>
              </w:rPr>
              <w:pPrChange w:id="4174" w:author="Steven Chen" w:date="2016-12-14T14:12:00Z">
                <w:pPr>
                  <w:jc w:val="center"/>
                </w:pPr>
              </w:pPrChange>
            </w:pPr>
            <w:ins w:id="4175" w:author="Steven Chen" w:date="2016-12-14T14:12:00Z">
              <w:r w:rsidRPr="00276ED5">
                <w:rPr>
                  <w:rFonts w:ascii="Palatino Linotype" w:hAnsi="Palatino Linotype" w:cs="Arial"/>
                  <w:sz w:val="18"/>
                  <w:szCs w:val="18"/>
                  <w:rPrChange w:id="4176" w:author="Steven Chen" w:date="2016-12-14T14:13:00Z">
                    <w:rPr>
                      <w:rFonts w:ascii="Arial" w:hAnsi="Arial" w:cs="Arial"/>
                      <w:sz w:val="18"/>
                      <w:szCs w:val="18"/>
                    </w:rPr>
                  </w:rPrChange>
                </w:rPr>
                <w:t>2016/11/30 17:49</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C3855F" w14:textId="77777777" w:rsidR="00276ED5" w:rsidRPr="00276ED5" w:rsidRDefault="00276ED5" w:rsidP="00276ED5">
            <w:pPr>
              <w:spacing w:after="0"/>
              <w:jc w:val="center"/>
              <w:rPr>
                <w:ins w:id="4177" w:author="Steven Chen" w:date="2016-12-14T14:12:00Z"/>
                <w:rFonts w:ascii="Palatino Linotype" w:hAnsi="Palatino Linotype" w:cs="Arial"/>
                <w:sz w:val="18"/>
                <w:szCs w:val="18"/>
                <w:rPrChange w:id="4178" w:author="Steven Chen" w:date="2016-12-14T14:13:00Z">
                  <w:rPr>
                    <w:ins w:id="4179" w:author="Steven Chen" w:date="2016-12-14T14:12:00Z"/>
                    <w:rFonts w:ascii="Arial" w:hAnsi="Arial" w:cs="Arial"/>
                    <w:sz w:val="18"/>
                    <w:szCs w:val="18"/>
                  </w:rPr>
                </w:rPrChange>
              </w:rPr>
              <w:pPrChange w:id="4180" w:author="Steven Chen" w:date="2016-12-14T14:12:00Z">
                <w:pPr>
                  <w:jc w:val="center"/>
                </w:pPr>
              </w:pPrChange>
            </w:pPr>
            <w:ins w:id="4181" w:author="Steven Chen" w:date="2016-12-14T14:12:00Z">
              <w:r w:rsidRPr="00276ED5">
                <w:rPr>
                  <w:rFonts w:ascii="Palatino Linotype" w:hAnsi="Palatino Linotype" w:cs="Arial"/>
                  <w:sz w:val="18"/>
                  <w:szCs w:val="18"/>
                  <w:rPrChange w:id="4182" w:author="Steven Chen" w:date="2016-12-14T14:13:00Z">
                    <w:rPr>
                      <w:rFonts w:ascii="Arial" w:hAnsi="Arial" w:cs="Arial"/>
                      <w:sz w:val="18"/>
                      <w:szCs w:val="18"/>
                    </w:rPr>
                  </w:rPrChange>
                </w:rPr>
                <w:t>ITPOSTS</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E053F2" w14:textId="77777777" w:rsidR="00276ED5" w:rsidRPr="00276ED5" w:rsidRDefault="00276ED5" w:rsidP="00276ED5">
            <w:pPr>
              <w:spacing w:after="0"/>
              <w:jc w:val="center"/>
              <w:rPr>
                <w:ins w:id="4183" w:author="Steven Chen" w:date="2016-12-14T14:12:00Z"/>
                <w:rFonts w:ascii="Palatino Linotype" w:hAnsi="Palatino Linotype" w:cs="Arial"/>
                <w:sz w:val="18"/>
                <w:szCs w:val="18"/>
                <w:rPrChange w:id="4184" w:author="Steven Chen" w:date="2016-12-14T14:13:00Z">
                  <w:rPr>
                    <w:ins w:id="4185" w:author="Steven Chen" w:date="2016-12-14T14:12:00Z"/>
                    <w:rFonts w:ascii="Arial" w:hAnsi="Arial" w:cs="Arial"/>
                    <w:sz w:val="18"/>
                    <w:szCs w:val="18"/>
                  </w:rPr>
                </w:rPrChange>
              </w:rPr>
              <w:pPrChange w:id="4186" w:author="Steven Chen" w:date="2016-12-14T14:12:00Z">
                <w:pPr>
                  <w:jc w:val="center"/>
                </w:pPr>
              </w:pPrChange>
            </w:pPr>
            <w:ins w:id="4187" w:author="Steven Chen" w:date="2016-12-14T14:12:00Z">
              <w:r w:rsidRPr="00276ED5">
                <w:rPr>
                  <w:rFonts w:ascii="Palatino Linotype" w:hAnsi="Palatino Linotype" w:cs="Arial"/>
                  <w:sz w:val="18"/>
                  <w:szCs w:val="18"/>
                  <w:rPrChange w:id="4188" w:author="Steven Chen" w:date="2016-12-14T14:13:00Z">
                    <w:rPr>
                      <w:rFonts w:ascii="Arial" w:hAnsi="Arial" w:cs="Arial"/>
                      <w:sz w:val="18"/>
                      <w:szCs w:val="18"/>
                    </w:rPr>
                  </w:rPrChange>
                </w:rPr>
                <w:t>0%loss</w:t>
              </w:r>
            </w:ins>
          </w:p>
        </w:tc>
      </w:tr>
      <w:tr w:rsidR="00276ED5" w:rsidRPr="00276ED5" w14:paraId="3DAD3664" w14:textId="77777777" w:rsidTr="00C70F8A">
        <w:trPr>
          <w:trHeight w:val="270"/>
          <w:ins w:id="4189"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3C02DB" w14:textId="77777777" w:rsidR="00276ED5" w:rsidRPr="00276ED5" w:rsidRDefault="00276ED5" w:rsidP="00276ED5">
            <w:pPr>
              <w:spacing w:after="0"/>
              <w:jc w:val="center"/>
              <w:rPr>
                <w:ins w:id="4190" w:author="Steven Chen" w:date="2016-12-14T14:12:00Z"/>
                <w:rFonts w:ascii="Palatino Linotype" w:hAnsi="Palatino Linotype" w:cs="Arial"/>
                <w:sz w:val="18"/>
                <w:szCs w:val="18"/>
                <w:rPrChange w:id="4191" w:author="Steven Chen" w:date="2016-12-14T14:13:00Z">
                  <w:rPr>
                    <w:ins w:id="4192" w:author="Steven Chen" w:date="2016-12-14T14:12:00Z"/>
                    <w:rFonts w:ascii="Arial" w:hAnsi="Arial" w:cs="Arial"/>
                    <w:sz w:val="18"/>
                    <w:szCs w:val="18"/>
                  </w:rPr>
                </w:rPrChange>
              </w:rPr>
              <w:pPrChange w:id="4193" w:author="Steven Chen" w:date="2016-12-14T14:12:00Z">
                <w:pPr>
                  <w:jc w:val="center"/>
                </w:pPr>
              </w:pPrChange>
            </w:pPr>
            <w:ins w:id="4194" w:author="Steven Chen" w:date="2016-12-14T14:12:00Z">
              <w:r w:rsidRPr="00276ED5">
                <w:rPr>
                  <w:rFonts w:ascii="Palatino Linotype" w:hAnsi="Palatino Linotype" w:cs="Arial"/>
                  <w:sz w:val="18"/>
                  <w:szCs w:val="18"/>
                  <w:rPrChange w:id="4195" w:author="Steven Chen" w:date="2016-12-14T14:13:00Z">
                    <w:rPr>
                      <w:rFonts w:ascii="Arial" w:hAnsi="Arial" w:cs="Arial"/>
                      <w:sz w:val="18"/>
                      <w:szCs w:val="18"/>
                    </w:rPr>
                  </w:rPrChange>
                </w:rPr>
                <w:t>CAKE</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466BD7" w14:textId="77777777" w:rsidR="00276ED5" w:rsidRPr="00276ED5" w:rsidRDefault="00276ED5" w:rsidP="00276ED5">
            <w:pPr>
              <w:spacing w:after="0"/>
              <w:jc w:val="center"/>
              <w:rPr>
                <w:ins w:id="4196" w:author="Steven Chen" w:date="2016-12-14T14:12:00Z"/>
                <w:rFonts w:ascii="Palatino Linotype" w:hAnsi="Palatino Linotype" w:cs="Arial"/>
                <w:sz w:val="18"/>
                <w:szCs w:val="18"/>
                <w:rPrChange w:id="4197" w:author="Steven Chen" w:date="2016-12-14T14:13:00Z">
                  <w:rPr>
                    <w:ins w:id="4198" w:author="Steven Chen" w:date="2016-12-14T14:12:00Z"/>
                    <w:rFonts w:ascii="Arial" w:hAnsi="Arial" w:cs="Arial"/>
                    <w:sz w:val="18"/>
                    <w:szCs w:val="18"/>
                  </w:rPr>
                </w:rPrChange>
              </w:rPr>
              <w:pPrChange w:id="4199" w:author="Steven Chen" w:date="2016-12-14T14:12:00Z">
                <w:pPr>
                  <w:jc w:val="center"/>
                </w:pPr>
              </w:pPrChange>
            </w:pPr>
            <w:ins w:id="4200" w:author="Steven Chen" w:date="2016-12-14T14:12:00Z">
              <w:r w:rsidRPr="00276ED5">
                <w:rPr>
                  <w:rFonts w:ascii="Palatino Linotype" w:hAnsi="Palatino Linotype" w:cs="Arial"/>
                  <w:sz w:val="18"/>
                  <w:szCs w:val="18"/>
                  <w:rPrChange w:id="4201" w:author="Steven Chen" w:date="2016-12-14T14:13:00Z">
                    <w:rPr>
                      <w:rFonts w:ascii="Arial" w:hAnsi="Arial" w:cs="Arial"/>
                      <w:sz w:val="18"/>
                      <w:szCs w:val="18"/>
                    </w:rPr>
                  </w:rPrChange>
                </w:rPr>
                <w:t>3745</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1A4009B" w14:textId="77777777" w:rsidR="00276ED5" w:rsidRPr="00276ED5" w:rsidRDefault="00276ED5" w:rsidP="00276ED5">
            <w:pPr>
              <w:spacing w:after="0"/>
              <w:jc w:val="center"/>
              <w:rPr>
                <w:ins w:id="4202" w:author="Steven Chen" w:date="2016-12-14T14:12:00Z"/>
                <w:rFonts w:ascii="Palatino Linotype" w:hAnsi="Palatino Linotype" w:cs="Arial"/>
                <w:sz w:val="18"/>
                <w:szCs w:val="18"/>
                <w:rPrChange w:id="4203" w:author="Steven Chen" w:date="2016-12-14T14:13:00Z">
                  <w:rPr>
                    <w:ins w:id="4204" w:author="Steven Chen" w:date="2016-12-14T14:12:00Z"/>
                    <w:rFonts w:ascii="Arial" w:hAnsi="Arial" w:cs="Arial"/>
                    <w:sz w:val="18"/>
                    <w:szCs w:val="18"/>
                  </w:rPr>
                </w:rPrChange>
              </w:rPr>
              <w:pPrChange w:id="4205" w:author="Steven Chen" w:date="2016-12-14T14:12:00Z">
                <w:pPr>
                  <w:jc w:val="center"/>
                </w:pPr>
              </w:pPrChange>
            </w:pPr>
            <w:ins w:id="4206" w:author="Steven Chen" w:date="2016-12-14T14:12:00Z">
              <w:r w:rsidRPr="00276ED5">
                <w:rPr>
                  <w:rFonts w:ascii="Palatino Linotype" w:hAnsi="Palatino Linotype" w:cs="Arial"/>
                  <w:sz w:val="18"/>
                  <w:szCs w:val="18"/>
                  <w:rPrChange w:id="4207" w:author="Steven Chen" w:date="2016-12-14T14:13:00Z">
                    <w:rPr>
                      <w:rFonts w:ascii="Arial" w:hAnsi="Arial" w:cs="Arial"/>
                      <w:sz w:val="18"/>
                      <w:szCs w:val="18"/>
                    </w:rPr>
                  </w:rPrChange>
                </w:rPr>
                <w:t xml:space="preserve">GZMTR- </w:t>
              </w:r>
              <w:r w:rsidRPr="00276ED5">
                <w:rPr>
                  <w:rFonts w:ascii="Palatino Linotype" w:eastAsia="Microsoft YaHei" w:hAnsi="Palatino Linotype" w:cs="Microsoft YaHei"/>
                  <w:sz w:val="18"/>
                  <w:szCs w:val="18"/>
                  <w:rPrChange w:id="4208" w:author="Steven Chen" w:date="2016-12-14T14:13:00Z">
                    <w:rPr>
                      <w:rFonts w:eastAsia="Microsoft YaHei" w:cs="Microsoft YaHei" w:hint="eastAsia"/>
                      <w:sz w:val="18"/>
                      <w:szCs w:val="18"/>
                    </w:rPr>
                  </w:rPrChange>
                </w:rPr>
                <w:t>芳村</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B80A8F" w14:textId="77777777" w:rsidR="00276ED5" w:rsidRPr="00276ED5" w:rsidRDefault="00276ED5" w:rsidP="00276ED5">
            <w:pPr>
              <w:spacing w:after="0"/>
              <w:jc w:val="center"/>
              <w:rPr>
                <w:ins w:id="4209" w:author="Steven Chen" w:date="2016-12-14T14:12:00Z"/>
                <w:rFonts w:ascii="Palatino Linotype" w:hAnsi="Palatino Linotype" w:cs="Arial"/>
                <w:sz w:val="18"/>
                <w:szCs w:val="18"/>
                <w:rPrChange w:id="4210" w:author="Steven Chen" w:date="2016-12-14T14:13:00Z">
                  <w:rPr>
                    <w:ins w:id="4211" w:author="Steven Chen" w:date="2016-12-14T14:12:00Z"/>
                    <w:rFonts w:ascii="Arial" w:hAnsi="Arial" w:cs="Arial"/>
                    <w:sz w:val="18"/>
                    <w:szCs w:val="18"/>
                  </w:rPr>
                </w:rPrChange>
              </w:rPr>
              <w:pPrChange w:id="4212" w:author="Steven Chen" w:date="2016-12-14T14:12:00Z">
                <w:pPr>
                  <w:jc w:val="center"/>
                </w:pPr>
              </w:pPrChange>
            </w:pPr>
            <w:ins w:id="4213" w:author="Steven Chen" w:date="2016-12-14T14:12:00Z">
              <w:r w:rsidRPr="00276ED5">
                <w:rPr>
                  <w:rFonts w:ascii="Palatino Linotype" w:hAnsi="Palatino Linotype" w:cs="Arial"/>
                  <w:sz w:val="18"/>
                  <w:szCs w:val="18"/>
                  <w:rPrChange w:id="4214" w:author="Steven Chen" w:date="2016-12-14T14:13:00Z">
                    <w:rPr>
                      <w:rFonts w:ascii="Arial" w:hAnsi="Arial" w:cs="Arial"/>
                      <w:sz w:val="18"/>
                      <w:szCs w:val="18"/>
                    </w:rPr>
                  </w:rPrChange>
                </w:rPr>
                <w:t>2016/11/30 21:54</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9D808" w14:textId="77777777" w:rsidR="00276ED5" w:rsidRPr="00276ED5" w:rsidRDefault="00276ED5" w:rsidP="00276ED5">
            <w:pPr>
              <w:spacing w:after="0"/>
              <w:jc w:val="center"/>
              <w:rPr>
                <w:ins w:id="4215" w:author="Steven Chen" w:date="2016-12-14T14:12:00Z"/>
                <w:rFonts w:ascii="Palatino Linotype" w:hAnsi="Palatino Linotype" w:cs="Arial"/>
                <w:sz w:val="18"/>
                <w:szCs w:val="18"/>
                <w:rPrChange w:id="4216" w:author="Steven Chen" w:date="2016-12-14T14:13:00Z">
                  <w:rPr>
                    <w:ins w:id="4217" w:author="Steven Chen" w:date="2016-12-14T14:12:00Z"/>
                    <w:rFonts w:ascii="Arial" w:hAnsi="Arial" w:cs="Arial"/>
                    <w:sz w:val="18"/>
                    <w:szCs w:val="18"/>
                  </w:rPr>
                </w:rPrChange>
              </w:rPr>
              <w:pPrChange w:id="4218" w:author="Steven Chen" w:date="2016-12-14T14:12:00Z">
                <w:pPr>
                  <w:jc w:val="center"/>
                </w:pPr>
              </w:pPrChange>
            </w:pPr>
            <w:ins w:id="4219" w:author="Steven Chen" w:date="2016-12-14T14:12:00Z">
              <w:r w:rsidRPr="00276ED5">
                <w:rPr>
                  <w:rFonts w:ascii="Palatino Linotype" w:hAnsi="Palatino Linotype" w:cs="Arial"/>
                  <w:sz w:val="18"/>
                  <w:szCs w:val="18"/>
                  <w:rPrChange w:id="4220" w:author="Steven Chen" w:date="2016-12-14T14:13:00Z">
                    <w:rPr>
                      <w:rFonts w:ascii="Arial" w:hAnsi="Arial" w:cs="Arial"/>
                      <w:sz w:val="18"/>
                      <w:szCs w:val="18"/>
                    </w:rPr>
                  </w:rPrChange>
                </w:rPr>
                <w:t>M3745_01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617AB5" w14:textId="77777777" w:rsidR="00276ED5" w:rsidRPr="00276ED5" w:rsidRDefault="00276ED5" w:rsidP="00276ED5">
            <w:pPr>
              <w:spacing w:after="0"/>
              <w:jc w:val="center"/>
              <w:rPr>
                <w:ins w:id="4221" w:author="Steven Chen" w:date="2016-12-14T14:12:00Z"/>
                <w:rFonts w:ascii="Palatino Linotype" w:hAnsi="Palatino Linotype" w:cs="Arial"/>
                <w:sz w:val="18"/>
                <w:szCs w:val="18"/>
                <w:rPrChange w:id="4222" w:author="Steven Chen" w:date="2016-12-14T14:13:00Z">
                  <w:rPr>
                    <w:ins w:id="4223" w:author="Steven Chen" w:date="2016-12-14T14:12:00Z"/>
                    <w:rFonts w:ascii="Arial" w:hAnsi="Arial" w:cs="Arial"/>
                    <w:sz w:val="18"/>
                    <w:szCs w:val="18"/>
                  </w:rPr>
                </w:rPrChange>
              </w:rPr>
              <w:pPrChange w:id="4224" w:author="Steven Chen" w:date="2016-12-14T14:12:00Z">
                <w:pPr>
                  <w:jc w:val="center"/>
                </w:pPr>
              </w:pPrChange>
            </w:pPr>
            <w:ins w:id="4225" w:author="Steven Chen" w:date="2016-12-14T14:12:00Z">
              <w:r w:rsidRPr="00276ED5">
                <w:rPr>
                  <w:rFonts w:ascii="Palatino Linotype" w:hAnsi="Palatino Linotype" w:cs="Arial"/>
                  <w:sz w:val="18"/>
                  <w:szCs w:val="18"/>
                  <w:rPrChange w:id="4226" w:author="Steven Chen" w:date="2016-12-14T14:13:00Z">
                    <w:rPr>
                      <w:rFonts w:ascii="Arial" w:hAnsi="Arial" w:cs="Arial"/>
                      <w:sz w:val="18"/>
                      <w:szCs w:val="18"/>
                    </w:rPr>
                  </w:rPrChange>
                </w:rPr>
                <w:t>0%loss</w:t>
              </w:r>
            </w:ins>
          </w:p>
        </w:tc>
      </w:tr>
      <w:tr w:rsidR="00276ED5" w:rsidRPr="00276ED5" w14:paraId="0D271FA4" w14:textId="77777777" w:rsidTr="00C70F8A">
        <w:trPr>
          <w:trHeight w:val="270"/>
          <w:ins w:id="4227"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0C5C7E" w14:textId="77777777" w:rsidR="00276ED5" w:rsidRPr="00276ED5" w:rsidRDefault="00276ED5" w:rsidP="00276ED5">
            <w:pPr>
              <w:spacing w:after="0"/>
              <w:jc w:val="center"/>
              <w:rPr>
                <w:ins w:id="4228" w:author="Steven Chen" w:date="2016-12-14T14:12:00Z"/>
                <w:rFonts w:ascii="Palatino Linotype" w:hAnsi="Palatino Linotype" w:cs="Arial"/>
                <w:sz w:val="18"/>
                <w:szCs w:val="18"/>
                <w:rPrChange w:id="4229" w:author="Steven Chen" w:date="2016-12-14T14:13:00Z">
                  <w:rPr>
                    <w:ins w:id="4230" w:author="Steven Chen" w:date="2016-12-14T14:12:00Z"/>
                    <w:rFonts w:ascii="Arial" w:hAnsi="Arial" w:cs="Arial"/>
                    <w:sz w:val="18"/>
                    <w:szCs w:val="18"/>
                  </w:rPr>
                </w:rPrChange>
              </w:rPr>
              <w:pPrChange w:id="4231" w:author="Steven Chen" w:date="2016-12-14T14:12:00Z">
                <w:pPr>
                  <w:jc w:val="center"/>
                </w:pPr>
              </w:pPrChange>
            </w:pPr>
            <w:ins w:id="4232" w:author="Steven Chen" w:date="2016-12-14T14:12:00Z">
              <w:r w:rsidRPr="00276ED5">
                <w:rPr>
                  <w:rFonts w:ascii="Palatino Linotype" w:hAnsi="Palatino Linotype" w:cs="Arial"/>
                  <w:sz w:val="18"/>
                  <w:szCs w:val="18"/>
                  <w:rPrChange w:id="4233" w:author="Steven Chen" w:date="2016-12-14T14:13:00Z">
                    <w:rPr>
                      <w:rFonts w:ascii="Arial" w:hAnsi="Arial" w:cs="Arial"/>
                      <w:sz w:val="18"/>
                      <w:szCs w:val="18"/>
                    </w:rPr>
                  </w:rPrChange>
                </w:rPr>
                <w:t>CAKE</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451029" w14:textId="77777777" w:rsidR="00276ED5" w:rsidRPr="00276ED5" w:rsidRDefault="00276ED5" w:rsidP="00276ED5">
            <w:pPr>
              <w:spacing w:after="0"/>
              <w:jc w:val="center"/>
              <w:rPr>
                <w:ins w:id="4234" w:author="Steven Chen" w:date="2016-12-14T14:12:00Z"/>
                <w:rFonts w:ascii="Palatino Linotype" w:hAnsi="Palatino Linotype" w:cs="Arial"/>
                <w:sz w:val="18"/>
                <w:szCs w:val="18"/>
                <w:rPrChange w:id="4235" w:author="Steven Chen" w:date="2016-12-14T14:13:00Z">
                  <w:rPr>
                    <w:ins w:id="4236" w:author="Steven Chen" w:date="2016-12-14T14:12:00Z"/>
                    <w:rFonts w:ascii="Arial" w:hAnsi="Arial" w:cs="Arial"/>
                    <w:sz w:val="18"/>
                    <w:szCs w:val="18"/>
                  </w:rPr>
                </w:rPrChange>
              </w:rPr>
              <w:pPrChange w:id="4237" w:author="Steven Chen" w:date="2016-12-14T14:12:00Z">
                <w:pPr>
                  <w:jc w:val="center"/>
                </w:pPr>
              </w:pPrChange>
            </w:pPr>
            <w:ins w:id="4238" w:author="Steven Chen" w:date="2016-12-14T14:12:00Z">
              <w:r w:rsidRPr="00276ED5">
                <w:rPr>
                  <w:rFonts w:ascii="Palatino Linotype" w:hAnsi="Palatino Linotype" w:cs="Arial"/>
                  <w:sz w:val="18"/>
                  <w:szCs w:val="18"/>
                  <w:rPrChange w:id="4239" w:author="Steven Chen" w:date="2016-12-14T14:13:00Z">
                    <w:rPr>
                      <w:rFonts w:ascii="Arial" w:hAnsi="Arial" w:cs="Arial"/>
                      <w:sz w:val="18"/>
                      <w:szCs w:val="18"/>
                    </w:rPr>
                  </w:rPrChange>
                </w:rPr>
                <w:t>3476</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689CC30" w14:textId="77777777" w:rsidR="00276ED5" w:rsidRPr="00276ED5" w:rsidRDefault="00276ED5" w:rsidP="00276ED5">
            <w:pPr>
              <w:spacing w:after="0"/>
              <w:jc w:val="center"/>
              <w:rPr>
                <w:ins w:id="4240" w:author="Steven Chen" w:date="2016-12-14T14:12:00Z"/>
                <w:rFonts w:ascii="Palatino Linotype" w:hAnsi="Palatino Linotype" w:cs="Arial"/>
                <w:sz w:val="18"/>
                <w:szCs w:val="18"/>
                <w:rPrChange w:id="4241" w:author="Steven Chen" w:date="2016-12-14T14:13:00Z">
                  <w:rPr>
                    <w:ins w:id="4242" w:author="Steven Chen" w:date="2016-12-14T14:12:00Z"/>
                    <w:rFonts w:ascii="Arial" w:hAnsi="Arial" w:cs="Arial"/>
                    <w:sz w:val="18"/>
                    <w:szCs w:val="18"/>
                  </w:rPr>
                </w:rPrChange>
              </w:rPr>
              <w:pPrChange w:id="4243" w:author="Steven Chen" w:date="2016-12-14T14:12:00Z">
                <w:pPr>
                  <w:jc w:val="center"/>
                </w:pPr>
              </w:pPrChange>
            </w:pPr>
            <w:ins w:id="4244" w:author="Steven Chen" w:date="2016-12-14T14:12:00Z">
              <w:r w:rsidRPr="00276ED5">
                <w:rPr>
                  <w:rFonts w:ascii="Palatino Linotype" w:eastAsia="Microsoft YaHei" w:hAnsi="Palatino Linotype" w:cs="Microsoft YaHei"/>
                  <w:sz w:val="18"/>
                  <w:szCs w:val="18"/>
                  <w:rPrChange w:id="4245" w:author="Steven Chen" w:date="2016-12-14T14:13:00Z">
                    <w:rPr>
                      <w:rFonts w:eastAsia="Microsoft YaHei" w:cs="Microsoft YaHei" w:hint="eastAsia"/>
                      <w:sz w:val="18"/>
                      <w:szCs w:val="18"/>
                    </w:rPr>
                  </w:rPrChange>
                </w:rPr>
                <w:t>金鐘站餅店</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6B185D" w14:textId="77777777" w:rsidR="00276ED5" w:rsidRPr="00276ED5" w:rsidRDefault="00276ED5" w:rsidP="00276ED5">
            <w:pPr>
              <w:spacing w:after="0"/>
              <w:jc w:val="center"/>
              <w:rPr>
                <w:ins w:id="4246" w:author="Steven Chen" w:date="2016-12-14T14:12:00Z"/>
                <w:rFonts w:ascii="Palatino Linotype" w:hAnsi="Palatino Linotype" w:cs="Arial"/>
                <w:sz w:val="18"/>
                <w:szCs w:val="18"/>
                <w:rPrChange w:id="4247" w:author="Steven Chen" w:date="2016-12-14T14:13:00Z">
                  <w:rPr>
                    <w:ins w:id="4248" w:author="Steven Chen" w:date="2016-12-14T14:12:00Z"/>
                    <w:rFonts w:ascii="Arial" w:hAnsi="Arial" w:cs="Arial"/>
                    <w:sz w:val="18"/>
                    <w:szCs w:val="18"/>
                  </w:rPr>
                </w:rPrChange>
              </w:rPr>
              <w:pPrChange w:id="4249" w:author="Steven Chen" w:date="2016-12-14T14:12:00Z">
                <w:pPr>
                  <w:jc w:val="center"/>
                </w:pPr>
              </w:pPrChange>
            </w:pPr>
            <w:ins w:id="4250" w:author="Steven Chen" w:date="2016-12-14T14:12:00Z">
              <w:r w:rsidRPr="00276ED5">
                <w:rPr>
                  <w:rFonts w:ascii="Palatino Linotype" w:hAnsi="Palatino Linotype" w:cs="Arial"/>
                  <w:sz w:val="18"/>
                  <w:szCs w:val="18"/>
                  <w:rPrChange w:id="4251" w:author="Steven Chen" w:date="2016-12-14T14:13:00Z">
                    <w:rPr>
                      <w:rFonts w:ascii="Arial" w:hAnsi="Arial" w:cs="Arial"/>
                      <w:sz w:val="18"/>
                      <w:szCs w:val="18"/>
                    </w:rPr>
                  </w:rPrChange>
                </w:rPr>
                <w:t>2016/11/30 21:38</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929A34" w14:textId="77777777" w:rsidR="00276ED5" w:rsidRPr="00276ED5" w:rsidRDefault="00276ED5" w:rsidP="00276ED5">
            <w:pPr>
              <w:spacing w:after="0"/>
              <w:jc w:val="center"/>
              <w:rPr>
                <w:ins w:id="4252" w:author="Steven Chen" w:date="2016-12-14T14:12:00Z"/>
                <w:rFonts w:ascii="Palatino Linotype" w:hAnsi="Palatino Linotype" w:cs="Arial"/>
                <w:sz w:val="18"/>
                <w:szCs w:val="18"/>
                <w:rPrChange w:id="4253" w:author="Steven Chen" w:date="2016-12-14T14:13:00Z">
                  <w:rPr>
                    <w:ins w:id="4254" w:author="Steven Chen" w:date="2016-12-14T14:12:00Z"/>
                    <w:rFonts w:ascii="Arial" w:hAnsi="Arial" w:cs="Arial"/>
                    <w:sz w:val="18"/>
                    <w:szCs w:val="18"/>
                  </w:rPr>
                </w:rPrChange>
              </w:rPr>
              <w:pPrChange w:id="4255" w:author="Steven Chen" w:date="2016-12-14T14:12:00Z">
                <w:pPr>
                  <w:jc w:val="center"/>
                </w:pPr>
              </w:pPrChange>
            </w:pPr>
            <w:ins w:id="4256" w:author="Steven Chen" w:date="2016-12-14T14:12:00Z">
              <w:r w:rsidRPr="00276ED5">
                <w:rPr>
                  <w:rFonts w:ascii="Palatino Linotype" w:hAnsi="Palatino Linotype" w:cs="Arial"/>
                  <w:sz w:val="18"/>
                  <w:szCs w:val="18"/>
                  <w:rPrChange w:id="4257" w:author="Steven Chen" w:date="2016-12-14T14:13:00Z">
                    <w:rPr>
                      <w:rFonts w:ascii="Arial" w:hAnsi="Arial" w:cs="Arial"/>
                      <w:sz w:val="18"/>
                      <w:szCs w:val="18"/>
                    </w:rPr>
                  </w:rPrChange>
                </w:rPr>
                <w:t>M3476_01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5327E61" w14:textId="77777777" w:rsidR="00276ED5" w:rsidRPr="00276ED5" w:rsidRDefault="00276ED5" w:rsidP="00276ED5">
            <w:pPr>
              <w:spacing w:after="0"/>
              <w:jc w:val="center"/>
              <w:rPr>
                <w:ins w:id="4258" w:author="Steven Chen" w:date="2016-12-14T14:12:00Z"/>
                <w:rFonts w:ascii="Palatino Linotype" w:hAnsi="Palatino Linotype" w:cs="Arial"/>
                <w:sz w:val="18"/>
                <w:szCs w:val="18"/>
                <w:rPrChange w:id="4259" w:author="Steven Chen" w:date="2016-12-14T14:13:00Z">
                  <w:rPr>
                    <w:ins w:id="4260" w:author="Steven Chen" w:date="2016-12-14T14:12:00Z"/>
                    <w:rFonts w:ascii="Arial" w:hAnsi="Arial" w:cs="Arial"/>
                    <w:sz w:val="18"/>
                    <w:szCs w:val="18"/>
                  </w:rPr>
                </w:rPrChange>
              </w:rPr>
              <w:pPrChange w:id="4261" w:author="Steven Chen" w:date="2016-12-14T14:12:00Z">
                <w:pPr>
                  <w:jc w:val="center"/>
                </w:pPr>
              </w:pPrChange>
            </w:pPr>
            <w:ins w:id="4262" w:author="Steven Chen" w:date="2016-12-14T14:12:00Z">
              <w:r w:rsidRPr="00276ED5">
                <w:rPr>
                  <w:rFonts w:ascii="Palatino Linotype" w:hAnsi="Palatino Linotype" w:cs="Arial"/>
                  <w:sz w:val="18"/>
                  <w:szCs w:val="18"/>
                  <w:rPrChange w:id="4263" w:author="Steven Chen" w:date="2016-12-14T14:13:00Z">
                    <w:rPr>
                      <w:rFonts w:ascii="Arial" w:hAnsi="Arial" w:cs="Arial"/>
                      <w:sz w:val="18"/>
                      <w:szCs w:val="18"/>
                    </w:rPr>
                  </w:rPrChange>
                </w:rPr>
                <w:t>0%loss</w:t>
              </w:r>
            </w:ins>
          </w:p>
        </w:tc>
      </w:tr>
      <w:tr w:rsidR="00276ED5" w:rsidRPr="00276ED5" w14:paraId="501C9BBC" w14:textId="77777777" w:rsidTr="00C70F8A">
        <w:trPr>
          <w:trHeight w:val="270"/>
          <w:ins w:id="4264"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F5863C" w14:textId="77777777" w:rsidR="00276ED5" w:rsidRPr="00276ED5" w:rsidRDefault="00276ED5" w:rsidP="00276ED5">
            <w:pPr>
              <w:spacing w:after="0"/>
              <w:jc w:val="center"/>
              <w:rPr>
                <w:ins w:id="4265" w:author="Steven Chen" w:date="2016-12-14T14:12:00Z"/>
                <w:rFonts w:ascii="Palatino Linotype" w:hAnsi="Palatino Linotype" w:cs="Arial"/>
                <w:sz w:val="18"/>
                <w:szCs w:val="18"/>
                <w:rPrChange w:id="4266" w:author="Steven Chen" w:date="2016-12-14T14:13:00Z">
                  <w:rPr>
                    <w:ins w:id="4267" w:author="Steven Chen" w:date="2016-12-14T14:12:00Z"/>
                    <w:rFonts w:ascii="Arial" w:hAnsi="Arial" w:cs="Arial"/>
                    <w:sz w:val="18"/>
                    <w:szCs w:val="18"/>
                  </w:rPr>
                </w:rPrChange>
              </w:rPr>
              <w:pPrChange w:id="4268" w:author="Steven Chen" w:date="2016-12-14T14:12:00Z">
                <w:pPr>
                  <w:jc w:val="center"/>
                </w:pPr>
              </w:pPrChange>
            </w:pPr>
            <w:ins w:id="4269" w:author="Steven Chen" w:date="2016-12-14T14:12:00Z">
              <w:r w:rsidRPr="00276ED5">
                <w:rPr>
                  <w:rFonts w:ascii="Palatino Linotype" w:hAnsi="Palatino Linotype" w:cs="Arial"/>
                  <w:sz w:val="18"/>
                  <w:szCs w:val="18"/>
                  <w:rPrChange w:id="4270" w:author="Steven Chen" w:date="2016-12-14T14:13:00Z">
                    <w:rPr>
                      <w:rFonts w:ascii="Arial" w:hAnsi="Arial" w:cs="Arial"/>
                      <w:sz w:val="18"/>
                      <w:szCs w:val="18"/>
                    </w:rPr>
                  </w:rPrChange>
                </w:rPr>
                <w:t>CAKE</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2B735A" w14:textId="77777777" w:rsidR="00276ED5" w:rsidRPr="00276ED5" w:rsidRDefault="00276ED5" w:rsidP="00276ED5">
            <w:pPr>
              <w:spacing w:after="0"/>
              <w:jc w:val="center"/>
              <w:rPr>
                <w:ins w:id="4271" w:author="Steven Chen" w:date="2016-12-14T14:12:00Z"/>
                <w:rFonts w:ascii="Palatino Linotype" w:hAnsi="Palatino Linotype" w:cs="Arial"/>
                <w:sz w:val="18"/>
                <w:szCs w:val="18"/>
                <w:rPrChange w:id="4272" w:author="Steven Chen" w:date="2016-12-14T14:13:00Z">
                  <w:rPr>
                    <w:ins w:id="4273" w:author="Steven Chen" w:date="2016-12-14T14:12:00Z"/>
                    <w:rFonts w:ascii="Arial" w:hAnsi="Arial" w:cs="Arial"/>
                    <w:sz w:val="18"/>
                    <w:szCs w:val="18"/>
                  </w:rPr>
                </w:rPrChange>
              </w:rPr>
              <w:pPrChange w:id="4274" w:author="Steven Chen" w:date="2016-12-14T14:12:00Z">
                <w:pPr>
                  <w:jc w:val="center"/>
                </w:pPr>
              </w:pPrChange>
            </w:pPr>
            <w:ins w:id="4275" w:author="Steven Chen" w:date="2016-12-14T14:12:00Z">
              <w:r w:rsidRPr="00276ED5">
                <w:rPr>
                  <w:rFonts w:ascii="Palatino Linotype" w:hAnsi="Palatino Linotype" w:cs="Arial"/>
                  <w:sz w:val="18"/>
                  <w:szCs w:val="18"/>
                  <w:rPrChange w:id="4276" w:author="Steven Chen" w:date="2016-12-14T14:13:00Z">
                    <w:rPr>
                      <w:rFonts w:ascii="Arial" w:hAnsi="Arial" w:cs="Arial"/>
                      <w:sz w:val="18"/>
                      <w:szCs w:val="18"/>
                    </w:rPr>
                  </w:rPrChange>
                </w:rPr>
                <w:t>5510</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F52F71" w14:textId="77777777" w:rsidR="00276ED5" w:rsidRPr="00276ED5" w:rsidRDefault="00276ED5" w:rsidP="00276ED5">
            <w:pPr>
              <w:spacing w:after="0"/>
              <w:jc w:val="center"/>
              <w:rPr>
                <w:ins w:id="4277" w:author="Steven Chen" w:date="2016-12-14T14:12:00Z"/>
                <w:rFonts w:ascii="Palatino Linotype" w:hAnsi="Palatino Linotype" w:cs="Arial"/>
                <w:sz w:val="18"/>
                <w:szCs w:val="18"/>
                <w:rPrChange w:id="4278" w:author="Steven Chen" w:date="2016-12-14T14:13:00Z">
                  <w:rPr>
                    <w:ins w:id="4279" w:author="Steven Chen" w:date="2016-12-14T14:12:00Z"/>
                    <w:rFonts w:ascii="Arial" w:hAnsi="Arial" w:cs="Arial"/>
                    <w:sz w:val="18"/>
                    <w:szCs w:val="18"/>
                  </w:rPr>
                </w:rPrChange>
              </w:rPr>
              <w:pPrChange w:id="4280" w:author="Steven Chen" w:date="2016-12-14T14:12:00Z">
                <w:pPr>
                  <w:jc w:val="center"/>
                </w:pPr>
              </w:pPrChange>
            </w:pPr>
            <w:ins w:id="4281" w:author="Steven Chen" w:date="2016-12-14T14:12:00Z">
              <w:r w:rsidRPr="00276ED5">
                <w:rPr>
                  <w:rFonts w:ascii="Palatino Linotype" w:eastAsia="Microsoft YaHei" w:hAnsi="Palatino Linotype" w:cs="Microsoft YaHei"/>
                  <w:sz w:val="18"/>
                  <w:szCs w:val="18"/>
                  <w:rPrChange w:id="4282" w:author="Steven Chen" w:date="2016-12-14T14:13:00Z">
                    <w:rPr>
                      <w:rFonts w:eastAsia="Microsoft YaHei" w:cs="Microsoft YaHei" w:hint="eastAsia"/>
                      <w:sz w:val="18"/>
                      <w:szCs w:val="18"/>
                    </w:rPr>
                  </w:rPrChange>
                </w:rPr>
                <w:t>香港仔</w:t>
              </w:r>
              <w:r w:rsidRPr="00276ED5">
                <w:rPr>
                  <w:rFonts w:ascii="Palatino Linotype" w:hAnsi="Palatino Linotype" w:cs="Arial"/>
                  <w:sz w:val="18"/>
                  <w:szCs w:val="18"/>
                  <w:rPrChange w:id="4283" w:author="Steven Chen" w:date="2016-12-14T14:13:00Z">
                    <w:rPr>
                      <w:rFonts w:ascii="Arial" w:hAnsi="Arial" w:cs="Arial"/>
                      <w:sz w:val="18"/>
                      <w:szCs w:val="18"/>
                    </w:rPr>
                  </w:rPrChange>
                </w:rPr>
                <w:t>(</w:t>
              </w:r>
              <w:r w:rsidRPr="00276ED5">
                <w:rPr>
                  <w:rFonts w:ascii="Palatino Linotype" w:eastAsia="Microsoft YaHei" w:hAnsi="Palatino Linotype" w:cs="Microsoft YaHei"/>
                  <w:sz w:val="18"/>
                  <w:szCs w:val="18"/>
                  <w:rPrChange w:id="4284" w:author="Steven Chen" w:date="2016-12-14T14:13:00Z">
                    <w:rPr>
                      <w:rFonts w:eastAsia="Microsoft YaHei" w:cs="Microsoft YaHei" w:hint="eastAsia"/>
                      <w:sz w:val="18"/>
                      <w:szCs w:val="18"/>
                    </w:rPr>
                  </w:rPrChange>
                </w:rPr>
                <w:t>東海堂</w:t>
              </w:r>
              <w:r w:rsidRPr="00276ED5">
                <w:rPr>
                  <w:rFonts w:ascii="Palatino Linotype" w:hAnsi="Palatino Linotype" w:cs="Arial"/>
                  <w:sz w:val="18"/>
                  <w:szCs w:val="18"/>
                  <w:rPrChange w:id="4285" w:author="Steven Chen" w:date="2016-12-14T14:13:00Z">
                    <w:rPr>
                      <w:rFonts w:ascii="Arial" w:hAnsi="Arial" w:cs="Arial"/>
                      <w:sz w:val="18"/>
                      <w:szCs w:val="18"/>
                    </w:rPr>
                  </w:rPrChange>
                </w:rPr>
                <w:t>)</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29E388" w14:textId="77777777" w:rsidR="00276ED5" w:rsidRPr="00276ED5" w:rsidRDefault="00276ED5" w:rsidP="00276ED5">
            <w:pPr>
              <w:spacing w:after="0"/>
              <w:jc w:val="center"/>
              <w:rPr>
                <w:ins w:id="4286" w:author="Steven Chen" w:date="2016-12-14T14:12:00Z"/>
                <w:rFonts w:ascii="Palatino Linotype" w:hAnsi="Palatino Linotype" w:cs="Arial"/>
                <w:sz w:val="18"/>
                <w:szCs w:val="18"/>
                <w:rPrChange w:id="4287" w:author="Steven Chen" w:date="2016-12-14T14:13:00Z">
                  <w:rPr>
                    <w:ins w:id="4288" w:author="Steven Chen" w:date="2016-12-14T14:12:00Z"/>
                    <w:rFonts w:ascii="Arial" w:hAnsi="Arial" w:cs="Arial"/>
                    <w:sz w:val="18"/>
                    <w:szCs w:val="18"/>
                  </w:rPr>
                </w:rPrChange>
              </w:rPr>
              <w:pPrChange w:id="4289" w:author="Steven Chen" w:date="2016-12-14T14:12:00Z">
                <w:pPr>
                  <w:jc w:val="center"/>
                </w:pPr>
              </w:pPrChange>
            </w:pPr>
            <w:ins w:id="4290" w:author="Steven Chen" w:date="2016-12-14T14:12:00Z">
              <w:r w:rsidRPr="00276ED5">
                <w:rPr>
                  <w:rFonts w:ascii="Palatino Linotype" w:hAnsi="Palatino Linotype" w:cs="Arial"/>
                  <w:sz w:val="18"/>
                  <w:szCs w:val="18"/>
                  <w:rPrChange w:id="4291" w:author="Steven Chen" w:date="2016-12-14T14:13:00Z">
                    <w:rPr>
                      <w:rFonts w:ascii="Arial" w:hAnsi="Arial" w:cs="Arial"/>
                      <w:sz w:val="18"/>
                      <w:szCs w:val="18"/>
                    </w:rPr>
                  </w:rPrChange>
                </w:rPr>
                <w:t>2016/11/30 21:09</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0ABE4F" w14:textId="77777777" w:rsidR="00276ED5" w:rsidRPr="00276ED5" w:rsidRDefault="00276ED5" w:rsidP="00276ED5">
            <w:pPr>
              <w:spacing w:after="0"/>
              <w:jc w:val="center"/>
              <w:rPr>
                <w:ins w:id="4292" w:author="Steven Chen" w:date="2016-12-14T14:12:00Z"/>
                <w:rFonts w:ascii="Palatino Linotype" w:hAnsi="Palatino Linotype" w:cs="Arial"/>
                <w:sz w:val="18"/>
                <w:szCs w:val="18"/>
                <w:rPrChange w:id="4293" w:author="Steven Chen" w:date="2016-12-14T14:13:00Z">
                  <w:rPr>
                    <w:ins w:id="4294" w:author="Steven Chen" w:date="2016-12-14T14:12:00Z"/>
                    <w:rFonts w:ascii="Arial" w:hAnsi="Arial" w:cs="Arial"/>
                    <w:sz w:val="18"/>
                    <w:szCs w:val="18"/>
                  </w:rPr>
                </w:rPrChange>
              </w:rPr>
              <w:pPrChange w:id="4295" w:author="Steven Chen" w:date="2016-12-14T14:12:00Z">
                <w:pPr>
                  <w:jc w:val="center"/>
                </w:pPr>
              </w:pPrChange>
            </w:pPr>
            <w:ins w:id="4296" w:author="Steven Chen" w:date="2016-12-14T14:12:00Z">
              <w:r w:rsidRPr="00276ED5">
                <w:rPr>
                  <w:rFonts w:ascii="Palatino Linotype" w:hAnsi="Palatino Linotype" w:cs="Arial"/>
                  <w:sz w:val="18"/>
                  <w:szCs w:val="18"/>
                  <w:rPrChange w:id="4297" w:author="Steven Chen" w:date="2016-12-14T14:13:00Z">
                    <w:rPr>
                      <w:rFonts w:ascii="Arial" w:hAnsi="Arial" w:cs="Arial"/>
                      <w:sz w:val="18"/>
                      <w:szCs w:val="18"/>
                    </w:rPr>
                  </w:rPrChange>
                </w:rPr>
                <w:t>M5510_01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33B7BC" w14:textId="77777777" w:rsidR="00276ED5" w:rsidRPr="00276ED5" w:rsidRDefault="00276ED5" w:rsidP="00276ED5">
            <w:pPr>
              <w:spacing w:after="0"/>
              <w:jc w:val="center"/>
              <w:rPr>
                <w:ins w:id="4298" w:author="Steven Chen" w:date="2016-12-14T14:12:00Z"/>
                <w:rFonts w:ascii="Palatino Linotype" w:hAnsi="Palatino Linotype" w:cs="Arial"/>
                <w:sz w:val="18"/>
                <w:szCs w:val="18"/>
                <w:rPrChange w:id="4299" w:author="Steven Chen" w:date="2016-12-14T14:13:00Z">
                  <w:rPr>
                    <w:ins w:id="4300" w:author="Steven Chen" w:date="2016-12-14T14:12:00Z"/>
                    <w:rFonts w:ascii="Arial" w:hAnsi="Arial" w:cs="Arial"/>
                    <w:sz w:val="18"/>
                    <w:szCs w:val="18"/>
                  </w:rPr>
                </w:rPrChange>
              </w:rPr>
              <w:pPrChange w:id="4301" w:author="Steven Chen" w:date="2016-12-14T14:12:00Z">
                <w:pPr>
                  <w:jc w:val="center"/>
                </w:pPr>
              </w:pPrChange>
            </w:pPr>
            <w:ins w:id="4302" w:author="Steven Chen" w:date="2016-12-14T14:12:00Z">
              <w:r w:rsidRPr="00276ED5">
                <w:rPr>
                  <w:rFonts w:ascii="Palatino Linotype" w:hAnsi="Palatino Linotype" w:cs="Arial"/>
                  <w:sz w:val="18"/>
                  <w:szCs w:val="18"/>
                  <w:rPrChange w:id="4303" w:author="Steven Chen" w:date="2016-12-14T14:13:00Z">
                    <w:rPr>
                      <w:rFonts w:ascii="Arial" w:hAnsi="Arial" w:cs="Arial"/>
                      <w:sz w:val="18"/>
                      <w:szCs w:val="18"/>
                    </w:rPr>
                  </w:rPrChange>
                </w:rPr>
                <w:t>0%loss</w:t>
              </w:r>
            </w:ins>
          </w:p>
        </w:tc>
      </w:tr>
      <w:tr w:rsidR="00276ED5" w:rsidRPr="00276ED5" w14:paraId="7EC88D06" w14:textId="77777777" w:rsidTr="00C70F8A">
        <w:trPr>
          <w:trHeight w:val="270"/>
          <w:ins w:id="4304"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48F5F9F" w14:textId="77777777" w:rsidR="00276ED5" w:rsidRPr="00276ED5" w:rsidRDefault="00276ED5" w:rsidP="00276ED5">
            <w:pPr>
              <w:spacing w:after="0"/>
              <w:jc w:val="center"/>
              <w:rPr>
                <w:ins w:id="4305" w:author="Steven Chen" w:date="2016-12-14T14:12:00Z"/>
                <w:rFonts w:ascii="Palatino Linotype" w:hAnsi="Palatino Linotype" w:cs="Arial"/>
                <w:sz w:val="18"/>
                <w:szCs w:val="18"/>
                <w:rPrChange w:id="4306" w:author="Steven Chen" w:date="2016-12-14T14:13:00Z">
                  <w:rPr>
                    <w:ins w:id="4307" w:author="Steven Chen" w:date="2016-12-14T14:12:00Z"/>
                    <w:rFonts w:ascii="Arial" w:hAnsi="Arial" w:cs="Arial"/>
                    <w:sz w:val="18"/>
                    <w:szCs w:val="18"/>
                  </w:rPr>
                </w:rPrChange>
              </w:rPr>
              <w:pPrChange w:id="4308" w:author="Steven Chen" w:date="2016-12-14T14:12:00Z">
                <w:pPr>
                  <w:jc w:val="center"/>
                </w:pPr>
              </w:pPrChange>
            </w:pPr>
            <w:ins w:id="4309" w:author="Steven Chen" w:date="2016-12-14T14:12:00Z">
              <w:r w:rsidRPr="00276ED5">
                <w:rPr>
                  <w:rFonts w:ascii="Palatino Linotype" w:hAnsi="Palatino Linotype" w:cs="Arial"/>
                  <w:sz w:val="18"/>
                  <w:szCs w:val="18"/>
                  <w:rPrChange w:id="4310" w:author="Steven Chen" w:date="2016-12-14T14:13:00Z">
                    <w:rPr>
                      <w:rFonts w:ascii="Arial" w:hAnsi="Arial" w:cs="Arial"/>
                      <w:sz w:val="18"/>
                      <w:szCs w:val="18"/>
                    </w:rPr>
                  </w:rPrChange>
                </w:rPr>
                <w:t>CAKE</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545F48" w14:textId="77777777" w:rsidR="00276ED5" w:rsidRPr="00276ED5" w:rsidRDefault="00276ED5" w:rsidP="00276ED5">
            <w:pPr>
              <w:spacing w:after="0"/>
              <w:jc w:val="center"/>
              <w:rPr>
                <w:ins w:id="4311" w:author="Steven Chen" w:date="2016-12-14T14:12:00Z"/>
                <w:rFonts w:ascii="Palatino Linotype" w:hAnsi="Palatino Linotype" w:cs="Arial"/>
                <w:sz w:val="18"/>
                <w:szCs w:val="18"/>
                <w:rPrChange w:id="4312" w:author="Steven Chen" w:date="2016-12-14T14:13:00Z">
                  <w:rPr>
                    <w:ins w:id="4313" w:author="Steven Chen" w:date="2016-12-14T14:12:00Z"/>
                    <w:rFonts w:ascii="Arial" w:hAnsi="Arial" w:cs="Arial"/>
                    <w:sz w:val="18"/>
                    <w:szCs w:val="18"/>
                  </w:rPr>
                </w:rPrChange>
              </w:rPr>
              <w:pPrChange w:id="4314" w:author="Steven Chen" w:date="2016-12-14T14:12:00Z">
                <w:pPr>
                  <w:jc w:val="center"/>
                </w:pPr>
              </w:pPrChange>
            </w:pPr>
            <w:ins w:id="4315" w:author="Steven Chen" w:date="2016-12-14T14:12:00Z">
              <w:r w:rsidRPr="00276ED5">
                <w:rPr>
                  <w:rFonts w:ascii="Palatino Linotype" w:hAnsi="Palatino Linotype" w:cs="Arial"/>
                  <w:sz w:val="18"/>
                  <w:szCs w:val="18"/>
                  <w:rPrChange w:id="4316" w:author="Steven Chen" w:date="2016-12-14T14:13:00Z">
                    <w:rPr>
                      <w:rFonts w:ascii="Arial" w:hAnsi="Arial" w:cs="Arial"/>
                      <w:sz w:val="18"/>
                      <w:szCs w:val="18"/>
                    </w:rPr>
                  </w:rPrChange>
                </w:rPr>
                <w:t>3133</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D82533" w14:textId="77777777" w:rsidR="00276ED5" w:rsidRPr="00276ED5" w:rsidRDefault="00276ED5" w:rsidP="00276ED5">
            <w:pPr>
              <w:spacing w:after="0"/>
              <w:jc w:val="center"/>
              <w:rPr>
                <w:ins w:id="4317" w:author="Steven Chen" w:date="2016-12-14T14:12:00Z"/>
                <w:rFonts w:ascii="Palatino Linotype" w:hAnsi="Palatino Linotype" w:cs="Arial"/>
                <w:sz w:val="18"/>
                <w:szCs w:val="18"/>
                <w:rPrChange w:id="4318" w:author="Steven Chen" w:date="2016-12-14T14:13:00Z">
                  <w:rPr>
                    <w:ins w:id="4319" w:author="Steven Chen" w:date="2016-12-14T14:12:00Z"/>
                    <w:rFonts w:ascii="Arial" w:hAnsi="Arial" w:cs="Arial"/>
                    <w:sz w:val="18"/>
                    <w:szCs w:val="18"/>
                  </w:rPr>
                </w:rPrChange>
              </w:rPr>
              <w:pPrChange w:id="4320" w:author="Steven Chen" w:date="2016-12-14T14:12:00Z">
                <w:pPr>
                  <w:jc w:val="center"/>
                </w:pPr>
              </w:pPrChange>
            </w:pPr>
            <w:ins w:id="4321" w:author="Steven Chen" w:date="2016-12-14T14:12:00Z">
              <w:r w:rsidRPr="00276ED5">
                <w:rPr>
                  <w:rFonts w:ascii="Palatino Linotype" w:eastAsia="Microsoft YaHei" w:hAnsi="Palatino Linotype" w:cs="Microsoft YaHei"/>
                  <w:sz w:val="18"/>
                  <w:szCs w:val="18"/>
                  <w:rPrChange w:id="4322" w:author="Steven Chen" w:date="2016-12-14T14:13:00Z">
                    <w:rPr>
                      <w:rFonts w:eastAsia="Microsoft YaHei" w:cs="Microsoft YaHei" w:hint="eastAsia"/>
                      <w:sz w:val="18"/>
                      <w:szCs w:val="18"/>
                    </w:rPr>
                  </w:rPrChange>
                </w:rPr>
                <w:t>竹園餅店</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17D96A" w14:textId="77777777" w:rsidR="00276ED5" w:rsidRPr="00276ED5" w:rsidRDefault="00276ED5" w:rsidP="00276ED5">
            <w:pPr>
              <w:spacing w:after="0"/>
              <w:jc w:val="center"/>
              <w:rPr>
                <w:ins w:id="4323" w:author="Steven Chen" w:date="2016-12-14T14:12:00Z"/>
                <w:rFonts w:ascii="Palatino Linotype" w:hAnsi="Palatino Linotype" w:cs="Arial"/>
                <w:sz w:val="18"/>
                <w:szCs w:val="18"/>
                <w:rPrChange w:id="4324" w:author="Steven Chen" w:date="2016-12-14T14:13:00Z">
                  <w:rPr>
                    <w:ins w:id="4325" w:author="Steven Chen" w:date="2016-12-14T14:12:00Z"/>
                    <w:rFonts w:ascii="Arial" w:hAnsi="Arial" w:cs="Arial"/>
                    <w:sz w:val="18"/>
                    <w:szCs w:val="18"/>
                  </w:rPr>
                </w:rPrChange>
              </w:rPr>
              <w:pPrChange w:id="4326" w:author="Steven Chen" w:date="2016-12-14T14:12:00Z">
                <w:pPr>
                  <w:jc w:val="center"/>
                </w:pPr>
              </w:pPrChange>
            </w:pPr>
            <w:ins w:id="4327" w:author="Steven Chen" w:date="2016-12-14T14:12:00Z">
              <w:r w:rsidRPr="00276ED5">
                <w:rPr>
                  <w:rFonts w:ascii="Palatino Linotype" w:hAnsi="Palatino Linotype" w:cs="Arial"/>
                  <w:sz w:val="18"/>
                  <w:szCs w:val="18"/>
                  <w:rPrChange w:id="4328" w:author="Steven Chen" w:date="2016-12-14T14:13:00Z">
                    <w:rPr>
                      <w:rFonts w:ascii="Arial" w:hAnsi="Arial" w:cs="Arial"/>
                      <w:sz w:val="18"/>
                      <w:szCs w:val="18"/>
                    </w:rPr>
                  </w:rPrChange>
                </w:rPr>
                <w:t>2016/11/30 20:21</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FC80B6" w14:textId="77777777" w:rsidR="00276ED5" w:rsidRPr="00276ED5" w:rsidRDefault="00276ED5" w:rsidP="00276ED5">
            <w:pPr>
              <w:spacing w:after="0"/>
              <w:jc w:val="center"/>
              <w:rPr>
                <w:ins w:id="4329" w:author="Steven Chen" w:date="2016-12-14T14:12:00Z"/>
                <w:rFonts w:ascii="Palatino Linotype" w:hAnsi="Palatino Linotype" w:cs="Arial"/>
                <w:sz w:val="18"/>
                <w:szCs w:val="18"/>
                <w:rPrChange w:id="4330" w:author="Steven Chen" w:date="2016-12-14T14:13:00Z">
                  <w:rPr>
                    <w:ins w:id="4331" w:author="Steven Chen" w:date="2016-12-14T14:12:00Z"/>
                    <w:rFonts w:ascii="Arial" w:hAnsi="Arial" w:cs="Arial"/>
                    <w:sz w:val="18"/>
                    <w:szCs w:val="18"/>
                  </w:rPr>
                </w:rPrChange>
              </w:rPr>
              <w:pPrChange w:id="4332" w:author="Steven Chen" w:date="2016-12-14T14:12:00Z">
                <w:pPr>
                  <w:jc w:val="center"/>
                </w:pPr>
              </w:pPrChange>
            </w:pPr>
            <w:ins w:id="4333" w:author="Steven Chen" w:date="2016-12-14T14:12:00Z">
              <w:r w:rsidRPr="00276ED5">
                <w:rPr>
                  <w:rFonts w:ascii="Palatino Linotype" w:hAnsi="Palatino Linotype" w:cs="Arial"/>
                  <w:sz w:val="18"/>
                  <w:szCs w:val="18"/>
                  <w:rPrChange w:id="4334" w:author="Steven Chen" w:date="2016-12-14T14:13:00Z">
                    <w:rPr>
                      <w:rFonts w:ascii="Arial" w:hAnsi="Arial" w:cs="Arial"/>
                      <w:sz w:val="18"/>
                      <w:szCs w:val="18"/>
                    </w:rPr>
                  </w:rPrChange>
                </w:rPr>
                <w:t>M3133_01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7E2B1B6" w14:textId="77777777" w:rsidR="00276ED5" w:rsidRPr="00276ED5" w:rsidRDefault="00276ED5" w:rsidP="00276ED5">
            <w:pPr>
              <w:spacing w:after="0"/>
              <w:jc w:val="center"/>
              <w:rPr>
                <w:ins w:id="4335" w:author="Steven Chen" w:date="2016-12-14T14:12:00Z"/>
                <w:rFonts w:ascii="Palatino Linotype" w:hAnsi="Palatino Linotype" w:cs="Arial"/>
                <w:sz w:val="18"/>
                <w:szCs w:val="18"/>
                <w:rPrChange w:id="4336" w:author="Steven Chen" w:date="2016-12-14T14:13:00Z">
                  <w:rPr>
                    <w:ins w:id="4337" w:author="Steven Chen" w:date="2016-12-14T14:12:00Z"/>
                    <w:rFonts w:ascii="Arial" w:hAnsi="Arial" w:cs="Arial"/>
                    <w:sz w:val="18"/>
                    <w:szCs w:val="18"/>
                  </w:rPr>
                </w:rPrChange>
              </w:rPr>
              <w:pPrChange w:id="4338" w:author="Steven Chen" w:date="2016-12-14T14:12:00Z">
                <w:pPr>
                  <w:jc w:val="center"/>
                </w:pPr>
              </w:pPrChange>
            </w:pPr>
            <w:ins w:id="4339" w:author="Steven Chen" w:date="2016-12-14T14:12:00Z">
              <w:r w:rsidRPr="00276ED5">
                <w:rPr>
                  <w:rFonts w:ascii="Palatino Linotype" w:hAnsi="Palatino Linotype" w:cs="Arial"/>
                  <w:sz w:val="18"/>
                  <w:szCs w:val="18"/>
                  <w:rPrChange w:id="4340" w:author="Steven Chen" w:date="2016-12-14T14:13:00Z">
                    <w:rPr>
                      <w:rFonts w:ascii="Arial" w:hAnsi="Arial" w:cs="Arial"/>
                      <w:sz w:val="18"/>
                      <w:szCs w:val="18"/>
                    </w:rPr>
                  </w:rPrChange>
                </w:rPr>
                <w:t>0%loss</w:t>
              </w:r>
            </w:ins>
          </w:p>
        </w:tc>
      </w:tr>
      <w:tr w:rsidR="00276ED5" w:rsidRPr="00276ED5" w14:paraId="672330C6" w14:textId="77777777" w:rsidTr="00C70F8A">
        <w:trPr>
          <w:trHeight w:val="270"/>
          <w:ins w:id="4341"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ED70D52" w14:textId="77777777" w:rsidR="00276ED5" w:rsidRPr="00276ED5" w:rsidRDefault="00276ED5" w:rsidP="00276ED5">
            <w:pPr>
              <w:spacing w:after="0"/>
              <w:jc w:val="center"/>
              <w:rPr>
                <w:ins w:id="4342" w:author="Steven Chen" w:date="2016-12-14T14:12:00Z"/>
                <w:rFonts w:ascii="Palatino Linotype" w:hAnsi="Palatino Linotype" w:cs="Arial"/>
                <w:sz w:val="18"/>
                <w:szCs w:val="18"/>
                <w:rPrChange w:id="4343" w:author="Steven Chen" w:date="2016-12-14T14:13:00Z">
                  <w:rPr>
                    <w:ins w:id="4344" w:author="Steven Chen" w:date="2016-12-14T14:12:00Z"/>
                    <w:rFonts w:ascii="Arial" w:hAnsi="Arial" w:cs="Arial"/>
                    <w:sz w:val="18"/>
                    <w:szCs w:val="18"/>
                  </w:rPr>
                </w:rPrChange>
              </w:rPr>
              <w:pPrChange w:id="4345" w:author="Steven Chen" w:date="2016-12-14T14:12:00Z">
                <w:pPr>
                  <w:jc w:val="center"/>
                </w:pPr>
              </w:pPrChange>
            </w:pPr>
            <w:ins w:id="4346" w:author="Steven Chen" w:date="2016-12-14T14:12:00Z">
              <w:r w:rsidRPr="00276ED5">
                <w:rPr>
                  <w:rFonts w:ascii="Palatino Linotype" w:hAnsi="Palatino Linotype" w:cs="Arial"/>
                  <w:sz w:val="18"/>
                  <w:szCs w:val="18"/>
                  <w:rPrChange w:id="4347" w:author="Steven Chen" w:date="2016-12-14T14:13:00Z">
                    <w:rPr>
                      <w:rFonts w:ascii="Arial" w:hAnsi="Arial" w:cs="Arial"/>
                      <w:sz w:val="18"/>
                      <w:szCs w:val="18"/>
                    </w:rPr>
                  </w:rPrChange>
                </w:rPr>
                <w:t>GEN</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70397" w14:textId="77777777" w:rsidR="00276ED5" w:rsidRPr="00276ED5" w:rsidRDefault="00276ED5" w:rsidP="00276ED5">
            <w:pPr>
              <w:spacing w:after="0"/>
              <w:jc w:val="center"/>
              <w:rPr>
                <w:ins w:id="4348" w:author="Steven Chen" w:date="2016-12-14T14:12:00Z"/>
                <w:rFonts w:ascii="Palatino Linotype" w:hAnsi="Palatino Linotype" w:cs="Arial"/>
                <w:sz w:val="18"/>
                <w:szCs w:val="18"/>
                <w:rPrChange w:id="4349" w:author="Steven Chen" w:date="2016-12-14T14:13:00Z">
                  <w:rPr>
                    <w:ins w:id="4350" w:author="Steven Chen" w:date="2016-12-14T14:12:00Z"/>
                    <w:rFonts w:ascii="Arial" w:hAnsi="Arial" w:cs="Arial"/>
                    <w:sz w:val="18"/>
                    <w:szCs w:val="18"/>
                  </w:rPr>
                </w:rPrChange>
              </w:rPr>
              <w:pPrChange w:id="4351" w:author="Steven Chen" w:date="2016-12-14T14:12:00Z">
                <w:pPr>
                  <w:jc w:val="center"/>
                </w:pPr>
              </w:pPrChange>
            </w:pPr>
            <w:ins w:id="4352" w:author="Steven Chen" w:date="2016-12-14T14:12:00Z">
              <w:r w:rsidRPr="00276ED5">
                <w:rPr>
                  <w:rFonts w:ascii="Palatino Linotype" w:hAnsi="Palatino Linotype" w:cs="Arial"/>
                  <w:sz w:val="18"/>
                  <w:szCs w:val="18"/>
                  <w:rPrChange w:id="4353" w:author="Steven Chen" w:date="2016-12-14T14:13:00Z">
                    <w:rPr>
                      <w:rFonts w:ascii="Arial" w:hAnsi="Arial" w:cs="Arial"/>
                      <w:sz w:val="18"/>
                      <w:szCs w:val="18"/>
                    </w:rPr>
                  </w:rPrChange>
                </w:rPr>
                <w:t>2822</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2C19AFD" w14:textId="77777777" w:rsidR="00276ED5" w:rsidRPr="00276ED5" w:rsidRDefault="00276ED5" w:rsidP="00276ED5">
            <w:pPr>
              <w:spacing w:after="0"/>
              <w:jc w:val="center"/>
              <w:rPr>
                <w:ins w:id="4354" w:author="Steven Chen" w:date="2016-12-14T14:12:00Z"/>
                <w:rFonts w:ascii="Palatino Linotype" w:hAnsi="Palatino Linotype" w:cs="Arial"/>
                <w:sz w:val="18"/>
                <w:szCs w:val="18"/>
                <w:rPrChange w:id="4355" w:author="Steven Chen" w:date="2016-12-14T14:13:00Z">
                  <w:rPr>
                    <w:ins w:id="4356" w:author="Steven Chen" w:date="2016-12-14T14:12:00Z"/>
                    <w:rFonts w:ascii="Arial" w:hAnsi="Arial" w:cs="Arial"/>
                    <w:sz w:val="18"/>
                    <w:szCs w:val="18"/>
                  </w:rPr>
                </w:rPrChange>
              </w:rPr>
              <w:pPrChange w:id="4357" w:author="Steven Chen" w:date="2016-12-14T14:12:00Z">
                <w:pPr>
                  <w:jc w:val="center"/>
                </w:pPr>
              </w:pPrChange>
            </w:pPr>
            <w:ins w:id="4358" w:author="Steven Chen" w:date="2016-12-14T14:12:00Z">
              <w:r w:rsidRPr="00276ED5">
                <w:rPr>
                  <w:rFonts w:ascii="Palatino Linotype" w:hAnsi="Palatino Linotype" w:cs="Arial"/>
                  <w:sz w:val="18"/>
                  <w:szCs w:val="18"/>
                  <w:rPrChange w:id="4359" w:author="Steven Chen" w:date="2016-12-14T14:13:00Z">
                    <w:rPr>
                      <w:rFonts w:ascii="Arial" w:hAnsi="Arial" w:cs="Arial"/>
                      <w:sz w:val="18"/>
                      <w:szCs w:val="18"/>
                    </w:rPr>
                  </w:rPrChange>
                </w:rPr>
                <w:t>2822</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8639B4D" w14:textId="77777777" w:rsidR="00276ED5" w:rsidRPr="00276ED5" w:rsidRDefault="00276ED5" w:rsidP="00276ED5">
            <w:pPr>
              <w:spacing w:after="0"/>
              <w:jc w:val="center"/>
              <w:rPr>
                <w:ins w:id="4360" w:author="Steven Chen" w:date="2016-12-14T14:12:00Z"/>
                <w:rFonts w:ascii="Palatino Linotype" w:hAnsi="Palatino Linotype" w:cs="Arial"/>
                <w:sz w:val="18"/>
                <w:szCs w:val="18"/>
                <w:rPrChange w:id="4361" w:author="Steven Chen" w:date="2016-12-14T14:13:00Z">
                  <w:rPr>
                    <w:ins w:id="4362" w:author="Steven Chen" w:date="2016-12-14T14:12:00Z"/>
                    <w:rFonts w:ascii="Arial" w:hAnsi="Arial" w:cs="Arial"/>
                    <w:sz w:val="18"/>
                    <w:szCs w:val="18"/>
                  </w:rPr>
                </w:rPrChange>
              </w:rPr>
              <w:pPrChange w:id="4363" w:author="Steven Chen" w:date="2016-12-14T14:12:00Z">
                <w:pPr>
                  <w:jc w:val="center"/>
                </w:pPr>
              </w:pPrChange>
            </w:pPr>
            <w:ins w:id="4364" w:author="Steven Chen" w:date="2016-12-14T14:12:00Z">
              <w:r w:rsidRPr="00276ED5">
                <w:rPr>
                  <w:rFonts w:ascii="Palatino Linotype" w:hAnsi="Palatino Linotype" w:cs="Arial"/>
                  <w:sz w:val="18"/>
                  <w:szCs w:val="18"/>
                  <w:rPrChange w:id="4365" w:author="Steven Chen" w:date="2016-12-14T14:13:00Z">
                    <w:rPr>
                      <w:rFonts w:ascii="Arial" w:hAnsi="Arial" w:cs="Arial"/>
                      <w:sz w:val="18"/>
                      <w:szCs w:val="18"/>
                    </w:rPr>
                  </w:rPrChange>
                </w:rPr>
                <w:t>2016/12/1 2:50</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49A613" w14:textId="77777777" w:rsidR="00276ED5" w:rsidRPr="00276ED5" w:rsidRDefault="00276ED5" w:rsidP="00276ED5">
            <w:pPr>
              <w:spacing w:after="0"/>
              <w:jc w:val="center"/>
              <w:rPr>
                <w:ins w:id="4366" w:author="Steven Chen" w:date="2016-12-14T14:12:00Z"/>
                <w:rFonts w:ascii="Palatino Linotype" w:hAnsi="Palatino Linotype" w:cs="Arial"/>
                <w:sz w:val="18"/>
                <w:szCs w:val="18"/>
                <w:rPrChange w:id="4367" w:author="Steven Chen" w:date="2016-12-14T14:13:00Z">
                  <w:rPr>
                    <w:ins w:id="4368" w:author="Steven Chen" w:date="2016-12-14T14:12:00Z"/>
                    <w:rFonts w:ascii="Arial" w:hAnsi="Arial" w:cs="Arial"/>
                    <w:sz w:val="18"/>
                    <w:szCs w:val="18"/>
                  </w:rPr>
                </w:rPrChange>
              </w:rPr>
              <w:pPrChange w:id="4369" w:author="Steven Chen" w:date="2016-12-14T14:12:00Z">
                <w:pPr>
                  <w:jc w:val="center"/>
                </w:pPr>
              </w:pPrChange>
            </w:pPr>
            <w:ins w:id="4370" w:author="Steven Chen" w:date="2016-12-14T14:12:00Z">
              <w:r w:rsidRPr="00276ED5">
                <w:rPr>
                  <w:rFonts w:ascii="Palatino Linotype" w:hAnsi="Palatino Linotype" w:cs="Arial"/>
                  <w:sz w:val="18"/>
                  <w:szCs w:val="18"/>
                  <w:rPrChange w:id="4371" w:author="Steven Chen" w:date="2016-12-14T14:13:00Z">
                    <w:rPr>
                      <w:rFonts w:ascii="Arial" w:hAnsi="Arial" w:cs="Arial"/>
                      <w:sz w:val="18"/>
                      <w:szCs w:val="18"/>
                    </w:rPr>
                  </w:rPrChange>
                </w:rPr>
                <w:t>M2822</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74FD39" w14:textId="77777777" w:rsidR="00276ED5" w:rsidRPr="00276ED5" w:rsidRDefault="00276ED5" w:rsidP="00276ED5">
            <w:pPr>
              <w:spacing w:after="0"/>
              <w:jc w:val="center"/>
              <w:rPr>
                <w:ins w:id="4372" w:author="Steven Chen" w:date="2016-12-14T14:12:00Z"/>
                <w:rFonts w:ascii="Palatino Linotype" w:hAnsi="Palatino Linotype" w:cs="Arial"/>
                <w:sz w:val="18"/>
                <w:szCs w:val="18"/>
                <w:rPrChange w:id="4373" w:author="Steven Chen" w:date="2016-12-14T14:13:00Z">
                  <w:rPr>
                    <w:ins w:id="4374" w:author="Steven Chen" w:date="2016-12-14T14:12:00Z"/>
                    <w:rFonts w:ascii="Arial" w:hAnsi="Arial" w:cs="Arial"/>
                    <w:sz w:val="18"/>
                    <w:szCs w:val="18"/>
                  </w:rPr>
                </w:rPrChange>
              </w:rPr>
              <w:pPrChange w:id="4375" w:author="Steven Chen" w:date="2016-12-14T14:12:00Z">
                <w:pPr>
                  <w:jc w:val="center"/>
                </w:pPr>
              </w:pPrChange>
            </w:pPr>
            <w:ins w:id="4376" w:author="Steven Chen" w:date="2016-12-14T14:12:00Z">
              <w:r w:rsidRPr="00276ED5">
                <w:rPr>
                  <w:rFonts w:ascii="Palatino Linotype" w:hAnsi="Palatino Linotype" w:cs="Arial"/>
                  <w:sz w:val="18"/>
                  <w:szCs w:val="18"/>
                  <w:rPrChange w:id="4377" w:author="Steven Chen" w:date="2016-12-14T14:13:00Z">
                    <w:rPr>
                      <w:rFonts w:ascii="Arial" w:hAnsi="Arial" w:cs="Arial"/>
                      <w:sz w:val="18"/>
                      <w:szCs w:val="18"/>
                    </w:rPr>
                  </w:rPrChange>
                </w:rPr>
                <w:t>0%loss</w:t>
              </w:r>
            </w:ins>
          </w:p>
        </w:tc>
      </w:tr>
      <w:tr w:rsidR="00276ED5" w:rsidRPr="00276ED5" w14:paraId="3D86C576" w14:textId="77777777" w:rsidTr="00C70F8A">
        <w:trPr>
          <w:trHeight w:val="270"/>
          <w:ins w:id="4378"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C12F731" w14:textId="77777777" w:rsidR="00276ED5" w:rsidRPr="00276ED5" w:rsidRDefault="00276ED5" w:rsidP="00276ED5">
            <w:pPr>
              <w:spacing w:after="0"/>
              <w:jc w:val="center"/>
              <w:rPr>
                <w:ins w:id="4379" w:author="Steven Chen" w:date="2016-12-14T14:12:00Z"/>
                <w:rFonts w:ascii="Palatino Linotype" w:hAnsi="Palatino Linotype" w:cs="Arial"/>
                <w:sz w:val="18"/>
                <w:szCs w:val="18"/>
                <w:rPrChange w:id="4380" w:author="Steven Chen" w:date="2016-12-14T14:13:00Z">
                  <w:rPr>
                    <w:ins w:id="4381" w:author="Steven Chen" w:date="2016-12-14T14:12:00Z"/>
                    <w:rFonts w:ascii="Arial" w:hAnsi="Arial" w:cs="Arial"/>
                    <w:sz w:val="18"/>
                    <w:szCs w:val="18"/>
                  </w:rPr>
                </w:rPrChange>
              </w:rPr>
              <w:pPrChange w:id="4382" w:author="Steven Chen" w:date="2016-12-14T14:12:00Z">
                <w:pPr>
                  <w:jc w:val="center"/>
                </w:pPr>
              </w:pPrChange>
            </w:pPr>
            <w:ins w:id="4383" w:author="Steven Chen" w:date="2016-12-14T14:12:00Z">
              <w:r w:rsidRPr="00276ED5">
                <w:rPr>
                  <w:rFonts w:ascii="Palatino Linotype" w:hAnsi="Palatino Linotype" w:cs="Arial"/>
                  <w:sz w:val="18"/>
                  <w:szCs w:val="18"/>
                  <w:rPrChange w:id="4384" w:author="Steven Chen" w:date="2016-12-14T14:13:00Z">
                    <w:rPr>
                      <w:rFonts w:ascii="Arial" w:hAnsi="Arial" w:cs="Arial"/>
                      <w:sz w:val="18"/>
                      <w:szCs w:val="18"/>
                    </w:rPr>
                  </w:rPrChange>
                </w:rPr>
                <w:t>FFS</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A1F5C9" w14:textId="77777777" w:rsidR="00276ED5" w:rsidRPr="00276ED5" w:rsidRDefault="00276ED5" w:rsidP="00276ED5">
            <w:pPr>
              <w:spacing w:after="0"/>
              <w:jc w:val="center"/>
              <w:rPr>
                <w:ins w:id="4385" w:author="Steven Chen" w:date="2016-12-14T14:12:00Z"/>
                <w:rFonts w:ascii="Palatino Linotype" w:hAnsi="Palatino Linotype" w:cs="Arial"/>
                <w:sz w:val="18"/>
                <w:szCs w:val="18"/>
                <w:rPrChange w:id="4386" w:author="Steven Chen" w:date="2016-12-14T14:13:00Z">
                  <w:rPr>
                    <w:ins w:id="4387" w:author="Steven Chen" w:date="2016-12-14T14:12:00Z"/>
                    <w:rFonts w:ascii="Arial" w:hAnsi="Arial" w:cs="Arial"/>
                    <w:sz w:val="18"/>
                    <w:szCs w:val="18"/>
                  </w:rPr>
                </w:rPrChange>
              </w:rPr>
              <w:pPrChange w:id="4388" w:author="Steven Chen" w:date="2016-12-14T14:12:00Z">
                <w:pPr>
                  <w:jc w:val="center"/>
                </w:pPr>
              </w:pPrChange>
            </w:pPr>
            <w:ins w:id="4389" w:author="Steven Chen" w:date="2016-12-14T14:12:00Z">
              <w:r w:rsidRPr="00276ED5">
                <w:rPr>
                  <w:rFonts w:ascii="Palatino Linotype" w:hAnsi="Palatino Linotype" w:cs="Arial"/>
                  <w:sz w:val="18"/>
                  <w:szCs w:val="18"/>
                  <w:rPrChange w:id="4390" w:author="Steven Chen" w:date="2016-12-14T14:13:00Z">
                    <w:rPr>
                      <w:rFonts w:ascii="Arial" w:hAnsi="Arial" w:cs="Arial"/>
                      <w:sz w:val="18"/>
                      <w:szCs w:val="18"/>
                    </w:rPr>
                  </w:rPrChange>
                </w:rPr>
                <w:t>2222</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ED178" w14:textId="77777777" w:rsidR="00276ED5" w:rsidRPr="00276ED5" w:rsidRDefault="00276ED5" w:rsidP="00276ED5">
            <w:pPr>
              <w:spacing w:after="0"/>
              <w:jc w:val="center"/>
              <w:rPr>
                <w:ins w:id="4391" w:author="Steven Chen" w:date="2016-12-14T14:12:00Z"/>
                <w:rFonts w:ascii="Palatino Linotype" w:hAnsi="Palatino Linotype" w:cs="Arial"/>
                <w:sz w:val="18"/>
                <w:szCs w:val="18"/>
                <w:rPrChange w:id="4392" w:author="Steven Chen" w:date="2016-12-14T14:13:00Z">
                  <w:rPr>
                    <w:ins w:id="4393" w:author="Steven Chen" w:date="2016-12-14T14:12:00Z"/>
                    <w:rFonts w:ascii="Arial" w:hAnsi="Arial" w:cs="Arial"/>
                    <w:sz w:val="18"/>
                    <w:szCs w:val="18"/>
                  </w:rPr>
                </w:rPrChange>
              </w:rPr>
              <w:pPrChange w:id="4394" w:author="Steven Chen" w:date="2016-12-14T14:12:00Z">
                <w:pPr>
                  <w:jc w:val="center"/>
                </w:pPr>
              </w:pPrChange>
            </w:pPr>
            <w:ins w:id="4395" w:author="Steven Chen" w:date="2016-12-14T14:12:00Z">
              <w:r w:rsidRPr="00276ED5">
                <w:rPr>
                  <w:rFonts w:ascii="Palatino Linotype" w:eastAsia="Microsoft YaHei" w:hAnsi="Palatino Linotype" w:cs="Microsoft YaHei"/>
                  <w:sz w:val="18"/>
                  <w:szCs w:val="18"/>
                  <w:rPrChange w:id="4396" w:author="Steven Chen" w:date="2016-12-14T14:13:00Z">
                    <w:rPr>
                      <w:rFonts w:eastAsia="Microsoft YaHei" w:cs="Microsoft YaHei" w:hint="eastAsia"/>
                      <w:sz w:val="18"/>
                      <w:szCs w:val="18"/>
                    </w:rPr>
                  </w:rPrChange>
                </w:rPr>
                <w:t>杏花</w:t>
              </w:r>
              <w:r w:rsidRPr="00276ED5">
                <w:rPr>
                  <w:rFonts w:ascii="Palatino Linotype" w:hAnsi="Palatino Linotype" w:cs="Arial"/>
                  <w:sz w:val="18"/>
                  <w:szCs w:val="18"/>
                  <w:rPrChange w:id="4397" w:author="Steven Chen" w:date="2016-12-14T14:13:00Z">
                    <w:rPr>
                      <w:rFonts w:ascii="Arial" w:hAnsi="Arial" w:cs="Arial"/>
                      <w:sz w:val="18"/>
                      <w:szCs w:val="18"/>
                    </w:rPr>
                  </w:rPrChange>
                </w:rPr>
                <w:t>MX</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96E44D" w14:textId="77777777" w:rsidR="00276ED5" w:rsidRPr="00276ED5" w:rsidRDefault="00276ED5" w:rsidP="00276ED5">
            <w:pPr>
              <w:spacing w:after="0"/>
              <w:jc w:val="center"/>
              <w:rPr>
                <w:ins w:id="4398" w:author="Steven Chen" w:date="2016-12-14T14:12:00Z"/>
                <w:rFonts w:ascii="Palatino Linotype" w:hAnsi="Palatino Linotype" w:cs="Arial"/>
                <w:sz w:val="18"/>
                <w:szCs w:val="18"/>
                <w:rPrChange w:id="4399" w:author="Steven Chen" w:date="2016-12-14T14:13:00Z">
                  <w:rPr>
                    <w:ins w:id="4400" w:author="Steven Chen" w:date="2016-12-14T14:12:00Z"/>
                    <w:rFonts w:ascii="Arial" w:hAnsi="Arial" w:cs="Arial"/>
                    <w:sz w:val="18"/>
                    <w:szCs w:val="18"/>
                  </w:rPr>
                </w:rPrChange>
              </w:rPr>
              <w:pPrChange w:id="4401" w:author="Steven Chen" w:date="2016-12-14T14:12:00Z">
                <w:pPr>
                  <w:jc w:val="center"/>
                </w:pPr>
              </w:pPrChange>
            </w:pPr>
            <w:ins w:id="4402" w:author="Steven Chen" w:date="2016-12-14T14:12:00Z">
              <w:r w:rsidRPr="00276ED5">
                <w:rPr>
                  <w:rFonts w:ascii="Palatino Linotype" w:hAnsi="Palatino Linotype" w:cs="Arial"/>
                  <w:sz w:val="18"/>
                  <w:szCs w:val="18"/>
                  <w:rPrChange w:id="4403" w:author="Steven Chen" w:date="2016-12-14T14:13:00Z">
                    <w:rPr>
                      <w:rFonts w:ascii="Arial" w:hAnsi="Arial" w:cs="Arial"/>
                      <w:sz w:val="18"/>
                      <w:szCs w:val="18"/>
                    </w:rPr>
                  </w:rPrChange>
                </w:rPr>
                <w:t>2016/11/30 21:54</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C1339D" w14:textId="77777777" w:rsidR="00276ED5" w:rsidRPr="00276ED5" w:rsidRDefault="00276ED5" w:rsidP="00276ED5">
            <w:pPr>
              <w:spacing w:after="0"/>
              <w:jc w:val="center"/>
              <w:rPr>
                <w:ins w:id="4404" w:author="Steven Chen" w:date="2016-12-14T14:12:00Z"/>
                <w:rFonts w:ascii="Palatino Linotype" w:hAnsi="Palatino Linotype" w:cs="Arial"/>
                <w:sz w:val="18"/>
                <w:szCs w:val="18"/>
                <w:rPrChange w:id="4405" w:author="Steven Chen" w:date="2016-12-14T14:13:00Z">
                  <w:rPr>
                    <w:ins w:id="4406" w:author="Steven Chen" w:date="2016-12-14T14:12:00Z"/>
                    <w:rFonts w:ascii="Arial" w:hAnsi="Arial" w:cs="Arial"/>
                    <w:sz w:val="18"/>
                    <w:szCs w:val="18"/>
                  </w:rPr>
                </w:rPrChange>
              </w:rPr>
              <w:pPrChange w:id="4407" w:author="Steven Chen" w:date="2016-12-14T14:12:00Z">
                <w:pPr>
                  <w:jc w:val="center"/>
                </w:pPr>
              </w:pPrChange>
            </w:pPr>
            <w:ins w:id="4408" w:author="Steven Chen" w:date="2016-12-14T14:12:00Z">
              <w:r w:rsidRPr="00276ED5">
                <w:rPr>
                  <w:rFonts w:ascii="Palatino Linotype" w:hAnsi="Palatino Linotype" w:cs="Arial"/>
                  <w:sz w:val="18"/>
                  <w:szCs w:val="18"/>
                  <w:rPrChange w:id="4409" w:author="Steven Chen" w:date="2016-12-14T14:13:00Z">
                    <w:rPr>
                      <w:rFonts w:ascii="Arial" w:hAnsi="Arial" w:cs="Arial"/>
                      <w:sz w:val="18"/>
                      <w:szCs w:val="18"/>
                    </w:rPr>
                  </w:rPrChange>
                </w:rPr>
                <w:t>M2222</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E5FF7A" w14:textId="77777777" w:rsidR="00276ED5" w:rsidRPr="00276ED5" w:rsidRDefault="00276ED5" w:rsidP="00276ED5">
            <w:pPr>
              <w:spacing w:after="0"/>
              <w:jc w:val="center"/>
              <w:rPr>
                <w:ins w:id="4410" w:author="Steven Chen" w:date="2016-12-14T14:12:00Z"/>
                <w:rFonts w:ascii="Palatino Linotype" w:hAnsi="Palatino Linotype" w:cs="Arial"/>
                <w:sz w:val="18"/>
                <w:szCs w:val="18"/>
                <w:rPrChange w:id="4411" w:author="Steven Chen" w:date="2016-12-14T14:13:00Z">
                  <w:rPr>
                    <w:ins w:id="4412" w:author="Steven Chen" w:date="2016-12-14T14:12:00Z"/>
                    <w:rFonts w:ascii="Arial" w:hAnsi="Arial" w:cs="Arial"/>
                    <w:sz w:val="18"/>
                    <w:szCs w:val="18"/>
                  </w:rPr>
                </w:rPrChange>
              </w:rPr>
              <w:pPrChange w:id="4413" w:author="Steven Chen" w:date="2016-12-14T14:12:00Z">
                <w:pPr>
                  <w:jc w:val="center"/>
                </w:pPr>
              </w:pPrChange>
            </w:pPr>
            <w:ins w:id="4414" w:author="Steven Chen" w:date="2016-12-14T14:12:00Z">
              <w:r w:rsidRPr="00276ED5">
                <w:rPr>
                  <w:rFonts w:ascii="Palatino Linotype" w:hAnsi="Palatino Linotype" w:cs="Arial"/>
                  <w:sz w:val="18"/>
                  <w:szCs w:val="18"/>
                  <w:rPrChange w:id="4415" w:author="Steven Chen" w:date="2016-12-14T14:13:00Z">
                    <w:rPr>
                      <w:rFonts w:ascii="Arial" w:hAnsi="Arial" w:cs="Arial"/>
                      <w:sz w:val="18"/>
                      <w:szCs w:val="18"/>
                    </w:rPr>
                  </w:rPrChange>
                </w:rPr>
                <w:t>0%loss</w:t>
              </w:r>
            </w:ins>
          </w:p>
        </w:tc>
      </w:tr>
      <w:tr w:rsidR="00276ED5" w:rsidRPr="00276ED5" w14:paraId="55358BD4" w14:textId="77777777" w:rsidTr="00C70F8A">
        <w:trPr>
          <w:trHeight w:val="270"/>
          <w:ins w:id="4416" w:author="Steven Chen" w:date="2016-12-14T14:12:00Z"/>
        </w:trPr>
        <w:tc>
          <w:tcPr>
            <w:tcW w:w="71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652070C" w14:textId="77777777" w:rsidR="00276ED5" w:rsidRPr="00276ED5" w:rsidRDefault="00276ED5" w:rsidP="00276ED5">
            <w:pPr>
              <w:spacing w:after="0"/>
              <w:jc w:val="center"/>
              <w:rPr>
                <w:ins w:id="4417" w:author="Steven Chen" w:date="2016-12-14T14:12:00Z"/>
                <w:rFonts w:ascii="Palatino Linotype" w:hAnsi="Palatino Linotype" w:cs="Arial"/>
                <w:sz w:val="18"/>
                <w:szCs w:val="18"/>
                <w:rPrChange w:id="4418" w:author="Steven Chen" w:date="2016-12-14T14:13:00Z">
                  <w:rPr>
                    <w:ins w:id="4419" w:author="Steven Chen" w:date="2016-12-14T14:12:00Z"/>
                    <w:rFonts w:ascii="Arial" w:hAnsi="Arial" w:cs="Arial"/>
                    <w:sz w:val="18"/>
                    <w:szCs w:val="18"/>
                  </w:rPr>
                </w:rPrChange>
              </w:rPr>
              <w:pPrChange w:id="4420" w:author="Steven Chen" w:date="2016-12-14T14:12:00Z">
                <w:pPr>
                  <w:jc w:val="center"/>
                </w:pPr>
              </w:pPrChange>
            </w:pPr>
            <w:ins w:id="4421" w:author="Steven Chen" w:date="2016-12-14T14:12:00Z">
              <w:r w:rsidRPr="00276ED5">
                <w:rPr>
                  <w:rFonts w:ascii="Palatino Linotype" w:hAnsi="Palatino Linotype" w:cs="Arial"/>
                  <w:sz w:val="18"/>
                  <w:szCs w:val="18"/>
                  <w:rPrChange w:id="4422" w:author="Steven Chen" w:date="2016-12-14T14:13:00Z">
                    <w:rPr>
                      <w:rFonts w:ascii="Arial" w:hAnsi="Arial" w:cs="Arial"/>
                      <w:sz w:val="18"/>
                      <w:szCs w:val="18"/>
                    </w:rPr>
                  </w:rPrChange>
                </w:rPr>
                <w:t>ICD</w:t>
              </w:r>
            </w:ins>
          </w:p>
        </w:tc>
        <w:tc>
          <w:tcPr>
            <w:tcW w:w="115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3E546A1" w14:textId="77777777" w:rsidR="00276ED5" w:rsidRPr="00276ED5" w:rsidRDefault="00276ED5" w:rsidP="00276ED5">
            <w:pPr>
              <w:spacing w:after="0"/>
              <w:jc w:val="center"/>
              <w:rPr>
                <w:ins w:id="4423" w:author="Steven Chen" w:date="2016-12-14T14:12:00Z"/>
                <w:rFonts w:ascii="Palatino Linotype" w:hAnsi="Palatino Linotype" w:cs="Arial"/>
                <w:sz w:val="18"/>
                <w:szCs w:val="18"/>
                <w:rPrChange w:id="4424" w:author="Steven Chen" w:date="2016-12-14T14:13:00Z">
                  <w:rPr>
                    <w:ins w:id="4425" w:author="Steven Chen" w:date="2016-12-14T14:12:00Z"/>
                    <w:rFonts w:ascii="Arial" w:hAnsi="Arial" w:cs="Arial"/>
                    <w:sz w:val="18"/>
                    <w:szCs w:val="18"/>
                  </w:rPr>
                </w:rPrChange>
              </w:rPr>
              <w:pPrChange w:id="4426" w:author="Steven Chen" w:date="2016-12-14T14:12:00Z">
                <w:pPr>
                  <w:jc w:val="center"/>
                </w:pPr>
              </w:pPrChange>
            </w:pPr>
            <w:ins w:id="4427" w:author="Steven Chen" w:date="2016-12-14T14:12:00Z">
              <w:r w:rsidRPr="00276ED5">
                <w:rPr>
                  <w:rFonts w:ascii="Palatino Linotype" w:hAnsi="Palatino Linotype" w:cs="Arial"/>
                  <w:sz w:val="18"/>
                  <w:szCs w:val="18"/>
                  <w:rPrChange w:id="4428" w:author="Steven Chen" w:date="2016-12-14T14:13:00Z">
                    <w:rPr>
                      <w:rFonts w:ascii="Arial" w:hAnsi="Arial" w:cs="Arial"/>
                      <w:sz w:val="18"/>
                      <w:szCs w:val="18"/>
                    </w:rPr>
                  </w:rPrChange>
                </w:rPr>
                <w:t>2881</w:t>
              </w:r>
            </w:ins>
          </w:p>
        </w:tc>
        <w:tc>
          <w:tcPr>
            <w:tcW w:w="282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D35E49" w14:textId="77777777" w:rsidR="00276ED5" w:rsidRPr="00276ED5" w:rsidRDefault="00276ED5" w:rsidP="00276ED5">
            <w:pPr>
              <w:spacing w:after="0"/>
              <w:jc w:val="center"/>
              <w:rPr>
                <w:ins w:id="4429" w:author="Steven Chen" w:date="2016-12-14T14:12:00Z"/>
                <w:rFonts w:ascii="Palatino Linotype" w:hAnsi="Palatino Linotype" w:cs="Arial"/>
                <w:sz w:val="18"/>
                <w:szCs w:val="18"/>
                <w:rPrChange w:id="4430" w:author="Steven Chen" w:date="2016-12-14T14:13:00Z">
                  <w:rPr>
                    <w:ins w:id="4431" w:author="Steven Chen" w:date="2016-12-14T14:12:00Z"/>
                    <w:rFonts w:ascii="Arial" w:hAnsi="Arial" w:cs="Arial"/>
                    <w:sz w:val="18"/>
                    <w:szCs w:val="18"/>
                  </w:rPr>
                </w:rPrChange>
              </w:rPr>
              <w:pPrChange w:id="4432" w:author="Steven Chen" w:date="2016-12-14T14:12:00Z">
                <w:pPr>
                  <w:jc w:val="center"/>
                </w:pPr>
              </w:pPrChange>
            </w:pPr>
            <w:ins w:id="4433" w:author="Steven Chen" w:date="2016-12-14T14:12:00Z">
              <w:r w:rsidRPr="00276ED5">
                <w:rPr>
                  <w:rFonts w:ascii="Palatino Linotype" w:eastAsia="Microsoft YaHei" w:hAnsi="Palatino Linotype" w:cs="Microsoft YaHei"/>
                  <w:sz w:val="18"/>
                  <w:szCs w:val="18"/>
                  <w:rPrChange w:id="4434" w:author="Steven Chen" w:date="2016-12-14T14:13:00Z">
                    <w:rPr>
                      <w:rFonts w:eastAsia="Microsoft YaHei" w:cs="Microsoft YaHei" w:hint="eastAsia"/>
                      <w:sz w:val="18"/>
                      <w:szCs w:val="18"/>
                    </w:rPr>
                  </w:rPrChange>
                </w:rPr>
                <w:t>瑞信銀行職員餐廳</w:t>
              </w:r>
            </w:ins>
          </w:p>
        </w:tc>
        <w:tc>
          <w:tcPr>
            <w:tcW w:w="17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0D50184" w14:textId="77777777" w:rsidR="00276ED5" w:rsidRPr="00276ED5" w:rsidRDefault="00276ED5" w:rsidP="00276ED5">
            <w:pPr>
              <w:spacing w:after="0"/>
              <w:jc w:val="center"/>
              <w:rPr>
                <w:ins w:id="4435" w:author="Steven Chen" w:date="2016-12-14T14:12:00Z"/>
                <w:rFonts w:ascii="Palatino Linotype" w:hAnsi="Palatino Linotype" w:cs="Arial"/>
                <w:sz w:val="18"/>
                <w:szCs w:val="18"/>
                <w:rPrChange w:id="4436" w:author="Steven Chen" w:date="2016-12-14T14:13:00Z">
                  <w:rPr>
                    <w:ins w:id="4437" w:author="Steven Chen" w:date="2016-12-14T14:12:00Z"/>
                    <w:rFonts w:ascii="Arial" w:hAnsi="Arial" w:cs="Arial"/>
                    <w:sz w:val="18"/>
                    <w:szCs w:val="18"/>
                  </w:rPr>
                </w:rPrChange>
              </w:rPr>
              <w:pPrChange w:id="4438" w:author="Steven Chen" w:date="2016-12-14T14:12:00Z">
                <w:pPr>
                  <w:jc w:val="center"/>
                </w:pPr>
              </w:pPrChange>
            </w:pPr>
            <w:ins w:id="4439" w:author="Steven Chen" w:date="2016-12-14T14:12:00Z">
              <w:r w:rsidRPr="00276ED5">
                <w:rPr>
                  <w:rFonts w:ascii="Palatino Linotype" w:hAnsi="Palatino Linotype" w:cs="Arial"/>
                  <w:sz w:val="18"/>
                  <w:szCs w:val="18"/>
                  <w:rPrChange w:id="4440" w:author="Steven Chen" w:date="2016-12-14T14:13:00Z">
                    <w:rPr>
                      <w:rFonts w:ascii="Arial" w:hAnsi="Arial" w:cs="Arial"/>
                      <w:sz w:val="18"/>
                      <w:szCs w:val="18"/>
                    </w:rPr>
                  </w:rPrChange>
                </w:rPr>
                <w:t>2016/11/30 19:34</w:t>
              </w:r>
            </w:ins>
          </w:p>
        </w:tc>
        <w:tc>
          <w:tcPr>
            <w:tcW w:w="161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6A80D7A" w14:textId="77777777" w:rsidR="00276ED5" w:rsidRPr="00276ED5" w:rsidRDefault="00276ED5" w:rsidP="00276ED5">
            <w:pPr>
              <w:spacing w:after="0"/>
              <w:jc w:val="center"/>
              <w:rPr>
                <w:ins w:id="4441" w:author="Steven Chen" w:date="2016-12-14T14:12:00Z"/>
                <w:rFonts w:ascii="Palatino Linotype" w:hAnsi="Palatino Linotype" w:cs="Arial"/>
                <w:sz w:val="18"/>
                <w:szCs w:val="18"/>
                <w:rPrChange w:id="4442" w:author="Steven Chen" w:date="2016-12-14T14:13:00Z">
                  <w:rPr>
                    <w:ins w:id="4443" w:author="Steven Chen" w:date="2016-12-14T14:12:00Z"/>
                    <w:rFonts w:ascii="Arial" w:hAnsi="Arial" w:cs="Arial"/>
                    <w:sz w:val="18"/>
                    <w:szCs w:val="18"/>
                  </w:rPr>
                </w:rPrChange>
              </w:rPr>
              <w:pPrChange w:id="4444" w:author="Steven Chen" w:date="2016-12-14T14:12:00Z">
                <w:pPr>
                  <w:jc w:val="center"/>
                </w:pPr>
              </w:pPrChange>
            </w:pPr>
            <w:ins w:id="4445" w:author="Steven Chen" w:date="2016-12-14T14:12:00Z">
              <w:r w:rsidRPr="00276ED5">
                <w:rPr>
                  <w:rFonts w:ascii="Palatino Linotype" w:hAnsi="Palatino Linotype" w:cs="Arial"/>
                  <w:sz w:val="18"/>
                  <w:szCs w:val="18"/>
                  <w:rPrChange w:id="4446" w:author="Steven Chen" w:date="2016-12-14T14:13:00Z">
                    <w:rPr>
                      <w:rFonts w:ascii="Arial" w:hAnsi="Arial" w:cs="Arial"/>
                      <w:sz w:val="18"/>
                      <w:szCs w:val="18"/>
                    </w:rPr>
                  </w:rPrChange>
                </w:rPr>
                <w:t>M2881</w:t>
              </w:r>
            </w:ins>
          </w:p>
        </w:tc>
        <w:tc>
          <w:tcPr>
            <w:tcW w:w="10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819EA12" w14:textId="77777777" w:rsidR="00276ED5" w:rsidRPr="00276ED5" w:rsidRDefault="00276ED5" w:rsidP="00276ED5">
            <w:pPr>
              <w:spacing w:after="0"/>
              <w:jc w:val="center"/>
              <w:rPr>
                <w:ins w:id="4447" w:author="Steven Chen" w:date="2016-12-14T14:12:00Z"/>
                <w:rFonts w:ascii="Palatino Linotype" w:hAnsi="Palatino Linotype" w:cs="Arial"/>
                <w:sz w:val="18"/>
                <w:szCs w:val="18"/>
                <w:rPrChange w:id="4448" w:author="Steven Chen" w:date="2016-12-14T14:13:00Z">
                  <w:rPr>
                    <w:ins w:id="4449" w:author="Steven Chen" w:date="2016-12-14T14:12:00Z"/>
                    <w:rFonts w:ascii="Arial" w:hAnsi="Arial" w:cs="Arial"/>
                    <w:sz w:val="18"/>
                    <w:szCs w:val="18"/>
                  </w:rPr>
                </w:rPrChange>
              </w:rPr>
              <w:pPrChange w:id="4450" w:author="Steven Chen" w:date="2016-12-14T14:12:00Z">
                <w:pPr>
                  <w:jc w:val="center"/>
                </w:pPr>
              </w:pPrChange>
            </w:pPr>
            <w:ins w:id="4451" w:author="Steven Chen" w:date="2016-12-14T14:12:00Z">
              <w:r w:rsidRPr="00276ED5">
                <w:rPr>
                  <w:rFonts w:ascii="Palatino Linotype" w:hAnsi="Palatino Linotype" w:cs="Arial"/>
                  <w:sz w:val="18"/>
                  <w:szCs w:val="18"/>
                  <w:rPrChange w:id="4452" w:author="Steven Chen" w:date="2016-12-14T14:13:00Z">
                    <w:rPr>
                      <w:rFonts w:ascii="Arial" w:hAnsi="Arial" w:cs="Arial"/>
                      <w:sz w:val="18"/>
                      <w:szCs w:val="18"/>
                    </w:rPr>
                  </w:rPrChange>
                </w:rPr>
                <w:t>0%loss</w:t>
              </w:r>
            </w:ins>
          </w:p>
        </w:tc>
      </w:tr>
    </w:tbl>
    <w:p w14:paraId="04ADAB45" w14:textId="77777777" w:rsidR="00276ED5" w:rsidRPr="00276ED5" w:rsidRDefault="00276ED5" w:rsidP="00276ED5">
      <w:pPr>
        <w:spacing w:after="0"/>
        <w:rPr>
          <w:ins w:id="4453" w:author="Steven Chen" w:date="2016-12-14T12:16:00Z"/>
          <w:lang w:eastAsia="zh-CN"/>
          <w:rPrChange w:id="4454" w:author="Steven Chen" w:date="2016-12-14T14:12:00Z">
            <w:rPr>
              <w:ins w:id="4455" w:author="Steven Chen" w:date="2016-12-14T12:16:00Z"/>
              <w:rFonts w:ascii="Palatino Linotype" w:eastAsia="Microsoft YaHei" w:hAnsi="Palatino Linotype" w:cs="Microsoft YaHei"/>
              <w:lang w:eastAsia="zh-CN"/>
            </w:rPr>
          </w:rPrChange>
        </w:rPr>
        <w:pPrChange w:id="4456" w:author="Steven Chen" w:date="2016-12-14T14:12:00Z">
          <w:pPr>
            <w:pStyle w:val="Heading1"/>
            <w:jc w:val="both"/>
          </w:pPr>
        </w:pPrChange>
      </w:pPr>
    </w:p>
    <w:p w14:paraId="03BFD5C7" w14:textId="77777777" w:rsidR="00EE1043" w:rsidRPr="00211DF8" w:rsidRDefault="00EE1043" w:rsidP="007E6F0F">
      <w:pPr>
        <w:jc w:val="both"/>
        <w:rPr>
          <w:rFonts w:ascii="Palatino Linotype" w:hAnsi="Palatino Linotype"/>
          <w:lang w:eastAsia="zh-CN"/>
        </w:rPr>
      </w:pPr>
    </w:p>
    <w:p w14:paraId="0D04B937" w14:textId="77777777" w:rsidR="00C103F0" w:rsidRPr="00211DF8" w:rsidRDefault="00C103F0" w:rsidP="007E6F0F">
      <w:pPr>
        <w:jc w:val="both"/>
        <w:rPr>
          <w:rFonts w:ascii="Palatino Linotype" w:eastAsia="Microsoft YaHei" w:hAnsi="Palatino Linotype"/>
        </w:rPr>
      </w:pPr>
    </w:p>
    <w:p w14:paraId="0942318D" w14:textId="77777777" w:rsidR="0061154C" w:rsidRDefault="0061154C" w:rsidP="007E6F0F">
      <w:pPr>
        <w:jc w:val="both"/>
        <w:rPr>
          <w:rFonts w:ascii="Palatino Linotype" w:eastAsia="Microsoft YaHei" w:hAnsi="Palatino Linotype"/>
        </w:rPr>
      </w:pPr>
    </w:p>
    <w:p w14:paraId="4B739509" w14:textId="77777777" w:rsidR="0061154C" w:rsidRPr="0061154C" w:rsidRDefault="0061154C" w:rsidP="0061154C">
      <w:pPr>
        <w:rPr>
          <w:rFonts w:ascii="Palatino Linotype" w:eastAsia="Microsoft YaHei" w:hAnsi="Palatino Linotype"/>
        </w:rPr>
      </w:pPr>
    </w:p>
    <w:p w14:paraId="2C29578F" w14:textId="77777777" w:rsidR="0061154C" w:rsidRPr="0061154C" w:rsidRDefault="0061154C" w:rsidP="0061154C">
      <w:pPr>
        <w:rPr>
          <w:rFonts w:ascii="Palatino Linotype" w:eastAsia="Microsoft YaHei" w:hAnsi="Palatino Linotype"/>
        </w:rPr>
      </w:pPr>
    </w:p>
    <w:p w14:paraId="4910C1E5" w14:textId="77777777" w:rsidR="0061154C" w:rsidRPr="0061154C" w:rsidRDefault="0061154C" w:rsidP="0061154C">
      <w:pPr>
        <w:rPr>
          <w:rFonts w:ascii="Palatino Linotype" w:eastAsia="Microsoft YaHei" w:hAnsi="Palatino Linotype"/>
        </w:rPr>
      </w:pPr>
    </w:p>
    <w:p w14:paraId="22EB49D5" w14:textId="77777777" w:rsidR="0061154C" w:rsidRPr="0061154C" w:rsidRDefault="0061154C" w:rsidP="0061154C">
      <w:pPr>
        <w:rPr>
          <w:rFonts w:ascii="Palatino Linotype" w:eastAsia="Microsoft YaHei" w:hAnsi="Palatino Linotype"/>
        </w:rPr>
      </w:pPr>
    </w:p>
    <w:p w14:paraId="377C297A" w14:textId="77777777" w:rsidR="0061154C" w:rsidRPr="0061154C" w:rsidRDefault="0061154C" w:rsidP="0061154C">
      <w:pPr>
        <w:rPr>
          <w:rFonts w:ascii="Palatino Linotype" w:eastAsia="Microsoft YaHei" w:hAnsi="Palatino Linotype"/>
        </w:rPr>
      </w:pPr>
    </w:p>
    <w:p w14:paraId="314FF088" w14:textId="77777777" w:rsidR="0061154C" w:rsidRPr="0061154C" w:rsidRDefault="0061154C" w:rsidP="0061154C">
      <w:pPr>
        <w:rPr>
          <w:rFonts w:ascii="Palatino Linotype" w:eastAsia="Microsoft YaHei" w:hAnsi="Palatino Linotype"/>
        </w:rPr>
      </w:pPr>
    </w:p>
    <w:p w14:paraId="62CB689F" w14:textId="77777777" w:rsidR="0061154C" w:rsidRPr="0061154C" w:rsidRDefault="0061154C" w:rsidP="0061154C">
      <w:pPr>
        <w:rPr>
          <w:rFonts w:ascii="Palatino Linotype" w:eastAsia="Microsoft YaHei" w:hAnsi="Palatino Linotype"/>
        </w:rPr>
      </w:pPr>
    </w:p>
    <w:p w14:paraId="30798616" w14:textId="77777777" w:rsidR="0061154C" w:rsidRPr="0061154C" w:rsidRDefault="0061154C" w:rsidP="0061154C">
      <w:pPr>
        <w:rPr>
          <w:rFonts w:ascii="Palatino Linotype" w:eastAsia="Microsoft YaHei" w:hAnsi="Palatino Linotype"/>
        </w:rPr>
      </w:pPr>
    </w:p>
    <w:p w14:paraId="4119CA2A" w14:textId="77777777" w:rsidR="0061154C" w:rsidRPr="0061154C" w:rsidRDefault="0061154C" w:rsidP="0061154C">
      <w:pPr>
        <w:rPr>
          <w:rFonts w:ascii="Palatino Linotype" w:eastAsia="Microsoft YaHei" w:hAnsi="Palatino Linotype"/>
        </w:rPr>
      </w:pPr>
    </w:p>
    <w:p w14:paraId="156D94BD" w14:textId="77777777" w:rsidR="0061154C" w:rsidRPr="0061154C" w:rsidRDefault="0061154C" w:rsidP="0061154C">
      <w:pPr>
        <w:rPr>
          <w:rFonts w:ascii="Palatino Linotype" w:eastAsia="Microsoft YaHei" w:hAnsi="Palatino Linotype"/>
        </w:rPr>
      </w:pPr>
    </w:p>
    <w:p w14:paraId="27EFC438" w14:textId="77777777" w:rsidR="0061154C" w:rsidRDefault="0061154C" w:rsidP="0061154C">
      <w:pPr>
        <w:rPr>
          <w:rFonts w:ascii="Palatino Linotype" w:eastAsia="Microsoft YaHei" w:hAnsi="Palatino Linotype"/>
        </w:rPr>
      </w:pPr>
    </w:p>
    <w:p w14:paraId="34475C9B" w14:textId="77777777" w:rsidR="00460F4D" w:rsidRPr="0061154C" w:rsidRDefault="0061154C" w:rsidP="0061154C">
      <w:pPr>
        <w:tabs>
          <w:tab w:val="left" w:pos="2369"/>
        </w:tabs>
        <w:rPr>
          <w:rFonts w:ascii="Palatino Linotype" w:eastAsia="Microsoft YaHei" w:hAnsi="Palatino Linotype"/>
        </w:rPr>
      </w:pPr>
      <w:r>
        <w:rPr>
          <w:rFonts w:ascii="Palatino Linotype" w:eastAsia="Microsoft YaHei" w:hAnsi="Palatino Linotype"/>
        </w:rPr>
        <w:tab/>
      </w:r>
    </w:p>
    <w:sectPr w:rsidR="00460F4D" w:rsidRPr="0061154C" w:rsidSect="005B21C6">
      <w:pgSz w:w="12240" w:h="15840"/>
      <w:pgMar w:top="720" w:right="720" w:bottom="720" w:left="720" w:header="720" w:footer="79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0" w:author="Polly Kam (IT)" w:date="2016-12-07T22:16:00Z" w:initials="PK(">
    <w:p w14:paraId="5CA4C5CE" w14:textId="77777777" w:rsidR="00EE1043" w:rsidRDefault="00EE1043">
      <w:pPr>
        <w:pStyle w:val="CommentText"/>
      </w:pPr>
      <w:r>
        <w:rPr>
          <w:rStyle w:val="CommentReference"/>
        </w:rPr>
        <w:annotationRef/>
      </w:r>
      <w:r>
        <w:t>By branch by date or by branch by order no?</w:t>
      </w:r>
    </w:p>
    <w:p w14:paraId="7E9E3302" w14:textId="43F15827" w:rsidR="00EE1043" w:rsidRDefault="00EE1043">
      <w:pPr>
        <w:pStyle w:val="CommentText"/>
      </w:pPr>
      <w:r w:rsidRPr="00EC509D">
        <w:rPr>
          <w:highlight w:val="yellow"/>
        </w:rPr>
        <w:t>-- By order (once order items completed</w:t>
      </w:r>
      <w:r>
        <w:rPr>
          <w:highlight w:val="yellow"/>
        </w:rPr>
        <w:t xml:space="preserve"> then put to EDW</w:t>
      </w:r>
      <w:r w:rsidRPr="00EC509D">
        <w:rPr>
          <w:highlight w:val="yellow"/>
        </w:rPr>
        <w:t>)</w:t>
      </w:r>
    </w:p>
  </w:comment>
  <w:comment w:id="445" w:author="Polly Kam (IT)" w:date="2016-12-07T22:34:00Z" w:initials="PK(">
    <w:p w14:paraId="073E7144" w14:textId="4402BABF" w:rsidR="00EE1043" w:rsidRDefault="00EE1043">
      <w:pPr>
        <w:pStyle w:val="CommentText"/>
      </w:pPr>
      <w:r>
        <w:rPr>
          <w:rStyle w:val="CommentReference"/>
        </w:rPr>
        <w:annotationRef/>
      </w:r>
      <w:r>
        <w:t>Not understand</w:t>
      </w:r>
    </w:p>
    <w:p w14:paraId="09C459A8" w14:textId="77777777" w:rsidR="00EE1043" w:rsidRDefault="00EE1043">
      <w:pPr>
        <w:pStyle w:val="CommentText"/>
      </w:pPr>
    </w:p>
    <w:p w14:paraId="4CB02D31" w14:textId="4925A015" w:rsidR="00EE1043" w:rsidRPr="00685D77" w:rsidRDefault="00EE1043">
      <w:pPr>
        <w:pStyle w:val="CommentText"/>
        <w:rPr>
          <w:highlight w:val="yellow"/>
        </w:rPr>
      </w:pPr>
      <w:r w:rsidRPr="00685D77">
        <w:rPr>
          <w:highlight w:val="yellow"/>
        </w:rPr>
        <w:t>Table list to be updated</w:t>
      </w:r>
    </w:p>
    <w:p w14:paraId="1DC27C42" w14:textId="442BAECE" w:rsidR="00EE1043" w:rsidRDefault="00EE1043">
      <w:pPr>
        <w:pStyle w:val="CommentText"/>
      </w:pPr>
      <w:r w:rsidRPr="00685D77">
        <w:rPr>
          <w:highlight w:val="yellow"/>
        </w:rPr>
        <w:t>From Polly provided list, mark down which ta</w:t>
      </w:r>
      <w:r>
        <w:rPr>
          <w:highlight w:val="yellow"/>
        </w:rPr>
        <w:t>ble can be handle and which can</w:t>
      </w:r>
      <w:r w:rsidRPr="00685D77">
        <w:rPr>
          <w:highlight w:val="yellow"/>
        </w:rPr>
        <w:t>t</w:t>
      </w:r>
    </w:p>
  </w:comment>
  <w:comment w:id="454" w:author="Polly Kam (IT)" w:date="2016-12-07T22:35:00Z" w:initials="PK(">
    <w:p w14:paraId="138FB4CD" w14:textId="3C9C2B6D" w:rsidR="00EE1043" w:rsidRDefault="00EE1043">
      <w:pPr>
        <w:pStyle w:val="CommentText"/>
      </w:pPr>
      <w:r>
        <w:rPr>
          <w:rStyle w:val="CommentReference"/>
        </w:rPr>
        <w:annotationRef/>
      </w:r>
      <w:r>
        <w:t>Net order and item discount?</w:t>
      </w:r>
    </w:p>
    <w:p w14:paraId="0E8B43D8" w14:textId="77777777" w:rsidR="00EE1043" w:rsidRDefault="00EE1043">
      <w:pPr>
        <w:pStyle w:val="CommentText"/>
      </w:pPr>
    </w:p>
    <w:p w14:paraId="0FB662E1" w14:textId="79CE1BBC" w:rsidR="00EE1043" w:rsidRDefault="00EE1043">
      <w:pPr>
        <w:pStyle w:val="CommentText"/>
      </w:pPr>
      <w:r w:rsidRPr="00685D77">
        <w:rPr>
          <w:highlight w:val="yellow"/>
        </w:rPr>
        <w:t>Will not check. Just maintain record count, primary and foreign key check keep. For business related check not included</w:t>
      </w:r>
    </w:p>
    <w:p w14:paraId="730AF7E6" w14:textId="77777777" w:rsidR="00EE1043" w:rsidRDefault="00EE1043">
      <w:pPr>
        <w:pStyle w:val="CommentText"/>
      </w:pPr>
    </w:p>
    <w:p w14:paraId="06D53575" w14:textId="77777777" w:rsidR="00EE1043" w:rsidRDefault="00EE1043">
      <w:pPr>
        <w:pStyle w:val="CommentText"/>
      </w:pPr>
    </w:p>
  </w:comment>
  <w:comment w:id="456" w:author="Polly Kam (IT)" w:date="2016-12-07T22:36:00Z" w:initials="PK(">
    <w:p w14:paraId="2FB9CA1A" w14:textId="250DBA0B" w:rsidR="00EE1043" w:rsidRDefault="00EE1043">
      <w:pPr>
        <w:pStyle w:val="CommentText"/>
      </w:pPr>
      <w:r>
        <w:rPr>
          <w:rStyle w:val="CommentReference"/>
        </w:rPr>
        <w:annotationRef/>
      </w:r>
      <w:r>
        <w:t>A table in current polling server?</w:t>
      </w:r>
    </w:p>
  </w:comment>
  <w:comment w:id="480" w:author="Polly Kam (IT)" w:date="2016-12-07T22:38:00Z" w:initials="PK(">
    <w:p w14:paraId="63FFED40" w14:textId="77777777" w:rsidR="00EE1043" w:rsidRDefault="00EE1043" w:rsidP="003D63F9">
      <w:pPr>
        <w:pStyle w:val="CommentText"/>
        <w:numPr>
          <w:ilvl w:val="0"/>
          <w:numId w:val="38"/>
        </w:numPr>
      </w:pPr>
      <w:r>
        <w:rPr>
          <w:rStyle w:val="CommentReference"/>
        </w:rPr>
        <w:annotationRef/>
      </w:r>
      <w:r>
        <w:t>What is “Order extra info”?</w:t>
      </w:r>
    </w:p>
    <w:p w14:paraId="5AD96052" w14:textId="5B4DDA1A" w:rsidR="00EE1043" w:rsidRDefault="00EE1043" w:rsidP="00685D77">
      <w:pPr>
        <w:pStyle w:val="CommentText"/>
      </w:pPr>
      <w:r>
        <w:tab/>
      </w:r>
      <w:r>
        <w:tab/>
      </w:r>
      <w:r>
        <w:tab/>
      </w:r>
      <w:r>
        <w:tab/>
        <w:t xml:space="preserve"> </w:t>
      </w:r>
      <w:r w:rsidRPr="00685D77">
        <w:rPr>
          <w:highlight w:val="yellow"/>
        </w:rPr>
        <w:t>Add back exact table name</w:t>
      </w:r>
      <w:r>
        <w:t xml:space="preserve"> </w:t>
      </w:r>
    </w:p>
    <w:p w14:paraId="05AACB9D" w14:textId="2698C3A4" w:rsidR="00EE1043" w:rsidRDefault="00EE1043" w:rsidP="003D63F9">
      <w:pPr>
        <w:pStyle w:val="CommentText"/>
        <w:numPr>
          <w:ilvl w:val="0"/>
          <w:numId w:val="38"/>
        </w:numPr>
      </w:pPr>
      <w:r>
        <w:t>How about “item”, “</w:t>
      </w:r>
      <w:proofErr w:type="spellStart"/>
      <w:r>
        <w:t>itemstock</w:t>
      </w:r>
      <w:proofErr w:type="spellEnd"/>
      <w:r>
        <w:t>”,”</w:t>
      </w:r>
      <w:proofErr w:type="spellStart"/>
      <w:r>
        <w:t>trans_type</w:t>
      </w:r>
      <w:proofErr w:type="spellEnd"/>
      <w:r>
        <w:t>”, “emfc_trans_log”,”</w:t>
      </w:r>
      <w:proofErr w:type="spellStart"/>
      <w:r>
        <w:t>convert_log</w:t>
      </w:r>
      <w:proofErr w:type="spellEnd"/>
      <w:r>
        <w:t>”, “</w:t>
      </w:r>
      <w:proofErr w:type="spellStart"/>
      <w:r>
        <w:t>redeemed_coupon</w:t>
      </w:r>
      <w:proofErr w:type="spellEnd"/>
      <w:r>
        <w:t>”?</w:t>
      </w:r>
    </w:p>
    <w:p w14:paraId="39B3114E" w14:textId="29CEC79F" w:rsidR="00EE1043" w:rsidRDefault="00EE1043" w:rsidP="003D63F9">
      <w:pPr>
        <w:pStyle w:val="CommentText"/>
        <w:numPr>
          <w:ilvl w:val="0"/>
          <w:numId w:val="38"/>
        </w:numPr>
      </w:pPr>
      <w:r>
        <w:t>What is the logic for these tables?</w:t>
      </w:r>
    </w:p>
    <w:p w14:paraId="76428C54" w14:textId="77777777" w:rsidR="00EE1043" w:rsidRDefault="00EE1043" w:rsidP="00685D77">
      <w:pPr>
        <w:pStyle w:val="CommentText"/>
      </w:pPr>
    </w:p>
    <w:p w14:paraId="68974653" w14:textId="6976CE56" w:rsidR="00EE1043" w:rsidRDefault="00EE1043" w:rsidP="00685D77">
      <w:pPr>
        <w:pStyle w:val="CommentText"/>
      </w:pPr>
      <w:r w:rsidRPr="00685D77">
        <w:rPr>
          <w:highlight w:val="yellow"/>
        </w:rPr>
        <w:t>Refer Polly provided table list</w:t>
      </w:r>
    </w:p>
  </w:comment>
  <w:comment w:id="493" w:author="Polly Kam (IT)" w:date="2016-12-07T22:44:00Z" w:initials="PK(">
    <w:p w14:paraId="5D98C51F" w14:textId="26AE858D" w:rsidR="00EE1043" w:rsidRDefault="00EE1043">
      <w:pPr>
        <w:pStyle w:val="CommentText"/>
      </w:pPr>
      <w:r>
        <w:rPr>
          <w:rStyle w:val="CommentReference"/>
        </w:rPr>
        <w:annotationRef/>
      </w:r>
      <w:r>
        <w:t>What is “#6”?</w:t>
      </w:r>
    </w:p>
    <w:p w14:paraId="053F80CD" w14:textId="65FC7D72" w:rsidR="00EE1043" w:rsidRDefault="00EE1043">
      <w:pPr>
        <w:pStyle w:val="CommentText"/>
      </w:pPr>
      <w:r w:rsidRPr="00685D77">
        <w:rPr>
          <w:highlight w:val="yellow"/>
        </w:rPr>
        <w:t>To be replied</w:t>
      </w:r>
      <w:r>
        <w:t xml:space="preserve"> </w:t>
      </w:r>
    </w:p>
  </w:comment>
  <w:comment w:id="626" w:author="Polly Kam (IT)" w:date="2016-12-07T23:07:00Z" w:initials="PK(">
    <w:p w14:paraId="464B99AB" w14:textId="667F41BA" w:rsidR="00EE1043" w:rsidRDefault="00EE1043">
      <w:pPr>
        <w:pStyle w:val="CommentText"/>
      </w:pPr>
      <w:r>
        <w:rPr>
          <w:rStyle w:val="CommentReference"/>
        </w:rPr>
        <w:annotationRef/>
      </w:r>
      <w:r>
        <w:t>As I know, current polling system will check no. of records and check sum for each polling tables to ensure data transfer from POS to polling server is completed.</w:t>
      </w:r>
    </w:p>
    <w:p w14:paraId="466D9FD0" w14:textId="77777777" w:rsidR="00EE1043" w:rsidRDefault="00EE1043">
      <w:pPr>
        <w:pStyle w:val="CommentText"/>
      </w:pPr>
    </w:p>
    <w:p w14:paraId="0B1CC560" w14:textId="7C44492E" w:rsidR="00EE1043" w:rsidRDefault="00EE1043">
      <w:pPr>
        <w:pStyle w:val="CommentText"/>
      </w:pPr>
      <w:r w:rsidRPr="00FF6FCE">
        <w:rPr>
          <w:highlight w:val="yellow"/>
        </w:rPr>
        <w:t>Noted</w:t>
      </w:r>
      <w:r>
        <w:t xml:space="preserve"> </w:t>
      </w:r>
    </w:p>
  </w:comment>
  <w:comment w:id="627" w:author="Polly Kam (IT)" w:date="2016-12-07T23:08:00Z" w:initials="PK(">
    <w:p w14:paraId="7AB20008" w14:textId="34679DB9" w:rsidR="00EE1043" w:rsidRDefault="00EE1043" w:rsidP="001A09AF">
      <w:pPr>
        <w:pStyle w:val="CommentText"/>
        <w:numPr>
          <w:ilvl w:val="0"/>
          <w:numId w:val="39"/>
        </w:numPr>
      </w:pPr>
      <w:r>
        <w:rPr>
          <w:rStyle w:val="CommentReference"/>
        </w:rPr>
        <w:annotationRef/>
      </w:r>
      <w:r>
        <w:t>Need to check no. of records and check sum</w:t>
      </w:r>
    </w:p>
    <w:p w14:paraId="061A8DF7" w14:textId="73FC3633" w:rsidR="00EE1043" w:rsidRDefault="00EE1043" w:rsidP="001A09AF">
      <w:pPr>
        <w:pStyle w:val="CommentText"/>
        <w:numPr>
          <w:ilvl w:val="0"/>
          <w:numId w:val="39"/>
        </w:numPr>
      </w:pPr>
      <w:r>
        <w:t>Ensure order, item and payment table has at least one record for each complete transaction</w:t>
      </w:r>
    </w:p>
    <w:p w14:paraId="294F2F78" w14:textId="5E92D37A" w:rsidR="00EE1043" w:rsidRDefault="00EE1043" w:rsidP="00570F80">
      <w:pPr>
        <w:pStyle w:val="CommentText"/>
      </w:pPr>
      <w:r>
        <w:t xml:space="preserve">Noted. At </w:t>
      </w:r>
      <w:proofErr w:type="spellStart"/>
      <w:r>
        <w:t>leaset</w:t>
      </w:r>
      <w:proofErr w:type="spellEnd"/>
      <w:r>
        <w:t xml:space="preserve"> one payment in order</w:t>
      </w:r>
    </w:p>
    <w:p w14:paraId="2F67E952" w14:textId="77777777" w:rsidR="00EE1043" w:rsidRDefault="00EE1043" w:rsidP="00FF6FCE">
      <w:pPr>
        <w:pStyle w:val="CommentText"/>
      </w:pPr>
    </w:p>
    <w:p w14:paraId="191833FB" w14:textId="578334E7" w:rsidR="00EE1043" w:rsidRDefault="00EE1043" w:rsidP="00FF6FCE">
      <w:pPr>
        <w:pStyle w:val="CommentText"/>
      </w:pPr>
      <w:r w:rsidRPr="00FF6FCE">
        <w:rPr>
          <w:highlight w:val="yellow"/>
        </w:rPr>
        <w:t>Noted</w:t>
      </w:r>
      <w:r>
        <w:t xml:space="preserve"> </w:t>
      </w:r>
    </w:p>
  </w:comment>
  <w:comment w:id="726" w:author="Polly Kam (IT)" w:date="2016-12-07T23:11:00Z" w:initials="PK(">
    <w:p w14:paraId="221BB7D1" w14:textId="2F2E2144" w:rsidR="00EE1043" w:rsidRDefault="00EE1043">
      <w:pPr>
        <w:pStyle w:val="CommentText"/>
      </w:pPr>
      <w:r>
        <w:rPr>
          <w:rStyle w:val="CommentReference"/>
        </w:rPr>
        <w:annotationRef/>
      </w:r>
      <w:r>
        <w:t>Is it the scenario for 24hrs store?</w:t>
      </w:r>
    </w:p>
    <w:p w14:paraId="2330813C" w14:textId="5B7A29CB" w:rsidR="00EE1043" w:rsidRDefault="00EE1043">
      <w:pPr>
        <w:pStyle w:val="CommentText"/>
      </w:pPr>
      <w:r w:rsidRPr="00570F80">
        <w:rPr>
          <w:highlight w:val="yellow"/>
        </w:rPr>
        <w:t>Logic to change business date for cut off time</w:t>
      </w:r>
      <w:r>
        <w:t xml:space="preserve"> </w:t>
      </w:r>
      <w:r w:rsidRPr="00570F80">
        <w:rPr>
          <w:highlight w:val="yellow"/>
        </w:rPr>
        <w:t>(</w:t>
      </w:r>
      <w:r w:rsidRPr="00570F80">
        <w:rPr>
          <w:rFonts w:hint="eastAsia"/>
          <w:highlight w:val="yellow"/>
          <w:lang w:eastAsia="zh-HK"/>
        </w:rPr>
        <w:t>拆數</w:t>
      </w:r>
      <w:proofErr w:type="gramStart"/>
      <w:r w:rsidRPr="00570F80">
        <w:rPr>
          <w:highlight w:val="yellow"/>
        </w:rPr>
        <w:t>)</w:t>
      </w:r>
      <w:proofErr w:type="gramEnd"/>
      <w:r>
        <w:br/>
      </w:r>
      <w:r>
        <w:br/>
      </w:r>
      <w:r w:rsidRPr="00570F80">
        <w:rPr>
          <w:highlight w:val="yellow"/>
        </w:rPr>
        <w:t>24hours shop, use start time end time to control job.</w:t>
      </w:r>
    </w:p>
  </w:comment>
  <w:comment w:id="732" w:author="Polly Kam (IT)" w:date="2016-12-07T23:11:00Z" w:initials="PK(">
    <w:p w14:paraId="02527EE7" w14:textId="5C24F533" w:rsidR="00EE1043" w:rsidRDefault="00EE1043">
      <w:pPr>
        <w:pStyle w:val="CommentText"/>
      </w:pPr>
      <w:r>
        <w:rPr>
          <w:rStyle w:val="CommentReference"/>
        </w:rPr>
        <w:annotationRef/>
      </w:r>
      <w:r>
        <w:t>Is it the scenario for 2 day sales combined?</w:t>
      </w:r>
    </w:p>
    <w:p w14:paraId="43238D0A" w14:textId="6A126682" w:rsidR="00EE1043" w:rsidRDefault="00EE1043">
      <w:pPr>
        <w:pStyle w:val="CommentText"/>
      </w:pPr>
    </w:p>
  </w:comment>
  <w:comment w:id="743" w:author="Polly Kam (IT)" w:date="2016-12-07T23:12:00Z" w:initials="PK(">
    <w:p w14:paraId="48D8D0CB" w14:textId="6118149B" w:rsidR="00EE1043" w:rsidRDefault="00EE1043">
      <w:pPr>
        <w:pStyle w:val="CommentText"/>
      </w:pPr>
      <w:r>
        <w:rPr>
          <w:rStyle w:val="CommentReference"/>
        </w:rPr>
        <w:annotationRef/>
      </w:r>
      <w:r>
        <w:t>Is it the scenario for 2 day sales combined?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9E3302" w15:done="0"/>
  <w15:commentEx w15:paraId="1DC27C42" w15:done="0"/>
  <w15:commentEx w15:paraId="06D53575" w15:done="0"/>
  <w15:commentEx w15:paraId="2FB9CA1A" w15:done="0"/>
  <w15:commentEx w15:paraId="68974653" w15:done="0"/>
  <w15:commentEx w15:paraId="053F80CD" w15:done="0"/>
  <w15:commentEx w15:paraId="0B1CC560" w15:done="0"/>
  <w15:commentEx w15:paraId="191833FB" w15:done="0"/>
  <w15:commentEx w15:paraId="2330813C" w15:done="0"/>
  <w15:commentEx w15:paraId="43238D0A" w15:done="0"/>
  <w15:commentEx w15:paraId="48D8D0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23E08" w14:textId="77777777" w:rsidR="00277309" w:rsidRDefault="00277309" w:rsidP="008D7BAB">
      <w:pPr>
        <w:spacing w:after="0" w:line="240" w:lineRule="auto"/>
      </w:pPr>
      <w:r>
        <w:separator/>
      </w:r>
    </w:p>
  </w:endnote>
  <w:endnote w:type="continuationSeparator" w:id="0">
    <w:p w14:paraId="790390F4" w14:textId="77777777" w:rsidR="00277309" w:rsidRDefault="00277309"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918D9" w14:textId="208F1086" w:rsidR="00EE1043" w:rsidRPr="0061154C" w:rsidRDefault="00EE1043"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03429775"/>
        <w:docPartObj>
          <w:docPartGallery w:val="Page Numbers (Bottom of Page)"/>
          <w:docPartUnique/>
        </w:docPartObj>
      </w:sdtPr>
      <w:sdtContent>
        <w:sdt>
          <w:sdtPr>
            <w:rPr>
              <w:rFonts w:ascii="Palatino Linotype" w:hAnsi="Palatino Linotype"/>
              <w:sz w:val="18"/>
            </w:rPr>
            <w:id w:val="1613932008"/>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FC11CC">
              <w:rPr>
                <w:rFonts w:ascii="Palatino Linotype" w:hAnsi="Palatino Linotype"/>
                <w:b/>
                <w:bCs/>
                <w:noProof/>
                <w:sz w:val="18"/>
              </w:rPr>
              <w:t>23</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FC11CC">
              <w:rPr>
                <w:rFonts w:ascii="Palatino Linotype" w:hAnsi="Palatino Linotype"/>
                <w:b/>
                <w:bCs/>
                <w:noProof/>
                <w:sz w:val="18"/>
              </w:rPr>
              <w:t>67</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EE1043" w:rsidRPr="0061154C" w:rsidRDefault="00EE1043"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366405855"/>
        <w:docPartObj>
          <w:docPartGallery w:val="Page Numbers (Bottom of Page)"/>
          <w:docPartUnique/>
        </w:docPartObj>
      </w:sdtPr>
      <w:sdtContent>
        <w:sdt>
          <w:sdtPr>
            <w:rPr>
              <w:rFonts w:ascii="Palatino Linotype" w:hAnsi="Palatino Linotype"/>
              <w:sz w:val="18"/>
            </w:rPr>
            <w:id w:val="-2116824707"/>
            <w:docPartObj>
              <w:docPartGallery w:val="Page Numbers (Top of Page)"/>
              <w:docPartUnique/>
            </w:docPartObj>
          </w:sdt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FC11CC">
              <w:rPr>
                <w:rFonts w:ascii="Palatino Linotype" w:hAnsi="Palatino Linotype"/>
                <w:b/>
                <w:bCs/>
                <w:noProof/>
                <w:sz w:val="18"/>
              </w:rPr>
              <w:t>30</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FC11CC">
              <w:rPr>
                <w:rFonts w:ascii="Palatino Linotype" w:hAnsi="Palatino Linotype"/>
                <w:b/>
                <w:bCs/>
                <w:noProof/>
                <w:sz w:val="18"/>
              </w:rPr>
              <w:t>67</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9AC89" w14:textId="77777777" w:rsidR="00277309" w:rsidRDefault="00277309" w:rsidP="008D7BAB">
      <w:pPr>
        <w:spacing w:after="0" w:line="240" w:lineRule="auto"/>
      </w:pPr>
      <w:r>
        <w:separator/>
      </w:r>
    </w:p>
  </w:footnote>
  <w:footnote w:type="continuationSeparator" w:id="0">
    <w:p w14:paraId="6213E423" w14:textId="77777777" w:rsidR="00277309" w:rsidRDefault="00277309"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5555" w14:textId="77777777" w:rsidR="00EE1043" w:rsidRDefault="00EE1043">
    <w:pPr>
      <w:pStyle w:val="Header"/>
    </w:pPr>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EE1043" w:rsidRDefault="00EE1043">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3031FF"/>
    <w:multiLevelType w:val="hybridMultilevel"/>
    <w:tmpl w:val="BAEC7186"/>
    <w:lvl w:ilvl="0" w:tplc="5C767090">
      <w:start w:val="5"/>
      <w:numFmt w:val="bullet"/>
      <w:lvlText w:val="-"/>
      <w:lvlJc w:val="left"/>
      <w:pPr>
        <w:ind w:left="720" w:hanging="360"/>
      </w:pPr>
      <w:rPr>
        <w:rFonts w:ascii="Palatino Linotype" w:eastAsia="Microsoft YaHe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7">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0"/>
  </w:num>
  <w:num w:numId="3">
    <w:abstractNumId w:val="13"/>
  </w:num>
  <w:num w:numId="4">
    <w:abstractNumId w:val="22"/>
  </w:num>
  <w:num w:numId="5">
    <w:abstractNumId w:val="1"/>
  </w:num>
  <w:num w:numId="6">
    <w:abstractNumId w:val="3"/>
  </w:num>
  <w:num w:numId="7">
    <w:abstractNumId w:val="17"/>
  </w:num>
  <w:num w:numId="8">
    <w:abstractNumId w:val="27"/>
  </w:num>
  <w:num w:numId="9">
    <w:abstractNumId w:val="23"/>
  </w:num>
  <w:num w:numId="10">
    <w:abstractNumId w:val="8"/>
  </w:num>
  <w:num w:numId="11">
    <w:abstractNumId w:val="10"/>
  </w:num>
  <w:num w:numId="12">
    <w:abstractNumId w:val="29"/>
  </w:num>
  <w:num w:numId="13">
    <w:abstractNumId w:val="11"/>
  </w:num>
  <w:num w:numId="14">
    <w:abstractNumId w:val="14"/>
  </w:num>
  <w:num w:numId="15">
    <w:abstractNumId w:val="26"/>
  </w:num>
  <w:num w:numId="16">
    <w:abstractNumId w:val="25"/>
  </w:num>
  <w:num w:numId="17">
    <w:abstractNumId w:val="18"/>
  </w:num>
  <w:num w:numId="18">
    <w:abstractNumId w:val="9"/>
  </w:num>
  <w:num w:numId="19">
    <w:abstractNumId w:val="7"/>
  </w:num>
  <w:num w:numId="20">
    <w:abstractNumId w:val="32"/>
  </w:num>
  <w:num w:numId="21">
    <w:abstractNumId w:val="28"/>
  </w:num>
  <w:num w:numId="22">
    <w:abstractNumId w:val="20"/>
  </w:num>
  <w:num w:numId="23">
    <w:abstractNumId w:val="20"/>
  </w:num>
  <w:num w:numId="24">
    <w:abstractNumId w:val="33"/>
  </w:num>
  <w:num w:numId="25">
    <w:abstractNumId w:val="19"/>
  </w:num>
  <w:num w:numId="26">
    <w:abstractNumId w:val="2"/>
  </w:num>
  <w:num w:numId="27">
    <w:abstractNumId w:val="6"/>
  </w:num>
  <w:num w:numId="28">
    <w:abstractNumId w:val="24"/>
  </w:num>
  <w:num w:numId="29">
    <w:abstractNumId w:val="12"/>
  </w:num>
  <w:num w:numId="30">
    <w:abstractNumId w:val="21"/>
  </w:num>
  <w:num w:numId="31">
    <w:abstractNumId w:val="20"/>
  </w:num>
  <w:num w:numId="32">
    <w:abstractNumId w:val="20"/>
  </w:num>
  <w:num w:numId="33">
    <w:abstractNumId w:val="4"/>
  </w:num>
  <w:num w:numId="34">
    <w:abstractNumId w:val="31"/>
  </w:num>
  <w:num w:numId="35">
    <w:abstractNumId w:val="20"/>
  </w:num>
  <w:num w:numId="36">
    <w:abstractNumId w:val="20"/>
  </w:num>
  <w:num w:numId="37">
    <w:abstractNumId w:val="30"/>
  </w:num>
  <w:num w:numId="38">
    <w:abstractNumId w:val="5"/>
  </w:num>
  <w:num w:numId="39">
    <w:abstractNumId w:val="16"/>
  </w:num>
  <w:num w:numId="40">
    <w:abstractNumId w:val="15"/>
  </w:num>
  <w:num w:numId="41">
    <w:abstractNumId w:val="20"/>
  </w:num>
  <w:num w:numId="42">
    <w:abstractNumId w:val="20"/>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Chen">
    <w15:presenceInfo w15:providerId="Windows Live" w15:userId="39114e7f79bc0371"/>
  </w15:person>
  <w15:person w15:author="Polly Kam (IT)">
    <w15:presenceInfo w15:providerId="AD" w15:userId="S-1-5-21-583907252-1960408961-1801674531-394241"/>
  </w15:person>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en-GB" w:vendorID="64" w:dllVersion="131078" w:nlCheck="1" w:checkStyle="1"/>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3276"/>
    <w:rsid w:val="000150CA"/>
    <w:rsid w:val="0002435C"/>
    <w:rsid w:val="00032923"/>
    <w:rsid w:val="00033D38"/>
    <w:rsid w:val="0003433B"/>
    <w:rsid w:val="0003555D"/>
    <w:rsid w:val="0004002D"/>
    <w:rsid w:val="00040256"/>
    <w:rsid w:val="0004266B"/>
    <w:rsid w:val="000521C1"/>
    <w:rsid w:val="000539B7"/>
    <w:rsid w:val="000545D9"/>
    <w:rsid w:val="00054706"/>
    <w:rsid w:val="00055F21"/>
    <w:rsid w:val="00056942"/>
    <w:rsid w:val="00057C82"/>
    <w:rsid w:val="00061C86"/>
    <w:rsid w:val="00062201"/>
    <w:rsid w:val="00064A43"/>
    <w:rsid w:val="00071D7E"/>
    <w:rsid w:val="00071E11"/>
    <w:rsid w:val="00073D81"/>
    <w:rsid w:val="000812BA"/>
    <w:rsid w:val="00082F25"/>
    <w:rsid w:val="00084668"/>
    <w:rsid w:val="00084986"/>
    <w:rsid w:val="00094593"/>
    <w:rsid w:val="000B1039"/>
    <w:rsid w:val="000B19F9"/>
    <w:rsid w:val="000B3F72"/>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30821"/>
    <w:rsid w:val="00134FC6"/>
    <w:rsid w:val="00141BDA"/>
    <w:rsid w:val="00145009"/>
    <w:rsid w:val="00150130"/>
    <w:rsid w:val="001505BA"/>
    <w:rsid w:val="00151A88"/>
    <w:rsid w:val="001553FA"/>
    <w:rsid w:val="0015743C"/>
    <w:rsid w:val="001627BD"/>
    <w:rsid w:val="00165C2D"/>
    <w:rsid w:val="0016619E"/>
    <w:rsid w:val="001739F6"/>
    <w:rsid w:val="0017505A"/>
    <w:rsid w:val="001814AB"/>
    <w:rsid w:val="001828B5"/>
    <w:rsid w:val="001835EC"/>
    <w:rsid w:val="00187054"/>
    <w:rsid w:val="00187C32"/>
    <w:rsid w:val="001956B1"/>
    <w:rsid w:val="00197E65"/>
    <w:rsid w:val="001A09AF"/>
    <w:rsid w:val="001A2DB4"/>
    <w:rsid w:val="001B2197"/>
    <w:rsid w:val="001B2684"/>
    <w:rsid w:val="001C0BEE"/>
    <w:rsid w:val="001C3F48"/>
    <w:rsid w:val="001C5938"/>
    <w:rsid w:val="001C685A"/>
    <w:rsid w:val="001C7649"/>
    <w:rsid w:val="001C7EF0"/>
    <w:rsid w:val="001D79DF"/>
    <w:rsid w:val="001F0E39"/>
    <w:rsid w:val="001F2FE6"/>
    <w:rsid w:val="001F5555"/>
    <w:rsid w:val="001F5AA7"/>
    <w:rsid w:val="002041D0"/>
    <w:rsid w:val="0020580B"/>
    <w:rsid w:val="00205F6F"/>
    <w:rsid w:val="00206DA5"/>
    <w:rsid w:val="002108A2"/>
    <w:rsid w:val="00210C44"/>
    <w:rsid w:val="00211DF8"/>
    <w:rsid w:val="00211F60"/>
    <w:rsid w:val="002126E1"/>
    <w:rsid w:val="00213671"/>
    <w:rsid w:val="00214D23"/>
    <w:rsid w:val="00222F78"/>
    <w:rsid w:val="00223F51"/>
    <w:rsid w:val="002265DC"/>
    <w:rsid w:val="002329C1"/>
    <w:rsid w:val="002341FA"/>
    <w:rsid w:val="0023542D"/>
    <w:rsid w:val="00240CA9"/>
    <w:rsid w:val="0024148A"/>
    <w:rsid w:val="002429D9"/>
    <w:rsid w:val="00253316"/>
    <w:rsid w:val="00253B83"/>
    <w:rsid w:val="0025730F"/>
    <w:rsid w:val="002615BD"/>
    <w:rsid w:val="002639FA"/>
    <w:rsid w:val="002701F5"/>
    <w:rsid w:val="0027234F"/>
    <w:rsid w:val="00276ED5"/>
    <w:rsid w:val="00277309"/>
    <w:rsid w:val="002813FF"/>
    <w:rsid w:val="00290061"/>
    <w:rsid w:val="00290451"/>
    <w:rsid w:val="00293283"/>
    <w:rsid w:val="002942E7"/>
    <w:rsid w:val="002945A1"/>
    <w:rsid w:val="0029730E"/>
    <w:rsid w:val="00297F55"/>
    <w:rsid w:val="002A1938"/>
    <w:rsid w:val="002A5A14"/>
    <w:rsid w:val="002A7F92"/>
    <w:rsid w:val="002B0E38"/>
    <w:rsid w:val="002B2329"/>
    <w:rsid w:val="002B3713"/>
    <w:rsid w:val="002C33B6"/>
    <w:rsid w:val="002D633D"/>
    <w:rsid w:val="002E2CFC"/>
    <w:rsid w:val="002E65DE"/>
    <w:rsid w:val="002F7EA2"/>
    <w:rsid w:val="00301446"/>
    <w:rsid w:val="003041E1"/>
    <w:rsid w:val="00304DFA"/>
    <w:rsid w:val="00307FFB"/>
    <w:rsid w:val="003177F2"/>
    <w:rsid w:val="00331A36"/>
    <w:rsid w:val="00332BA8"/>
    <w:rsid w:val="00337895"/>
    <w:rsid w:val="00343B23"/>
    <w:rsid w:val="00345D44"/>
    <w:rsid w:val="003524C0"/>
    <w:rsid w:val="0035262A"/>
    <w:rsid w:val="00360F6C"/>
    <w:rsid w:val="00367588"/>
    <w:rsid w:val="00373224"/>
    <w:rsid w:val="00380544"/>
    <w:rsid w:val="00396E19"/>
    <w:rsid w:val="003A06EA"/>
    <w:rsid w:val="003A3B25"/>
    <w:rsid w:val="003A772F"/>
    <w:rsid w:val="003B0A82"/>
    <w:rsid w:val="003B2E24"/>
    <w:rsid w:val="003B642F"/>
    <w:rsid w:val="003C54CD"/>
    <w:rsid w:val="003C553D"/>
    <w:rsid w:val="003C5DC6"/>
    <w:rsid w:val="003C730A"/>
    <w:rsid w:val="003D4291"/>
    <w:rsid w:val="003D4F62"/>
    <w:rsid w:val="003D5002"/>
    <w:rsid w:val="003D63F9"/>
    <w:rsid w:val="003E02E8"/>
    <w:rsid w:val="003E54C1"/>
    <w:rsid w:val="003F1E80"/>
    <w:rsid w:val="003F48AD"/>
    <w:rsid w:val="004035A7"/>
    <w:rsid w:val="0041222E"/>
    <w:rsid w:val="00420047"/>
    <w:rsid w:val="00440B34"/>
    <w:rsid w:val="0044500B"/>
    <w:rsid w:val="004516FA"/>
    <w:rsid w:val="004530BB"/>
    <w:rsid w:val="004533E2"/>
    <w:rsid w:val="00457418"/>
    <w:rsid w:val="00460F4D"/>
    <w:rsid w:val="00464332"/>
    <w:rsid w:val="0046512D"/>
    <w:rsid w:val="004666E3"/>
    <w:rsid w:val="00485B40"/>
    <w:rsid w:val="00496CB4"/>
    <w:rsid w:val="004A11E7"/>
    <w:rsid w:val="004A4443"/>
    <w:rsid w:val="004A4D08"/>
    <w:rsid w:val="004A54AF"/>
    <w:rsid w:val="004B011B"/>
    <w:rsid w:val="004B6EB7"/>
    <w:rsid w:val="004C1D64"/>
    <w:rsid w:val="004C60AE"/>
    <w:rsid w:val="004D02D2"/>
    <w:rsid w:val="004D7C59"/>
    <w:rsid w:val="004E004E"/>
    <w:rsid w:val="004E1819"/>
    <w:rsid w:val="004E3805"/>
    <w:rsid w:val="004E7CEC"/>
    <w:rsid w:val="004F4B87"/>
    <w:rsid w:val="00501756"/>
    <w:rsid w:val="005060B2"/>
    <w:rsid w:val="00506802"/>
    <w:rsid w:val="0051008E"/>
    <w:rsid w:val="00513841"/>
    <w:rsid w:val="00514A26"/>
    <w:rsid w:val="00525FEB"/>
    <w:rsid w:val="00526E94"/>
    <w:rsid w:val="005273BA"/>
    <w:rsid w:val="00531F6B"/>
    <w:rsid w:val="00534BCC"/>
    <w:rsid w:val="00535F8B"/>
    <w:rsid w:val="005436E9"/>
    <w:rsid w:val="00550D22"/>
    <w:rsid w:val="0055391A"/>
    <w:rsid w:val="00553FC1"/>
    <w:rsid w:val="00556B07"/>
    <w:rsid w:val="00561E24"/>
    <w:rsid w:val="005656B9"/>
    <w:rsid w:val="00570F80"/>
    <w:rsid w:val="00573151"/>
    <w:rsid w:val="00583D6E"/>
    <w:rsid w:val="0058426D"/>
    <w:rsid w:val="00585026"/>
    <w:rsid w:val="00587B46"/>
    <w:rsid w:val="00591E8F"/>
    <w:rsid w:val="00594EE3"/>
    <w:rsid w:val="005A0AD3"/>
    <w:rsid w:val="005A5979"/>
    <w:rsid w:val="005A7A11"/>
    <w:rsid w:val="005B0B55"/>
    <w:rsid w:val="005B21C6"/>
    <w:rsid w:val="005B4A05"/>
    <w:rsid w:val="005B7E2E"/>
    <w:rsid w:val="005C1C00"/>
    <w:rsid w:val="005C3C95"/>
    <w:rsid w:val="005D7940"/>
    <w:rsid w:val="005E2989"/>
    <w:rsid w:val="005E595D"/>
    <w:rsid w:val="005F0B2F"/>
    <w:rsid w:val="005F24C9"/>
    <w:rsid w:val="005F3D2E"/>
    <w:rsid w:val="0060272F"/>
    <w:rsid w:val="00605BBE"/>
    <w:rsid w:val="00610E0A"/>
    <w:rsid w:val="0061154C"/>
    <w:rsid w:val="00613BEA"/>
    <w:rsid w:val="0061417B"/>
    <w:rsid w:val="00620528"/>
    <w:rsid w:val="00633EF1"/>
    <w:rsid w:val="00635A9B"/>
    <w:rsid w:val="00636DED"/>
    <w:rsid w:val="006435BF"/>
    <w:rsid w:val="0064399A"/>
    <w:rsid w:val="00643BBE"/>
    <w:rsid w:val="00644FA5"/>
    <w:rsid w:val="00652878"/>
    <w:rsid w:val="00654B5F"/>
    <w:rsid w:val="006777EB"/>
    <w:rsid w:val="00677EFA"/>
    <w:rsid w:val="00685D77"/>
    <w:rsid w:val="00687EBC"/>
    <w:rsid w:val="00693050"/>
    <w:rsid w:val="00696326"/>
    <w:rsid w:val="006971BB"/>
    <w:rsid w:val="006975D4"/>
    <w:rsid w:val="006A1E7D"/>
    <w:rsid w:val="006A384D"/>
    <w:rsid w:val="006A6CF2"/>
    <w:rsid w:val="006B326D"/>
    <w:rsid w:val="006C0768"/>
    <w:rsid w:val="006C49E4"/>
    <w:rsid w:val="006D05DE"/>
    <w:rsid w:val="006D14A8"/>
    <w:rsid w:val="006E0353"/>
    <w:rsid w:val="006E058E"/>
    <w:rsid w:val="006E16D0"/>
    <w:rsid w:val="006E26E7"/>
    <w:rsid w:val="006E5C28"/>
    <w:rsid w:val="006E7CA3"/>
    <w:rsid w:val="006F0DC3"/>
    <w:rsid w:val="006F1C31"/>
    <w:rsid w:val="006F3F31"/>
    <w:rsid w:val="00705894"/>
    <w:rsid w:val="007077C0"/>
    <w:rsid w:val="00711BEE"/>
    <w:rsid w:val="00712F2B"/>
    <w:rsid w:val="00714511"/>
    <w:rsid w:val="0072240A"/>
    <w:rsid w:val="00724B90"/>
    <w:rsid w:val="007252F4"/>
    <w:rsid w:val="00736E29"/>
    <w:rsid w:val="0074360E"/>
    <w:rsid w:val="0074368E"/>
    <w:rsid w:val="0075116C"/>
    <w:rsid w:val="00755B47"/>
    <w:rsid w:val="00763C76"/>
    <w:rsid w:val="0077575D"/>
    <w:rsid w:val="00780736"/>
    <w:rsid w:val="007813E9"/>
    <w:rsid w:val="00781BDB"/>
    <w:rsid w:val="00790C2E"/>
    <w:rsid w:val="00794A24"/>
    <w:rsid w:val="00797C72"/>
    <w:rsid w:val="007A0C66"/>
    <w:rsid w:val="007A4BB5"/>
    <w:rsid w:val="007A712D"/>
    <w:rsid w:val="007B2581"/>
    <w:rsid w:val="007B2731"/>
    <w:rsid w:val="007C0923"/>
    <w:rsid w:val="007C10F6"/>
    <w:rsid w:val="007C20D2"/>
    <w:rsid w:val="007C7962"/>
    <w:rsid w:val="007D4BBF"/>
    <w:rsid w:val="007D58F0"/>
    <w:rsid w:val="007E402B"/>
    <w:rsid w:val="007E670F"/>
    <w:rsid w:val="007E6F0F"/>
    <w:rsid w:val="007F0094"/>
    <w:rsid w:val="007F00B4"/>
    <w:rsid w:val="007F4153"/>
    <w:rsid w:val="007F7BFB"/>
    <w:rsid w:val="00800475"/>
    <w:rsid w:val="00800DCB"/>
    <w:rsid w:val="008028C8"/>
    <w:rsid w:val="0080334F"/>
    <w:rsid w:val="00804D2D"/>
    <w:rsid w:val="00806F32"/>
    <w:rsid w:val="0081166A"/>
    <w:rsid w:val="00815EE4"/>
    <w:rsid w:val="008210D2"/>
    <w:rsid w:val="00823568"/>
    <w:rsid w:val="008276C0"/>
    <w:rsid w:val="00834B73"/>
    <w:rsid w:val="0083570E"/>
    <w:rsid w:val="008454B2"/>
    <w:rsid w:val="00866A3A"/>
    <w:rsid w:val="0086733C"/>
    <w:rsid w:val="00867FB0"/>
    <w:rsid w:val="0087400A"/>
    <w:rsid w:val="008740E7"/>
    <w:rsid w:val="008763D0"/>
    <w:rsid w:val="00883926"/>
    <w:rsid w:val="00883F68"/>
    <w:rsid w:val="00890CFC"/>
    <w:rsid w:val="00891BF5"/>
    <w:rsid w:val="00892565"/>
    <w:rsid w:val="00893C45"/>
    <w:rsid w:val="0089710A"/>
    <w:rsid w:val="008A15B6"/>
    <w:rsid w:val="008A592D"/>
    <w:rsid w:val="008A6339"/>
    <w:rsid w:val="008B0458"/>
    <w:rsid w:val="008B41E9"/>
    <w:rsid w:val="008B6881"/>
    <w:rsid w:val="008C0E5A"/>
    <w:rsid w:val="008C5348"/>
    <w:rsid w:val="008C6A14"/>
    <w:rsid w:val="008D47BB"/>
    <w:rsid w:val="008D5F0D"/>
    <w:rsid w:val="008D7BAB"/>
    <w:rsid w:val="008E1233"/>
    <w:rsid w:val="008E7E47"/>
    <w:rsid w:val="008F4F6E"/>
    <w:rsid w:val="009059CA"/>
    <w:rsid w:val="00911DAD"/>
    <w:rsid w:val="00912794"/>
    <w:rsid w:val="009160E8"/>
    <w:rsid w:val="00920B25"/>
    <w:rsid w:val="0092108B"/>
    <w:rsid w:val="00924599"/>
    <w:rsid w:val="0093385D"/>
    <w:rsid w:val="009407C0"/>
    <w:rsid w:val="00942BDD"/>
    <w:rsid w:val="00947B39"/>
    <w:rsid w:val="00950414"/>
    <w:rsid w:val="00956FCB"/>
    <w:rsid w:val="0096672E"/>
    <w:rsid w:val="009706A7"/>
    <w:rsid w:val="00971B22"/>
    <w:rsid w:val="00980E73"/>
    <w:rsid w:val="00981365"/>
    <w:rsid w:val="00985C73"/>
    <w:rsid w:val="00996003"/>
    <w:rsid w:val="009974AC"/>
    <w:rsid w:val="009A0562"/>
    <w:rsid w:val="009A06C8"/>
    <w:rsid w:val="009A0FED"/>
    <w:rsid w:val="009A3EE4"/>
    <w:rsid w:val="009A41AC"/>
    <w:rsid w:val="009B1BDD"/>
    <w:rsid w:val="009B54C6"/>
    <w:rsid w:val="009C4A4C"/>
    <w:rsid w:val="009C63B6"/>
    <w:rsid w:val="009C7CD2"/>
    <w:rsid w:val="009D54C9"/>
    <w:rsid w:val="009D63ED"/>
    <w:rsid w:val="009D7245"/>
    <w:rsid w:val="009E1640"/>
    <w:rsid w:val="009E2274"/>
    <w:rsid w:val="009E2AF3"/>
    <w:rsid w:val="009E6C66"/>
    <w:rsid w:val="009F032D"/>
    <w:rsid w:val="009F0B6D"/>
    <w:rsid w:val="009F3B2E"/>
    <w:rsid w:val="009F4F8F"/>
    <w:rsid w:val="009F7B37"/>
    <w:rsid w:val="00A00C1A"/>
    <w:rsid w:val="00A02A7C"/>
    <w:rsid w:val="00A03FFE"/>
    <w:rsid w:val="00A042CF"/>
    <w:rsid w:val="00A23C57"/>
    <w:rsid w:val="00A247A0"/>
    <w:rsid w:val="00A2646E"/>
    <w:rsid w:val="00A31AF2"/>
    <w:rsid w:val="00A35195"/>
    <w:rsid w:val="00A37790"/>
    <w:rsid w:val="00A41558"/>
    <w:rsid w:val="00A427C1"/>
    <w:rsid w:val="00A44698"/>
    <w:rsid w:val="00A46AFC"/>
    <w:rsid w:val="00A50170"/>
    <w:rsid w:val="00A505A5"/>
    <w:rsid w:val="00A577E2"/>
    <w:rsid w:val="00A65409"/>
    <w:rsid w:val="00A6702D"/>
    <w:rsid w:val="00A73CE8"/>
    <w:rsid w:val="00A821B3"/>
    <w:rsid w:val="00A825E8"/>
    <w:rsid w:val="00A86042"/>
    <w:rsid w:val="00A91B89"/>
    <w:rsid w:val="00A931CD"/>
    <w:rsid w:val="00A9505C"/>
    <w:rsid w:val="00A96ED7"/>
    <w:rsid w:val="00AA2394"/>
    <w:rsid w:val="00AA55D3"/>
    <w:rsid w:val="00AA64B6"/>
    <w:rsid w:val="00AB0671"/>
    <w:rsid w:val="00AB7EEB"/>
    <w:rsid w:val="00AC1B94"/>
    <w:rsid w:val="00AC1FD3"/>
    <w:rsid w:val="00AC2B55"/>
    <w:rsid w:val="00AD14B8"/>
    <w:rsid w:val="00AD2CA8"/>
    <w:rsid w:val="00AD2DF9"/>
    <w:rsid w:val="00AD3E37"/>
    <w:rsid w:val="00AE5DAD"/>
    <w:rsid w:val="00AF64DB"/>
    <w:rsid w:val="00AF7D3E"/>
    <w:rsid w:val="00B03190"/>
    <w:rsid w:val="00B11A43"/>
    <w:rsid w:val="00B13649"/>
    <w:rsid w:val="00B14715"/>
    <w:rsid w:val="00B16A1F"/>
    <w:rsid w:val="00B17226"/>
    <w:rsid w:val="00B25E3A"/>
    <w:rsid w:val="00B30116"/>
    <w:rsid w:val="00B303EF"/>
    <w:rsid w:val="00B402F8"/>
    <w:rsid w:val="00B43ADA"/>
    <w:rsid w:val="00B46FD1"/>
    <w:rsid w:val="00B501E3"/>
    <w:rsid w:val="00B52C05"/>
    <w:rsid w:val="00B539C5"/>
    <w:rsid w:val="00B54094"/>
    <w:rsid w:val="00B54929"/>
    <w:rsid w:val="00B549E4"/>
    <w:rsid w:val="00B5661F"/>
    <w:rsid w:val="00B62D92"/>
    <w:rsid w:val="00B633C8"/>
    <w:rsid w:val="00B71F87"/>
    <w:rsid w:val="00B80109"/>
    <w:rsid w:val="00B8471F"/>
    <w:rsid w:val="00B86B48"/>
    <w:rsid w:val="00B96480"/>
    <w:rsid w:val="00B966A6"/>
    <w:rsid w:val="00B9683E"/>
    <w:rsid w:val="00B97187"/>
    <w:rsid w:val="00BA16B1"/>
    <w:rsid w:val="00BA3500"/>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2682"/>
    <w:rsid w:val="00C33666"/>
    <w:rsid w:val="00C5062F"/>
    <w:rsid w:val="00C603B0"/>
    <w:rsid w:val="00C70162"/>
    <w:rsid w:val="00C71D6D"/>
    <w:rsid w:val="00C74C5C"/>
    <w:rsid w:val="00C75A29"/>
    <w:rsid w:val="00C8347C"/>
    <w:rsid w:val="00C93F64"/>
    <w:rsid w:val="00C952E6"/>
    <w:rsid w:val="00C9681A"/>
    <w:rsid w:val="00CA3249"/>
    <w:rsid w:val="00CA68D2"/>
    <w:rsid w:val="00CA6BF5"/>
    <w:rsid w:val="00CB3F23"/>
    <w:rsid w:val="00CB4D07"/>
    <w:rsid w:val="00CD0AEF"/>
    <w:rsid w:val="00CD0E8E"/>
    <w:rsid w:val="00CD2477"/>
    <w:rsid w:val="00CD6BBF"/>
    <w:rsid w:val="00CE227B"/>
    <w:rsid w:val="00CF4839"/>
    <w:rsid w:val="00D02A13"/>
    <w:rsid w:val="00D07909"/>
    <w:rsid w:val="00D13F30"/>
    <w:rsid w:val="00D16925"/>
    <w:rsid w:val="00D21579"/>
    <w:rsid w:val="00D21CB5"/>
    <w:rsid w:val="00D31C7E"/>
    <w:rsid w:val="00D36D25"/>
    <w:rsid w:val="00D412F4"/>
    <w:rsid w:val="00D55A98"/>
    <w:rsid w:val="00D576B8"/>
    <w:rsid w:val="00D601D3"/>
    <w:rsid w:val="00D613C2"/>
    <w:rsid w:val="00D61A7E"/>
    <w:rsid w:val="00D64D69"/>
    <w:rsid w:val="00D67929"/>
    <w:rsid w:val="00D67F9B"/>
    <w:rsid w:val="00D70EEE"/>
    <w:rsid w:val="00D71F77"/>
    <w:rsid w:val="00D7723D"/>
    <w:rsid w:val="00D81441"/>
    <w:rsid w:val="00D85558"/>
    <w:rsid w:val="00D93973"/>
    <w:rsid w:val="00D957D7"/>
    <w:rsid w:val="00DA11E9"/>
    <w:rsid w:val="00DA283A"/>
    <w:rsid w:val="00DA53EB"/>
    <w:rsid w:val="00DB10C2"/>
    <w:rsid w:val="00DC1AF8"/>
    <w:rsid w:val="00DD1429"/>
    <w:rsid w:val="00DD2C6E"/>
    <w:rsid w:val="00DD2E0B"/>
    <w:rsid w:val="00DD3705"/>
    <w:rsid w:val="00DD3E03"/>
    <w:rsid w:val="00DD4BC9"/>
    <w:rsid w:val="00DE3347"/>
    <w:rsid w:val="00DF1E99"/>
    <w:rsid w:val="00DF48E4"/>
    <w:rsid w:val="00DF50F5"/>
    <w:rsid w:val="00DF5223"/>
    <w:rsid w:val="00E023BE"/>
    <w:rsid w:val="00E11A8B"/>
    <w:rsid w:val="00E132B9"/>
    <w:rsid w:val="00E254F5"/>
    <w:rsid w:val="00E26165"/>
    <w:rsid w:val="00E276EA"/>
    <w:rsid w:val="00E27AA9"/>
    <w:rsid w:val="00E31DA9"/>
    <w:rsid w:val="00E32A25"/>
    <w:rsid w:val="00E4346F"/>
    <w:rsid w:val="00E439C3"/>
    <w:rsid w:val="00E45849"/>
    <w:rsid w:val="00E46AE1"/>
    <w:rsid w:val="00E5095C"/>
    <w:rsid w:val="00E57C5D"/>
    <w:rsid w:val="00E651BD"/>
    <w:rsid w:val="00E666CF"/>
    <w:rsid w:val="00E66B1C"/>
    <w:rsid w:val="00E713D3"/>
    <w:rsid w:val="00E73C38"/>
    <w:rsid w:val="00E74614"/>
    <w:rsid w:val="00E750F1"/>
    <w:rsid w:val="00E7687B"/>
    <w:rsid w:val="00E819A7"/>
    <w:rsid w:val="00E86913"/>
    <w:rsid w:val="00E90907"/>
    <w:rsid w:val="00E90B74"/>
    <w:rsid w:val="00E9372F"/>
    <w:rsid w:val="00E94B24"/>
    <w:rsid w:val="00EA34BE"/>
    <w:rsid w:val="00EA4D25"/>
    <w:rsid w:val="00EB4239"/>
    <w:rsid w:val="00EC509D"/>
    <w:rsid w:val="00EC5212"/>
    <w:rsid w:val="00EC71D1"/>
    <w:rsid w:val="00ED2924"/>
    <w:rsid w:val="00EE0B58"/>
    <w:rsid w:val="00EE1043"/>
    <w:rsid w:val="00EE1681"/>
    <w:rsid w:val="00EE3F96"/>
    <w:rsid w:val="00EE65A2"/>
    <w:rsid w:val="00EE7915"/>
    <w:rsid w:val="00EF0B14"/>
    <w:rsid w:val="00EF1D40"/>
    <w:rsid w:val="00EF2027"/>
    <w:rsid w:val="00EF22E2"/>
    <w:rsid w:val="00EF42DF"/>
    <w:rsid w:val="00EF6794"/>
    <w:rsid w:val="00EF78F2"/>
    <w:rsid w:val="00F00B90"/>
    <w:rsid w:val="00F03D7F"/>
    <w:rsid w:val="00F103F4"/>
    <w:rsid w:val="00F22373"/>
    <w:rsid w:val="00F230C4"/>
    <w:rsid w:val="00F25CBE"/>
    <w:rsid w:val="00F3012D"/>
    <w:rsid w:val="00F345E8"/>
    <w:rsid w:val="00F34EF0"/>
    <w:rsid w:val="00F415C1"/>
    <w:rsid w:val="00F41F74"/>
    <w:rsid w:val="00F47646"/>
    <w:rsid w:val="00F52D7F"/>
    <w:rsid w:val="00F66936"/>
    <w:rsid w:val="00F71512"/>
    <w:rsid w:val="00F74281"/>
    <w:rsid w:val="00F75917"/>
    <w:rsid w:val="00F77BD5"/>
    <w:rsid w:val="00F80D13"/>
    <w:rsid w:val="00F81512"/>
    <w:rsid w:val="00F94FE7"/>
    <w:rsid w:val="00FA19F5"/>
    <w:rsid w:val="00FA37CD"/>
    <w:rsid w:val="00FB081B"/>
    <w:rsid w:val="00FB3A8D"/>
    <w:rsid w:val="00FB78F8"/>
    <w:rsid w:val="00FC0185"/>
    <w:rsid w:val="00FC11CC"/>
    <w:rsid w:val="00FC2BE7"/>
    <w:rsid w:val="00FC66B9"/>
    <w:rsid w:val="00FD0EA3"/>
    <w:rsid w:val="00FD2ACC"/>
    <w:rsid w:val="00FD369F"/>
    <w:rsid w:val="00FD4597"/>
    <w:rsid w:val="00FD566A"/>
    <w:rsid w:val="00FE04D9"/>
    <w:rsid w:val="00FE7C5E"/>
    <w:rsid w:val="00FF036B"/>
    <w:rsid w:val="00FF3928"/>
    <w:rsid w:val="00FF4AD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4.emf"/><Relationship Id="rId21" Type="http://schemas.openxmlformats.org/officeDocument/2006/relationships/header" Target="header2.xml"/><Relationship Id="rId34" Type="http://schemas.openxmlformats.org/officeDocument/2006/relationships/image" Target="media/image21.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microsoft.com/office/2011/relationships/commentsExtended" Target="commentsExtended.xm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Excel_Worksheet1.xlsx"/><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727F5-7BF9-4DC7-BD06-27FB89CD3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67</Pages>
  <Words>9508</Words>
  <Characters>54202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63583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89</cp:revision>
  <dcterms:created xsi:type="dcterms:W3CDTF">2016-12-13T07:58:00Z</dcterms:created>
  <dcterms:modified xsi:type="dcterms:W3CDTF">2016-12-14T08:54:00Z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