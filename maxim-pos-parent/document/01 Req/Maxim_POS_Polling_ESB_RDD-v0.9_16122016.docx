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7AB88C" w14:textId="77777777" w:rsidR="009A0562" w:rsidRPr="00211DF8" w:rsidRDefault="002B0E38" w:rsidP="007E6F0F">
      <w:pPr>
        <w:pStyle w:val="sysTitle"/>
        <w:framePr w:w="8873" w:h="5725" w:hRule="exact" w:wrap="notBeside" w:x="1518" w:y="3601"/>
        <w:spacing w:line="276" w:lineRule="auto"/>
        <w:rPr>
          <w:rStyle w:val="Strong"/>
          <w:rFonts w:ascii="Palatino Linotype" w:eastAsia="Microsoft YaHei" w:hAnsi="Palatino Linotype"/>
          <w:color w:val="000000"/>
          <w:sz w:val="44"/>
          <w:szCs w:val="44"/>
          <w:lang w:eastAsia="zh-TW"/>
        </w:rPr>
      </w:pPr>
      <w:r w:rsidRPr="00211DF8">
        <w:rPr>
          <w:rStyle w:val="Strong"/>
          <w:rFonts w:ascii="Palatino Linotype" w:eastAsia="Microsoft YaHei" w:hAnsi="Palatino Linotype"/>
          <w:color w:val="000000"/>
          <w:sz w:val="44"/>
          <w:szCs w:val="44"/>
          <w:lang w:eastAsia="zh-TW"/>
        </w:rPr>
        <w:t xml:space="preserve">Maxim POS Polling </w:t>
      </w:r>
      <w:r w:rsidR="000F72C3" w:rsidRPr="00211DF8">
        <w:rPr>
          <w:rStyle w:val="Strong"/>
          <w:rFonts w:ascii="Palatino Linotype" w:eastAsia="Microsoft YaHei" w:hAnsi="Palatino Linotype"/>
          <w:color w:val="000000"/>
          <w:sz w:val="44"/>
          <w:szCs w:val="44"/>
          <w:lang w:eastAsia="zh-TW"/>
        </w:rPr>
        <w:t xml:space="preserve">Enterprise Service Bus </w:t>
      </w:r>
      <w:r w:rsidRPr="00211DF8">
        <w:rPr>
          <w:rStyle w:val="Strong"/>
          <w:rFonts w:ascii="Palatino Linotype" w:eastAsia="Microsoft YaHei" w:hAnsi="Palatino Linotype"/>
          <w:color w:val="000000"/>
          <w:sz w:val="44"/>
          <w:szCs w:val="44"/>
          <w:lang w:eastAsia="zh-TW"/>
        </w:rPr>
        <w:t>Implmentation Service</w:t>
      </w:r>
    </w:p>
    <w:p w14:paraId="5E06CC9E" w14:textId="77777777" w:rsidR="00E45849" w:rsidRPr="00211DF8" w:rsidRDefault="00E45849" w:rsidP="007E6F0F">
      <w:pPr>
        <w:pStyle w:val="sysTitle"/>
        <w:framePr w:w="8873" w:h="5725" w:hRule="exact" w:wrap="notBeside" w:x="1518" w:y="3601"/>
        <w:spacing w:line="276" w:lineRule="auto"/>
        <w:rPr>
          <w:rStyle w:val="Strong"/>
          <w:rFonts w:ascii="Palatino Linotype" w:eastAsiaTheme="minorEastAsia" w:hAnsi="Palatino Linotype"/>
          <w:b w:val="0"/>
          <w:color w:val="000000"/>
          <w:sz w:val="44"/>
          <w:szCs w:val="44"/>
          <w:lang w:eastAsia="zh-TW"/>
        </w:rPr>
      </w:pPr>
      <w:r w:rsidRPr="00211DF8">
        <w:rPr>
          <w:rStyle w:val="Strong"/>
          <w:rFonts w:ascii="Palatino Linotype" w:eastAsia="Microsoft YaHei" w:hAnsi="Palatino Linotype"/>
          <w:b w:val="0"/>
          <w:color w:val="000000"/>
          <w:sz w:val="44"/>
          <w:szCs w:val="44"/>
          <w:lang w:eastAsia="zh-TW"/>
        </w:rPr>
        <w:t>EL-FY16-902</w:t>
      </w:r>
    </w:p>
    <w:p w14:paraId="45E4A9AE" w14:textId="77777777" w:rsidR="00E45849" w:rsidRPr="00211DF8" w:rsidRDefault="00E45849" w:rsidP="007E6F0F">
      <w:pPr>
        <w:pStyle w:val="sysTitle"/>
        <w:framePr w:w="8873" w:h="5725" w:hRule="exact" w:wrap="notBeside" w:x="1518" w:y="3601"/>
        <w:spacing w:line="276" w:lineRule="auto"/>
        <w:rPr>
          <w:rStyle w:val="Strong"/>
          <w:rFonts w:ascii="Palatino Linotype" w:eastAsiaTheme="minorEastAsia" w:hAnsi="Palatino Linotype"/>
          <w:color w:val="000000"/>
          <w:sz w:val="44"/>
          <w:szCs w:val="44"/>
          <w:lang w:eastAsia="zh-TW"/>
        </w:rPr>
      </w:pPr>
    </w:p>
    <w:p w14:paraId="704E61B5" w14:textId="77777777" w:rsidR="00F81512" w:rsidRPr="00211DF8" w:rsidRDefault="000F72C3" w:rsidP="007E6F0F">
      <w:pPr>
        <w:pStyle w:val="sysTitle"/>
        <w:framePr w:w="8873" w:h="5725" w:hRule="exact" w:wrap="notBeside" w:x="1518" w:y="3601"/>
        <w:spacing w:line="276" w:lineRule="auto"/>
        <w:rPr>
          <w:rStyle w:val="Strong"/>
          <w:rFonts w:ascii="Palatino Linotype" w:eastAsia="Microsoft YaHei" w:hAnsi="Palatino Linotype"/>
          <w:b w:val="0"/>
          <w:color w:val="4F81BD" w:themeColor="accent1"/>
          <w:sz w:val="52"/>
          <w:szCs w:val="56"/>
          <w:lang w:eastAsia="zh-TW"/>
        </w:rPr>
      </w:pPr>
      <w:r w:rsidRPr="00211DF8">
        <w:rPr>
          <w:rStyle w:val="Strong"/>
          <w:rFonts w:ascii="Palatino Linotype" w:eastAsia="Microsoft YaHei" w:hAnsi="Palatino Linotype"/>
          <w:b w:val="0"/>
          <w:color w:val="4F81BD" w:themeColor="accent1"/>
          <w:sz w:val="52"/>
          <w:szCs w:val="56"/>
          <w:lang w:eastAsia="zh-CN"/>
        </w:rPr>
        <w:t>Sale/Master/Pricing Data Exchange</w:t>
      </w:r>
    </w:p>
    <w:p w14:paraId="0A07535E" w14:textId="77777777" w:rsidR="009A0562" w:rsidRPr="00211DF8" w:rsidRDefault="009A3EE4" w:rsidP="00F00B90">
      <w:pPr>
        <w:pStyle w:val="sysTitle"/>
        <w:framePr w:w="8873" w:h="5725" w:hRule="exact" w:wrap="notBeside" w:x="1518" w:y="3601"/>
        <w:spacing w:line="276" w:lineRule="auto"/>
        <w:jc w:val="left"/>
        <w:rPr>
          <w:rStyle w:val="Strong"/>
          <w:rFonts w:ascii="Palatino Linotype" w:eastAsia="Microsoft YaHei" w:hAnsi="Palatino Linotype"/>
          <w:b w:val="0"/>
          <w:bCs w:val="0"/>
          <w:color w:val="800000"/>
          <w:sz w:val="56"/>
          <w:szCs w:val="56"/>
          <w:lang w:eastAsia="zh-CN"/>
        </w:rPr>
      </w:pPr>
      <w:r w:rsidRPr="00211DF8">
        <w:rPr>
          <w:rFonts w:ascii="Palatino Linotype" w:eastAsia="Microsoft YaHei" w:hAnsi="Palatino Linotype"/>
          <w:color w:val="800000"/>
          <w:sz w:val="56"/>
          <w:szCs w:val="56"/>
          <w:lang w:eastAsia="zh-TW"/>
        </w:rPr>
        <w:t xml:space="preserve">Requirement Definition </w:t>
      </w:r>
      <w:r w:rsidR="00F00B90" w:rsidRPr="00211DF8">
        <w:rPr>
          <w:rFonts w:ascii="Palatino Linotype" w:eastAsia="Microsoft YaHei" w:hAnsi="Palatino Linotype"/>
          <w:color w:val="800000"/>
          <w:sz w:val="56"/>
          <w:szCs w:val="56"/>
          <w:lang w:eastAsia="zh-TW"/>
        </w:rPr>
        <w:t>Document</w:t>
      </w:r>
    </w:p>
    <w:p w14:paraId="5616054E" w14:textId="77777777" w:rsidR="009A0562" w:rsidRPr="00211DF8" w:rsidRDefault="009A0562" w:rsidP="007E6F0F">
      <w:pPr>
        <w:jc w:val="both"/>
        <w:rPr>
          <w:rFonts w:ascii="Palatino Linotype" w:eastAsia="Microsoft YaHei" w:hAnsi="Palatino Linotype"/>
        </w:rPr>
      </w:pPr>
    </w:p>
    <w:p w14:paraId="25D6581B" w14:textId="77777777" w:rsidR="009A0562" w:rsidRPr="00211DF8" w:rsidRDefault="009A0562" w:rsidP="007E6F0F">
      <w:pPr>
        <w:jc w:val="both"/>
        <w:rPr>
          <w:rFonts w:ascii="Palatino Linotype" w:eastAsia="Microsoft YaHei" w:hAnsi="Palatino Linotype"/>
        </w:rPr>
      </w:pPr>
    </w:p>
    <w:p w14:paraId="2AFEC453" w14:textId="77777777" w:rsidR="009A0562" w:rsidRPr="00211DF8" w:rsidRDefault="009A0562" w:rsidP="007E6F0F">
      <w:pPr>
        <w:jc w:val="both"/>
        <w:rPr>
          <w:rFonts w:ascii="Palatino Linotype" w:eastAsia="Microsoft YaHei" w:hAnsi="Palatino Linotype"/>
        </w:rPr>
      </w:pPr>
    </w:p>
    <w:p w14:paraId="0ABE66B1" w14:textId="77777777" w:rsidR="009A0562" w:rsidRPr="00211DF8" w:rsidRDefault="0016619E" w:rsidP="007E6F0F">
      <w:pPr>
        <w:jc w:val="both"/>
        <w:rPr>
          <w:rFonts w:ascii="Palatino Linotype" w:eastAsia="Microsoft YaHei" w:hAnsi="Palatino Linotype"/>
        </w:rPr>
      </w:pPr>
      <w:r w:rsidRPr="00211DF8">
        <w:rPr>
          <w:rFonts w:ascii="Palatino Linotype" w:eastAsia="Microsoft YaHei" w:hAnsi="Palatino Linotype"/>
          <w:noProof/>
          <w:lang w:val="en-GB" w:eastAsia="zh-CN"/>
        </w:rPr>
        <mc:AlternateContent>
          <mc:Choice Requires="wps">
            <w:drawing>
              <wp:anchor distT="0" distB="0" distL="114300" distR="114300" simplePos="0" relativeHeight="251658240" behindDoc="0" locked="0" layoutInCell="0" allowOverlap="1" wp14:anchorId="30B86BFE" wp14:editId="2E13C644">
                <wp:simplePos x="0" y="0"/>
                <wp:positionH relativeFrom="margin">
                  <wp:posOffset>509905</wp:posOffset>
                </wp:positionH>
                <wp:positionV relativeFrom="margin">
                  <wp:posOffset>5443643</wp:posOffset>
                </wp:positionV>
                <wp:extent cx="4835525" cy="1055370"/>
                <wp:effectExtent l="19050" t="19050" r="22225" b="15240"/>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4835525" cy="1055370"/>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14:paraId="3FFBBE1F" w14:textId="77777777" w:rsidR="002E0FED" w:rsidRPr="0081166A" w:rsidRDefault="002E0FED" w:rsidP="009A0562">
                            <w:pPr>
                              <w:rPr>
                                <w:rFonts w:ascii="Palatino Linotype" w:hAnsi="Palatino Linotype"/>
                              </w:rPr>
                            </w:pPr>
                            <w:r w:rsidRPr="0081166A">
                              <w:rPr>
                                <w:rFonts w:ascii="Palatino Linotype" w:hAnsi="Palatino Linotype"/>
                              </w:rPr>
                              <w:t>Prepared by: Buzz IT Company Limited</w:t>
                            </w:r>
                          </w:p>
                          <w:p w14:paraId="37B9779D" w14:textId="77777777" w:rsidR="002E0FED" w:rsidRPr="0081166A" w:rsidRDefault="002E0FED" w:rsidP="009A0562">
                            <w:pPr>
                              <w:rPr>
                                <w:rFonts w:ascii="Palatino Linotype" w:hAnsi="Palatino Linotype"/>
                              </w:rPr>
                            </w:pPr>
                            <w:r w:rsidRPr="0081166A">
                              <w:rPr>
                                <w:rFonts w:ascii="Palatino Linotype" w:hAnsi="Palatino Linotype"/>
                              </w:rPr>
                              <w:t>Author: Steven Chen</w:t>
                            </w:r>
                          </w:p>
                          <w:p w14:paraId="612E9F65" w14:textId="7EC5CAC2" w:rsidR="002E0FED" w:rsidRPr="0081166A" w:rsidRDefault="002E0FED" w:rsidP="009A0562">
                            <w:pPr>
                              <w:rPr>
                                <w:rFonts w:ascii="Palatino Linotype" w:hAnsi="Palatino Linotype"/>
                              </w:rPr>
                            </w:pPr>
                            <w:r>
                              <w:rPr>
                                <w:rFonts w:ascii="Palatino Linotype" w:hAnsi="Palatino Linotype"/>
                              </w:rPr>
                              <w:t>Date: 14</w:t>
                            </w:r>
                            <w:r w:rsidRPr="0081166A">
                              <w:rPr>
                                <w:rFonts w:ascii="Palatino Linotype" w:hAnsi="Palatino Linotype"/>
                              </w:rPr>
                              <w:t>/1</w:t>
                            </w:r>
                            <w:r>
                              <w:rPr>
                                <w:rFonts w:ascii="Palatino Linotype" w:hAnsi="Palatino Linotype"/>
                              </w:rPr>
                              <w:t>2</w:t>
                            </w:r>
                            <w:r w:rsidRPr="0081166A">
                              <w:rPr>
                                <w:rFonts w:ascii="Palatino Linotype" w:hAnsi="Palatino Linotype"/>
                              </w:rPr>
                              <w:t>/2016</w:t>
                            </w:r>
                          </w:p>
                          <w:p w14:paraId="54A5CBF8" w14:textId="17539A19" w:rsidR="002E0FED" w:rsidRPr="0081166A" w:rsidRDefault="002E0FED" w:rsidP="009A0562">
                            <w:pPr>
                              <w:rPr>
                                <w:rFonts w:ascii="Palatino Linotype" w:hAnsi="Palatino Linotype"/>
                                <w:color w:val="7F7F7F"/>
                              </w:rPr>
                            </w:pPr>
                            <w:r>
                              <w:rPr>
                                <w:rFonts w:ascii="Palatino Linotype" w:hAnsi="Palatino Linotype"/>
                              </w:rPr>
                              <w:t>Version: 0.9</w:t>
                            </w:r>
                          </w:p>
                        </w:txbxContent>
                      </wps:txbx>
                      <wps:bodyPr rot="0" vert="horz" wrap="square" lIns="45720" tIns="45720" rIns="4572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30B86BF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6" type="#_x0000_t185" style="position:absolute;left:0;text-align:left;margin-left:40.15pt;margin-top:428.65pt;width:380.75pt;height:83.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" o:allowincell="f" adj="1739" fillcolor="#943634" strokecolor="#9bbb59" strokeweight="3pt">
                <v:shadow color="#5d7035" offset="1pt,1pt"/>
                <v:textbox style="mso-fit-shape-to-text:t" inset="3.6pt,,3.6pt">
                  <w:txbxContent>
                    <w:p w14:paraId="3FFBBE1F" w14:textId="77777777" w:rsidR="002E0FED" w:rsidRPr="0081166A" w:rsidRDefault="002E0FED" w:rsidP="009A0562">
                      <w:pPr>
                        <w:rPr>
                          <w:rFonts w:ascii="Palatino Linotype" w:hAnsi="Palatino Linotype"/>
                        </w:rPr>
                      </w:pPr>
                      <w:r w:rsidRPr="0081166A">
                        <w:rPr>
                          <w:rFonts w:ascii="Palatino Linotype" w:hAnsi="Palatino Linotype"/>
                        </w:rPr>
                        <w:t>Prepared by: Buzz IT Company Limited</w:t>
                      </w:r>
                    </w:p>
                    <w:p w14:paraId="37B9779D" w14:textId="77777777" w:rsidR="002E0FED" w:rsidRPr="0081166A" w:rsidRDefault="002E0FED" w:rsidP="009A0562">
                      <w:pPr>
                        <w:rPr>
                          <w:rFonts w:ascii="Palatino Linotype" w:hAnsi="Palatino Linotype"/>
                        </w:rPr>
                      </w:pPr>
                      <w:r w:rsidRPr="0081166A">
                        <w:rPr>
                          <w:rFonts w:ascii="Palatino Linotype" w:hAnsi="Palatino Linotype"/>
                        </w:rPr>
                        <w:t>Author: Steven Chen</w:t>
                      </w:r>
                    </w:p>
                    <w:p w14:paraId="612E9F65" w14:textId="7EC5CAC2" w:rsidR="002E0FED" w:rsidRPr="0081166A" w:rsidRDefault="002E0FED" w:rsidP="009A0562">
                      <w:pPr>
                        <w:rPr>
                          <w:rFonts w:ascii="Palatino Linotype" w:hAnsi="Palatino Linotype"/>
                        </w:rPr>
                      </w:pPr>
                      <w:r>
                        <w:rPr>
                          <w:rFonts w:ascii="Palatino Linotype" w:hAnsi="Palatino Linotype"/>
                        </w:rPr>
                        <w:t>Date: 14</w:t>
                      </w:r>
                      <w:r w:rsidRPr="0081166A">
                        <w:rPr>
                          <w:rFonts w:ascii="Palatino Linotype" w:hAnsi="Palatino Linotype"/>
                        </w:rPr>
                        <w:t>/1</w:t>
                      </w:r>
                      <w:r>
                        <w:rPr>
                          <w:rFonts w:ascii="Palatino Linotype" w:hAnsi="Palatino Linotype"/>
                        </w:rPr>
                        <w:t>2</w:t>
                      </w:r>
                      <w:r w:rsidRPr="0081166A">
                        <w:rPr>
                          <w:rFonts w:ascii="Palatino Linotype" w:hAnsi="Palatino Linotype"/>
                        </w:rPr>
                        <w:t>/2016</w:t>
                      </w:r>
                    </w:p>
                    <w:p w14:paraId="54A5CBF8" w14:textId="17539A19" w:rsidR="002E0FED" w:rsidRPr="0081166A" w:rsidRDefault="002E0FED" w:rsidP="009A0562">
                      <w:pPr>
                        <w:rPr>
                          <w:rFonts w:ascii="Palatino Linotype" w:hAnsi="Palatino Linotype"/>
                          <w:color w:val="7F7F7F"/>
                        </w:rPr>
                      </w:pPr>
                      <w:r>
                        <w:rPr>
                          <w:rFonts w:ascii="Palatino Linotype" w:hAnsi="Palatino Linotype"/>
                        </w:rPr>
                        <w:t>Version: 0.9</w:t>
                      </w:r>
                    </w:p>
                  </w:txbxContent>
                </v:textbox>
                <w10:wrap type="square" anchorx="margin" anchory="margin"/>
              </v:shape>
            </w:pict>
          </mc:Fallback>
        </mc:AlternateContent>
      </w:r>
    </w:p>
    <w:p w14:paraId="4576532A" w14:textId="77777777" w:rsidR="009A0562" w:rsidRPr="00211DF8" w:rsidRDefault="009A0562" w:rsidP="007E6F0F">
      <w:pPr>
        <w:jc w:val="both"/>
        <w:rPr>
          <w:rFonts w:ascii="Palatino Linotype" w:eastAsia="Microsoft YaHei" w:hAnsi="Palatino Linotype"/>
        </w:rPr>
      </w:pPr>
      <w:r w:rsidRPr="00211DF8">
        <w:rPr>
          <w:rFonts w:ascii="Palatino Linotype" w:eastAsia="Microsoft YaHei" w:hAnsi="Palatino Linotype"/>
        </w:rPr>
        <w:br w:type="page"/>
      </w:r>
    </w:p>
    <w:p w14:paraId="67615B4E" w14:textId="77777777" w:rsidR="005B21C6" w:rsidRPr="00211DF8" w:rsidRDefault="000F72C3" w:rsidP="007E6F0F">
      <w:pPr>
        <w:pStyle w:val="Heading1"/>
        <w:pageBreakBefore/>
        <w:numPr>
          <w:ilvl w:val="0"/>
          <w:numId w:val="0"/>
        </w:numPr>
        <w:spacing w:before="0" w:line="360" w:lineRule="auto"/>
        <w:ind w:left="432" w:hanging="432"/>
        <w:jc w:val="both"/>
        <w:rPr>
          <w:rFonts w:ascii="Palatino Linotype" w:eastAsia="Microsoft YaHei" w:hAnsi="Palatino Linotype"/>
        </w:rPr>
      </w:pPr>
      <w:bookmarkStart w:id="0" w:name="_Toc469498427"/>
      <w:r w:rsidRPr="00211DF8">
        <w:rPr>
          <w:rFonts w:ascii="Palatino Linotype" w:eastAsia="Microsoft YaHei" w:hAnsi="Palatino Linotype"/>
          <w:lang w:eastAsia="zh-CN"/>
        </w:rPr>
        <w:lastRenderedPageBreak/>
        <w:t>Document Control</w:t>
      </w:r>
      <w:bookmarkEnd w:id="0"/>
    </w:p>
    <w:p w14:paraId="1CF8B281" w14:textId="77777777" w:rsidR="005B21C6" w:rsidRPr="00211DF8" w:rsidRDefault="003D4291" w:rsidP="007E6F0F">
      <w:pPr>
        <w:pStyle w:val="Heading2"/>
        <w:numPr>
          <w:ilvl w:val="1"/>
          <w:numId w:val="0"/>
        </w:numPr>
        <w:spacing w:after="200" w:line="240" w:lineRule="auto"/>
        <w:ind w:left="576" w:hanging="576"/>
        <w:jc w:val="both"/>
        <w:rPr>
          <w:rFonts w:ascii="Palatino Linotype" w:eastAsia="Microsoft YaHei" w:hAnsi="Palatino Linotype"/>
        </w:rPr>
      </w:pPr>
      <w:bookmarkStart w:id="1" w:name="_Toc469498428"/>
      <w:r w:rsidRPr="00211DF8">
        <w:rPr>
          <w:rFonts w:ascii="Palatino Linotype" w:eastAsia="Microsoft YaHei" w:hAnsi="Palatino Linotype"/>
          <w:lang w:eastAsia="zh-CN"/>
        </w:rPr>
        <w:t>Document History</w:t>
      </w:r>
      <w:bookmarkEnd w:id="1"/>
    </w:p>
    <w:tbl>
      <w:tblPr>
        <w:tblW w:w="999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975"/>
        <w:gridCol w:w="1798"/>
        <w:gridCol w:w="1787"/>
        <w:gridCol w:w="5430"/>
      </w:tblGrid>
      <w:tr w:rsidR="005B21C6" w:rsidRPr="00211DF8" w14:paraId="6099260A" w14:textId="77777777" w:rsidTr="00A00C1A">
        <w:trPr>
          <w:cantSplit/>
          <w:trHeight w:val="254"/>
          <w:tblHeader/>
        </w:trPr>
        <w:tc>
          <w:tcPr>
            <w:tcW w:w="975"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0BE4B950" w14:textId="77777777"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Version</w:t>
            </w:r>
          </w:p>
        </w:tc>
        <w:tc>
          <w:tcPr>
            <w:tcW w:w="1798"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60A5D940" w14:textId="77777777"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Date</w:t>
            </w:r>
          </w:p>
        </w:tc>
        <w:tc>
          <w:tcPr>
            <w:tcW w:w="1787"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558C4603" w14:textId="77777777"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Author</w:t>
            </w:r>
          </w:p>
        </w:tc>
        <w:tc>
          <w:tcPr>
            <w:tcW w:w="543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0166D229" w14:textId="77777777"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Revision Remark</w:t>
            </w:r>
          </w:p>
        </w:tc>
      </w:tr>
      <w:tr w:rsidR="005B21C6" w:rsidRPr="00211DF8" w14:paraId="7E65B248" w14:textId="77777777" w:rsidTr="00A00C1A">
        <w:trPr>
          <w:cantSplit/>
        </w:trPr>
        <w:tc>
          <w:tcPr>
            <w:tcW w:w="975" w:type="dxa"/>
            <w:tcBorders>
              <w:top w:val="single" w:sz="4" w:space="0" w:color="auto"/>
              <w:left w:val="single" w:sz="4" w:space="0" w:color="auto"/>
              <w:bottom w:val="single" w:sz="4" w:space="0" w:color="auto"/>
              <w:right w:val="single" w:sz="4" w:space="0" w:color="auto"/>
            </w:tcBorders>
          </w:tcPr>
          <w:p w14:paraId="6E5541D8" w14:textId="30584071" w:rsidR="005B21C6" w:rsidRPr="00211DF8" w:rsidRDefault="009D24E5" w:rsidP="007E6F0F">
            <w:pPr>
              <w:spacing w:after="0"/>
              <w:jc w:val="both"/>
              <w:rPr>
                <w:rFonts w:ascii="Palatino Linotype" w:eastAsia="Microsoft YaHei" w:hAnsi="Palatino Linotype"/>
                <w:sz w:val="20"/>
                <w:szCs w:val="20"/>
              </w:rPr>
            </w:pPr>
            <w:r>
              <w:rPr>
                <w:rFonts w:ascii="Palatino Linotype" w:eastAsia="Microsoft YaHei" w:hAnsi="Palatino Linotype"/>
                <w:sz w:val="20"/>
                <w:szCs w:val="20"/>
              </w:rPr>
              <w:t>0.8</w:t>
            </w:r>
          </w:p>
        </w:tc>
        <w:tc>
          <w:tcPr>
            <w:tcW w:w="1798" w:type="dxa"/>
            <w:tcBorders>
              <w:top w:val="single" w:sz="4" w:space="0" w:color="auto"/>
              <w:left w:val="single" w:sz="4" w:space="0" w:color="auto"/>
              <w:bottom w:val="single" w:sz="4" w:space="0" w:color="auto"/>
              <w:right w:val="single" w:sz="4" w:space="0" w:color="auto"/>
            </w:tcBorders>
          </w:tcPr>
          <w:p w14:paraId="57CBFC92" w14:textId="77777777" w:rsidR="005B21C6" w:rsidRPr="00211DF8" w:rsidRDefault="001F0E39">
            <w:pPr>
              <w:spacing w:after="0"/>
              <w:jc w:val="both"/>
              <w:rPr>
                <w:rFonts w:ascii="Palatino Linotype" w:eastAsia="Microsoft YaHei" w:hAnsi="Palatino Linotype"/>
                <w:sz w:val="20"/>
                <w:szCs w:val="20"/>
              </w:rPr>
            </w:pPr>
            <w:r>
              <w:rPr>
                <w:rFonts w:ascii="Palatino Linotype" w:eastAsia="Microsoft YaHei" w:hAnsi="Palatino Linotype"/>
                <w:sz w:val="20"/>
                <w:szCs w:val="20"/>
              </w:rPr>
              <w:t>02</w:t>
            </w:r>
            <w:r w:rsidR="00867FB0">
              <w:rPr>
                <w:rFonts w:ascii="Palatino Linotype" w:eastAsia="Microsoft YaHei" w:hAnsi="Palatino Linotype"/>
                <w:sz w:val="20"/>
                <w:szCs w:val="20"/>
              </w:rPr>
              <w:t>/12/2016</w:t>
            </w:r>
          </w:p>
        </w:tc>
        <w:tc>
          <w:tcPr>
            <w:tcW w:w="1787" w:type="dxa"/>
            <w:tcBorders>
              <w:top w:val="single" w:sz="4" w:space="0" w:color="auto"/>
              <w:left w:val="single" w:sz="4" w:space="0" w:color="auto"/>
              <w:bottom w:val="single" w:sz="4" w:space="0" w:color="auto"/>
              <w:right w:val="single" w:sz="4" w:space="0" w:color="auto"/>
            </w:tcBorders>
          </w:tcPr>
          <w:p w14:paraId="47A545AE" w14:textId="77777777" w:rsidR="005B21C6" w:rsidRPr="00211DF8" w:rsidRDefault="005B21C6" w:rsidP="007E6F0F">
            <w:pPr>
              <w:spacing w:after="0"/>
              <w:jc w:val="both"/>
              <w:rPr>
                <w:rFonts w:ascii="Palatino Linotype" w:eastAsia="Microsoft YaHei" w:hAnsi="Palatino Linotype"/>
                <w:sz w:val="20"/>
                <w:szCs w:val="20"/>
              </w:rPr>
            </w:pPr>
            <w:r w:rsidRPr="00211DF8">
              <w:rPr>
                <w:rFonts w:ascii="Palatino Linotype" w:eastAsia="Microsoft YaHei" w:hAnsi="Palatino Linotype"/>
                <w:sz w:val="20"/>
                <w:szCs w:val="20"/>
              </w:rPr>
              <w:t>Steven Chen</w:t>
            </w:r>
          </w:p>
        </w:tc>
        <w:tc>
          <w:tcPr>
            <w:tcW w:w="5430" w:type="dxa"/>
            <w:tcBorders>
              <w:top w:val="single" w:sz="4" w:space="0" w:color="auto"/>
              <w:left w:val="single" w:sz="4" w:space="0" w:color="auto"/>
              <w:bottom w:val="single" w:sz="4" w:space="0" w:color="auto"/>
              <w:right w:val="single" w:sz="4" w:space="0" w:color="auto"/>
            </w:tcBorders>
          </w:tcPr>
          <w:p w14:paraId="2A6EF97B" w14:textId="77777777" w:rsidR="005B21C6" w:rsidRPr="00211DF8" w:rsidRDefault="000F72C3" w:rsidP="007E6F0F">
            <w:pPr>
              <w:spacing w:after="0"/>
              <w:jc w:val="both"/>
              <w:rPr>
                <w:rFonts w:ascii="Palatino Linotype" w:eastAsia="Microsoft YaHei" w:hAnsi="Palatino Linotype"/>
                <w:sz w:val="20"/>
                <w:szCs w:val="20"/>
              </w:rPr>
            </w:pPr>
            <w:r w:rsidRPr="00211DF8">
              <w:rPr>
                <w:rFonts w:ascii="Palatino Linotype" w:eastAsia="Microsoft YaHei" w:hAnsi="Palatino Linotype"/>
                <w:sz w:val="20"/>
                <w:szCs w:val="20"/>
                <w:lang w:eastAsia="zh-CN"/>
              </w:rPr>
              <w:t>1</w:t>
            </w:r>
            <w:r w:rsidRPr="00211DF8">
              <w:rPr>
                <w:rFonts w:ascii="Palatino Linotype" w:eastAsia="Microsoft YaHei" w:hAnsi="Palatino Linotype"/>
                <w:sz w:val="20"/>
                <w:szCs w:val="20"/>
                <w:vertAlign w:val="superscript"/>
                <w:lang w:eastAsia="zh-CN"/>
              </w:rPr>
              <w:t>st</w:t>
            </w:r>
            <w:r w:rsidRPr="00211DF8">
              <w:rPr>
                <w:rFonts w:ascii="Palatino Linotype" w:eastAsia="Microsoft YaHei" w:hAnsi="Palatino Linotype"/>
                <w:sz w:val="20"/>
                <w:szCs w:val="20"/>
                <w:lang w:eastAsia="zh-CN"/>
              </w:rPr>
              <w:t xml:space="preserve"> draft</w:t>
            </w:r>
          </w:p>
        </w:tc>
      </w:tr>
      <w:tr w:rsidR="002108A2" w:rsidRPr="00211DF8" w14:paraId="00A43744" w14:textId="77777777" w:rsidTr="00A00C1A">
        <w:trPr>
          <w:cantSplit/>
        </w:trPr>
        <w:tc>
          <w:tcPr>
            <w:tcW w:w="975" w:type="dxa"/>
            <w:tcBorders>
              <w:top w:val="single" w:sz="4" w:space="0" w:color="auto"/>
              <w:left w:val="single" w:sz="4" w:space="0" w:color="auto"/>
              <w:bottom w:val="single" w:sz="4" w:space="0" w:color="auto"/>
              <w:right w:val="single" w:sz="4" w:space="0" w:color="auto"/>
            </w:tcBorders>
          </w:tcPr>
          <w:p w14:paraId="4130324D" w14:textId="7CF7730D" w:rsidR="002108A2" w:rsidRDefault="009D24E5" w:rsidP="002108A2">
            <w:pPr>
              <w:spacing w:after="0"/>
              <w:jc w:val="both"/>
              <w:rPr>
                <w:rFonts w:ascii="Palatino Linotype" w:eastAsia="Microsoft YaHei" w:hAnsi="Palatino Linotype"/>
                <w:sz w:val="20"/>
                <w:szCs w:val="20"/>
              </w:rPr>
            </w:pPr>
            <w:r>
              <w:rPr>
                <w:rFonts w:ascii="Palatino Linotype" w:eastAsia="Microsoft YaHei" w:hAnsi="Palatino Linotype"/>
                <w:sz w:val="20"/>
                <w:szCs w:val="20"/>
              </w:rPr>
              <w:t>0.9</w:t>
            </w:r>
          </w:p>
        </w:tc>
        <w:tc>
          <w:tcPr>
            <w:tcW w:w="1798" w:type="dxa"/>
            <w:tcBorders>
              <w:top w:val="single" w:sz="4" w:space="0" w:color="auto"/>
              <w:left w:val="single" w:sz="4" w:space="0" w:color="auto"/>
              <w:bottom w:val="single" w:sz="4" w:space="0" w:color="auto"/>
              <w:right w:val="single" w:sz="4" w:space="0" w:color="auto"/>
            </w:tcBorders>
          </w:tcPr>
          <w:p w14:paraId="710680FF" w14:textId="396D7EDA" w:rsidR="002108A2" w:rsidRDefault="002108A2" w:rsidP="002108A2">
            <w:pPr>
              <w:spacing w:after="0"/>
              <w:jc w:val="both"/>
              <w:rPr>
                <w:rFonts w:ascii="Palatino Linotype" w:eastAsia="Microsoft YaHei" w:hAnsi="Palatino Linotype"/>
                <w:sz w:val="20"/>
                <w:szCs w:val="20"/>
              </w:rPr>
            </w:pPr>
            <w:r>
              <w:rPr>
                <w:rFonts w:ascii="Palatino Linotype" w:eastAsia="Microsoft YaHei" w:hAnsi="Palatino Linotype"/>
                <w:sz w:val="20"/>
                <w:szCs w:val="20"/>
              </w:rPr>
              <w:t>13/12/2016</w:t>
            </w:r>
          </w:p>
        </w:tc>
        <w:tc>
          <w:tcPr>
            <w:tcW w:w="1787" w:type="dxa"/>
            <w:tcBorders>
              <w:top w:val="single" w:sz="4" w:space="0" w:color="auto"/>
              <w:left w:val="single" w:sz="4" w:space="0" w:color="auto"/>
              <w:bottom w:val="single" w:sz="4" w:space="0" w:color="auto"/>
              <w:right w:val="single" w:sz="4" w:space="0" w:color="auto"/>
            </w:tcBorders>
          </w:tcPr>
          <w:p w14:paraId="218FB7D1" w14:textId="307AAC8B" w:rsidR="002108A2" w:rsidRPr="00211DF8" w:rsidRDefault="002108A2" w:rsidP="002108A2">
            <w:pPr>
              <w:spacing w:after="0"/>
              <w:jc w:val="both"/>
              <w:rPr>
                <w:rFonts w:ascii="Palatino Linotype" w:eastAsia="Microsoft YaHei" w:hAnsi="Palatino Linotype"/>
                <w:sz w:val="20"/>
                <w:szCs w:val="20"/>
              </w:rPr>
            </w:pPr>
            <w:r w:rsidRPr="00211DF8">
              <w:rPr>
                <w:rFonts w:ascii="Palatino Linotype" w:eastAsia="Microsoft YaHei" w:hAnsi="Palatino Linotype"/>
                <w:sz w:val="20"/>
                <w:szCs w:val="20"/>
              </w:rPr>
              <w:t>Steven Chen</w:t>
            </w:r>
          </w:p>
        </w:tc>
        <w:tc>
          <w:tcPr>
            <w:tcW w:w="5430" w:type="dxa"/>
            <w:tcBorders>
              <w:top w:val="single" w:sz="4" w:space="0" w:color="auto"/>
              <w:left w:val="single" w:sz="4" w:space="0" w:color="auto"/>
              <w:bottom w:val="single" w:sz="4" w:space="0" w:color="auto"/>
              <w:right w:val="single" w:sz="4" w:space="0" w:color="auto"/>
            </w:tcBorders>
          </w:tcPr>
          <w:p w14:paraId="218B8619" w14:textId="17D1FFBF" w:rsidR="002108A2" w:rsidRPr="00211DF8" w:rsidRDefault="00DC7527" w:rsidP="002108A2">
            <w:pPr>
              <w:spacing w:after="0"/>
              <w:jc w:val="both"/>
              <w:rPr>
                <w:rFonts w:ascii="Palatino Linotype" w:eastAsia="Microsoft YaHei" w:hAnsi="Palatino Linotype"/>
                <w:sz w:val="20"/>
                <w:szCs w:val="20"/>
                <w:lang w:eastAsia="zh-CN"/>
              </w:rPr>
            </w:pPr>
            <w:r>
              <w:rPr>
                <w:rFonts w:ascii="Palatino Linotype" w:eastAsia="Microsoft YaHei" w:hAnsi="Palatino Linotype"/>
                <w:sz w:val="20"/>
                <w:szCs w:val="20"/>
                <w:lang w:eastAsia="zh-CN"/>
              </w:rPr>
              <w:t xml:space="preserve">Revised </w:t>
            </w:r>
            <w:r w:rsidR="00E32E1E">
              <w:rPr>
                <w:rFonts w:ascii="Palatino Linotype" w:eastAsia="Microsoft YaHei" w:hAnsi="Palatino Linotype"/>
                <w:sz w:val="20"/>
                <w:szCs w:val="20"/>
                <w:lang w:eastAsia="zh-CN"/>
              </w:rPr>
              <w:t>based on</w:t>
            </w:r>
            <w:r>
              <w:rPr>
                <w:rFonts w:ascii="Palatino Linotype" w:eastAsia="Microsoft YaHei" w:hAnsi="Palatino Linotype"/>
                <w:sz w:val="20"/>
                <w:szCs w:val="20"/>
                <w:lang w:eastAsia="zh-CN"/>
              </w:rPr>
              <w:t xml:space="preserve"> Wing and Polly’s comments.</w:t>
            </w:r>
          </w:p>
        </w:tc>
      </w:tr>
    </w:tbl>
    <w:p w14:paraId="1E7562C1" w14:textId="77777777" w:rsidR="005B21C6" w:rsidRPr="00211DF8" w:rsidRDefault="000F72C3" w:rsidP="007E6F0F">
      <w:pPr>
        <w:pStyle w:val="Heading2"/>
        <w:numPr>
          <w:ilvl w:val="1"/>
          <w:numId w:val="0"/>
        </w:numPr>
        <w:spacing w:after="200" w:line="240" w:lineRule="auto"/>
        <w:ind w:left="576" w:hanging="576"/>
        <w:jc w:val="both"/>
        <w:rPr>
          <w:rFonts w:ascii="Palatino Linotype" w:eastAsia="Microsoft YaHei" w:hAnsi="Palatino Linotype"/>
        </w:rPr>
      </w:pPr>
      <w:bookmarkStart w:id="2" w:name="_Toc469498429"/>
      <w:bookmarkStart w:id="3" w:name="_Toc248913659"/>
      <w:r w:rsidRPr="00211DF8">
        <w:rPr>
          <w:rFonts w:ascii="Palatino Linotype" w:eastAsia="Microsoft YaHei" w:hAnsi="Palatino Linotype"/>
          <w:lang w:eastAsia="zh-CN"/>
        </w:rPr>
        <w:t>Document/Design Owner</w:t>
      </w:r>
      <w:bookmarkEnd w:id="2"/>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7110"/>
      </w:tblGrid>
      <w:tr w:rsidR="005B21C6" w:rsidRPr="00211DF8" w14:paraId="6226C1BF" w14:textId="77777777" w:rsidTr="00E132B9">
        <w:trPr>
          <w:cantSplit/>
          <w:tblHeader/>
        </w:trPr>
        <w:tc>
          <w:tcPr>
            <w:tcW w:w="288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185A3D7D" w14:textId="77777777"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Name</w:t>
            </w:r>
          </w:p>
        </w:tc>
        <w:tc>
          <w:tcPr>
            <w:tcW w:w="711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58F5A0CD" w14:textId="77777777"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Title</w:t>
            </w:r>
          </w:p>
        </w:tc>
      </w:tr>
      <w:tr w:rsidR="005B21C6" w:rsidRPr="00211DF8" w14:paraId="5B95C0EE" w14:textId="77777777" w:rsidTr="005B21C6">
        <w:trPr>
          <w:cantSplit/>
        </w:trPr>
        <w:tc>
          <w:tcPr>
            <w:tcW w:w="2880" w:type="dxa"/>
            <w:tcBorders>
              <w:top w:val="single" w:sz="4" w:space="0" w:color="auto"/>
              <w:left w:val="single" w:sz="4" w:space="0" w:color="auto"/>
              <w:bottom w:val="single" w:sz="4" w:space="0" w:color="auto"/>
              <w:right w:val="single" w:sz="4" w:space="0" w:color="auto"/>
            </w:tcBorders>
          </w:tcPr>
          <w:p w14:paraId="03E39E19" w14:textId="77777777" w:rsidR="005B21C6" w:rsidRPr="00211DF8" w:rsidRDefault="005B21C6" w:rsidP="007E6F0F">
            <w:pPr>
              <w:spacing w:after="0"/>
              <w:jc w:val="both"/>
              <w:rPr>
                <w:rFonts w:ascii="Palatino Linotype" w:eastAsia="Microsoft YaHei" w:hAnsi="Palatino Linotype"/>
                <w:sz w:val="20"/>
                <w:szCs w:val="20"/>
              </w:rPr>
            </w:pPr>
            <w:r w:rsidRPr="00211DF8">
              <w:rPr>
                <w:rFonts w:ascii="Palatino Linotype" w:eastAsia="Microsoft YaHei" w:hAnsi="Palatino Linotype"/>
                <w:sz w:val="20"/>
                <w:szCs w:val="20"/>
                <w:lang w:eastAsia="zh-CN"/>
              </w:rPr>
              <w:t>Steven Chen</w:t>
            </w:r>
          </w:p>
        </w:tc>
        <w:tc>
          <w:tcPr>
            <w:tcW w:w="7110" w:type="dxa"/>
            <w:tcBorders>
              <w:top w:val="single" w:sz="4" w:space="0" w:color="auto"/>
              <w:left w:val="single" w:sz="4" w:space="0" w:color="auto"/>
              <w:bottom w:val="single" w:sz="4" w:space="0" w:color="auto"/>
              <w:right w:val="single" w:sz="4" w:space="0" w:color="auto"/>
            </w:tcBorders>
          </w:tcPr>
          <w:p w14:paraId="4E34D32A" w14:textId="77777777" w:rsidR="005B21C6" w:rsidRPr="00211DF8" w:rsidRDefault="005B21C6" w:rsidP="007E6F0F">
            <w:pPr>
              <w:spacing w:after="0"/>
              <w:jc w:val="both"/>
              <w:rPr>
                <w:rFonts w:ascii="Palatino Linotype" w:eastAsia="Microsoft YaHei" w:hAnsi="Palatino Linotype"/>
                <w:sz w:val="20"/>
                <w:szCs w:val="20"/>
              </w:rPr>
            </w:pPr>
            <w:r w:rsidRPr="00211DF8">
              <w:rPr>
                <w:rFonts w:ascii="Palatino Linotype" w:eastAsia="Microsoft YaHei" w:hAnsi="Palatino Linotype"/>
                <w:sz w:val="20"/>
                <w:szCs w:val="20"/>
              </w:rPr>
              <w:t>System Analyst</w:t>
            </w:r>
          </w:p>
        </w:tc>
      </w:tr>
    </w:tbl>
    <w:p w14:paraId="1B176007" w14:textId="77777777" w:rsidR="0074368E" w:rsidRPr="00211DF8" w:rsidRDefault="00C13E18" w:rsidP="007E6F0F">
      <w:pPr>
        <w:pStyle w:val="Heading2"/>
        <w:numPr>
          <w:ilvl w:val="1"/>
          <w:numId w:val="0"/>
        </w:numPr>
        <w:spacing w:after="200" w:line="240" w:lineRule="auto"/>
        <w:ind w:left="576" w:hanging="576"/>
        <w:jc w:val="both"/>
        <w:rPr>
          <w:rFonts w:ascii="Palatino Linotype" w:eastAsia="Microsoft YaHei" w:hAnsi="Palatino Linotype"/>
          <w:lang w:eastAsia="zh-CN"/>
        </w:rPr>
      </w:pPr>
      <w:bookmarkStart w:id="4" w:name="_Toc469498430"/>
      <w:bookmarkEnd w:id="3"/>
      <w:r w:rsidRPr="00211DF8">
        <w:rPr>
          <w:rFonts w:ascii="Palatino Linotype" w:eastAsia="Microsoft YaHei" w:hAnsi="Palatino Linotype"/>
          <w:lang w:eastAsia="zh-CN"/>
        </w:rPr>
        <w:t>Key Comments</w:t>
      </w:r>
      <w:bookmarkEnd w:id="4"/>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475"/>
        <w:gridCol w:w="8438"/>
      </w:tblGrid>
      <w:tr w:rsidR="0074368E" w:rsidRPr="00211DF8" w14:paraId="36C0A434" w14:textId="77777777" w:rsidTr="00AE5DAD">
        <w:trPr>
          <w:cantSplit/>
          <w:tblHeader/>
        </w:trPr>
        <w:tc>
          <w:tcPr>
            <w:tcW w:w="1319" w:type="dxa"/>
            <w:vMerge w:val="restart"/>
            <w:shd w:val="clear" w:color="auto" w:fill="17365D" w:themeFill="text2" w:themeFillShade="BF"/>
            <w:vAlign w:val="center"/>
          </w:tcPr>
          <w:p w14:paraId="6ACB9FCB" w14:textId="77777777" w:rsidR="0074368E" w:rsidRPr="00211DF8" w:rsidRDefault="00AE5DAD" w:rsidP="007E6F0F">
            <w:pPr>
              <w:spacing w:after="0"/>
              <w:jc w:val="both"/>
              <w:rPr>
                <w:rFonts w:ascii="Palatino Linotype" w:eastAsia="Microsoft YaHei" w:hAnsi="Palatino Linotype"/>
                <w:color w:val="FFFFFF"/>
                <w:szCs w:val="20"/>
                <w:lang w:eastAsia="zh-CN"/>
              </w:rPr>
            </w:pPr>
            <w:r w:rsidRPr="00211DF8">
              <w:rPr>
                <w:rFonts w:ascii="Palatino Linotype" w:eastAsia="Microsoft YaHei" w:hAnsi="Palatino Linotype"/>
                <w:color w:val="FFFFFF"/>
                <w:szCs w:val="20"/>
                <w:lang w:eastAsia="zh-CN"/>
              </w:rPr>
              <w:t>Name/Title</w:t>
            </w:r>
          </w:p>
        </w:tc>
        <w:tc>
          <w:tcPr>
            <w:tcW w:w="8913" w:type="dxa"/>
            <w:gridSpan w:val="2"/>
            <w:shd w:val="clear" w:color="auto" w:fill="auto"/>
            <w:vAlign w:val="center"/>
          </w:tcPr>
          <w:p w14:paraId="20BE11E1" w14:textId="013ED396" w:rsidR="0074368E" w:rsidRPr="00211DF8" w:rsidRDefault="00367588" w:rsidP="007E6F0F">
            <w:pPr>
              <w:spacing w:after="0"/>
              <w:jc w:val="both"/>
              <w:rPr>
                <w:rFonts w:ascii="Palatino Linotype" w:eastAsia="Microsoft YaHei" w:hAnsi="Palatino Linotype"/>
                <w:szCs w:val="20"/>
              </w:rPr>
            </w:pPr>
            <w:r>
              <w:rPr>
                <w:rFonts w:ascii="Palatino Linotype" w:eastAsia="Microsoft YaHei" w:hAnsi="Palatino Linotype"/>
                <w:szCs w:val="20"/>
              </w:rPr>
              <w:t>Choi Ka Wing</w:t>
            </w:r>
          </w:p>
        </w:tc>
      </w:tr>
      <w:tr w:rsidR="0074368E" w:rsidRPr="00211DF8" w14:paraId="3FB54FA4" w14:textId="77777777" w:rsidTr="00AE5DAD">
        <w:trPr>
          <w:cantSplit/>
          <w:tblHeader/>
        </w:trPr>
        <w:tc>
          <w:tcPr>
            <w:tcW w:w="1319" w:type="dxa"/>
            <w:vMerge/>
            <w:tcBorders>
              <w:bottom w:val="single" w:sz="4" w:space="0" w:color="auto"/>
            </w:tcBorders>
            <w:shd w:val="clear" w:color="auto" w:fill="17365D" w:themeFill="text2" w:themeFillShade="BF"/>
            <w:vAlign w:val="center"/>
          </w:tcPr>
          <w:p w14:paraId="176832F7" w14:textId="77777777" w:rsidR="0074368E" w:rsidRPr="00211DF8" w:rsidRDefault="0074368E" w:rsidP="007E6F0F">
            <w:pPr>
              <w:spacing w:after="0"/>
              <w:jc w:val="both"/>
              <w:rPr>
                <w:rFonts w:ascii="Palatino Linotype" w:eastAsia="Microsoft YaHei" w:hAnsi="Palatino Linotype"/>
                <w:color w:val="FFFFFF"/>
                <w:szCs w:val="20"/>
              </w:rPr>
            </w:pPr>
          </w:p>
        </w:tc>
        <w:tc>
          <w:tcPr>
            <w:tcW w:w="475" w:type="dxa"/>
            <w:shd w:val="clear" w:color="auto" w:fill="17365D" w:themeFill="text2" w:themeFillShade="BF"/>
            <w:vAlign w:val="center"/>
          </w:tcPr>
          <w:p w14:paraId="1377D991" w14:textId="77777777" w:rsidR="0074368E" w:rsidRPr="00211DF8" w:rsidRDefault="0074368E"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rPr>
              <w:t>#</w:t>
            </w:r>
          </w:p>
        </w:tc>
        <w:tc>
          <w:tcPr>
            <w:tcW w:w="8438" w:type="dxa"/>
            <w:shd w:val="clear" w:color="auto" w:fill="17365D" w:themeFill="text2" w:themeFillShade="BF"/>
            <w:vAlign w:val="center"/>
          </w:tcPr>
          <w:p w14:paraId="77E24D1D" w14:textId="77777777" w:rsidR="0074368E" w:rsidRPr="00211DF8" w:rsidRDefault="00AE5DAD"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Comments</w:t>
            </w:r>
          </w:p>
        </w:tc>
      </w:tr>
      <w:tr w:rsidR="0074368E" w:rsidRPr="00211DF8" w14:paraId="2F13D6DF" w14:textId="77777777" w:rsidTr="00912794">
        <w:trPr>
          <w:cantSplit/>
          <w:trHeight w:val="70"/>
        </w:trPr>
        <w:tc>
          <w:tcPr>
            <w:tcW w:w="1319" w:type="dxa"/>
            <w:shd w:val="clear" w:color="auto" w:fill="DBE5F1" w:themeFill="accent1" w:themeFillTint="33"/>
            <w:vAlign w:val="center"/>
          </w:tcPr>
          <w:p w14:paraId="29BD1508" w14:textId="77777777" w:rsidR="0074368E" w:rsidRPr="00DD45AE" w:rsidRDefault="00AE5DAD" w:rsidP="007E6F0F">
            <w:pPr>
              <w:spacing w:after="0"/>
              <w:jc w:val="both"/>
              <w:rPr>
                <w:rFonts w:ascii="Palatino Linotype" w:eastAsia="Microsoft YaHei" w:hAnsi="Palatino Linotype"/>
                <w:szCs w:val="20"/>
              </w:rPr>
            </w:pPr>
            <w:r w:rsidRPr="00DD45AE">
              <w:rPr>
                <w:rFonts w:ascii="Palatino Linotype" w:eastAsia="Microsoft YaHei" w:hAnsi="Palatino Linotype"/>
                <w:szCs w:val="20"/>
                <w:lang w:eastAsia="zh-CN"/>
              </w:rPr>
              <w:t>Comment</w:t>
            </w:r>
          </w:p>
        </w:tc>
        <w:tc>
          <w:tcPr>
            <w:tcW w:w="475" w:type="dxa"/>
            <w:shd w:val="clear" w:color="auto" w:fill="DBE5F1" w:themeFill="accent1" w:themeFillTint="33"/>
            <w:vAlign w:val="center"/>
          </w:tcPr>
          <w:p w14:paraId="55DC8E33" w14:textId="75DE92F0" w:rsidR="0074368E" w:rsidRPr="00211DF8" w:rsidRDefault="00550D22" w:rsidP="007E6F0F">
            <w:pPr>
              <w:spacing w:after="0"/>
              <w:jc w:val="both"/>
              <w:rPr>
                <w:rFonts w:ascii="Palatino Linotype" w:eastAsia="Microsoft YaHei" w:hAnsi="Palatino Linotype"/>
                <w:szCs w:val="20"/>
              </w:rPr>
            </w:pPr>
            <w:r>
              <w:rPr>
                <w:rFonts w:ascii="Palatino Linotype" w:eastAsia="Microsoft YaHei" w:hAnsi="Palatino Linotype"/>
                <w:szCs w:val="20"/>
              </w:rPr>
              <w:t>1</w:t>
            </w:r>
          </w:p>
        </w:tc>
        <w:tc>
          <w:tcPr>
            <w:tcW w:w="8438" w:type="dxa"/>
            <w:shd w:val="clear" w:color="auto" w:fill="DBE5F1" w:themeFill="accent1" w:themeFillTint="33"/>
            <w:vAlign w:val="center"/>
          </w:tcPr>
          <w:p w14:paraId="09482082" w14:textId="08E24BF2" w:rsidR="0074368E" w:rsidRPr="00211DF8" w:rsidRDefault="00550D22" w:rsidP="007E6F0F">
            <w:pPr>
              <w:spacing w:after="0" w:line="240" w:lineRule="auto"/>
              <w:jc w:val="both"/>
              <w:rPr>
                <w:rFonts w:ascii="Palatino Linotype" w:hAnsi="Palatino Linotype"/>
                <w:szCs w:val="20"/>
              </w:rPr>
            </w:pPr>
            <w:r>
              <w:rPr>
                <w:rFonts w:ascii="Palatino Linotype" w:hAnsi="Palatino Linotype"/>
                <w:szCs w:val="20"/>
              </w:rPr>
              <w:t>For every business date data, the EOD data has the last 15 minutes real-time data before more than the total real-time data set. It means the last 15 minutes real-time data cannot be captured by the real time sales data process because the POS clients EOD process will clear the POS client’s real time data staging table and cannot process the last 15 minutes real time data.</w:t>
            </w:r>
          </w:p>
        </w:tc>
      </w:tr>
      <w:tr w:rsidR="0074368E" w:rsidRPr="00211DF8" w14:paraId="6AA62EDF" w14:textId="77777777" w:rsidTr="00AE5DAD">
        <w:trPr>
          <w:cantSplit/>
          <w:trHeight w:val="323"/>
        </w:trPr>
        <w:tc>
          <w:tcPr>
            <w:tcW w:w="1319" w:type="dxa"/>
            <w:shd w:val="clear" w:color="auto" w:fill="DBE5F1" w:themeFill="accent1" w:themeFillTint="33"/>
            <w:vAlign w:val="center"/>
          </w:tcPr>
          <w:p w14:paraId="2726F2F8" w14:textId="77777777" w:rsidR="0074368E" w:rsidRPr="00DD45AE" w:rsidRDefault="00AE5DAD" w:rsidP="007E6F0F">
            <w:pPr>
              <w:spacing w:after="0"/>
              <w:jc w:val="both"/>
              <w:rPr>
                <w:rFonts w:ascii="Palatino Linotype" w:eastAsia="Microsoft YaHei" w:hAnsi="Palatino Linotype"/>
                <w:szCs w:val="20"/>
                <w:lang w:eastAsia="zh-CN"/>
              </w:rPr>
            </w:pPr>
            <w:r w:rsidRPr="00DD45AE">
              <w:rPr>
                <w:rFonts w:ascii="Palatino Linotype" w:eastAsia="Microsoft YaHei" w:hAnsi="Palatino Linotype"/>
                <w:szCs w:val="20"/>
                <w:lang w:eastAsia="zh-CN"/>
              </w:rPr>
              <w:t>Response</w:t>
            </w:r>
          </w:p>
        </w:tc>
        <w:tc>
          <w:tcPr>
            <w:tcW w:w="475" w:type="dxa"/>
            <w:shd w:val="clear" w:color="auto" w:fill="DBE5F1" w:themeFill="accent1" w:themeFillTint="33"/>
            <w:vAlign w:val="center"/>
          </w:tcPr>
          <w:p w14:paraId="1C43D249" w14:textId="76B7E91C" w:rsidR="0074368E" w:rsidRPr="00211DF8" w:rsidRDefault="00550D22" w:rsidP="007E6F0F">
            <w:pPr>
              <w:spacing w:after="0"/>
              <w:jc w:val="both"/>
              <w:rPr>
                <w:rFonts w:ascii="Palatino Linotype" w:eastAsia="Microsoft YaHei" w:hAnsi="Palatino Linotype"/>
                <w:szCs w:val="20"/>
              </w:rPr>
            </w:pPr>
            <w:r>
              <w:rPr>
                <w:rFonts w:ascii="Palatino Linotype" w:eastAsia="Microsoft YaHei" w:hAnsi="Palatino Linotype"/>
                <w:szCs w:val="20"/>
              </w:rPr>
              <w:t>1</w:t>
            </w:r>
          </w:p>
        </w:tc>
        <w:tc>
          <w:tcPr>
            <w:tcW w:w="8438" w:type="dxa"/>
            <w:shd w:val="clear" w:color="auto" w:fill="DBE5F1" w:themeFill="accent1" w:themeFillTint="33"/>
            <w:vAlign w:val="center"/>
          </w:tcPr>
          <w:p w14:paraId="70E70B37" w14:textId="14638AFB" w:rsidR="0074368E" w:rsidRPr="00211DF8" w:rsidRDefault="00550D22" w:rsidP="007E6F0F">
            <w:pPr>
              <w:spacing w:after="0"/>
              <w:jc w:val="both"/>
              <w:rPr>
                <w:rFonts w:ascii="Palatino Linotype" w:eastAsia="Microsoft YaHei" w:hAnsi="Palatino Linotype"/>
                <w:szCs w:val="20"/>
              </w:rPr>
            </w:pPr>
            <w:r>
              <w:rPr>
                <w:rFonts w:ascii="Palatino Linotype" w:eastAsia="Microsoft YaHei" w:hAnsi="Palatino Linotype"/>
                <w:szCs w:val="20"/>
              </w:rPr>
              <w:t>Noted but this is the existing behavior of polling server. Service bus will initially maintain existing handling logic.</w:t>
            </w:r>
          </w:p>
        </w:tc>
      </w:tr>
      <w:tr w:rsidR="00550D22" w:rsidRPr="00211DF8" w14:paraId="3CE447EE" w14:textId="77777777" w:rsidTr="00DD45AE">
        <w:trPr>
          <w:cantSplit/>
          <w:trHeight w:val="323"/>
        </w:trPr>
        <w:tc>
          <w:tcPr>
            <w:tcW w:w="1319" w:type="dxa"/>
            <w:shd w:val="clear" w:color="auto" w:fill="auto"/>
            <w:vAlign w:val="center"/>
          </w:tcPr>
          <w:p w14:paraId="7638EF34" w14:textId="721DFC45" w:rsidR="00550D22" w:rsidRPr="00DD45AE" w:rsidRDefault="00550D22" w:rsidP="00550D22">
            <w:pPr>
              <w:spacing w:after="0"/>
              <w:jc w:val="both"/>
              <w:rPr>
                <w:rFonts w:ascii="Palatino Linotype" w:eastAsia="Microsoft YaHei" w:hAnsi="Palatino Linotype"/>
                <w:szCs w:val="20"/>
                <w:lang w:eastAsia="zh-CN"/>
              </w:rPr>
            </w:pPr>
            <w:r w:rsidRPr="00DD45AE">
              <w:rPr>
                <w:rFonts w:ascii="Palatino Linotype" w:eastAsia="Microsoft YaHei" w:hAnsi="Palatino Linotype"/>
                <w:szCs w:val="20"/>
                <w:lang w:eastAsia="zh-CN"/>
              </w:rPr>
              <w:t>Comment</w:t>
            </w:r>
          </w:p>
        </w:tc>
        <w:tc>
          <w:tcPr>
            <w:tcW w:w="475" w:type="dxa"/>
            <w:shd w:val="clear" w:color="auto" w:fill="auto"/>
            <w:vAlign w:val="center"/>
          </w:tcPr>
          <w:p w14:paraId="013D99C0" w14:textId="27C27A75" w:rsidR="00550D22" w:rsidRDefault="00550D22" w:rsidP="00550D22">
            <w:pPr>
              <w:spacing w:after="0"/>
              <w:jc w:val="both"/>
              <w:rPr>
                <w:rFonts w:ascii="Palatino Linotype" w:eastAsia="Microsoft YaHei" w:hAnsi="Palatino Linotype"/>
                <w:szCs w:val="20"/>
              </w:rPr>
            </w:pPr>
            <w:r>
              <w:rPr>
                <w:rFonts w:ascii="Palatino Linotype" w:eastAsia="Microsoft YaHei" w:hAnsi="Palatino Linotype"/>
                <w:szCs w:val="20"/>
              </w:rPr>
              <w:t>2</w:t>
            </w:r>
          </w:p>
        </w:tc>
        <w:tc>
          <w:tcPr>
            <w:tcW w:w="8438" w:type="dxa"/>
            <w:shd w:val="clear" w:color="auto" w:fill="auto"/>
            <w:vAlign w:val="center"/>
          </w:tcPr>
          <w:p w14:paraId="7BB0A3F2" w14:textId="357F0C05" w:rsidR="00550D22" w:rsidRDefault="00F94FE7" w:rsidP="00550D22">
            <w:pPr>
              <w:spacing w:after="0"/>
              <w:jc w:val="both"/>
              <w:rPr>
                <w:rFonts w:ascii="Palatino Linotype" w:eastAsia="Microsoft YaHei" w:hAnsi="Palatino Linotype"/>
                <w:szCs w:val="20"/>
              </w:rPr>
            </w:pPr>
            <w:r>
              <w:rPr>
                <w:rFonts w:ascii="Palatino Linotype" w:eastAsia="Microsoft YaHei" w:hAnsi="Palatino Linotype"/>
                <w:szCs w:val="20"/>
              </w:rPr>
              <w:t>For current polling logic, the EOD process should conduct check sum on below 2 points only</w:t>
            </w:r>
          </w:p>
          <w:p w14:paraId="21557EDA" w14:textId="77777777" w:rsidR="00F94FE7" w:rsidRDefault="00F94FE7" w:rsidP="00DD45AE">
            <w:pPr>
              <w:pStyle w:val="ListParagraph"/>
              <w:numPr>
                <w:ilvl w:val="0"/>
                <w:numId w:val="40"/>
              </w:numPr>
              <w:spacing w:after="0"/>
              <w:jc w:val="both"/>
              <w:rPr>
                <w:rFonts w:ascii="Palatino Linotype" w:eastAsia="Microsoft YaHei" w:hAnsi="Palatino Linotype"/>
                <w:szCs w:val="20"/>
              </w:rPr>
            </w:pPr>
            <w:r>
              <w:rPr>
                <w:rFonts w:ascii="Palatino Linotype" w:eastAsia="Microsoft YaHei" w:hAnsi="Palatino Linotype"/>
                <w:szCs w:val="20"/>
              </w:rPr>
              <w:t>Total record count</w:t>
            </w:r>
          </w:p>
          <w:p w14:paraId="334017F8" w14:textId="64DC17C5" w:rsidR="00F94FE7" w:rsidRPr="00DD45AE" w:rsidRDefault="00F94FE7" w:rsidP="00DD45AE">
            <w:pPr>
              <w:pStyle w:val="ListParagraph"/>
              <w:numPr>
                <w:ilvl w:val="0"/>
                <w:numId w:val="40"/>
              </w:numPr>
              <w:spacing w:after="0"/>
              <w:jc w:val="both"/>
              <w:rPr>
                <w:rFonts w:ascii="Palatino Linotype" w:eastAsia="Microsoft YaHei" w:hAnsi="Palatino Linotype"/>
                <w:szCs w:val="20"/>
              </w:rPr>
            </w:pPr>
            <w:r>
              <w:rPr>
                <w:rFonts w:ascii="Palatino Linotype" w:eastAsia="Microsoft YaHei" w:hAnsi="Palatino Linotype"/>
                <w:szCs w:val="20"/>
              </w:rPr>
              <w:t>Sum amount of one target column</w:t>
            </w:r>
          </w:p>
        </w:tc>
      </w:tr>
      <w:tr w:rsidR="00550D22" w:rsidRPr="00211DF8" w14:paraId="3C466DF5" w14:textId="77777777" w:rsidTr="00DD45AE">
        <w:trPr>
          <w:cantSplit/>
          <w:trHeight w:val="323"/>
        </w:trPr>
        <w:tc>
          <w:tcPr>
            <w:tcW w:w="1319" w:type="dxa"/>
            <w:shd w:val="clear" w:color="auto" w:fill="auto"/>
            <w:vAlign w:val="center"/>
          </w:tcPr>
          <w:p w14:paraId="74DAFE9B" w14:textId="0363D3D6" w:rsidR="00550D22" w:rsidRPr="00DD45AE" w:rsidRDefault="00550D22" w:rsidP="00550D22">
            <w:pPr>
              <w:spacing w:after="0"/>
              <w:jc w:val="both"/>
              <w:rPr>
                <w:rFonts w:ascii="Palatino Linotype" w:eastAsia="Microsoft YaHei" w:hAnsi="Palatino Linotype"/>
                <w:szCs w:val="20"/>
                <w:lang w:eastAsia="zh-CN"/>
              </w:rPr>
            </w:pPr>
            <w:r w:rsidRPr="00DD45AE">
              <w:rPr>
                <w:rFonts w:ascii="Palatino Linotype" w:eastAsia="Microsoft YaHei" w:hAnsi="Palatino Linotype"/>
                <w:szCs w:val="20"/>
                <w:lang w:eastAsia="zh-CN"/>
              </w:rPr>
              <w:t>Response</w:t>
            </w:r>
          </w:p>
        </w:tc>
        <w:tc>
          <w:tcPr>
            <w:tcW w:w="475" w:type="dxa"/>
            <w:shd w:val="clear" w:color="auto" w:fill="auto"/>
            <w:vAlign w:val="center"/>
          </w:tcPr>
          <w:p w14:paraId="1066823D" w14:textId="6AE09971" w:rsidR="00550D22" w:rsidRDefault="00550D22" w:rsidP="00550D22">
            <w:pPr>
              <w:spacing w:after="0"/>
              <w:jc w:val="both"/>
              <w:rPr>
                <w:rFonts w:ascii="Palatino Linotype" w:eastAsia="Microsoft YaHei" w:hAnsi="Palatino Linotype"/>
                <w:szCs w:val="20"/>
              </w:rPr>
            </w:pPr>
            <w:r>
              <w:rPr>
                <w:rFonts w:ascii="Palatino Linotype" w:eastAsia="Microsoft YaHei" w:hAnsi="Palatino Linotype"/>
                <w:szCs w:val="20"/>
              </w:rPr>
              <w:t>2</w:t>
            </w:r>
          </w:p>
        </w:tc>
        <w:tc>
          <w:tcPr>
            <w:tcW w:w="8438" w:type="dxa"/>
            <w:shd w:val="clear" w:color="auto" w:fill="auto"/>
            <w:vAlign w:val="center"/>
          </w:tcPr>
          <w:p w14:paraId="479F1070" w14:textId="32041AFC" w:rsidR="00550D22" w:rsidRDefault="00F94FE7" w:rsidP="00550D22">
            <w:pPr>
              <w:spacing w:after="0"/>
              <w:jc w:val="both"/>
              <w:rPr>
                <w:rFonts w:ascii="Palatino Linotype" w:eastAsia="Microsoft YaHei" w:hAnsi="Palatino Linotype"/>
                <w:szCs w:val="20"/>
              </w:rPr>
            </w:pPr>
            <w:r>
              <w:rPr>
                <w:rFonts w:ascii="Palatino Linotype" w:eastAsia="Microsoft YaHei" w:hAnsi="Palatino Linotype"/>
                <w:szCs w:val="20"/>
              </w:rPr>
              <w:t>Revise the integrity check requirement details to adjust this clarification</w:t>
            </w:r>
          </w:p>
        </w:tc>
      </w:tr>
      <w:tr w:rsidR="00EE1043" w:rsidRPr="00211DF8" w14:paraId="5197A1CC" w14:textId="77777777" w:rsidTr="00AE5DAD">
        <w:trPr>
          <w:cantSplit/>
          <w:trHeight w:val="323"/>
        </w:trPr>
        <w:tc>
          <w:tcPr>
            <w:tcW w:w="1319" w:type="dxa"/>
            <w:shd w:val="clear" w:color="auto" w:fill="DBE5F1" w:themeFill="accent1" w:themeFillTint="33"/>
            <w:vAlign w:val="center"/>
          </w:tcPr>
          <w:p w14:paraId="6B685859" w14:textId="30970333" w:rsidR="00EE1043" w:rsidRPr="00DD45AE" w:rsidRDefault="00EE1043" w:rsidP="00EE1043">
            <w:pPr>
              <w:spacing w:after="0"/>
              <w:jc w:val="both"/>
              <w:rPr>
                <w:rFonts w:ascii="Palatino Linotype" w:eastAsia="Microsoft YaHei" w:hAnsi="Palatino Linotype"/>
                <w:szCs w:val="20"/>
                <w:lang w:eastAsia="zh-CN"/>
              </w:rPr>
            </w:pPr>
            <w:r w:rsidRPr="00C70F8A">
              <w:rPr>
                <w:rFonts w:ascii="Palatino Linotype" w:eastAsia="Microsoft YaHei" w:hAnsi="Palatino Linotype"/>
                <w:szCs w:val="20"/>
                <w:lang w:eastAsia="zh-CN"/>
              </w:rPr>
              <w:t>Comment</w:t>
            </w:r>
          </w:p>
        </w:tc>
        <w:tc>
          <w:tcPr>
            <w:tcW w:w="475" w:type="dxa"/>
            <w:shd w:val="clear" w:color="auto" w:fill="DBE5F1" w:themeFill="accent1" w:themeFillTint="33"/>
            <w:vAlign w:val="center"/>
          </w:tcPr>
          <w:p w14:paraId="1D123429" w14:textId="4625A264" w:rsidR="00EE1043" w:rsidRDefault="00EE1043" w:rsidP="00EE1043">
            <w:pPr>
              <w:spacing w:after="0"/>
              <w:jc w:val="both"/>
              <w:rPr>
                <w:rFonts w:ascii="Palatino Linotype" w:eastAsia="Microsoft YaHei" w:hAnsi="Palatino Linotype"/>
                <w:szCs w:val="20"/>
              </w:rPr>
            </w:pPr>
            <w:r>
              <w:rPr>
                <w:rFonts w:ascii="Palatino Linotype" w:eastAsia="Microsoft YaHei" w:hAnsi="Palatino Linotype"/>
                <w:szCs w:val="20"/>
              </w:rPr>
              <w:t>3</w:t>
            </w:r>
          </w:p>
        </w:tc>
        <w:tc>
          <w:tcPr>
            <w:tcW w:w="8438" w:type="dxa"/>
            <w:shd w:val="clear" w:color="auto" w:fill="DBE5F1" w:themeFill="accent1" w:themeFillTint="33"/>
            <w:vAlign w:val="center"/>
          </w:tcPr>
          <w:p w14:paraId="5E67DD0A" w14:textId="2FE91945" w:rsidR="00EE1043" w:rsidRDefault="00EE1043" w:rsidP="00EE1043">
            <w:pPr>
              <w:spacing w:after="0"/>
              <w:jc w:val="both"/>
              <w:rPr>
                <w:rFonts w:ascii="Palatino Linotype" w:eastAsia="Microsoft YaHei" w:hAnsi="Palatino Linotype"/>
                <w:szCs w:val="20"/>
              </w:rPr>
            </w:pPr>
            <w:r>
              <w:rPr>
                <w:rFonts w:ascii="Palatino Linotype" w:eastAsia="Microsoft YaHei" w:hAnsi="Palatino Linotype"/>
                <w:szCs w:val="20"/>
              </w:rPr>
              <w:t>When EOD DBF data file does not have any records, it shall be considered as an exception and alert the support team</w:t>
            </w:r>
          </w:p>
        </w:tc>
      </w:tr>
      <w:tr w:rsidR="00EE1043" w:rsidRPr="00211DF8" w14:paraId="5076C406" w14:textId="77777777" w:rsidTr="00AE5DAD">
        <w:trPr>
          <w:cantSplit/>
          <w:trHeight w:val="323"/>
        </w:trPr>
        <w:tc>
          <w:tcPr>
            <w:tcW w:w="1319" w:type="dxa"/>
            <w:shd w:val="clear" w:color="auto" w:fill="DBE5F1" w:themeFill="accent1" w:themeFillTint="33"/>
            <w:vAlign w:val="center"/>
          </w:tcPr>
          <w:p w14:paraId="67771029" w14:textId="2C6294EB" w:rsidR="00EE1043" w:rsidRPr="00DD45AE" w:rsidRDefault="00EE1043" w:rsidP="00EE1043">
            <w:pPr>
              <w:spacing w:after="0"/>
              <w:jc w:val="both"/>
              <w:rPr>
                <w:rFonts w:ascii="Palatino Linotype" w:eastAsia="Microsoft YaHei" w:hAnsi="Palatino Linotype"/>
                <w:szCs w:val="20"/>
                <w:lang w:eastAsia="zh-CN"/>
              </w:rPr>
            </w:pPr>
            <w:r w:rsidRPr="00C70F8A">
              <w:rPr>
                <w:rFonts w:ascii="Palatino Linotype" w:eastAsia="Microsoft YaHei" w:hAnsi="Palatino Linotype"/>
                <w:szCs w:val="20"/>
                <w:lang w:eastAsia="zh-CN"/>
              </w:rPr>
              <w:t>Response</w:t>
            </w:r>
          </w:p>
        </w:tc>
        <w:tc>
          <w:tcPr>
            <w:tcW w:w="475" w:type="dxa"/>
            <w:shd w:val="clear" w:color="auto" w:fill="DBE5F1" w:themeFill="accent1" w:themeFillTint="33"/>
            <w:vAlign w:val="center"/>
          </w:tcPr>
          <w:p w14:paraId="5DB3E0DD" w14:textId="2CD3A8D3" w:rsidR="00EE1043" w:rsidRDefault="00EE1043" w:rsidP="00EE1043">
            <w:pPr>
              <w:spacing w:after="0"/>
              <w:jc w:val="both"/>
              <w:rPr>
                <w:rFonts w:ascii="Palatino Linotype" w:eastAsia="Microsoft YaHei" w:hAnsi="Palatino Linotype"/>
                <w:szCs w:val="20"/>
              </w:rPr>
            </w:pPr>
            <w:r>
              <w:rPr>
                <w:rFonts w:ascii="Palatino Linotype" w:eastAsia="Microsoft YaHei" w:hAnsi="Palatino Linotype"/>
                <w:szCs w:val="20"/>
              </w:rPr>
              <w:t>3</w:t>
            </w:r>
          </w:p>
        </w:tc>
        <w:tc>
          <w:tcPr>
            <w:tcW w:w="8438" w:type="dxa"/>
            <w:shd w:val="clear" w:color="auto" w:fill="DBE5F1" w:themeFill="accent1" w:themeFillTint="33"/>
            <w:vAlign w:val="center"/>
          </w:tcPr>
          <w:p w14:paraId="58C674AC" w14:textId="60E5F2D2" w:rsidR="00EE1043" w:rsidRDefault="00EE1043" w:rsidP="00EE1043">
            <w:pPr>
              <w:spacing w:after="0"/>
              <w:jc w:val="both"/>
              <w:rPr>
                <w:rFonts w:ascii="Palatino Linotype" w:eastAsia="Microsoft YaHei" w:hAnsi="Palatino Linotype"/>
                <w:szCs w:val="20"/>
              </w:rPr>
            </w:pPr>
            <w:r>
              <w:rPr>
                <w:rFonts w:ascii="Palatino Linotype" w:eastAsia="Microsoft YaHei" w:hAnsi="Palatino Linotype"/>
                <w:szCs w:val="20"/>
              </w:rPr>
              <w:t>Revised in relevant session</w:t>
            </w:r>
          </w:p>
        </w:tc>
      </w:tr>
    </w:tbl>
    <w:p w14:paraId="0460FE74" w14:textId="77777777" w:rsidR="0074368E" w:rsidRDefault="0074368E" w:rsidP="007E6F0F">
      <w:pPr>
        <w:jc w:val="both"/>
        <w:rPr>
          <w:rFonts w:ascii="Palatino Linotype" w:hAnsi="Palatino Linotype"/>
          <w:lang w:eastAsia="zh-CN"/>
        </w:rPr>
      </w:pP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475"/>
        <w:gridCol w:w="8438"/>
      </w:tblGrid>
      <w:tr w:rsidR="00367588" w:rsidRPr="00211DF8" w14:paraId="6CD24039" w14:textId="77777777" w:rsidTr="00367588">
        <w:trPr>
          <w:cantSplit/>
          <w:tblHeader/>
        </w:trPr>
        <w:tc>
          <w:tcPr>
            <w:tcW w:w="1319" w:type="dxa"/>
            <w:vMerge w:val="restart"/>
            <w:shd w:val="clear" w:color="auto" w:fill="17365D" w:themeFill="text2" w:themeFillShade="BF"/>
            <w:vAlign w:val="center"/>
          </w:tcPr>
          <w:p w14:paraId="343A9055" w14:textId="77777777" w:rsidR="00367588" w:rsidRPr="00211DF8" w:rsidRDefault="00367588" w:rsidP="00367588">
            <w:pPr>
              <w:spacing w:after="0"/>
              <w:jc w:val="both"/>
              <w:rPr>
                <w:rFonts w:ascii="Palatino Linotype" w:eastAsia="Microsoft YaHei" w:hAnsi="Palatino Linotype"/>
                <w:color w:val="FFFFFF"/>
                <w:szCs w:val="20"/>
                <w:lang w:eastAsia="zh-CN"/>
              </w:rPr>
            </w:pPr>
            <w:r w:rsidRPr="00211DF8">
              <w:rPr>
                <w:rFonts w:ascii="Palatino Linotype" w:eastAsia="Microsoft YaHei" w:hAnsi="Palatino Linotype"/>
                <w:color w:val="FFFFFF"/>
                <w:szCs w:val="20"/>
                <w:lang w:eastAsia="zh-CN"/>
              </w:rPr>
              <w:t>Name/Title</w:t>
            </w:r>
          </w:p>
        </w:tc>
        <w:tc>
          <w:tcPr>
            <w:tcW w:w="8913" w:type="dxa"/>
            <w:gridSpan w:val="2"/>
            <w:shd w:val="clear" w:color="auto" w:fill="auto"/>
            <w:vAlign w:val="center"/>
          </w:tcPr>
          <w:p w14:paraId="45BFDEC7" w14:textId="7D5ED4D4" w:rsidR="00367588" w:rsidRPr="00211DF8" w:rsidRDefault="00367588" w:rsidP="00367588">
            <w:pPr>
              <w:spacing w:after="0"/>
              <w:jc w:val="both"/>
              <w:rPr>
                <w:rFonts w:ascii="Palatino Linotype" w:eastAsia="Microsoft YaHei" w:hAnsi="Palatino Linotype"/>
                <w:szCs w:val="20"/>
              </w:rPr>
            </w:pPr>
            <w:r>
              <w:rPr>
                <w:rFonts w:ascii="Palatino Linotype" w:eastAsia="Microsoft YaHei" w:hAnsi="Palatino Linotype"/>
                <w:szCs w:val="20"/>
              </w:rPr>
              <w:t>Polly Kam</w:t>
            </w:r>
          </w:p>
        </w:tc>
      </w:tr>
      <w:tr w:rsidR="00367588" w:rsidRPr="00211DF8" w14:paraId="5A726328" w14:textId="77777777" w:rsidTr="00367588">
        <w:trPr>
          <w:cantSplit/>
          <w:tblHeader/>
        </w:trPr>
        <w:tc>
          <w:tcPr>
            <w:tcW w:w="1319" w:type="dxa"/>
            <w:vMerge/>
            <w:tcBorders>
              <w:bottom w:val="single" w:sz="4" w:space="0" w:color="auto"/>
            </w:tcBorders>
            <w:shd w:val="clear" w:color="auto" w:fill="17365D" w:themeFill="text2" w:themeFillShade="BF"/>
            <w:vAlign w:val="center"/>
          </w:tcPr>
          <w:p w14:paraId="58F6B2EE" w14:textId="77777777" w:rsidR="00367588" w:rsidRPr="00211DF8" w:rsidRDefault="00367588" w:rsidP="00367588">
            <w:pPr>
              <w:spacing w:after="0"/>
              <w:jc w:val="both"/>
              <w:rPr>
                <w:rFonts w:ascii="Palatino Linotype" w:eastAsia="Microsoft YaHei" w:hAnsi="Palatino Linotype"/>
                <w:color w:val="FFFFFF"/>
                <w:szCs w:val="20"/>
              </w:rPr>
            </w:pPr>
          </w:p>
        </w:tc>
        <w:tc>
          <w:tcPr>
            <w:tcW w:w="475" w:type="dxa"/>
            <w:shd w:val="clear" w:color="auto" w:fill="17365D" w:themeFill="text2" w:themeFillShade="BF"/>
            <w:vAlign w:val="center"/>
          </w:tcPr>
          <w:p w14:paraId="0B3B47C7" w14:textId="77777777" w:rsidR="00367588" w:rsidRPr="00211DF8" w:rsidRDefault="00367588" w:rsidP="00367588">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rPr>
              <w:t>#</w:t>
            </w:r>
          </w:p>
        </w:tc>
        <w:tc>
          <w:tcPr>
            <w:tcW w:w="8438" w:type="dxa"/>
            <w:shd w:val="clear" w:color="auto" w:fill="17365D" w:themeFill="text2" w:themeFillShade="BF"/>
            <w:vAlign w:val="center"/>
          </w:tcPr>
          <w:p w14:paraId="7C3D65AC" w14:textId="77777777" w:rsidR="00367588" w:rsidRPr="00211DF8" w:rsidRDefault="00367588" w:rsidP="00367588">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Comments</w:t>
            </w:r>
          </w:p>
        </w:tc>
      </w:tr>
      <w:tr w:rsidR="00367588" w:rsidRPr="00211DF8" w14:paraId="3F15A27C" w14:textId="77777777" w:rsidTr="00367588">
        <w:trPr>
          <w:cantSplit/>
          <w:trHeight w:val="70"/>
        </w:trPr>
        <w:tc>
          <w:tcPr>
            <w:tcW w:w="1319" w:type="dxa"/>
            <w:shd w:val="clear" w:color="auto" w:fill="DBE5F1" w:themeFill="accent1" w:themeFillTint="33"/>
            <w:vAlign w:val="center"/>
          </w:tcPr>
          <w:p w14:paraId="7152D01E" w14:textId="77777777" w:rsidR="00367588" w:rsidRPr="00DD45AE" w:rsidRDefault="00367588" w:rsidP="00367588">
            <w:pPr>
              <w:spacing w:after="0"/>
              <w:jc w:val="both"/>
              <w:rPr>
                <w:rFonts w:ascii="Palatino Linotype" w:eastAsia="Microsoft YaHei" w:hAnsi="Palatino Linotype"/>
                <w:szCs w:val="20"/>
              </w:rPr>
            </w:pPr>
            <w:r w:rsidRPr="00DD45AE">
              <w:rPr>
                <w:rFonts w:ascii="Palatino Linotype" w:eastAsia="Microsoft YaHei" w:hAnsi="Palatino Linotype"/>
                <w:szCs w:val="20"/>
                <w:lang w:eastAsia="zh-CN"/>
              </w:rPr>
              <w:t>Comment</w:t>
            </w:r>
          </w:p>
        </w:tc>
        <w:tc>
          <w:tcPr>
            <w:tcW w:w="475" w:type="dxa"/>
            <w:shd w:val="clear" w:color="auto" w:fill="DBE5F1" w:themeFill="accent1" w:themeFillTint="33"/>
            <w:vAlign w:val="center"/>
          </w:tcPr>
          <w:p w14:paraId="1106FFE5" w14:textId="774AF657" w:rsidR="00367588" w:rsidRPr="00211DF8" w:rsidRDefault="00F94FE7" w:rsidP="00367588">
            <w:pPr>
              <w:spacing w:after="0"/>
              <w:jc w:val="both"/>
              <w:rPr>
                <w:rFonts w:ascii="Palatino Linotype" w:eastAsia="Microsoft YaHei" w:hAnsi="Palatino Linotype"/>
                <w:szCs w:val="20"/>
              </w:rPr>
            </w:pPr>
            <w:r>
              <w:rPr>
                <w:rFonts w:ascii="Palatino Linotype" w:eastAsia="Microsoft YaHei" w:hAnsi="Palatino Linotype"/>
                <w:szCs w:val="20"/>
              </w:rPr>
              <w:t>1</w:t>
            </w:r>
          </w:p>
        </w:tc>
        <w:tc>
          <w:tcPr>
            <w:tcW w:w="8438" w:type="dxa"/>
            <w:shd w:val="clear" w:color="auto" w:fill="DBE5F1" w:themeFill="accent1" w:themeFillTint="33"/>
            <w:vAlign w:val="center"/>
          </w:tcPr>
          <w:p w14:paraId="5493A45F" w14:textId="03486F31" w:rsidR="00367588" w:rsidRPr="00211DF8" w:rsidRDefault="00F94FE7" w:rsidP="00367588">
            <w:pPr>
              <w:spacing w:after="0" w:line="240" w:lineRule="auto"/>
              <w:jc w:val="both"/>
              <w:rPr>
                <w:rFonts w:ascii="Palatino Linotype" w:hAnsi="Palatino Linotype"/>
                <w:szCs w:val="20"/>
              </w:rPr>
            </w:pPr>
            <w:r>
              <w:rPr>
                <w:rFonts w:ascii="Palatino Linotype" w:hAnsi="Palatino Linotype"/>
                <w:szCs w:val="20"/>
              </w:rPr>
              <w:t>Missing report template format into the requirement</w:t>
            </w:r>
          </w:p>
        </w:tc>
      </w:tr>
      <w:tr w:rsidR="00367588" w:rsidRPr="00211DF8" w14:paraId="08D64282" w14:textId="77777777" w:rsidTr="00367588">
        <w:trPr>
          <w:cantSplit/>
          <w:trHeight w:val="323"/>
        </w:trPr>
        <w:tc>
          <w:tcPr>
            <w:tcW w:w="1319" w:type="dxa"/>
            <w:shd w:val="clear" w:color="auto" w:fill="DBE5F1" w:themeFill="accent1" w:themeFillTint="33"/>
            <w:vAlign w:val="center"/>
          </w:tcPr>
          <w:p w14:paraId="3C073DF2" w14:textId="77777777" w:rsidR="00367588" w:rsidRPr="00DD45AE" w:rsidRDefault="00367588" w:rsidP="00367588">
            <w:pPr>
              <w:spacing w:after="0"/>
              <w:jc w:val="both"/>
              <w:rPr>
                <w:rFonts w:ascii="Palatino Linotype" w:eastAsia="Microsoft YaHei" w:hAnsi="Palatino Linotype"/>
                <w:szCs w:val="20"/>
                <w:lang w:eastAsia="zh-CN"/>
              </w:rPr>
            </w:pPr>
            <w:r w:rsidRPr="00DD45AE">
              <w:rPr>
                <w:rFonts w:ascii="Palatino Linotype" w:eastAsia="Microsoft YaHei" w:hAnsi="Palatino Linotype"/>
                <w:szCs w:val="20"/>
                <w:lang w:eastAsia="zh-CN"/>
              </w:rPr>
              <w:t>Response</w:t>
            </w:r>
          </w:p>
        </w:tc>
        <w:tc>
          <w:tcPr>
            <w:tcW w:w="475" w:type="dxa"/>
            <w:shd w:val="clear" w:color="auto" w:fill="DBE5F1" w:themeFill="accent1" w:themeFillTint="33"/>
            <w:vAlign w:val="center"/>
          </w:tcPr>
          <w:p w14:paraId="7CE05104" w14:textId="11D9517B" w:rsidR="00367588" w:rsidRPr="00211DF8" w:rsidRDefault="00F94FE7" w:rsidP="00367588">
            <w:pPr>
              <w:spacing w:after="0"/>
              <w:jc w:val="both"/>
              <w:rPr>
                <w:rFonts w:ascii="Palatino Linotype" w:eastAsia="Microsoft YaHei" w:hAnsi="Palatino Linotype"/>
                <w:szCs w:val="20"/>
              </w:rPr>
            </w:pPr>
            <w:r>
              <w:rPr>
                <w:rFonts w:ascii="Palatino Linotype" w:eastAsia="Microsoft YaHei" w:hAnsi="Palatino Linotype"/>
                <w:szCs w:val="20"/>
              </w:rPr>
              <w:t>1</w:t>
            </w:r>
          </w:p>
        </w:tc>
        <w:tc>
          <w:tcPr>
            <w:tcW w:w="8438" w:type="dxa"/>
            <w:shd w:val="clear" w:color="auto" w:fill="DBE5F1" w:themeFill="accent1" w:themeFillTint="33"/>
            <w:vAlign w:val="center"/>
          </w:tcPr>
          <w:p w14:paraId="4490FA11" w14:textId="3FF0F6B9" w:rsidR="00367588" w:rsidRPr="00211DF8" w:rsidRDefault="00F94FE7" w:rsidP="00367588">
            <w:pPr>
              <w:spacing w:after="0"/>
              <w:jc w:val="both"/>
              <w:rPr>
                <w:rFonts w:ascii="Palatino Linotype" w:eastAsia="Microsoft YaHei" w:hAnsi="Palatino Linotype"/>
                <w:szCs w:val="20"/>
              </w:rPr>
            </w:pPr>
            <w:r>
              <w:rPr>
                <w:rFonts w:ascii="Palatino Linotype" w:eastAsia="Microsoft YaHei" w:hAnsi="Palatino Linotype"/>
                <w:szCs w:val="20"/>
              </w:rPr>
              <w:t>Added in appendix</w:t>
            </w:r>
          </w:p>
        </w:tc>
      </w:tr>
      <w:tr w:rsidR="00F94FE7" w:rsidRPr="00211DF8" w14:paraId="71EF3155" w14:textId="77777777" w:rsidTr="00DD45AE">
        <w:trPr>
          <w:cantSplit/>
          <w:trHeight w:val="323"/>
        </w:trPr>
        <w:tc>
          <w:tcPr>
            <w:tcW w:w="1319" w:type="dxa"/>
            <w:shd w:val="clear" w:color="auto" w:fill="auto"/>
            <w:vAlign w:val="center"/>
          </w:tcPr>
          <w:p w14:paraId="7BF195A4" w14:textId="044B162E" w:rsidR="00F94FE7" w:rsidRPr="00DD45AE" w:rsidRDefault="00F94FE7" w:rsidP="00F94FE7">
            <w:pPr>
              <w:spacing w:after="0"/>
              <w:jc w:val="both"/>
              <w:rPr>
                <w:rFonts w:ascii="Palatino Linotype" w:eastAsia="Microsoft YaHei" w:hAnsi="Palatino Linotype"/>
                <w:szCs w:val="20"/>
                <w:lang w:eastAsia="zh-CN"/>
              </w:rPr>
            </w:pPr>
            <w:r w:rsidRPr="00DD45AE">
              <w:rPr>
                <w:rFonts w:ascii="Palatino Linotype" w:eastAsia="Microsoft YaHei" w:hAnsi="Palatino Linotype"/>
                <w:szCs w:val="20"/>
                <w:lang w:eastAsia="zh-CN"/>
              </w:rPr>
              <w:t>Comment</w:t>
            </w:r>
          </w:p>
        </w:tc>
        <w:tc>
          <w:tcPr>
            <w:tcW w:w="475" w:type="dxa"/>
            <w:shd w:val="clear" w:color="auto" w:fill="auto"/>
            <w:vAlign w:val="center"/>
          </w:tcPr>
          <w:p w14:paraId="7E06BBE5" w14:textId="0FBB5AB8" w:rsidR="00F94FE7" w:rsidRDefault="00F94FE7" w:rsidP="00F94FE7">
            <w:pPr>
              <w:spacing w:after="0"/>
              <w:jc w:val="both"/>
              <w:rPr>
                <w:rFonts w:ascii="Palatino Linotype" w:eastAsia="Microsoft YaHei" w:hAnsi="Palatino Linotype"/>
                <w:szCs w:val="20"/>
              </w:rPr>
            </w:pPr>
            <w:r>
              <w:rPr>
                <w:rFonts w:ascii="Palatino Linotype" w:eastAsia="Microsoft YaHei" w:hAnsi="Palatino Linotype"/>
                <w:szCs w:val="20"/>
              </w:rPr>
              <w:t>2</w:t>
            </w:r>
          </w:p>
        </w:tc>
        <w:tc>
          <w:tcPr>
            <w:tcW w:w="8438" w:type="dxa"/>
            <w:shd w:val="clear" w:color="auto" w:fill="auto"/>
            <w:vAlign w:val="center"/>
          </w:tcPr>
          <w:p w14:paraId="63634231" w14:textId="4F7B95CC" w:rsidR="00F94FE7" w:rsidRPr="00DD45AE" w:rsidRDefault="0023542D">
            <w:pPr>
              <w:spacing w:after="0"/>
              <w:jc w:val="both"/>
              <w:rPr>
                <w:rFonts w:ascii="Palatino Linotype" w:eastAsia="Microsoft YaHei" w:hAnsi="Palatino Linotype"/>
                <w:szCs w:val="20"/>
                <w:lang w:val="en-GB" w:eastAsia="zh-CN"/>
              </w:rPr>
            </w:pPr>
            <w:r>
              <w:rPr>
                <w:rFonts w:ascii="Palatino Linotype" w:eastAsia="Microsoft YaHei" w:hAnsi="Palatino Linotype" w:hint="eastAsia"/>
                <w:szCs w:val="20"/>
                <w:lang w:eastAsia="zh-CN"/>
              </w:rPr>
              <w:t>Unify</w:t>
            </w:r>
            <w:r>
              <w:rPr>
                <w:rFonts w:ascii="Palatino Linotype" w:eastAsia="Microsoft YaHei" w:hAnsi="Palatino Linotype"/>
                <w:szCs w:val="20"/>
                <w:lang w:eastAsia="zh-CN"/>
              </w:rPr>
              <w:t xml:space="preserve"> the glossary and terms of the whole document</w:t>
            </w:r>
            <w:r>
              <w:rPr>
                <w:rFonts w:ascii="Palatino Linotype" w:eastAsia="Microsoft YaHei" w:hAnsi="Palatino Linotype"/>
                <w:szCs w:val="20"/>
                <w:lang w:val="en-GB" w:eastAsia="zh-CN"/>
              </w:rPr>
              <w:t>. E.g. staging DB with Service Bus DB; transaction with commitment control</w:t>
            </w:r>
          </w:p>
        </w:tc>
      </w:tr>
      <w:tr w:rsidR="00F94FE7" w:rsidRPr="00211DF8" w14:paraId="69B660C2" w14:textId="77777777" w:rsidTr="00DD45AE">
        <w:trPr>
          <w:cantSplit/>
          <w:trHeight w:val="323"/>
        </w:trPr>
        <w:tc>
          <w:tcPr>
            <w:tcW w:w="1319" w:type="dxa"/>
            <w:shd w:val="clear" w:color="auto" w:fill="auto"/>
            <w:vAlign w:val="center"/>
          </w:tcPr>
          <w:p w14:paraId="59F2BDCC" w14:textId="4F9E875A" w:rsidR="00F94FE7" w:rsidRPr="00DD45AE" w:rsidRDefault="00F94FE7" w:rsidP="00F94FE7">
            <w:pPr>
              <w:spacing w:after="0"/>
              <w:jc w:val="both"/>
              <w:rPr>
                <w:rFonts w:ascii="Palatino Linotype" w:eastAsia="Microsoft YaHei" w:hAnsi="Palatino Linotype"/>
                <w:szCs w:val="20"/>
                <w:lang w:eastAsia="zh-CN"/>
              </w:rPr>
            </w:pPr>
            <w:r w:rsidRPr="00DD45AE">
              <w:rPr>
                <w:rFonts w:ascii="Palatino Linotype" w:eastAsia="Microsoft YaHei" w:hAnsi="Palatino Linotype"/>
                <w:szCs w:val="20"/>
                <w:lang w:eastAsia="zh-CN"/>
              </w:rPr>
              <w:t>Response</w:t>
            </w:r>
          </w:p>
        </w:tc>
        <w:tc>
          <w:tcPr>
            <w:tcW w:w="475" w:type="dxa"/>
            <w:shd w:val="clear" w:color="auto" w:fill="auto"/>
            <w:vAlign w:val="center"/>
          </w:tcPr>
          <w:p w14:paraId="5068304C" w14:textId="21940236" w:rsidR="00F94FE7" w:rsidRDefault="00F94FE7" w:rsidP="00F94FE7">
            <w:pPr>
              <w:spacing w:after="0"/>
              <w:jc w:val="both"/>
              <w:rPr>
                <w:rFonts w:ascii="Palatino Linotype" w:eastAsia="Microsoft YaHei" w:hAnsi="Palatino Linotype"/>
                <w:szCs w:val="20"/>
              </w:rPr>
            </w:pPr>
            <w:r>
              <w:rPr>
                <w:rFonts w:ascii="Palatino Linotype" w:eastAsia="Microsoft YaHei" w:hAnsi="Palatino Linotype"/>
                <w:szCs w:val="20"/>
              </w:rPr>
              <w:t>2</w:t>
            </w:r>
          </w:p>
        </w:tc>
        <w:tc>
          <w:tcPr>
            <w:tcW w:w="8438" w:type="dxa"/>
            <w:shd w:val="clear" w:color="auto" w:fill="auto"/>
            <w:vAlign w:val="center"/>
          </w:tcPr>
          <w:p w14:paraId="4811B0BF" w14:textId="3CA05934" w:rsidR="00F94FE7" w:rsidRPr="00DD45AE" w:rsidRDefault="000B3F72" w:rsidP="00F94FE7">
            <w:pPr>
              <w:spacing w:after="0"/>
              <w:jc w:val="both"/>
              <w:rPr>
                <w:rFonts w:ascii="Palatino Linotype" w:eastAsia="Microsoft YaHei" w:hAnsi="Palatino Linotype"/>
                <w:szCs w:val="20"/>
                <w:lang w:val="en-GB"/>
              </w:rPr>
            </w:pPr>
            <w:r>
              <w:rPr>
                <w:rFonts w:ascii="Palatino Linotype" w:eastAsia="Microsoft YaHei" w:hAnsi="Palatino Linotype"/>
                <w:szCs w:val="20"/>
              </w:rPr>
              <w:t>Revised related terms to avoid misunderstanding</w:t>
            </w:r>
          </w:p>
        </w:tc>
      </w:tr>
      <w:tr w:rsidR="00E023BE" w:rsidRPr="00211DF8" w14:paraId="359E5248" w14:textId="77777777" w:rsidTr="00367588">
        <w:trPr>
          <w:cantSplit/>
          <w:trHeight w:val="323"/>
        </w:trPr>
        <w:tc>
          <w:tcPr>
            <w:tcW w:w="1319" w:type="dxa"/>
            <w:shd w:val="clear" w:color="auto" w:fill="DBE5F1" w:themeFill="accent1" w:themeFillTint="33"/>
            <w:vAlign w:val="center"/>
          </w:tcPr>
          <w:p w14:paraId="7FE2EFC0" w14:textId="0D67ECB6" w:rsidR="00E023BE" w:rsidRPr="00DD45AE" w:rsidRDefault="00E023BE" w:rsidP="00E023BE">
            <w:pPr>
              <w:spacing w:after="0"/>
              <w:jc w:val="both"/>
              <w:rPr>
                <w:rFonts w:ascii="Palatino Linotype" w:eastAsia="Microsoft YaHei" w:hAnsi="Palatino Linotype"/>
                <w:szCs w:val="20"/>
                <w:lang w:eastAsia="zh-CN"/>
              </w:rPr>
            </w:pPr>
            <w:r w:rsidRPr="00DD45AE">
              <w:rPr>
                <w:rFonts w:ascii="Palatino Linotype" w:eastAsia="Microsoft YaHei" w:hAnsi="Palatino Linotype"/>
                <w:szCs w:val="20"/>
                <w:lang w:eastAsia="zh-CN"/>
              </w:rPr>
              <w:t>Comment</w:t>
            </w:r>
          </w:p>
        </w:tc>
        <w:tc>
          <w:tcPr>
            <w:tcW w:w="475" w:type="dxa"/>
            <w:shd w:val="clear" w:color="auto" w:fill="DBE5F1" w:themeFill="accent1" w:themeFillTint="33"/>
            <w:vAlign w:val="center"/>
          </w:tcPr>
          <w:p w14:paraId="4014846C" w14:textId="103C4D46" w:rsidR="00E023BE" w:rsidRDefault="00E023BE" w:rsidP="00E023BE">
            <w:pPr>
              <w:spacing w:after="0"/>
              <w:jc w:val="both"/>
              <w:rPr>
                <w:rFonts w:ascii="Palatino Linotype" w:eastAsia="Microsoft YaHei" w:hAnsi="Palatino Linotype"/>
                <w:szCs w:val="20"/>
              </w:rPr>
            </w:pPr>
            <w:r>
              <w:rPr>
                <w:rFonts w:ascii="Palatino Linotype" w:eastAsia="Microsoft YaHei" w:hAnsi="Palatino Linotype"/>
                <w:szCs w:val="20"/>
              </w:rPr>
              <w:t>3</w:t>
            </w:r>
          </w:p>
        </w:tc>
        <w:tc>
          <w:tcPr>
            <w:tcW w:w="8438" w:type="dxa"/>
            <w:shd w:val="clear" w:color="auto" w:fill="DBE5F1" w:themeFill="accent1" w:themeFillTint="33"/>
            <w:vAlign w:val="center"/>
          </w:tcPr>
          <w:p w14:paraId="6E28FDD2" w14:textId="77777777" w:rsidR="00E023BE" w:rsidRDefault="00E023BE" w:rsidP="00E023BE">
            <w:pPr>
              <w:spacing w:after="0"/>
              <w:jc w:val="both"/>
              <w:rPr>
                <w:rFonts w:ascii="Palatino Linotype" w:eastAsia="Microsoft YaHei" w:hAnsi="Palatino Linotype"/>
                <w:szCs w:val="20"/>
              </w:rPr>
            </w:pPr>
          </w:p>
        </w:tc>
      </w:tr>
      <w:tr w:rsidR="00E023BE" w:rsidRPr="00211DF8" w14:paraId="0795EF5B" w14:textId="77777777" w:rsidTr="00367588">
        <w:trPr>
          <w:cantSplit/>
          <w:trHeight w:val="323"/>
        </w:trPr>
        <w:tc>
          <w:tcPr>
            <w:tcW w:w="1319" w:type="dxa"/>
            <w:shd w:val="clear" w:color="auto" w:fill="DBE5F1" w:themeFill="accent1" w:themeFillTint="33"/>
            <w:vAlign w:val="center"/>
          </w:tcPr>
          <w:p w14:paraId="1D10D0A9" w14:textId="66F0CB78" w:rsidR="00E023BE" w:rsidRPr="00DD45AE" w:rsidRDefault="00E023BE" w:rsidP="00E023BE">
            <w:pPr>
              <w:spacing w:after="0"/>
              <w:jc w:val="both"/>
              <w:rPr>
                <w:rFonts w:ascii="Palatino Linotype" w:eastAsia="Microsoft YaHei" w:hAnsi="Palatino Linotype"/>
                <w:szCs w:val="20"/>
                <w:lang w:eastAsia="zh-CN"/>
              </w:rPr>
            </w:pPr>
            <w:r w:rsidRPr="00DD45AE">
              <w:rPr>
                <w:rFonts w:ascii="Palatino Linotype" w:eastAsia="Microsoft YaHei" w:hAnsi="Palatino Linotype"/>
                <w:szCs w:val="20"/>
                <w:lang w:eastAsia="zh-CN"/>
              </w:rPr>
              <w:lastRenderedPageBreak/>
              <w:t>Response</w:t>
            </w:r>
          </w:p>
        </w:tc>
        <w:tc>
          <w:tcPr>
            <w:tcW w:w="475" w:type="dxa"/>
            <w:shd w:val="clear" w:color="auto" w:fill="DBE5F1" w:themeFill="accent1" w:themeFillTint="33"/>
            <w:vAlign w:val="center"/>
          </w:tcPr>
          <w:p w14:paraId="2921B0A6" w14:textId="746D2927" w:rsidR="00E023BE" w:rsidRDefault="00E023BE" w:rsidP="00E023BE">
            <w:pPr>
              <w:spacing w:after="0"/>
              <w:jc w:val="both"/>
              <w:rPr>
                <w:rFonts w:ascii="Palatino Linotype" w:eastAsia="Microsoft YaHei" w:hAnsi="Palatino Linotype"/>
                <w:szCs w:val="20"/>
              </w:rPr>
            </w:pPr>
            <w:r>
              <w:rPr>
                <w:rFonts w:ascii="Palatino Linotype" w:eastAsia="Microsoft YaHei" w:hAnsi="Palatino Linotype"/>
                <w:szCs w:val="20"/>
              </w:rPr>
              <w:t>3</w:t>
            </w:r>
          </w:p>
        </w:tc>
        <w:tc>
          <w:tcPr>
            <w:tcW w:w="8438" w:type="dxa"/>
            <w:shd w:val="clear" w:color="auto" w:fill="DBE5F1" w:themeFill="accent1" w:themeFillTint="33"/>
            <w:vAlign w:val="center"/>
          </w:tcPr>
          <w:p w14:paraId="0C828E33" w14:textId="77777777" w:rsidR="00E023BE" w:rsidRDefault="00E023BE" w:rsidP="00E023BE">
            <w:pPr>
              <w:spacing w:after="0"/>
              <w:jc w:val="both"/>
              <w:rPr>
                <w:rFonts w:ascii="Palatino Linotype" w:eastAsia="Microsoft YaHei" w:hAnsi="Palatino Linotype"/>
                <w:szCs w:val="20"/>
              </w:rPr>
            </w:pPr>
          </w:p>
        </w:tc>
      </w:tr>
    </w:tbl>
    <w:p w14:paraId="37863F63" w14:textId="77777777" w:rsidR="00367588" w:rsidRDefault="00367588" w:rsidP="007E6F0F">
      <w:pPr>
        <w:jc w:val="both"/>
        <w:rPr>
          <w:rFonts w:ascii="Palatino Linotype" w:hAnsi="Palatino Linotype"/>
          <w:lang w:eastAsia="zh-CN"/>
        </w:rPr>
      </w:pPr>
    </w:p>
    <w:tbl>
      <w:tblPr>
        <w:tblW w:w="10417"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5" w:author="Steven Chen" w:date="2016-12-16T17:56:00Z">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319"/>
        <w:gridCol w:w="475"/>
        <w:gridCol w:w="8623"/>
        <w:tblGridChange w:id="6">
          <w:tblGrid>
            <w:gridCol w:w="1319"/>
            <w:gridCol w:w="475"/>
            <w:gridCol w:w="8438"/>
          </w:tblGrid>
        </w:tblGridChange>
      </w:tblGrid>
      <w:tr w:rsidR="00F94FE7" w:rsidRPr="00211DF8" w14:paraId="64650AFF" w14:textId="77777777" w:rsidTr="00AD39B4">
        <w:trPr>
          <w:cantSplit/>
          <w:tblHeader/>
          <w:trPrChange w:id="7" w:author="Steven Chen" w:date="2016-12-16T17:56:00Z">
            <w:trPr>
              <w:cantSplit/>
              <w:tblHeader/>
            </w:trPr>
          </w:trPrChange>
        </w:trPr>
        <w:tc>
          <w:tcPr>
            <w:tcW w:w="1319" w:type="dxa"/>
            <w:vMerge w:val="restart"/>
            <w:shd w:val="clear" w:color="auto" w:fill="17365D" w:themeFill="text2" w:themeFillShade="BF"/>
            <w:vAlign w:val="center"/>
            <w:tcPrChange w:id="8" w:author="Steven Chen" w:date="2016-12-16T17:56:00Z">
              <w:tcPr>
                <w:tcW w:w="1319" w:type="dxa"/>
                <w:vMerge w:val="restart"/>
                <w:shd w:val="clear" w:color="auto" w:fill="17365D" w:themeFill="text2" w:themeFillShade="BF"/>
                <w:vAlign w:val="center"/>
              </w:tcPr>
            </w:tcPrChange>
          </w:tcPr>
          <w:p w14:paraId="4C5F29E9" w14:textId="77777777" w:rsidR="00F94FE7" w:rsidRPr="00211DF8" w:rsidRDefault="00F94FE7" w:rsidP="00EE1043">
            <w:pPr>
              <w:spacing w:after="0"/>
              <w:jc w:val="both"/>
              <w:rPr>
                <w:rFonts w:ascii="Palatino Linotype" w:eastAsia="Microsoft YaHei" w:hAnsi="Palatino Linotype"/>
                <w:color w:val="FFFFFF"/>
                <w:szCs w:val="20"/>
                <w:lang w:eastAsia="zh-CN"/>
              </w:rPr>
            </w:pPr>
            <w:r w:rsidRPr="00211DF8">
              <w:rPr>
                <w:rFonts w:ascii="Palatino Linotype" w:eastAsia="Microsoft YaHei" w:hAnsi="Palatino Linotype"/>
                <w:color w:val="FFFFFF"/>
                <w:szCs w:val="20"/>
                <w:lang w:eastAsia="zh-CN"/>
              </w:rPr>
              <w:t>Name/Title</w:t>
            </w:r>
          </w:p>
        </w:tc>
        <w:tc>
          <w:tcPr>
            <w:tcW w:w="9098" w:type="dxa"/>
            <w:gridSpan w:val="2"/>
            <w:shd w:val="clear" w:color="auto" w:fill="auto"/>
            <w:vAlign w:val="center"/>
            <w:tcPrChange w:id="9" w:author="Steven Chen" w:date="2016-12-16T17:56:00Z">
              <w:tcPr>
                <w:tcW w:w="8913" w:type="dxa"/>
                <w:gridSpan w:val="2"/>
                <w:shd w:val="clear" w:color="auto" w:fill="auto"/>
                <w:vAlign w:val="center"/>
              </w:tcPr>
            </w:tcPrChange>
          </w:tcPr>
          <w:p w14:paraId="79D7BC70" w14:textId="7AB2790F" w:rsidR="00F94FE7" w:rsidRPr="00211DF8" w:rsidRDefault="00F94FE7" w:rsidP="00EE1043">
            <w:pPr>
              <w:spacing w:after="0"/>
              <w:jc w:val="both"/>
              <w:rPr>
                <w:rFonts w:ascii="Palatino Linotype" w:eastAsia="Microsoft YaHei" w:hAnsi="Palatino Linotype"/>
                <w:szCs w:val="20"/>
              </w:rPr>
            </w:pPr>
            <w:r>
              <w:rPr>
                <w:rFonts w:ascii="Palatino Linotype" w:eastAsia="Microsoft YaHei" w:hAnsi="Palatino Linotype"/>
                <w:szCs w:val="20"/>
              </w:rPr>
              <w:t>Carl</w:t>
            </w:r>
          </w:p>
        </w:tc>
      </w:tr>
      <w:tr w:rsidR="00F94FE7" w:rsidRPr="00211DF8" w14:paraId="491F5C69" w14:textId="77777777" w:rsidTr="00AD39B4">
        <w:trPr>
          <w:cantSplit/>
          <w:tblHeader/>
          <w:trPrChange w:id="10" w:author="Steven Chen" w:date="2016-12-16T17:56:00Z">
            <w:trPr>
              <w:cantSplit/>
              <w:tblHeader/>
            </w:trPr>
          </w:trPrChange>
        </w:trPr>
        <w:tc>
          <w:tcPr>
            <w:tcW w:w="1319" w:type="dxa"/>
            <w:vMerge/>
            <w:tcBorders>
              <w:bottom w:val="single" w:sz="4" w:space="0" w:color="auto"/>
            </w:tcBorders>
            <w:shd w:val="clear" w:color="auto" w:fill="17365D" w:themeFill="text2" w:themeFillShade="BF"/>
            <w:vAlign w:val="center"/>
            <w:tcPrChange w:id="11" w:author="Steven Chen" w:date="2016-12-16T17:56:00Z">
              <w:tcPr>
                <w:tcW w:w="1319" w:type="dxa"/>
                <w:vMerge/>
                <w:tcBorders>
                  <w:bottom w:val="single" w:sz="4" w:space="0" w:color="auto"/>
                </w:tcBorders>
                <w:shd w:val="clear" w:color="auto" w:fill="17365D" w:themeFill="text2" w:themeFillShade="BF"/>
                <w:vAlign w:val="center"/>
              </w:tcPr>
            </w:tcPrChange>
          </w:tcPr>
          <w:p w14:paraId="1363D1A6" w14:textId="77777777" w:rsidR="00F94FE7" w:rsidRPr="00211DF8" w:rsidRDefault="00F94FE7" w:rsidP="00EE1043">
            <w:pPr>
              <w:spacing w:after="0"/>
              <w:jc w:val="both"/>
              <w:rPr>
                <w:rFonts w:ascii="Palatino Linotype" w:eastAsia="Microsoft YaHei" w:hAnsi="Palatino Linotype"/>
                <w:color w:val="FFFFFF"/>
                <w:szCs w:val="20"/>
              </w:rPr>
            </w:pPr>
          </w:p>
        </w:tc>
        <w:tc>
          <w:tcPr>
            <w:tcW w:w="475" w:type="dxa"/>
            <w:shd w:val="clear" w:color="auto" w:fill="17365D" w:themeFill="text2" w:themeFillShade="BF"/>
            <w:vAlign w:val="center"/>
            <w:tcPrChange w:id="12" w:author="Steven Chen" w:date="2016-12-16T17:56:00Z">
              <w:tcPr>
                <w:tcW w:w="475" w:type="dxa"/>
                <w:shd w:val="clear" w:color="auto" w:fill="17365D" w:themeFill="text2" w:themeFillShade="BF"/>
                <w:vAlign w:val="center"/>
              </w:tcPr>
            </w:tcPrChange>
          </w:tcPr>
          <w:p w14:paraId="776E8E31" w14:textId="77777777" w:rsidR="00F94FE7" w:rsidRPr="00211DF8" w:rsidRDefault="00F94FE7" w:rsidP="00EE1043">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rPr>
              <w:t>#</w:t>
            </w:r>
          </w:p>
        </w:tc>
        <w:tc>
          <w:tcPr>
            <w:tcW w:w="8623" w:type="dxa"/>
            <w:shd w:val="clear" w:color="auto" w:fill="17365D" w:themeFill="text2" w:themeFillShade="BF"/>
            <w:vAlign w:val="center"/>
            <w:tcPrChange w:id="13" w:author="Steven Chen" w:date="2016-12-16T17:56:00Z">
              <w:tcPr>
                <w:tcW w:w="8438" w:type="dxa"/>
                <w:shd w:val="clear" w:color="auto" w:fill="17365D" w:themeFill="text2" w:themeFillShade="BF"/>
                <w:vAlign w:val="center"/>
              </w:tcPr>
            </w:tcPrChange>
          </w:tcPr>
          <w:p w14:paraId="6751D32D" w14:textId="77777777" w:rsidR="00F94FE7" w:rsidRPr="00211DF8" w:rsidRDefault="00F94FE7" w:rsidP="00EE1043">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Comments</w:t>
            </w:r>
          </w:p>
        </w:tc>
      </w:tr>
      <w:tr w:rsidR="00F94FE7" w:rsidRPr="00211DF8" w14:paraId="7C4B4ECA" w14:textId="77777777" w:rsidTr="00AD39B4">
        <w:trPr>
          <w:cantSplit/>
          <w:trHeight w:val="70"/>
          <w:trPrChange w:id="14" w:author="Steven Chen" w:date="2016-12-16T17:56:00Z">
            <w:trPr>
              <w:cantSplit/>
              <w:trHeight w:val="70"/>
            </w:trPr>
          </w:trPrChange>
        </w:trPr>
        <w:tc>
          <w:tcPr>
            <w:tcW w:w="1319" w:type="dxa"/>
            <w:shd w:val="clear" w:color="auto" w:fill="DBE5F1" w:themeFill="accent1" w:themeFillTint="33"/>
            <w:vAlign w:val="center"/>
            <w:tcPrChange w:id="15" w:author="Steven Chen" w:date="2016-12-16T17:56:00Z">
              <w:tcPr>
                <w:tcW w:w="1319" w:type="dxa"/>
                <w:shd w:val="clear" w:color="auto" w:fill="DBE5F1" w:themeFill="accent1" w:themeFillTint="33"/>
                <w:vAlign w:val="center"/>
              </w:tcPr>
            </w:tcPrChange>
          </w:tcPr>
          <w:p w14:paraId="5328F3AC" w14:textId="77777777" w:rsidR="00F94FE7" w:rsidRPr="00DD45AE" w:rsidRDefault="00F94FE7" w:rsidP="00EE1043">
            <w:pPr>
              <w:spacing w:after="0"/>
              <w:jc w:val="both"/>
              <w:rPr>
                <w:rFonts w:ascii="Palatino Linotype" w:eastAsia="Microsoft YaHei" w:hAnsi="Palatino Linotype"/>
                <w:szCs w:val="20"/>
              </w:rPr>
            </w:pPr>
            <w:r w:rsidRPr="00DD45AE">
              <w:rPr>
                <w:rFonts w:ascii="Palatino Linotype" w:eastAsia="Microsoft YaHei" w:hAnsi="Palatino Linotype"/>
                <w:szCs w:val="20"/>
                <w:lang w:eastAsia="zh-CN"/>
              </w:rPr>
              <w:t>Comment</w:t>
            </w:r>
          </w:p>
        </w:tc>
        <w:tc>
          <w:tcPr>
            <w:tcW w:w="475" w:type="dxa"/>
            <w:shd w:val="clear" w:color="auto" w:fill="DBE5F1" w:themeFill="accent1" w:themeFillTint="33"/>
            <w:vAlign w:val="center"/>
            <w:tcPrChange w:id="16" w:author="Steven Chen" w:date="2016-12-16T17:56:00Z">
              <w:tcPr>
                <w:tcW w:w="475" w:type="dxa"/>
                <w:shd w:val="clear" w:color="auto" w:fill="DBE5F1" w:themeFill="accent1" w:themeFillTint="33"/>
                <w:vAlign w:val="center"/>
              </w:tcPr>
            </w:tcPrChange>
          </w:tcPr>
          <w:p w14:paraId="6518EAEB" w14:textId="77777777" w:rsidR="00F94FE7" w:rsidRPr="00211DF8" w:rsidRDefault="00F94FE7" w:rsidP="00EE1043">
            <w:pPr>
              <w:spacing w:after="0"/>
              <w:jc w:val="both"/>
              <w:rPr>
                <w:rFonts w:ascii="Palatino Linotype" w:eastAsia="Microsoft YaHei" w:hAnsi="Palatino Linotype"/>
                <w:szCs w:val="20"/>
              </w:rPr>
            </w:pPr>
            <w:r>
              <w:rPr>
                <w:rFonts w:ascii="Palatino Linotype" w:eastAsia="Microsoft YaHei" w:hAnsi="Palatino Linotype"/>
                <w:szCs w:val="20"/>
              </w:rPr>
              <w:t>1</w:t>
            </w:r>
          </w:p>
        </w:tc>
        <w:tc>
          <w:tcPr>
            <w:tcW w:w="8623" w:type="dxa"/>
            <w:shd w:val="clear" w:color="auto" w:fill="DBE5F1" w:themeFill="accent1" w:themeFillTint="33"/>
            <w:vAlign w:val="center"/>
            <w:tcPrChange w:id="17" w:author="Steven Chen" w:date="2016-12-16T17:56:00Z">
              <w:tcPr>
                <w:tcW w:w="8438" w:type="dxa"/>
                <w:shd w:val="clear" w:color="auto" w:fill="DBE5F1" w:themeFill="accent1" w:themeFillTint="33"/>
                <w:vAlign w:val="center"/>
              </w:tcPr>
            </w:tcPrChange>
          </w:tcPr>
          <w:p w14:paraId="07F9269F" w14:textId="42E41A65" w:rsidR="00F94FE7" w:rsidRPr="00211DF8" w:rsidRDefault="00F94FE7" w:rsidP="00EE1043">
            <w:pPr>
              <w:spacing w:after="0" w:line="240" w:lineRule="auto"/>
              <w:jc w:val="both"/>
              <w:rPr>
                <w:rFonts w:ascii="Palatino Linotype" w:hAnsi="Palatino Linotype"/>
                <w:szCs w:val="20"/>
              </w:rPr>
            </w:pPr>
            <w:r>
              <w:rPr>
                <w:rFonts w:ascii="Palatino Linotype" w:hAnsi="Palatino Linotype"/>
                <w:szCs w:val="20"/>
              </w:rPr>
              <w:t>Need to add a new data source of CSV file in polling (POS client to Staging)</w:t>
            </w:r>
          </w:p>
        </w:tc>
      </w:tr>
      <w:tr w:rsidR="00F94FE7" w:rsidRPr="00211DF8" w14:paraId="2D3AF6A3" w14:textId="77777777" w:rsidTr="00AD39B4">
        <w:trPr>
          <w:cantSplit/>
          <w:trHeight w:val="323"/>
          <w:trPrChange w:id="18" w:author="Steven Chen" w:date="2016-12-16T17:56:00Z">
            <w:trPr>
              <w:cantSplit/>
              <w:trHeight w:val="323"/>
            </w:trPr>
          </w:trPrChange>
        </w:trPr>
        <w:tc>
          <w:tcPr>
            <w:tcW w:w="1319" w:type="dxa"/>
            <w:shd w:val="clear" w:color="auto" w:fill="DBE5F1" w:themeFill="accent1" w:themeFillTint="33"/>
            <w:vAlign w:val="center"/>
            <w:tcPrChange w:id="19" w:author="Steven Chen" w:date="2016-12-16T17:56:00Z">
              <w:tcPr>
                <w:tcW w:w="1319" w:type="dxa"/>
                <w:shd w:val="clear" w:color="auto" w:fill="DBE5F1" w:themeFill="accent1" w:themeFillTint="33"/>
                <w:vAlign w:val="center"/>
              </w:tcPr>
            </w:tcPrChange>
          </w:tcPr>
          <w:p w14:paraId="701AA1F4" w14:textId="77777777" w:rsidR="00F94FE7" w:rsidRPr="00DD45AE" w:rsidRDefault="00F94FE7" w:rsidP="00EE1043">
            <w:pPr>
              <w:spacing w:after="0"/>
              <w:jc w:val="both"/>
              <w:rPr>
                <w:rFonts w:ascii="Palatino Linotype" w:eastAsia="Microsoft YaHei" w:hAnsi="Palatino Linotype"/>
                <w:szCs w:val="20"/>
                <w:lang w:eastAsia="zh-CN"/>
              </w:rPr>
            </w:pPr>
            <w:r w:rsidRPr="00DD45AE">
              <w:rPr>
                <w:rFonts w:ascii="Palatino Linotype" w:eastAsia="Microsoft YaHei" w:hAnsi="Palatino Linotype"/>
                <w:szCs w:val="20"/>
                <w:lang w:eastAsia="zh-CN"/>
              </w:rPr>
              <w:t>Response</w:t>
            </w:r>
          </w:p>
        </w:tc>
        <w:tc>
          <w:tcPr>
            <w:tcW w:w="475" w:type="dxa"/>
            <w:shd w:val="clear" w:color="auto" w:fill="DBE5F1" w:themeFill="accent1" w:themeFillTint="33"/>
            <w:vAlign w:val="center"/>
            <w:tcPrChange w:id="20" w:author="Steven Chen" w:date="2016-12-16T17:56:00Z">
              <w:tcPr>
                <w:tcW w:w="475" w:type="dxa"/>
                <w:shd w:val="clear" w:color="auto" w:fill="DBE5F1" w:themeFill="accent1" w:themeFillTint="33"/>
                <w:vAlign w:val="center"/>
              </w:tcPr>
            </w:tcPrChange>
          </w:tcPr>
          <w:p w14:paraId="48C3F02C" w14:textId="77777777" w:rsidR="00F94FE7" w:rsidRPr="00211DF8" w:rsidRDefault="00F94FE7" w:rsidP="00EE1043">
            <w:pPr>
              <w:spacing w:after="0"/>
              <w:jc w:val="both"/>
              <w:rPr>
                <w:rFonts w:ascii="Palatino Linotype" w:eastAsia="Microsoft YaHei" w:hAnsi="Palatino Linotype"/>
                <w:szCs w:val="20"/>
              </w:rPr>
            </w:pPr>
            <w:r>
              <w:rPr>
                <w:rFonts w:ascii="Palatino Linotype" w:eastAsia="Microsoft YaHei" w:hAnsi="Palatino Linotype"/>
                <w:szCs w:val="20"/>
              </w:rPr>
              <w:t>1</w:t>
            </w:r>
          </w:p>
        </w:tc>
        <w:tc>
          <w:tcPr>
            <w:tcW w:w="8623" w:type="dxa"/>
            <w:shd w:val="clear" w:color="auto" w:fill="DBE5F1" w:themeFill="accent1" w:themeFillTint="33"/>
            <w:vAlign w:val="center"/>
            <w:tcPrChange w:id="21" w:author="Steven Chen" w:date="2016-12-16T17:56:00Z">
              <w:tcPr>
                <w:tcW w:w="8438" w:type="dxa"/>
                <w:shd w:val="clear" w:color="auto" w:fill="DBE5F1" w:themeFill="accent1" w:themeFillTint="33"/>
                <w:vAlign w:val="center"/>
              </w:tcPr>
            </w:tcPrChange>
          </w:tcPr>
          <w:p w14:paraId="1FE19C6E" w14:textId="112FBD67" w:rsidR="00F94FE7" w:rsidRPr="00211DF8" w:rsidRDefault="00F94FE7" w:rsidP="00EE1043">
            <w:pPr>
              <w:spacing w:after="0"/>
              <w:jc w:val="both"/>
              <w:rPr>
                <w:rFonts w:ascii="Palatino Linotype" w:eastAsia="Microsoft YaHei" w:hAnsi="Palatino Linotype"/>
                <w:szCs w:val="20"/>
              </w:rPr>
            </w:pPr>
            <w:r>
              <w:rPr>
                <w:rFonts w:ascii="Palatino Linotype" w:eastAsia="Microsoft YaHei" w:hAnsi="Palatino Linotype"/>
                <w:szCs w:val="20"/>
              </w:rPr>
              <w:t>Applied this requirement but may provide impact to project schedule</w:t>
            </w:r>
          </w:p>
        </w:tc>
      </w:tr>
      <w:tr w:rsidR="00F94FE7" w14:paraId="47BCE815" w14:textId="77777777" w:rsidTr="00AD39B4">
        <w:trPr>
          <w:cantSplit/>
          <w:trHeight w:val="323"/>
          <w:trPrChange w:id="22" w:author="Steven Chen" w:date="2016-12-16T17:56:00Z">
            <w:trPr>
              <w:cantSplit/>
              <w:trHeight w:val="323"/>
            </w:trPr>
          </w:trPrChange>
        </w:trPr>
        <w:tc>
          <w:tcPr>
            <w:tcW w:w="1319" w:type="dxa"/>
            <w:shd w:val="clear" w:color="auto" w:fill="auto"/>
            <w:vAlign w:val="center"/>
            <w:tcPrChange w:id="23" w:author="Steven Chen" w:date="2016-12-16T17:56:00Z">
              <w:tcPr>
                <w:tcW w:w="1319" w:type="dxa"/>
                <w:shd w:val="clear" w:color="auto" w:fill="auto"/>
                <w:vAlign w:val="center"/>
              </w:tcPr>
            </w:tcPrChange>
          </w:tcPr>
          <w:p w14:paraId="4A149A6A" w14:textId="77777777" w:rsidR="00F94FE7" w:rsidRPr="00DD45AE" w:rsidRDefault="00F94FE7" w:rsidP="00EE1043">
            <w:pPr>
              <w:spacing w:after="0"/>
              <w:jc w:val="both"/>
              <w:rPr>
                <w:rFonts w:ascii="Palatino Linotype" w:eastAsia="Microsoft YaHei" w:hAnsi="Palatino Linotype"/>
                <w:szCs w:val="20"/>
                <w:lang w:eastAsia="zh-CN"/>
              </w:rPr>
            </w:pPr>
            <w:r w:rsidRPr="00DD45AE">
              <w:rPr>
                <w:rFonts w:ascii="Palatino Linotype" w:eastAsia="Microsoft YaHei" w:hAnsi="Palatino Linotype"/>
                <w:szCs w:val="20"/>
                <w:lang w:eastAsia="zh-CN"/>
              </w:rPr>
              <w:t>Comment</w:t>
            </w:r>
          </w:p>
        </w:tc>
        <w:tc>
          <w:tcPr>
            <w:tcW w:w="475" w:type="dxa"/>
            <w:shd w:val="clear" w:color="auto" w:fill="auto"/>
            <w:vAlign w:val="center"/>
            <w:tcPrChange w:id="24" w:author="Steven Chen" w:date="2016-12-16T17:56:00Z">
              <w:tcPr>
                <w:tcW w:w="475" w:type="dxa"/>
                <w:shd w:val="clear" w:color="auto" w:fill="auto"/>
                <w:vAlign w:val="center"/>
              </w:tcPr>
            </w:tcPrChange>
          </w:tcPr>
          <w:p w14:paraId="1374AE20" w14:textId="77777777" w:rsidR="00F94FE7" w:rsidRDefault="00F94FE7" w:rsidP="00EE1043">
            <w:pPr>
              <w:spacing w:after="0"/>
              <w:jc w:val="both"/>
              <w:rPr>
                <w:rFonts w:ascii="Palatino Linotype" w:eastAsia="Microsoft YaHei" w:hAnsi="Palatino Linotype"/>
                <w:szCs w:val="20"/>
              </w:rPr>
            </w:pPr>
            <w:r>
              <w:rPr>
                <w:rFonts w:ascii="Palatino Linotype" w:eastAsia="Microsoft YaHei" w:hAnsi="Palatino Linotype"/>
                <w:szCs w:val="20"/>
              </w:rPr>
              <w:t>2</w:t>
            </w:r>
          </w:p>
        </w:tc>
        <w:tc>
          <w:tcPr>
            <w:tcW w:w="8623" w:type="dxa"/>
            <w:shd w:val="clear" w:color="auto" w:fill="auto"/>
            <w:vAlign w:val="center"/>
            <w:tcPrChange w:id="25" w:author="Steven Chen" w:date="2016-12-16T17:56:00Z">
              <w:tcPr>
                <w:tcW w:w="8438" w:type="dxa"/>
                <w:shd w:val="clear" w:color="auto" w:fill="auto"/>
                <w:vAlign w:val="center"/>
              </w:tcPr>
            </w:tcPrChange>
          </w:tcPr>
          <w:p w14:paraId="7E48BE63" w14:textId="0D5F556B" w:rsidR="00F94FE7" w:rsidRDefault="00F94FE7">
            <w:pPr>
              <w:spacing w:after="0"/>
              <w:jc w:val="both"/>
              <w:rPr>
                <w:rFonts w:ascii="Palatino Linotype" w:eastAsia="Microsoft YaHei" w:hAnsi="Palatino Linotype"/>
                <w:szCs w:val="20"/>
              </w:rPr>
            </w:pPr>
            <w:r>
              <w:rPr>
                <w:rFonts w:ascii="Palatino Linotype" w:eastAsia="Microsoft YaHei" w:hAnsi="Palatino Linotype"/>
                <w:szCs w:val="20"/>
              </w:rPr>
              <w:t xml:space="preserve">There are 2 types of DBF files, </w:t>
            </w:r>
            <w:r w:rsidR="00E023BE">
              <w:rPr>
                <w:rFonts w:ascii="Palatino Linotype" w:eastAsia="Microsoft YaHei" w:hAnsi="Palatino Linotype"/>
                <w:szCs w:val="20"/>
              </w:rPr>
              <w:t>Infrasys</w:t>
            </w:r>
            <w:r>
              <w:rPr>
                <w:rFonts w:ascii="Palatino Linotype" w:eastAsia="Microsoft YaHei" w:hAnsi="Palatino Linotype"/>
                <w:szCs w:val="20"/>
              </w:rPr>
              <w:t xml:space="preserve"> &amp; </w:t>
            </w:r>
            <w:r w:rsidR="00E023BE">
              <w:rPr>
                <w:rFonts w:ascii="Palatino Linotype" w:eastAsia="Microsoft YaHei" w:hAnsi="Palatino Linotype"/>
                <w:szCs w:val="20"/>
              </w:rPr>
              <w:t>P</w:t>
            </w:r>
            <w:r>
              <w:rPr>
                <w:rFonts w:ascii="Palatino Linotype" w:eastAsia="Microsoft YaHei" w:hAnsi="Palatino Linotype"/>
                <w:szCs w:val="20"/>
              </w:rPr>
              <w:t>ointsoft</w:t>
            </w:r>
          </w:p>
        </w:tc>
      </w:tr>
      <w:tr w:rsidR="00F94FE7" w14:paraId="7577BEE0" w14:textId="77777777" w:rsidTr="00AD39B4">
        <w:trPr>
          <w:cantSplit/>
          <w:trHeight w:val="323"/>
          <w:trPrChange w:id="26" w:author="Steven Chen" w:date="2016-12-16T17:56:00Z">
            <w:trPr>
              <w:cantSplit/>
              <w:trHeight w:val="323"/>
            </w:trPr>
          </w:trPrChange>
        </w:trPr>
        <w:tc>
          <w:tcPr>
            <w:tcW w:w="1319" w:type="dxa"/>
            <w:shd w:val="clear" w:color="auto" w:fill="auto"/>
            <w:vAlign w:val="center"/>
            <w:tcPrChange w:id="27" w:author="Steven Chen" w:date="2016-12-16T17:56:00Z">
              <w:tcPr>
                <w:tcW w:w="1319" w:type="dxa"/>
                <w:shd w:val="clear" w:color="auto" w:fill="auto"/>
                <w:vAlign w:val="center"/>
              </w:tcPr>
            </w:tcPrChange>
          </w:tcPr>
          <w:p w14:paraId="35203AE2" w14:textId="77777777" w:rsidR="00F94FE7" w:rsidRPr="00DD45AE" w:rsidRDefault="00F94FE7" w:rsidP="00EE1043">
            <w:pPr>
              <w:spacing w:after="0"/>
              <w:jc w:val="both"/>
              <w:rPr>
                <w:rFonts w:ascii="Palatino Linotype" w:eastAsia="Microsoft YaHei" w:hAnsi="Palatino Linotype"/>
                <w:szCs w:val="20"/>
                <w:lang w:eastAsia="zh-CN"/>
              </w:rPr>
            </w:pPr>
            <w:r w:rsidRPr="00DD45AE">
              <w:rPr>
                <w:rFonts w:ascii="Palatino Linotype" w:eastAsia="Microsoft YaHei" w:hAnsi="Palatino Linotype"/>
                <w:szCs w:val="20"/>
                <w:lang w:eastAsia="zh-CN"/>
              </w:rPr>
              <w:t>Response</w:t>
            </w:r>
          </w:p>
        </w:tc>
        <w:tc>
          <w:tcPr>
            <w:tcW w:w="475" w:type="dxa"/>
            <w:shd w:val="clear" w:color="auto" w:fill="auto"/>
            <w:vAlign w:val="center"/>
            <w:tcPrChange w:id="28" w:author="Steven Chen" w:date="2016-12-16T17:56:00Z">
              <w:tcPr>
                <w:tcW w:w="475" w:type="dxa"/>
                <w:shd w:val="clear" w:color="auto" w:fill="auto"/>
                <w:vAlign w:val="center"/>
              </w:tcPr>
            </w:tcPrChange>
          </w:tcPr>
          <w:p w14:paraId="307FADFE" w14:textId="77777777" w:rsidR="00F94FE7" w:rsidRDefault="00F94FE7" w:rsidP="00EE1043">
            <w:pPr>
              <w:spacing w:after="0"/>
              <w:jc w:val="both"/>
              <w:rPr>
                <w:rFonts w:ascii="Palatino Linotype" w:eastAsia="Microsoft YaHei" w:hAnsi="Palatino Linotype"/>
                <w:szCs w:val="20"/>
              </w:rPr>
            </w:pPr>
            <w:r>
              <w:rPr>
                <w:rFonts w:ascii="Palatino Linotype" w:eastAsia="Microsoft YaHei" w:hAnsi="Palatino Linotype"/>
                <w:szCs w:val="20"/>
              </w:rPr>
              <w:t>2</w:t>
            </w:r>
          </w:p>
        </w:tc>
        <w:tc>
          <w:tcPr>
            <w:tcW w:w="8623" w:type="dxa"/>
            <w:shd w:val="clear" w:color="auto" w:fill="auto"/>
            <w:vAlign w:val="center"/>
            <w:tcPrChange w:id="29" w:author="Steven Chen" w:date="2016-12-16T17:56:00Z">
              <w:tcPr>
                <w:tcW w:w="8438" w:type="dxa"/>
                <w:shd w:val="clear" w:color="auto" w:fill="auto"/>
                <w:vAlign w:val="center"/>
              </w:tcPr>
            </w:tcPrChange>
          </w:tcPr>
          <w:p w14:paraId="2D42C476" w14:textId="34823047" w:rsidR="00F94FE7" w:rsidRDefault="00D81441">
            <w:pPr>
              <w:spacing w:after="0"/>
              <w:jc w:val="both"/>
              <w:rPr>
                <w:rFonts w:ascii="Palatino Linotype" w:eastAsia="Microsoft YaHei" w:hAnsi="Palatino Linotype"/>
                <w:szCs w:val="20"/>
              </w:rPr>
            </w:pPr>
            <w:r>
              <w:rPr>
                <w:rFonts w:ascii="Palatino Linotype" w:eastAsia="Microsoft YaHei" w:hAnsi="Palatino Linotype"/>
                <w:szCs w:val="20"/>
              </w:rPr>
              <w:t xml:space="preserve">Noted and request Maxim IT to provide the format of both and confirm their format/content </w:t>
            </w:r>
            <w:r w:rsidR="00E023BE">
              <w:rPr>
                <w:rFonts w:ascii="Palatino Linotype" w:eastAsia="Microsoft YaHei" w:hAnsi="Palatino Linotype"/>
                <w:szCs w:val="20"/>
              </w:rPr>
              <w:t>is</w:t>
            </w:r>
            <w:r>
              <w:rPr>
                <w:rFonts w:ascii="Palatino Linotype" w:eastAsia="Microsoft YaHei" w:hAnsi="Palatino Linotype"/>
                <w:szCs w:val="20"/>
              </w:rPr>
              <w:t xml:space="preserve"> aligned.</w:t>
            </w:r>
          </w:p>
        </w:tc>
      </w:tr>
      <w:tr w:rsidR="00755B47" w14:paraId="43E0A250" w14:textId="77777777" w:rsidTr="00AD39B4">
        <w:trPr>
          <w:cantSplit/>
          <w:trHeight w:val="323"/>
          <w:trPrChange w:id="30" w:author="Steven Chen" w:date="2016-12-16T17:56:00Z">
            <w:trPr>
              <w:cantSplit/>
              <w:trHeight w:val="323"/>
            </w:trPr>
          </w:trPrChange>
        </w:trPr>
        <w:tc>
          <w:tcPr>
            <w:tcW w:w="1319" w:type="dxa"/>
            <w:shd w:val="clear" w:color="auto" w:fill="DBE5F1" w:themeFill="accent1" w:themeFillTint="33"/>
            <w:vAlign w:val="center"/>
            <w:tcPrChange w:id="31" w:author="Steven Chen" w:date="2016-12-16T17:56:00Z">
              <w:tcPr>
                <w:tcW w:w="1319" w:type="dxa"/>
                <w:shd w:val="clear" w:color="auto" w:fill="DBE5F1" w:themeFill="accent1" w:themeFillTint="33"/>
                <w:vAlign w:val="center"/>
              </w:tcPr>
            </w:tcPrChange>
          </w:tcPr>
          <w:p w14:paraId="525E5F8A" w14:textId="4685C62D" w:rsidR="00755B47" w:rsidRPr="00DD45AE" w:rsidRDefault="00755B47" w:rsidP="00755B47">
            <w:pPr>
              <w:spacing w:after="0"/>
              <w:jc w:val="both"/>
              <w:rPr>
                <w:rFonts w:ascii="Palatino Linotype" w:eastAsia="Microsoft YaHei" w:hAnsi="Palatino Linotype"/>
                <w:szCs w:val="20"/>
                <w:lang w:eastAsia="zh-CN"/>
              </w:rPr>
            </w:pPr>
            <w:r w:rsidRPr="00DD45AE">
              <w:rPr>
                <w:rFonts w:ascii="Palatino Linotype" w:eastAsia="Microsoft YaHei" w:hAnsi="Palatino Linotype"/>
                <w:szCs w:val="20"/>
                <w:lang w:eastAsia="zh-CN"/>
              </w:rPr>
              <w:t>Comment</w:t>
            </w:r>
          </w:p>
        </w:tc>
        <w:tc>
          <w:tcPr>
            <w:tcW w:w="475" w:type="dxa"/>
            <w:shd w:val="clear" w:color="auto" w:fill="DBE5F1" w:themeFill="accent1" w:themeFillTint="33"/>
            <w:vAlign w:val="center"/>
            <w:tcPrChange w:id="32" w:author="Steven Chen" w:date="2016-12-16T17:56:00Z">
              <w:tcPr>
                <w:tcW w:w="475" w:type="dxa"/>
                <w:shd w:val="clear" w:color="auto" w:fill="DBE5F1" w:themeFill="accent1" w:themeFillTint="33"/>
                <w:vAlign w:val="center"/>
              </w:tcPr>
            </w:tcPrChange>
          </w:tcPr>
          <w:p w14:paraId="0984037C" w14:textId="34944126" w:rsidR="00755B47" w:rsidRDefault="00755B47" w:rsidP="00755B47">
            <w:pPr>
              <w:spacing w:after="0"/>
              <w:jc w:val="both"/>
              <w:rPr>
                <w:rFonts w:ascii="Palatino Linotype" w:eastAsia="Microsoft YaHei" w:hAnsi="Palatino Linotype"/>
                <w:szCs w:val="20"/>
              </w:rPr>
            </w:pPr>
            <w:r>
              <w:rPr>
                <w:rFonts w:ascii="Palatino Linotype" w:eastAsia="Microsoft YaHei" w:hAnsi="Palatino Linotype"/>
                <w:szCs w:val="20"/>
              </w:rPr>
              <w:t>3</w:t>
            </w:r>
          </w:p>
        </w:tc>
        <w:tc>
          <w:tcPr>
            <w:tcW w:w="8623" w:type="dxa"/>
            <w:shd w:val="clear" w:color="auto" w:fill="DBE5F1" w:themeFill="accent1" w:themeFillTint="33"/>
            <w:vAlign w:val="center"/>
            <w:tcPrChange w:id="33" w:author="Steven Chen" w:date="2016-12-16T17:56:00Z">
              <w:tcPr>
                <w:tcW w:w="8438" w:type="dxa"/>
                <w:shd w:val="clear" w:color="auto" w:fill="DBE5F1" w:themeFill="accent1" w:themeFillTint="33"/>
                <w:vAlign w:val="center"/>
              </w:tcPr>
            </w:tcPrChange>
          </w:tcPr>
          <w:p w14:paraId="28865110" w14:textId="68F88FC2" w:rsidR="00755B47" w:rsidRDefault="00AD39B4" w:rsidP="00755B47">
            <w:pPr>
              <w:spacing w:after="0"/>
              <w:jc w:val="both"/>
              <w:rPr>
                <w:rFonts w:ascii="Palatino Linotype" w:eastAsia="Microsoft YaHei" w:hAnsi="Palatino Linotype"/>
                <w:szCs w:val="20"/>
              </w:rPr>
            </w:pPr>
            <w:ins w:id="34" w:author="Steven Chen" w:date="2016-12-16T17:56:00Z">
              <w:r>
                <w:rPr>
                  <w:rFonts w:ascii="Palatino Linotype" w:eastAsia="Microsoft YaHei" w:hAnsi="Palatino Linotype"/>
                  <w:szCs w:val="20"/>
                </w:rPr>
                <w:t>Refer to the response</w:t>
              </w:r>
            </w:ins>
          </w:p>
        </w:tc>
      </w:tr>
      <w:tr w:rsidR="00755B47" w14:paraId="5CB2A8CA" w14:textId="77777777" w:rsidTr="00AD39B4">
        <w:trPr>
          <w:cantSplit/>
          <w:trHeight w:val="323"/>
          <w:trPrChange w:id="35" w:author="Steven Chen" w:date="2016-12-16T17:56:00Z">
            <w:trPr>
              <w:cantSplit/>
              <w:trHeight w:val="323"/>
            </w:trPr>
          </w:trPrChange>
        </w:trPr>
        <w:tc>
          <w:tcPr>
            <w:tcW w:w="1319" w:type="dxa"/>
            <w:shd w:val="clear" w:color="auto" w:fill="DBE5F1" w:themeFill="accent1" w:themeFillTint="33"/>
            <w:vAlign w:val="center"/>
            <w:tcPrChange w:id="36" w:author="Steven Chen" w:date="2016-12-16T17:56:00Z">
              <w:tcPr>
                <w:tcW w:w="1319" w:type="dxa"/>
                <w:shd w:val="clear" w:color="auto" w:fill="DBE5F1" w:themeFill="accent1" w:themeFillTint="33"/>
                <w:vAlign w:val="center"/>
              </w:tcPr>
            </w:tcPrChange>
          </w:tcPr>
          <w:p w14:paraId="6DE45B1D" w14:textId="15107CE6" w:rsidR="00755B47" w:rsidRPr="00DD45AE" w:rsidRDefault="00755B47" w:rsidP="00755B47">
            <w:pPr>
              <w:spacing w:after="0"/>
              <w:jc w:val="both"/>
              <w:rPr>
                <w:rFonts w:ascii="Palatino Linotype" w:eastAsia="Microsoft YaHei" w:hAnsi="Palatino Linotype"/>
                <w:szCs w:val="20"/>
                <w:lang w:eastAsia="zh-CN"/>
              </w:rPr>
            </w:pPr>
            <w:r w:rsidRPr="00DD45AE">
              <w:rPr>
                <w:rFonts w:ascii="Palatino Linotype" w:eastAsia="Microsoft YaHei" w:hAnsi="Palatino Linotype"/>
                <w:szCs w:val="20"/>
                <w:lang w:eastAsia="zh-CN"/>
              </w:rPr>
              <w:t>Response</w:t>
            </w:r>
          </w:p>
        </w:tc>
        <w:tc>
          <w:tcPr>
            <w:tcW w:w="475" w:type="dxa"/>
            <w:shd w:val="clear" w:color="auto" w:fill="DBE5F1" w:themeFill="accent1" w:themeFillTint="33"/>
            <w:vAlign w:val="center"/>
            <w:tcPrChange w:id="37" w:author="Steven Chen" w:date="2016-12-16T17:56:00Z">
              <w:tcPr>
                <w:tcW w:w="475" w:type="dxa"/>
                <w:shd w:val="clear" w:color="auto" w:fill="DBE5F1" w:themeFill="accent1" w:themeFillTint="33"/>
                <w:vAlign w:val="center"/>
              </w:tcPr>
            </w:tcPrChange>
          </w:tcPr>
          <w:p w14:paraId="6C885E85" w14:textId="36940E1F" w:rsidR="00755B47" w:rsidRDefault="00755B47" w:rsidP="00755B47">
            <w:pPr>
              <w:spacing w:after="0"/>
              <w:jc w:val="both"/>
              <w:rPr>
                <w:rFonts w:ascii="Palatino Linotype" w:eastAsia="Microsoft YaHei" w:hAnsi="Palatino Linotype"/>
                <w:szCs w:val="20"/>
              </w:rPr>
            </w:pPr>
            <w:r>
              <w:rPr>
                <w:rFonts w:ascii="Palatino Linotype" w:eastAsia="Microsoft YaHei" w:hAnsi="Palatino Linotype"/>
                <w:szCs w:val="20"/>
              </w:rPr>
              <w:t>3</w:t>
            </w:r>
          </w:p>
        </w:tc>
        <w:tc>
          <w:tcPr>
            <w:tcW w:w="8623" w:type="dxa"/>
            <w:shd w:val="clear" w:color="auto" w:fill="DBE5F1" w:themeFill="accent1" w:themeFillTint="33"/>
            <w:vAlign w:val="center"/>
            <w:tcPrChange w:id="38" w:author="Steven Chen" w:date="2016-12-16T17:56:00Z">
              <w:tcPr>
                <w:tcW w:w="8438" w:type="dxa"/>
                <w:shd w:val="clear" w:color="auto" w:fill="DBE5F1" w:themeFill="accent1" w:themeFillTint="33"/>
                <w:vAlign w:val="center"/>
              </w:tcPr>
            </w:tcPrChange>
          </w:tcPr>
          <w:p w14:paraId="3632466D" w14:textId="09790C5D" w:rsidR="00AD39B4" w:rsidRDefault="00AD39B4" w:rsidP="00CD55B3">
            <w:pPr>
              <w:spacing w:after="0"/>
              <w:rPr>
                <w:ins w:id="39" w:author="Steven Chen" w:date="2016-12-16T17:56:00Z"/>
                <w:rFonts w:ascii="Palatino Linotype" w:hAnsi="Palatino Linotype"/>
                <w:szCs w:val="20"/>
              </w:rPr>
              <w:pPrChange w:id="40" w:author="Steven Chen" w:date="2016-12-16T17:57:00Z">
                <w:pPr/>
              </w:pPrChange>
            </w:pPr>
            <w:ins w:id="41" w:author="Steven Chen" w:date="2016-12-16T17:56:00Z">
              <w:r>
                <w:rPr>
                  <w:rFonts w:ascii="Palatino Linotype" w:hAnsi="Palatino Linotype"/>
                  <w:szCs w:val="20"/>
                </w:rPr>
                <w:t xml:space="preserve">3.1.3.1 #1 </w:t>
              </w:r>
              <w:r>
                <w:rPr>
                  <w:rFonts w:ascii="Palatino Linotype" w:eastAsia="Microsoft YaHei" w:hAnsi="Palatino Linotype"/>
                  <w:szCs w:val="20"/>
                </w:rPr>
                <w:t>no additional component installations on the POS client</w:t>
              </w:r>
            </w:ins>
          </w:p>
          <w:p w14:paraId="2C26C266" w14:textId="4D672812" w:rsidR="00AD39B4" w:rsidRDefault="00AD39B4" w:rsidP="00CD55B3">
            <w:pPr>
              <w:spacing w:after="0"/>
              <w:rPr>
                <w:ins w:id="42" w:author="Steven Chen" w:date="2016-12-16T17:56:00Z"/>
                <w:rFonts w:ascii="Palatino Linotype" w:hAnsi="Palatino Linotype"/>
                <w:szCs w:val="20"/>
              </w:rPr>
              <w:pPrChange w:id="43" w:author="Steven Chen" w:date="2016-12-16T17:57:00Z">
                <w:pPr/>
              </w:pPrChange>
            </w:pPr>
            <w:ins w:id="44" w:author="Steven Chen" w:date="2016-12-16T17:56:00Z">
              <w:r>
                <w:rPr>
                  <w:rFonts w:ascii="Palatino Linotype" w:hAnsi="Palatino Linotype"/>
                  <w:szCs w:val="20"/>
                </w:rPr>
                <w:t xml:space="preserve">3.1.3.1 #4 revised “covert log” to “hist_possystem” according to Wing’s previous email </w:t>
              </w:r>
            </w:ins>
          </w:p>
          <w:p w14:paraId="25C89E20" w14:textId="4F24AF55" w:rsidR="00AD39B4" w:rsidRDefault="00AD39B4" w:rsidP="00CD55B3">
            <w:pPr>
              <w:spacing w:after="0"/>
              <w:rPr>
                <w:ins w:id="45" w:author="Steven Chen" w:date="2016-12-16T17:56:00Z"/>
                <w:rFonts w:ascii="Palatino Linotype" w:hAnsi="Palatino Linotype"/>
                <w:szCs w:val="20"/>
              </w:rPr>
              <w:pPrChange w:id="46" w:author="Steven Chen" w:date="2016-12-16T17:57:00Z">
                <w:pPr/>
              </w:pPrChange>
            </w:pPr>
            <w:ins w:id="47" w:author="Steven Chen" w:date="2016-12-16T17:56:00Z">
              <w:r>
                <w:rPr>
                  <w:rFonts w:ascii="Palatino Linotype" w:hAnsi="Palatino Linotype"/>
                  <w:szCs w:val="20"/>
                </w:rPr>
                <w:t>3.1.3.1 #5 Non-ESB enabled systems, e.g. cake order? Event order?</w:t>
              </w:r>
            </w:ins>
          </w:p>
          <w:p w14:paraId="36413C26" w14:textId="5F1BF8CD" w:rsidR="00AD39B4" w:rsidRDefault="00AD39B4" w:rsidP="00CD55B3">
            <w:pPr>
              <w:spacing w:after="0"/>
              <w:rPr>
                <w:ins w:id="48" w:author="Steven Chen" w:date="2016-12-16T17:56:00Z"/>
                <w:rFonts w:ascii="Palatino Linotype" w:hAnsi="Palatino Linotype"/>
                <w:szCs w:val="20"/>
              </w:rPr>
              <w:pPrChange w:id="49" w:author="Steven Chen" w:date="2016-12-16T17:57:00Z">
                <w:pPr/>
              </w:pPrChange>
            </w:pPr>
            <w:ins w:id="50" w:author="Steven Chen" w:date="2016-12-16T17:56:00Z">
              <w:r>
                <w:rPr>
                  <w:rFonts w:ascii="Palatino Linotype" w:hAnsi="Palatino Linotype"/>
                  <w:szCs w:val="20"/>
                </w:rPr>
                <w:t>3.1.3.1 #6 complete sales order = data which has valid records in orders, order extra and order pay</w:t>
              </w:r>
            </w:ins>
          </w:p>
          <w:p w14:paraId="34F48A0D" w14:textId="553EA3BA" w:rsidR="00AD39B4" w:rsidRDefault="00AD39B4" w:rsidP="00CD55B3">
            <w:pPr>
              <w:spacing w:after="0"/>
              <w:rPr>
                <w:ins w:id="51" w:author="Steven Chen" w:date="2016-12-16T17:56:00Z"/>
                <w:rFonts w:ascii="Palatino Linotype" w:hAnsi="Palatino Linotype"/>
                <w:szCs w:val="20"/>
              </w:rPr>
              <w:pPrChange w:id="52" w:author="Steven Chen" w:date="2016-12-16T17:57:00Z">
                <w:pPr/>
              </w:pPrChange>
            </w:pPr>
            <w:ins w:id="53" w:author="Steven Chen" w:date="2016-12-16T17:56:00Z">
              <w:r>
                <w:rPr>
                  <w:rFonts w:ascii="Palatino Linotype" w:hAnsi="Palatino Linotype"/>
                  <w:szCs w:val="20"/>
                </w:rPr>
                <w:t>3.1.3.1 #9 Revised upon last meeting according to Wing’s comment</w:t>
              </w:r>
            </w:ins>
          </w:p>
          <w:p w14:paraId="325A0244" w14:textId="11A72B8E" w:rsidR="00AD39B4" w:rsidRDefault="00AD39B4" w:rsidP="00CD55B3">
            <w:pPr>
              <w:spacing w:after="0"/>
              <w:rPr>
                <w:ins w:id="54" w:author="Steven Chen" w:date="2016-12-16T17:56:00Z"/>
                <w:rFonts w:ascii="Palatino Linotype" w:hAnsi="Palatino Linotype"/>
                <w:szCs w:val="20"/>
              </w:rPr>
              <w:pPrChange w:id="55" w:author="Steven Chen" w:date="2016-12-16T17:57:00Z">
                <w:pPr/>
              </w:pPrChange>
            </w:pPr>
            <w:ins w:id="56" w:author="Steven Chen" w:date="2016-12-16T17:56:00Z">
              <w:r>
                <w:rPr>
                  <w:rFonts w:ascii="Palatino Linotype" w:hAnsi="Palatino Linotype"/>
                  <w:szCs w:val="20"/>
                </w:rPr>
                <w:t>3.1.3.2 #1 Revised upon last meeting according to Wing’s comment</w:t>
              </w:r>
            </w:ins>
          </w:p>
          <w:p w14:paraId="56E5A865" w14:textId="3E2E4F5B" w:rsidR="00AD39B4" w:rsidRDefault="00AD39B4" w:rsidP="00CD55B3">
            <w:pPr>
              <w:spacing w:after="0"/>
              <w:rPr>
                <w:ins w:id="57" w:author="Steven Chen" w:date="2016-12-16T17:56:00Z"/>
                <w:rFonts w:ascii="Palatino Linotype" w:hAnsi="Palatino Linotype"/>
                <w:szCs w:val="20"/>
              </w:rPr>
              <w:pPrChange w:id="58" w:author="Steven Chen" w:date="2016-12-16T17:57:00Z">
                <w:pPr/>
              </w:pPrChange>
            </w:pPr>
            <w:ins w:id="59" w:author="Steven Chen" w:date="2016-12-16T17:56:00Z">
              <w:r>
                <w:rPr>
                  <w:rFonts w:ascii="Palatino Linotype" w:hAnsi="Palatino Linotype"/>
                  <w:szCs w:val="20"/>
                </w:rPr>
                <w:t>3.1.3.2 #3 Revised upon last meeting according to Wing’s comment</w:t>
              </w:r>
            </w:ins>
          </w:p>
          <w:p w14:paraId="39ED3403" w14:textId="74AD7A00" w:rsidR="00AD39B4" w:rsidRDefault="00AD39B4" w:rsidP="00CD55B3">
            <w:pPr>
              <w:spacing w:after="0"/>
              <w:rPr>
                <w:ins w:id="60" w:author="Steven Chen" w:date="2016-12-16T17:56:00Z"/>
                <w:rFonts w:ascii="Palatino Linotype" w:hAnsi="Palatino Linotype"/>
                <w:szCs w:val="20"/>
              </w:rPr>
              <w:pPrChange w:id="61" w:author="Steven Chen" w:date="2016-12-16T17:57:00Z">
                <w:pPr/>
              </w:pPrChange>
            </w:pPr>
            <w:ins w:id="62" w:author="Steven Chen" w:date="2016-12-16T17:56:00Z">
              <w:r>
                <w:rPr>
                  <w:rFonts w:ascii="Palatino Linotype" w:hAnsi="Palatino Linotype"/>
                  <w:szCs w:val="20"/>
                </w:rPr>
                <w:t>4.1 #Sales Data EOD, EOD data should check against “total record count &amp; total amount of target column” as check sum</w:t>
              </w:r>
            </w:ins>
          </w:p>
          <w:p w14:paraId="4D623DFB" w14:textId="715F6B8A" w:rsidR="00AD39B4" w:rsidRDefault="00AD39B4" w:rsidP="00CD55B3">
            <w:pPr>
              <w:spacing w:after="0"/>
              <w:rPr>
                <w:ins w:id="63" w:author="Steven Chen" w:date="2016-12-16T17:56:00Z"/>
                <w:rFonts w:ascii="Palatino Linotype" w:hAnsi="Palatino Linotype"/>
                <w:szCs w:val="20"/>
              </w:rPr>
              <w:pPrChange w:id="64" w:author="Steven Chen" w:date="2016-12-16T17:57:00Z">
                <w:pPr/>
              </w:pPrChange>
            </w:pPr>
            <w:ins w:id="65" w:author="Steven Chen" w:date="2016-12-16T17:56:00Z">
              <w:r>
                <w:rPr>
                  <w:rFonts w:ascii="Palatino Linotype" w:hAnsi="Palatino Linotype"/>
                  <w:szCs w:val="20"/>
                </w:rPr>
                <w:t>4.1 #Pricing/Master data, transaction = commitment control</w:t>
              </w:r>
            </w:ins>
          </w:p>
          <w:p w14:paraId="4523E444" w14:textId="58989A2C" w:rsidR="00AD39B4" w:rsidRDefault="00AD39B4" w:rsidP="00CD55B3">
            <w:pPr>
              <w:spacing w:after="0"/>
              <w:rPr>
                <w:ins w:id="66" w:author="Steven Chen" w:date="2016-12-16T17:56:00Z"/>
                <w:rFonts w:ascii="Palatino Linotype" w:hAnsi="Palatino Linotype"/>
                <w:szCs w:val="20"/>
              </w:rPr>
              <w:pPrChange w:id="67" w:author="Steven Chen" w:date="2016-12-16T17:57:00Z">
                <w:pPr/>
              </w:pPrChange>
            </w:pPr>
            <w:ins w:id="68" w:author="Steven Chen" w:date="2016-12-16T17:56:00Z">
              <w:r>
                <w:rPr>
                  <w:rFonts w:ascii="Palatino Linotype" w:hAnsi="Palatino Linotype"/>
                  <w:szCs w:val="20"/>
                </w:rPr>
                <w:t>4.2.3.1 #Task, Not “each job” the round robin rule applies on the job pool (thread pool)</w:t>
              </w:r>
            </w:ins>
          </w:p>
          <w:p w14:paraId="469EFF3D" w14:textId="4438F840" w:rsidR="00755B47" w:rsidRPr="00AD39B4" w:rsidRDefault="00AD39B4" w:rsidP="00CD55B3">
            <w:pPr>
              <w:spacing w:after="0"/>
              <w:rPr>
                <w:rFonts w:ascii="Palatino Linotype" w:hAnsi="Palatino Linotype"/>
                <w:szCs w:val="20"/>
                <w:rPrChange w:id="69" w:author="Steven Chen" w:date="2016-12-16T17:56:00Z">
                  <w:rPr>
                    <w:rFonts w:ascii="Palatino Linotype" w:eastAsia="Microsoft YaHei" w:hAnsi="Palatino Linotype"/>
                    <w:szCs w:val="20"/>
                  </w:rPr>
                </w:rPrChange>
              </w:rPr>
              <w:pPrChange w:id="70" w:author="Steven Chen" w:date="2016-12-16T17:57:00Z">
                <w:pPr>
                  <w:spacing w:after="0"/>
                  <w:jc w:val="both"/>
                </w:pPr>
              </w:pPrChange>
            </w:pPr>
            <w:ins w:id="71" w:author="Steven Chen" w:date="2016-12-16T17:56:00Z">
              <w:r>
                <w:rPr>
                  <w:rFonts w:ascii="Palatino Linotype" w:hAnsi="Palatino Linotype"/>
                  <w:szCs w:val="20"/>
                </w:rPr>
                <w:t xml:space="preserve">4.2.3.1 #Role POS Support – re-run jobs ( from POS client to Staging) </w:t>
              </w:r>
            </w:ins>
          </w:p>
        </w:tc>
      </w:tr>
    </w:tbl>
    <w:p w14:paraId="3206DD29" w14:textId="77777777" w:rsidR="00F94FE7" w:rsidRPr="00211DF8" w:rsidRDefault="00F94FE7" w:rsidP="007E6F0F">
      <w:pPr>
        <w:jc w:val="both"/>
        <w:rPr>
          <w:rFonts w:ascii="Palatino Linotype" w:hAnsi="Palatino Linotype"/>
          <w:lang w:eastAsia="zh-CN"/>
        </w:rPr>
      </w:pPr>
    </w:p>
    <w:p w14:paraId="180E48AA" w14:textId="77777777" w:rsidR="00C103F0" w:rsidRPr="00211DF8" w:rsidRDefault="0072240A" w:rsidP="007E6F0F">
      <w:pPr>
        <w:jc w:val="both"/>
        <w:rPr>
          <w:rFonts w:ascii="Palatino Linotype" w:eastAsia="Microsoft YaHei" w:hAnsi="Palatino Linotype"/>
        </w:rPr>
      </w:pPr>
      <w:r w:rsidRPr="00211DF8">
        <w:rPr>
          <w:rFonts w:ascii="Palatino Linotype" w:eastAsia="Microsoft YaHei" w:hAnsi="Palatino Linotype"/>
        </w:rPr>
        <w:br w:type="page"/>
      </w:r>
    </w:p>
    <w:bookmarkStart w:id="72" w:name="_Toc469498431" w:displacedByCustomXml="next"/>
    <w:sdt>
      <w:sdtPr>
        <w:rPr>
          <w:rFonts w:ascii="Palatino Linotype" w:eastAsiaTheme="minorEastAsia" w:hAnsi="Palatino Linotype" w:cstheme="minorBidi"/>
          <w:b w:val="0"/>
          <w:bCs w:val="0"/>
          <w:color w:val="auto"/>
          <w:sz w:val="22"/>
          <w:szCs w:val="22"/>
        </w:rPr>
        <w:id w:val="653269361"/>
        <w:docPartObj>
          <w:docPartGallery w:val="Table of Contents"/>
          <w:docPartUnique/>
        </w:docPartObj>
      </w:sdtPr>
      <w:sdtEndPr>
        <w:rPr>
          <w:rFonts w:eastAsia="Microsoft YaHei"/>
          <w:noProof/>
        </w:rPr>
      </w:sdtEndPr>
      <w:sdtContent>
        <w:p w14:paraId="77064EC9" w14:textId="77777777" w:rsidR="00D412F4" w:rsidRPr="00211DF8" w:rsidRDefault="00AE5DAD" w:rsidP="007E6F0F">
          <w:pPr>
            <w:pStyle w:val="Heading1"/>
            <w:numPr>
              <w:ilvl w:val="0"/>
              <w:numId w:val="0"/>
            </w:numPr>
            <w:ind w:left="432" w:hanging="432"/>
            <w:jc w:val="both"/>
            <w:rPr>
              <w:rFonts w:ascii="Palatino Linotype" w:eastAsia="Microsoft YaHei" w:hAnsi="Palatino Linotype"/>
            </w:rPr>
          </w:pPr>
          <w:r w:rsidRPr="00211DF8">
            <w:rPr>
              <w:rFonts w:ascii="Palatino Linotype" w:eastAsia="Microsoft YaHei" w:hAnsi="Palatino Linotype"/>
              <w:lang w:eastAsia="zh-CN"/>
            </w:rPr>
            <w:t>Table of Content</w:t>
          </w:r>
          <w:bookmarkEnd w:id="72"/>
        </w:p>
        <w:p w14:paraId="31DC87EF" w14:textId="77777777" w:rsidR="00E26087" w:rsidRDefault="00071D7E">
          <w:pPr>
            <w:pStyle w:val="TOC1"/>
            <w:tabs>
              <w:tab w:val="right" w:leader="dot" w:pos="10790"/>
            </w:tabs>
            <w:rPr>
              <w:rFonts w:asciiTheme="minorHAnsi" w:hAnsiTheme="minorHAnsi"/>
              <w:noProof/>
              <w:lang w:val="en-GB" w:eastAsia="zh-CN"/>
            </w:rPr>
          </w:pPr>
          <w:r w:rsidRPr="00211DF8">
            <w:rPr>
              <w:rFonts w:ascii="Palatino Linotype" w:eastAsia="Microsoft YaHei" w:hAnsi="Palatino Linotype"/>
            </w:rPr>
            <w:fldChar w:fldCharType="begin"/>
          </w:r>
          <w:r w:rsidRPr="00211DF8">
            <w:rPr>
              <w:rFonts w:ascii="Palatino Linotype" w:eastAsia="Microsoft YaHei" w:hAnsi="Palatino Linotype"/>
            </w:rPr>
            <w:instrText xml:space="preserve"> TOC \o "1-4" \h \z \u </w:instrText>
          </w:r>
          <w:r w:rsidRPr="00211DF8">
            <w:rPr>
              <w:rFonts w:ascii="Palatino Linotype" w:eastAsia="Microsoft YaHei" w:hAnsi="Palatino Linotype"/>
            </w:rPr>
            <w:fldChar w:fldCharType="separate"/>
          </w:r>
          <w:hyperlink w:anchor="_Toc469498427" w:history="1">
            <w:r w:rsidR="00E26087" w:rsidRPr="003D6505">
              <w:rPr>
                <w:rStyle w:val="Hyperlink"/>
                <w:rFonts w:ascii="Palatino Linotype" w:eastAsia="Microsoft YaHei" w:hAnsi="Palatino Linotype"/>
                <w:noProof/>
                <w:lang w:eastAsia="zh-CN"/>
              </w:rPr>
              <w:t>Document Control</w:t>
            </w:r>
            <w:r w:rsidR="00E26087">
              <w:rPr>
                <w:noProof/>
                <w:webHidden/>
              </w:rPr>
              <w:tab/>
            </w:r>
            <w:r w:rsidR="00E26087">
              <w:rPr>
                <w:noProof/>
                <w:webHidden/>
              </w:rPr>
              <w:fldChar w:fldCharType="begin"/>
            </w:r>
            <w:r w:rsidR="00E26087">
              <w:rPr>
                <w:noProof/>
                <w:webHidden/>
              </w:rPr>
              <w:instrText xml:space="preserve"> PAGEREF _Toc469498427 \h </w:instrText>
            </w:r>
            <w:r w:rsidR="00E26087">
              <w:rPr>
                <w:noProof/>
                <w:webHidden/>
              </w:rPr>
            </w:r>
            <w:r w:rsidR="00E26087">
              <w:rPr>
                <w:noProof/>
                <w:webHidden/>
              </w:rPr>
              <w:fldChar w:fldCharType="separate"/>
            </w:r>
            <w:r w:rsidR="00E26087">
              <w:rPr>
                <w:noProof/>
                <w:webHidden/>
              </w:rPr>
              <w:t>2</w:t>
            </w:r>
            <w:r w:rsidR="00E26087">
              <w:rPr>
                <w:noProof/>
                <w:webHidden/>
              </w:rPr>
              <w:fldChar w:fldCharType="end"/>
            </w:r>
          </w:hyperlink>
        </w:p>
        <w:p w14:paraId="74579777" w14:textId="77777777" w:rsidR="00E26087" w:rsidRDefault="002E0FED">
          <w:pPr>
            <w:pStyle w:val="TOC2"/>
            <w:tabs>
              <w:tab w:val="right" w:leader="dot" w:pos="10790"/>
            </w:tabs>
            <w:rPr>
              <w:rFonts w:asciiTheme="minorHAnsi" w:hAnsiTheme="minorHAnsi"/>
              <w:noProof/>
              <w:lang w:val="en-GB" w:eastAsia="zh-CN"/>
            </w:rPr>
          </w:pPr>
          <w:hyperlink w:anchor="_Toc469498428" w:history="1">
            <w:r w:rsidR="00E26087" w:rsidRPr="003D6505">
              <w:rPr>
                <w:rStyle w:val="Hyperlink"/>
                <w:rFonts w:ascii="Palatino Linotype" w:eastAsia="Microsoft YaHei" w:hAnsi="Palatino Linotype"/>
                <w:noProof/>
                <w:lang w:eastAsia="zh-CN"/>
              </w:rPr>
              <w:t>Document History</w:t>
            </w:r>
            <w:r w:rsidR="00E26087">
              <w:rPr>
                <w:noProof/>
                <w:webHidden/>
              </w:rPr>
              <w:tab/>
            </w:r>
            <w:r w:rsidR="00E26087">
              <w:rPr>
                <w:noProof/>
                <w:webHidden/>
              </w:rPr>
              <w:fldChar w:fldCharType="begin"/>
            </w:r>
            <w:r w:rsidR="00E26087">
              <w:rPr>
                <w:noProof/>
                <w:webHidden/>
              </w:rPr>
              <w:instrText xml:space="preserve"> PAGEREF _Toc469498428 \h </w:instrText>
            </w:r>
            <w:r w:rsidR="00E26087">
              <w:rPr>
                <w:noProof/>
                <w:webHidden/>
              </w:rPr>
            </w:r>
            <w:r w:rsidR="00E26087">
              <w:rPr>
                <w:noProof/>
                <w:webHidden/>
              </w:rPr>
              <w:fldChar w:fldCharType="separate"/>
            </w:r>
            <w:r w:rsidR="00E26087">
              <w:rPr>
                <w:noProof/>
                <w:webHidden/>
              </w:rPr>
              <w:t>2</w:t>
            </w:r>
            <w:r w:rsidR="00E26087">
              <w:rPr>
                <w:noProof/>
                <w:webHidden/>
              </w:rPr>
              <w:fldChar w:fldCharType="end"/>
            </w:r>
          </w:hyperlink>
        </w:p>
        <w:p w14:paraId="5F5AA08C" w14:textId="77777777" w:rsidR="00E26087" w:rsidRDefault="002E0FED">
          <w:pPr>
            <w:pStyle w:val="TOC2"/>
            <w:tabs>
              <w:tab w:val="right" w:leader="dot" w:pos="10790"/>
            </w:tabs>
            <w:rPr>
              <w:rFonts w:asciiTheme="minorHAnsi" w:hAnsiTheme="minorHAnsi"/>
              <w:noProof/>
              <w:lang w:val="en-GB" w:eastAsia="zh-CN"/>
            </w:rPr>
          </w:pPr>
          <w:hyperlink w:anchor="_Toc469498429" w:history="1">
            <w:r w:rsidR="00E26087" w:rsidRPr="003D6505">
              <w:rPr>
                <w:rStyle w:val="Hyperlink"/>
                <w:rFonts w:ascii="Palatino Linotype" w:eastAsia="Microsoft YaHei" w:hAnsi="Palatino Linotype"/>
                <w:noProof/>
                <w:lang w:eastAsia="zh-CN"/>
              </w:rPr>
              <w:t>Document/Design Owner</w:t>
            </w:r>
            <w:r w:rsidR="00E26087">
              <w:rPr>
                <w:noProof/>
                <w:webHidden/>
              </w:rPr>
              <w:tab/>
            </w:r>
            <w:r w:rsidR="00E26087">
              <w:rPr>
                <w:noProof/>
                <w:webHidden/>
              </w:rPr>
              <w:fldChar w:fldCharType="begin"/>
            </w:r>
            <w:r w:rsidR="00E26087">
              <w:rPr>
                <w:noProof/>
                <w:webHidden/>
              </w:rPr>
              <w:instrText xml:space="preserve"> PAGEREF _Toc469498429 \h </w:instrText>
            </w:r>
            <w:r w:rsidR="00E26087">
              <w:rPr>
                <w:noProof/>
                <w:webHidden/>
              </w:rPr>
            </w:r>
            <w:r w:rsidR="00E26087">
              <w:rPr>
                <w:noProof/>
                <w:webHidden/>
              </w:rPr>
              <w:fldChar w:fldCharType="separate"/>
            </w:r>
            <w:r w:rsidR="00E26087">
              <w:rPr>
                <w:noProof/>
                <w:webHidden/>
              </w:rPr>
              <w:t>2</w:t>
            </w:r>
            <w:r w:rsidR="00E26087">
              <w:rPr>
                <w:noProof/>
                <w:webHidden/>
              </w:rPr>
              <w:fldChar w:fldCharType="end"/>
            </w:r>
          </w:hyperlink>
        </w:p>
        <w:p w14:paraId="32CDFF7D" w14:textId="77777777" w:rsidR="00E26087" w:rsidRDefault="002E0FED">
          <w:pPr>
            <w:pStyle w:val="TOC2"/>
            <w:tabs>
              <w:tab w:val="right" w:leader="dot" w:pos="10790"/>
            </w:tabs>
            <w:rPr>
              <w:rFonts w:asciiTheme="minorHAnsi" w:hAnsiTheme="minorHAnsi"/>
              <w:noProof/>
              <w:lang w:val="en-GB" w:eastAsia="zh-CN"/>
            </w:rPr>
          </w:pPr>
          <w:hyperlink w:anchor="_Toc469498430" w:history="1">
            <w:r w:rsidR="00E26087" w:rsidRPr="003D6505">
              <w:rPr>
                <w:rStyle w:val="Hyperlink"/>
                <w:rFonts w:ascii="Palatino Linotype" w:eastAsia="Microsoft YaHei" w:hAnsi="Palatino Linotype"/>
                <w:noProof/>
                <w:lang w:eastAsia="zh-CN"/>
              </w:rPr>
              <w:t>Key Comments</w:t>
            </w:r>
            <w:r w:rsidR="00E26087">
              <w:rPr>
                <w:noProof/>
                <w:webHidden/>
              </w:rPr>
              <w:tab/>
            </w:r>
            <w:r w:rsidR="00E26087">
              <w:rPr>
                <w:noProof/>
                <w:webHidden/>
              </w:rPr>
              <w:fldChar w:fldCharType="begin"/>
            </w:r>
            <w:r w:rsidR="00E26087">
              <w:rPr>
                <w:noProof/>
                <w:webHidden/>
              </w:rPr>
              <w:instrText xml:space="preserve"> PAGEREF _Toc469498430 \h </w:instrText>
            </w:r>
            <w:r w:rsidR="00E26087">
              <w:rPr>
                <w:noProof/>
                <w:webHidden/>
              </w:rPr>
            </w:r>
            <w:r w:rsidR="00E26087">
              <w:rPr>
                <w:noProof/>
                <w:webHidden/>
              </w:rPr>
              <w:fldChar w:fldCharType="separate"/>
            </w:r>
            <w:r w:rsidR="00E26087">
              <w:rPr>
                <w:noProof/>
                <w:webHidden/>
              </w:rPr>
              <w:t>2</w:t>
            </w:r>
            <w:r w:rsidR="00E26087">
              <w:rPr>
                <w:noProof/>
                <w:webHidden/>
              </w:rPr>
              <w:fldChar w:fldCharType="end"/>
            </w:r>
          </w:hyperlink>
        </w:p>
        <w:p w14:paraId="23CF3614" w14:textId="77777777" w:rsidR="00E26087" w:rsidRDefault="002E0FED">
          <w:pPr>
            <w:pStyle w:val="TOC1"/>
            <w:tabs>
              <w:tab w:val="right" w:leader="dot" w:pos="10790"/>
            </w:tabs>
            <w:rPr>
              <w:rFonts w:asciiTheme="minorHAnsi" w:hAnsiTheme="minorHAnsi"/>
              <w:noProof/>
              <w:lang w:val="en-GB" w:eastAsia="zh-CN"/>
            </w:rPr>
          </w:pPr>
          <w:hyperlink w:anchor="_Toc469498431" w:history="1">
            <w:r w:rsidR="00E26087" w:rsidRPr="003D6505">
              <w:rPr>
                <w:rStyle w:val="Hyperlink"/>
                <w:rFonts w:ascii="Palatino Linotype" w:eastAsia="Microsoft YaHei" w:hAnsi="Palatino Linotype"/>
                <w:noProof/>
                <w:lang w:eastAsia="zh-CN"/>
              </w:rPr>
              <w:t>Table of Content</w:t>
            </w:r>
            <w:r w:rsidR="00E26087">
              <w:rPr>
                <w:noProof/>
                <w:webHidden/>
              </w:rPr>
              <w:tab/>
            </w:r>
            <w:r w:rsidR="00E26087">
              <w:rPr>
                <w:noProof/>
                <w:webHidden/>
              </w:rPr>
              <w:fldChar w:fldCharType="begin"/>
            </w:r>
            <w:r w:rsidR="00E26087">
              <w:rPr>
                <w:noProof/>
                <w:webHidden/>
              </w:rPr>
              <w:instrText xml:space="preserve"> PAGEREF _Toc469498431 \h </w:instrText>
            </w:r>
            <w:r w:rsidR="00E26087">
              <w:rPr>
                <w:noProof/>
                <w:webHidden/>
              </w:rPr>
            </w:r>
            <w:r w:rsidR="00E26087">
              <w:rPr>
                <w:noProof/>
                <w:webHidden/>
              </w:rPr>
              <w:fldChar w:fldCharType="separate"/>
            </w:r>
            <w:r w:rsidR="00E26087">
              <w:rPr>
                <w:noProof/>
                <w:webHidden/>
              </w:rPr>
              <w:t>4</w:t>
            </w:r>
            <w:r w:rsidR="00E26087">
              <w:rPr>
                <w:noProof/>
                <w:webHidden/>
              </w:rPr>
              <w:fldChar w:fldCharType="end"/>
            </w:r>
          </w:hyperlink>
        </w:p>
        <w:p w14:paraId="5F5A64AC" w14:textId="77777777" w:rsidR="00E26087" w:rsidRDefault="002E0FED">
          <w:pPr>
            <w:pStyle w:val="TOC1"/>
            <w:tabs>
              <w:tab w:val="left" w:pos="440"/>
              <w:tab w:val="right" w:leader="dot" w:pos="10790"/>
            </w:tabs>
            <w:rPr>
              <w:rFonts w:asciiTheme="minorHAnsi" w:hAnsiTheme="minorHAnsi"/>
              <w:noProof/>
              <w:lang w:val="en-GB" w:eastAsia="zh-CN"/>
            </w:rPr>
          </w:pPr>
          <w:hyperlink w:anchor="_Toc469498432" w:history="1">
            <w:r w:rsidR="00E26087" w:rsidRPr="003D6505">
              <w:rPr>
                <w:rStyle w:val="Hyperlink"/>
                <w:rFonts w:ascii="Palatino Linotype" w:hAnsi="Palatino Linotype"/>
                <w:noProof/>
              </w:rPr>
              <w:t>1</w:t>
            </w:r>
            <w:r w:rsidR="00E26087">
              <w:rPr>
                <w:rFonts w:asciiTheme="minorHAnsi" w:hAnsiTheme="minorHAnsi"/>
                <w:noProof/>
                <w:lang w:val="en-GB" w:eastAsia="zh-CN"/>
              </w:rPr>
              <w:tab/>
            </w:r>
            <w:r w:rsidR="00E26087" w:rsidRPr="003D6505">
              <w:rPr>
                <w:rStyle w:val="Hyperlink"/>
                <w:rFonts w:ascii="Palatino Linotype" w:eastAsia="Microsoft YaHei" w:hAnsi="Palatino Linotype" w:cs="Microsoft YaHei"/>
                <w:noProof/>
                <w:lang w:eastAsia="zh-CN"/>
              </w:rPr>
              <w:t>Background</w:t>
            </w:r>
            <w:r w:rsidR="00E26087">
              <w:rPr>
                <w:noProof/>
                <w:webHidden/>
              </w:rPr>
              <w:tab/>
            </w:r>
            <w:r w:rsidR="00E26087">
              <w:rPr>
                <w:noProof/>
                <w:webHidden/>
              </w:rPr>
              <w:fldChar w:fldCharType="begin"/>
            </w:r>
            <w:r w:rsidR="00E26087">
              <w:rPr>
                <w:noProof/>
                <w:webHidden/>
              </w:rPr>
              <w:instrText xml:space="preserve"> PAGEREF _Toc469498432 \h </w:instrText>
            </w:r>
            <w:r w:rsidR="00E26087">
              <w:rPr>
                <w:noProof/>
                <w:webHidden/>
              </w:rPr>
            </w:r>
            <w:r w:rsidR="00E26087">
              <w:rPr>
                <w:noProof/>
                <w:webHidden/>
              </w:rPr>
              <w:fldChar w:fldCharType="separate"/>
            </w:r>
            <w:r w:rsidR="00E26087">
              <w:rPr>
                <w:noProof/>
                <w:webHidden/>
              </w:rPr>
              <w:t>7</w:t>
            </w:r>
            <w:r w:rsidR="00E26087">
              <w:rPr>
                <w:noProof/>
                <w:webHidden/>
              </w:rPr>
              <w:fldChar w:fldCharType="end"/>
            </w:r>
          </w:hyperlink>
        </w:p>
        <w:p w14:paraId="29D4F84C" w14:textId="77777777" w:rsidR="00E26087" w:rsidRDefault="002E0FED">
          <w:pPr>
            <w:pStyle w:val="TOC2"/>
            <w:tabs>
              <w:tab w:val="left" w:pos="880"/>
              <w:tab w:val="right" w:leader="dot" w:pos="10790"/>
            </w:tabs>
            <w:rPr>
              <w:rFonts w:asciiTheme="minorHAnsi" w:hAnsiTheme="minorHAnsi"/>
              <w:noProof/>
              <w:lang w:val="en-GB" w:eastAsia="zh-CN"/>
            </w:rPr>
          </w:pPr>
          <w:hyperlink w:anchor="_Toc469498433" w:history="1">
            <w:r w:rsidR="00E26087" w:rsidRPr="003D6505">
              <w:rPr>
                <w:rStyle w:val="Hyperlink"/>
                <w:rFonts w:ascii="Palatino Linotype" w:eastAsia="Microsoft YaHei" w:hAnsi="Palatino Linotype" w:cs="Microsoft YaHei"/>
                <w:noProof/>
                <w:lang w:eastAsia="zh-CN"/>
              </w:rPr>
              <w:t>1.1</w:t>
            </w:r>
            <w:r w:rsidR="00E26087">
              <w:rPr>
                <w:rFonts w:asciiTheme="minorHAnsi" w:hAnsiTheme="minorHAnsi"/>
                <w:noProof/>
                <w:lang w:val="en-GB" w:eastAsia="zh-CN"/>
              </w:rPr>
              <w:tab/>
            </w:r>
            <w:r w:rsidR="00E26087" w:rsidRPr="003D6505">
              <w:rPr>
                <w:rStyle w:val="Hyperlink"/>
                <w:rFonts w:ascii="Palatino Linotype" w:eastAsia="Microsoft YaHei" w:hAnsi="Palatino Linotype" w:cs="Microsoft YaHei"/>
                <w:noProof/>
                <w:lang w:eastAsia="zh-CN"/>
              </w:rPr>
              <w:t>Document Purpose</w:t>
            </w:r>
            <w:r w:rsidR="00E26087">
              <w:rPr>
                <w:noProof/>
                <w:webHidden/>
              </w:rPr>
              <w:tab/>
            </w:r>
            <w:r w:rsidR="00E26087">
              <w:rPr>
                <w:noProof/>
                <w:webHidden/>
              </w:rPr>
              <w:fldChar w:fldCharType="begin"/>
            </w:r>
            <w:r w:rsidR="00E26087">
              <w:rPr>
                <w:noProof/>
                <w:webHidden/>
              </w:rPr>
              <w:instrText xml:space="preserve"> PAGEREF _Toc469498433 \h </w:instrText>
            </w:r>
            <w:r w:rsidR="00E26087">
              <w:rPr>
                <w:noProof/>
                <w:webHidden/>
              </w:rPr>
            </w:r>
            <w:r w:rsidR="00E26087">
              <w:rPr>
                <w:noProof/>
                <w:webHidden/>
              </w:rPr>
              <w:fldChar w:fldCharType="separate"/>
            </w:r>
            <w:r w:rsidR="00E26087">
              <w:rPr>
                <w:noProof/>
                <w:webHidden/>
              </w:rPr>
              <w:t>7</w:t>
            </w:r>
            <w:r w:rsidR="00E26087">
              <w:rPr>
                <w:noProof/>
                <w:webHidden/>
              </w:rPr>
              <w:fldChar w:fldCharType="end"/>
            </w:r>
          </w:hyperlink>
        </w:p>
        <w:p w14:paraId="6A463EF8" w14:textId="77777777" w:rsidR="00E26087" w:rsidRDefault="002E0FED">
          <w:pPr>
            <w:pStyle w:val="TOC2"/>
            <w:tabs>
              <w:tab w:val="left" w:pos="880"/>
              <w:tab w:val="right" w:leader="dot" w:pos="10790"/>
            </w:tabs>
            <w:rPr>
              <w:rFonts w:asciiTheme="minorHAnsi" w:hAnsiTheme="minorHAnsi"/>
              <w:noProof/>
              <w:lang w:val="en-GB" w:eastAsia="zh-CN"/>
            </w:rPr>
          </w:pPr>
          <w:hyperlink w:anchor="_Toc469498434" w:history="1">
            <w:r w:rsidR="00E26087" w:rsidRPr="003D6505">
              <w:rPr>
                <w:rStyle w:val="Hyperlink"/>
                <w:rFonts w:ascii="Palatino Linotype" w:eastAsia="Microsoft YaHei" w:hAnsi="Palatino Linotype" w:cs="Microsoft YaHei"/>
                <w:noProof/>
                <w:lang w:eastAsia="zh-CN"/>
              </w:rPr>
              <w:t>1.2</w:t>
            </w:r>
            <w:r w:rsidR="00E26087">
              <w:rPr>
                <w:rFonts w:asciiTheme="minorHAnsi" w:hAnsiTheme="minorHAnsi"/>
                <w:noProof/>
                <w:lang w:val="en-GB" w:eastAsia="zh-CN"/>
              </w:rPr>
              <w:tab/>
            </w:r>
            <w:r w:rsidR="00E26087" w:rsidRPr="003D6505">
              <w:rPr>
                <w:rStyle w:val="Hyperlink"/>
                <w:rFonts w:ascii="Palatino Linotype" w:eastAsia="Microsoft YaHei" w:hAnsi="Palatino Linotype" w:cs="Microsoft YaHei"/>
                <w:noProof/>
                <w:lang w:eastAsia="zh-CN"/>
              </w:rPr>
              <w:t>Document Scope</w:t>
            </w:r>
            <w:r w:rsidR="00E26087">
              <w:rPr>
                <w:noProof/>
                <w:webHidden/>
              </w:rPr>
              <w:tab/>
            </w:r>
            <w:r w:rsidR="00E26087">
              <w:rPr>
                <w:noProof/>
                <w:webHidden/>
              </w:rPr>
              <w:fldChar w:fldCharType="begin"/>
            </w:r>
            <w:r w:rsidR="00E26087">
              <w:rPr>
                <w:noProof/>
                <w:webHidden/>
              </w:rPr>
              <w:instrText xml:space="preserve"> PAGEREF _Toc469498434 \h </w:instrText>
            </w:r>
            <w:r w:rsidR="00E26087">
              <w:rPr>
                <w:noProof/>
                <w:webHidden/>
              </w:rPr>
            </w:r>
            <w:r w:rsidR="00E26087">
              <w:rPr>
                <w:noProof/>
                <w:webHidden/>
              </w:rPr>
              <w:fldChar w:fldCharType="separate"/>
            </w:r>
            <w:r w:rsidR="00E26087">
              <w:rPr>
                <w:noProof/>
                <w:webHidden/>
              </w:rPr>
              <w:t>7</w:t>
            </w:r>
            <w:r w:rsidR="00E26087">
              <w:rPr>
                <w:noProof/>
                <w:webHidden/>
              </w:rPr>
              <w:fldChar w:fldCharType="end"/>
            </w:r>
          </w:hyperlink>
        </w:p>
        <w:p w14:paraId="23EA9540" w14:textId="77777777" w:rsidR="00E26087" w:rsidRDefault="002E0FED">
          <w:pPr>
            <w:pStyle w:val="TOC2"/>
            <w:tabs>
              <w:tab w:val="left" w:pos="880"/>
              <w:tab w:val="right" w:leader="dot" w:pos="10790"/>
            </w:tabs>
            <w:rPr>
              <w:rFonts w:asciiTheme="minorHAnsi" w:hAnsiTheme="minorHAnsi"/>
              <w:noProof/>
              <w:lang w:val="en-GB" w:eastAsia="zh-CN"/>
            </w:rPr>
          </w:pPr>
          <w:hyperlink w:anchor="_Toc469498435" w:history="1">
            <w:r w:rsidR="00E26087" w:rsidRPr="003D6505">
              <w:rPr>
                <w:rStyle w:val="Hyperlink"/>
                <w:rFonts w:ascii="Palatino Linotype" w:eastAsia="Microsoft YaHei" w:hAnsi="Palatino Linotype" w:cs="Microsoft YaHei"/>
                <w:noProof/>
                <w:lang w:eastAsia="zh-CN"/>
              </w:rPr>
              <w:t>1.3</w:t>
            </w:r>
            <w:r w:rsidR="00E26087">
              <w:rPr>
                <w:rFonts w:asciiTheme="minorHAnsi" w:hAnsiTheme="minorHAnsi"/>
                <w:noProof/>
                <w:lang w:val="en-GB" w:eastAsia="zh-CN"/>
              </w:rPr>
              <w:tab/>
            </w:r>
            <w:r w:rsidR="00E26087" w:rsidRPr="003D6505">
              <w:rPr>
                <w:rStyle w:val="Hyperlink"/>
                <w:rFonts w:ascii="Palatino Linotype" w:eastAsia="Microsoft YaHei" w:hAnsi="Palatino Linotype" w:cs="Microsoft YaHei"/>
                <w:noProof/>
                <w:lang w:eastAsia="zh-CN"/>
              </w:rPr>
              <w:t>Document Audience</w:t>
            </w:r>
            <w:r w:rsidR="00E26087">
              <w:rPr>
                <w:noProof/>
                <w:webHidden/>
              </w:rPr>
              <w:tab/>
            </w:r>
            <w:r w:rsidR="00E26087">
              <w:rPr>
                <w:noProof/>
                <w:webHidden/>
              </w:rPr>
              <w:fldChar w:fldCharType="begin"/>
            </w:r>
            <w:r w:rsidR="00E26087">
              <w:rPr>
                <w:noProof/>
                <w:webHidden/>
              </w:rPr>
              <w:instrText xml:space="preserve"> PAGEREF _Toc469498435 \h </w:instrText>
            </w:r>
            <w:r w:rsidR="00E26087">
              <w:rPr>
                <w:noProof/>
                <w:webHidden/>
              </w:rPr>
            </w:r>
            <w:r w:rsidR="00E26087">
              <w:rPr>
                <w:noProof/>
                <w:webHidden/>
              </w:rPr>
              <w:fldChar w:fldCharType="separate"/>
            </w:r>
            <w:r w:rsidR="00E26087">
              <w:rPr>
                <w:noProof/>
                <w:webHidden/>
              </w:rPr>
              <w:t>7</w:t>
            </w:r>
            <w:r w:rsidR="00E26087">
              <w:rPr>
                <w:noProof/>
                <w:webHidden/>
              </w:rPr>
              <w:fldChar w:fldCharType="end"/>
            </w:r>
          </w:hyperlink>
        </w:p>
        <w:p w14:paraId="796C73F7" w14:textId="77777777" w:rsidR="00E26087" w:rsidRDefault="002E0FED">
          <w:pPr>
            <w:pStyle w:val="TOC2"/>
            <w:tabs>
              <w:tab w:val="left" w:pos="880"/>
              <w:tab w:val="right" w:leader="dot" w:pos="10790"/>
            </w:tabs>
            <w:rPr>
              <w:rFonts w:asciiTheme="minorHAnsi" w:hAnsiTheme="minorHAnsi"/>
              <w:noProof/>
              <w:lang w:val="en-GB" w:eastAsia="zh-CN"/>
            </w:rPr>
          </w:pPr>
          <w:hyperlink w:anchor="_Toc469498436" w:history="1">
            <w:r w:rsidR="00E26087" w:rsidRPr="003D6505">
              <w:rPr>
                <w:rStyle w:val="Hyperlink"/>
                <w:rFonts w:ascii="Palatino Linotype" w:eastAsia="Microsoft YaHei" w:hAnsi="Palatino Linotype" w:cs="Microsoft YaHei"/>
                <w:noProof/>
              </w:rPr>
              <w:t>1.4</w:t>
            </w:r>
            <w:r w:rsidR="00E26087">
              <w:rPr>
                <w:rFonts w:asciiTheme="minorHAnsi" w:hAnsiTheme="minorHAnsi"/>
                <w:noProof/>
                <w:lang w:val="en-GB" w:eastAsia="zh-CN"/>
              </w:rPr>
              <w:tab/>
            </w:r>
            <w:r w:rsidR="00E26087" w:rsidRPr="003D6505">
              <w:rPr>
                <w:rStyle w:val="Hyperlink"/>
                <w:rFonts w:ascii="Palatino Linotype" w:eastAsia="Microsoft YaHei" w:hAnsi="Palatino Linotype" w:cs="Microsoft YaHei"/>
                <w:noProof/>
                <w:lang w:eastAsia="zh-CN"/>
              </w:rPr>
              <w:t>Terms &amp; Abbreviation</w:t>
            </w:r>
            <w:r w:rsidR="00E26087">
              <w:rPr>
                <w:noProof/>
                <w:webHidden/>
              </w:rPr>
              <w:tab/>
            </w:r>
            <w:r w:rsidR="00E26087">
              <w:rPr>
                <w:noProof/>
                <w:webHidden/>
              </w:rPr>
              <w:fldChar w:fldCharType="begin"/>
            </w:r>
            <w:r w:rsidR="00E26087">
              <w:rPr>
                <w:noProof/>
                <w:webHidden/>
              </w:rPr>
              <w:instrText xml:space="preserve"> PAGEREF _Toc469498436 \h </w:instrText>
            </w:r>
            <w:r w:rsidR="00E26087">
              <w:rPr>
                <w:noProof/>
                <w:webHidden/>
              </w:rPr>
            </w:r>
            <w:r w:rsidR="00E26087">
              <w:rPr>
                <w:noProof/>
                <w:webHidden/>
              </w:rPr>
              <w:fldChar w:fldCharType="separate"/>
            </w:r>
            <w:r w:rsidR="00E26087">
              <w:rPr>
                <w:noProof/>
                <w:webHidden/>
              </w:rPr>
              <w:t>8</w:t>
            </w:r>
            <w:r w:rsidR="00E26087">
              <w:rPr>
                <w:noProof/>
                <w:webHidden/>
              </w:rPr>
              <w:fldChar w:fldCharType="end"/>
            </w:r>
          </w:hyperlink>
        </w:p>
        <w:p w14:paraId="50A9C204" w14:textId="77777777" w:rsidR="00E26087" w:rsidRDefault="002E0FED">
          <w:pPr>
            <w:pStyle w:val="TOC2"/>
            <w:tabs>
              <w:tab w:val="left" w:pos="880"/>
              <w:tab w:val="right" w:leader="dot" w:pos="10790"/>
            </w:tabs>
            <w:rPr>
              <w:rFonts w:asciiTheme="minorHAnsi" w:hAnsiTheme="minorHAnsi"/>
              <w:noProof/>
              <w:lang w:val="en-GB" w:eastAsia="zh-CN"/>
            </w:rPr>
          </w:pPr>
          <w:hyperlink w:anchor="_Toc469498437" w:history="1">
            <w:r w:rsidR="00E26087" w:rsidRPr="003D6505">
              <w:rPr>
                <w:rStyle w:val="Hyperlink"/>
                <w:rFonts w:ascii="Palatino Linotype" w:eastAsia="Microsoft YaHei" w:hAnsi="Palatino Linotype"/>
                <w:noProof/>
              </w:rPr>
              <w:t>1.5</w:t>
            </w:r>
            <w:r w:rsidR="00E26087">
              <w:rPr>
                <w:rFonts w:asciiTheme="minorHAnsi" w:hAnsiTheme="minorHAnsi"/>
                <w:noProof/>
                <w:lang w:val="en-GB" w:eastAsia="zh-CN"/>
              </w:rPr>
              <w:tab/>
            </w:r>
            <w:r w:rsidR="00E26087" w:rsidRPr="003D6505">
              <w:rPr>
                <w:rStyle w:val="Hyperlink"/>
                <w:rFonts w:ascii="Palatino Linotype" w:eastAsia="Microsoft YaHei" w:hAnsi="Palatino Linotype"/>
                <w:noProof/>
                <w:lang w:eastAsia="zh-CN"/>
              </w:rPr>
              <w:t>Reference Materials</w:t>
            </w:r>
            <w:r w:rsidR="00E26087">
              <w:rPr>
                <w:noProof/>
                <w:webHidden/>
              </w:rPr>
              <w:tab/>
            </w:r>
            <w:r w:rsidR="00E26087">
              <w:rPr>
                <w:noProof/>
                <w:webHidden/>
              </w:rPr>
              <w:fldChar w:fldCharType="begin"/>
            </w:r>
            <w:r w:rsidR="00E26087">
              <w:rPr>
                <w:noProof/>
                <w:webHidden/>
              </w:rPr>
              <w:instrText xml:space="preserve"> PAGEREF _Toc469498437 \h </w:instrText>
            </w:r>
            <w:r w:rsidR="00E26087">
              <w:rPr>
                <w:noProof/>
                <w:webHidden/>
              </w:rPr>
            </w:r>
            <w:r w:rsidR="00E26087">
              <w:rPr>
                <w:noProof/>
                <w:webHidden/>
              </w:rPr>
              <w:fldChar w:fldCharType="separate"/>
            </w:r>
            <w:r w:rsidR="00E26087">
              <w:rPr>
                <w:noProof/>
                <w:webHidden/>
              </w:rPr>
              <w:t>8</w:t>
            </w:r>
            <w:r w:rsidR="00E26087">
              <w:rPr>
                <w:noProof/>
                <w:webHidden/>
              </w:rPr>
              <w:fldChar w:fldCharType="end"/>
            </w:r>
          </w:hyperlink>
        </w:p>
        <w:p w14:paraId="1B84F3E3" w14:textId="77777777" w:rsidR="00E26087" w:rsidRDefault="002E0FED">
          <w:pPr>
            <w:pStyle w:val="TOC1"/>
            <w:tabs>
              <w:tab w:val="left" w:pos="440"/>
              <w:tab w:val="right" w:leader="dot" w:pos="10790"/>
            </w:tabs>
            <w:rPr>
              <w:rFonts w:asciiTheme="minorHAnsi" w:hAnsiTheme="minorHAnsi"/>
              <w:noProof/>
              <w:lang w:val="en-GB" w:eastAsia="zh-CN"/>
            </w:rPr>
          </w:pPr>
          <w:hyperlink w:anchor="_Toc469498438" w:history="1">
            <w:r w:rsidR="00E26087" w:rsidRPr="003D6505">
              <w:rPr>
                <w:rStyle w:val="Hyperlink"/>
                <w:rFonts w:ascii="Palatino Linotype" w:eastAsia="SimSun" w:hAnsi="Palatino Linotype" w:cs="Microsoft YaHei"/>
                <w:noProof/>
                <w:lang w:eastAsia="zh-CN"/>
              </w:rPr>
              <w:t>2</w:t>
            </w:r>
            <w:r w:rsidR="00E26087">
              <w:rPr>
                <w:rFonts w:asciiTheme="minorHAnsi" w:hAnsiTheme="minorHAnsi"/>
                <w:noProof/>
                <w:lang w:val="en-GB" w:eastAsia="zh-CN"/>
              </w:rPr>
              <w:tab/>
            </w:r>
            <w:r w:rsidR="00E26087" w:rsidRPr="003D6505">
              <w:rPr>
                <w:rStyle w:val="Hyperlink"/>
                <w:rFonts w:ascii="Palatino Linotype" w:eastAsia="SimSun" w:hAnsi="Palatino Linotype" w:cs="Microsoft YaHei"/>
                <w:noProof/>
                <w:lang w:eastAsia="zh-CN"/>
              </w:rPr>
              <w:t>Executive Summary</w:t>
            </w:r>
            <w:r w:rsidR="00E26087">
              <w:rPr>
                <w:noProof/>
                <w:webHidden/>
              </w:rPr>
              <w:tab/>
            </w:r>
            <w:r w:rsidR="00E26087">
              <w:rPr>
                <w:noProof/>
                <w:webHidden/>
              </w:rPr>
              <w:fldChar w:fldCharType="begin"/>
            </w:r>
            <w:r w:rsidR="00E26087">
              <w:rPr>
                <w:noProof/>
                <w:webHidden/>
              </w:rPr>
              <w:instrText xml:space="preserve"> PAGEREF _Toc469498438 \h </w:instrText>
            </w:r>
            <w:r w:rsidR="00E26087">
              <w:rPr>
                <w:noProof/>
                <w:webHidden/>
              </w:rPr>
            </w:r>
            <w:r w:rsidR="00E26087">
              <w:rPr>
                <w:noProof/>
                <w:webHidden/>
              </w:rPr>
              <w:fldChar w:fldCharType="separate"/>
            </w:r>
            <w:r w:rsidR="00E26087">
              <w:rPr>
                <w:noProof/>
                <w:webHidden/>
              </w:rPr>
              <w:t>9</w:t>
            </w:r>
            <w:r w:rsidR="00E26087">
              <w:rPr>
                <w:noProof/>
                <w:webHidden/>
              </w:rPr>
              <w:fldChar w:fldCharType="end"/>
            </w:r>
          </w:hyperlink>
        </w:p>
        <w:p w14:paraId="568D1C89" w14:textId="77777777" w:rsidR="00E26087" w:rsidRDefault="002E0FED">
          <w:pPr>
            <w:pStyle w:val="TOC1"/>
            <w:tabs>
              <w:tab w:val="left" w:pos="440"/>
              <w:tab w:val="right" w:leader="dot" w:pos="10790"/>
            </w:tabs>
            <w:rPr>
              <w:rFonts w:asciiTheme="minorHAnsi" w:hAnsiTheme="minorHAnsi"/>
              <w:noProof/>
              <w:lang w:val="en-GB" w:eastAsia="zh-CN"/>
            </w:rPr>
          </w:pPr>
          <w:hyperlink w:anchor="_Toc469498439" w:history="1">
            <w:r w:rsidR="00E26087" w:rsidRPr="003D6505">
              <w:rPr>
                <w:rStyle w:val="Hyperlink"/>
                <w:rFonts w:ascii="Palatino Linotype" w:hAnsi="Palatino Linotype"/>
                <w:noProof/>
              </w:rPr>
              <w:t>3</w:t>
            </w:r>
            <w:r w:rsidR="00E26087">
              <w:rPr>
                <w:rFonts w:asciiTheme="minorHAnsi" w:hAnsiTheme="minorHAnsi"/>
                <w:noProof/>
                <w:lang w:val="en-GB" w:eastAsia="zh-CN"/>
              </w:rPr>
              <w:tab/>
            </w:r>
            <w:r w:rsidR="00E26087" w:rsidRPr="003D6505">
              <w:rPr>
                <w:rStyle w:val="Hyperlink"/>
                <w:rFonts w:ascii="Palatino Linotype" w:hAnsi="Palatino Linotype"/>
                <w:noProof/>
              </w:rPr>
              <w:t>Business Context &amp; Concept</w:t>
            </w:r>
            <w:r w:rsidR="00E26087">
              <w:rPr>
                <w:noProof/>
                <w:webHidden/>
              </w:rPr>
              <w:tab/>
            </w:r>
            <w:r w:rsidR="00E26087">
              <w:rPr>
                <w:noProof/>
                <w:webHidden/>
              </w:rPr>
              <w:fldChar w:fldCharType="begin"/>
            </w:r>
            <w:r w:rsidR="00E26087">
              <w:rPr>
                <w:noProof/>
                <w:webHidden/>
              </w:rPr>
              <w:instrText xml:space="preserve"> PAGEREF _Toc469498439 \h </w:instrText>
            </w:r>
            <w:r w:rsidR="00E26087">
              <w:rPr>
                <w:noProof/>
                <w:webHidden/>
              </w:rPr>
            </w:r>
            <w:r w:rsidR="00E26087">
              <w:rPr>
                <w:noProof/>
                <w:webHidden/>
              </w:rPr>
              <w:fldChar w:fldCharType="separate"/>
            </w:r>
            <w:r w:rsidR="00E26087">
              <w:rPr>
                <w:noProof/>
                <w:webHidden/>
              </w:rPr>
              <w:t>10</w:t>
            </w:r>
            <w:r w:rsidR="00E26087">
              <w:rPr>
                <w:noProof/>
                <w:webHidden/>
              </w:rPr>
              <w:fldChar w:fldCharType="end"/>
            </w:r>
          </w:hyperlink>
        </w:p>
        <w:p w14:paraId="7E8CA223" w14:textId="77777777" w:rsidR="00E26087" w:rsidRDefault="002E0FED">
          <w:pPr>
            <w:pStyle w:val="TOC2"/>
            <w:tabs>
              <w:tab w:val="left" w:pos="880"/>
              <w:tab w:val="right" w:leader="dot" w:pos="10790"/>
            </w:tabs>
            <w:rPr>
              <w:rFonts w:asciiTheme="minorHAnsi" w:hAnsiTheme="minorHAnsi"/>
              <w:noProof/>
              <w:lang w:val="en-GB" w:eastAsia="zh-CN"/>
            </w:rPr>
          </w:pPr>
          <w:hyperlink w:anchor="_Toc469498440" w:history="1">
            <w:r w:rsidR="00E26087" w:rsidRPr="003D6505">
              <w:rPr>
                <w:rStyle w:val="Hyperlink"/>
                <w:rFonts w:ascii="Palatino Linotype" w:eastAsia="Microsoft YaHei" w:hAnsi="Palatino Linotype"/>
                <w:noProof/>
                <w:lang w:eastAsia="zh-CN"/>
              </w:rPr>
              <w:t>3.1</w:t>
            </w:r>
            <w:r w:rsidR="00E26087">
              <w:rPr>
                <w:rFonts w:asciiTheme="minorHAnsi" w:hAnsiTheme="minorHAnsi"/>
                <w:noProof/>
                <w:lang w:val="en-GB" w:eastAsia="zh-CN"/>
              </w:rPr>
              <w:tab/>
            </w:r>
            <w:r w:rsidR="00E26087" w:rsidRPr="003D6505">
              <w:rPr>
                <w:rStyle w:val="Hyperlink"/>
                <w:rFonts w:ascii="Palatino Linotype" w:eastAsia="Microsoft YaHei" w:hAnsi="Palatino Linotype"/>
                <w:noProof/>
                <w:lang w:eastAsia="zh-CN"/>
              </w:rPr>
              <w:t>Business Rationale, Objectives &amp; Considerations</w:t>
            </w:r>
            <w:r w:rsidR="00E26087">
              <w:rPr>
                <w:noProof/>
                <w:webHidden/>
              </w:rPr>
              <w:tab/>
            </w:r>
            <w:r w:rsidR="00E26087">
              <w:rPr>
                <w:noProof/>
                <w:webHidden/>
              </w:rPr>
              <w:fldChar w:fldCharType="begin"/>
            </w:r>
            <w:r w:rsidR="00E26087">
              <w:rPr>
                <w:noProof/>
                <w:webHidden/>
              </w:rPr>
              <w:instrText xml:space="preserve"> PAGEREF _Toc469498440 \h </w:instrText>
            </w:r>
            <w:r w:rsidR="00E26087">
              <w:rPr>
                <w:noProof/>
                <w:webHidden/>
              </w:rPr>
            </w:r>
            <w:r w:rsidR="00E26087">
              <w:rPr>
                <w:noProof/>
                <w:webHidden/>
              </w:rPr>
              <w:fldChar w:fldCharType="separate"/>
            </w:r>
            <w:r w:rsidR="00E26087">
              <w:rPr>
                <w:noProof/>
                <w:webHidden/>
              </w:rPr>
              <w:t>10</w:t>
            </w:r>
            <w:r w:rsidR="00E26087">
              <w:rPr>
                <w:noProof/>
                <w:webHidden/>
              </w:rPr>
              <w:fldChar w:fldCharType="end"/>
            </w:r>
          </w:hyperlink>
        </w:p>
        <w:p w14:paraId="743507E8" w14:textId="77777777" w:rsidR="00E26087" w:rsidRDefault="002E0FED">
          <w:pPr>
            <w:pStyle w:val="TOC3"/>
            <w:rPr>
              <w:rFonts w:asciiTheme="minorHAnsi" w:eastAsiaTheme="minorEastAsia" w:hAnsiTheme="minorHAnsi" w:cstheme="minorBidi"/>
              <w:lang w:val="en-GB"/>
            </w:rPr>
          </w:pPr>
          <w:hyperlink w:anchor="_Toc469498441" w:history="1">
            <w:r w:rsidR="00E26087" w:rsidRPr="003D6505">
              <w:rPr>
                <w:rStyle w:val="Hyperlink"/>
                <w:rFonts w:ascii="Palatino Linotype" w:hAnsi="Palatino Linotype"/>
              </w:rPr>
              <w:t>3.1.1</w:t>
            </w:r>
            <w:r w:rsidR="00E26087">
              <w:rPr>
                <w:rFonts w:asciiTheme="minorHAnsi" w:eastAsiaTheme="minorEastAsia" w:hAnsiTheme="minorHAnsi" w:cstheme="minorBidi"/>
                <w:lang w:val="en-GB"/>
              </w:rPr>
              <w:tab/>
            </w:r>
            <w:r w:rsidR="00E26087" w:rsidRPr="003D6505">
              <w:rPr>
                <w:rStyle w:val="Hyperlink"/>
                <w:rFonts w:ascii="Palatino Linotype" w:hAnsi="Palatino Linotype"/>
              </w:rPr>
              <w:t>Objectives</w:t>
            </w:r>
            <w:r w:rsidR="00E26087">
              <w:rPr>
                <w:webHidden/>
              </w:rPr>
              <w:tab/>
            </w:r>
            <w:r w:rsidR="00E26087">
              <w:rPr>
                <w:webHidden/>
              </w:rPr>
              <w:fldChar w:fldCharType="begin"/>
            </w:r>
            <w:r w:rsidR="00E26087">
              <w:rPr>
                <w:webHidden/>
              </w:rPr>
              <w:instrText xml:space="preserve"> PAGEREF _Toc469498441 \h </w:instrText>
            </w:r>
            <w:r w:rsidR="00E26087">
              <w:rPr>
                <w:webHidden/>
              </w:rPr>
            </w:r>
            <w:r w:rsidR="00E26087">
              <w:rPr>
                <w:webHidden/>
              </w:rPr>
              <w:fldChar w:fldCharType="separate"/>
            </w:r>
            <w:r w:rsidR="00E26087">
              <w:rPr>
                <w:webHidden/>
              </w:rPr>
              <w:t>10</w:t>
            </w:r>
            <w:r w:rsidR="00E26087">
              <w:rPr>
                <w:webHidden/>
              </w:rPr>
              <w:fldChar w:fldCharType="end"/>
            </w:r>
          </w:hyperlink>
        </w:p>
        <w:p w14:paraId="317D3E67" w14:textId="77777777" w:rsidR="00E26087" w:rsidRDefault="002E0FED">
          <w:pPr>
            <w:pStyle w:val="TOC3"/>
            <w:rPr>
              <w:rFonts w:asciiTheme="minorHAnsi" w:eastAsiaTheme="minorEastAsia" w:hAnsiTheme="minorHAnsi" w:cstheme="minorBidi"/>
              <w:lang w:val="en-GB"/>
            </w:rPr>
          </w:pPr>
          <w:hyperlink w:anchor="_Toc469498442" w:history="1">
            <w:r w:rsidR="00E26087" w:rsidRPr="003D6505">
              <w:rPr>
                <w:rStyle w:val="Hyperlink"/>
                <w:rFonts w:ascii="Palatino Linotype" w:hAnsi="Palatino Linotype"/>
              </w:rPr>
              <w:t>3.1.2</w:t>
            </w:r>
            <w:r w:rsidR="00E26087">
              <w:rPr>
                <w:rFonts w:asciiTheme="minorHAnsi" w:eastAsiaTheme="minorEastAsia" w:hAnsiTheme="minorHAnsi" w:cstheme="minorBidi"/>
                <w:lang w:val="en-GB"/>
              </w:rPr>
              <w:tab/>
            </w:r>
            <w:r w:rsidR="00E26087" w:rsidRPr="003D6505">
              <w:rPr>
                <w:rStyle w:val="Hyperlink"/>
                <w:rFonts w:ascii="Palatino Linotype" w:hAnsi="Palatino Linotype"/>
              </w:rPr>
              <w:t>Expected Business Benefits</w:t>
            </w:r>
            <w:r w:rsidR="00E26087">
              <w:rPr>
                <w:webHidden/>
              </w:rPr>
              <w:tab/>
            </w:r>
            <w:r w:rsidR="00E26087">
              <w:rPr>
                <w:webHidden/>
              </w:rPr>
              <w:fldChar w:fldCharType="begin"/>
            </w:r>
            <w:r w:rsidR="00E26087">
              <w:rPr>
                <w:webHidden/>
              </w:rPr>
              <w:instrText xml:space="preserve"> PAGEREF _Toc469498442 \h </w:instrText>
            </w:r>
            <w:r w:rsidR="00E26087">
              <w:rPr>
                <w:webHidden/>
              </w:rPr>
            </w:r>
            <w:r w:rsidR="00E26087">
              <w:rPr>
                <w:webHidden/>
              </w:rPr>
              <w:fldChar w:fldCharType="separate"/>
            </w:r>
            <w:r w:rsidR="00E26087">
              <w:rPr>
                <w:webHidden/>
              </w:rPr>
              <w:t>10</w:t>
            </w:r>
            <w:r w:rsidR="00E26087">
              <w:rPr>
                <w:webHidden/>
              </w:rPr>
              <w:fldChar w:fldCharType="end"/>
            </w:r>
          </w:hyperlink>
        </w:p>
        <w:p w14:paraId="2CCFB748" w14:textId="77777777" w:rsidR="00E26087" w:rsidRDefault="002E0FED">
          <w:pPr>
            <w:pStyle w:val="TOC3"/>
            <w:rPr>
              <w:rFonts w:asciiTheme="minorHAnsi" w:eastAsiaTheme="minorEastAsia" w:hAnsiTheme="minorHAnsi" w:cstheme="minorBidi"/>
              <w:lang w:val="en-GB"/>
            </w:rPr>
          </w:pPr>
          <w:hyperlink w:anchor="_Toc469498443" w:history="1">
            <w:r w:rsidR="00E26087" w:rsidRPr="003D6505">
              <w:rPr>
                <w:rStyle w:val="Hyperlink"/>
                <w:rFonts w:ascii="Palatino Linotype" w:hAnsi="Palatino Linotype"/>
              </w:rPr>
              <w:t>3.1.3</w:t>
            </w:r>
            <w:r w:rsidR="00E26087">
              <w:rPr>
                <w:rFonts w:asciiTheme="minorHAnsi" w:eastAsiaTheme="minorEastAsia" w:hAnsiTheme="minorHAnsi" w:cstheme="minorBidi"/>
                <w:lang w:val="en-GB"/>
              </w:rPr>
              <w:tab/>
            </w:r>
            <w:r w:rsidR="00E26087" w:rsidRPr="003D6505">
              <w:rPr>
                <w:rStyle w:val="Hyperlink"/>
                <w:rFonts w:ascii="Palatino Linotype" w:hAnsi="Palatino Linotype"/>
              </w:rPr>
              <w:t>Considerations</w:t>
            </w:r>
            <w:r w:rsidR="00E26087">
              <w:rPr>
                <w:webHidden/>
              </w:rPr>
              <w:tab/>
            </w:r>
            <w:r w:rsidR="00E26087">
              <w:rPr>
                <w:webHidden/>
              </w:rPr>
              <w:fldChar w:fldCharType="begin"/>
            </w:r>
            <w:r w:rsidR="00E26087">
              <w:rPr>
                <w:webHidden/>
              </w:rPr>
              <w:instrText xml:space="preserve"> PAGEREF _Toc469498443 \h </w:instrText>
            </w:r>
            <w:r w:rsidR="00E26087">
              <w:rPr>
                <w:webHidden/>
              </w:rPr>
            </w:r>
            <w:r w:rsidR="00E26087">
              <w:rPr>
                <w:webHidden/>
              </w:rPr>
              <w:fldChar w:fldCharType="separate"/>
            </w:r>
            <w:r w:rsidR="00E26087">
              <w:rPr>
                <w:webHidden/>
              </w:rPr>
              <w:t>11</w:t>
            </w:r>
            <w:r w:rsidR="00E26087">
              <w:rPr>
                <w:webHidden/>
              </w:rPr>
              <w:fldChar w:fldCharType="end"/>
            </w:r>
          </w:hyperlink>
        </w:p>
        <w:p w14:paraId="37B71209" w14:textId="77777777" w:rsidR="00E26087" w:rsidRDefault="002E0FED">
          <w:pPr>
            <w:pStyle w:val="TOC4"/>
            <w:tabs>
              <w:tab w:val="left" w:pos="1540"/>
              <w:tab w:val="right" w:leader="dot" w:pos="10790"/>
            </w:tabs>
            <w:rPr>
              <w:rFonts w:asciiTheme="minorHAnsi" w:hAnsiTheme="minorHAnsi"/>
              <w:noProof/>
              <w:lang w:val="en-GB" w:eastAsia="zh-CN"/>
            </w:rPr>
          </w:pPr>
          <w:hyperlink w:anchor="_Toc469498444" w:history="1">
            <w:r w:rsidR="00E26087" w:rsidRPr="003D6505">
              <w:rPr>
                <w:rStyle w:val="Hyperlink"/>
                <w:rFonts w:ascii="Palatino Linotype" w:hAnsi="Palatino Linotype"/>
                <w:noProof/>
              </w:rPr>
              <w:t>3.1.3.1</w:t>
            </w:r>
            <w:r w:rsidR="00E26087">
              <w:rPr>
                <w:rFonts w:asciiTheme="minorHAnsi" w:hAnsiTheme="minorHAnsi"/>
                <w:noProof/>
                <w:lang w:val="en-GB" w:eastAsia="zh-CN"/>
              </w:rPr>
              <w:tab/>
            </w:r>
            <w:r w:rsidR="00E26087" w:rsidRPr="003D6505">
              <w:rPr>
                <w:rStyle w:val="Hyperlink"/>
                <w:rFonts w:ascii="Palatino Linotype" w:hAnsi="Palatino Linotype"/>
                <w:noProof/>
              </w:rPr>
              <w:t>Assumptions</w:t>
            </w:r>
            <w:r w:rsidR="00E26087">
              <w:rPr>
                <w:noProof/>
                <w:webHidden/>
              </w:rPr>
              <w:tab/>
            </w:r>
            <w:r w:rsidR="00E26087">
              <w:rPr>
                <w:noProof/>
                <w:webHidden/>
              </w:rPr>
              <w:fldChar w:fldCharType="begin"/>
            </w:r>
            <w:r w:rsidR="00E26087">
              <w:rPr>
                <w:noProof/>
                <w:webHidden/>
              </w:rPr>
              <w:instrText xml:space="preserve"> PAGEREF _Toc469498444 \h </w:instrText>
            </w:r>
            <w:r w:rsidR="00E26087">
              <w:rPr>
                <w:noProof/>
                <w:webHidden/>
              </w:rPr>
            </w:r>
            <w:r w:rsidR="00E26087">
              <w:rPr>
                <w:noProof/>
                <w:webHidden/>
              </w:rPr>
              <w:fldChar w:fldCharType="separate"/>
            </w:r>
            <w:r w:rsidR="00E26087">
              <w:rPr>
                <w:noProof/>
                <w:webHidden/>
              </w:rPr>
              <w:t>11</w:t>
            </w:r>
            <w:r w:rsidR="00E26087">
              <w:rPr>
                <w:noProof/>
                <w:webHidden/>
              </w:rPr>
              <w:fldChar w:fldCharType="end"/>
            </w:r>
          </w:hyperlink>
        </w:p>
        <w:p w14:paraId="053BA4B0" w14:textId="77777777" w:rsidR="00E26087" w:rsidRDefault="002E0FED">
          <w:pPr>
            <w:pStyle w:val="TOC4"/>
            <w:tabs>
              <w:tab w:val="left" w:pos="1540"/>
              <w:tab w:val="right" w:leader="dot" w:pos="10790"/>
            </w:tabs>
            <w:rPr>
              <w:rFonts w:asciiTheme="minorHAnsi" w:hAnsiTheme="minorHAnsi"/>
              <w:noProof/>
              <w:lang w:val="en-GB" w:eastAsia="zh-CN"/>
            </w:rPr>
          </w:pPr>
          <w:hyperlink w:anchor="_Toc469498445" w:history="1">
            <w:r w:rsidR="00E26087" w:rsidRPr="003D6505">
              <w:rPr>
                <w:rStyle w:val="Hyperlink"/>
                <w:rFonts w:ascii="Palatino Linotype" w:hAnsi="Palatino Linotype"/>
                <w:noProof/>
              </w:rPr>
              <w:t>3.1.3.2</w:t>
            </w:r>
            <w:r w:rsidR="00E26087">
              <w:rPr>
                <w:rFonts w:asciiTheme="minorHAnsi" w:hAnsiTheme="minorHAnsi"/>
                <w:noProof/>
                <w:lang w:val="en-GB" w:eastAsia="zh-CN"/>
              </w:rPr>
              <w:tab/>
            </w:r>
            <w:r w:rsidR="00E26087" w:rsidRPr="003D6505">
              <w:rPr>
                <w:rStyle w:val="Hyperlink"/>
                <w:rFonts w:ascii="Palatino Linotype" w:hAnsi="Palatino Linotype"/>
                <w:noProof/>
              </w:rPr>
              <w:t>Constraints</w:t>
            </w:r>
            <w:r w:rsidR="00E26087">
              <w:rPr>
                <w:noProof/>
                <w:webHidden/>
              </w:rPr>
              <w:tab/>
            </w:r>
            <w:r w:rsidR="00E26087">
              <w:rPr>
                <w:noProof/>
                <w:webHidden/>
              </w:rPr>
              <w:fldChar w:fldCharType="begin"/>
            </w:r>
            <w:r w:rsidR="00E26087">
              <w:rPr>
                <w:noProof/>
                <w:webHidden/>
              </w:rPr>
              <w:instrText xml:space="preserve"> PAGEREF _Toc469498445 \h </w:instrText>
            </w:r>
            <w:r w:rsidR="00E26087">
              <w:rPr>
                <w:noProof/>
                <w:webHidden/>
              </w:rPr>
            </w:r>
            <w:r w:rsidR="00E26087">
              <w:rPr>
                <w:noProof/>
                <w:webHidden/>
              </w:rPr>
              <w:fldChar w:fldCharType="separate"/>
            </w:r>
            <w:r w:rsidR="00E26087">
              <w:rPr>
                <w:noProof/>
                <w:webHidden/>
              </w:rPr>
              <w:t>12</w:t>
            </w:r>
            <w:r w:rsidR="00E26087">
              <w:rPr>
                <w:noProof/>
                <w:webHidden/>
              </w:rPr>
              <w:fldChar w:fldCharType="end"/>
            </w:r>
          </w:hyperlink>
        </w:p>
        <w:p w14:paraId="5C299701" w14:textId="77777777" w:rsidR="00E26087" w:rsidRDefault="002E0FED">
          <w:pPr>
            <w:pStyle w:val="TOC4"/>
            <w:tabs>
              <w:tab w:val="left" w:pos="1540"/>
              <w:tab w:val="right" w:leader="dot" w:pos="10790"/>
            </w:tabs>
            <w:rPr>
              <w:rFonts w:asciiTheme="minorHAnsi" w:hAnsiTheme="minorHAnsi"/>
              <w:noProof/>
              <w:lang w:val="en-GB" w:eastAsia="zh-CN"/>
            </w:rPr>
          </w:pPr>
          <w:hyperlink w:anchor="_Toc469498446" w:history="1">
            <w:r w:rsidR="00E26087" w:rsidRPr="003D6505">
              <w:rPr>
                <w:rStyle w:val="Hyperlink"/>
                <w:rFonts w:ascii="Palatino Linotype" w:hAnsi="Palatino Linotype"/>
                <w:noProof/>
              </w:rPr>
              <w:t>3.1.3.3</w:t>
            </w:r>
            <w:r w:rsidR="00E26087">
              <w:rPr>
                <w:rFonts w:asciiTheme="minorHAnsi" w:hAnsiTheme="minorHAnsi"/>
                <w:noProof/>
                <w:lang w:val="en-GB" w:eastAsia="zh-CN"/>
              </w:rPr>
              <w:tab/>
            </w:r>
            <w:r w:rsidR="00E26087" w:rsidRPr="003D6505">
              <w:rPr>
                <w:rStyle w:val="Hyperlink"/>
                <w:rFonts w:ascii="Palatino Linotype" w:hAnsi="Palatino Linotype"/>
                <w:noProof/>
              </w:rPr>
              <w:t>Dependencies</w:t>
            </w:r>
            <w:r w:rsidR="00E26087">
              <w:rPr>
                <w:noProof/>
                <w:webHidden/>
              </w:rPr>
              <w:tab/>
            </w:r>
            <w:r w:rsidR="00E26087">
              <w:rPr>
                <w:noProof/>
                <w:webHidden/>
              </w:rPr>
              <w:fldChar w:fldCharType="begin"/>
            </w:r>
            <w:r w:rsidR="00E26087">
              <w:rPr>
                <w:noProof/>
                <w:webHidden/>
              </w:rPr>
              <w:instrText xml:space="preserve"> PAGEREF _Toc469498446 \h </w:instrText>
            </w:r>
            <w:r w:rsidR="00E26087">
              <w:rPr>
                <w:noProof/>
                <w:webHidden/>
              </w:rPr>
            </w:r>
            <w:r w:rsidR="00E26087">
              <w:rPr>
                <w:noProof/>
                <w:webHidden/>
              </w:rPr>
              <w:fldChar w:fldCharType="separate"/>
            </w:r>
            <w:r w:rsidR="00E26087">
              <w:rPr>
                <w:noProof/>
                <w:webHidden/>
              </w:rPr>
              <w:t>13</w:t>
            </w:r>
            <w:r w:rsidR="00E26087">
              <w:rPr>
                <w:noProof/>
                <w:webHidden/>
              </w:rPr>
              <w:fldChar w:fldCharType="end"/>
            </w:r>
          </w:hyperlink>
        </w:p>
        <w:p w14:paraId="4292DB81" w14:textId="77777777" w:rsidR="00E26087" w:rsidRDefault="002E0FED">
          <w:pPr>
            <w:pStyle w:val="TOC4"/>
            <w:tabs>
              <w:tab w:val="left" w:pos="1540"/>
              <w:tab w:val="right" w:leader="dot" w:pos="10790"/>
            </w:tabs>
            <w:rPr>
              <w:rFonts w:asciiTheme="minorHAnsi" w:hAnsiTheme="minorHAnsi"/>
              <w:noProof/>
              <w:lang w:val="en-GB" w:eastAsia="zh-CN"/>
            </w:rPr>
          </w:pPr>
          <w:hyperlink w:anchor="_Toc469498447" w:history="1">
            <w:r w:rsidR="00E26087" w:rsidRPr="003D6505">
              <w:rPr>
                <w:rStyle w:val="Hyperlink"/>
                <w:rFonts w:ascii="Palatino Linotype" w:hAnsi="Palatino Linotype"/>
                <w:noProof/>
              </w:rPr>
              <w:t>3.1.3.4</w:t>
            </w:r>
            <w:r w:rsidR="00E26087">
              <w:rPr>
                <w:rFonts w:asciiTheme="minorHAnsi" w:hAnsiTheme="minorHAnsi"/>
                <w:noProof/>
                <w:lang w:val="en-GB" w:eastAsia="zh-CN"/>
              </w:rPr>
              <w:tab/>
            </w:r>
            <w:r w:rsidR="00E26087" w:rsidRPr="003D6505">
              <w:rPr>
                <w:rStyle w:val="Hyperlink"/>
                <w:rFonts w:ascii="Palatino Linotype" w:hAnsi="Palatino Linotype"/>
                <w:noProof/>
              </w:rPr>
              <w:t>Issues</w:t>
            </w:r>
            <w:r w:rsidR="00E26087">
              <w:rPr>
                <w:noProof/>
                <w:webHidden/>
              </w:rPr>
              <w:tab/>
            </w:r>
            <w:r w:rsidR="00E26087">
              <w:rPr>
                <w:noProof/>
                <w:webHidden/>
              </w:rPr>
              <w:fldChar w:fldCharType="begin"/>
            </w:r>
            <w:r w:rsidR="00E26087">
              <w:rPr>
                <w:noProof/>
                <w:webHidden/>
              </w:rPr>
              <w:instrText xml:space="preserve"> PAGEREF _Toc469498447 \h </w:instrText>
            </w:r>
            <w:r w:rsidR="00E26087">
              <w:rPr>
                <w:noProof/>
                <w:webHidden/>
              </w:rPr>
            </w:r>
            <w:r w:rsidR="00E26087">
              <w:rPr>
                <w:noProof/>
                <w:webHidden/>
              </w:rPr>
              <w:fldChar w:fldCharType="separate"/>
            </w:r>
            <w:r w:rsidR="00E26087">
              <w:rPr>
                <w:noProof/>
                <w:webHidden/>
              </w:rPr>
              <w:t>13</w:t>
            </w:r>
            <w:r w:rsidR="00E26087">
              <w:rPr>
                <w:noProof/>
                <w:webHidden/>
              </w:rPr>
              <w:fldChar w:fldCharType="end"/>
            </w:r>
          </w:hyperlink>
        </w:p>
        <w:p w14:paraId="16FBAB0C" w14:textId="77777777" w:rsidR="00E26087" w:rsidRDefault="002E0FED">
          <w:pPr>
            <w:pStyle w:val="TOC4"/>
            <w:tabs>
              <w:tab w:val="left" w:pos="1540"/>
              <w:tab w:val="right" w:leader="dot" w:pos="10790"/>
            </w:tabs>
            <w:rPr>
              <w:rFonts w:asciiTheme="minorHAnsi" w:hAnsiTheme="minorHAnsi"/>
              <w:noProof/>
              <w:lang w:val="en-GB" w:eastAsia="zh-CN"/>
            </w:rPr>
          </w:pPr>
          <w:hyperlink w:anchor="_Toc469498448" w:history="1">
            <w:r w:rsidR="00E26087" w:rsidRPr="003D6505">
              <w:rPr>
                <w:rStyle w:val="Hyperlink"/>
                <w:rFonts w:ascii="Palatino Linotype" w:hAnsi="Palatino Linotype"/>
                <w:noProof/>
              </w:rPr>
              <w:t>3.1.3.5</w:t>
            </w:r>
            <w:r w:rsidR="00E26087">
              <w:rPr>
                <w:rFonts w:asciiTheme="minorHAnsi" w:hAnsiTheme="minorHAnsi"/>
                <w:noProof/>
                <w:lang w:val="en-GB" w:eastAsia="zh-CN"/>
              </w:rPr>
              <w:tab/>
            </w:r>
            <w:r w:rsidR="00E26087" w:rsidRPr="003D6505">
              <w:rPr>
                <w:rStyle w:val="Hyperlink"/>
                <w:rFonts w:ascii="Palatino Linotype" w:hAnsi="Palatino Linotype"/>
                <w:noProof/>
              </w:rPr>
              <w:t>Risks</w:t>
            </w:r>
            <w:r w:rsidR="00E26087">
              <w:rPr>
                <w:noProof/>
                <w:webHidden/>
              </w:rPr>
              <w:tab/>
            </w:r>
            <w:r w:rsidR="00E26087">
              <w:rPr>
                <w:noProof/>
                <w:webHidden/>
              </w:rPr>
              <w:fldChar w:fldCharType="begin"/>
            </w:r>
            <w:r w:rsidR="00E26087">
              <w:rPr>
                <w:noProof/>
                <w:webHidden/>
              </w:rPr>
              <w:instrText xml:space="preserve"> PAGEREF _Toc469498448 \h </w:instrText>
            </w:r>
            <w:r w:rsidR="00E26087">
              <w:rPr>
                <w:noProof/>
                <w:webHidden/>
              </w:rPr>
            </w:r>
            <w:r w:rsidR="00E26087">
              <w:rPr>
                <w:noProof/>
                <w:webHidden/>
              </w:rPr>
              <w:fldChar w:fldCharType="separate"/>
            </w:r>
            <w:r w:rsidR="00E26087">
              <w:rPr>
                <w:noProof/>
                <w:webHidden/>
              </w:rPr>
              <w:t>13</w:t>
            </w:r>
            <w:r w:rsidR="00E26087">
              <w:rPr>
                <w:noProof/>
                <w:webHidden/>
              </w:rPr>
              <w:fldChar w:fldCharType="end"/>
            </w:r>
          </w:hyperlink>
        </w:p>
        <w:p w14:paraId="4FDDB444" w14:textId="77777777" w:rsidR="00E26087" w:rsidRDefault="002E0FED">
          <w:pPr>
            <w:pStyle w:val="TOC2"/>
            <w:tabs>
              <w:tab w:val="left" w:pos="880"/>
              <w:tab w:val="right" w:leader="dot" w:pos="10790"/>
            </w:tabs>
            <w:rPr>
              <w:rFonts w:asciiTheme="minorHAnsi" w:hAnsiTheme="minorHAnsi"/>
              <w:noProof/>
              <w:lang w:val="en-GB" w:eastAsia="zh-CN"/>
            </w:rPr>
          </w:pPr>
          <w:hyperlink w:anchor="_Toc469498449" w:history="1">
            <w:r w:rsidR="00E26087" w:rsidRPr="003D6505">
              <w:rPr>
                <w:rStyle w:val="Hyperlink"/>
                <w:rFonts w:ascii="Palatino Linotype" w:eastAsia="Microsoft YaHei" w:hAnsi="Palatino Linotype"/>
                <w:noProof/>
                <w:lang w:eastAsia="zh-CN"/>
              </w:rPr>
              <w:t>3.2</w:t>
            </w:r>
            <w:r w:rsidR="00E26087">
              <w:rPr>
                <w:rFonts w:asciiTheme="minorHAnsi" w:hAnsiTheme="minorHAnsi"/>
                <w:noProof/>
                <w:lang w:val="en-GB" w:eastAsia="zh-CN"/>
              </w:rPr>
              <w:tab/>
            </w:r>
            <w:r w:rsidR="00E26087" w:rsidRPr="003D6505">
              <w:rPr>
                <w:rStyle w:val="Hyperlink"/>
                <w:rFonts w:ascii="Palatino Linotype" w:eastAsia="Microsoft YaHei" w:hAnsi="Palatino Linotype"/>
                <w:noProof/>
                <w:lang w:eastAsia="zh-CN"/>
              </w:rPr>
              <w:t>Value Propositions</w:t>
            </w:r>
            <w:r w:rsidR="00E26087">
              <w:rPr>
                <w:noProof/>
                <w:webHidden/>
              </w:rPr>
              <w:tab/>
            </w:r>
            <w:r w:rsidR="00E26087">
              <w:rPr>
                <w:noProof/>
                <w:webHidden/>
              </w:rPr>
              <w:fldChar w:fldCharType="begin"/>
            </w:r>
            <w:r w:rsidR="00E26087">
              <w:rPr>
                <w:noProof/>
                <w:webHidden/>
              </w:rPr>
              <w:instrText xml:space="preserve"> PAGEREF _Toc469498449 \h </w:instrText>
            </w:r>
            <w:r w:rsidR="00E26087">
              <w:rPr>
                <w:noProof/>
                <w:webHidden/>
              </w:rPr>
            </w:r>
            <w:r w:rsidR="00E26087">
              <w:rPr>
                <w:noProof/>
                <w:webHidden/>
              </w:rPr>
              <w:fldChar w:fldCharType="separate"/>
            </w:r>
            <w:r w:rsidR="00E26087">
              <w:rPr>
                <w:noProof/>
                <w:webHidden/>
              </w:rPr>
              <w:t>13</w:t>
            </w:r>
            <w:r w:rsidR="00E26087">
              <w:rPr>
                <w:noProof/>
                <w:webHidden/>
              </w:rPr>
              <w:fldChar w:fldCharType="end"/>
            </w:r>
          </w:hyperlink>
        </w:p>
        <w:p w14:paraId="0759646E" w14:textId="77777777" w:rsidR="00E26087" w:rsidRDefault="002E0FED">
          <w:pPr>
            <w:pStyle w:val="TOC1"/>
            <w:tabs>
              <w:tab w:val="left" w:pos="440"/>
              <w:tab w:val="right" w:leader="dot" w:pos="10790"/>
            </w:tabs>
            <w:rPr>
              <w:rFonts w:asciiTheme="minorHAnsi" w:hAnsiTheme="minorHAnsi"/>
              <w:noProof/>
              <w:lang w:val="en-GB" w:eastAsia="zh-CN"/>
            </w:rPr>
          </w:pPr>
          <w:hyperlink w:anchor="_Toc469498450" w:history="1">
            <w:r w:rsidR="00E26087" w:rsidRPr="003D6505">
              <w:rPr>
                <w:rStyle w:val="Hyperlink"/>
                <w:rFonts w:ascii="Palatino Linotype" w:hAnsi="Palatino Linotype"/>
                <w:noProof/>
              </w:rPr>
              <w:t>4</w:t>
            </w:r>
            <w:r w:rsidR="00E26087">
              <w:rPr>
                <w:rFonts w:asciiTheme="minorHAnsi" w:hAnsiTheme="minorHAnsi"/>
                <w:noProof/>
                <w:lang w:val="en-GB" w:eastAsia="zh-CN"/>
              </w:rPr>
              <w:tab/>
            </w:r>
            <w:r w:rsidR="00E26087" w:rsidRPr="003D6505">
              <w:rPr>
                <w:rStyle w:val="Hyperlink"/>
                <w:rFonts w:ascii="Palatino Linotype" w:hAnsi="Palatino Linotype"/>
                <w:noProof/>
              </w:rPr>
              <w:t>Business Process</w:t>
            </w:r>
            <w:r w:rsidR="00E26087">
              <w:rPr>
                <w:noProof/>
                <w:webHidden/>
              </w:rPr>
              <w:tab/>
            </w:r>
            <w:r w:rsidR="00E26087">
              <w:rPr>
                <w:noProof/>
                <w:webHidden/>
              </w:rPr>
              <w:fldChar w:fldCharType="begin"/>
            </w:r>
            <w:r w:rsidR="00E26087">
              <w:rPr>
                <w:noProof/>
                <w:webHidden/>
              </w:rPr>
              <w:instrText xml:space="preserve"> PAGEREF _Toc469498450 \h </w:instrText>
            </w:r>
            <w:r w:rsidR="00E26087">
              <w:rPr>
                <w:noProof/>
                <w:webHidden/>
              </w:rPr>
            </w:r>
            <w:r w:rsidR="00E26087">
              <w:rPr>
                <w:noProof/>
                <w:webHidden/>
              </w:rPr>
              <w:fldChar w:fldCharType="separate"/>
            </w:r>
            <w:r w:rsidR="00E26087">
              <w:rPr>
                <w:noProof/>
                <w:webHidden/>
              </w:rPr>
              <w:t>14</w:t>
            </w:r>
            <w:r w:rsidR="00E26087">
              <w:rPr>
                <w:noProof/>
                <w:webHidden/>
              </w:rPr>
              <w:fldChar w:fldCharType="end"/>
            </w:r>
          </w:hyperlink>
        </w:p>
        <w:p w14:paraId="0B6E8DA1" w14:textId="77777777" w:rsidR="00E26087" w:rsidRDefault="002E0FED">
          <w:pPr>
            <w:pStyle w:val="TOC2"/>
            <w:tabs>
              <w:tab w:val="left" w:pos="880"/>
              <w:tab w:val="right" w:leader="dot" w:pos="10790"/>
            </w:tabs>
            <w:rPr>
              <w:rFonts w:asciiTheme="minorHAnsi" w:hAnsiTheme="minorHAnsi"/>
              <w:noProof/>
              <w:lang w:val="en-GB" w:eastAsia="zh-CN"/>
            </w:rPr>
          </w:pPr>
          <w:hyperlink w:anchor="_Toc469498451" w:history="1">
            <w:r w:rsidR="00E26087" w:rsidRPr="003D6505">
              <w:rPr>
                <w:rStyle w:val="Hyperlink"/>
                <w:rFonts w:ascii="Palatino Linotype" w:hAnsi="Palatino Linotype"/>
                <w:noProof/>
              </w:rPr>
              <w:t>4.1</w:t>
            </w:r>
            <w:r w:rsidR="00E26087">
              <w:rPr>
                <w:rFonts w:asciiTheme="minorHAnsi" w:hAnsiTheme="minorHAnsi"/>
                <w:noProof/>
                <w:lang w:val="en-GB" w:eastAsia="zh-CN"/>
              </w:rPr>
              <w:tab/>
            </w:r>
            <w:r w:rsidR="00E26087" w:rsidRPr="003D6505">
              <w:rPr>
                <w:rStyle w:val="Hyperlink"/>
                <w:rFonts w:ascii="Palatino Linotype" w:hAnsi="Palatino Linotype"/>
                <w:noProof/>
              </w:rPr>
              <w:t>Business Process Scope</w:t>
            </w:r>
            <w:r w:rsidR="00E26087">
              <w:rPr>
                <w:noProof/>
                <w:webHidden/>
              </w:rPr>
              <w:tab/>
            </w:r>
            <w:r w:rsidR="00E26087">
              <w:rPr>
                <w:noProof/>
                <w:webHidden/>
              </w:rPr>
              <w:fldChar w:fldCharType="begin"/>
            </w:r>
            <w:r w:rsidR="00E26087">
              <w:rPr>
                <w:noProof/>
                <w:webHidden/>
              </w:rPr>
              <w:instrText xml:space="preserve"> PAGEREF _Toc469498451 \h </w:instrText>
            </w:r>
            <w:r w:rsidR="00E26087">
              <w:rPr>
                <w:noProof/>
                <w:webHidden/>
              </w:rPr>
            </w:r>
            <w:r w:rsidR="00E26087">
              <w:rPr>
                <w:noProof/>
                <w:webHidden/>
              </w:rPr>
              <w:fldChar w:fldCharType="separate"/>
            </w:r>
            <w:r w:rsidR="00E26087">
              <w:rPr>
                <w:noProof/>
                <w:webHidden/>
              </w:rPr>
              <w:t>14</w:t>
            </w:r>
            <w:r w:rsidR="00E26087">
              <w:rPr>
                <w:noProof/>
                <w:webHidden/>
              </w:rPr>
              <w:fldChar w:fldCharType="end"/>
            </w:r>
          </w:hyperlink>
        </w:p>
        <w:p w14:paraId="2B3C1FC6" w14:textId="77777777" w:rsidR="00E26087" w:rsidRDefault="002E0FED">
          <w:pPr>
            <w:pStyle w:val="TOC2"/>
            <w:tabs>
              <w:tab w:val="left" w:pos="880"/>
              <w:tab w:val="right" w:leader="dot" w:pos="10790"/>
            </w:tabs>
            <w:rPr>
              <w:rFonts w:asciiTheme="minorHAnsi" w:hAnsiTheme="minorHAnsi"/>
              <w:noProof/>
              <w:lang w:val="en-GB" w:eastAsia="zh-CN"/>
            </w:rPr>
          </w:pPr>
          <w:hyperlink w:anchor="_Toc469498452" w:history="1">
            <w:r w:rsidR="00E26087" w:rsidRPr="003D6505">
              <w:rPr>
                <w:rStyle w:val="Hyperlink"/>
                <w:rFonts w:ascii="Palatino Linotype" w:eastAsia="SimSun" w:hAnsi="Palatino Linotype"/>
                <w:noProof/>
                <w:lang w:eastAsia="zh-CN"/>
              </w:rPr>
              <w:t>4.2</w:t>
            </w:r>
            <w:r w:rsidR="00E26087">
              <w:rPr>
                <w:rFonts w:asciiTheme="minorHAnsi" w:hAnsiTheme="minorHAnsi"/>
                <w:noProof/>
                <w:lang w:val="en-GB" w:eastAsia="zh-CN"/>
              </w:rPr>
              <w:tab/>
            </w:r>
            <w:r w:rsidR="00E26087" w:rsidRPr="003D6505">
              <w:rPr>
                <w:rStyle w:val="Hyperlink"/>
                <w:rFonts w:ascii="Palatino Linotype" w:eastAsia="SimSun" w:hAnsi="Palatino Linotype"/>
                <w:noProof/>
                <w:lang w:eastAsia="zh-CN"/>
              </w:rPr>
              <w:t>Sales Data</w:t>
            </w:r>
            <w:r w:rsidR="00E26087">
              <w:rPr>
                <w:noProof/>
                <w:webHidden/>
              </w:rPr>
              <w:tab/>
            </w:r>
            <w:r w:rsidR="00E26087">
              <w:rPr>
                <w:noProof/>
                <w:webHidden/>
              </w:rPr>
              <w:fldChar w:fldCharType="begin"/>
            </w:r>
            <w:r w:rsidR="00E26087">
              <w:rPr>
                <w:noProof/>
                <w:webHidden/>
              </w:rPr>
              <w:instrText xml:space="preserve"> PAGEREF _Toc469498452 \h </w:instrText>
            </w:r>
            <w:r w:rsidR="00E26087">
              <w:rPr>
                <w:noProof/>
                <w:webHidden/>
              </w:rPr>
            </w:r>
            <w:r w:rsidR="00E26087">
              <w:rPr>
                <w:noProof/>
                <w:webHidden/>
              </w:rPr>
              <w:fldChar w:fldCharType="separate"/>
            </w:r>
            <w:r w:rsidR="00E26087">
              <w:rPr>
                <w:noProof/>
                <w:webHidden/>
              </w:rPr>
              <w:t>16</w:t>
            </w:r>
            <w:r w:rsidR="00E26087">
              <w:rPr>
                <w:noProof/>
                <w:webHidden/>
              </w:rPr>
              <w:fldChar w:fldCharType="end"/>
            </w:r>
          </w:hyperlink>
        </w:p>
        <w:p w14:paraId="3C9BB0F1" w14:textId="77777777" w:rsidR="00E26087" w:rsidRDefault="002E0FED">
          <w:pPr>
            <w:pStyle w:val="TOC3"/>
            <w:rPr>
              <w:rFonts w:asciiTheme="minorHAnsi" w:eastAsiaTheme="minorEastAsia" w:hAnsiTheme="minorHAnsi" w:cstheme="minorBidi"/>
              <w:lang w:val="en-GB"/>
            </w:rPr>
          </w:pPr>
          <w:hyperlink w:anchor="_Toc469498453" w:history="1">
            <w:r w:rsidR="00E26087" w:rsidRPr="003D6505">
              <w:rPr>
                <w:rStyle w:val="Hyperlink"/>
                <w:rFonts w:ascii="Palatino Linotype" w:eastAsia="SimSun" w:hAnsi="Palatino Linotype"/>
              </w:rPr>
              <w:t>4.2.1</w:t>
            </w:r>
            <w:r w:rsidR="00E26087">
              <w:rPr>
                <w:rFonts w:asciiTheme="minorHAnsi" w:eastAsiaTheme="minorEastAsia" w:hAnsiTheme="minorHAnsi" w:cstheme="minorBidi"/>
                <w:lang w:val="en-GB"/>
              </w:rPr>
              <w:tab/>
            </w:r>
            <w:r w:rsidR="00E26087" w:rsidRPr="003D6505">
              <w:rPr>
                <w:rStyle w:val="Hyperlink"/>
                <w:rFonts w:ascii="Palatino Linotype" w:eastAsia="SimSun" w:hAnsi="Palatino Linotype"/>
              </w:rPr>
              <w:t>Sales Data Overall Process Flow</w:t>
            </w:r>
            <w:r w:rsidR="00E26087">
              <w:rPr>
                <w:webHidden/>
              </w:rPr>
              <w:tab/>
            </w:r>
            <w:r w:rsidR="00E26087">
              <w:rPr>
                <w:webHidden/>
              </w:rPr>
              <w:fldChar w:fldCharType="begin"/>
            </w:r>
            <w:r w:rsidR="00E26087">
              <w:rPr>
                <w:webHidden/>
              </w:rPr>
              <w:instrText xml:space="preserve"> PAGEREF _Toc469498453 \h </w:instrText>
            </w:r>
            <w:r w:rsidR="00E26087">
              <w:rPr>
                <w:webHidden/>
              </w:rPr>
            </w:r>
            <w:r w:rsidR="00E26087">
              <w:rPr>
                <w:webHidden/>
              </w:rPr>
              <w:fldChar w:fldCharType="separate"/>
            </w:r>
            <w:r w:rsidR="00E26087">
              <w:rPr>
                <w:webHidden/>
              </w:rPr>
              <w:t>16</w:t>
            </w:r>
            <w:r w:rsidR="00E26087">
              <w:rPr>
                <w:webHidden/>
              </w:rPr>
              <w:fldChar w:fldCharType="end"/>
            </w:r>
          </w:hyperlink>
        </w:p>
        <w:p w14:paraId="3BDFE85D" w14:textId="77777777" w:rsidR="00E26087" w:rsidRDefault="002E0FED">
          <w:pPr>
            <w:pStyle w:val="TOC3"/>
            <w:rPr>
              <w:rFonts w:asciiTheme="minorHAnsi" w:eastAsiaTheme="minorEastAsia" w:hAnsiTheme="minorHAnsi" w:cstheme="minorBidi"/>
              <w:lang w:val="en-GB"/>
            </w:rPr>
          </w:pPr>
          <w:hyperlink w:anchor="_Toc469498454" w:history="1">
            <w:r w:rsidR="00E26087" w:rsidRPr="003D6505">
              <w:rPr>
                <w:rStyle w:val="Hyperlink"/>
                <w:rFonts w:ascii="Palatino Linotype" w:eastAsia="SimSun" w:hAnsi="Palatino Linotype"/>
              </w:rPr>
              <w:t>4.2.2</w:t>
            </w:r>
            <w:r w:rsidR="00E26087">
              <w:rPr>
                <w:rFonts w:asciiTheme="minorHAnsi" w:eastAsiaTheme="minorEastAsia" w:hAnsiTheme="minorHAnsi" w:cstheme="minorBidi"/>
                <w:lang w:val="en-GB"/>
              </w:rPr>
              <w:tab/>
            </w:r>
            <w:r w:rsidR="00E26087" w:rsidRPr="003D6505">
              <w:rPr>
                <w:rStyle w:val="Hyperlink"/>
                <w:rFonts w:ascii="Palatino Linotype" w:eastAsia="SimSun" w:hAnsi="Palatino Linotype"/>
              </w:rPr>
              <w:t>System context</w:t>
            </w:r>
            <w:r w:rsidR="00E26087">
              <w:rPr>
                <w:webHidden/>
              </w:rPr>
              <w:tab/>
            </w:r>
            <w:r w:rsidR="00E26087">
              <w:rPr>
                <w:webHidden/>
              </w:rPr>
              <w:fldChar w:fldCharType="begin"/>
            </w:r>
            <w:r w:rsidR="00E26087">
              <w:rPr>
                <w:webHidden/>
              </w:rPr>
              <w:instrText xml:space="preserve"> PAGEREF _Toc469498454 \h </w:instrText>
            </w:r>
            <w:r w:rsidR="00E26087">
              <w:rPr>
                <w:webHidden/>
              </w:rPr>
            </w:r>
            <w:r w:rsidR="00E26087">
              <w:rPr>
                <w:webHidden/>
              </w:rPr>
              <w:fldChar w:fldCharType="separate"/>
            </w:r>
            <w:r w:rsidR="00E26087">
              <w:rPr>
                <w:webHidden/>
              </w:rPr>
              <w:t>18</w:t>
            </w:r>
            <w:r w:rsidR="00E26087">
              <w:rPr>
                <w:webHidden/>
              </w:rPr>
              <w:fldChar w:fldCharType="end"/>
            </w:r>
          </w:hyperlink>
        </w:p>
        <w:p w14:paraId="17E21752" w14:textId="77777777" w:rsidR="00E26087" w:rsidRDefault="002E0FED">
          <w:pPr>
            <w:pStyle w:val="TOC3"/>
            <w:rPr>
              <w:rFonts w:asciiTheme="minorHAnsi" w:eastAsiaTheme="minorEastAsia" w:hAnsiTheme="minorHAnsi" w:cstheme="minorBidi"/>
              <w:lang w:val="en-GB"/>
            </w:rPr>
          </w:pPr>
          <w:hyperlink w:anchor="_Toc469498455" w:history="1">
            <w:r w:rsidR="00E26087" w:rsidRPr="003D6505">
              <w:rPr>
                <w:rStyle w:val="Hyperlink"/>
                <w:rFonts w:ascii="Palatino Linotype" w:hAnsi="Palatino Linotype"/>
              </w:rPr>
              <w:t>4.2.3</w:t>
            </w:r>
            <w:r w:rsidR="00E26087">
              <w:rPr>
                <w:rFonts w:asciiTheme="minorHAnsi" w:eastAsiaTheme="minorEastAsia" w:hAnsiTheme="minorHAnsi" w:cstheme="minorBidi"/>
                <w:lang w:val="en-GB"/>
              </w:rPr>
              <w:tab/>
            </w:r>
            <w:r w:rsidR="00E26087" w:rsidRPr="003D6505">
              <w:rPr>
                <w:rStyle w:val="Hyperlink"/>
                <w:rFonts w:ascii="Palatino Linotype" w:hAnsi="Palatino Linotype"/>
              </w:rPr>
              <w:t>Sales Data Real Time Polling (POS – Staging)</w:t>
            </w:r>
            <w:r w:rsidR="00E26087">
              <w:rPr>
                <w:webHidden/>
              </w:rPr>
              <w:tab/>
            </w:r>
            <w:r w:rsidR="00E26087">
              <w:rPr>
                <w:webHidden/>
              </w:rPr>
              <w:fldChar w:fldCharType="begin"/>
            </w:r>
            <w:r w:rsidR="00E26087">
              <w:rPr>
                <w:webHidden/>
              </w:rPr>
              <w:instrText xml:space="preserve"> PAGEREF _Toc469498455 \h </w:instrText>
            </w:r>
            <w:r w:rsidR="00E26087">
              <w:rPr>
                <w:webHidden/>
              </w:rPr>
            </w:r>
            <w:r w:rsidR="00E26087">
              <w:rPr>
                <w:webHidden/>
              </w:rPr>
              <w:fldChar w:fldCharType="separate"/>
            </w:r>
            <w:r w:rsidR="00E26087">
              <w:rPr>
                <w:webHidden/>
              </w:rPr>
              <w:t>19</w:t>
            </w:r>
            <w:r w:rsidR="00E26087">
              <w:rPr>
                <w:webHidden/>
              </w:rPr>
              <w:fldChar w:fldCharType="end"/>
            </w:r>
          </w:hyperlink>
        </w:p>
        <w:p w14:paraId="57A56EF8" w14:textId="77777777" w:rsidR="00E26087" w:rsidRDefault="002E0FED">
          <w:pPr>
            <w:pStyle w:val="TOC4"/>
            <w:tabs>
              <w:tab w:val="left" w:pos="1540"/>
              <w:tab w:val="right" w:leader="dot" w:pos="10790"/>
            </w:tabs>
            <w:rPr>
              <w:rFonts w:asciiTheme="minorHAnsi" w:hAnsiTheme="minorHAnsi"/>
              <w:noProof/>
              <w:lang w:val="en-GB" w:eastAsia="zh-CN"/>
            </w:rPr>
          </w:pPr>
          <w:hyperlink w:anchor="_Toc469498456" w:history="1">
            <w:r w:rsidR="00E26087" w:rsidRPr="003D6505">
              <w:rPr>
                <w:rStyle w:val="Hyperlink"/>
                <w:rFonts w:ascii="Palatino Linotype" w:hAnsi="Palatino Linotype"/>
                <w:noProof/>
                <w:lang w:eastAsia="zh-CN"/>
              </w:rPr>
              <w:t>4.2.3.1</w:t>
            </w:r>
            <w:r w:rsidR="00E26087">
              <w:rPr>
                <w:rFonts w:asciiTheme="minorHAnsi" w:hAnsiTheme="minorHAnsi"/>
                <w:noProof/>
                <w:lang w:val="en-GB" w:eastAsia="zh-CN"/>
              </w:rPr>
              <w:tab/>
            </w:r>
            <w:r w:rsidR="00E26087" w:rsidRPr="003D6505">
              <w:rPr>
                <w:rStyle w:val="Hyperlink"/>
                <w:rFonts w:ascii="Palatino Linotype" w:hAnsi="Palatino Linotype"/>
                <w:noProof/>
                <w:lang w:eastAsia="zh-CN"/>
              </w:rPr>
              <w:t>Process Flow</w:t>
            </w:r>
            <w:r w:rsidR="00E26087">
              <w:rPr>
                <w:noProof/>
                <w:webHidden/>
              </w:rPr>
              <w:tab/>
            </w:r>
            <w:r w:rsidR="00E26087">
              <w:rPr>
                <w:noProof/>
                <w:webHidden/>
              </w:rPr>
              <w:fldChar w:fldCharType="begin"/>
            </w:r>
            <w:r w:rsidR="00E26087">
              <w:rPr>
                <w:noProof/>
                <w:webHidden/>
              </w:rPr>
              <w:instrText xml:space="preserve"> PAGEREF _Toc469498456 \h </w:instrText>
            </w:r>
            <w:r w:rsidR="00E26087">
              <w:rPr>
                <w:noProof/>
                <w:webHidden/>
              </w:rPr>
            </w:r>
            <w:r w:rsidR="00E26087">
              <w:rPr>
                <w:noProof/>
                <w:webHidden/>
              </w:rPr>
              <w:fldChar w:fldCharType="separate"/>
            </w:r>
            <w:r w:rsidR="00E26087">
              <w:rPr>
                <w:noProof/>
                <w:webHidden/>
              </w:rPr>
              <w:t>19</w:t>
            </w:r>
            <w:r w:rsidR="00E26087">
              <w:rPr>
                <w:noProof/>
                <w:webHidden/>
              </w:rPr>
              <w:fldChar w:fldCharType="end"/>
            </w:r>
          </w:hyperlink>
        </w:p>
        <w:p w14:paraId="009EF332" w14:textId="77777777" w:rsidR="00E26087" w:rsidRDefault="002E0FED">
          <w:pPr>
            <w:pStyle w:val="TOC4"/>
            <w:tabs>
              <w:tab w:val="left" w:pos="1540"/>
              <w:tab w:val="right" w:leader="dot" w:pos="10790"/>
            </w:tabs>
            <w:rPr>
              <w:rFonts w:asciiTheme="minorHAnsi" w:hAnsiTheme="minorHAnsi"/>
              <w:noProof/>
              <w:lang w:val="en-GB" w:eastAsia="zh-CN"/>
            </w:rPr>
          </w:pPr>
          <w:hyperlink w:anchor="_Toc469498457" w:history="1">
            <w:r w:rsidR="00E26087" w:rsidRPr="003D6505">
              <w:rPr>
                <w:rStyle w:val="Hyperlink"/>
                <w:rFonts w:ascii="Palatino Linotype" w:hAnsi="Palatino Linotype"/>
                <w:noProof/>
                <w:lang w:eastAsia="zh-CN"/>
              </w:rPr>
              <w:t>4.2.3.2</w:t>
            </w:r>
            <w:r w:rsidR="00E26087">
              <w:rPr>
                <w:rFonts w:asciiTheme="minorHAnsi" w:hAnsiTheme="minorHAnsi"/>
                <w:noProof/>
                <w:lang w:val="en-GB" w:eastAsia="zh-CN"/>
              </w:rPr>
              <w:tab/>
            </w:r>
            <w:r w:rsidR="00E26087" w:rsidRPr="003D6505">
              <w:rPr>
                <w:rStyle w:val="Hyperlink"/>
                <w:rFonts w:ascii="Palatino Linotype" w:hAnsi="Palatino Linotype"/>
                <w:noProof/>
                <w:lang w:eastAsia="zh-CN"/>
              </w:rPr>
              <w:t>Functional Requirement Details</w:t>
            </w:r>
            <w:r w:rsidR="00E26087">
              <w:rPr>
                <w:noProof/>
                <w:webHidden/>
              </w:rPr>
              <w:tab/>
            </w:r>
            <w:r w:rsidR="00E26087">
              <w:rPr>
                <w:noProof/>
                <w:webHidden/>
              </w:rPr>
              <w:fldChar w:fldCharType="begin"/>
            </w:r>
            <w:r w:rsidR="00E26087">
              <w:rPr>
                <w:noProof/>
                <w:webHidden/>
              </w:rPr>
              <w:instrText xml:space="preserve"> PAGEREF _Toc469498457 \h </w:instrText>
            </w:r>
            <w:r w:rsidR="00E26087">
              <w:rPr>
                <w:noProof/>
                <w:webHidden/>
              </w:rPr>
            </w:r>
            <w:r w:rsidR="00E26087">
              <w:rPr>
                <w:noProof/>
                <w:webHidden/>
              </w:rPr>
              <w:fldChar w:fldCharType="separate"/>
            </w:r>
            <w:r w:rsidR="00E26087">
              <w:rPr>
                <w:noProof/>
                <w:webHidden/>
              </w:rPr>
              <w:t>22</w:t>
            </w:r>
            <w:r w:rsidR="00E26087">
              <w:rPr>
                <w:noProof/>
                <w:webHidden/>
              </w:rPr>
              <w:fldChar w:fldCharType="end"/>
            </w:r>
          </w:hyperlink>
        </w:p>
        <w:p w14:paraId="6CE46322" w14:textId="77777777" w:rsidR="00E26087" w:rsidRDefault="002E0FED">
          <w:pPr>
            <w:pStyle w:val="TOC3"/>
            <w:rPr>
              <w:rFonts w:asciiTheme="minorHAnsi" w:eastAsiaTheme="minorEastAsia" w:hAnsiTheme="minorHAnsi" w:cstheme="minorBidi"/>
              <w:lang w:val="en-GB"/>
            </w:rPr>
          </w:pPr>
          <w:hyperlink w:anchor="_Toc469498458" w:history="1">
            <w:r w:rsidR="00E26087" w:rsidRPr="003D6505">
              <w:rPr>
                <w:rStyle w:val="Hyperlink"/>
                <w:rFonts w:ascii="Palatino Linotype" w:eastAsia="SimSun" w:hAnsi="Palatino Linotype"/>
              </w:rPr>
              <w:t>4.2.4</w:t>
            </w:r>
            <w:r w:rsidR="00E26087">
              <w:rPr>
                <w:rFonts w:asciiTheme="minorHAnsi" w:eastAsiaTheme="minorEastAsia" w:hAnsiTheme="minorHAnsi" w:cstheme="minorBidi"/>
                <w:lang w:val="en-GB"/>
              </w:rPr>
              <w:tab/>
            </w:r>
            <w:r w:rsidR="00E26087" w:rsidRPr="003D6505">
              <w:rPr>
                <w:rStyle w:val="Hyperlink"/>
                <w:rFonts w:ascii="Palatino Linotype" w:eastAsia="SimSun" w:hAnsi="Palatino Linotype"/>
              </w:rPr>
              <w:t>Sales Data Real Time Polling Flow (Staging - EDW)</w:t>
            </w:r>
            <w:r w:rsidR="00E26087">
              <w:rPr>
                <w:webHidden/>
              </w:rPr>
              <w:tab/>
            </w:r>
            <w:r w:rsidR="00E26087">
              <w:rPr>
                <w:webHidden/>
              </w:rPr>
              <w:fldChar w:fldCharType="begin"/>
            </w:r>
            <w:r w:rsidR="00E26087">
              <w:rPr>
                <w:webHidden/>
              </w:rPr>
              <w:instrText xml:space="preserve"> PAGEREF _Toc469498458 \h </w:instrText>
            </w:r>
            <w:r w:rsidR="00E26087">
              <w:rPr>
                <w:webHidden/>
              </w:rPr>
            </w:r>
            <w:r w:rsidR="00E26087">
              <w:rPr>
                <w:webHidden/>
              </w:rPr>
              <w:fldChar w:fldCharType="separate"/>
            </w:r>
            <w:r w:rsidR="00E26087">
              <w:rPr>
                <w:webHidden/>
              </w:rPr>
              <w:t>24</w:t>
            </w:r>
            <w:r w:rsidR="00E26087">
              <w:rPr>
                <w:webHidden/>
              </w:rPr>
              <w:fldChar w:fldCharType="end"/>
            </w:r>
          </w:hyperlink>
        </w:p>
        <w:p w14:paraId="10BC025F" w14:textId="77777777" w:rsidR="00E26087" w:rsidRDefault="002E0FED">
          <w:pPr>
            <w:pStyle w:val="TOC4"/>
            <w:tabs>
              <w:tab w:val="left" w:pos="1540"/>
              <w:tab w:val="right" w:leader="dot" w:pos="10790"/>
            </w:tabs>
            <w:rPr>
              <w:rFonts w:asciiTheme="minorHAnsi" w:hAnsiTheme="minorHAnsi"/>
              <w:noProof/>
              <w:lang w:val="en-GB" w:eastAsia="zh-CN"/>
            </w:rPr>
          </w:pPr>
          <w:hyperlink w:anchor="_Toc469498459" w:history="1">
            <w:r w:rsidR="00E26087" w:rsidRPr="003D6505">
              <w:rPr>
                <w:rStyle w:val="Hyperlink"/>
                <w:rFonts w:ascii="Palatino Linotype" w:hAnsi="Palatino Linotype"/>
                <w:noProof/>
                <w:lang w:eastAsia="zh-CN"/>
              </w:rPr>
              <w:t>4.2.4.1</w:t>
            </w:r>
            <w:r w:rsidR="00E26087">
              <w:rPr>
                <w:rFonts w:asciiTheme="minorHAnsi" w:hAnsiTheme="minorHAnsi"/>
                <w:noProof/>
                <w:lang w:val="en-GB" w:eastAsia="zh-CN"/>
              </w:rPr>
              <w:tab/>
            </w:r>
            <w:r w:rsidR="00E26087" w:rsidRPr="003D6505">
              <w:rPr>
                <w:rStyle w:val="Hyperlink"/>
                <w:rFonts w:ascii="Palatino Linotype" w:hAnsi="Palatino Linotype"/>
                <w:noProof/>
                <w:lang w:eastAsia="zh-CN"/>
              </w:rPr>
              <w:t>Processing Flow</w:t>
            </w:r>
            <w:r w:rsidR="00E26087">
              <w:rPr>
                <w:noProof/>
                <w:webHidden/>
              </w:rPr>
              <w:tab/>
            </w:r>
            <w:r w:rsidR="00E26087">
              <w:rPr>
                <w:noProof/>
                <w:webHidden/>
              </w:rPr>
              <w:fldChar w:fldCharType="begin"/>
            </w:r>
            <w:r w:rsidR="00E26087">
              <w:rPr>
                <w:noProof/>
                <w:webHidden/>
              </w:rPr>
              <w:instrText xml:space="preserve"> PAGEREF _Toc469498459 \h </w:instrText>
            </w:r>
            <w:r w:rsidR="00E26087">
              <w:rPr>
                <w:noProof/>
                <w:webHidden/>
              </w:rPr>
            </w:r>
            <w:r w:rsidR="00E26087">
              <w:rPr>
                <w:noProof/>
                <w:webHidden/>
              </w:rPr>
              <w:fldChar w:fldCharType="separate"/>
            </w:r>
            <w:r w:rsidR="00E26087">
              <w:rPr>
                <w:noProof/>
                <w:webHidden/>
              </w:rPr>
              <w:t>24</w:t>
            </w:r>
            <w:r w:rsidR="00E26087">
              <w:rPr>
                <w:noProof/>
                <w:webHidden/>
              </w:rPr>
              <w:fldChar w:fldCharType="end"/>
            </w:r>
          </w:hyperlink>
        </w:p>
        <w:p w14:paraId="17B3AEA3" w14:textId="77777777" w:rsidR="00E26087" w:rsidRDefault="002E0FED">
          <w:pPr>
            <w:pStyle w:val="TOC4"/>
            <w:tabs>
              <w:tab w:val="left" w:pos="1540"/>
              <w:tab w:val="right" w:leader="dot" w:pos="10790"/>
            </w:tabs>
            <w:rPr>
              <w:rFonts w:asciiTheme="minorHAnsi" w:hAnsiTheme="minorHAnsi"/>
              <w:noProof/>
              <w:lang w:val="en-GB" w:eastAsia="zh-CN"/>
            </w:rPr>
          </w:pPr>
          <w:hyperlink w:anchor="_Toc469498460" w:history="1">
            <w:r w:rsidR="00E26087" w:rsidRPr="003D6505">
              <w:rPr>
                <w:rStyle w:val="Hyperlink"/>
                <w:rFonts w:ascii="Palatino Linotype" w:hAnsi="Palatino Linotype"/>
                <w:noProof/>
                <w:lang w:eastAsia="zh-CN"/>
              </w:rPr>
              <w:t>4.2.4.2</w:t>
            </w:r>
            <w:r w:rsidR="00E26087">
              <w:rPr>
                <w:rFonts w:asciiTheme="minorHAnsi" w:hAnsiTheme="minorHAnsi"/>
                <w:noProof/>
                <w:lang w:val="en-GB" w:eastAsia="zh-CN"/>
              </w:rPr>
              <w:tab/>
            </w:r>
            <w:r w:rsidR="00E26087" w:rsidRPr="003D6505">
              <w:rPr>
                <w:rStyle w:val="Hyperlink"/>
                <w:rFonts w:ascii="Palatino Linotype" w:hAnsi="Palatino Linotype"/>
                <w:noProof/>
                <w:lang w:eastAsia="zh-CN"/>
              </w:rPr>
              <w:t>Functional Requirement Details</w:t>
            </w:r>
            <w:r w:rsidR="00E26087">
              <w:rPr>
                <w:noProof/>
                <w:webHidden/>
              </w:rPr>
              <w:tab/>
            </w:r>
            <w:r w:rsidR="00E26087">
              <w:rPr>
                <w:noProof/>
                <w:webHidden/>
              </w:rPr>
              <w:fldChar w:fldCharType="begin"/>
            </w:r>
            <w:r w:rsidR="00E26087">
              <w:rPr>
                <w:noProof/>
                <w:webHidden/>
              </w:rPr>
              <w:instrText xml:space="preserve"> PAGEREF _Toc469498460 \h </w:instrText>
            </w:r>
            <w:r w:rsidR="00E26087">
              <w:rPr>
                <w:noProof/>
                <w:webHidden/>
              </w:rPr>
            </w:r>
            <w:r w:rsidR="00E26087">
              <w:rPr>
                <w:noProof/>
                <w:webHidden/>
              </w:rPr>
              <w:fldChar w:fldCharType="separate"/>
            </w:r>
            <w:r w:rsidR="00E26087">
              <w:rPr>
                <w:noProof/>
                <w:webHidden/>
              </w:rPr>
              <w:t>27</w:t>
            </w:r>
            <w:r w:rsidR="00E26087">
              <w:rPr>
                <w:noProof/>
                <w:webHidden/>
              </w:rPr>
              <w:fldChar w:fldCharType="end"/>
            </w:r>
          </w:hyperlink>
        </w:p>
        <w:p w14:paraId="633F5890" w14:textId="77777777" w:rsidR="00E26087" w:rsidRDefault="002E0FED">
          <w:pPr>
            <w:pStyle w:val="TOC3"/>
            <w:rPr>
              <w:rFonts w:asciiTheme="minorHAnsi" w:eastAsiaTheme="minorEastAsia" w:hAnsiTheme="minorHAnsi" w:cstheme="minorBidi"/>
              <w:lang w:val="en-GB"/>
            </w:rPr>
          </w:pPr>
          <w:hyperlink w:anchor="_Toc469498461" w:history="1">
            <w:r w:rsidR="00E26087" w:rsidRPr="003D6505">
              <w:rPr>
                <w:rStyle w:val="Hyperlink"/>
                <w:rFonts w:ascii="Palatino Linotype" w:eastAsia="SimSun" w:hAnsi="Palatino Linotype"/>
              </w:rPr>
              <w:t>4.2.5</w:t>
            </w:r>
            <w:r w:rsidR="00E26087">
              <w:rPr>
                <w:rFonts w:asciiTheme="minorHAnsi" w:eastAsiaTheme="minorEastAsia" w:hAnsiTheme="minorHAnsi" w:cstheme="minorBidi"/>
                <w:lang w:val="en-GB"/>
              </w:rPr>
              <w:tab/>
            </w:r>
            <w:r w:rsidR="00E26087" w:rsidRPr="003D6505">
              <w:rPr>
                <w:rStyle w:val="Hyperlink"/>
                <w:rFonts w:ascii="Palatino Linotype" w:eastAsia="SimSun" w:hAnsi="Palatino Linotype"/>
              </w:rPr>
              <w:t>Sales Data End-of-day (POS – Staging)</w:t>
            </w:r>
            <w:r w:rsidR="00E26087">
              <w:rPr>
                <w:webHidden/>
              </w:rPr>
              <w:tab/>
            </w:r>
            <w:r w:rsidR="00E26087">
              <w:rPr>
                <w:webHidden/>
              </w:rPr>
              <w:fldChar w:fldCharType="begin"/>
            </w:r>
            <w:r w:rsidR="00E26087">
              <w:rPr>
                <w:webHidden/>
              </w:rPr>
              <w:instrText xml:space="preserve"> PAGEREF _Toc469498461 \h </w:instrText>
            </w:r>
            <w:r w:rsidR="00E26087">
              <w:rPr>
                <w:webHidden/>
              </w:rPr>
            </w:r>
            <w:r w:rsidR="00E26087">
              <w:rPr>
                <w:webHidden/>
              </w:rPr>
              <w:fldChar w:fldCharType="separate"/>
            </w:r>
            <w:r w:rsidR="00E26087">
              <w:rPr>
                <w:webHidden/>
              </w:rPr>
              <w:t>30</w:t>
            </w:r>
            <w:r w:rsidR="00E26087">
              <w:rPr>
                <w:webHidden/>
              </w:rPr>
              <w:fldChar w:fldCharType="end"/>
            </w:r>
          </w:hyperlink>
        </w:p>
        <w:p w14:paraId="103572BE" w14:textId="77777777" w:rsidR="00E26087" w:rsidRDefault="002E0FED">
          <w:pPr>
            <w:pStyle w:val="TOC4"/>
            <w:tabs>
              <w:tab w:val="left" w:pos="1540"/>
              <w:tab w:val="right" w:leader="dot" w:pos="10790"/>
            </w:tabs>
            <w:rPr>
              <w:rFonts w:asciiTheme="minorHAnsi" w:hAnsiTheme="minorHAnsi"/>
              <w:noProof/>
              <w:lang w:val="en-GB" w:eastAsia="zh-CN"/>
            </w:rPr>
          </w:pPr>
          <w:hyperlink w:anchor="_Toc469498462" w:history="1">
            <w:r w:rsidR="00E26087" w:rsidRPr="003D6505">
              <w:rPr>
                <w:rStyle w:val="Hyperlink"/>
                <w:rFonts w:ascii="Palatino Linotype" w:hAnsi="Palatino Linotype"/>
                <w:noProof/>
                <w:lang w:eastAsia="zh-CN"/>
              </w:rPr>
              <w:t>4.2.5.1</w:t>
            </w:r>
            <w:r w:rsidR="00E26087">
              <w:rPr>
                <w:rFonts w:asciiTheme="minorHAnsi" w:hAnsiTheme="minorHAnsi"/>
                <w:noProof/>
                <w:lang w:val="en-GB" w:eastAsia="zh-CN"/>
              </w:rPr>
              <w:tab/>
            </w:r>
            <w:r w:rsidR="00E26087" w:rsidRPr="003D6505">
              <w:rPr>
                <w:rStyle w:val="Hyperlink"/>
                <w:rFonts w:ascii="Palatino Linotype" w:hAnsi="Palatino Linotype"/>
                <w:noProof/>
                <w:lang w:eastAsia="zh-CN"/>
              </w:rPr>
              <w:t>Process Flow</w:t>
            </w:r>
            <w:r w:rsidR="00E26087">
              <w:rPr>
                <w:noProof/>
                <w:webHidden/>
              </w:rPr>
              <w:tab/>
            </w:r>
            <w:r w:rsidR="00E26087">
              <w:rPr>
                <w:noProof/>
                <w:webHidden/>
              </w:rPr>
              <w:fldChar w:fldCharType="begin"/>
            </w:r>
            <w:r w:rsidR="00E26087">
              <w:rPr>
                <w:noProof/>
                <w:webHidden/>
              </w:rPr>
              <w:instrText xml:space="preserve"> PAGEREF _Toc469498462 \h </w:instrText>
            </w:r>
            <w:r w:rsidR="00E26087">
              <w:rPr>
                <w:noProof/>
                <w:webHidden/>
              </w:rPr>
            </w:r>
            <w:r w:rsidR="00E26087">
              <w:rPr>
                <w:noProof/>
                <w:webHidden/>
              </w:rPr>
              <w:fldChar w:fldCharType="separate"/>
            </w:r>
            <w:r w:rsidR="00E26087">
              <w:rPr>
                <w:noProof/>
                <w:webHidden/>
              </w:rPr>
              <w:t>30</w:t>
            </w:r>
            <w:r w:rsidR="00E26087">
              <w:rPr>
                <w:noProof/>
                <w:webHidden/>
              </w:rPr>
              <w:fldChar w:fldCharType="end"/>
            </w:r>
          </w:hyperlink>
        </w:p>
        <w:p w14:paraId="6D7FA21C" w14:textId="77777777" w:rsidR="00E26087" w:rsidRDefault="002E0FED">
          <w:pPr>
            <w:pStyle w:val="TOC4"/>
            <w:tabs>
              <w:tab w:val="left" w:pos="1540"/>
              <w:tab w:val="right" w:leader="dot" w:pos="10790"/>
            </w:tabs>
            <w:rPr>
              <w:rFonts w:asciiTheme="minorHAnsi" w:hAnsiTheme="minorHAnsi"/>
              <w:noProof/>
              <w:lang w:val="en-GB" w:eastAsia="zh-CN"/>
            </w:rPr>
          </w:pPr>
          <w:hyperlink w:anchor="_Toc469498463" w:history="1">
            <w:r w:rsidR="00E26087" w:rsidRPr="003D6505">
              <w:rPr>
                <w:rStyle w:val="Hyperlink"/>
                <w:rFonts w:ascii="Palatino Linotype" w:hAnsi="Palatino Linotype"/>
                <w:noProof/>
              </w:rPr>
              <w:t>4.2.5.2</w:t>
            </w:r>
            <w:r w:rsidR="00E26087">
              <w:rPr>
                <w:rFonts w:asciiTheme="minorHAnsi" w:hAnsiTheme="minorHAnsi"/>
                <w:noProof/>
                <w:lang w:val="en-GB" w:eastAsia="zh-CN"/>
              </w:rPr>
              <w:tab/>
            </w:r>
            <w:r w:rsidR="00E26087" w:rsidRPr="003D6505">
              <w:rPr>
                <w:rStyle w:val="Hyperlink"/>
                <w:rFonts w:ascii="Palatino Linotype" w:hAnsi="Palatino Linotype"/>
                <w:noProof/>
              </w:rPr>
              <w:t>Functional Requirement Details</w:t>
            </w:r>
            <w:r w:rsidR="00E26087">
              <w:rPr>
                <w:noProof/>
                <w:webHidden/>
              </w:rPr>
              <w:tab/>
            </w:r>
            <w:r w:rsidR="00E26087">
              <w:rPr>
                <w:noProof/>
                <w:webHidden/>
              </w:rPr>
              <w:fldChar w:fldCharType="begin"/>
            </w:r>
            <w:r w:rsidR="00E26087">
              <w:rPr>
                <w:noProof/>
                <w:webHidden/>
              </w:rPr>
              <w:instrText xml:space="preserve"> PAGEREF _Toc469498463 \h </w:instrText>
            </w:r>
            <w:r w:rsidR="00E26087">
              <w:rPr>
                <w:noProof/>
                <w:webHidden/>
              </w:rPr>
            </w:r>
            <w:r w:rsidR="00E26087">
              <w:rPr>
                <w:noProof/>
                <w:webHidden/>
              </w:rPr>
              <w:fldChar w:fldCharType="separate"/>
            </w:r>
            <w:r w:rsidR="00E26087">
              <w:rPr>
                <w:noProof/>
                <w:webHidden/>
              </w:rPr>
              <w:t>33</w:t>
            </w:r>
            <w:r w:rsidR="00E26087">
              <w:rPr>
                <w:noProof/>
                <w:webHidden/>
              </w:rPr>
              <w:fldChar w:fldCharType="end"/>
            </w:r>
          </w:hyperlink>
        </w:p>
        <w:p w14:paraId="547B0A20" w14:textId="77777777" w:rsidR="00E26087" w:rsidRDefault="002E0FED">
          <w:pPr>
            <w:pStyle w:val="TOC3"/>
            <w:rPr>
              <w:rFonts w:asciiTheme="minorHAnsi" w:eastAsiaTheme="minorEastAsia" w:hAnsiTheme="minorHAnsi" w:cstheme="minorBidi"/>
              <w:lang w:val="en-GB"/>
            </w:rPr>
          </w:pPr>
          <w:hyperlink w:anchor="_Toc469498464" w:history="1">
            <w:r w:rsidR="00E26087" w:rsidRPr="003D6505">
              <w:rPr>
                <w:rStyle w:val="Hyperlink"/>
                <w:rFonts w:ascii="Palatino Linotype" w:eastAsia="SimSun" w:hAnsi="Palatino Linotype"/>
              </w:rPr>
              <w:t>4.2.6</w:t>
            </w:r>
            <w:r w:rsidR="00E26087">
              <w:rPr>
                <w:rFonts w:asciiTheme="minorHAnsi" w:eastAsiaTheme="minorEastAsia" w:hAnsiTheme="minorHAnsi" w:cstheme="minorBidi"/>
                <w:lang w:val="en-GB"/>
              </w:rPr>
              <w:tab/>
            </w:r>
            <w:r w:rsidR="00E26087" w:rsidRPr="003D6505">
              <w:rPr>
                <w:rStyle w:val="Hyperlink"/>
                <w:rFonts w:ascii="Palatino Linotype" w:eastAsia="SimSun" w:hAnsi="Palatino Linotype"/>
              </w:rPr>
              <w:t>Sales Data End-of-day (Staging – EDW)</w:t>
            </w:r>
            <w:r w:rsidR="00E26087">
              <w:rPr>
                <w:webHidden/>
              </w:rPr>
              <w:tab/>
            </w:r>
            <w:r w:rsidR="00E26087">
              <w:rPr>
                <w:webHidden/>
              </w:rPr>
              <w:fldChar w:fldCharType="begin"/>
            </w:r>
            <w:r w:rsidR="00E26087">
              <w:rPr>
                <w:webHidden/>
              </w:rPr>
              <w:instrText xml:space="preserve"> PAGEREF _Toc469498464 \h </w:instrText>
            </w:r>
            <w:r w:rsidR="00E26087">
              <w:rPr>
                <w:webHidden/>
              </w:rPr>
            </w:r>
            <w:r w:rsidR="00E26087">
              <w:rPr>
                <w:webHidden/>
              </w:rPr>
              <w:fldChar w:fldCharType="separate"/>
            </w:r>
            <w:r w:rsidR="00E26087">
              <w:rPr>
                <w:webHidden/>
              </w:rPr>
              <w:t>35</w:t>
            </w:r>
            <w:r w:rsidR="00E26087">
              <w:rPr>
                <w:webHidden/>
              </w:rPr>
              <w:fldChar w:fldCharType="end"/>
            </w:r>
          </w:hyperlink>
        </w:p>
        <w:p w14:paraId="0F405481" w14:textId="77777777" w:rsidR="00E26087" w:rsidRDefault="002E0FED">
          <w:pPr>
            <w:pStyle w:val="TOC4"/>
            <w:tabs>
              <w:tab w:val="left" w:pos="1540"/>
              <w:tab w:val="right" w:leader="dot" w:pos="10790"/>
            </w:tabs>
            <w:rPr>
              <w:rFonts w:asciiTheme="minorHAnsi" w:hAnsiTheme="minorHAnsi"/>
              <w:noProof/>
              <w:lang w:val="en-GB" w:eastAsia="zh-CN"/>
            </w:rPr>
          </w:pPr>
          <w:hyperlink w:anchor="_Toc469498465" w:history="1">
            <w:r w:rsidR="00E26087" w:rsidRPr="003D6505">
              <w:rPr>
                <w:rStyle w:val="Hyperlink"/>
                <w:rFonts w:ascii="Palatino Linotype" w:hAnsi="Palatino Linotype"/>
                <w:noProof/>
                <w:lang w:eastAsia="zh-CN"/>
              </w:rPr>
              <w:t>4.2.6.1</w:t>
            </w:r>
            <w:r w:rsidR="00E26087">
              <w:rPr>
                <w:rFonts w:asciiTheme="minorHAnsi" w:hAnsiTheme="minorHAnsi"/>
                <w:noProof/>
                <w:lang w:val="en-GB" w:eastAsia="zh-CN"/>
              </w:rPr>
              <w:tab/>
            </w:r>
            <w:r w:rsidR="00E26087" w:rsidRPr="003D6505">
              <w:rPr>
                <w:rStyle w:val="Hyperlink"/>
                <w:rFonts w:ascii="Palatino Linotype" w:hAnsi="Palatino Linotype"/>
                <w:noProof/>
                <w:lang w:eastAsia="zh-CN"/>
              </w:rPr>
              <w:t>Process Flow</w:t>
            </w:r>
            <w:r w:rsidR="00E26087">
              <w:rPr>
                <w:noProof/>
                <w:webHidden/>
              </w:rPr>
              <w:tab/>
            </w:r>
            <w:r w:rsidR="00E26087">
              <w:rPr>
                <w:noProof/>
                <w:webHidden/>
              </w:rPr>
              <w:fldChar w:fldCharType="begin"/>
            </w:r>
            <w:r w:rsidR="00E26087">
              <w:rPr>
                <w:noProof/>
                <w:webHidden/>
              </w:rPr>
              <w:instrText xml:space="preserve"> PAGEREF _Toc469498465 \h </w:instrText>
            </w:r>
            <w:r w:rsidR="00E26087">
              <w:rPr>
                <w:noProof/>
                <w:webHidden/>
              </w:rPr>
            </w:r>
            <w:r w:rsidR="00E26087">
              <w:rPr>
                <w:noProof/>
                <w:webHidden/>
              </w:rPr>
              <w:fldChar w:fldCharType="separate"/>
            </w:r>
            <w:r w:rsidR="00E26087">
              <w:rPr>
                <w:noProof/>
                <w:webHidden/>
              </w:rPr>
              <w:t>35</w:t>
            </w:r>
            <w:r w:rsidR="00E26087">
              <w:rPr>
                <w:noProof/>
                <w:webHidden/>
              </w:rPr>
              <w:fldChar w:fldCharType="end"/>
            </w:r>
          </w:hyperlink>
        </w:p>
        <w:p w14:paraId="31F69B67" w14:textId="77777777" w:rsidR="00E26087" w:rsidRDefault="002E0FED">
          <w:pPr>
            <w:pStyle w:val="TOC4"/>
            <w:tabs>
              <w:tab w:val="left" w:pos="1540"/>
              <w:tab w:val="right" w:leader="dot" w:pos="10790"/>
            </w:tabs>
            <w:rPr>
              <w:rFonts w:asciiTheme="minorHAnsi" w:hAnsiTheme="minorHAnsi"/>
              <w:noProof/>
              <w:lang w:val="en-GB" w:eastAsia="zh-CN"/>
            </w:rPr>
          </w:pPr>
          <w:hyperlink w:anchor="_Toc469498466" w:history="1">
            <w:r w:rsidR="00E26087" w:rsidRPr="003D6505">
              <w:rPr>
                <w:rStyle w:val="Hyperlink"/>
                <w:rFonts w:ascii="Palatino Linotype" w:hAnsi="Palatino Linotype"/>
                <w:noProof/>
              </w:rPr>
              <w:t>4.2.6.2</w:t>
            </w:r>
            <w:r w:rsidR="00E26087">
              <w:rPr>
                <w:rFonts w:asciiTheme="minorHAnsi" w:hAnsiTheme="minorHAnsi"/>
                <w:noProof/>
                <w:lang w:val="en-GB" w:eastAsia="zh-CN"/>
              </w:rPr>
              <w:tab/>
            </w:r>
            <w:r w:rsidR="00E26087" w:rsidRPr="003D6505">
              <w:rPr>
                <w:rStyle w:val="Hyperlink"/>
                <w:rFonts w:ascii="Palatino Linotype" w:hAnsi="Palatino Linotype"/>
                <w:noProof/>
              </w:rPr>
              <w:t>Functional Requirement Details</w:t>
            </w:r>
            <w:r w:rsidR="00E26087">
              <w:rPr>
                <w:noProof/>
                <w:webHidden/>
              </w:rPr>
              <w:tab/>
            </w:r>
            <w:r w:rsidR="00E26087">
              <w:rPr>
                <w:noProof/>
                <w:webHidden/>
              </w:rPr>
              <w:fldChar w:fldCharType="begin"/>
            </w:r>
            <w:r w:rsidR="00E26087">
              <w:rPr>
                <w:noProof/>
                <w:webHidden/>
              </w:rPr>
              <w:instrText xml:space="preserve"> PAGEREF _Toc469498466 \h </w:instrText>
            </w:r>
            <w:r w:rsidR="00E26087">
              <w:rPr>
                <w:noProof/>
                <w:webHidden/>
              </w:rPr>
            </w:r>
            <w:r w:rsidR="00E26087">
              <w:rPr>
                <w:noProof/>
                <w:webHidden/>
              </w:rPr>
              <w:fldChar w:fldCharType="separate"/>
            </w:r>
            <w:r w:rsidR="00E26087">
              <w:rPr>
                <w:noProof/>
                <w:webHidden/>
              </w:rPr>
              <w:t>38</w:t>
            </w:r>
            <w:r w:rsidR="00E26087">
              <w:rPr>
                <w:noProof/>
                <w:webHidden/>
              </w:rPr>
              <w:fldChar w:fldCharType="end"/>
            </w:r>
          </w:hyperlink>
        </w:p>
        <w:p w14:paraId="5CB47D48" w14:textId="77777777" w:rsidR="00E26087" w:rsidRDefault="002E0FED">
          <w:pPr>
            <w:pStyle w:val="TOC2"/>
            <w:tabs>
              <w:tab w:val="left" w:pos="880"/>
              <w:tab w:val="right" w:leader="dot" w:pos="10790"/>
            </w:tabs>
            <w:rPr>
              <w:rFonts w:asciiTheme="minorHAnsi" w:hAnsiTheme="minorHAnsi"/>
              <w:noProof/>
              <w:lang w:val="en-GB" w:eastAsia="zh-CN"/>
            </w:rPr>
          </w:pPr>
          <w:hyperlink w:anchor="_Toc469498467" w:history="1">
            <w:r w:rsidR="00E26087" w:rsidRPr="003D6505">
              <w:rPr>
                <w:rStyle w:val="Hyperlink"/>
                <w:rFonts w:ascii="Palatino Linotype" w:eastAsia="SimSun" w:hAnsi="Palatino Linotype"/>
                <w:noProof/>
                <w:lang w:eastAsia="zh-CN"/>
              </w:rPr>
              <w:t>4.3</w:t>
            </w:r>
            <w:r w:rsidR="00E26087">
              <w:rPr>
                <w:rFonts w:asciiTheme="minorHAnsi" w:hAnsiTheme="minorHAnsi"/>
                <w:noProof/>
                <w:lang w:val="en-GB" w:eastAsia="zh-CN"/>
              </w:rPr>
              <w:tab/>
            </w:r>
            <w:r w:rsidR="00E26087" w:rsidRPr="003D6505">
              <w:rPr>
                <w:rStyle w:val="Hyperlink"/>
                <w:rFonts w:ascii="Palatino Linotype" w:eastAsia="SimSun" w:hAnsi="Palatino Linotype"/>
                <w:noProof/>
                <w:lang w:eastAsia="zh-CN"/>
              </w:rPr>
              <w:t>Pricing/Master Data</w:t>
            </w:r>
            <w:r w:rsidR="00E26087">
              <w:rPr>
                <w:noProof/>
                <w:webHidden/>
              </w:rPr>
              <w:tab/>
            </w:r>
            <w:r w:rsidR="00E26087">
              <w:rPr>
                <w:noProof/>
                <w:webHidden/>
              </w:rPr>
              <w:fldChar w:fldCharType="begin"/>
            </w:r>
            <w:r w:rsidR="00E26087">
              <w:rPr>
                <w:noProof/>
                <w:webHidden/>
              </w:rPr>
              <w:instrText xml:space="preserve"> PAGEREF _Toc469498467 \h </w:instrText>
            </w:r>
            <w:r w:rsidR="00E26087">
              <w:rPr>
                <w:noProof/>
                <w:webHidden/>
              </w:rPr>
            </w:r>
            <w:r w:rsidR="00E26087">
              <w:rPr>
                <w:noProof/>
                <w:webHidden/>
              </w:rPr>
              <w:fldChar w:fldCharType="separate"/>
            </w:r>
            <w:r w:rsidR="00E26087">
              <w:rPr>
                <w:noProof/>
                <w:webHidden/>
              </w:rPr>
              <w:t>42</w:t>
            </w:r>
            <w:r w:rsidR="00E26087">
              <w:rPr>
                <w:noProof/>
                <w:webHidden/>
              </w:rPr>
              <w:fldChar w:fldCharType="end"/>
            </w:r>
          </w:hyperlink>
        </w:p>
        <w:p w14:paraId="13371C35" w14:textId="77777777" w:rsidR="00E26087" w:rsidRDefault="002E0FED">
          <w:pPr>
            <w:pStyle w:val="TOC3"/>
            <w:rPr>
              <w:rFonts w:asciiTheme="minorHAnsi" w:eastAsiaTheme="minorEastAsia" w:hAnsiTheme="minorHAnsi" w:cstheme="minorBidi"/>
              <w:lang w:val="en-GB"/>
            </w:rPr>
          </w:pPr>
          <w:hyperlink w:anchor="_Toc469498468" w:history="1">
            <w:r w:rsidR="00E26087" w:rsidRPr="003D6505">
              <w:rPr>
                <w:rStyle w:val="Hyperlink"/>
                <w:rFonts w:ascii="Palatino Linotype" w:eastAsia="SimSun" w:hAnsi="Palatino Linotype"/>
              </w:rPr>
              <w:t>4.3.1</w:t>
            </w:r>
            <w:r w:rsidR="00E26087">
              <w:rPr>
                <w:rFonts w:asciiTheme="minorHAnsi" w:eastAsiaTheme="minorEastAsia" w:hAnsiTheme="minorHAnsi" w:cstheme="minorBidi"/>
                <w:lang w:val="en-GB"/>
              </w:rPr>
              <w:tab/>
            </w:r>
            <w:r w:rsidR="00E26087" w:rsidRPr="003D6505">
              <w:rPr>
                <w:rStyle w:val="Hyperlink"/>
                <w:rFonts w:ascii="Palatino Linotype" w:eastAsia="SimSun" w:hAnsi="Palatino Linotype"/>
              </w:rPr>
              <w:t>Pricing</w:t>
            </w:r>
            <w:r w:rsidR="00E26087" w:rsidRPr="003D6505">
              <w:rPr>
                <w:rStyle w:val="Hyperlink"/>
                <w:rFonts w:ascii="Palatino Linotype" w:eastAsia="SimSun" w:hAnsi="Palatino Linotype"/>
                <w:lang w:val="en-GB"/>
              </w:rPr>
              <w:t xml:space="preserve">/Master Data </w:t>
            </w:r>
            <w:r w:rsidR="00E26087" w:rsidRPr="003D6505">
              <w:rPr>
                <w:rStyle w:val="Hyperlink"/>
                <w:rFonts w:ascii="Palatino Linotype" w:eastAsia="SimSun" w:hAnsi="Palatino Linotype"/>
              </w:rPr>
              <w:t>Overall Process Flow</w:t>
            </w:r>
            <w:r w:rsidR="00E26087">
              <w:rPr>
                <w:webHidden/>
              </w:rPr>
              <w:tab/>
            </w:r>
            <w:r w:rsidR="00E26087">
              <w:rPr>
                <w:webHidden/>
              </w:rPr>
              <w:fldChar w:fldCharType="begin"/>
            </w:r>
            <w:r w:rsidR="00E26087">
              <w:rPr>
                <w:webHidden/>
              </w:rPr>
              <w:instrText xml:space="preserve"> PAGEREF _Toc469498468 \h </w:instrText>
            </w:r>
            <w:r w:rsidR="00E26087">
              <w:rPr>
                <w:webHidden/>
              </w:rPr>
            </w:r>
            <w:r w:rsidR="00E26087">
              <w:rPr>
                <w:webHidden/>
              </w:rPr>
              <w:fldChar w:fldCharType="separate"/>
            </w:r>
            <w:r w:rsidR="00E26087">
              <w:rPr>
                <w:webHidden/>
              </w:rPr>
              <w:t>42</w:t>
            </w:r>
            <w:r w:rsidR="00E26087">
              <w:rPr>
                <w:webHidden/>
              </w:rPr>
              <w:fldChar w:fldCharType="end"/>
            </w:r>
          </w:hyperlink>
        </w:p>
        <w:p w14:paraId="4441EA0E" w14:textId="77777777" w:rsidR="00E26087" w:rsidRDefault="002E0FED">
          <w:pPr>
            <w:pStyle w:val="TOC3"/>
            <w:rPr>
              <w:rFonts w:asciiTheme="minorHAnsi" w:eastAsiaTheme="minorEastAsia" w:hAnsiTheme="minorHAnsi" w:cstheme="minorBidi"/>
              <w:lang w:val="en-GB"/>
            </w:rPr>
          </w:pPr>
          <w:hyperlink w:anchor="_Toc469498469" w:history="1">
            <w:r w:rsidR="00E26087" w:rsidRPr="003D6505">
              <w:rPr>
                <w:rStyle w:val="Hyperlink"/>
                <w:rFonts w:ascii="Palatino Linotype" w:eastAsia="SimSun" w:hAnsi="Palatino Linotype"/>
              </w:rPr>
              <w:t>4.3.2</w:t>
            </w:r>
            <w:r w:rsidR="00E26087">
              <w:rPr>
                <w:rFonts w:asciiTheme="minorHAnsi" w:eastAsiaTheme="minorEastAsia" w:hAnsiTheme="minorHAnsi" w:cstheme="minorBidi"/>
                <w:lang w:val="en-GB"/>
              </w:rPr>
              <w:tab/>
            </w:r>
            <w:r w:rsidR="00E26087" w:rsidRPr="003D6505">
              <w:rPr>
                <w:rStyle w:val="Hyperlink"/>
                <w:rFonts w:ascii="Palatino Linotype" w:eastAsia="SimSun" w:hAnsi="Palatino Linotype"/>
              </w:rPr>
              <w:t>System context</w:t>
            </w:r>
            <w:r w:rsidR="00E26087">
              <w:rPr>
                <w:webHidden/>
              </w:rPr>
              <w:tab/>
            </w:r>
            <w:r w:rsidR="00E26087">
              <w:rPr>
                <w:webHidden/>
              </w:rPr>
              <w:fldChar w:fldCharType="begin"/>
            </w:r>
            <w:r w:rsidR="00E26087">
              <w:rPr>
                <w:webHidden/>
              </w:rPr>
              <w:instrText xml:space="preserve"> PAGEREF _Toc469498469 \h </w:instrText>
            </w:r>
            <w:r w:rsidR="00E26087">
              <w:rPr>
                <w:webHidden/>
              </w:rPr>
            </w:r>
            <w:r w:rsidR="00E26087">
              <w:rPr>
                <w:webHidden/>
              </w:rPr>
              <w:fldChar w:fldCharType="separate"/>
            </w:r>
            <w:r w:rsidR="00E26087">
              <w:rPr>
                <w:webHidden/>
              </w:rPr>
              <w:t>43</w:t>
            </w:r>
            <w:r w:rsidR="00E26087">
              <w:rPr>
                <w:webHidden/>
              </w:rPr>
              <w:fldChar w:fldCharType="end"/>
            </w:r>
          </w:hyperlink>
        </w:p>
        <w:p w14:paraId="2FBCFBE5" w14:textId="77777777" w:rsidR="00E26087" w:rsidRDefault="002E0FED">
          <w:pPr>
            <w:pStyle w:val="TOC3"/>
            <w:rPr>
              <w:rFonts w:asciiTheme="minorHAnsi" w:eastAsiaTheme="minorEastAsia" w:hAnsiTheme="minorHAnsi" w:cstheme="minorBidi"/>
              <w:lang w:val="en-GB"/>
            </w:rPr>
          </w:pPr>
          <w:hyperlink w:anchor="_Toc469498470" w:history="1">
            <w:r w:rsidR="00E26087" w:rsidRPr="003D6505">
              <w:rPr>
                <w:rStyle w:val="Hyperlink"/>
                <w:rFonts w:ascii="Palatino Linotype" w:eastAsia="SimSun" w:hAnsi="Palatino Linotype"/>
              </w:rPr>
              <w:t>4.3.3</w:t>
            </w:r>
            <w:r w:rsidR="00E26087">
              <w:rPr>
                <w:rFonts w:asciiTheme="minorHAnsi" w:eastAsiaTheme="minorEastAsia" w:hAnsiTheme="minorHAnsi" w:cstheme="minorBidi"/>
                <w:lang w:val="en-GB"/>
              </w:rPr>
              <w:tab/>
            </w:r>
            <w:r w:rsidR="00E26087" w:rsidRPr="003D6505">
              <w:rPr>
                <w:rStyle w:val="Hyperlink"/>
                <w:rFonts w:ascii="Palatino Linotype" w:eastAsia="SimSun" w:hAnsi="Palatino Linotype"/>
              </w:rPr>
              <w:t>Pricing data generation and download to Staging</w:t>
            </w:r>
            <w:r w:rsidR="00E26087">
              <w:rPr>
                <w:webHidden/>
              </w:rPr>
              <w:tab/>
            </w:r>
            <w:r w:rsidR="00E26087">
              <w:rPr>
                <w:webHidden/>
              </w:rPr>
              <w:fldChar w:fldCharType="begin"/>
            </w:r>
            <w:r w:rsidR="00E26087">
              <w:rPr>
                <w:webHidden/>
              </w:rPr>
              <w:instrText xml:space="preserve"> PAGEREF _Toc469498470 \h </w:instrText>
            </w:r>
            <w:r w:rsidR="00E26087">
              <w:rPr>
                <w:webHidden/>
              </w:rPr>
            </w:r>
            <w:r w:rsidR="00E26087">
              <w:rPr>
                <w:webHidden/>
              </w:rPr>
              <w:fldChar w:fldCharType="separate"/>
            </w:r>
            <w:r w:rsidR="00E26087">
              <w:rPr>
                <w:webHidden/>
              </w:rPr>
              <w:t>44</w:t>
            </w:r>
            <w:r w:rsidR="00E26087">
              <w:rPr>
                <w:webHidden/>
              </w:rPr>
              <w:fldChar w:fldCharType="end"/>
            </w:r>
          </w:hyperlink>
        </w:p>
        <w:p w14:paraId="00184DBF" w14:textId="77777777" w:rsidR="00E26087" w:rsidRDefault="002E0FED">
          <w:pPr>
            <w:pStyle w:val="TOC4"/>
            <w:tabs>
              <w:tab w:val="left" w:pos="1540"/>
              <w:tab w:val="right" w:leader="dot" w:pos="10790"/>
            </w:tabs>
            <w:rPr>
              <w:rFonts w:asciiTheme="minorHAnsi" w:hAnsiTheme="minorHAnsi"/>
              <w:noProof/>
              <w:lang w:val="en-GB" w:eastAsia="zh-CN"/>
            </w:rPr>
          </w:pPr>
          <w:hyperlink w:anchor="_Toc469498471" w:history="1">
            <w:r w:rsidR="00E26087" w:rsidRPr="003D6505">
              <w:rPr>
                <w:rStyle w:val="Hyperlink"/>
                <w:rFonts w:ascii="Palatino Linotype" w:hAnsi="Palatino Linotype"/>
                <w:noProof/>
                <w:lang w:eastAsia="zh-CN"/>
              </w:rPr>
              <w:t>4.3.3.1</w:t>
            </w:r>
            <w:r w:rsidR="00E26087">
              <w:rPr>
                <w:rFonts w:asciiTheme="minorHAnsi" w:hAnsiTheme="minorHAnsi"/>
                <w:noProof/>
                <w:lang w:val="en-GB" w:eastAsia="zh-CN"/>
              </w:rPr>
              <w:tab/>
            </w:r>
            <w:r w:rsidR="00E26087" w:rsidRPr="003D6505">
              <w:rPr>
                <w:rStyle w:val="Hyperlink"/>
                <w:rFonts w:ascii="Palatino Linotype" w:hAnsi="Palatino Linotype"/>
                <w:noProof/>
                <w:lang w:eastAsia="zh-CN"/>
              </w:rPr>
              <w:t>Processing Flow</w:t>
            </w:r>
            <w:r w:rsidR="00E26087">
              <w:rPr>
                <w:noProof/>
                <w:webHidden/>
              </w:rPr>
              <w:tab/>
            </w:r>
            <w:r w:rsidR="00E26087">
              <w:rPr>
                <w:noProof/>
                <w:webHidden/>
              </w:rPr>
              <w:fldChar w:fldCharType="begin"/>
            </w:r>
            <w:r w:rsidR="00E26087">
              <w:rPr>
                <w:noProof/>
                <w:webHidden/>
              </w:rPr>
              <w:instrText xml:space="preserve"> PAGEREF _Toc469498471 \h </w:instrText>
            </w:r>
            <w:r w:rsidR="00E26087">
              <w:rPr>
                <w:noProof/>
                <w:webHidden/>
              </w:rPr>
            </w:r>
            <w:r w:rsidR="00E26087">
              <w:rPr>
                <w:noProof/>
                <w:webHidden/>
              </w:rPr>
              <w:fldChar w:fldCharType="separate"/>
            </w:r>
            <w:r w:rsidR="00E26087">
              <w:rPr>
                <w:noProof/>
                <w:webHidden/>
              </w:rPr>
              <w:t>44</w:t>
            </w:r>
            <w:r w:rsidR="00E26087">
              <w:rPr>
                <w:noProof/>
                <w:webHidden/>
              </w:rPr>
              <w:fldChar w:fldCharType="end"/>
            </w:r>
          </w:hyperlink>
        </w:p>
        <w:p w14:paraId="3F6B4BCA" w14:textId="77777777" w:rsidR="00E26087" w:rsidRDefault="002E0FED">
          <w:pPr>
            <w:pStyle w:val="TOC4"/>
            <w:tabs>
              <w:tab w:val="left" w:pos="1540"/>
              <w:tab w:val="right" w:leader="dot" w:pos="10790"/>
            </w:tabs>
            <w:rPr>
              <w:rFonts w:asciiTheme="minorHAnsi" w:hAnsiTheme="minorHAnsi"/>
              <w:noProof/>
              <w:lang w:val="en-GB" w:eastAsia="zh-CN"/>
            </w:rPr>
          </w:pPr>
          <w:hyperlink w:anchor="_Toc469498472" w:history="1">
            <w:r w:rsidR="00E26087" w:rsidRPr="003D6505">
              <w:rPr>
                <w:rStyle w:val="Hyperlink"/>
                <w:rFonts w:ascii="Palatino Linotype" w:hAnsi="Palatino Linotype"/>
                <w:noProof/>
              </w:rPr>
              <w:t>4.3.3.2</w:t>
            </w:r>
            <w:r w:rsidR="00E26087">
              <w:rPr>
                <w:rFonts w:asciiTheme="minorHAnsi" w:hAnsiTheme="minorHAnsi"/>
                <w:noProof/>
                <w:lang w:val="en-GB" w:eastAsia="zh-CN"/>
              </w:rPr>
              <w:tab/>
            </w:r>
            <w:r w:rsidR="00E26087" w:rsidRPr="003D6505">
              <w:rPr>
                <w:rStyle w:val="Hyperlink"/>
                <w:rFonts w:ascii="Palatino Linotype" w:hAnsi="Palatino Linotype"/>
                <w:noProof/>
              </w:rPr>
              <w:t>Requirement Details</w:t>
            </w:r>
            <w:r w:rsidR="00E26087">
              <w:rPr>
                <w:noProof/>
                <w:webHidden/>
              </w:rPr>
              <w:tab/>
            </w:r>
            <w:r w:rsidR="00E26087">
              <w:rPr>
                <w:noProof/>
                <w:webHidden/>
              </w:rPr>
              <w:fldChar w:fldCharType="begin"/>
            </w:r>
            <w:r w:rsidR="00E26087">
              <w:rPr>
                <w:noProof/>
                <w:webHidden/>
              </w:rPr>
              <w:instrText xml:space="preserve"> PAGEREF _Toc469498472 \h </w:instrText>
            </w:r>
            <w:r w:rsidR="00E26087">
              <w:rPr>
                <w:noProof/>
                <w:webHidden/>
              </w:rPr>
            </w:r>
            <w:r w:rsidR="00E26087">
              <w:rPr>
                <w:noProof/>
                <w:webHidden/>
              </w:rPr>
              <w:fldChar w:fldCharType="separate"/>
            </w:r>
            <w:r w:rsidR="00E26087">
              <w:rPr>
                <w:noProof/>
                <w:webHidden/>
              </w:rPr>
              <w:t>47</w:t>
            </w:r>
            <w:r w:rsidR="00E26087">
              <w:rPr>
                <w:noProof/>
                <w:webHidden/>
              </w:rPr>
              <w:fldChar w:fldCharType="end"/>
            </w:r>
          </w:hyperlink>
        </w:p>
        <w:p w14:paraId="12474F17" w14:textId="77777777" w:rsidR="00E26087" w:rsidRDefault="002E0FED">
          <w:pPr>
            <w:pStyle w:val="TOC3"/>
            <w:rPr>
              <w:rFonts w:asciiTheme="minorHAnsi" w:eastAsiaTheme="minorEastAsia" w:hAnsiTheme="minorHAnsi" w:cstheme="minorBidi"/>
              <w:lang w:val="en-GB"/>
            </w:rPr>
          </w:pPr>
          <w:hyperlink w:anchor="_Toc469498473" w:history="1">
            <w:r w:rsidR="00E26087" w:rsidRPr="003D6505">
              <w:rPr>
                <w:rStyle w:val="Hyperlink"/>
                <w:rFonts w:ascii="Palatino Linotype" w:hAnsi="Palatino Linotype"/>
              </w:rPr>
              <w:t>4.3.4</w:t>
            </w:r>
            <w:r w:rsidR="00E26087">
              <w:rPr>
                <w:rFonts w:asciiTheme="minorHAnsi" w:eastAsiaTheme="minorEastAsia" w:hAnsiTheme="minorHAnsi" w:cstheme="minorBidi"/>
                <w:lang w:val="en-GB"/>
              </w:rPr>
              <w:tab/>
            </w:r>
            <w:r w:rsidR="00E26087" w:rsidRPr="003D6505">
              <w:rPr>
                <w:rStyle w:val="Hyperlink"/>
                <w:rFonts w:ascii="Palatino Linotype" w:hAnsi="Palatino Linotype"/>
              </w:rPr>
              <w:t>Pricing/Master data distribution (Staging - POS)</w:t>
            </w:r>
            <w:r w:rsidR="00E26087">
              <w:rPr>
                <w:webHidden/>
              </w:rPr>
              <w:tab/>
            </w:r>
            <w:r w:rsidR="00E26087">
              <w:rPr>
                <w:webHidden/>
              </w:rPr>
              <w:fldChar w:fldCharType="begin"/>
            </w:r>
            <w:r w:rsidR="00E26087">
              <w:rPr>
                <w:webHidden/>
              </w:rPr>
              <w:instrText xml:space="preserve"> PAGEREF _Toc469498473 \h </w:instrText>
            </w:r>
            <w:r w:rsidR="00E26087">
              <w:rPr>
                <w:webHidden/>
              </w:rPr>
            </w:r>
            <w:r w:rsidR="00E26087">
              <w:rPr>
                <w:webHidden/>
              </w:rPr>
              <w:fldChar w:fldCharType="separate"/>
            </w:r>
            <w:r w:rsidR="00E26087">
              <w:rPr>
                <w:webHidden/>
              </w:rPr>
              <w:t>48</w:t>
            </w:r>
            <w:r w:rsidR="00E26087">
              <w:rPr>
                <w:webHidden/>
              </w:rPr>
              <w:fldChar w:fldCharType="end"/>
            </w:r>
          </w:hyperlink>
        </w:p>
        <w:p w14:paraId="54B1EA24" w14:textId="77777777" w:rsidR="00E26087" w:rsidRDefault="002E0FED">
          <w:pPr>
            <w:pStyle w:val="TOC4"/>
            <w:tabs>
              <w:tab w:val="left" w:pos="1540"/>
              <w:tab w:val="right" w:leader="dot" w:pos="10790"/>
            </w:tabs>
            <w:rPr>
              <w:rFonts w:asciiTheme="minorHAnsi" w:hAnsiTheme="minorHAnsi"/>
              <w:noProof/>
              <w:lang w:val="en-GB" w:eastAsia="zh-CN"/>
            </w:rPr>
          </w:pPr>
          <w:hyperlink w:anchor="_Toc469498474" w:history="1">
            <w:r w:rsidR="00E26087" w:rsidRPr="003D6505">
              <w:rPr>
                <w:rStyle w:val="Hyperlink"/>
                <w:rFonts w:ascii="Palatino Linotype" w:hAnsi="Palatino Linotype"/>
                <w:noProof/>
              </w:rPr>
              <w:t>4.3.4.1</w:t>
            </w:r>
            <w:r w:rsidR="00E26087">
              <w:rPr>
                <w:rFonts w:asciiTheme="minorHAnsi" w:hAnsiTheme="minorHAnsi"/>
                <w:noProof/>
                <w:lang w:val="en-GB" w:eastAsia="zh-CN"/>
              </w:rPr>
              <w:tab/>
            </w:r>
            <w:r w:rsidR="00E26087" w:rsidRPr="003D6505">
              <w:rPr>
                <w:rStyle w:val="Hyperlink"/>
                <w:rFonts w:ascii="Palatino Linotype" w:hAnsi="Palatino Linotype"/>
                <w:noProof/>
              </w:rPr>
              <w:t>Process Flow</w:t>
            </w:r>
            <w:r w:rsidR="00E26087">
              <w:rPr>
                <w:noProof/>
                <w:webHidden/>
              </w:rPr>
              <w:tab/>
            </w:r>
            <w:r w:rsidR="00E26087">
              <w:rPr>
                <w:noProof/>
                <w:webHidden/>
              </w:rPr>
              <w:fldChar w:fldCharType="begin"/>
            </w:r>
            <w:r w:rsidR="00E26087">
              <w:rPr>
                <w:noProof/>
                <w:webHidden/>
              </w:rPr>
              <w:instrText xml:space="preserve"> PAGEREF _Toc469498474 \h </w:instrText>
            </w:r>
            <w:r w:rsidR="00E26087">
              <w:rPr>
                <w:noProof/>
                <w:webHidden/>
              </w:rPr>
            </w:r>
            <w:r w:rsidR="00E26087">
              <w:rPr>
                <w:noProof/>
                <w:webHidden/>
              </w:rPr>
              <w:fldChar w:fldCharType="separate"/>
            </w:r>
            <w:r w:rsidR="00E26087">
              <w:rPr>
                <w:noProof/>
                <w:webHidden/>
              </w:rPr>
              <w:t>48</w:t>
            </w:r>
            <w:r w:rsidR="00E26087">
              <w:rPr>
                <w:noProof/>
                <w:webHidden/>
              </w:rPr>
              <w:fldChar w:fldCharType="end"/>
            </w:r>
          </w:hyperlink>
        </w:p>
        <w:p w14:paraId="4870372D" w14:textId="77777777" w:rsidR="00E26087" w:rsidRDefault="002E0FED">
          <w:pPr>
            <w:pStyle w:val="TOC3"/>
            <w:rPr>
              <w:rFonts w:asciiTheme="minorHAnsi" w:eastAsiaTheme="minorEastAsia" w:hAnsiTheme="minorHAnsi" w:cstheme="minorBidi"/>
              <w:lang w:val="en-GB"/>
            </w:rPr>
          </w:pPr>
          <w:hyperlink w:anchor="_Toc469498475" w:history="1">
            <w:r w:rsidR="00E26087" w:rsidRPr="003D6505">
              <w:rPr>
                <w:rStyle w:val="Hyperlink"/>
                <w:rFonts w:ascii="Palatino Linotype" w:hAnsi="Palatino Linotype"/>
              </w:rPr>
              <w:t>4.3.5</w:t>
            </w:r>
            <w:r w:rsidR="00E26087">
              <w:rPr>
                <w:rFonts w:asciiTheme="minorHAnsi" w:eastAsiaTheme="minorEastAsia" w:hAnsiTheme="minorHAnsi" w:cstheme="minorBidi"/>
                <w:lang w:val="en-GB"/>
              </w:rPr>
              <w:tab/>
            </w:r>
            <w:r w:rsidR="00E26087" w:rsidRPr="003D6505">
              <w:rPr>
                <w:rStyle w:val="Hyperlink"/>
                <w:rFonts w:ascii="Palatino Linotype" w:hAnsi="Palatino Linotype"/>
              </w:rPr>
              <w:t>Requirement Details</w:t>
            </w:r>
            <w:r w:rsidR="00E26087">
              <w:rPr>
                <w:webHidden/>
              </w:rPr>
              <w:tab/>
            </w:r>
            <w:r w:rsidR="00E26087">
              <w:rPr>
                <w:webHidden/>
              </w:rPr>
              <w:fldChar w:fldCharType="begin"/>
            </w:r>
            <w:r w:rsidR="00E26087">
              <w:rPr>
                <w:webHidden/>
              </w:rPr>
              <w:instrText xml:space="preserve"> PAGEREF _Toc469498475 \h </w:instrText>
            </w:r>
            <w:r w:rsidR="00E26087">
              <w:rPr>
                <w:webHidden/>
              </w:rPr>
            </w:r>
            <w:r w:rsidR="00E26087">
              <w:rPr>
                <w:webHidden/>
              </w:rPr>
              <w:fldChar w:fldCharType="separate"/>
            </w:r>
            <w:r w:rsidR="00E26087">
              <w:rPr>
                <w:webHidden/>
              </w:rPr>
              <w:t>51</w:t>
            </w:r>
            <w:r w:rsidR="00E26087">
              <w:rPr>
                <w:webHidden/>
              </w:rPr>
              <w:fldChar w:fldCharType="end"/>
            </w:r>
          </w:hyperlink>
        </w:p>
        <w:p w14:paraId="140199DC" w14:textId="77777777" w:rsidR="00E26087" w:rsidRDefault="002E0FED">
          <w:pPr>
            <w:pStyle w:val="TOC2"/>
            <w:tabs>
              <w:tab w:val="left" w:pos="880"/>
              <w:tab w:val="right" w:leader="dot" w:pos="10790"/>
            </w:tabs>
            <w:rPr>
              <w:rFonts w:asciiTheme="minorHAnsi" w:hAnsiTheme="minorHAnsi"/>
              <w:noProof/>
              <w:lang w:val="en-GB" w:eastAsia="zh-CN"/>
            </w:rPr>
          </w:pPr>
          <w:hyperlink w:anchor="_Toc469498476" w:history="1">
            <w:r w:rsidR="00E26087" w:rsidRPr="003D6505">
              <w:rPr>
                <w:rStyle w:val="Hyperlink"/>
                <w:rFonts w:ascii="Palatino Linotype" w:hAnsi="Palatino Linotype"/>
                <w:noProof/>
                <w:lang w:eastAsia="zh-CN"/>
              </w:rPr>
              <w:t>4.4</w:t>
            </w:r>
            <w:r w:rsidR="00E26087">
              <w:rPr>
                <w:rFonts w:asciiTheme="minorHAnsi" w:hAnsiTheme="minorHAnsi"/>
                <w:noProof/>
                <w:lang w:val="en-GB" w:eastAsia="zh-CN"/>
              </w:rPr>
              <w:tab/>
            </w:r>
            <w:r w:rsidR="00E26087" w:rsidRPr="003D6505">
              <w:rPr>
                <w:rStyle w:val="Hyperlink"/>
                <w:rFonts w:ascii="Palatino Linotype" w:hAnsi="Palatino Linotype"/>
                <w:noProof/>
                <w:lang w:eastAsia="zh-CN"/>
              </w:rPr>
              <w:t>Non-functional Requirement</w:t>
            </w:r>
            <w:r w:rsidR="00E26087">
              <w:rPr>
                <w:noProof/>
                <w:webHidden/>
              </w:rPr>
              <w:tab/>
            </w:r>
            <w:r w:rsidR="00E26087">
              <w:rPr>
                <w:noProof/>
                <w:webHidden/>
              </w:rPr>
              <w:fldChar w:fldCharType="begin"/>
            </w:r>
            <w:r w:rsidR="00E26087">
              <w:rPr>
                <w:noProof/>
                <w:webHidden/>
              </w:rPr>
              <w:instrText xml:space="preserve"> PAGEREF _Toc469498476 \h </w:instrText>
            </w:r>
            <w:r w:rsidR="00E26087">
              <w:rPr>
                <w:noProof/>
                <w:webHidden/>
              </w:rPr>
            </w:r>
            <w:r w:rsidR="00E26087">
              <w:rPr>
                <w:noProof/>
                <w:webHidden/>
              </w:rPr>
              <w:fldChar w:fldCharType="separate"/>
            </w:r>
            <w:r w:rsidR="00E26087">
              <w:rPr>
                <w:noProof/>
                <w:webHidden/>
              </w:rPr>
              <w:t>53</w:t>
            </w:r>
            <w:r w:rsidR="00E26087">
              <w:rPr>
                <w:noProof/>
                <w:webHidden/>
              </w:rPr>
              <w:fldChar w:fldCharType="end"/>
            </w:r>
          </w:hyperlink>
        </w:p>
        <w:p w14:paraId="1C783E9A" w14:textId="77777777" w:rsidR="00E26087" w:rsidRDefault="002E0FED">
          <w:pPr>
            <w:pStyle w:val="TOC3"/>
            <w:rPr>
              <w:rFonts w:asciiTheme="minorHAnsi" w:eastAsiaTheme="minorEastAsia" w:hAnsiTheme="minorHAnsi" w:cstheme="minorBidi"/>
              <w:lang w:val="en-GB"/>
            </w:rPr>
          </w:pPr>
          <w:hyperlink w:anchor="_Toc469498477" w:history="1">
            <w:r w:rsidR="00E26087" w:rsidRPr="003D6505">
              <w:rPr>
                <w:rStyle w:val="Hyperlink"/>
                <w:rFonts w:ascii="Palatino Linotype" w:hAnsi="Palatino Linotype"/>
              </w:rPr>
              <w:t>4.4.1</w:t>
            </w:r>
            <w:r w:rsidR="00E26087">
              <w:rPr>
                <w:rFonts w:asciiTheme="minorHAnsi" w:eastAsiaTheme="minorEastAsia" w:hAnsiTheme="minorHAnsi" w:cstheme="minorBidi"/>
                <w:lang w:val="en-GB"/>
              </w:rPr>
              <w:tab/>
            </w:r>
            <w:r w:rsidR="00E26087" w:rsidRPr="003D6505">
              <w:rPr>
                <w:rStyle w:val="Hyperlink"/>
                <w:rFonts w:ascii="Palatino Linotype" w:hAnsi="Palatino Linotype"/>
              </w:rPr>
              <w:t>Requirement Details</w:t>
            </w:r>
            <w:r w:rsidR="00E26087">
              <w:rPr>
                <w:webHidden/>
              </w:rPr>
              <w:tab/>
            </w:r>
            <w:r w:rsidR="00E26087">
              <w:rPr>
                <w:webHidden/>
              </w:rPr>
              <w:fldChar w:fldCharType="begin"/>
            </w:r>
            <w:r w:rsidR="00E26087">
              <w:rPr>
                <w:webHidden/>
              </w:rPr>
              <w:instrText xml:space="preserve"> PAGEREF _Toc469498477 \h </w:instrText>
            </w:r>
            <w:r w:rsidR="00E26087">
              <w:rPr>
                <w:webHidden/>
              </w:rPr>
            </w:r>
            <w:r w:rsidR="00E26087">
              <w:rPr>
                <w:webHidden/>
              </w:rPr>
              <w:fldChar w:fldCharType="separate"/>
            </w:r>
            <w:r w:rsidR="00E26087">
              <w:rPr>
                <w:webHidden/>
              </w:rPr>
              <w:t>53</w:t>
            </w:r>
            <w:r w:rsidR="00E26087">
              <w:rPr>
                <w:webHidden/>
              </w:rPr>
              <w:fldChar w:fldCharType="end"/>
            </w:r>
          </w:hyperlink>
        </w:p>
        <w:p w14:paraId="4C065DD4" w14:textId="77777777" w:rsidR="00E26087" w:rsidRDefault="002E0FED">
          <w:pPr>
            <w:pStyle w:val="TOC3"/>
            <w:rPr>
              <w:rFonts w:asciiTheme="minorHAnsi" w:eastAsiaTheme="minorEastAsia" w:hAnsiTheme="minorHAnsi" w:cstheme="minorBidi"/>
              <w:lang w:val="en-GB"/>
            </w:rPr>
          </w:pPr>
          <w:hyperlink w:anchor="_Toc469498478" w:history="1">
            <w:r w:rsidR="00E26087" w:rsidRPr="003D6505">
              <w:rPr>
                <w:rStyle w:val="Hyperlink"/>
                <w:rFonts w:ascii="Palatino Linotype" w:hAnsi="Palatino Linotype"/>
              </w:rPr>
              <w:t>4.4.2</w:t>
            </w:r>
            <w:r w:rsidR="00E26087">
              <w:rPr>
                <w:rFonts w:asciiTheme="minorHAnsi" w:eastAsiaTheme="minorEastAsia" w:hAnsiTheme="minorHAnsi" w:cstheme="minorBidi"/>
                <w:lang w:val="en-GB"/>
              </w:rPr>
              <w:tab/>
            </w:r>
            <w:r w:rsidR="00E26087" w:rsidRPr="003D6505">
              <w:rPr>
                <w:rStyle w:val="Hyperlink"/>
                <w:rFonts w:ascii="Palatino Linotype" w:hAnsi="Palatino Linotype"/>
              </w:rPr>
              <w:t>System Interface</w:t>
            </w:r>
            <w:r w:rsidR="00E26087">
              <w:rPr>
                <w:webHidden/>
              </w:rPr>
              <w:tab/>
            </w:r>
            <w:r w:rsidR="00E26087">
              <w:rPr>
                <w:webHidden/>
              </w:rPr>
              <w:fldChar w:fldCharType="begin"/>
            </w:r>
            <w:r w:rsidR="00E26087">
              <w:rPr>
                <w:webHidden/>
              </w:rPr>
              <w:instrText xml:space="preserve"> PAGEREF _Toc469498478 \h </w:instrText>
            </w:r>
            <w:r w:rsidR="00E26087">
              <w:rPr>
                <w:webHidden/>
              </w:rPr>
            </w:r>
            <w:r w:rsidR="00E26087">
              <w:rPr>
                <w:webHidden/>
              </w:rPr>
              <w:fldChar w:fldCharType="separate"/>
            </w:r>
            <w:r w:rsidR="00E26087">
              <w:rPr>
                <w:webHidden/>
              </w:rPr>
              <w:t>58</w:t>
            </w:r>
            <w:r w:rsidR="00E26087">
              <w:rPr>
                <w:webHidden/>
              </w:rPr>
              <w:fldChar w:fldCharType="end"/>
            </w:r>
          </w:hyperlink>
        </w:p>
        <w:p w14:paraId="2B4A7D96" w14:textId="77777777" w:rsidR="00E26087" w:rsidRDefault="002E0FED">
          <w:pPr>
            <w:pStyle w:val="TOC1"/>
            <w:tabs>
              <w:tab w:val="left" w:pos="440"/>
              <w:tab w:val="right" w:leader="dot" w:pos="10790"/>
            </w:tabs>
            <w:rPr>
              <w:rFonts w:asciiTheme="minorHAnsi" w:hAnsiTheme="minorHAnsi"/>
              <w:noProof/>
              <w:lang w:val="en-GB" w:eastAsia="zh-CN"/>
            </w:rPr>
          </w:pPr>
          <w:hyperlink w:anchor="_Toc469498479" w:history="1">
            <w:r w:rsidR="00E26087" w:rsidRPr="003D6505">
              <w:rPr>
                <w:rStyle w:val="Hyperlink"/>
                <w:rFonts w:ascii="Palatino Linotype" w:eastAsia="Microsoft YaHei" w:hAnsi="Palatino Linotype" w:cs="Microsoft YaHei"/>
                <w:noProof/>
                <w:lang w:eastAsia="zh-CN"/>
              </w:rPr>
              <w:t>5</w:t>
            </w:r>
            <w:r w:rsidR="00E26087">
              <w:rPr>
                <w:rFonts w:asciiTheme="minorHAnsi" w:hAnsiTheme="minorHAnsi"/>
                <w:noProof/>
                <w:lang w:val="en-GB" w:eastAsia="zh-CN"/>
              </w:rPr>
              <w:tab/>
            </w:r>
            <w:r w:rsidR="00E26087" w:rsidRPr="003D6505">
              <w:rPr>
                <w:rStyle w:val="Hyperlink"/>
                <w:rFonts w:ascii="Palatino Linotype" w:eastAsia="Microsoft YaHei" w:hAnsi="Palatino Linotype" w:cs="Microsoft YaHei"/>
                <w:noProof/>
                <w:lang w:eastAsia="zh-CN"/>
              </w:rPr>
              <w:t>Sign Off</w:t>
            </w:r>
            <w:r w:rsidR="00E26087">
              <w:rPr>
                <w:noProof/>
                <w:webHidden/>
              </w:rPr>
              <w:tab/>
            </w:r>
            <w:r w:rsidR="00E26087">
              <w:rPr>
                <w:noProof/>
                <w:webHidden/>
              </w:rPr>
              <w:fldChar w:fldCharType="begin"/>
            </w:r>
            <w:r w:rsidR="00E26087">
              <w:rPr>
                <w:noProof/>
                <w:webHidden/>
              </w:rPr>
              <w:instrText xml:space="preserve"> PAGEREF _Toc469498479 \h </w:instrText>
            </w:r>
            <w:r w:rsidR="00E26087">
              <w:rPr>
                <w:noProof/>
                <w:webHidden/>
              </w:rPr>
            </w:r>
            <w:r w:rsidR="00E26087">
              <w:rPr>
                <w:noProof/>
                <w:webHidden/>
              </w:rPr>
              <w:fldChar w:fldCharType="separate"/>
            </w:r>
            <w:r w:rsidR="00E26087">
              <w:rPr>
                <w:noProof/>
                <w:webHidden/>
              </w:rPr>
              <w:t>60</w:t>
            </w:r>
            <w:r w:rsidR="00E26087">
              <w:rPr>
                <w:noProof/>
                <w:webHidden/>
              </w:rPr>
              <w:fldChar w:fldCharType="end"/>
            </w:r>
          </w:hyperlink>
        </w:p>
        <w:p w14:paraId="63C0A8B9" w14:textId="77777777" w:rsidR="00E26087" w:rsidRDefault="002E0FED">
          <w:pPr>
            <w:pStyle w:val="TOC1"/>
            <w:tabs>
              <w:tab w:val="left" w:pos="440"/>
              <w:tab w:val="right" w:leader="dot" w:pos="10790"/>
            </w:tabs>
            <w:rPr>
              <w:rFonts w:asciiTheme="minorHAnsi" w:hAnsiTheme="minorHAnsi"/>
              <w:noProof/>
              <w:lang w:val="en-GB" w:eastAsia="zh-CN"/>
            </w:rPr>
          </w:pPr>
          <w:hyperlink w:anchor="_Toc469498480" w:history="1">
            <w:r w:rsidR="00E26087" w:rsidRPr="003D6505">
              <w:rPr>
                <w:rStyle w:val="Hyperlink"/>
                <w:rFonts w:ascii="Palatino Linotype" w:eastAsia="Microsoft YaHei" w:hAnsi="Palatino Linotype" w:cs="Microsoft YaHei"/>
                <w:noProof/>
                <w:lang w:eastAsia="zh-CN"/>
              </w:rPr>
              <w:t>6</w:t>
            </w:r>
            <w:r w:rsidR="00E26087">
              <w:rPr>
                <w:rFonts w:asciiTheme="minorHAnsi" w:hAnsiTheme="minorHAnsi"/>
                <w:noProof/>
                <w:lang w:val="en-GB" w:eastAsia="zh-CN"/>
              </w:rPr>
              <w:tab/>
            </w:r>
            <w:r w:rsidR="00E26087" w:rsidRPr="003D6505">
              <w:rPr>
                <w:rStyle w:val="Hyperlink"/>
                <w:rFonts w:ascii="Palatino Linotype" w:eastAsia="Microsoft YaHei" w:hAnsi="Palatino Linotype" w:cs="Microsoft YaHei"/>
                <w:noProof/>
                <w:lang w:eastAsia="zh-CN"/>
              </w:rPr>
              <w:t>Appendix A – Existing Polling Servers Overview</w:t>
            </w:r>
            <w:r w:rsidR="00E26087">
              <w:rPr>
                <w:noProof/>
                <w:webHidden/>
              </w:rPr>
              <w:tab/>
            </w:r>
            <w:r w:rsidR="00E26087">
              <w:rPr>
                <w:noProof/>
                <w:webHidden/>
              </w:rPr>
              <w:fldChar w:fldCharType="begin"/>
            </w:r>
            <w:r w:rsidR="00E26087">
              <w:rPr>
                <w:noProof/>
                <w:webHidden/>
              </w:rPr>
              <w:instrText xml:space="preserve"> PAGEREF _Toc469498480 \h </w:instrText>
            </w:r>
            <w:r w:rsidR="00E26087">
              <w:rPr>
                <w:noProof/>
                <w:webHidden/>
              </w:rPr>
            </w:r>
            <w:r w:rsidR="00E26087">
              <w:rPr>
                <w:noProof/>
                <w:webHidden/>
              </w:rPr>
              <w:fldChar w:fldCharType="separate"/>
            </w:r>
            <w:r w:rsidR="00E26087">
              <w:rPr>
                <w:noProof/>
                <w:webHidden/>
              </w:rPr>
              <w:t>61</w:t>
            </w:r>
            <w:r w:rsidR="00E26087">
              <w:rPr>
                <w:noProof/>
                <w:webHidden/>
              </w:rPr>
              <w:fldChar w:fldCharType="end"/>
            </w:r>
          </w:hyperlink>
        </w:p>
        <w:p w14:paraId="7115BB1D" w14:textId="77777777" w:rsidR="00E26087" w:rsidRDefault="002E0FED">
          <w:pPr>
            <w:pStyle w:val="TOC1"/>
            <w:tabs>
              <w:tab w:val="left" w:pos="440"/>
              <w:tab w:val="right" w:leader="dot" w:pos="10790"/>
            </w:tabs>
            <w:rPr>
              <w:rFonts w:asciiTheme="minorHAnsi" w:hAnsiTheme="minorHAnsi"/>
              <w:noProof/>
              <w:lang w:val="en-GB" w:eastAsia="zh-CN"/>
            </w:rPr>
          </w:pPr>
          <w:hyperlink w:anchor="_Toc469498481" w:history="1">
            <w:r w:rsidR="00E26087" w:rsidRPr="003D6505">
              <w:rPr>
                <w:rStyle w:val="Hyperlink"/>
                <w:rFonts w:ascii="Palatino Linotype" w:eastAsia="Microsoft YaHei" w:hAnsi="Palatino Linotype" w:cs="Microsoft YaHei"/>
                <w:noProof/>
                <w:lang w:eastAsia="zh-CN"/>
              </w:rPr>
              <w:t>7</w:t>
            </w:r>
            <w:r w:rsidR="00E26087">
              <w:rPr>
                <w:rFonts w:asciiTheme="minorHAnsi" w:hAnsiTheme="minorHAnsi"/>
                <w:noProof/>
                <w:lang w:val="en-GB" w:eastAsia="zh-CN"/>
              </w:rPr>
              <w:tab/>
            </w:r>
            <w:r w:rsidR="00E26087" w:rsidRPr="003D6505">
              <w:rPr>
                <w:rStyle w:val="Hyperlink"/>
                <w:rFonts w:ascii="Palatino Linotype" w:eastAsia="Microsoft YaHei" w:hAnsi="Palatino Linotype" w:cs="Microsoft YaHei"/>
                <w:noProof/>
                <w:lang w:eastAsia="zh-CN"/>
              </w:rPr>
              <w:t>Appendix B – Data Process Flowchart</w:t>
            </w:r>
            <w:r w:rsidR="00E26087">
              <w:rPr>
                <w:noProof/>
                <w:webHidden/>
              </w:rPr>
              <w:tab/>
            </w:r>
            <w:r w:rsidR="00E26087">
              <w:rPr>
                <w:noProof/>
                <w:webHidden/>
              </w:rPr>
              <w:fldChar w:fldCharType="begin"/>
            </w:r>
            <w:r w:rsidR="00E26087">
              <w:rPr>
                <w:noProof/>
                <w:webHidden/>
              </w:rPr>
              <w:instrText xml:space="preserve"> PAGEREF _Toc469498481 \h </w:instrText>
            </w:r>
            <w:r w:rsidR="00E26087">
              <w:rPr>
                <w:noProof/>
                <w:webHidden/>
              </w:rPr>
            </w:r>
            <w:r w:rsidR="00E26087">
              <w:rPr>
                <w:noProof/>
                <w:webHidden/>
              </w:rPr>
              <w:fldChar w:fldCharType="separate"/>
            </w:r>
            <w:r w:rsidR="00E26087">
              <w:rPr>
                <w:noProof/>
                <w:webHidden/>
              </w:rPr>
              <w:t>61</w:t>
            </w:r>
            <w:r w:rsidR="00E26087">
              <w:rPr>
                <w:noProof/>
                <w:webHidden/>
              </w:rPr>
              <w:fldChar w:fldCharType="end"/>
            </w:r>
          </w:hyperlink>
        </w:p>
        <w:p w14:paraId="69B835AD" w14:textId="77777777" w:rsidR="00E26087" w:rsidRDefault="002E0FED">
          <w:pPr>
            <w:pStyle w:val="TOC1"/>
            <w:tabs>
              <w:tab w:val="left" w:pos="440"/>
              <w:tab w:val="right" w:leader="dot" w:pos="10790"/>
            </w:tabs>
            <w:rPr>
              <w:rFonts w:asciiTheme="minorHAnsi" w:hAnsiTheme="minorHAnsi"/>
              <w:noProof/>
              <w:lang w:val="en-GB" w:eastAsia="zh-CN"/>
            </w:rPr>
          </w:pPr>
          <w:hyperlink w:anchor="_Toc469498482" w:history="1">
            <w:r w:rsidR="00E26087" w:rsidRPr="003D6505">
              <w:rPr>
                <w:rStyle w:val="Hyperlink"/>
                <w:rFonts w:ascii="Palatino Linotype" w:eastAsia="Microsoft YaHei" w:hAnsi="Palatino Linotype" w:cs="Microsoft YaHei"/>
                <w:noProof/>
                <w:lang w:eastAsia="zh-CN"/>
              </w:rPr>
              <w:t>8</w:t>
            </w:r>
            <w:r w:rsidR="00E26087">
              <w:rPr>
                <w:rFonts w:asciiTheme="minorHAnsi" w:hAnsiTheme="minorHAnsi"/>
                <w:noProof/>
                <w:lang w:val="en-GB" w:eastAsia="zh-CN"/>
              </w:rPr>
              <w:tab/>
            </w:r>
            <w:r w:rsidR="00E26087" w:rsidRPr="003D6505">
              <w:rPr>
                <w:rStyle w:val="Hyperlink"/>
                <w:rFonts w:ascii="Palatino Linotype" w:eastAsia="Microsoft YaHei" w:hAnsi="Palatino Linotype" w:cs="Microsoft YaHei"/>
                <w:noProof/>
                <w:lang w:eastAsia="zh-CN"/>
              </w:rPr>
              <w:t>Appendix C – EDW Virtual Branch Sales Inbound Tables</w:t>
            </w:r>
            <w:r w:rsidR="00E26087">
              <w:rPr>
                <w:noProof/>
                <w:webHidden/>
              </w:rPr>
              <w:tab/>
            </w:r>
            <w:r w:rsidR="00E26087">
              <w:rPr>
                <w:noProof/>
                <w:webHidden/>
              </w:rPr>
              <w:fldChar w:fldCharType="begin"/>
            </w:r>
            <w:r w:rsidR="00E26087">
              <w:rPr>
                <w:noProof/>
                <w:webHidden/>
              </w:rPr>
              <w:instrText xml:space="preserve"> PAGEREF _Toc469498482 \h </w:instrText>
            </w:r>
            <w:r w:rsidR="00E26087">
              <w:rPr>
                <w:noProof/>
                <w:webHidden/>
              </w:rPr>
            </w:r>
            <w:r w:rsidR="00E26087">
              <w:rPr>
                <w:noProof/>
                <w:webHidden/>
              </w:rPr>
              <w:fldChar w:fldCharType="separate"/>
            </w:r>
            <w:r w:rsidR="00E26087">
              <w:rPr>
                <w:noProof/>
                <w:webHidden/>
              </w:rPr>
              <w:t>61</w:t>
            </w:r>
            <w:r w:rsidR="00E26087">
              <w:rPr>
                <w:noProof/>
                <w:webHidden/>
              </w:rPr>
              <w:fldChar w:fldCharType="end"/>
            </w:r>
          </w:hyperlink>
        </w:p>
        <w:p w14:paraId="5AF02EA6" w14:textId="77777777" w:rsidR="00E26087" w:rsidRDefault="002E0FED">
          <w:pPr>
            <w:pStyle w:val="TOC1"/>
            <w:tabs>
              <w:tab w:val="left" w:pos="440"/>
              <w:tab w:val="right" w:leader="dot" w:pos="10790"/>
            </w:tabs>
            <w:rPr>
              <w:rFonts w:asciiTheme="minorHAnsi" w:hAnsiTheme="minorHAnsi"/>
              <w:noProof/>
              <w:lang w:val="en-GB" w:eastAsia="zh-CN"/>
            </w:rPr>
          </w:pPr>
          <w:hyperlink w:anchor="_Toc469498483" w:history="1">
            <w:r w:rsidR="00E26087" w:rsidRPr="003D6505">
              <w:rPr>
                <w:rStyle w:val="Hyperlink"/>
                <w:rFonts w:ascii="Palatino Linotype" w:eastAsia="Microsoft YaHei" w:hAnsi="Palatino Linotype" w:cs="Microsoft YaHei"/>
                <w:noProof/>
                <w:lang w:eastAsia="zh-CN"/>
              </w:rPr>
              <w:t>9</w:t>
            </w:r>
            <w:r w:rsidR="00E26087">
              <w:rPr>
                <w:rFonts w:asciiTheme="minorHAnsi" w:hAnsiTheme="minorHAnsi"/>
                <w:noProof/>
                <w:lang w:val="en-GB" w:eastAsia="zh-CN"/>
              </w:rPr>
              <w:tab/>
            </w:r>
            <w:r w:rsidR="00E26087" w:rsidRPr="003D6505">
              <w:rPr>
                <w:rStyle w:val="Hyperlink"/>
                <w:rFonts w:ascii="Palatino Linotype" w:eastAsia="Microsoft YaHei" w:hAnsi="Palatino Linotype" w:cs="Microsoft YaHei"/>
                <w:noProof/>
                <w:lang w:eastAsia="zh-CN"/>
              </w:rPr>
              <w:t>Appendix D – POS Client Polling Table</w:t>
            </w:r>
            <w:r w:rsidR="00E26087">
              <w:rPr>
                <w:noProof/>
                <w:webHidden/>
              </w:rPr>
              <w:tab/>
            </w:r>
            <w:r w:rsidR="00E26087">
              <w:rPr>
                <w:noProof/>
                <w:webHidden/>
              </w:rPr>
              <w:fldChar w:fldCharType="begin"/>
            </w:r>
            <w:r w:rsidR="00E26087">
              <w:rPr>
                <w:noProof/>
                <w:webHidden/>
              </w:rPr>
              <w:instrText xml:space="preserve"> PAGEREF _Toc469498483 \h </w:instrText>
            </w:r>
            <w:r w:rsidR="00E26087">
              <w:rPr>
                <w:noProof/>
                <w:webHidden/>
              </w:rPr>
            </w:r>
            <w:r w:rsidR="00E26087">
              <w:rPr>
                <w:noProof/>
                <w:webHidden/>
              </w:rPr>
              <w:fldChar w:fldCharType="separate"/>
            </w:r>
            <w:r w:rsidR="00E26087">
              <w:rPr>
                <w:noProof/>
                <w:webHidden/>
              </w:rPr>
              <w:t>61</w:t>
            </w:r>
            <w:r w:rsidR="00E26087">
              <w:rPr>
                <w:noProof/>
                <w:webHidden/>
              </w:rPr>
              <w:fldChar w:fldCharType="end"/>
            </w:r>
          </w:hyperlink>
        </w:p>
        <w:p w14:paraId="4B3A795C" w14:textId="77777777" w:rsidR="00E26087" w:rsidRDefault="002E0FED">
          <w:pPr>
            <w:pStyle w:val="TOC1"/>
            <w:tabs>
              <w:tab w:val="left" w:pos="660"/>
              <w:tab w:val="right" w:leader="dot" w:pos="10790"/>
            </w:tabs>
            <w:rPr>
              <w:rFonts w:asciiTheme="minorHAnsi" w:hAnsiTheme="minorHAnsi"/>
              <w:noProof/>
              <w:lang w:val="en-GB" w:eastAsia="zh-CN"/>
            </w:rPr>
          </w:pPr>
          <w:hyperlink w:anchor="_Toc469498484" w:history="1">
            <w:r w:rsidR="00E26087" w:rsidRPr="003D6505">
              <w:rPr>
                <w:rStyle w:val="Hyperlink"/>
                <w:rFonts w:ascii="Palatino Linotype" w:eastAsia="Microsoft YaHei" w:hAnsi="Palatino Linotype" w:cs="Microsoft YaHei"/>
                <w:noProof/>
                <w:lang w:eastAsia="zh-CN"/>
              </w:rPr>
              <w:t>10</w:t>
            </w:r>
            <w:r w:rsidR="00E26087">
              <w:rPr>
                <w:rFonts w:asciiTheme="minorHAnsi" w:hAnsiTheme="minorHAnsi"/>
                <w:noProof/>
                <w:lang w:val="en-GB" w:eastAsia="zh-CN"/>
              </w:rPr>
              <w:tab/>
            </w:r>
            <w:r w:rsidR="00E26087" w:rsidRPr="003D6505">
              <w:rPr>
                <w:rStyle w:val="Hyperlink"/>
                <w:rFonts w:ascii="Palatino Linotype" w:eastAsia="Microsoft YaHei" w:hAnsi="Palatino Linotype" w:cs="Microsoft YaHei"/>
                <w:noProof/>
                <w:lang w:eastAsia="zh-CN"/>
              </w:rPr>
              <w:t>Appendix E – EDW Tables</w:t>
            </w:r>
            <w:r w:rsidR="00E26087">
              <w:rPr>
                <w:noProof/>
                <w:webHidden/>
              </w:rPr>
              <w:tab/>
            </w:r>
            <w:r w:rsidR="00E26087">
              <w:rPr>
                <w:noProof/>
                <w:webHidden/>
              </w:rPr>
              <w:fldChar w:fldCharType="begin"/>
            </w:r>
            <w:r w:rsidR="00E26087">
              <w:rPr>
                <w:noProof/>
                <w:webHidden/>
              </w:rPr>
              <w:instrText xml:space="preserve"> PAGEREF _Toc469498484 \h </w:instrText>
            </w:r>
            <w:r w:rsidR="00E26087">
              <w:rPr>
                <w:noProof/>
                <w:webHidden/>
              </w:rPr>
            </w:r>
            <w:r w:rsidR="00E26087">
              <w:rPr>
                <w:noProof/>
                <w:webHidden/>
              </w:rPr>
              <w:fldChar w:fldCharType="separate"/>
            </w:r>
            <w:r w:rsidR="00E26087">
              <w:rPr>
                <w:noProof/>
                <w:webHidden/>
              </w:rPr>
              <w:t>63</w:t>
            </w:r>
            <w:r w:rsidR="00E26087">
              <w:rPr>
                <w:noProof/>
                <w:webHidden/>
              </w:rPr>
              <w:fldChar w:fldCharType="end"/>
            </w:r>
          </w:hyperlink>
        </w:p>
        <w:p w14:paraId="1D4E9D35" w14:textId="77777777" w:rsidR="00E26087" w:rsidRDefault="002E0FED">
          <w:pPr>
            <w:pStyle w:val="TOC1"/>
            <w:tabs>
              <w:tab w:val="left" w:pos="660"/>
              <w:tab w:val="right" w:leader="dot" w:pos="10790"/>
            </w:tabs>
            <w:rPr>
              <w:rFonts w:asciiTheme="minorHAnsi" w:hAnsiTheme="minorHAnsi"/>
              <w:noProof/>
              <w:lang w:val="en-GB" w:eastAsia="zh-CN"/>
            </w:rPr>
          </w:pPr>
          <w:hyperlink w:anchor="_Toc469498485" w:history="1">
            <w:r w:rsidR="00E26087" w:rsidRPr="003D6505">
              <w:rPr>
                <w:rStyle w:val="Hyperlink"/>
                <w:rFonts w:ascii="Palatino Linotype" w:eastAsia="Microsoft YaHei" w:hAnsi="Palatino Linotype" w:cs="Microsoft YaHei"/>
                <w:noProof/>
                <w:lang w:eastAsia="zh-CN"/>
              </w:rPr>
              <w:t>11</w:t>
            </w:r>
            <w:r w:rsidR="00E26087">
              <w:rPr>
                <w:rFonts w:asciiTheme="minorHAnsi" w:hAnsiTheme="minorHAnsi"/>
                <w:noProof/>
                <w:lang w:val="en-GB" w:eastAsia="zh-CN"/>
              </w:rPr>
              <w:tab/>
            </w:r>
            <w:r w:rsidR="00E26087" w:rsidRPr="003D6505">
              <w:rPr>
                <w:rStyle w:val="Hyperlink"/>
                <w:rFonts w:ascii="Palatino Linotype" w:eastAsia="Microsoft YaHei" w:hAnsi="Palatino Linotype" w:cs="Microsoft YaHei"/>
                <w:noProof/>
                <w:lang w:eastAsia="zh-CN"/>
              </w:rPr>
              <w:t>Appendix F - Report Templates</w:t>
            </w:r>
            <w:r w:rsidR="00E26087">
              <w:rPr>
                <w:noProof/>
                <w:webHidden/>
              </w:rPr>
              <w:tab/>
            </w:r>
            <w:r w:rsidR="00E26087">
              <w:rPr>
                <w:noProof/>
                <w:webHidden/>
              </w:rPr>
              <w:fldChar w:fldCharType="begin"/>
            </w:r>
            <w:r w:rsidR="00E26087">
              <w:rPr>
                <w:noProof/>
                <w:webHidden/>
              </w:rPr>
              <w:instrText xml:space="preserve"> PAGEREF _Toc469498485 \h </w:instrText>
            </w:r>
            <w:r w:rsidR="00E26087">
              <w:rPr>
                <w:noProof/>
                <w:webHidden/>
              </w:rPr>
            </w:r>
            <w:r w:rsidR="00E26087">
              <w:rPr>
                <w:noProof/>
                <w:webHidden/>
              </w:rPr>
              <w:fldChar w:fldCharType="separate"/>
            </w:r>
            <w:r w:rsidR="00E26087">
              <w:rPr>
                <w:noProof/>
                <w:webHidden/>
              </w:rPr>
              <w:t>64</w:t>
            </w:r>
            <w:r w:rsidR="00E26087">
              <w:rPr>
                <w:noProof/>
                <w:webHidden/>
              </w:rPr>
              <w:fldChar w:fldCharType="end"/>
            </w:r>
          </w:hyperlink>
        </w:p>
        <w:p w14:paraId="124EB4D1" w14:textId="77777777" w:rsidR="00506802" w:rsidRPr="00211DF8" w:rsidRDefault="00071D7E" w:rsidP="007E6F0F">
          <w:pPr>
            <w:jc w:val="both"/>
            <w:rPr>
              <w:rFonts w:ascii="Palatino Linotype" w:eastAsia="Microsoft YaHei" w:hAnsi="Palatino Linotype"/>
            </w:rPr>
          </w:pPr>
          <w:r w:rsidRPr="00211DF8">
            <w:rPr>
              <w:rFonts w:ascii="Palatino Linotype" w:eastAsia="Microsoft YaHei" w:hAnsi="Palatino Linotype"/>
            </w:rPr>
            <w:fldChar w:fldCharType="end"/>
          </w:r>
        </w:p>
      </w:sdtContent>
    </w:sdt>
    <w:p w14:paraId="707B8306" w14:textId="77777777" w:rsidR="00C103F0" w:rsidRPr="00211DF8" w:rsidRDefault="00C103F0" w:rsidP="007E6F0F">
      <w:pPr>
        <w:jc w:val="both"/>
        <w:rPr>
          <w:rFonts w:ascii="Palatino Linotype" w:eastAsia="Microsoft YaHei" w:hAnsi="Palatino Linotype"/>
        </w:rPr>
      </w:pPr>
    </w:p>
    <w:p w14:paraId="4D5E79DC" w14:textId="77777777" w:rsidR="00996003" w:rsidRPr="00211DF8" w:rsidRDefault="00996003" w:rsidP="007E6F0F">
      <w:pPr>
        <w:jc w:val="both"/>
        <w:rPr>
          <w:rFonts w:ascii="Palatino Linotype" w:eastAsia="Microsoft YaHei" w:hAnsi="Palatino Linotype" w:cstheme="majorBidi"/>
          <w:b/>
          <w:bCs/>
          <w:color w:val="365F91" w:themeColor="accent1" w:themeShade="BF"/>
          <w:sz w:val="28"/>
          <w:szCs w:val="28"/>
          <w:lang w:eastAsia="zh-CN"/>
        </w:rPr>
      </w:pPr>
      <w:r w:rsidRPr="00211DF8">
        <w:rPr>
          <w:rFonts w:ascii="Palatino Linotype" w:eastAsia="Microsoft YaHei" w:hAnsi="Palatino Linotype"/>
          <w:lang w:eastAsia="zh-CN"/>
        </w:rPr>
        <w:br w:type="page"/>
      </w:r>
    </w:p>
    <w:p w14:paraId="3C75D05A" w14:textId="77777777" w:rsidR="009706A7" w:rsidRPr="00211DF8" w:rsidRDefault="002265DC" w:rsidP="007E6F0F">
      <w:pPr>
        <w:pStyle w:val="Heading1"/>
        <w:jc w:val="both"/>
        <w:rPr>
          <w:rFonts w:ascii="Palatino Linotype" w:hAnsi="Palatino Linotype"/>
        </w:rPr>
      </w:pPr>
      <w:bookmarkStart w:id="73" w:name="_Toc469498432"/>
      <w:r w:rsidRPr="00211DF8">
        <w:rPr>
          <w:rFonts w:ascii="Palatino Linotype" w:eastAsia="Microsoft YaHei" w:hAnsi="Palatino Linotype" w:cs="Microsoft YaHei"/>
          <w:lang w:eastAsia="zh-CN"/>
        </w:rPr>
        <w:lastRenderedPageBreak/>
        <w:t>Background</w:t>
      </w:r>
      <w:bookmarkEnd w:id="73"/>
    </w:p>
    <w:p w14:paraId="0EC6E7F6" w14:textId="77777777" w:rsidR="009706A7" w:rsidRPr="00211DF8" w:rsidRDefault="002265DC" w:rsidP="007E6F0F">
      <w:pPr>
        <w:pStyle w:val="Heading2"/>
        <w:jc w:val="both"/>
        <w:rPr>
          <w:rFonts w:ascii="Palatino Linotype" w:eastAsia="Microsoft YaHei" w:hAnsi="Palatino Linotype" w:cs="Microsoft YaHei"/>
          <w:lang w:eastAsia="zh-CN"/>
        </w:rPr>
      </w:pPr>
      <w:bookmarkStart w:id="74" w:name="_Toc469498433"/>
      <w:r w:rsidRPr="00211DF8">
        <w:rPr>
          <w:rFonts w:ascii="Palatino Linotype" w:eastAsia="Microsoft YaHei" w:hAnsi="Palatino Linotype" w:cs="Microsoft YaHei"/>
          <w:lang w:eastAsia="zh-CN"/>
        </w:rPr>
        <w:t>Document Purpose</w:t>
      </w:r>
      <w:bookmarkEnd w:id="74"/>
    </w:p>
    <w:p w14:paraId="7FBD84FB" w14:textId="7DDEE833" w:rsidR="00187054" w:rsidRPr="00211DF8" w:rsidRDefault="00187054" w:rsidP="007E6F0F">
      <w:pPr>
        <w:jc w:val="both"/>
        <w:rPr>
          <w:rFonts w:ascii="Palatino Linotype" w:hAnsi="Palatino Linotype"/>
        </w:rPr>
      </w:pPr>
      <w:r w:rsidRPr="00211DF8">
        <w:rPr>
          <w:rFonts w:ascii="Palatino Linotype" w:hAnsi="Palatino Linotype"/>
        </w:rPr>
        <w:t xml:space="preserve">The purpose of the Requirements Definition Document (RDD) is to describe the detailed business, functional and non-functional requirements for a project and its main aim is to provide business and functional context for the project and its objectives.  It will provide the input for </w:t>
      </w:r>
      <w:del w:id="75" w:author="Steven Chen" w:date="2016-12-16T17:58:00Z">
        <w:r w:rsidRPr="00211DF8" w:rsidDel="007A608F">
          <w:rPr>
            <w:rFonts w:ascii="Palatino Linotype" w:hAnsi="Palatino Linotype"/>
          </w:rPr>
          <w:delText>high level</w:delText>
        </w:r>
      </w:del>
      <w:ins w:id="76" w:author="Steven Chen" w:date="2016-12-16T17:58:00Z">
        <w:r w:rsidR="007A608F" w:rsidRPr="00211DF8">
          <w:rPr>
            <w:rFonts w:ascii="Palatino Linotype" w:hAnsi="Palatino Linotype"/>
          </w:rPr>
          <w:t>high-level</w:t>
        </w:r>
      </w:ins>
      <w:r w:rsidRPr="00211DF8">
        <w:rPr>
          <w:rFonts w:ascii="Palatino Linotype" w:hAnsi="Palatino Linotype"/>
        </w:rPr>
        <w:t xml:space="preserve"> design activities and it will serve as the baseline against which detailed design documents and the implemented solution are assessed. </w:t>
      </w:r>
    </w:p>
    <w:p w14:paraId="24A38F5D" w14:textId="77777777" w:rsidR="00187054" w:rsidRPr="00211DF8" w:rsidRDefault="00187054" w:rsidP="007E6F0F">
      <w:pPr>
        <w:jc w:val="both"/>
        <w:rPr>
          <w:rFonts w:ascii="Palatino Linotype" w:hAnsi="Palatino Linotype"/>
        </w:rPr>
      </w:pPr>
      <w:r w:rsidRPr="00211DF8">
        <w:rPr>
          <w:rFonts w:ascii="Palatino Linotype" w:hAnsi="Palatino Linotype"/>
        </w:rPr>
        <w:t xml:space="preserve">The Requirements Definition Document will provide a common understanding of all of the requirements for all project stakeholders, covering detailed business requirements, business process design, flow and business rules (aligned to the Maxim’s POS-oriented data processing including Sales, Master and Pricing data) as well as functional requirements, use cases and non-functional requirements.  </w:t>
      </w:r>
    </w:p>
    <w:p w14:paraId="31BFB821" w14:textId="77777777" w:rsidR="00912794" w:rsidRPr="00211DF8" w:rsidRDefault="00187054" w:rsidP="007E6F0F">
      <w:pPr>
        <w:jc w:val="both"/>
        <w:rPr>
          <w:rFonts w:ascii="Palatino Linotype" w:hAnsi="Palatino Linotype"/>
        </w:rPr>
      </w:pPr>
      <w:r w:rsidRPr="00211DF8">
        <w:rPr>
          <w:rFonts w:ascii="Palatino Linotype" w:hAnsi="Palatino Linotype"/>
        </w:rPr>
        <w:t>The Requirements Definition Document is produced as part of the Business Case Development phase of Project Delivery Lifecycle</w:t>
      </w:r>
      <w:r w:rsidR="00A86042" w:rsidRPr="00211DF8">
        <w:rPr>
          <w:rFonts w:ascii="Palatino Linotype" w:hAnsi="Palatino Linotype"/>
        </w:rPr>
        <w:t>.</w:t>
      </w:r>
    </w:p>
    <w:p w14:paraId="23079F8F" w14:textId="77777777" w:rsidR="00B86B48" w:rsidRPr="00211DF8" w:rsidRDefault="00B86B48" w:rsidP="007E6F0F">
      <w:pPr>
        <w:jc w:val="both"/>
        <w:rPr>
          <w:rFonts w:ascii="Palatino Linotype" w:eastAsia="SimSun" w:hAnsi="Palatino Linotype"/>
          <w:lang w:eastAsia="zh-CN"/>
        </w:rPr>
      </w:pPr>
    </w:p>
    <w:p w14:paraId="7680F50E" w14:textId="77777777" w:rsidR="00D21579" w:rsidRPr="00211DF8" w:rsidRDefault="002265DC" w:rsidP="007E6F0F">
      <w:pPr>
        <w:pStyle w:val="Heading2"/>
        <w:jc w:val="both"/>
        <w:rPr>
          <w:rFonts w:ascii="Palatino Linotype" w:eastAsia="Microsoft YaHei" w:hAnsi="Palatino Linotype" w:cs="Microsoft YaHei"/>
          <w:lang w:eastAsia="zh-CN"/>
        </w:rPr>
      </w:pPr>
      <w:bookmarkStart w:id="77" w:name="_Toc469498434"/>
      <w:r w:rsidRPr="00211DF8">
        <w:rPr>
          <w:rFonts w:ascii="Palatino Linotype" w:eastAsia="Microsoft YaHei" w:hAnsi="Palatino Linotype" w:cs="Microsoft YaHei"/>
          <w:lang w:eastAsia="zh-CN"/>
        </w:rPr>
        <w:t>Document Scope</w:t>
      </w:r>
      <w:bookmarkEnd w:id="77"/>
    </w:p>
    <w:p w14:paraId="4C461E8F" w14:textId="77777777" w:rsidR="00EF78F2" w:rsidRPr="00211DF8" w:rsidRDefault="00EF78F2" w:rsidP="007E6F0F">
      <w:pPr>
        <w:jc w:val="both"/>
        <w:rPr>
          <w:rFonts w:ascii="Palatino Linotype" w:hAnsi="Palatino Linotype"/>
        </w:rPr>
      </w:pPr>
      <w:r w:rsidRPr="00211DF8">
        <w:rPr>
          <w:rFonts w:ascii="Palatino Linotype" w:hAnsi="Palatino Linotype"/>
        </w:rPr>
        <w:t>The scope of the Requirements Definition Document (RDD) is to describe the detailed business requirements, process design/flow, system context (outlining key applications used by the business unit/domain and the relationships that exist amongst them), functional requirements and uses cases (describing the functional behavior of the impacted applications) and non-functional requirements (describing the non-functional behavior of the supporting operations).  The scope does not include technical designs or specifications of the impacted applications.</w:t>
      </w:r>
    </w:p>
    <w:p w14:paraId="390F332F" w14:textId="77777777" w:rsidR="00912794" w:rsidRPr="00211DF8" w:rsidRDefault="00912794" w:rsidP="007E6F0F">
      <w:pPr>
        <w:pStyle w:val="Heading2"/>
        <w:jc w:val="both"/>
        <w:rPr>
          <w:rFonts w:ascii="Palatino Linotype" w:eastAsia="Microsoft YaHei" w:hAnsi="Palatino Linotype" w:cs="Microsoft YaHei"/>
          <w:lang w:eastAsia="zh-CN"/>
        </w:rPr>
      </w:pPr>
      <w:bookmarkStart w:id="78" w:name="_Toc469498435"/>
      <w:r w:rsidRPr="00211DF8">
        <w:rPr>
          <w:rFonts w:ascii="Palatino Linotype" w:eastAsia="Microsoft YaHei" w:hAnsi="Palatino Linotype" w:cs="Microsoft YaHei"/>
          <w:lang w:eastAsia="zh-CN"/>
        </w:rPr>
        <w:t>Document Audience</w:t>
      </w:r>
      <w:bookmarkEnd w:id="78"/>
    </w:p>
    <w:p w14:paraId="172B66BF" w14:textId="77777777" w:rsidR="00FD0EA3" w:rsidRPr="00211DF8" w:rsidRDefault="00FD0EA3" w:rsidP="00FD0EA3">
      <w:pPr>
        <w:rPr>
          <w:rFonts w:ascii="Palatino Linotype" w:hAnsi="Palatino Linotype"/>
          <w:szCs w:val="20"/>
        </w:rPr>
      </w:pPr>
      <w:r w:rsidRPr="00211DF8">
        <w:rPr>
          <w:rFonts w:ascii="Palatino Linotype" w:hAnsi="Palatino Linotype"/>
        </w:rPr>
        <w:t>The audience of the Requirements Definition document (RDD) is business users, project stakeholders, project teams, partners and suppliers.</w:t>
      </w:r>
    </w:p>
    <w:p w14:paraId="77116A9A" w14:textId="77777777" w:rsidR="004E1819" w:rsidRPr="00211DF8" w:rsidRDefault="004E1819" w:rsidP="007E6F0F">
      <w:pPr>
        <w:jc w:val="both"/>
        <w:rPr>
          <w:rFonts w:ascii="Palatino Linotype" w:eastAsia="SimSun" w:hAnsi="Palatino Linotype"/>
          <w:lang w:eastAsia="zh-CN"/>
        </w:rPr>
      </w:pPr>
    </w:p>
    <w:p w14:paraId="72337F24" w14:textId="77777777" w:rsidR="00FD0EA3" w:rsidRPr="00211DF8" w:rsidRDefault="00FD0EA3">
      <w:pPr>
        <w:rPr>
          <w:rFonts w:ascii="Palatino Linotype" w:eastAsia="Microsoft YaHei" w:hAnsi="Palatino Linotype" w:cs="Microsoft YaHei"/>
          <w:b/>
          <w:bCs/>
          <w:color w:val="4F81BD" w:themeColor="accent1"/>
          <w:sz w:val="26"/>
          <w:szCs w:val="26"/>
          <w:lang w:eastAsia="zh-CN"/>
        </w:rPr>
      </w:pPr>
      <w:r w:rsidRPr="00211DF8">
        <w:rPr>
          <w:rFonts w:ascii="Palatino Linotype" w:eastAsia="Microsoft YaHei" w:hAnsi="Palatino Linotype" w:cs="Microsoft YaHei"/>
          <w:lang w:eastAsia="zh-CN"/>
        </w:rPr>
        <w:br w:type="page"/>
      </w:r>
    </w:p>
    <w:p w14:paraId="3CA1892E" w14:textId="77777777" w:rsidR="009706A7" w:rsidRPr="00211DF8" w:rsidRDefault="002265DC" w:rsidP="007E6F0F">
      <w:pPr>
        <w:pStyle w:val="Heading2"/>
        <w:jc w:val="both"/>
        <w:rPr>
          <w:rFonts w:ascii="Palatino Linotype" w:eastAsia="Microsoft YaHei" w:hAnsi="Palatino Linotype" w:cs="Microsoft YaHei"/>
        </w:rPr>
      </w:pPr>
      <w:bookmarkStart w:id="79" w:name="_Toc469498436"/>
      <w:r w:rsidRPr="00211DF8">
        <w:rPr>
          <w:rFonts w:ascii="Palatino Linotype" w:eastAsia="Microsoft YaHei" w:hAnsi="Palatino Linotype" w:cs="Microsoft YaHei"/>
          <w:lang w:eastAsia="zh-CN"/>
        </w:rPr>
        <w:lastRenderedPageBreak/>
        <w:t>Terms &amp; Abbreviation</w:t>
      </w:r>
      <w:bookmarkEnd w:id="79"/>
    </w:p>
    <w:tbl>
      <w:tblPr>
        <w:tblStyle w:val="TableGrid"/>
        <w:tblW w:w="0" w:type="auto"/>
        <w:tblInd w:w="108" w:type="dxa"/>
        <w:tblLook w:val="04A0" w:firstRow="1" w:lastRow="0" w:firstColumn="1" w:lastColumn="0" w:noHBand="0" w:noVBand="1"/>
      </w:tblPr>
      <w:tblGrid>
        <w:gridCol w:w="1561"/>
        <w:gridCol w:w="9121"/>
      </w:tblGrid>
      <w:tr w:rsidR="00A73CE8" w:rsidRPr="00211DF8" w14:paraId="00FF5156" w14:textId="77777777" w:rsidTr="00A00C1A">
        <w:tc>
          <w:tcPr>
            <w:tcW w:w="1561" w:type="dxa"/>
            <w:shd w:val="clear" w:color="auto" w:fill="1F497D" w:themeFill="text2"/>
          </w:tcPr>
          <w:p w14:paraId="1C18825B" w14:textId="77777777" w:rsidR="00A73CE8" w:rsidRPr="00211DF8" w:rsidRDefault="002265DC" w:rsidP="007E6F0F">
            <w:pPr>
              <w:spacing w:line="276" w:lineRule="auto"/>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Abbreviation</w:t>
            </w:r>
          </w:p>
        </w:tc>
        <w:tc>
          <w:tcPr>
            <w:tcW w:w="9121" w:type="dxa"/>
            <w:shd w:val="clear" w:color="auto" w:fill="1F497D" w:themeFill="text2"/>
          </w:tcPr>
          <w:p w14:paraId="734D8BF6" w14:textId="77777777" w:rsidR="00A73CE8" w:rsidRPr="00211DF8" w:rsidRDefault="002265DC" w:rsidP="007E6F0F">
            <w:pPr>
              <w:spacing w:line="276" w:lineRule="auto"/>
              <w:jc w:val="both"/>
              <w:rPr>
                <w:rFonts w:ascii="Palatino Linotype" w:hAnsi="Palatino Linotype"/>
                <w:b/>
              </w:rPr>
            </w:pPr>
            <w:r w:rsidRPr="00211DF8">
              <w:rPr>
                <w:rFonts w:ascii="Palatino Linotype" w:eastAsia="Microsoft YaHei" w:hAnsi="Palatino Linotype"/>
                <w:b/>
                <w:color w:val="FFFFFF"/>
                <w:szCs w:val="20"/>
                <w:lang w:eastAsia="zh-CN"/>
              </w:rPr>
              <w:t>Description</w:t>
            </w:r>
          </w:p>
        </w:tc>
      </w:tr>
      <w:tr w:rsidR="00D21579" w:rsidRPr="00211DF8" w14:paraId="7F619163" w14:textId="77777777" w:rsidTr="00A00C1A">
        <w:tc>
          <w:tcPr>
            <w:tcW w:w="1561" w:type="dxa"/>
          </w:tcPr>
          <w:p w14:paraId="5DDFF22F" w14:textId="77777777" w:rsidR="00D21579" w:rsidRPr="00211DF8" w:rsidRDefault="008B0458" w:rsidP="007E6F0F">
            <w:pPr>
              <w:jc w:val="both"/>
              <w:rPr>
                <w:rFonts w:ascii="Palatino Linotype" w:eastAsia="SimSun" w:hAnsi="Palatino Linotype"/>
                <w:lang w:eastAsia="zh-CN"/>
              </w:rPr>
            </w:pPr>
            <w:r w:rsidRPr="00211DF8">
              <w:rPr>
                <w:rFonts w:ascii="Palatino Linotype" w:eastAsia="SimSun" w:hAnsi="Palatino Linotype"/>
                <w:lang w:eastAsia="zh-CN"/>
              </w:rPr>
              <w:t>ESB</w:t>
            </w:r>
          </w:p>
        </w:tc>
        <w:tc>
          <w:tcPr>
            <w:tcW w:w="9121" w:type="dxa"/>
          </w:tcPr>
          <w:p w14:paraId="735AD9C7" w14:textId="77777777" w:rsidR="00D21579" w:rsidRPr="00211DF8" w:rsidRDefault="008B0458" w:rsidP="007E6F0F">
            <w:pPr>
              <w:jc w:val="both"/>
              <w:rPr>
                <w:rFonts w:ascii="Palatino Linotype" w:eastAsia="SimSun" w:hAnsi="Palatino Linotype"/>
                <w:lang w:eastAsia="zh-CN"/>
              </w:rPr>
            </w:pPr>
            <w:r w:rsidRPr="00211DF8">
              <w:rPr>
                <w:rFonts w:ascii="Palatino Linotype" w:eastAsia="SimSun" w:hAnsi="Palatino Linotype"/>
                <w:lang w:eastAsia="zh-CN"/>
              </w:rPr>
              <w:t>Enterprise Service Bus</w:t>
            </w:r>
          </w:p>
        </w:tc>
      </w:tr>
      <w:tr w:rsidR="00D21579" w:rsidRPr="00211DF8" w14:paraId="52B02D22" w14:textId="77777777" w:rsidTr="00A00C1A">
        <w:tc>
          <w:tcPr>
            <w:tcW w:w="1561" w:type="dxa"/>
          </w:tcPr>
          <w:p w14:paraId="5D138AF5" w14:textId="77777777" w:rsidR="00D21579" w:rsidRPr="00211DF8" w:rsidRDefault="008B0458" w:rsidP="007E6F0F">
            <w:pPr>
              <w:jc w:val="both"/>
              <w:rPr>
                <w:rFonts w:ascii="Palatino Linotype" w:eastAsia="Microsoft YaHei" w:hAnsi="Palatino Linotype"/>
                <w:lang w:eastAsia="zh-CN"/>
              </w:rPr>
            </w:pPr>
            <w:r w:rsidRPr="00211DF8">
              <w:rPr>
                <w:rFonts w:ascii="Palatino Linotype" w:eastAsia="Microsoft YaHei" w:hAnsi="Palatino Linotype"/>
                <w:lang w:eastAsia="zh-CN"/>
              </w:rPr>
              <w:t>API</w:t>
            </w:r>
          </w:p>
        </w:tc>
        <w:tc>
          <w:tcPr>
            <w:tcW w:w="9121" w:type="dxa"/>
          </w:tcPr>
          <w:p w14:paraId="51C6CCEB" w14:textId="77777777" w:rsidR="00D21579" w:rsidRPr="00211DF8" w:rsidRDefault="008B0458" w:rsidP="007E6F0F">
            <w:pPr>
              <w:jc w:val="both"/>
              <w:rPr>
                <w:rFonts w:ascii="Palatino Linotype" w:eastAsia="Microsoft YaHei" w:hAnsi="Palatino Linotype"/>
                <w:lang w:eastAsia="zh-CN"/>
              </w:rPr>
            </w:pPr>
            <w:r w:rsidRPr="00211DF8">
              <w:rPr>
                <w:rFonts w:ascii="Palatino Linotype" w:eastAsia="Microsoft YaHei" w:hAnsi="Palatino Linotype"/>
                <w:lang w:eastAsia="zh-CN"/>
              </w:rPr>
              <w:t>Application Programming Interface</w:t>
            </w:r>
          </w:p>
        </w:tc>
      </w:tr>
      <w:tr w:rsidR="00D21579" w:rsidRPr="00211DF8" w14:paraId="5F25FD73" w14:textId="77777777" w:rsidTr="00A00C1A">
        <w:tc>
          <w:tcPr>
            <w:tcW w:w="1561" w:type="dxa"/>
          </w:tcPr>
          <w:p w14:paraId="4BC0626B" w14:textId="77777777" w:rsidR="00D21579" w:rsidRPr="00211DF8" w:rsidRDefault="00556B07" w:rsidP="007E6F0F">
            <w:pPr>
              <w:jc w:val="both"/>
              <w:rPr>
                <w:rFonts w:ascii="Palatino Linotype" w:hAnsi="Palatino Linotype"/>
              </w:rPr>
            </w:pPr>
            <w:r w:rsidRPr="00211DF8">
              <w:rPr>
                <w:rFonts w:ascii="Palatino Linotype" w:hAnsi="Palatino Linotype"/>
              </w:rPr>
              <w:t>EDW</w:t>
            </w:r>
          </w:p>
        </w:tc>
        <w:tc>
          <w:tcPr>
            <w:tcW w:w="9121" w:type="dxa"/>
          </w:tcPr>
          <w:p w14:paraId="2E8C8062" w14:textId="77777777" w:rsidR="00D21579" w:rsidRPr="00211DF8" w:rsidRDefault="00556B07" w:rsidP="007E6F0F">
            <w:pPr>
              <w:jc w:val="both"/>
              <w:rPr>
                <w:rFonts w:ascii="Palatino Linotype" w:hAnsi="Palatino Linotype"/>
              </w:rPr>
            </w:pPr>
            <w:r w:rsidRPr="00211DF8">
              <w:rPr>
                <w:rFonts w:ascii="Palatino Linotype" w:hAnsi="Palatino Linotype"/>
              </w:rPr>
              <w:t>Enterprise Data Warehouse</w:t>
            </w:r>
          </w:p>
        </w:tc>
      </w:tr>
      <w:tr w:rsidR="00D21579" w:rsidRPr="00211DF8" w14:paraId="6DBC925D" w14:textId="77777777" w:rsidTr="00A00C1A">
        <w:tc>
          <w:tcPr>
            <w:tcW w:w="1561" w:type="dxa"/>
          </w:tcPr>
          <w:p w14:paraId="4F791A6A" w14:textId="77777777" w:rsidR="00D21579" w:rsidRPr="00211DF8" w:rsidRDefault="004666E3" w:rsidP="007E6F0F">
            <w:pPr>
              <w:jc w:val="both"/>
              <w:rPr>
                <w:rFonts w:ascii="Palatino Linotype" w:eastAsia="SimSun" w:hAnsi="Palatino Linotype"/>
                <w:lang w:eastAsia="zh-CN"/>
              </w:rPr>
            </w:pPr>
            <w:r w:rsidRPr="00211DF8">
              <w:rPr>
                <w:rFonts w:ascii="Palatino Linotype" w:eastAsia="SimSun" w:hAnsi="Palatino Linotype"/>
                <w:lang w:eastAsia="zh-CN"/>
              </w:rPr>
              <w:t>EOD</w:t>
            </w:r>
          </w:p>
        </w:tc>
        <w:tc>
          <w:tcPr>
            <w:tcW w:w="9121" w:type="dxa"/>
          </w:tcPr>
          <w:p w14:paraId="73F73516" w14:textId="77777777" w:rsidR="00D21579" w:rsidRPr="00211DF8" w:rsidRDefault="004666E3" w:rsidP="007E6F0F">
            <w:pPr>
              <w:jc w:val="both"/>
              <w:rPr>
                <w:rFonts w:ascii="Palatino Linotype" w:eastAsia="SimSun" w:hAnsi="Palatino Linotype"/>
                <w:lang w:eastAsia="zh-CN"/>
              </w:rPr>
            </w:pPr>
            <w:r w:rsidRPr="00211DF8">
              <w:rPr>
                <w:rFonts w:ascii="Palatino Linotype" w:eastAsia="SimSun" w:hAnsi="Palatino Linotype"/>
                <w:lang w:eastAsia="zh-CN"/>
              </w:rPr>
              <w:t>End of day</w:t>
            </w:r>
          </w:p>
        </w:tc>
      </w:tr>
      <w:tr w:rsidR="00D21579" w:rsidRPr="00211DF8" w14:paraId="64F58B83" w14:textId="77777777" w:rsidTr="00A00C1A">
        <w:tc>
          <w:tcPr>
            <w:tcW w:w="1561" w:type="dxa"/>
          </w:tcPr>
          <w:p w14:paraId="7647DFE9" w14:textId="77777777" w:rsidR="00D21579" w:rsidRPr="00211DF8" w:rsidRDefault="00B549E4" w:rsidP="007E6F0F">
            <w:pPr>
              <w:jc w:val="both"/>
              <w:rPr>
                <w:rFonts w:ascii="Palatino Linotype" w:eastAsia="SimSun" w:hAnsi="Palatino Linotype"/>
                <w:lang w:eastAsia="zh-CN"/>
              </w:rPr>
            </w:pPr>
            <w:r w:rsidRPr="00211DF8">
              <w:rPr>
                <w:rFonts w:ascii="Palatino Linotype" w:eastAsia="SimSun" w:hAnsi="Palatino Linotype"/>
                <w:lang w:eastAsia="zh-CN"/>
              </w:rPr>
              <w:t>POS Client</w:t>
            </w:r>
          </w:p>
        </w:tc>
        <w:tc>
          <w:tcPr>
            <w:tcW w:w="9121" w:type="dxa"/>
          </w:tcPr>
          <w:p w14:paraId="3E65DDAA" w14:textId="77777777" w:rsidR="00D21579" w:rsidRPr="00211DF8" w:rsidRDefault="004666E3" w:rsidP="004666E3">
            <w:pPr>
              <w:jc w:val="both"/>
              <w:rPr>
                <w:rFonts w:ascii="Palatino Linotype" w:hAnsi="Palatino Linotype"/>
              </w:rPr>
            </w:pPr>
            <w:r w:rsidRPr="00211DF8">
              <w:rPr>
                <w:rFonts w:ascii="Palatino Linotype" w:eastAsia="SimSun" w:hAnsi="Palatino Linotype"/>
                <w:lang w:eastAsia="zh-CN"/>
              </w:rPr>
              <w:t xml:space="preserve">One database owner on the sales side, provided by the POS machine vendor/manufacturer </w:t>
            </w:r>
          </w:p>
        </w:tc>
      </w:tr>
      <w:tr w:rsidR="00D21579" w:rsidRPr="00211DF8" w14:paraId="7F74645B" w14:textId="77777777" w:rsidTr="00A00C1A">
        <w:tc>
          <w:tcPr>
            <w:tcW w:w="1561" w:type="dxa"/>
          </w:tcPr>
          <w:p w14:paraId="3AF608BE" w14:textId="77777777" w:rsidR="00D21579" w:rsidRPr="00211DF8" w:rsidRDefault="004666E3" w:rsidP="007E6F0F">
            <w:pPr>
              <w:jc w:val="both"/>
              <w:rPr>
                <w:rFonts w:ascii="Palatino Linotype" w:hAnsi="Palatino Linotype"/>
              </w:rPr>
            </w:pPr>
            <w:r w:rsidRPr="00211DF8">
              <w:rPr>
                <w:rFonts w:ascii="Palatino Linotype" w:hAnsi="Palatino Linotype"/>
              </w:rPr>
              <w:t>DB</w:t>
            </w:r>
          </w:p>
        </w:tc>
        <w:tc>
          <w:tcPr>
            <w:tcW w:w="9121" w:type="dxa"/>
          </w:tcPr>
          <w:p w14:paraId="0BBA26EF" w14:textId="77777777" w:rsidR="00D21579" w:rsidRPr="00211DF8" w:rsidRDefault="004666E3" w:rsidP="007E6F0F">
            <w:pPr>
              <w:jc w:val="both"/>
              <w:rPr>
                <w:rFonts w:ascii="Palatino Linotype" w:hAnsi="Palatino Linotype"/>
              </w:rPr>
            </w:pPr>
            <w:r w:rsidRPr="00211DF8">
              <w:rPr>
                <w:rFonts w:ascii="Palatino Linotype" w:hAnsi="Palatino Linotype"/>
              </w:rPr>
              <w:t>Database</w:t>
            </w:r>
          </w:p>
        </w:tc>
      </w:tr>
      <w:tr w:rsidR="00D21579" w:rsidRPr="00211DF8" w14:paraId="40105FD7" w14:textId="77777777" w:rsidTr="00A00C1A">
        <w:tc>
          <w:tcPr>
            <w:tcW w:w="1561" w:type="dxa"/>
          </w:tcPr>
          <w:p w14:paraId="2F3AE67A" w14:textId="77777777" w:rsidR="00D21579" w:rsidRPr="00211DF8" w:rsidRDefault="00B549E4" w:rsidP="007E6F0F">
            <w:pPr>
              <w:jc w:val="both"/>
              <w:rPr>
                <w:rFonts w:ascii="Palatino Linotype" w:hAnsi="Palatino Linotype"/>
              </w:rPr>
            </w:pPr>
            <w:r w:rsidRPr="00211DF8">
              <w:rPr>
                <w:rFonts w:ascii="Palatino Linotype" w:hAnsi="Palatino Linotype"/>
              </w:rPr>
              <w:t>POS</w:t>
            </w:r>
          </w:p>
        </w:tc>
        <w:tc>
          <w:tcPr>
            <w:tcW w:w="9121" w:type="dxa"/>
          </w:tcPr>
          <w:p w14:paraId="01A8B40F" w14:textId="77777777" w:rsidR="00D21579" w:rsidRPr="00211DF8" w:rsidRDefault="00B549E4" w:rsidP="007E6F0F">
            <w:pPr>
              <w:jc w:val="both"/>
              <w:rPr>
                <w:rFonts w:ascii="Palatino Linotype" w:hAnsi="Palatino Linotype" w:cs="Calibri"/>
              </w:rPr>
            </w:pPr>
            <w:r w:rsidRPr="00211DF8">
              <w:rPr>
                <w:rFonts w:ascii="Palatino Linotype" w:hAnsi="Palatino Linotype" w:cs="Calibri"/>
              </w:rPr>
              <w:t>Point of Sales</w:t>
            </w:r>
          </w:p>
        </w:tc>
      </w:tr>
      <w:tr w:rsidR="00501756" w:rsidRPr="00211DF8" w14:paraId="15C28E3E" w14:textId="77777777" w:rsidTr="00A00C1A">
        <w:tc>
          <w:tcPr>
            <w:tcW w:w="1561" w:type="dxa"/>
          </w:tcPr>
          <w:p w14:paraId="4EBFA072" w14:textId="05CAC6ED" w:rsidR="00501756" w:rsidRPr="00211DF8" w:rsidRDefault="00501756" w:rsidP="007E6F0F">
            <w:pPr>
              <w:jc w:val="both"/>
              <w:rPr>
                <w:rFonts w:ascii="Palatino Linotype" w:hAnsi="Palatino Linotype"/>
              </w:rPr>
            </w:pPr>
            <w:r>
              <w:rPr>
                <w:rFonts w:ascii="Palatino Linotype" w:hAnsi="Palatino Linotype"/>
              </w:rPr>
              <w:t>Staging DB</w:t>
            </w:r>
          </w:p>
        </w:tc>
        <w:tc>
          <w:tcPr>
            <w:tcW w:w="9121" w:type="dxa"/>
          </w:tcPr>
          <w:p w14:paraId="287B1ADE" w14:textId="6E33F512" w:rsidR="00501756" w:rsidRPr="00211DF8" w:rsidRDefault="00501756" w:rsidP="007E6F0F">
            <w:pPr>
              <w:jc w:val="both"/>
              <w:rPr>
                <w:rFonts w:ascii="Palatino Linotype" w:hAnsi="Palatino Linotype" w:cs="Calibri"/>
              </w:rPr>
            </w:pPr>
            <w:r>
              <w:rPr>
                <w:rFonts w:ascii="Palatino Linotype" w:hAnsi="Palatino Linotype" w:cs="Calibri"/>
              </w:rPr>
              <w:t>The service bus database to stage the polling data</w:t>
            </w:r>
          </w:p>
        </w:tc>
      </w:tr>
    </w:tbl>
    <w:p w14:paraId="4F39A461" w14:textId="77777777" w:rsidR="00D21579" w:rsidRPr="00211DF8" w:rsidRDefault="00D21579" w:rsidP="007E6F0F">
      <w:pPr>
        <w:jc w:val="both"/>
        <w:rPr>
          <w:rFonts w:ascii="Palatino Linotype" w:hAnsi="Palatino Linotype"/>
        </w:rPr>
      </w:pPr>
    </w:p>
    <w:p w14:paraId="71640A68" w14:textId="77777777" w:rsidR="009706A7" w:rsidRPr="00211DF8" w:rsidRDefault="002265DC" w:rsidP="007E6F0F">
      <w:pPr>
        <w:pStyle w:val="Heading2"/>
        <w:jc w:val="both"/>
        <w:rPr>
          <w:rFonts w:ascii="Palatino Linotype" w:eastAsia="Microsoft YaHei" w:hAnsi="Palatino Linotype"/>
        </w:rPr>
      </w:pPr>
      <w:bookmarkStart w:id="80" w:name="_Toc469498437"/>
      <w:r w:rsidRPr="00211DF8">
        <w:rPr>
          <w:rFonts w:ascii="Palatino Linotype" w:eastAsia="Microsoft YaHei" w:hAnsi="Palatino Linotype"/>
          <w:lang w:eastAsia="zh-CN"/>
        </w:rPr>
        <w:t>Reference Materials</w:t>
      </w:r>
      <w:bookmarkEnd w:id="80"/>
    </w:p>
    <w:tbl>
      <w:tblPr>
        <w:tblW w:w="108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0"/>
      </w:tblGrid>
      <w:tr w:rsidR="009A3EE4" w:rsidRPr="00211DF8" w14:paraId="099E075F" w14:textId="77777777" w:rsidTr="00E132B9">
        <w:trPr>
          <w:cantSplit/>
          <w:tblHeader/>
        </w:trPr>
        <w:tc>
          <w:tcPr>
            <w:tcW w:w="10800"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25F02A93" w14:textId="77777777" w:rsidR="009A3EE4" w:rsidRPr="00211DF8" w:rsidRDefault="002265DC"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Document Names</w:t>
            </w:r>
          </w:p>
        </w:tc>
      </w:tr>
      <w:tr w:rsidR="009A3EE4" w:rsidRPr="00211DF8" w14:paraId="65F31F3A" w14:textId="77777777" w:rsidTr="00E132B9">
        <w:trPr>
          <w:cantSplit/>
        </w:trPr>
        <w:tc>
          <w:tcPr>
            <w:tcW w:w="10800" w:type="dxa"/>
            <w:tcBorders>
              <w:top w:val="single" w:sz="4" w:space="0" w:color="auto"/>
              <w:left w:val="single" w:sz="4" w:space="0" w:color="auto"/>
              <w:bottom w:val="single" w:sz="4" w:space="0" w:color="auto"/>
              <w:right w:val="single" w:sz="4" w:space="0" w:color="auto"/>
            </w:tcBorders>
          </w:tcPr>
          <w:p w14:paraId="0E8D834F" w14:textId="77777777" w:rsidR="00B549E4" w:rsidRPr="00211DF8" w:rsidRDefault="00B549E4" w:rsidP="007E6F0F">
            <w:pPr>
              <w:spacing w:after="0"/>
              <w:jc w:val="both"/>
              <w:rPr>
                <w:rFonts w:ascii="Palatino Linotype" w:hAnsi="Palatino Linotype"/>
                <w:szCs w:val="20"/>
              </w:rPr>
            </w:pPr>
            <w:r w:rsidRPr="00211DF8">
              <w:rPr>
                <w:rFonts w:ascii="Palatino Linotype" w:hAnsi="Palatino Linotype"/>
                <w:szCs w:val="20"/>
              </w:rPr>
              <w:t>Maxim POS Polling ESB Implementation Service Proposal EL-FY16-902-v3.docx</w:t>
            </w:r>
          </w:p>
        </w:tc>
      </w:tr>
      <w:tr w:rsidR="009A3EE4" w:rsidRPr="00211DF8" w14:paraId="4FA4110C" w14:textId="77777777" w:rsidTr="00E132B9">
        <w:trPr>
          <w:cantSplit/>
        </w:trPr>
        <w:tc>
          <w:tcPr>
            <w:tcW w:w="10800" w:type="dxa"/>
            <w:tcBorders>
              <w:top w:val="single" w:sz="4" w:space="0" w:color="auto"/>
              <w:left w:val="single" w:sz="4" w:space="0" w:color="auto"/>
              <w:bottom w:val="single" w:sz="4" w:space="0" w:color="auto"/>
              <w:right w:val="single" w:sz="4" w:space="0" w:color="auto"/>
            </w:tcBorders>
          </w:tcPr>
          <w:p w14:paraId="3B01D062" w14:textId="77777777" w:rsidR="009A3EE4" w:rsidRPr="00211DF8" w:rsidRDefault="0010707D" w:rsidP="007E6F0F">
            <w:pPr>
              <w:spacing w:after="0"/>
              <w:jc w:val="both"/>
              <w:rPr>
                <w:rFonts w:ascii="Palatino Linotype" w:eastAsia="Microsoft YaHei" w:hAnsi="Palatino Linotype"/>
                <w:szCs w:val="20"/>
              </w:rPr>
            </w:pPr>
            <w:r w:rsidRPr="00211DF8">
              <w:rPr>
                <w:rFonts w:ascii="Palatino Linotype" w:eastAsia="Microsoft YaHei" w:hAnsi="Palatino Linotype"/>
                <w:szCs w:val="20"/>
              </w:rPr>
              <w:t>POS Polling User Requirement Confirmation-20161121-Discussion Note.xlsx</w:t>
            </w:r>
          </w:p>
        </w:tc>
      </w:tr>
    </w:tbl>
    <w:p w14:paraId="642EE435" w14:textId="77777777" w:rsidR="009A3EE4" w:rsidRPr="00211DF8" w:rsidRDefault="009A3EE4" w:rsidP="007E6F0F">
      <w:pPr>
        <w:jc w:val="both"/>
        <w:rPr>
          <w:rFonts w:ascii="Palatino Linotype" w:eastAsia="Microsoft YaHei" w:hAnsi="Palatino Linotype"/>
        </w:rPr>
      </w:pPr>
    </w:p>
    <w:p w14:paraId="75F59FD7" w14:textId="77777777" w:rsidR="002265DC" w:rsidRPr="00211DF8" w:rsidRDefault="002265DC" w:rsidP="007E6F0F">
      <w:pPr>
        <w:jc w:val="both"/>
        <w:rPr>
          <w:rFonts w:ascii="Palatino Linotype" w:eastAsia="Microsoft YaHei" w:hAnsi="Palatino Linotype" w:cs="Microsoft YaHei"/>
          <w:b/>
          <w:bCs/>
          <w:color w:val="365F91" w:themeColor="accent1" w:themeShade="BF"/>
          <w:sz w:val="28"/>
          <w:szCs w:val="28"/>
        </w:rPr>
      </w:pPr>
      <w:r w:rsidRPr="00211DF8">
        <w:rPr>
          <w:rFonts w:ascii="Palatino Linotype" w:eastAsia="Microsoft YaHei" w:hAnsi="Palatino Linotype" w:cs="Microsoft YaHei"/>
        </w:rPr>
        <w:br w:type="page"/>
      </w:r>
    </w:p>
    <w:p w14:paraId="6B01EC18" w14:textId="77777777" w:rsidR="004E1819" w:rsidRPr="00211DF8" w:rsidRDefault="004E1819" w:rsidP="007E6F0F">
      <w:pPr>
        <w:pStyle w:val="Heading1"/>
        <w:jc w:val="both"/>
        <w:rPr>
          <w:rFonts w:ascii="Palatino Linotype" w:eastAsia="SimSun" w:hAnsi="Palatino Linotype" w:cs="Microsoft YaHei"/>
          <w:lang w:eastAsia="zh-CN"/>
        </w:rPr>
      </w:pPr>
      <w:bookmarkStart w:id="81" w:name="_Toc469498438"/>
      <w:r w:rsidRPr="00211DF8">
        <w:rPr>
          <w:rFonts w:ascii="Palatino Linotype" w:eastAsia="SimSun" w:hAnsi="Palatino Linotype" w:cs="Microsoft YaHei"/>
          <w:lang w:eastAsia="zh-CN"/>
        </w:rPr>
        <w:lastRenderedPageBreak/>
        <w:t>Executive Summary</w:t>
      </w:r>
      <w:bookmarkEnd w:id="81"/>
    </w:p>
    <w:p w14:paraId="43CB51A0" w14:textId="77777777" w:rsidR="007C7962" w:rsidRPr="00211DF8" w:rsidRDefault="00F41F74" w:rsidP="00A00C1A">
      <w:pPr>
        <w:jc w:val="both"/>
        <w:rPr>
          <w:rFonts w:ascii="Palatino Linotype" w:hAnsi="Palatino Linotype"/>
          <w:lang w:val="en-GB" w:eastAsia="zh-CN"/>
        </w:rPr>
      </w:pPr>
      <w:r w:rsidRPr="00211DF8">
        <w:rPr>
          <w:rFonts w:ascii="Palatino Linotype" w:hAnsi="Palatino Linotype"/>
          <w:lang w:val="en-GB" w:eastAsia="zh-CN"/>
        </w:rPr>
        <w:t xml:space="preserve">The aim of the ESB project </w:t>
      </w:r>
      <w:r w:rsidR="001F0E39">
        <w:rPr>
          <w:rFonts w:ascii="Palatino Linotype" w:hAnsi="Palatino Linotype"/>
          <w:lang w:val="en-GB" w:eastAsia="zh-CN"/>
        </w:rPr>
        <w:t xml:space="preserve">is </w:t>
      </w:r>
      <w:r w:rsidRPr="00211DF8">
        <w:rPr>
          <w:rFonts w:ascii="Palatino Linotype" w:hAnsi="Palatino Linotype"/>
          <w:lang w:val="en-GB" w:eastAsia="zh-CN"/>
        </w:rPr>
        <w:t xml:space="preserve">to </w:t>
      </w:r>
      <w:r w:rsidR="001F0E39">
        <w:rPr>
          <w:rFonts w:ascii="Palatino Linotype" w:hAnsi="Palatino Linotype"/>
          <w:lang w:val="en-GB" w:eastAsia="zh-CN"/>
        </w:rPr>
        <w:t>migrate</w:t>
      </w:r>
      <w:r w:rsidR="001F0E39" w:rsidRPr="00211DF8">
        <w:rPr>
          <w:rFonts w:ascii="Palatino Linotype" w:hAnsi="Palatino Linotype"/>
          <w:lang w:val="en-GB" w:eastAsia="zh-CN"/>
        </w:rPr>
        <w:t xml:space="preserve"> </w:t>
      </w:r>
      <w:r w:rsidRPr="00211DF8">
        <w:rPr>
          <w:rFonts w:ascii="Palatino Linotype" w:hAnsi="Palatino Linotype"/>
          <w:lang w:val="en-GB" w:eastAsia="zh-CN"/>
        </w:rPr>
        <w:t xml:space="preserve">three data processing flows in Maxim’s current enterprise </w:t>
      </w:r>
      <w:r w:rsidR="00E57C5D" w:rsidRPr="00211DF8">
        <w:rPr>
          <w:rFonts w:ascii="Palatino Linotype" w:hAnsi="Palatino Linotype"/>
          <w:lang w:val="en-GB" w:eastAsia="zh-CN"/>
        </w:rPr>
        <w:t xml:space="preserve">architecture </w:t>
      </w:r>
      <w:r w:rsidR="001F0E39">
        <w:rPr>
          <w:rFonts w:ascii="Palatino Linotype" w:hAnsi="Palatino Linotype"/>
          <w:lang w:val="en-GB" w:eastAsia="zh-CN"/>
        </w:rPr>
        <w:t xml:space="preserve">using </w:t>
      </w:r>
      <w:r w:rsidR="000812BA">
        <w:rPr>
          <w:rFonts w:ascii="Palatino Linotype" w:hAnsi="Palatino Linotype"/>
          <w:lang w:val="en-GB" w:eastAsia="zh-CN"/>
        </w:rPr>
        <w:t xml:space="preserve">database provided </w:t>
      </w:r>
      <w:r w:rsidR="00E57C5D" w:rsidRPr="00211DF8">
        <w:rPr>
          <w:rFonts w:ascii="Palatino Linotype" w:hAnsi="Palatino Linotype"/>
          <w:lang w:val="en-GB" w:eastAsia="zh-CN"/>
        </w:rPr>
        <w:t>technologies</w:t>
      </w:r>
      <w:r w:rsidR="000812BA">
        <w:rPr>
          <w:rFonts w:ascii="Palatino Linotype" w:hAnsi="Palatino Linotype"/>
          <w:lang w:val="en-GB" w:eastAsia="zh-CN"/>
        </w:rPr>
        <w:t xml:space="preserve"> (linked server, stored procedure) to the platform using enterprise services bean technology</w:t>
      </w:r>
      <w:r w:rsidR="007C7962" w:rsidRPr="00211DF8">
        <w:rPr>
          <w:rFonts w:ascii="Palatino Linotype" w:hAnsi="Palatino Linotype"/>
          <w:lang w:val="en-GB" w:eastAsia="zh-CN"/>
        </w:rPr>
        <w:t xml:space="preserve">. </w:t>
      </w:r>
      <w:r w:rsidR="000812BA">
        <w:rPr>
          <w:rFonts w:ascii="Palatino Linotype" w:hAnsi="Palatino Linotype"/>
          <w:lang w:val="en-GB" w:eastAsia="zh-CN"/>
        </w:rPr>
        <w:t xml:space="preserve">In the new platform, two </w:t>
      </w:r>
      <w:r w:rsidR="007C7962" w:rsidRPr="00211DF8">
        <w:rPr>
          <w:rFonts w:ascii="Palatino Linotype" w:hAnsi="Palatino Linotype"/>
          <w:lang w:val="en-GB" w:eastAsia="zh-CN"/>
        </w:rPr>
        <w:t xml:space="preserve">data processing flows </w:t>
      </w:r>
      <w:r w:rsidR="000812BA">
        <w:rPr>
          <w:rFonts w:ascii="Palatino Linotype" w:hAnsi="Palatino Linotype"/>
          <w:lang w:val="en-GB" w:eastAsia="zh-CN"/>
        </w:rPr>
        <w:t xml:space="preserve">will be provided: </w:t>
      </w:r>
    </w:p>
    <w:p w14:paraId="6A07392B" w14:textId="77777777" w:rsidR="007C7962" w:rsidRPr="00211DF8" w:rsidRDefault="007C7962" w:rsidP="007C7962">
      <w:pPr>
        <w:pStyle w:val="ListParagraph"/>
        <w:numPr>
          <w:ilvl w:val="0"/>
          <w:numId w:val="20"/>
        </w:numPr>
        <w:rPr>
          <w:rFonts w:ascii="Palatino Linotype" w:hAnsi="Palatino Linotype"/>
          <w:lang w:val="en-GB" w:eastAsia="zh-CN"/>
        </w:rPr>
      </w:pPr>
      <w:r w:rsidRPr="00211DF8">
        <w:rPr>
          <w:rFonts w:ascii="Palatino Linotype" w:hAnsi="Palatino Linotype"/>
          <w:lang w:val="en-GB" w:eastAsia="zh-CN"/>
        </w:rPr>
        <w:t>Sales data real time processing to EDW</w:t>
      </w:r>
    </w:p>
    <w:p w14:paraId="322922DA" w14:textId="77777777" w:rsidR="007C7962" w:rsidRDefault="007C7962" w:rsidP="007C7962">
      <w:pPr>
        <w:pStyle w:val="ListParagraph"/>
        <w:numPr>
          <w:ilvl w:val="0"/>
          <w:numId w:val="20"/>
        </w:numPr>
        <w:rPr>
          <w:rFonts w:ascii="Palatino Linotype" w:hAnsi="Palatino Linotype"/>
          <w:lang w:val="en-GB" w:eastAsia="zh-CN"/>
        </w:rPr>
      </w:pPr>
      <w:r w:rsidRPr="00211DF8">
        <w:rPr>
          <w:rFonts w:ascii="Palatino Linotype" w:hAnsi="Palatino Linotype"/>
          <w:lang w:val="en-GB" w:eastAsia="zh-CN"/>
        </w:rPr>
        <w:t>Sales data EOD processing to EDW</w:t>
      </w:r>
    </w:p>
    <w:p w14:paraId="2EB2DEF4" w14:textId="02B3E923" w:rsidR="0007169F" w:rsidRPr="007D3CD5" w:rsidRDefault="0007169F" w:rsidP="007C7962">
      <w:pPr>
        <w:pStyle w:val="ListParagraph"/>
        <w:numPr>
          <w:ilvl w:val="0"/>
          <w:numId w:val="20"/>
        </w:numPr>
        <w:rPr>
          <w:rFonts w:ascii="Palatino Linotype" w:hAnsi="Palatino Linotype"/>
          <w:lang w:val="en-GB" w:eastAsia="zh-CN"/>
          <w:rPrChange w:id="82" w:author="Steven Chen" w:date="2016-12-16T17:06:00Z">
            <w:rPr>
              <w:rFonts w:ascii="Palatino Linotype" w:hAnsi="Palatino Linotype"/>
              <w:lang w:val="en-GB" w:eastAsia="zh-CN"/>
            </w:rPr>
          </w:rPrChange>
        </w:rPr>
      </w:pPr>
      <w:r w:rsidRPr="007D3CD5">
        <w:rPr>
          <w:rFonts w:ascii="Palatino Linotype" w:hAnsi="Palatino Linotype"/>
          <w:lang w:val="en-GB" w:eastAsia="zh-CN"/>
          <w:rPrChange w:id="83" w:author="Steven Chen" w:date="2016-12-16T17:06:00Z">
            <w:rPr>
              <w:rFonts w:ascii="Palatino Linotype" w:hAnsi="Palatino Linotype"/>
              <w:highlight w:val="yellow"/>
              <w:lang w:val="en-GB" w:eastAsia="zh-CN"/>
            </w:rPr>
          </w:rPrChange>
        </w:rPr>
        <w:t>Sync master data to POS clients (e.g. pricing, on-house, bank info, etc…)</w:t>
      </w:r>
    </w:p>
    <w:p w14:paraId="6F2AE52D" w14:textId="077CF601" w:rsidR="000812BA" w:rsidRPr="000812BA" w:rsidRDefault="000812BA" w:rsidP="00A00C1A">
      <w:pPr>
        <w:jc w:val="both"/>
        <w:rPr>
          <w:rFonts w:ascii="Palatino Linotype" w:hAnsi="Palatino Linotype"/>
          <w:lang w:val="en-GB" w:eastAsia="zh-CN"/>
        </w:rPr>
      </w:pPr>
      <w:r w:rsidRPr="000812BA">
        <w:rPr>
          <w:rFonts w:ascii="Palatino Linotype" w:hAnsi="Palatino Linotype"/>
          <w:lang w:val="en-GB" w:eastAsia="zh-CN"/>
        </w:rPr>
        <w:t>Depends on the configuration, Oracle ESB layer will use the JDBC to connect the database of the POS system in outlets by pre-configured connection information in order to collect sales data or updating pricing or master data. According to the existing polling logic found in IT51 server, when there is any connection error, Oracle ESB Layer will log the error and retry the data synchronization again. If the maximum retries</w:t>
      </w:r>
      <w:r w:rsidR="0080120B">
        <w:rPr>
          <w:rFonts w:ascii="Palatino Linotype" w:hAnsi="Palatino Linotype"/>
          <w:lang w:val="en-GB" w:eastAsia="zh-CN"/>
        </w:rPr>
        <w:t xml:space="preserve"> is</w:t>
      </w:r>
      <w:r w:rsidRPr="000812BA">
        <w:rPr>
          <w:rFonts w:ascii="Palatino Linotype" w:hAnsi="Palatino Linotype"/>
          <w:lang w:val="en-GB" w:eastAsia="zh-CN"/>
        </w:rPr>
        <w:t xml:space="preserve"> reached, system will stop the synchronization for that particular POS system and generate alert for the synchronization failure. The POS connection information shall be retained as system configuration and can be flexibly maintained by Maxim IT.</w:t>
      </w:r>
    </w:p>
    <w:p w14:paraId="5BA6E356" w14:textId="77777777" w:rsidR="000812BA" w:rsidRPr="000812BA" w:rsidRDefault="000812BA" w:rsidP="00A00C1A">
      <w:pPr>
        <w:jc w:val="both"/>
        <w:rPr>
          <w:rFonts w:ascii="Palatino Linotype" w:hAnsi="Palatino Linotype"/>
          <w:lang w:val="en-GB" w:eastAsia="zh-CN"/>
        </w:rPr>
      </w:pPr>
      <w:r w:rsidRPr="000812BA">
        <w:rPr>
          <w:rFonts w:ascii="Palatino Linotype" w:hAnsi="Palatino Linotype"/>
          <w:lang w:val="en-GB" w:eastAsia="zh-CN"/>
        </w:rPr>
        <w:t xml:space="preserve">For POS systems using DBF file as the exchange data media, the customized layer will directly read from / write to the DBF using the JDBC. The handling will be the same for both local database and DBF file.  </w:t>
      </w:r>
    </w:p>
    <w:p w14:paraId="2C6C3AFA" w14:textId="77777777" w:rsidR="000812BA" w:rsidRPr="000812BA" w:rsidRDefault="000812BA" w:rsidP="00A00C1A">
      <w:pPr>
        <w:jc w:val="both"/>
        <w:rPr>
          <w:rFonts w:ascii="Palatino Linotype" w:hAnsi="Palatino Linotype"/>
          <w:lang w:val="en-GB" w:eastAsia="zh-CN"/>
        </w:rPr>
      </w:pPr>
      <w:r w:rsidRPr="000812BA">
        <w:rPr>
          <w:rFonts w:ascii="Palatino Linotype" w:hAnsi="Palatino Linotype"/>
          <w:lang w:val="en-GB" w:eastAsia="zh-CN"/>
        </w:rPr>
        <w:t>The new ESB POS Polling can invoke several threads, which can be configured, to poll/push the data to the POS systems concurrently for maximizing performance.</w:t>
      </w:r>
    </w:p>
    <w:p w14:paraId="4F1F4F67" w14:textId="77777777" w:rsidR="000812BA" w:rsidRPr="00A00C1A" w:rsidRDefault="000812BA" w:rsidP="00A00C1A">
      <w:pPr>
        <w:rPr>
          <w:rFonts w:ascii="Palatino Linotype" w:hAnsi="Palatino Linotype"/>
          <w:lang w:val="en-GB" w:eastAsia="zh-CN"/>
        </w:rPr>
      </w:pPr>
    </w:p>
    <w:p w14:paraId="7F36004D" w14:textId="77777777" w:rsidR="004E1819" w:rsidRPr="00211DF8" w:rsidRDefault="004E1819" w:rsidP="007E6F0F">
      <w:pPr>
        <w:jc w:val="both"/>
        <w:rPr>
          <w:rFonts w:ascii="Palatino Linotype" w:eastAsia="Microsoft YaHei" w:hAnsi="Palatino Linotype" w:cs="Microsoft YaHei"/>
          <w:b/>
          <w:bCs/>
          <w:color w:val="365F91" w:themeColor="accent1" w:themeShade="BF"/>
          <w:sz w:val="28"/>
          <w:szCs w:val="28"/>
        </w:rPr>
      </w:pPr>
      <w:r w:rsidRPr="00211DF8">
        <w:rPr>
          <w:rFonts w:ascii="Palatino Linotype" w:eastAsia="Microsoft YaHei" w:hAnsi="Palatino Linotype" w:cs="Microsoft YaHei"/>
        </w:rPr>
        <w:br w:type="page"/>
      </w:r>
    </w:p>
    <w:p w14:paraId="55B67AAA" w14:textId="77777777" w:rsidR="004E1819" w:rsidRPr="00211DF8" w:rsidRDefault="004E1819" w:rsidP="007E6F0F">
      <w:pPr>
        <w:pStyle w:val="Heading1"/>
        <w:pageBreakBefore/>
        <w:spacing w:before="0" w:line="360" w:lineRule="auto"/>
        <w:jc w:val="both"/>
        <w:rPr>
          <w:rFonts w:ascii="Palatino Linotype" w:hAnsi="Palatino Linotype"/>
        </w:rPr>
      </w:pPr>
      <w:bookmarkStart w:id="84" w:name="_Toc394065911"/>
      <w:bookmarkStart w:id="85" w:name="_Toc469498439"/>
      <w:r w:rsidRPr="00211DF8">
        <w:rPr>
          <w:rFonts w:ascii="Palatino Linotype" w:hAnsi="Palatino Linotype"/>
        </w:rPr>
        <w:lastRenderedPageBreak/>
        <w:t>Business Context &amp; Concept</w:t>
      </w:r>
      <w:bookmarkEnd w:id="84"/>
      <w:bookmarkEnd w:id="85"/>
    </w:p>
    <w:p w14:paraId="548CACCA" w14:textId="77777777" w:rsidR="004E1819" w:rsidRPr="00211DF8" w:rsidRDefault="004E1819" w:rsidP="007E6F0F">
      <w:pPr>
        <w:pStyle w:val="Heading2"/>
        <w:jc w:val="both"/>
        <w:rPr>
          <w:rFonts w:ascii="Palatino Linotype" w:eastAsia="Microsoft YaHei" w:hAnsi="Palatino Linotype"/>
          <w:lang w:eastAsia="zh-CN"/>
        </w:rPr>
      </w:pPr>
      <w:bookmarkStart w:id="86" w:name="_Toc394065912"/>
      <w:bookmarkStart w:id="87" w:name="_Toc469498440"/>
      <w:r w:rsidRPr="00211DF8">
        <w:rPr>
          <w:rFonts w:ascii="Palatino Linotype" w:eastAsia="Microsoft YaHei" w:hAnsi="Palatino Linotype"/>
          <w:lang w:eastAsia="zh-CN"/>
        </w:rPr>
        <w:t>Business Rationale, Objectives &amp; Considerations</w:t>
      </w:r>
      <w:bookmarkEnd w:id="86"/>
      <w:bookmarkEnd w:id="87"/>
    </w:p>
    <w:p w14:paraId="33CDA3D7" w14:textId="77777777" w:rsidR="004E1819" w:rsidRPr="00211DF8" w:rsidRDefault="004E1819" w:rsidP="007E6F0F">
      <w:pPr>
        <w:pStyle w:val="Heading3"/>
        <w:spacing w:line="360" w:lineRule="auto"/>
        <w:jc w:val="both"/>
        <w:rPr>
          <w:rFonts w:ascii="Palatino Linotype" w:hAnsi="Palatino Linotype"/>
        </w:rPr>
      </w:pPr>
      <w:bookmarkStart w:id="88" w:name="_Toc394065913"/>
      <w:bookmarkStart w:id="89" w:name="_Toc469498441"/>
      <w:bookmarkStart w:id="90" w:name="_Toc248913667"/>
      <w:bookmarkStart w:id="91" w:name="_Toc263176137"/>
      <w:bookmarkStart w:id="92" w:name="_Toc248913671"/>
      <w:r w:rsidRPr="00211DF8">
        <w:rPr>
          <w:rFonts w:ascii="Palatino Linotype" w:hAnsi="Palatino Linotype"/>
        </w:rPr>
        <w:t>Objectives</w:t>
      </w:r>
      <w:bookmarkEnd w:id="88"/>
      <w:bookmarkEnd w:id="89"/>
    </w:p>
    <w:tbl>
      <w:tblPr>
        <w:tblW w:w="1021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
        <w:gridCol w:w="4575"/>
        <w:gridCol w:w="5185"/>
      </w:tblGrid>
      <w:tr w:rsidR="004E1819" w:rsidRPr="00211DF8" w14:paraId="7A84B6AA" w14:textId="77777777" w:rsidTr="004E1819">
        <w:trPr>
          <w:cantSplit/>
          <w:tblHeader/>
        </w:trPr>
        <w:tc>
          <w:tcPr>
            <w:tcW w:w="450" w:type="dxa"/>
            <w:shd w:val="clear" w:color="auto" w:fill="365F91" w:themeFill="accent1" w:themeFillShade="BF"/>
          </w:tcPr>
          <w:p w14:paraId="73133C81"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w:t>
            </w:r>
          </w:p>
        </w:tc>
        <w:tc>
          <w:tcPr>
            <w:tcW w:w="4575" w:type="dxa"/>
            <w:shd w:val="clear" w:color="auto" w:fill="365F91" w:themeFill="accent1" w:themeFillShade="BF"/>
          </w:tcPr>
          <w:p w14:paraId="4405130E"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Objective</w:t>
            </w:r>
          </w:p>
        </w:tc>
        <w:tc>
          <w:tcPr>
            <w:tcW w:w="5185" w:type="dxa"/>
            <w:shd w:val="clear" w:color="auto" w:fill="365F91" w:themeFill="accent1" w:themeFillShade="BF"/>
          </w:tcPr>
          <w:p w14:paraId="11B8D309"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Description</w:t>
            </w:r>
          </w:p>
        </w:tc>
      </w:tr>
      <w:tr w:rsidR="004E1819" w:rsidRPr="00211DF8" w14:paraId="3B241FEA" w14:textId="77777777" w:rsidTr="004E1819">
        <w:trPr>
          <w:cantSplit/>
        </w:trPr>
        <w:tc>
          <w:tcPr>
            <w:tcW w:w="450" w:type="dxa"/>
          </w:tcPr>
          <w:p w14:paraId="50609304" w14:textId="77777777" w:rsidR="004E1819" w:rsidRPr="00211DF8" w:rsidRDefault="00345D44" w:rsidP="007E6F0F">
            <w:pPr>
              <w:spacing w:after="0"/>
              <w:jc w:val="both"/>
              <w:rPr>
                <w:rFonts w:ascii="Palatino Linotype" w:hAnsi="Palatino Linotype"/>
                <w:szCs w:val="20"/>
              </w:rPr>
            </w:pPr>
            <w:r w:rsidRPr="00211DF8">
              <w:rPr>
                <w:rFonts w:ascii="Palatino Linotype" w:hAnsi="Palatino Linotype"/>
                <w:szCs w:val="20"/>
              </w:rPr>
              <w:t>1</w:t>
            </w:r>
          </w:p>
        </w:tc>
        <w:tc>
          <w:tcPr>
            <w:tcW w:w="4575" w:type="dxa"/>
            <w:shd w:val="clear" w:color="auto" w:fill="auto"/>
          </w:tcPr>
          <w:p w14:paraId="23F4D2A7" w14:textId="77777777" w:rsidR="004E1819" w:rsidRPr="00211DF8" w:rsidRDefault="00345D44" w:rsidP="00A00C1A">
            <w:pPr>
              <w:spacing w:after="0"/>
              <w:rPr>
                <w:rFonts w:ascii="Palatino Linotype" w:hAnsi="Palatino Linotype"/>
                <w:szCs w:val="20"/>
              </w:rPr>
            </w:pPr>
            <w:r w:rsidRPr="00211DF8">
              <w:rPr>
                <w:rFonts w:ascii="Palatino Linotype" w:hAnsi="Palatino Linotype"/>
                <w:szCs w:val="20"/>
              </w:rPr>
              <w:t xml:space="preserve">Bridge the POS clients and EDW to transfer </w:t>
            </w:r>
            <w:r w:rsidR="00591E8F">
              <w:rPr>
                <w:rFonts w:ascii="Palatino Linotype" w:hAnsi="Palatino Linotype"/>
                <w:szCs w:val="20"/>
              </w:rPr>
              <w:t xml:space="preserve">real time </w:t>
            </w:r>
            <w:r w:rsidRPr="00211DF8">
              <w:rPr>
                <w:rFonts w:ascii="Palatino Linotype" w:hAnsi="Palatino Linotype"/>
                <w:szCs w:val="20"/>
              </w:rPr>
              <w:t>sales data</w:t>
            </w:r>
            <w:r w:rsidR="00591E8F">
              <w:rPr>
                <w:rFonts w:ascii="Palatino Linotype" w:hAnsi="Palatino Linotype"/>
                <w:szCs w:val="20"/>
              </w:rPr>
              <w:t xml:space="preserve"> through Service Bus</w:t>
            </w:r>
          </w:p>
        </w:tc>
        <w:tc>
          <w:tcPr>
            <w:tcW w:w="5185" w:type="dxa"/>
          </w:tcPr>
          <w:p w14:paraId="02420E1D" w14:textId="77777777" w:rsidR="004E1819" w:rsidRPr="00A00C1A" w:rsidRDefault="00591E8F" w:rsidP="00A00C1A">
            <w:pPr>
              <w:spacing w:after="0"/>
              <w:rPr>
                <w:rFonts w:ascii="Palatino Linotype" w:eastAsia="SimSun" w:hAnsi="Palatino Linotype"/>
                <w:szCs w:val="20"/>
                <w:lang w:val="en-GB" w:eastAsia="zh-CN"/>
              </w:rPr>
            </w:pPr>
            <w:r w:rsidRPr="00A00C1A">
              <w:rPr>
                <w:rFonts w:ascii="Palatino Linotype" w:hAnsi="Palatino Linotype"/>
                <w:szCs w:val="20"/>
              </w:rPr>
              <w:t>Using Service Bus and an enterprise application layer to take over the responsibility</w:t>
            </w:r>
            <w:r w:rsidRPr="00A00C1A">
              <w:rPr>
                <w:rFonts w:ascii="Palatino Linotype" w:eastAsia="SimSun" w:hAnsi="Palatino Linotype" w:hint="eastAsia"/>
                <w:szCs w:val="20"/>
                <w:lang w:eastAsia="zh-CN"/>
              </w:rPr>
              <w:t xml:space="preserve"> &amp;</w:t>
            </w:r>
            <w:r w:rsidRPr="00A00C1A">
              <w:rPr>
                <w:rFonts w:ascii="Palatino Linotype" w:eastAsia="SimSun" w:hAnsi="Palatino Linotype"/>
                <w:szCs w:val="20"/>
                <w:lang w:val="en-GB" w:eastAsia="zh-CN"/>
              </w:rPr>
              <w:t xml:space="preserve"> functionality of real time polling from Maxim’s POS clients which are currently done by SQL Server linked server and SQL agent jobs</w:t>
            </w:r>
          </w:p>
        </w:tc>
      </w:tr>
      <w:tr w:rsidR="00591E8F" w:rsidRPr="00211DF8" w14:paraId="013CB641" w14:textId="77777777" w:rsidTr="004E1819">
        <w:trPr>
          <w:cantSplit/>
        </w:trPr>
        <w:tc>
          <w:tcPr>
            <w:tcW w:w="450" w:type="dxa"/>
          </w:tcPr>
          <w:p w14:paraId="73E92262" w14:textId="77777777" w:rsidR="00591E8F" w:rsidRPr="00211DF8" w:rsidRDefault="00591E8F" w:rsidP="007E6F0F">
            <w:pPr>
              <w:spacing w:after="0"/>
              <w:jc w:val="both"/>
              <w:rPr>
                <w:rFonts w:ascii="Palatino Linotype" w:hAnsi="Palatino Linotype"/>
                <w:szCs w:val="20"/>
              </w:rPr>
            </w:pPr>
            <w:r>
              <w:rPr>
                <w:rFonts w:ascii="Palatino Linotype" w:hAnsi="Palatino Linotype"/>
                <w:szCs w:val="20"/>
              </w:rPr>
              <w:t>2</w:t>
            </w:r>
          </w:p>
        </w:tc>
        <w:tc>
          <w:tcPr>
            <w:tcW w:w="4575" w:type="dxa"/>
            <w:shd w:val="clear" w:color="auto" w:fill="auto"/>
          </w:tcPr>
          <w:p w14:paraId="51D8FA4B" w14:textId="77777777" w:rsidR="00591E8F" w:rsidRPr="00211DF8" w:rsidRDefault="00591E8F" w:rsidP="00A00C1A">
            <w:pPr>
              <w:spacing w:after="0"/>
              <w:rPr>
                <w:rFonts w:ascii="Palatino Linotype" w:hAnsi="Palatino Linotype"/>
                <w:szCs w:val="20"/>
              </w:rPr>
            </w:pPr>
            <w:r w:rsidRPr="00211DF8">
              <w:rPr>
                <w:rFonts w:ascii="Palatino Linotype" w:hAnsi="Palatino Linotype"/>
                <w:szCs w:val="20"/>
              </w:rPr>
              <w:t xml:space="preserve">Bridge the POS clients and EDW to transfer </w:t>
            </w:r>
            <w:r>
              <w:rPr>
                <w:rFonts w:ascii="Palatino Linotype" w:hAnsi="Palatino Linotype"/>
                <w:szCs w:val="20"/>
              </w:rPr>
              <w:t xml:space="preserve">EOD </w:t>
            </w:r>
            <w:r w:rsidRPr="00211DF8">
              <w:rPr>
                <w:rFonts w:ascii="Palatino Linotype" w:hAnsi="Palatino Linotype"/>
                <w:szCs w:val="20"/>
              </w:rPr>
              <w:t>sales data</w:t>
            </w:r>
            <w:r>
              <w:rPr>
                <w:rFonts w:ascii="Palatino Linotype" w:hAnsi="Palatino Linotype"/>
                <w:szCs w:val="20"/>
              </w:rPr>
              <w:t xml:space="preserve"> through Service Bus</w:t>
            </w:r>
          </w:p>
        </w:tc>
        <w:tc>
          <w:tcPr>
            <w:tcW w:w="5185" w:type="dxa"/>
          </w:tcPr>
          <w:p w14:paraId="0C06F048" w14:textId="77777777" w:rsidR="00591E8F" w:rsidRPr="00A00C1A" w:rsidRDefault="00591E8F" w:rsidP="00A00C1A">
            <w:pPr>
              <w:spacing w:after="0"/>
              <w:rPr>
                <w:rFonts w:ascii="Palatino Linotype" w:hAnsi="Palatino Linotype"/>
                <w:szCs w:val="20"/>
              </w:rPr>
            </w:pPr>
            <w:r w:rsidRPr="00A00C1A">
              <w:rPr>
                <w:rFonts w:ascii="Palatino Linotype" w:hAnsi="Palatino Linotype"/>
                <w:szCs w:val="20"/>
              </w:rPr>
              <w:t xml:space="preserve">Refer to </w:t>
            </w:r>
            <w:r w:rsidRPr="00A00C1A">
              <w:rPr>
                <w:rFonts w:ascii="Palatino Linotype" w:hAnsi="Palatino Linotype"/>
                <w:szCs w:val="20"/>
                <w:lang w:val="en-GB"/>
              </w:rPr>
              <w:t>#</w:t>
            </w:r>
            <w:r w:rsidRPr="00A00C1A">
              <w:rPr>
                <w:rFonts w:ascii="Palatino Linotype" w:hAnsi="Palatino Linotype"/>
                <w:szCs w:val="20"/>
              </w:rPr>
              <w:t>1</w:t>
            </w:r>
          </w:p>
        </w:tc>
      </w:tr>
      <w:tr w:rsidR="00591E8F" w:rsidRPr="00211DF8" w14:paraId="3DF43994" w14:textId="77777777" w:rsidTr="004E1819">
        <w:trPr>
          <w:cantSplit/>
        </w:trPr>
        <w:tc>
          <w:tcPr>
            <w:tcW w:w="450" w:type="dxa"/>
          </w:tcPr>
          <w:p w14:paraId="112882A7" w14:textId="77777777" w:rsidR="00591E8F" w:rsidRDefault="00591E8F" w:rsidP="007E6F0F">
            <w:pPr>
              <w:spacing w:after="0"/>
              <w:jc w:val="both"/>
              <w:rPr>
                <w:rFonts w:ascii="Palatino Linotype" w:hAnsi="Palatino Linotype"/>
                <w:szCs w:val="20"/>
              </w:rPr>
            </w:pPr>
            <w:r>
              <w:rPr>
                <w:rFonts w:ascii="Palatino Linotype" w:hAnsi="Palatino Linotype"/>
                <w:szCs w:val="20"/>
              </w:rPr>
              <w:t>3</w:t>
            </w:r>
          </w:p>
        </w:tc>
        <w:tc>
          <w:tcPr>
            <w:tcW w:w="4575" w:type="dxa"/>
            <w:shd w:val="clear" w:color="auto" w:fill="auto"/>
          </w:tcPr>
          <w:p w14:paraId="5A290C7F" w14:textId="77777777" w:rsidR="00591E8F" w:rsidRPr="00211DF8" w:rsidRDefault="00591E8F" w:rsidP="00A00C1A">
            <w:pPr>
              <w:spacing w:after="0"/>
              <w:rPr>
                <w:rFonts w:ascii="Palatino Linotype" w:hAnsi="Palatino Linotype"/>
                <w:szCs w:val="20"/>
              </w:rPr>
            </w:pPr>
            <w:r>
              <w:rPr>
                <w:rFonts w:ascii="Palatino Linotype" w:hAnsi="Palatino Linotype"/>
                <w:szCs w:val="20"/>
              </w:rPr>
              <w:t>Enable the pricing/master data distribution to POS clients through Service Bus</w:t>
            </w:r>
          </w:p>
        </w:tc>
        <w:tc>
          <w:tcPr>
            <w:tcW w:w="5185" w:type="dxa"/>
          </w:tcPr>
          <w:p w14:paraId="73D14295" w14:textId="77777777" w:rsidR="00591E8F" w:rsidRPr="00A00C1A" w:rsidRDefault="00591E8F" w:rsidP="00A00C1A">
            <w:pPr>
              <w:spacing w:after="0"/>
              <w:rPr>
                <w:rFonts w:ascii="Palatino Linotype" w:hAnsi="Palatino Linotype"/>
                <w:szCs w:val="20"/>
              </w:rPr>
            </w:pPr>
            <w:r w:rsidRPr="00A00C1A">
              <w:rPr>
                <w:rFonts w:ascii="Palatino Linotype" w:hAnsi="Palatino Linotype"/>
                <w:szCs w:val="20"/>
              </w:rPr>
              <w:t xml:space="preserve">Refer to </w:t>
            </w:r>
            <w:r w:rsidRPr="00A00C1A">
              <w:rPr>
                <w:rFonts w:ascii="Palatino Linotype" w:hAnsi="Palatino Linotype"/>
                <w:szCs w:val="20"/>
                <w:lang w:val="en-GB"/>
              </w:rPr>
              <w:t>#</w:t>
            </w:r>
            <w:r w:rsidRPr="00A00C1A">
              <w:rPr>
                <w:rFonts w:ascii="Palatino Linotype" w:hAnsi="Palatino Linotype"/>
                <w:szCs w:val="20"/>
              </w:rPr>
              <w:t>1</w:t>
            </w:r>
          </w:p>
        </w:tc>
      </w:tr>
    </w:tbl>
    <w:p w14:paraId="5D51A886" w14:textId="77777777" w:rsidR="004E1819" w:rsidRPr="00211DF8" w:rsidRDefault="004E1819" w:rsidP="001C3F48">
      <w:pPr>
        <w:jc w:val="center"/>
        <w:rPr>
          <w:rFonts w:ascii="Palatino Linotype" w:hAnsi="Palatino Linotype"/>
          <w:b/>
        </w:rPr>
      </w:pPr>
      <w:r w:rsidRPr="00211DF8">
        <w:rPr>
          <w:rFonts w:ascii="Palatino Linotype" w:hAnsi="Palatino Linotype"/>
          <w:b/>
        </w:rPr>
        <w:fldChar w:fldCharType="begin"/>
      </w:r>
      <w:r w:rsidRPr="00211DF8">
        <w:rPr>
          <w:rFonts w:ascii="Palatino Linotype" w:hAnsi="Palatino Linotype"/>
          <w:b/>
        </w:rPr>
        <w:instrText xml:space="preserve"> SEQ Figure \* ARABIC </w:instrText>
      </w:r>
      <w:r w:rsidRPr="00211DF8">
        <w:rPr>
          <w:rFonts w:ascii="Palatino Linotype" w:hAnsi="Palatino Linotype"/>
          <w:b/>
        </w:rPr>
        <w:fldChar w:fldCharType="separate"/>
      </w:r>
      <w:r w:rsidR="001C685A" w:rsidRPr="00211DF8">
        <w:rPr>
          <w:rFonts w:ascii="Palatino Linotype" w:hAnsi="Palatino Linotype"/>
          <w:b/>
          <w:noProof/>
        </w:rPr>
        <w:t>1</w:t>
      </w:r>
      <w:r w:rsidRPr="00211DF8">
        <w:rPr>
          <w:rFonts w:ascii="Palatino Linotype" w:hAnsi="Palatino Linotype"/>
          <w:b/>
        </w:rPr>
        <w:fldChar w:fldCharType="end"/>
      </w:r>
      <w:r w:rsidRPr="00211DF8">
        <w:rPr>
          <w:rFonts w:ascii="Palatino Linotype" w:hAnsi="Palatino Linotype"/>
          <w:b/>
        </w:rPr>
        <w:t xml:space="preserve"> Objectives</w:t>
      </w:r>
    </w:p>
    <w:p w14:paraId="20BAFAA4" w14:textId="77777777" w:rsidR="004E1819" w:rsidRPr="00211DF8" w:rsidRDefault="004E1819" w:rsidP="007E6F0F">
      <w:pPr>
        <w:pStyle w:val="Heading3"/>
        <w:spacing w:line="360" w:lineRule="auto"/>
        <w:jc w:val="both"/>
        <w:rPr>
          <w:rFonts w:ascii="Palatino Linotype" w:hAnsi="Palatino Linotype"/>
        </w:rPr>
      </w:pPr>
      <w:bookmarkStart w:id="93" w:name="_Toc262053993"/>
      <w:bookmarkStart w:id="94" w:name="_Toc262119039"/>
      <w:bookmarkStart w:id="95" w:name="_Toc394065914"/>
      <w:bookmarkStart w:id="96" w:name="_Toc469498442"/>
      <w:r w:rsidRPr="00211DF8">
        <w:rPr>
          <w:rFonts w:ascii="Palatino Linotype" w:hAnsi="Palatino Linotype"/>
        </w:rPr>
        <w:t>Expected Business Benefits</w:t>
      </w:r>
      <w:bookmarkEnd w:id="93"/>
      <w:bookmarkEnd w:id="94"/>
      <w:bookmarkEnd w:id="95"/>
      <w:bookmarkEnd w:id="96"/>
    </w:p>
    <w:tbl>
      <w:tblPr>
        <w:tblW w:w="4715" w:type="pct"/>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26"/>
        <w:gridCol w:w="1473"/>
        <w:gridCol w:w="1886"/>
        <w:gridCol w:w="1610"/>
        <w:gridCol w:w="1626"/>
        <w:gridCol w:w="1547"/>
        <w:gridCol w:w="1707"/>
      </w:tblGrid>
      <w:tr w:rsidR="002D633D" w:rsidRPr="00211DF8" w14:paraId="4ED264F3" w14:textId="77777777" w:rsidTr="002D633D">
        <w:tc>
          <w:tcPr>
            <w:tcW w:w="160" w:type="pct"/>
            <w:tcBorders>
              <w:bottom w:val="single" w:sz="4" w:space="0" w:color="000000"/>
            </w:tcBorders>
            <w:shd w:val="clear" w:color="auto" w:fill="365F91" w:themeFill="accent1" w:themeFillShade="BF"/>
          </w:tcPr>
          <w:p w14:paraId="402E36E0"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w:t>
            </w:r>
          </w:p>
        </w:tc>
        <w:tc>
          <w:tcPr>
            <w:tcW w:w="724" w:type="pct"/>
            <w:shd w:val="clear" w:color="auto" w:fill="365F91" w:themeFill="accent1" w:themeFillShade="BF"/>
          </w:tcPr>
          <w:p w14:paraId="47FC0C49"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Outcome</w:t>
            </w:r>
          </w:p>
        </w:tc>
        <w:tc>
          <w:tcPr>
            <w:tcW w:w="927" w:type="pct"/>
            <w:shd w:val="clear" w:color="auto" w:fill="365F91" w:themeFill="accent1" w:themeFillShade="BF"/>
          </w:tcPr>
          <w:p w14:paraId="2B702F5A"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Performance Indicator</w:t>
            </w:r>
          </w:p>
        </w:tc>
        <w:tc>
          <w:tcPr>
            <w:tcW w:w="791" w:type="pct"/>
            <w:shd w:val="clear" w:color="auto" w:fill="365F91" w:themeFill="accent1" w:themeFillShade="BF"/>
          </w:tcPr>
          <w:p w14:paraId="09D55994"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Measure</w:t>
            </w:r>
          </w:p>
        </w:tc>
        <w:tc>
          <w:tcPr>
            <w:tcW w:w="799" w:type="pct"/>
            <w:shd w:val="clear" w:color="auto" w:fill="365F91" w:themeFill="accent1" w:themeFillShade="BF"/>
          </w:tcPr>
          <w:p w14:paraId="58DA39FD"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Baseline</w:t>
            </w:r>
          </w:p>
        </w:tc>
        <w:tc>
          <w:tcPr>
            <w:tcW w:w="760" w:type="pct"/>
            <w:shd w:val="clear" w:color="auto" w:fill="365F91" w:themeFill="accent1" w:themeFillShade="BF"/>
          </w:tcPr>
          <w:p w14:paraId="46EF73BB" w14:textId="77777777" w:rsidR="004E1819" w:rsidRPr="00211DF8" w:rsidRDefault="004E1819" w:rsidP="00A00C1A">
            <w:pPr>
              <w:spacing w:after="0"/>
              <w:jc w:val="center"/>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Target Level</w:t>
            </w:r>
          </w:p>
        </w:tc>
        <w:tc>
          <w:tcPr>
            <w:tcW w:w="839" w:type="pct"/>
            <w:shd w:val="clear" w:color="auto" w:fill="365F91" w:themeFill="accent1" w:themeFillShade="BF"/>
          </w:tcPr>
          <w:p w14:paraId="6B379816" w14:textId="77777777" w:rsidR="004E1819" w:rsidRPr="00211DF8" w:rsidRDefault="004E1819" w:rsidP="00A00C1A">
            <w:pPr>
              <w:spacing w:after="0"/>
              <w:jc w:val="center"/>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Accountability</w:t>
            </w:r>
          </w:p>
        </w:tc>
      </w:tr>
      <w:tr w:rsidR="002D633D" w:rsidRPr="00211DF8" w14:paraId="1AF5A5D6" w14:textId="77777777" w:rsidTr="002D633D">
        <w:trPr>
          <w:trHeight w:val="60"/>
        </w:trPr>
        <w:tc>
          <w:tcPr>
            <w:tcW w:w="160" w:type="pct"/>
            <w:shd w:val="clear" w:color="auto" w:fill="auto"/>
          </w:tcPr>
          <w:p w14:paraId="787799E9" w14:textId="77777777" w:rsidR="004E1819" w:rsidRPr="00211DF8" w:rsidRDefault="0064399A" w:rsidP="007E6F0F">
            <w:pPr>
              <w:spacing w:after="0"/>
              <w:jc w:val="both"/>
              <w:rPr>
                <w:rFonts w:ascii="Palatino Linotype" w:eastAsia="Microsoft YaHei" w:hAnsi="Palatino Linotype"/>
                <w:szCs w:val="20"/>
                <w:lang w:eastAsia="zh-CN"/>
              </w:rPr>
            </w:pPr>
            <w:r w:rsidRPr="00211DF8">
              <w:rPr>
                <w:rFonts w:ascii="Palatino Linotype" w:eastAsia="Microsoft YaHei" w:hAnsi="Palatino Linotype"/>
                <w:szCs w:val="20"/>
                <w:lang w:eastAsia="zh-CN"/>
              </w:rPr>
              <w:t>1</w:t>
            </w:r>
          </w:p>
        </w:tc>
        <w:tc>
          <w:tcPr>
            <w:tcW w:w="724" w:type="pct"/>
          </w:tcPr>
          <w:p w14:paraId="1F588578" w14:textId="77777777" w:rsidR="004E1819" w:rsidRPr="00211DF8" w:rsidRDefault="00924599" w:rsidP="00A00C1A">
            <w:pPr>
              <w:spacing w:after="0"/>
              <w:rPr>
                <w:rFonts w:ascii="Palatino Linotype" w:eastAsia="Microsoft YaHei" w:hAnsi="Palatino Linotype"/>
                <w:szCs w:val="20"/>
                <w:lang w:eastAsia="zh-CN"/>
              </w:rPr>
            </w:pPr>
            <w:r w:rsidRPr="00211DF8">
              <w:rPr>
                <w:rFonts w:ascii="Palatino Linotype" w:eastAsia="Microsoft YaHei" w:hAnsi="Palatino Linotype"/>
                <w:szCs w:val="20"/>
                <w:lang w:eastAsia="zh-CN"/>
              </w:rPr>
              <w:t>Exception Control</w:t>
            </w:r>
          </w:p>
        </w:tc>
        <w:tc>
          <w:tcPr>
            <w:tcW w:w="927" w:type="pct"/>
          </w:tcPr>
          <w:p w14:paraId="22050FF5" w14:textId="77777777" w:rsidR="004E1819" w:rsidRPr="00211DF8" w:rsidRDefault="00924599" w:rsidP="00A00C1A">
            <w:pPr>
              <w:spacing w:after="0"/>
              <w:rPr>
                <w:rFonts w:ascii="Palatino Linotype" w:eastAsia="Microsoft YaHei" w:hAnsi="Palatino Linotype"/>
                <w:szCs w:val="20"/>
                <w:lang w:eastAsia="zh-CN"/>
              </w:rPr>
            </w:pPr>
            <w:r w:rsidRPr="00211DF8">
              <w:rPr>
                <w:rFonts w:ascii="Palatino Linotype" w:eastAsia="Microsoft YaHei" w:hAnsi="Palatino Linotype"/>
                <w:szCs w:val="20"/>
                <w:lang w:eastAsia="zh-CN"/>
              </w:rPr>
              <w:t>Information of the exception logs &amp; exception report</w:t>
            </w:r>
          </w:p>
        </w:tc>
        <w:tc>
          <w:tcPr>
            <w:tcW w:w="791" w:type="pct"/>
          </w:tcPr>
          <w:p w14:paraId="3741E8CB" w14:textId="77777777" w:rsidR="004E1819" w:rsidRPr="00A00C1A" w:rsidRDefault="002D633D" w:rsidP="00A00C1A">
            <w:pPr>
              <w:spacing w:after="0"/>
              <w:rPr>
                <w:rFonts w:ascii="Palatino Linotype" w:eastAsia="Microsoft YaHei" w:hAnsi="Palatino Linotype"/>
                <w:szCs w:val="20"/>
                <w:lang w:eastAsia="zh-CN"/>
              </w:rPr>
            </w:pPr>
            <w:r w:rsidRPr="00A00C1A">
              <w:rPr>
                <w:rFonts w:ascii="Palatino Linotype" w:hAnsi="Palatino Linotype"/>
                <w:szCs w:val="20"/>
              </w:rPr>
              <w:t xml:space="preserve"> Flexibility in exception handling and job control</w:t>
            </w:r>
          </w:p>
        </w:tc>
        <w:tc>
          <w:tcPr>
            <w:tcW w:w="799" w:type="pct"/>
          </w:tcPr>
          <w:p w14:paraId="768C95D3" w14:textId="77777777" w:rsidR="004E1819" w:rsidRPr="00A00C1A" w:rsidRDefault="002D633D" w:rsidP="00A00C1A">
            <w:pPr>
              <w:spacing w:after="0"/>
              <w:rPr>
                <w:rFonts w:ascii="Palatino Linotype" w:eastAsia="Microsoft YaHei" w:hAnsi="Palatino Linotype"/>
                <w:szCs w:val="20"/>
                <w:lang w:eastAsia="zh-CN"/>
              </w:rPr>
            </w:pPr>
            <w:r w:rsidRPr="00A00C1A">
              <w:rPr>
                <w:rFonts w:ascii="Palatino Linotype" w:hAnsi="Palatino Linotype"/>
                <w:szCs w:val="20"/>
              </w:rPr>
              <w:t>Existing exception handling</w:t>
            </w:r>
          </w:p>
        </w:tc>
        <w:tc>
          <w:tcPr>
            <w:tcW w:w="760" w:type="pct"/>
          </w:tcPr>
          <w:p w14:paraId="0A5CB6F1" w14:textId="77777777" w:rsidR="004E1819" w:rsidRPr="00A00C1A" w:rsidRDefault="002D633D" w:rsidP="00A00C1A">
            <w:pPr>
              <w:spacing w:after="0"/>
              <w:jc w:val="center"/>
              <w:rPr>
                <w:rFonts w:ascii="Palatino Linotype" w:eastAsia="Microsoft YaHei" w:hAnsi="Palatino Linotype"/>
                <w:szCs w:val="20"/>
                <w:lang w:eastAsia="zh-CN"/>
              </w:rPr>
            </w:pPr>
            <w:r w:rsidRPr="00A00C1A">
              <w:rPr>
                <w:rFonts w:ascii="Palatino Linotype" w:hAnsi="Palatino Linotype"/>
                <w:szCs w:val="20"/>
              </w:rPr>
              <w:t>Moderate</w:t>
            </w:r>
          </w:p>
        </w:tc>
        <w:tc>
          <w:tcPr>
            <w:tcW w:w="839" w:type="pct"/>
          </w:tcPr>
          <w:p w14:paraId="21E2F59F" w14:textId="77777777" w:rsidR="004E1819" w:rsidRPr="00A00C1A" w:rsidRDefault="002D633D" w:rsidP="00A00C1A">
            <w:pPr>
              <w:spacing w:after="0"/>
              <w:jc w:val="center"/>
              <w:rPr>
                <w:rFonts w:ascii="Palatino Linotype" w:eastAsia="Microsoft YaHei" w:hAnsi="Palatino Linotype"/>
                <w:szCs w:val="20"/>
                <w:lang w:eastAsia="zh-CN"/>
              </w:rPr>
            </w:pPr>
            <w:r w:rsidRPr="00A00C1A">
              <w:rPr>
                <w:rFonts w:ascii="Palatino Linotype" w:hAnsi="Palatino Linotype"/>
                <w:szCs w:val="20"/>
              </w:rPr>
              <w:t>High</w:t>
            </w:r>
          </w:p>
        </w:tc>
      </w:tr>
      <w:tr w:rsidR="002D633D" w:rsidRPr="00211DF8" w14:paraId="6B92DD13" w14:textId="77777777" w:rsidTr="002D633D">
        <w:trPr>
          <w:trHeight w:val="60"/>
        </w:trPr>
        <w:tc>
          <w:tcPr>
            <w:tcW w:w="160" w:type="pct"/>
            <w:shd w:val="clear" w:color="auto" w:fill="auto"/>
          </w:tcPr>
          <w:p w14:paraId="5CE7CABF" w14:textId="77777777" w:rsidR="002D633D" w:rsidRPr="00211DF8" w:rsidRDefault="002D633D" w:rsidP="002D633D">
            <w:pPr>
              <w:spacing w:after="0"/>
              <w:jc w:val="both"/>
              <w:rPr>
                <w:rFonts w:ascii="Palatino Linotype" w:eastAsia="Microsoft YaHei" w:hAnsi="Palatino Linotype"/>
                <w:szCs w:val="20"/>
                <w:lang w:eastAsia="zh-CN"/>
              </w:rPr>
            </w:pPr>
            <w:r w:rsidRPr="00211DF8">
              <w:rPr>
                <w:rFonts w:ascii="Palatino Linotype" w:eastAsia="Microsoft YaHei" w:hAnsi="Palatino Linotype"/>
                <w:szCs w:val="20"/>
                <w:lang w:eastAsia="zh-CN"/>
              </w:rPr>
              <w:t>2</w:t>
            </w:r>
          </w:p>
        </w:tc>
        <w:tc>
          <w:tcPr>
            <w:tcW w:w="724" w:type="pct"/>
          </w:tcPr>
          <w:p w14:paraId="4359F095" w14:textId="77777777" w:rsidR="002D633D" w:rsidRPr="00211DF8" w:rsidRDefault="002D633D" w:rsidP="00A00C1A">
            <w:pPr>
              <w:spacing w:after="0"/>
              <w:rPr>
                <w:rFonts w:ascii="Palatino Linotype" w:eastAsia="Microsoft YaHei" w:hAnsi="Palatino Linotype"/>
                <w:szCs w:val="20"/>
                <w:lang w:eastAsia="zh-CN"/>
              </w:rPr>
            </w:pPr>
            <w:r w:rsidRPr="00211DF8">
              <w:rPr>
                <w:rFonts w:ascii="Palatino Linotype" w:eastAsia="Microsoft YaHei" w:hAnsi="Palatino Linotype"/>
                <w:szCs w:val="20"/>
                <w:lang w:eastAsia="zh-CN"/>
              </w:rPr>
              <w:t>POS client Maintenance</w:t>
            </w:r>
          </w:p>
        </w:tc>
        <w:tc>
          <w:tcPr>
            <w:tcW w:w="927" w:type="pct"/>
          </w:tcPr>
          <w:p w14:paraId="6C6F4CE2" w14:textId="77777777" w:rsidR="002D633D" w:rsidRPr="00211DF8" w:rsidRDefault="002D633D" w:rsidP="00A00C1A">
            <w:pPr>
              <w:spacing w:after="0"/>
              <w:rPr>
                <w:rFonts w:ascii="Palatino Linotype" w:eastAsia="Microsoft YaHei" w:hAnsi="Palatino Linotype"/>
                <w:szCs w:val="20"/>
                <w:lang w:eastAsia="zh-CN"/>
              </w:rPr>
            </w:pPr>
            <w:r w:rsidRPr="00211DF8">
              <w:rPr>
                <w:rFonts w:ascii="Palatino Linotype" w:eastAsia="Microsoft YaHei" w:hAnsi="Palatino Linotype"/>
                <w:szCs w:val="20"/>
                <w:lang w:eastAsia="zh-CN"/>
              </w:rPr>
              <w:t>Ease of add or remove, pause or resume a POS client.</w:t>
            </w:r>
          </w:p>
        </w:tc>
        <w:tc>
          <w:tcPr>
            <w:tcW w:w="791" w:type="pct"/>
          </w:tcPr>
          <w:p w14:paraId="04E56241" w14:textId="77777777" w:rsidR="002D633D" w:rsidRPr="00A00C1A" w:rsidRDefault="002D633D" w:rsidP="00A00C1A">
            <w:pPr>
              <w:spacing w:after="0"/>
              <w:rPr>
                <w:rFonts w:ascii="Palatino Linotype" w:hAnsi="Palatino Linotype"/>
                <w:szCs w:val="20"/>
                <w:lang w:eastAsia="zh-CN"/>
              </w:rPr>
            </w:pPr>
            <w:r w:rsidRPr="00A00C1A">
              <w:rPr>
                <w:rFonts w:ascii="Palatino Linotype" w:hAnsi="Palatino Linotype"/>
                <w:szCs w:val="20"/>
              </w:rPr>
              <w:t>Ease of job control and manipulation</w:t>
            </w:r>
          </w:p>
        </w:tc>
        <w:tc>
          <w:tcPr>
            <w:tcW w:w="799" w:type="pct"/>
          </w:tcPr>
          <w:p w14:paraId="6EF71DAB" w14:textId="77777777" w:rsidR="002D633D" w:rsidRPr="00A00C1A" w:rsidRDefault="002D633D" w:rsidP="00A00C1A">
            <w:pPr>
              <w:spacing w:after="0"/>
              <w:rPr>
                <w:rFonts w:ascii="Palatino Linotype" w:eastAsia="Microsoft YaHei" w:hAnsi="Palatino Linotype"/>
                <w:szCs w:val="20"/>
                <w:lang w:eastAsia="zh-CN"/>
              </w:rPr>
            </w:pPr>
            <w:r w:rsidRPr="00A00C1A">
              <w:rPr>
                <w:rFonts w:ascii="Palatino Linotype" w:hAnsi="Palatino Linotype"/>
                <w:szCs w:val="20"/>
              </w:rPr>
              <w:t>Existing SQL agent job control</w:t>
            </w:r>
          </w:p>
        </w:tc>
        <w:tc>
          <w:tcPr>
            <w:tcW w:w="760" w:type="pct"/>
          </w:tcPr>
          <w:p w14:paraId="193A22F5" w14:textId="77777777" w:rsidR="002D633D" w:rsidRPr="00A00C1A" w:rsidRDefault="002D633D" w:rsidP="00A00C1A">
            <w:pPr>
              <w:spacing w:after="0"/>
              <w:jc w:val="center"/>
              <w:rPr>
                <w:rFonts w:ascii="Palatino Linotype" w:eastAsia="Microsoft YaHei" w:hAnsi="Palatino Linotype"/>
                <w:szCs w:val="20"/>
                <w:lang w:eastAsia="zh-CN"/>
              </w:rPr>
            </w:pPr>
            <w:r w:rsidRPr="00A00C1A">
              <w:rPr>
                <w:rFonts w:ascii="Palatino Linotype" w:hAnsi="Palatino Linotype"/>
                <w:szCs w:val="20"/>
              </w:rPr>
              <w:t>Moderate</w:t>
            </w:r>
          </w:p>
        </w:tc>
        <w:tc>
          <w:tcPr>
            <w:tcW w:w="839" w:type="pct"/>
          </w:tcPr>
          <w:p w14:paraId="665BD1F7" w14:textId="77777777" w:rsidR="002D633D" w:rsidRPr="00A00C1A" w:rsidRDefault="002D633D" w:rsidP="00A00C1A">
            <w:pPr>
              <w:spacing w:after="0"/>
              <w:jc w:val="center"/>
              <w:rPr>
                <w:rFonts w:ascii="Palatino Linotype" w:eastAsia="Microsoft YaHei" w:hAnsi="Palatino Linotype"/>
                <w:szCs w:val="20"/>
                <w:lang w:eastAsia="zh-CN"/>
              </w:rPr>
            </w:pPr>
            <w:r w:rsidRPr="00A00C1A">
              <w:rPr>
                <w:rFonts w:ascii="Palatino Linotype" w:hAnsi="Palatino Linotype"/>
                <w:szCs w:val="20"/>
              </w:rPr>
              <w:t>High</w:t>
            </w:r>
          </w:p>
        </w:tc>
      </w:tr>
    </w:tbl>
    <w:p w14:paraId="7C3814C4" w14:textId="77777777" w:rsidR="004E1819" w:rsidRPr="00211DF8" w:rsidRDefault="004E1819" w:rsidP="001C3F48">
      <w:pPr>
        <w:pStyle w:val="Caption"/>
        <w:jc w:val="center"/>
        <w:rPr>
          <w:rFonts w:ascii="Palatino Linotype" w:hAnsi="Palatino Linotype"/>
        </w:rPr>
      </w:pPr>
      <w:r w:rsidRPr="00211DF8">
        <w:rPr>
          <w:rFonts w:ascii="Palatino Linotype" w:hAnsi="Palatino Linotype"/>
        </w:rPr>
        <w:fldChar w:fldCharType="begin"/>
      </w:r>
      <w:r w:rsidRPr="00211DF8">
        <w:rPr>
          <w:rFonts w:ascii="Palatino Linotype" w:hAnsi="Palatino Linotype"/>
        </w:rPr>
        <w:instrText xml:space="preserve"> SEQ Figure \* ARABIC </w:instrText>
      </w:r>
      <w:r w:rsidRPr="00211DF8">
        <w:rPr>
          <w:rFonts w:ascii="Palatino Linotype" w:hAnsi="Palatino Linotype"/>
        </w:rPr>
        <w:fldChar w:fldCharType="separate"/>
      </w:r>
      <w:r w:rsidR="001C685A" w:rsidRPr="00211DF8">
        <w:rPr>
          <w:rFonts w:ascii="Palatino Linotype" w:hAnsi="Palatino Linotype"/>
          <w:noProof/>
        </w:rPr>
        <w:t>2</w:t>
      </w:r>
      <w:r w:rsidRPr="00211DF8">
        <w:rPr>
          <w:rFonts w:ascii="Palatino Linotype" w:hAnsi="Palatino Linotype"/>
        </w:rPr>
        <w:fldChar w:fldCharType="end"/>
      </w:r>
      <w:r w:rsidRPr="00211DF8">
        <w:rPr>
          <w:rFonts w:ascii="Palatino Linotype" w:hAnsi="Palatino Linotype"/>
        </w:rPr>
        <w:t xml:space="preserve"> Expected Business Benefits</w:t>
      </w:r>
    </w:p>
    <w:p w14:paraId="0E818E94" w14:textId="77777777" w:rsidR="00D55A98" w:rsidRDefault="00D55A98">
      <w:pPr>
        <w:rPr>
          <w:rFonts w:ascii="Palatino Linotype" w:eastAsiaTheme="majorEastAsia" w:hAnsi="Palatino Linotype" w:cstheme="majorBidi"/>
          <w:b/>
          <w:bCs/>
          <w:color w:val="4F81BD" w:themeColor="accent1"/>
        </w:rPr>
      </w:pPr>
      <w:bookmarkStart w:id="97" w:name="_Toc394065915"/>
      <w:r>
        <w:rPr>
          <w:rFonts w:ascii="Palatino Linotype" w:hAnsi="Palatino Linotype"/>
        </w:rPr>
        <w:br w:type="page"/>
      </w:r>
    </w:p>
    <w:p w14:paraId="1B47827C" w14:textId="77777777" w:rsidR="004E1819" w:rsidRPr="00211DF8" w:rsidRDefault="004E1819" w:rsidP="007E6F0F">
      <w:pPr>
        <w:pStyle w:val="Heading3"/>
        <w:spacing w:line="360" w:lineRule="auto"/>
        <w:jc w:val="both"/>
        <w:rPr>
          <w:rFonts w:ascii="Palatino Linotype" w:hAnsi="Palatino Linotype"/>
        </w:rPr>
      </w:pPr>
      <w:bookmarkStart w:id="98" w:name="_Toc469498443"/>
      <w:r w:rsidRPr="00211DF8">
        <w:rPr>
          <w:rFonts w:ascii="Palatino Linotype" w:hAnsi="Palatino Linotype"/>
        </w:rPr>
        <w:lastRenderedPageBreak/>
        <w:t>Considerations</w:t>
      </w:r>
      <w:bookmarkEnd w:id="97"/>
      <w:bookmarkEnd w:id="98"/>
    </w:p>
    <w:p w14:paraId="216583CC" w14:textId="77777777" w:rsidR="004E1819" w:rsidRPr="00211DF8" w:rsidRDefault="004E1819" w:rsidP="007E6F0F">
      <w:pPr>
        <w:pStyle w:val="Heading4"/>
        <w:spacing w:before="0" w:line="360" w:lineRule="auto"/>
        <w:jc w:val="both"/>
        <w:rPr>
          <w:rFonts w:ascii="Palatino Linotype" w:hAnsi="Palatino Linotype"/>
        </w:rPr>
      </w:pPr>
      <w:bookmarkStart w:id="99" w:name="_Toc469498444"/>
      <w:r w:rsidRPr="00211DF8">
        <w:rPr>
          <w:rFonts w:ascii="Palatino Linotype" w:hAnsi="Palatino Linotype"/>
        </w:rPr>
        <w:t>Assumptions</w:t>
      </w:r>
      <w:bookmarkEnd w:id="90"/>
      <w:bookmarkEnd w:id="91"/>
      <w:bookmarkEnd w:id="99"/>
    </w:p>
    <w:tbl>
      <w:tblPr>
        <w:tblW w:w="10232"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
        <w:gridCol w:w="2007"/>
        <w:gridCol w:w="6359"/>
        <w:gridCol w:w="1430"/>
      </w:tblGrid>
      <w:tr w:rsidR="0064399A" w:rsidRPr="00211DF8" w14:paraId="600EA478" w14:textId="77777777" w:rsidTr="007D3CD5">
        <w:trPr>
          <w:cantSplit/>
          <w:tblHeader/>
        </w:trPr>
        <w:tc>
          <w:tcPr>
            <w:tcW w:w="436" w:type="dxa"/>
            <w:shd w:val="clear" w:color="auto" w:fill="365F91" w:themeFill="accent1" w:themeFillShade="BF"/>
          </w:tcPr>
          <w:p w14:paraId="4E7DFE27" w14:textId="77777777" w:rsidR="0064399A" w:rsidRPr="00211DF8" w:rsidRDefault="0064399A" w:rsidP="007E6F0F">
            <w:pPr>
              <w:spacing w:after="0"/>
              <w:jc w:val="both"/>
              <w:rPr>
                <w:rFonts w:ascii="Palatino Linotype" w:hAnsi="Palatino Linotype"/>
                <w:color w:val="FFFFFF"/>
                <w:szCs w:val="20"/>
              </w:rPr>
            </w:pPr>
            <w:r w:rsidRPr="00211DF8">
              <w:rPr>
                <w:rFonts w:ascii="Palatino Linotype" w:hAnsi="Palatino Linotype"/>
                <w:color w:val="FFFFFF"/>
                <w:szCs w:val="20"/>
              </w:rPr>
              <w:t>#</w:t>
            </w:r>
          </w:p>
        </w:tc>
        <w:tc>
          <w:tcPr>
            <w:tcW w:w="2006" w:type="dxa"/>
            <w:shd w:val="clear" w:color="auto" w:fill="365F91" w:themeFill="accent1" w:themeFillShade="BF"/>
          </w:tcPr>
          <w:p w14:paraId="528BFE3A" w14:textId="77777777" w:rsidR="0064399A" w:rsidRPr="00211DF8" w:rsidRDefault="0064399A" w:rsidP="00A00C1A">
            <w:pPr>
              <w:spacing w:after="0"/>
              <w:rPr>
                <w:rFonts w:ascii="Palatino Linotype" w:hAnsi="Palatino Linotype"/>
                <w:color w:val="FFFFFF"/>
                <w:szCs w:val="20"/>
              </w:rPr>
            </w:pPr>
            <w:r w:rsidRPr="00211DF8">
              <w:rPr>
                <w:rFonts w:ascii="Palatino Linotype" w:hAnsi="Palatino Linotype"/>
                <w:color w:val="FFFFFF"/>
                <w:szCs w:val="20"/>
              </w:rPr>
              <w:t>Assumption</w:t>
            </w:r>
          </w:p>
        </w:tc>
        <w:tc>
          <w:tcPr>
            <w:tcW w:w="6359" w:type="dxa"/>
            <w:shd w:val="clear" w:color="auto" w:fill="365F91" w:themeFill="accent1" w:themeFillShade="BF"/>
          </w:tcPr>
          <w:p w14:paraId="5FA4CBAA" w14:textId="77777777" w:rsidR="0064399A" w:rsidRPr="00211DF8" w:rsidRDefault="0064399A"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431" w:type="dxa"/>
            <w:shd w:val="clear" w:color="auto" w:fill="365F91" w:themeFill="accent1" w:themeFillShade="BF"/>
          </w:tcPr>
          <w:p w14:paraId="5026155E" w14:textId="77777777" w:rsidR="0064399A" w:rsidRPr="00211DF8" w:rsidRDefault="0064399A" w:rsidP="00A00C1A">
            <w:pPr>
              <w:spacing w:after="0"/>
              <w:jc w:val="center"/>
              <w:rPr>
                <w:rFonts w:ascii="Palatino Linotype" w:hAnsi="Palatino Linotype"/>
                <w:color w:val="FFFFFF"/>
                <w:szCs w:val="20"/>
              </w:rPr>
            </w:pPr>
            <w:r w:rsidRPr="00211DF8">
              <w:rPr>
                <w:rFonts w:ascii="Palatino Linotype" w:hAnsi="Palatino Linotype"/>
                <w:color w:val="FFFFFF"/>
                <w:szCs w:val="20"/>
              </w:rPr>
              <w:t>Owner</w:t>
            </w:r>
          </w:p>
        </w:tc>
      </w:tr>
      <w:tr w:rsidR="0064399A" w:rsidRPr="00211DF8" w14:paraId="4E23EEE7" w14:textId="77777777" w:rsidTr="0064399A">
        <w:trPr>
          <w:cantSplit/>
        </w:trPr>
        <w:tc>
          <w:tcPr>
            <w:tcW w:w="398" w:type="dxa"/>
          </w:tcPr>
          <w:p w14:paraId="2CC869F5" w14:textId="77777777" w:rsidR="0064399A" w:rsidRPr="00211DF8" w:rsidRDefault="0064399A" w:rsidP="007E6F0F">
            <w:pPr>
              <w:spacing w:after="0"/>
              <w:jc w:val="both"/>
              <w:rPr>
                <w:rFonts w:ascii="Palatino Linotype" w:hAnsi="Palatino Linotype"/>
                <w:szCs w:val="20"/>
              </w:rPr>
            </w:pPr>
            <w:r w:rsidRPr="00211DF8">
              <w:rPr>
                <w:rFonts w:ascii="Palatino Linotype" w:hAnsi="Palatino Linotype"/>
                <w:szCs w:val="20"/>
              </w:rPr>
              <w:t>1</w:t>
            </w:r>
          </w:p>
        </w:tc>
        <w:tc>
          <w:tcPr>
            <w:tcW w:w="2009" w:type="dxa"/>
            <w:shd w:val="clear" w:color="auto" w:fill="auto"/>
          </w:tcPr>
          <w:p w14:paraId="1F95B818" w14:textId="77777777" w:rsidR="0064399A" w:rsidRPr="00211DF8" w:rsidRDefault="0064399A" w:rsidP="00A00C1A">
            <w:pPr>
              <w:spacing w:after="0"/>
              <w:rPr>
                <w:rFonts w:ascii="Palatino Linotype" w:hAnsi="Palatino Linotype"/>
                <w:szCs w:val="20"/>
              </w:rPr>
            </w:pPr>
            <w:r w:rsidRPr="00211DF8">
              <w:rPr>
                <w:rFonts w:ascii="Palatino Linotype" w:hAnsi="Palatino Linotype"/>
                <w:szCs w:val="20"/>
              </w:rPr>
              <w:t xml:space="preserve">JDBC connection to </w:t>
            </w:r>
            <w:r w:rsidRPr="00211DF8">
              <w:rPr>
                <w:rFonts w:ascii="Palatino Linotype" w:hAnsi="Palatino Linotype"/>
                <w:szCs w:val="20"/>
                <w:lang w:val="en-GB"/>
              </w:rPr>
              <w:t>POS clients</w:t>
            </w:r>
            <w:r w:rsidRPr="00211DF8">
              <w:rPr>
                <w:rFonts w:ascii="Palatino Linotype" w:hAnsi="Palatino Linotype"/>
                <w:szCs w:val="20"/>
              </w:rPr>
              <w:t xml:space="preserve"> </w:t>
            </w:r>
          </w:p>
        </w:tc>
        <w:tc>
          <w:tcPr>
            <w:tcW w:w="6390" w:type="dxa"/>
          </w:tcPr>
          <w:p w14:paraId="1015E7B6" w14:textId="6A68E427" w:rsidR="0064399A" w:rsidRDefault="0064399A" w:rsidP="007E6F0F">
            <w:pPr>
              <w:spacing w:after="0"/>
              <w:jc w:val="both"/>
              <w:rPr>
                <w:ins w:id="100" w:author="Steven Chen" w:date="2016-12-16T16:55:00Z"/>
                <w:rFonts w:ascii="Palatino Linotype" w:hAnsi="Palatino Linotype"/>
                <w:szCs w:val="20"/>
              </w:rPr>
            </w:pPr>
            <w:r w:rsidRPr="00211DF8">
              <w:rPr>
                <w:rFonts w:ascii="Palatino Linotype" w:hAnsi="Palatino Linotype"/>
                <w:szCs w:val="20"/>
              </w:rPr>
              <w:t>The service bus</w:t>
            </w:r>
            <w:ins w:id="101" w:author="Steven Chen" w:date="2016-12-16T16:55:00Z">
              <w:r w:rsidR="00D22817">
                <w:rPr>
                  <w:rFonts w:ascii="Palatino Linotype" w:hAnsi="Palatino Linotype"/>
                  <w:szCs w:val="20"/>
                </w:rPr>
                <w:t xml:space="preserve">’s </w:t>
              </w:r>
            </w:ins>
            <w:del w:id="102" w:author="Steven Chen" w:date="2016-12-16T16:55:00Z">
              <w:r w:rsidRPr="00211DF8" w:rsidDel="00D22817">
                <w:rPr>
                  <w:rFonts w:ascii="Palatino Linotype" w:hAnsi="Palatino Linotype"/>
                  <w:szCs w:val="20"/>
                </w:rPr>
                <w:delText xml:space="preserve"> </w:delText>
              </w:r>
            </w:del>
            <w:r w:rsidRPr="00211DF8">
              <w:rPr>
                <w:rFonts w:ascii="Palatino Linotype" w:hAnsi="Palatino Linotype"/>
                <w:szCs w:val="20"/>
              </w:rPr>
              <w:t>application layer will maintain JDBC connection to collect data from POS clients DB</w:t>
            </w:r>
            <w:ins w:id="103" w:author="Steven Chen" w:date="2016-12-16T16:55:00Z">
              <w:r w:rsidR="00D22817">
                <w:rPr>
                  <w:rFonts w:ascii="Palatino Linotype" w:hAnsi="Palatino Linotype"/>
                  <w:szCs w:val="20"/>
                </w:rPr>
                <w:t>.</w:t>
              </w:r>
            </w:ins>
          </w:p>
          <w:p w14:paraId="4DC42D43" w14:textId="037E46D6" w:rsidR="00D22817" w:rsidRPr="00211DF8" w:rsidRDefault="00D22817" w:rsidP="007E6F0F">
            <w:pPr>
              <w:spacing w:after="0"/>
              <w:jc w:val="both"/>
              <w:rPr>
                <w:rFonts w:ascii="Palatino Linotype" w:hAnsi="Palatino Linotype"/>
                <w:szCs w:val="20"/>
              </w:rPr>
            </w:pPr>
            <w:ins w:id="104" w:author="Steven Chen" w:date="2016-12-16T16:55:00Z">
              <w:r>
                <w:rPr>
                  <w:rFonts w:ascii="Palatino Linotype" w:hAnsi="Palatino Linotype"/>
                  <w:szCs w:val="20"/>
                </w:rPr>
                <w:t>There will not be any additional component installation on the POS client in this phase.</w:t>
              </w:r>
            </w:ins>
          </w:p>
        </w:tc>
        <w:tc>
          <w:tcPr>
            <w:tcW w:w="1435" w:type="dxa"/>
          </w:tcPr>
          <w:p w14:paraId="7A09342F" w14:textId="77777777" w:rsidR="0064399A" w:rsidRPr="00211DF8" w:rsidRDefault="0064399A" w:rsidP="00A00C1A">
            <w:pPr>
              <w:spacing w:after="0"/>
              <w:jc w:val="center"/>
              <w:rPr>
                <w:rFonts w:ascii="Palatino Linotype" w:hAnsi="Palatino Linotype"/>
                <w:szCs w:val="20"/>
              </w:rPr>
            </w:pPr>
            <w:r w:rsidRPr="00211DF8">
              <w:rPr>
                <w:rFonts w:ascii="Palatino Linotype" w:hAnsi="Palatino Linotype"/>
                <w:szCs w:val="20"/>
              </w:rPr>
              <w:t>Carl</w:t>
            </w:r>
          </w:p>
        </w:tc>
      </w:tr>
      <w:tr w:rsidR="0064399A" w:rsidRPr="00211DF8" w14:paraId="64DFDDCF" w14:textId="77777777" w:rsidTr="0064399A">
        <w:trPr>
          <w:cantSplit/>
        </w:trPr>
        <w:tc>
          <w:tcPr>
            <w:tcW w:w="398" w:type="dxa"/>
          </w:tcPr>
          <w:p w14:paraId="5390E943" w14:textId="3366DE26" w:rsidR="0064399A" w:rsidRPr="00211DF8" w:rsidRDefault="0064399A" w:rsidP="0064399A">
            <w:pPr>
              <w:spacing w:after="0"/>
              <w:jc w:val="both"/>
              <w:rPr>
                <w:rFonts w:ascii="Palatino Linotype" w:hAnsi="Palatino Linotype"/>
                <w:szCs w:val="20"/>
              </w:rPr>
            </w:pPr>
            <w:r w:rsidRPr="00211DF8">
              <w:rPr>
                <w:rFonts w:ascii="Palatino Linotype" w:hAnsi="Palatino Linotype"/>
                <w:szCs w:val="20"/>
              </w:rPr>
              <w:t>2</w:t>
            </w:r>
          </w:p>
        </w:tc>
        <w:tc>
          <w:tcPr>
            <w:tcW w:w="2009" w:type="dxa"/>
            <w:shd w:val="clear" w:color="auto" w:fill="auto"/>
          </w:tcPr>
          <w:p w14:paraId="795184E8" w14:textId="77777777" w:rsidR="0064399A" w:rsidRPr="00211DF8" w:rsidRDefault="0064399A" w:rsidP="00A00C1A">
            <w:pPr>
              <w:spacing w:after="0"/>
              <w:rPr>
                <w:rFonts w:ascii="Palatino Linotype" w:hAnsi="Palatino Linotype"/>
                <w:szCs w:val="20"/>
              </w:rPr>
            </w:pPr>
            <w:r w:rsidRPr="00211DF8">
              <w:rPr>
                <w:rFonts w:ascii="Palatino Linotype" w:hAnsi="Palatino Linotype"/>
                <w:szCs w:val="20"/>
              </w:rPr>
              <w:t>Sale &amp; sale EDO data pushing to EDW</w:t>
            </w:r>
          </w:p>
        </w:tc>
        <w:tc>
          <w:tcPr>
            <w:tcW w:w="6390" w:type="dxa"/>
          </w:tcPr>
          <w:p w14:paraId="4764A2C1" w14:textId="77777777" w:rsidR="0064399A" w:rsidRPr="00211DF8" w:rsidRDefault="0064399A" w:rsidP="00A00C1A">
            <w:pPr>
              <w:spacing w:after="0"/>
              <w:rPr>
                <w:rFonts w:ascii="Palatino Linotype" w:hAnsi="Palatino Linotype"/>
                <w:szCs w:val="20"/>
              </w:rPr>
            </w:pPr>
            <w:r w:rsidRPr="00211DF8">
              <w:rPr>
                <w:rFonts w:ascii="Palatino Linotype" w:hAnsi="Palatino Linotype"/>
                <w:szCs w:val="20"/>
              </w:rPr>
              <w:t>Service bus will write sales and sales EOD data into corresponding staging table in EDW then EDW will trigger conversion process against these data to formalize them into other table. The staging tables’ schema shall be the same as those in POS clients/Service Bus staging DB because Service bus will minimize the data transformation</w:t>
            </w:r>
          </w:p>
        </w:tc>
        <w:tc>
          <w:tcPr>
            <w:tcW w:w="1435" w:type="dxa"/>
          </w:tcPr>
          <w:p w14:paraId="7AC4A44B" w14:textId="77777777" w:rsidR="0064399A" w:rsidRPr="00211DF8" w:rsidRDefault="0064399A" w:rsidP="00A00C1A">
            <w:pPr>
              <w:spacing w:after="0"/>
              <w:jc w:val="center"/>
              <w:rPr>
                <w:rFonts w:ascii="Palatino Linotype" w:hAnsi="Palatino Linotype"/>
                <w:szCs w:val="20"/>
              </w:rPr>
            </w:pPr>
            <w:r w:rsidRPr="00211DF8">
              <w:rPr>
                <w:rFonts w:ascii="Palatino Linotype" w:hAnsi="Palatino Linotype"/>
                <w:szCs w:val="20"/>
              </w:rPr>
              <w:t>Polly</w:t>
            </w:r>
          </w:p>
        </w:tc>
      </w:tr>
      <w:tr w:rsidR="007D3CD5" w:rsidRPr="00211DF8" w14:paraId="340143D1" w14:textId="77777777" w:rsidTr="0064399A">
        <w:trPr>
          <w:cantSplit/>
        </w:trPr>
        <w:tc>
          <w:tcPr>
            <w:tcW w:w="398" w:type="dxa"/>
          </w:tcPr>
          <w:p w14:paraId="7B4D451B" w14:textId="77777777" w:rsidR="007D3CD5" w:rsidRPr="00211DF8" w:rsidRDefault="007D3CD5" w:rsidP="007D3CD5">
            <w:pPr>
              <w:spacing w:after="0"/>
              <w:jc w:val="both"/>
              <w:rPr>
                <w:rFonts w:ascii="Palatino Linotype" w:hAnsi="Palatino Linotype"/>
                <w:szCs w:val="20"/>
              </w:rPr>
            </w:pPr>
            <w:r w:rsidRPr="00211DF8">
              <w:rPr>
                <w:rFonts w:ascii="Palatino Linotype" w:hAnsi="Palatino Linotype"/>
                <w:szCs w:val="20"/>
              </w:rPr>
              <w:t>3</w:t>
            </w:r>
          </w:p>
        </w:tc>
        <w:tc>
          <w:tcPr>
            <w:tcW w:w="2009" w:type="dxa"/>
            <w:shd w:val="clear" w:color="auto" w:fill="auto"/>
          </w:tcPr>
          <w:p w14:paraId="5E612720" w14:textId="02A62940" w:rsidR="007D3CD5" w:rsidRPr="00211DF8" w:rsidRDefault="007D3CD5" w:rsidP="007D3CD5">
            <w:pPr>
              <w:spacing w:after="0"/>
              <w:rPr>
                <w:rFonts w:ascii="Palatino Linotype" w:hAnsi="Palatino Linotype"/>
                <w:szCs w:val="20"/>
              </w:rPr>
            </w:pPr>
            <w:ins w:id="105" w:author="Steven Chen" w:date="2016-12-16T17:07:00Z">
              <w:r w:rsidRPr="00275463">
                <w:rPr>
                  <w:rFonts w:ascii="Palatino Linotype" w:hAnsi="Palatino Linotype"/>
                  <w:szCs w:val="20"/>
                </w:rPr>
                <w:t>hist_possystem</w:t>
              </w:r>
              <w:r>
                <w:t xml:space="preserve"> </w:t>
              </w:r>
              <w:r w:rsidRPr="007D3CD5">
                <w:rPr>
                  <w:rFonts w:ascii="Palatino Linotype" w:hAnsi="Palatino Linotype"/>
                  <w:szCs w:val="20"/>
                  <w:rPrChange w:id="106" w:author="Steven Chen" w:date="2016-12-16T17:07:00Z">
                    <w:rPr/>
                  </w:rPrChange>
                </w:rPr>
                <w:t xml:space="preserve">record monitoring </w:t>
              </w:r>
              <w:r w:rsidRPr="00211DF8">
                <w:rPr>
                  <w:rFonts w:ascii="Palatino Linotype" w:hAnsi="Palatino Linotype"/>
                  <w:szCs w:val="20"/>
                </w:rPr>
                <w:t>for EOD process</w:t>
              </w:r>
            </w:ins>
            <w:del w:id="107" w:author="Steven Chen" w:date="2016-12-16T17:07:00Z">
              <w:r w:rsidRPr="00211DF8" w:rsidDel="00050B3C">
                <w:rPr>
                  <w:rFonts w:ascii="Palatino Linotype" w:hAnsi="Palatino Linotype"/>
                  <w:szCs w:val="20"/>
                </w:rPr>
                <w:delText>Covert log for EOD process</w:delText>
              </w:r>
            </w:del>
          </w:p>
        </w:tc>
        <w:tc>
          <w:tcPr>
            <w:tcW w:w="6390" w:type="dxa"/>
          </w:tcPr>
          <w:p w14:paraId="5026DC74" w14:textId="5CDE1689" w:rsidR="007D3CD5" w:rsidRPr="00211DF8" w:rsidRDefault="007D3CD5" w:rsidP="007D3CD5">
            <w:pPr>
              <w:spacing w:after="0"/>
              <w:rPr>
                <w:rFonts w:ascii="Palatino Linotype" w:hAnsi="Palatino Linotype"/>
                <w:szCs w:val="20"/>
              </w:rPr>
            </w:pPr>
            <w:r w:rsidRPr="00211DF8">
              <w:rPr>
                <w:rFonts w:ascii="Palatino Linotype" w:hAnsi="Palatino Linotype"/>
                <w:szCs w:val="20"/>
              </w:rPr>
              <w:t xml:space="preserve">The </w:t>
            </w:r>
            <w:ins w:id="108" w:author="Steven Chen" w:date="2016-12-16T17:07:00Z">
              <w:r w:rsidR="00CF7BCF" w:rsidRPr="00275463">
                <w:rPr>
                  <w:rFonts w:ascii="Palatino Linotype" w:hAnsi="Palatino Linotype"/>
                  <w:szCs w:val="20"/>
                </w:rPr>
                <w:t>hist_possystem</w:t>
              </w:r>
            </w:ins>
            <w:del w:id="109" w:author="Steven Chen" w:date="2016-12-16T17:07:00Z">
              <w:r w:rsidRPr="00211DF8" w:rsidDel="00CF7BCF">
                <w:rPr>
                  <w:rFonts w:ascii="Palatino Linotype" w:hAnsi="Palatino Linotype"/>
                  <w:szCs w:val="20"/>
                </w:rPr>
                <w:delText>convert log</w:delText>
              </w:r>
            </w:del>
            <w:r w:rsidRPr="00211DF8">
              <w:rPr>
                <w:rFonts w:ascii="Palatino Linotype" w:hAnsi="Palatino Linotype"/>
                <w:szCs w:val="20"/>
              </w:rPr>
              <w:t xml:space="preserve"> record is the only reference from POS which allow service bus to acknowledge the EOD processing</w:t>
            </w:r>
          </w:p>
        </w:tc>
        <w:tc>
          <w:tcPr>
            <w:tcW w:w="1435" w:type="dxa"/>
          </w:tcPr>
          <w:p w14:paraId="7DE42235" w14:textId="77777777" w:rsidR="007D3CD5" w:rsidRPr="00211DF8" w:rsidRDefault="007D3CD5" w:rsidP="007D3CD5">
            <w:pPr>
              <w:spacing w:after="0"/>
              <w:jc w:val="center"/>
              <w:rPr>
                <w:rFonts w:ascii="Palatino Linotype" w:hAnsi="Palatino Linotype"/>
                <w:szCs w:val="20"/>
              </w:rPr>
            </w:pPr>
            <w:r w:rsidRPr="00211DF8">
              <w:rPr>
                <w:rFonts w:ascii="Palatino Linotype" w:hAnsi="Palatino Linotype"/>
                <w:szCs w:val="20"/>
              </w:rPr>
              <w:t>Carl</w:t>
            </w:r>
          </w:p>
        </w:tc>
      </w:tr>
      <w:tr w:rsidR="005D7940" w:rsidRPr="00211DF8" w14:paraId="2260EB3C" w14:textId="77777777" w:rsidTr="007D3CD5">
        <w:trPr>
          <w:cantSplit/>
        </w:trPr>
        <w:tc>
          <w:tcPr>
            <w:tcW w:w="436" w:type="dxa"/>
          </w:tcPr>
          <w:p w14:paraId="2F936671" w14:textId="77777777"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4</w:t>
            </w:r>
          </w:p>
        </w:tc>
        <w:tc>
          <w:tcPr>
            <w:tcW w:w="2006" w:type="dxa"/>
            <w:shd w:val="clear" w:color="auto" w:fill="auto"/>
          </w:tcPr>
          <w:p w14:paraId="44CDDBC3" w14:textId="77777777" w:rsidR="005D7940" w:rsidRPr="00211DF8" w:rsidRDefault="005D7940" w:rsidP="00A00C1A">
            <w:pPr>
              <w:spacing w:after="0"/>
              <w:rPr>
                <w:rFonts w:ascii="Palatino Linotype" w:hAnsi="Palatino Linotype"/>
                <w:szCs w:val="20"/>
              </w:rPr>
            </w:pPr>
            <w:r w:rsidRPr="00211DF8">
              <w:rPr>
                <w:rFonts w:ascii="Palatino Linotype" w:hAnsi="Palatino Linotype"/>
                <w:szCs w:val="20"/>
              </w:rPr>
              <w:t>History Records</w:t>
            </w:r>
          </w:p>
        </w:tc>
        <w:tc>
          <w:tcPr>
            <w:tcW w:w="6359" w:type="dxa"/>
          </w:tcPr>
          <w:p w14:paraId="28749218" w14:textId="6E86EFA9" w:rsidR="005D7940" w:rsidRPr="00211DF8" w:rsidRDefault="005D7940" w:rsidP="003B6170">
            <w:pPr>
              <w:spacing w:after="0"/>
              <w:rPr>
                <w:rFonts w:ascii="Palatino Linotype" w:hAnsi="Palatino Linotype"/>
                <w:szCs w:val="20"/>
              </w:rPr>
              <w:pPrChange w:id="110" w:author="Steven Chen" w:date="2016-12-16T17:17:00Z">
                <w:pPr>
                  <w:spacing w:after="0"/>
                </w:pPr>
              </w:pPrChange>
            </w:pPr>
            <w:r w:rsidRPr="00211DF8">
              <w:rPr>
                <w:rFonts w:ascii="Palatino Linotype" w:hAnsi="Palatino Linotype"/>
                <w:szCs w:val="20"/>
              </w:rPr>
              <w:t xml:space="preserve">Assume the history tables are ready for download in POS client once the </w:t>
            </w:r>
            <w:ins w:id="111" w:author="Steven Chen" w:date="2016-12-16T17:17:00Z">
              <w:r w:rsidR="003B6170">
                <w:rPr>
                  <w:rFonts w:ascii="Palatino Linotype" w:hAnsi="Palatino Linotype"/>
                  <w:szCs w:val="20"/>
                </w:rPr>
                <w:t xml:space="preserve">related </w:t>
              </w:r>
            </w:ins>
            <w:del w:id="112" w:author="Steven Chen" w:date="2016-12-16T17:17:00Z">
              <w:r w:rsidRPr="00211DF8" w:rsidDel="003B6170">
                <w:rPr>
                  <w:rFonts w:ascii="Palatino Linotype" w:hAnsi="Palatino Linotype"/>
                  <w:szCs w:val="20"/>
                </w:rPr>
                <w:delText xml:space="preserve">convert log </w:delText>
              </w:r>
            </w:del>
            <w:ins w:id="113" w:author="Steven Chen" w:date="2016-12-16T17:17:00Z">
              <w:r w:rsidR="003B6170">
                <w:rPr>
                  <w:rFonts w:ascii="Palatino Linotype" w:hAnsi="Palatino Linotype"/>
                  <w:szCs w:val="20"/>
                </w:rPr>
                <w:t xml:space="preserve">hist_possystem record </w:t>
              </w:r>
            </w:ins>
            <w:r w:rsidRPr="00211DF8">
              <w:rPr>
                <w:rFonts w:ascii="Palatino Linotype" w:hAnsi="Palatino Linotype"/>
                <w:szCs w:val="20"/>
              </w:rPr>
              <w:t>is written</w:t>
            </w:r>
          </w:p>
        </w:tc>
        <w:tc>
          <w:tcPr>
            <w:tcW w:w="1431" w:type="dxa"/>
          </w:tcPr>
          <w:p w14:paraId="1B157CC9" w14:textId="77777777" w:rsidR="005D7940" w:rsidRPr="00211DF8" w:rsidRDefault="005D7940" w:rsidP="00A00C1A">
            <w:pPr>
              <w:spacing w:after="0"/>
              <w:jc w:val="center"/>
              <w:rPr>
                <w:rFonts w:ascii="Palatino Linotype" w:eastAsia="SimSun" w:hAnsi="Palatino Linotype"/>
                <w:szCs w:val="20"/>
                <w:lang w:eastAsia="zh-CN"/>
              </w:rPr>
            </w:pPr>
            <w:r w:rsidRPr="00211DF8">
              <w:rPr>
                <w:rFonts w:ascii="Palatino Linotype" w:hAnsi="Palatino Linotype"/>
                <w:szCs w:val="20"/>
              </w:rPr>
              <w:t>Carl</w:t>
            </w:r>
          </w:p>
        </w:tc>
      </w:tr>
      <w:tr w:rsidR="005D7940" w:rsidRPr="00211DF8" w14:paraId="4FF00C90" w14:textId="77777777" w:rsidTr="007D3CD5">
        <w:trPr>
          <w:cantSplit/>
        </w:trPr>
        <w:tc>
          <w:tcPr>
            <w:tcW w:w="436" w:type="dxa"/>
          </w:tcPr>
          <w:p w14:paraId="7B2D29D2" w14:textId="77777777"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5</w:t>
            </w:r>
          </w:p>
        </w:tc>
        <w:tc>
          <w:tcPr>
            <w:tcW w:w="2006" w:type="dxa"/>
            <w:shd w:val="clear" w:color="auto" w:fill="auto"/>
          </w:tcPr>
          <w:p w14:paraId="0EAA5301" w14:textId="77777777" w:rsidR="005D7940" w:rsidRPr="00211DF8" w:rsidRDefault="005D7940" w:rsidP="00A00C1A">
            <w:pPr>
              <w:spacing w:after="0"/>
              <w:rPr>
                <w:rFonts w:ascii="Palatino Linotype" w:hAnsi="Palatino Linotype"/>
                <w:szCs w:val="20"/>
              </w:rPr>
            </w:pPr>
            <w:r w:rsidRPr="00211DF8">
              <w:rPr>
                <w:rFonts w:ascii="Palatino Linotype" w:hAnsi="Palatino Linotype"/>
                <w:szCs w:val="20"/>
              </w:rPr>
              <w:t>Exception handling &amp; report</w:t>
            </w:r>
          </w:p>
        </w:tc>
        <w:tc>
          <w:tcPr>
            <w:tcW w:w="6359" w:type="dxa"/>
          </w:tcPr>
          <w:p w14:paraId="373F0EA0" w14:textId="1BBD8604" w:rsidR="005D7940" w:rsidRPr="00211DF8" w:rsidRDefault="005D7940" w:rsidP="005D372D">
            <w:pPr>
              <w:spacing w:after="240" w:line="259" w:lineRule="auto"/>
              <w:rPr>
                <w:rFonts w:ascii="Palatino Linotype" w:eastAsia="SimSun" w:hAnsi="Palatino Linotype" w:cstheme="minorHAnsi"/>
                <w:lang w:eastAsia="zh-CN"/>
              </w:rPr>
              <w:pPrChange w:id="114" w:author="Steven Chen" w:date="2016-12-16T17:18:00Z">
                <w:pPr>
                  <w:spacing w:after="240" w:line="259" w:lineRule="auto"/>
                </w:pPr>
              </w:pPrChange>
            </w:pPr>
            <w:r w:rsidRPr="00211DF8">
              <w:rPr>
                <w:rFonts w:ascii="Palatino Linotype" w:hAnsi="Palatino Linotype" w:cstheme="minorHAnsi"/>
              </w:rPr>
              <w:t>Oracle ESB Exception Report shows only the exception for those ESB enabled POS system. For those non-</w:t>
            </w:r>
            <w:ins w:id="115" w:author="Steven Chen" w:date="2016-12-16T17:18:00Z">
              <w:r w:rsidR="00DD46B2">
                <w:rPr>
                  <w:rFonts w:ascii="Palatino Linotype" w:hAnsi="Palatino Linotype" w:cstheme="minorHAnsi"/>
                </w:rPr>
                <w:t>E</w:t>
              </w:r>
            </w:ins>
            <w:del w:id="116" w:author="Steven Chen" w:date="2016-12-16T17:18:00Z">
              <w:r w:rsidRPr="00211DF8" w:rsidDel="005D372D">
                <w:rPr>
                  <w:rFonts w:ascii="Palatino Linotype" w:hAnsi="Palatino Linotype" w:cstheme="minorHAnsi"/>
                </w:rPr>
                <w:delText>E</w:delText>
              </w:r>
            </w:del>
            <w:r w:rsidRPr="00211DF8">
              <w:rPr>
                <w:rFonts w:ascii="Palatino Linotype" w:hAnsi="Palatino Linotype" w:cstheme="minorHAnsi"/>
              </w:rPr>
              <w:t xml:space="preserve">SB </w:t>
            </w:r>
            <w:del w:id="117" w:author="Steven Chen" w:date="2016-12-16T17:18:00Z">
              <w:r w:rsidRPr="00211DF8" w:rsidDel="005D372D">
                <w:rPr>
                  <w:rFonts w:ascii="Palatino Linotype" w:hAnsi="Palatino Linotype" w:cstheme="minorHAnsi"/>
                </w:rPr>
                <w:delText xml:space="preserve">enabled </w:delText>
              </w:r>
            </w:del>
            <w:ins w:id="118" w:author="Steven Chen" w:date="2016-12-16T17:18:00Z">
              <w:r w:rsidR="005D372D">
                <w:rPr>
                  <w:rFonts w:ascii="Palatino Linotype" w:hAnsi="Palatino Linotype" w:cstheme="minorHAnsi"/>
                </w:rPr>
                <w:t>based</w:t>
              </w:r>
              <w:r w:rsidR="005D372D" w:rsidRPr="00211DF8">
                <w:rPr>
                  <w:rFonts w:ascii="Palatino Linotype" w:hAnsi="Palatino Linotype" w:cstheme="minorHAnsi"/>
                </w:rPr>
                <w:t xml:space="preserve"> </w:t>
              </w:r>
            </w:ins>
            <w:r w:rsidRPr="00211DF8">
              <w:rPr>
                <w:rFonts w:ascii="Palatino Linotype" w:hAnsi="Palatino Linotype" w:cstheme="minorHAnsi"/>
              </w:rPr>
              <w:t>PO</w:t>
            </w:r>
            <w:r w:rsidR="002E0FED">
              <w:rPr>
                <w:rFonts w:ascii="Palatino Linotype" w:hAnsi="Palatino Linotype" w:cstheme="minorHAnsi"/>
              </w:rPr>
              <w:t>S</w:t>
            </w:r>
            <w:r w:rsidRPr="00211DF8">
              <w:rPr>
                <w:rFonts w:ascii="Palatino Linotype" w:hAnsi="Palatino Linotype" w:cstheme="minorHAnsi"/>
              </w:rPr>
              <w:t xml:space="preserve"> system</w:t>
            </w:r>
            <w:ins w:id="119" w:author="Steven Chen" w:date="2016-12-16T17:19:00Z">
              <w:r w:rsidR="00DD46B2">
                <w:rPr>
                  <w:rFonts w:ascii="Palatino Linotype" w:hAnsi="Palatino Linotype" w:cstheme="minorHAnsi"/>
                </w:rPr>
                <w:t xml:space="preserve"> (cake orders, event orders?)</w:t>
              </w:r>
            </w:ins>
            <w:r w:rsidRPr="00211DF8">
              <w:rPr>
                <w:rFonts w:ascii="Palatino Linotype" w:hAnsi="Palatino Linotype" w:cstheme="minorHAnsi"/>
              </w:rPr>
              <w:t>, error message should refer to the existing POS Polling process. The application layer handles most of the exception handling according to user requirements. Refer to latter sessions details</w:t>
            </w:r>
          </w:p>
        </w:tc>
        <w:tc>
          <w:tcPr>
            <w:tcW w:w="1431" w:type="dxa"/>
          </w:tcPr>
          <w:p w14:paraId="0920F1FC" w14:textId="77777777" w:rsidR="005D7940" w:rsidRPr="00211DF8" w:rsidRDefault="005D7940" w:rsidP="00A00C1A">
            <w:pPr>
              <w:spacing w:after="0"/>
              <w:jc w:val="center"/>
              <w:rPr>
                <w:rFonts w:ascii="Palatino Linotype" w:hAnsi="Palatino Linotype"/>
                <w:szCs w:val="20"/>
              </w:rPr>
            </w:pPr>
            <w:r w:rsidRPr="00211DF8">
              <w:rPr>
                <w:rFonts w:ascii="Palatino Linotype" w:hAnsi="Palatino Linotype"/>
                <w:szCs w:val="20"/>
              </w:rPr>
              <w:t>Carl</w:t>
            </w:r>
          </w:p>
        </w:tc>
      </w:tr>
      <w:tr w:rsidR="005D7940" w:rsidRPr="00211DF8" w14:paraId="2121E1F9" w14:textId="77777777" w:rsidTr="007D3CD5">
        <w:trPr>
          <w:cantSplit/>
        </w:trPr>
        <w:tc>
          <w:tcPr>
            <w:tcW w:w="436" w:type="dxa"/>
          </w:tcPr>
          <w:p w14:paraId="471EDD1C" w14:textId="77777777"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6</w:t>
            </w:r>
          </w:p>
        </w:tc>
        <w:tc>
          <w:tcPr>
            <w:tcW w:w="2006" w:type="dxa"/>
            <w:shd w:val="clear" w:color="auto" w:fill="auto"/>
          </w:tcPr>
          <w:p w14:paraId="06154B20" w14:textId="77777777" w:rsidR="005D7940" w:rsidRPr="00211DF8" w:rsidRDefault="005D7940" w:rsidP="00A00C1A">
            <w:pPr>
              <w:spacing w:after="0"/>
              <w:rPr>
                <w:rFonts w:ascii="Palatino Linotype" w:hAnsi="Palatino Linotype"/>
                <w:szCs w:val="20"/>
                <w:lang w:val="en-GB" w:eastAsia="zh-CN"/>
              </w:rPr>
            </w:pPr>
            <w:r w:rsidRPr="00211DF8">
              <w:rPr>
                <w:rFonts w:ascii="Palatino Linotype" w:hAnsi="Palatino Linotype"/>
                <w:szCs w:val="20"/>
                <w:lang w:val="en-GB"/>
              </w:rPr>
              <w:t xml:space="preserve">Real time sales data check sum mechanism – </w:t>
            </w:r>
            <w:r w:rsidR="000F5510" w:rsidRPr="00211DF8">
              <w:rPr>
                <w:rFonts w:ascii="Palatino Linotype" w:hAnsi="Palatino Linotype"/>
                <w:szCs w:val="20"/>
                <w:lang w:val="en-GB"/>
              </w:rPr>
              <w:t>MITPOS</w:t>
            </w:r>
          </w:p>
        </w:tc>
        <w:tc>
          <w:tcPr>
            <w:tcW w:w="6359" w:type="dxa"/>
          </w:tcPr>
          <w:p w14:paraId="79EFB6D4" w14:textId="0A8B3700" w:rsidR="005D7940" w:rsidRPr="00211DF8" w:rsidRDefault="005D7940" w:rsidP="00A00C1A">
            <w:pPr>
              <w:spacing w:after="0"/>
              <w:rPr>
                <w:rFonts w:ascii="Palatino Linotype" w:hAnsi="Palatino Linotype"/>
                <w:szCs w:val="20"/>
                <w:lang w:val="en-GB"/>
              </w:rPr>
            </w:pPr>
            <w:r w:rsidRPr="00211DF8">
              <w:rPr>
                <w:rFonts w:ascii="Palatino Linotype" w:hAnsi="Palatino Linotype"/>
                <w:szCs w:val="20"/>
                <w:lang w:val="en-GB"/>
              </w:rPr>
              <w:t xml:space="preserve">The sales data from </w:t>
            </w:r>
            <w:r w:rsidR="000F5510" w:rsidRPr="00211DF8">
              <w:rPr>
                <w:rFonts w:ascii="Palatino Linotype" w:hAnsi="Palatino Linotype"/>
                <w:szCs w:val="20"/>
                <w:lang w:val="en-GB"/>
              </w:rPr>
              <w:t>MITPOS</w:t>
            </w:r>
            <w:r w:rsidRPr="00211DF8">
              <w:rPr>
                <w:rFonts w:ascii="Palatino Linotype" w:hAnsi="Palatino Linotype"/>
                <w:szCs w:val="20"/>
                <w:lang w:val="en-GB"/>
              </w:rPr>
              <w:t xml:space="preserve"> could be considered as completed sales order data</w:t>
            </w:r>
            <w:ins w:id="120" w:author="Steven Chen" w:date="2016-12-16T17:20:00Z">
              <w:r w:rsidR="00CA10DF">
                <w:rPr>
                  <w:rFonts w:ascii="Palatino Linotype" w:hAnsi="Palatino Linotype"/>
                  <w:szCs w:val="20"/>
                  <w:lang w:val="en-GB"/>
                </w:rPr>
                <w:t xml:space="preserve"> which has valid records in orders, order extra and order pay</w:t>
              </w:r>
            </w:ins>
            <w:r w:rsidRPr="00211DF8">
              <w:rPr>
                <w:rFonts w:ascii="Palatino Linotype" w:hAnsi="Palatino Linotype"/>
                <w:szCs w:val="20"/>
                <w:lang w:val="en-GB"/>
              </w:rPr>
              <w:t>.</w:t>
            </w:r>
          </w:p>
        </w:tc>
        <w:tc>
          <w:tcPr>
            <w:tcW w:w="1431" w:type="dxa"/>
          </w:tcPr>
          <w:p w14:paraId="7C45E9A9" w14:textId="77777777" w:rsidR="005D7940" w:rsidRPr="00211DF8" w:rsidRDefault="005D7940" w:rsidP="00A00C1A">
            <w:pPr>
              <w:spacing w:after="0"/>
              <w:jc w:val="center"/>
              <w:rPr>
                <w:rFonts w:ascii="Palatino Linotype" w:hAnsi="Palatino Linotype"/>
                <w:szCs w:val="20"/>
              </w:rPr>
            </w:pPr>
            <w:r w:rsidRPr="00211DF8">
              <w:rPr>
                <w:rFonts w:ascii="Palatino Linotype" w:hAnsi="Palatino Linotype"/>
                <w:szCs w:val="20"/>
              </w:rPr>
              <w:t>Carl</w:t>
            </w:r>
          </w:p>
        </w:tc>
      </w:tr>
      <w:tr w:rsidR="005D7940" w:rsidRPr="00211DF8" w14:paraId="6B5B6045" w14:textId="77777777" w:rsidTr="007D3CD5">
        <w:trPr>
          <w:cantSplit/>
        </w:trPr>
        <w:tc>
          <w:tcPr>
            <w:tcW w:w="436" w:type="dxa"/>
          </w:tcPr>
          <w:p w14:paraId="2BE6BE63" w14:textId="77777777"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7</w:t>
            </w:r>
          </w:p>
        </w:tc>
        <w:tc>
          <w:tcPr>
            <w:tcW w:w="2006" w:type="dxa"/>
            <w:shd w:val="clear" w:color="auto" w:fill="auto"/>
          </w:tcPr>
          <w:p w14:paraId="4E22A6E5" w14:textId="77777777" w:rsidR="005D7940" w:rsidRPr="00211DF8" w:rsidRDefault="005D7940" w:rsidP="00A00C1A">
            <w:pPr>
              <w:spacing w:after="0"/>
              <w:rPr>
                <w:rFonts w:ascii="Palatino Linotype" w:hAnsi="Palatino Linotype"/>
                <w:szCs w:val="20"/>
                <w:lang w:val="en-GB"/>
              </w:rPr>
            </w:pPr>
            <w:r w:rsidRPr="00211DF8">
              <w:rPr>
                <w:rFonts w:ascii="Palatino Linotype" w:hAnsi="Palatino Linotype"/>
                <w:szCs w:val="20"/>
                <w:lang w:val="en-GB"/>
              </w:rPr>
              <w:t xml:space="preserve">Void order data – </w:t>
            </w:r>
            <w:r w:rsidR="000F5510" w:rsidRPr="00211DF8">
              <w:rPr>
                <w:rFonts w:ascii="Palatino Linotype" w:hAnsi="Palatino Linotype"/>
                <w:szCs w:val="20"/>
                <w:lang w:val="en-GB"/>
              </w:rPr>
              <w:t>MITPOS</w:t>
            </w:r>
          </w:p>
        </w:tc>
        <w:tc>
          <w:tcPr>
            <w:tcW w:w="6359" w:type="dxa"/>
          </w:tcPr>
          <w:p w14:paraId="22696B3F" w14:textId="78A8F5AE" w:rsidR="005D7940" w:rsidRPr="00211DF8" w:rsidRDefault="005D7940" w:rsidP="00CA10DF">
            <w:pPr>
              <w:spacing w:after="0"/>
              <w:rPr>
                <w:rFonts w:ascii="Palatino Linotype" w:hAnsi="Palatino Linotype"/>
                <w:szCs w:val="20"/>
                <w:lang w:val="en-GB"/>
              </w:rPr>
              <w:pPrChange w:id="121" w:author="Steven Chen" w:date="2016-12-16T17:25:00Z">
                <w:pPr>
                  <w:spacing w:after="0"/>
                </w:pPr>
              </w:pPrChange>
            </w:pPr>
            <w:r w:rsidRPr="00211DF8">
              <w:rPr>
                <w:rFonts w:ascii="Palatino Linotype" w:hAnsi="Palatino Linotype"/>
                <w:szCs w:val="20"/>
                <w:lang w:val="en-GB"/>
              </w:rPr>
              <w:t>The voided sales order would become another reverse order records</w:t>
            </w:r>
            <w:ins w:id="122" w:author="Steven Chen" w:date="2016-12-16T17:25:00Z">
              <w:r w:rsidR="00CA10DF">
                <w:rPr>
                  <w:rFonts w:ascii="Palatino Linotype" w:hAnsi="Palatino Linotype"/>
                  <w:szCs w:val="20"/>
                  <w:lang w:val="en-GB"/>
                </w:rPr>
                <w:t xml:space="preserve"> </w:t>
              </w:r>
              <w:r w:rsidR="00CA10DF" w:rsidRPr="00CA10DF">
                <w:rPr>
                  <w:rFonts w:ascii="Palatino Linotype" w:hAnsi="Palatino Linotype"/>
                  <w:szCs w:val="20"/>
                  <w:lang w:val="en-GB"/>
                  <w:rPrChange w:id="123" w:author="Steven Chen" w:date="2016-12-16T17:25:00Z">
                    <w:rPr>
                      <w:rFonts w:ascii="Palatino Linotype" w:hAnsi="Palatino Linotype"/>
                      <w:szCs w:val="20"/>
                      <w:lang w:val="en-GB"/>
                    </w:rPr>
                  </w:rPrChange>
                </w:rPr>
                <w:t xml:space="preserve">with </w:t>
              </w:r>
            </w:ins>
            <w:r w:rsidRPr="00CA10DF">
              <w:rPr>
                <w:rFonts w:ascii="Palatino Linotype" w:hAnsi="Palatino Linotype"/>
                <w:szCs w:val="20"/>
                <w:lang w:val="en-GB"/>
                <w:rPrChange w:id="124" w:author="Steven Chen" w:date="2016-12-16T17:25:00Z">
                  <w:rPr>
                    <w:rFonts w:ascii="Palatino Linotype" w:hAnsi="Palatino Linotype"/>
                    <w:szCs w:val="20"/>
                    <w:lang w:val="en-GB"/>
                  </w:rPr>
                </w:rPrChange>
              </w:rPr>
              <w:t xml:space="preserve"> </w:t>
            </w:r>
            <w:ins w:id="125" w:author="Steven Chen" w:date="2016-12-16T17:25:00Z">
              <w:r w:rsidR="00CA10DF" w:rsidRPr="00CA10DF">
                <w:rPr>
                  <w:rFonts w:ascii="Palatino Linotype" w:hAnsi="Palatino Linotype"/>
                  <w:szCs w:val="20"/>
                  <w:lang w:val="en-GB"/>
                  <w:rPrChange w:id="126" w:author="Steven Chen" w:date="2016-12-16T17:25:00Z">
                    <w:rPr>
                      <w:rFonts w:ascii="Palatino Linotype" w:hAnsi="Palatino Linotype"/>
                      <w:szCs w:val="20"/>
                      <w:highlight w:val="yellow"/>
                      <w:lang w:val="en-GB"/>
                    </w:rPr>
                  </w:rPrChange>
                </w:rPr>
                <w:t>the void flag</w:t>
              </w:r>
              <w:r w:rsidR="00CA10DF" w:rsidRPr="00CA10DF">
                <w:rPr>
                  <w:rFonts w:ascii="Palatino Linotype" w:hAnsi="Palatino Linotype"/>
                  <w:szCs w:val="20"/>
                  <w:lang w:val="en-GB"/>
                  <w:rPrChange w:id="127" w:author="Steven Chen" w:date="2016-12-16T17:25:00Z">
                    <w:rPr>
                      <w:rFonts w:ascii="Palatino Linotype" w:hAnsi="Palatino Linotype"/>
                      <w:szCs w:val="20"/>
                      <w:highlight w:val="yellow"/>
                      <w:lang w:val="en-GB"/>
                    </w:rPr>
                  </w:rPrChange>
                </w:rPr>
                <w:t xml:space="preserve"> </w:t>
              </w:r>
              <w:r w:rsidR="00CA10DF" w:rsidRPr="00CA10DF">
                <w:rPr>
                  <w:rFonts w:ascii="Palatino Linotype" w:hAnsi="Palatino Linotype"/>
                  <w:szCs w:val="20"/>
                  <w:lang w:val="en-GB"/>
                  <w:rPrChange w:id="128" w:author="Steven Chen" w:date="2016-12-16T17:25:00Z">
                    <w:rPr>
                      <w:rFonts w:ascii="Palatino Linotype" w:hAnsi="Palatino Linotype"/>
                      <w:szCs w:val="20"/>
                      <w:highlight w:val="yellow"/>
                      <w:lang w:val="en-GB"/>
                    </w:rPr>
                  </w:rPrChange>
                </w:rPr>
                <w:t>marked to ‘1’</w:t>
              </w:r>
            </w:ins>
            <w:ins w:id="129" w:author="Steven Chen" w:date="2016-12-16T17:26:00Z">
              <w:r w:rsidR="00215F58">
                <w:rPr>
                  <w:rFonts w:ascii="Palatino Linotype" w:hAnsi="Palatino Linotype"/>
                  <w:szCs w:val="20"/>
                  <w:lang w:val="en-GB"/>
                </w:rPr>
                <w:t xml:space="preserve"> </w:t>
              </w:r>
            </w:ins>
            <w:r w:rsidRPr="00CA10DF">
              <w:rPr>
                <w:rFonts w:ascii="Palatino Linotype" w:hAnsi="Palatino Linotype"/>
                <w:szCs w:val="20"/>
                <w:lang w:val="en-GB"/>
                <w:rPrChange w:id="130" w:author="Steven Chen" w:date="2016-12-16T17:25:00Z">
                  <w:rPr>
                    <w:rFonts w:ascii="Palatino Linotype" w:hAnsi="Palatino Linotype"/>
                    <w:szCs w:val="20"/>
                    <w:lang w:val="en-GB"/>
                  </w:rPr>
                </w:rPrChange>
              </w:rPr>
              <w:t>from</w:t>
            </w:r>
            <w:r w:rsidRPr="00211DF8">
              <w:rPr>
                <w:rFonts w:ascii="Palatino Linotype" w:hAnsi="Palatino Linotype"/>
                <w:szCs w:val="20"/>
                <w:lang w:val="en-GB"/>
              </w:rPr>
              <w:t xml:space="preserve"> POS client to service bus</w:t>
            </w:r>
          </w:p>
        </w:tc>
        <w:tc>
          <w:tcPr>
            <w:tcW w:w="1431" w:type="dxa"/>
          </w:tcPr>
          <w:p w14:paraId="41441160" w14:textId="77777777" w:rsidR="005D7940" w:rsidRPr="00211DF8" w:rsidRDefault="005D7940" w:rsidP="00A00C1A">
            <w:pPr>
              <w:spacing w:after="0"/>
              <w:jc w:val="center"/>
              <w:rPr>
                <w:rFonts w:ascii="Palatino Linotype" w:hAnsi="Palatino Linotype"/>
                <w:szCs w:val="20"/>
              </w:rPr>
            </w:pPr>
            <w:r w:rsidRPr="00211DF8">
              <w:rPr>
                <w:rFonts w:ascii="Palatino Linotype" w:hAnsi="Palatino Linotype"/>
                <w:szCs w:val="20"/>
              </w:rPr>
              <w:t>Carl</w:t>
            </w:r>
          </w:p>
        </w:tc>
      </w:tr>
      <w:tr w:rsidR="005D7940" w:rsidRPr="00211DF8" w14:paraId="11AC494A" w14:textId="77777777" w:rsidTr="007D3CD5">
        <w:trPr>
          <w:cantSplit/>
        </w:trPr>
        <w:tc>
          <w:tcPr>
            <w:tcW w:w="436" w:type="dxa"/>
          </w:tcPr>
          <w:p w14:paraId="2B893373" w14:textId="77777777"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8</w:t>
            </w:r>
          </w:p>
        </w:tc>
        <w:tc>
          <w:tcPr>
            <w:tcW w:w="2006" w:type="dxa"/>
            <w:shd w:val="clear" w:color="auto" w:fill="auto"/>
          </w:tcPr>
          <w:p w14:paraId="49878A55" w14:textId="77777777" w:rsidR="005D7940" w:rsidRPr="00211DF8" w:rsidRDefault="005D7940" w:rsidP="00A00C1A">
            <w:pPr>
              <w:spacing w:after="0"/>
              <w:rPr>
                <w:rFonts w:ascii="Palatino Linotype" w:hAnsi="Palatino Linotype"/>
                <w:szCs w:val="20"/>
                <w:lang w:val="en-GB"/>
              </w:rPr>
            </w:pPr>
            <w:r w:rsidRPr="00211DF8">
              <w:rPr>
                <w:rFonts w:ascii="Palatino Linotype" w:hAnsi="Palatino Linotype"/>
                <w:szCs w:val="20"/>
                <w:lang w:val="en-GB"/>
              </w:rPr>
              <w:t>Direct data-to-date EOD process</w:t>
            </w:r>
          </w:p>
        </w:tc>
        <w:tc>
          <w:tcPr>
            <w:tcW w:w="6359" w:type="dxa"/>
          </w:tcPr>
          <w:p w14:paraId="6FD2CAA0" w14:textId="77777777" w:rsidR="005D7940" w:rsidRPr="00211DF8" w:rsidRDefault="005D7940" w:rsidP="00A00C1A">
            <w:pPr>
              <w:spacing w:after="0"/>
              <w:rPr>
                <w:rFonts w:ascii="Palatino Linotype" w:hAnsi="Palatino Linotype"/>
                <w:szCs w:val="20"/>
                <w:lang w:val="en-GB"/>
              </w:rPr>
            </w:pPr>
            <w:r w:rsidRPr="00211DF8">
              <w:rPr>
                <w:rFonts w:ascii="Palatino Linotype" w:hAnsi="Palatino Linotype"/>
                <w:szCs w:val="20"/>
                <w:lang w:val="en-GB"/>
              </w:rPr>
              <w:t>EOD processing, EOD data will be synchronized to ESB Application DB and then do a direct DB-to-DB copy to EDW staging table. System only ensure the total count and the amount is matched between these two systems. There is NO logic for the copying process.</w:t>
            </w:r>
          </w:p>
        </w:tc>
        <w:tc>
          <w:tcPr>
            <w:tcW w:w="1431" w:type="dxa"/>
          </w:tcPr>
          <w:p w14:paraId="04B43D9C" w14:textId="77777777" w:rsidR="005D7940" w:rsidRPr="00211DF8" w:rsidRDefault="005D7940" w:rsidP="00A00C1A">
            <w:pPr>
              <w:spacing w:after="0"/>
              <w:jc w:val="center"/>
              <w:rPr>
                <w:rFonts w:ascii="Palatino Linotype" w:hAnsi="Palatino Linotype"/>
                <w:szCs w:val="20"/>
              </w:rPr>
            </w:pPr>
            <w:r w:rsidRPr="00211DF8">
              <w:rPr>
                <w:rFonts w:ascii="Palatino Linotype" w:hAnsi="Palatino Linotype"/>
                <w:szCs w:val="20"/>
              </w:rPr>
              <w:t>Wing</w:t>
            </w:r>
          </w:p>
        </w:tc>
      </w:tr>
      <w:tr w:rsidR="005D7940" w:rsidRPr="00211DF8" w14:paraId="3D42D008" w14:textId="77777777" w:rsidTr="007D3CD5">
        <w:trPr>
          <w:cantSplit/>
        </w:trPr>
        <w:tc>
          <w:tcPr>
            <w:tcW w:w="436" w:type="dxa"/>
          </w:tcPr>
          <w:p w14:paraId="19845787" w14:textId="77777777"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lastRenderedPageBreak/>
              <w:t>9</w:t>
            </w:r>
          </w:p>
        </w:tc>
        <w:tc>
          <w:tcPr>
            <w:tcW w:w="2006" w:type="dxa"/>
            <w:shd w:val="clear" w:color="auto" w:fill="auto"/>
          </w:tcPr>
          <w:p w14:paraId="051EA000" w14:textId="77777777" w:rsidR="005D7940" w:rsidRPr="00211DF8" w:rsidRDefault="005D7940" w:rsidP="00A00C1A">
            <w:pPr>
              <w:spacing w:after="0"/>
              <w:rPr>
                <w:rFonts w:ascii="Palatino Linotype" w:hAnsi="Palatino Linotype"/>
                <w:szCs w:val="20"/>
                <w:lang w:val="en-GB"/>
              </w:rPr>
            </w:pPr>
            <w:r w:rsidRPr="00211DF8">
              <w:rPr>
                <w:rFonts w:ascii="Palatino Linotype" w:hAnsi="Palatino Linotype"/>
                <w:szCs w:val="20"/>
                <w:lang w:val="en-GB"/>
              </w:rPr>
              <w:t>Pricing/Master data update to POS client</w:t>
            </w:r>
          </w:p>
        </w:tc>
        <w:tc>
          <w:tcPr>
            <w:tcW w:w="6359" w:type="dxa"/>
          </w:tcPr>
          <w:p w14:paraId="02ECDE32" w14:textId="5EC0BC51" w:rsidR="005D7940" w:rsidRPr="00211DF8" w:rsidRDefault="005D7940" w:rsidP="00A00C1A">
            <w:pPr>
              <w:spacing w:after="0"/>
              <w:rPr>
                <w:rFonts w:ascii="Palatino Linotype" w:hAnsi="Palatino Linotype"/>
                <w:szCs w:val="20"/>
                <w:lang w:val="en-GB"/>
              </w:rPr>
            </w:pPr>
            <w:r w:rsidRPr="00211DF8">
              <w:rPr>
                <w:rFonts w:ascii="Palatino Linotype" w:hAnsi="Palatino Linotype"/>
                <w:szCs w:val="20"/>
                <w:lang w:val="en-GB"/>
              </w:rPr>
              <w:t>The pricing/master update should be maintained the grouped data together in one transaction</w:t>
            </w:r>
            <w:r w:rsidR="0061417B">
              <w:rPr>
                <w:rFonts w:ascii="Palatino Linotype" w:hAnsi="Palatino Linotype"/>
                <w:szCs w:val="20"/>
                <w:lang w:val="en-GB"/>
              </w:rPr>
              <w:t>/commitment</w:t>
            </w:r>
            <w:r w:rsidRPr="00211DF8">
              <w:rPr>
                <w:rFonts w:ascii="Palatino Linotype" w:hAnsi="Palatino Linotype"/>
                <w:szCs w:val="20"/>
                <w:lang w:val="en-GB"/>
              </w:rPr>
              <w:t>. The grouping information could be found in “Poll_schema_info”</w:t>
            </w:r>
          </w:p>
        </w:tc>
        <w:tc>
          <w:tcPr>
            <w:tcW w:w="1431" w:type="dxa"/>
          </w:tcPr>
          <w:p w14:paraId="5414CE7F" w14:textId="77777777" w:rsidR="005D7940" w:rsidRPr="00211DF8" w:rsidRDefault="005D7940" w:rsidP="00A00C1A">
            <w:pPr>
              <w:spacing w:after="0"/>
              <w:jc w:val="center"/>
              <w:rPr>
                <w:rFonts w:ascii="Palatino Linotype" w:hAnsi="Palatino Linotype"/>
                <w:szCs w:val="20"/>
              </w:rPr>
            </w:pPr>
            <w:r w:rsidRPr="00211DF8">
              <w:rPr>
                <w:rFonts w:ascii="Palatino Linotype" w:hAnsi="Palatino Linotype"/>
                <w:szCs w:val="20"/>
              </w:rPr>
              <w:t>Carl</w:t>
            </w:r>
          </w:p>
        </w:tc>
      </w:tr>
      <w:tr w:rsidR="00534BCC" w:rsidRPr="00211DF8" w14:paraId="54440AB3" w14:textId="77777777" w:rsidTr="007D3CD5">
        <w:trPr>
          <w:cantSplit/>
        </w:trPr>
        <w:tc>
          <w:tcPr>
            <w:tcW w:w="436" w:type="dxa"/>
          </w:tcPr>
          <w:p w14:paraId="473390FB" w14:textId="77777777" w:rsidR="00534BCC" w:rsidRPr="00211DF8" w:rsidRDefault="00534BCC" w:rsidP="005D7940">
            <w:pPr>
              <w:spacing w:after="0"/>
              <w:jc w:val="both"/>
              <w:rPr>
                <w:rFonts w:ascii="Palatino Linotype" w:hAnsi="Palatino Linotype"/>
                <w:szCs w:val="20"/>
              </w:rPr>
            </w:pPr>
            <w:r w:rsidRPr="00211DF8">
              <w:rPr>
                <w:rFonts w:ascii="Palatino Linotype" w:hAnsi="Palatino Linotype"/>
                <w:szCs w:val="20"/>
              </w:rPr>
              <w:t>10</w:t>
            </w:r>
          </w:p>
        </w:tc>
        <w:tc>
          <w:tcPr>
            <w:tcW w:w="2006" w:type="dxa"/>
            <w:shd w:val="clear" w:color="auto" w:fill="auto"/>
          </w:tcPr>
          <w:p w14:paraId="204DD15D" w14:textId="77777777" w:rsidR="00534BCC" w:rsidRPr="00211DF8" w:rsidRDefault="00534BCC" w:rsidP="00A00C1A">
            <w:pPr>
              <w:spacing w:after="0"/>
              <w:rPr>
                <w:rFonts w:ascii="Palatino Linotype" w:hAnsi="Palatino Linotype"/>
                <w:szCs w:val="20"/>
                <w:lang w:val="en-GB"/>
              </w:rPr>
            </w:pPr>
            <w:r w:rsidRPr="00211DF8">
              <w:rPr>
                <w:rFonts w:ascii="Palatino Linotype" w:hAnsi="Palatino Linotype"/>
                <w:szCs w:val="20"/>
                <w:lang w:val="en-GB"/>
              </w:rPr>
              <w:t>Pricing/Master data update to POS clients</w:t>
            </w:r>
          </w:p>
        </w:tc>
        <w:tc>
          <w:tcPr>
            <w:tcW w:w="6359" w:type="dxa"/>
          </w:tcPr>
          <w:p w14:paraId="6465B101" w14:textId="7D022E0F" w:rsidR="00534BCC" w:rsidRPr="00211DF8" w:rsidRDefault="00534BCC" w:rsidP="005D7940">
            <w:pPr>
              <w:spacing w:after="0"/>
              <w:jc w:val="both"/>
              <w:rPr>
                <w:rFonts w:ascii="Palatino Linotype" w:hAnsi="Palatino Linotype"/>
                <w:szCs w:val="20"/>
                <w:lang w:val="en-GB"/>
              </w:rPr>
            </w:pPr>
            <w:r w:rsidRPr="00211DF8">
              <w:rPr>
                <w:rFonts w:ascii="Palatino Linotype" w:hAnsi="Palatino Linotype"/>
                <w:color w:val="000000"/>
              </w:rPr>
              <w:t xml:space="preserve">Assume the pricing/master data has the primary </w:t>
            </w:r>
            <w:del w:id="131" w:author="Steven Chen" w:date="2016-12-16T17:58:00Z">
              <w:r w:rsidRPr="00211DF8" w:rsidDel="007A608F">
                <w:rPr>
                  <w:rFonts w:ascii="Palatino Linotype" w:hAnsi="Palatino Linotype"/>
                  <w:color w:val="000000"/>
                </w:rPr>
                <w:delText>key,</w:delText>
              </w:r>
            </w:del>
            <w:ins w:id="132" w:author="Steven Chen" w:date="2016-12-16T17:58:00Z">
              <w:r w:rsidR="007A608F" w:rsidRPr="00211DF8">
                <w:rPr>
                  <w:rFonts w:ascii="Palatino Linotype" w:hAnsi="Palatino Linotype"/>
                  <w:color w:val="000000"/>
                </w:rPr>
                <w:t>key;</w:t>
              </w:r>
            </w:ins>
            <w:r w:rsidRPr="00211DF8">
              <w:rPr>
                <w:rFonts w:ascii="Palatino Linotype" w:hAnsi="Palatino Linotype"/>
                <w:color w:val="000000"/>
              </w:rPr>
              <w:t xml:space="preserve"> the processing will update/merge the data by the reference key to avoid override.</w:t>
            </w:r>
          </w:p>
        </w:tc>
        <w:tc>
          <w:tcPr>
            <w:tcW w:w="1431" w:type="dxa"/>
          </w:tcPr>
          <w:p w14:paraId="2C44537F" w14:textId="77777777" w:rsidR="00534BCC" w:rsidRPr="00211DF8" w:rsidRDefault="00534BCC" w:rsidP="00A00C1A">
            <w:pPr>
              <w:spacing w:after="0"/>
              <w:jc w:val="center"/>
              <w:rPr>
                <w:rFonts w:ascii="Palatino Linotype" w:hAnsi="Palatino Linotype"/>
                <w:szCs w:val="20"/>
              </w:rPr>
            </w:pPr>
            <w:r w:rsidRPr="00211DF8">
              <w:rPr>
                <w:rFonts w:ascii="Palatino Linotype" w:hAnsi="Palatino Linotype"/>
                <w:szCs w:val="20"/>
              </w:rPr>
              <w:t>Carl</w:t>
            </w:r>
          </w:p>
        </w:tc>
      </w:tr>
    </w:tbl>
    <w:p w14:paraId="356C1776" w14:textId="77777777" w:rsidR="00E97E9D" w:rsidRPr="00E97E9D" w:rsidRDefault="00E97E9D" w:rsidP="00E97E9D">
      <w:pPr>
        <w:rPr>
          <w:ins w:id="133" w:author="Steven Chen" w:date="2016-12-16T17:33:00Z"/>
          <w:rPrChange w:id="134" w:author="Steven Chen" w:date="2016-12-16T17:33:00Z">
            <w:rPr>
              <w:ins w:id="135" w:author="Steven Chen" w:date="2016-12-16T17:33:00Z"/>
              <w:rFonts w:ascii="Palatino Linotype" w:hAnsi="Palatino Linotype"/>
            </w:rPr>
          </w:rPrChange>
        </w:rPr>
        <w:pPrChange w:id="136" w:author="Steven Chen" w:date="2016-12-16T17:33:00Z">
          <w:pPr>
            <w:pStyle w:val="Heading4"/>
            <w:spacing w:before="0" w:line="360" w:lineRule="auto"/>
            <w:jc w:val="both"/>
          </w:pPr>
        </w:pPrChange>
      </w:pPr>
      <w:bookmarkStart w:id="137" w:name="_Toc469498445"/>
    </w:p>
    <w:p w14:paraId="515B4D84" w14:textId="77777777" w:rsidR="004E1819" w:rsidRPr="00211DF8" w:rsidRDefault="004E1819" w:rsidP="007E6F0F">
      <w:pPr>
        <w:pStyle w:val="Heading4"/>
        <w:spacing w:before="0" w:line="360" w:lineRule="auto"/>
        <w:jc w:val="both"/>
        <w:rPr>
          <w:rFonts w:ascii="Palatino Linotype" w:hAnsi="Palatino Linotype"/>
        </w:rPr>
      </w:pPr>
      <w:r w:rsidRPr="00211DF8">
        <w:rPr>
          <w:rFonts w:ascii="Palatino Linotype" w:hAnsi="Palatino Linotype"/>
        </w:rPr>
        <w:t>Constraints</w:t>
      </w:r>
      <w:bookmarkEnd w:id="137"/>
    </w:p>
    <w:tbl>
      <w:tblPr>
        <w:tblW w:w="10232"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
        <w:gridCol w:w="1989"/>
        <w:gridCol w:w="6390"/>
        <w:gridCol w:w="1435"/>
      </w:tblGrid>
      <w:tr w:rsidR="00E819A7" w:rsidRPr="00211DF8" w14:paraId="1E824C4A" w14:textId="77777777" w:rsidTr="00E819A7">
        <w:trPr>
          <w:cantSplit/>
          <w:tblHeader/>
        </w:trPr>
        <w:tc>
          <w:tcPr>
            <w:tcW w:w="418" w:type="dxa"/>
            <w:shd w:val="clear" w:color="auto" w:fill="365F91" w:themeFill="accent1" w:themeFillShade="BF"/>
          </w:tcPr>
          <w:p w14:paraId="36B9AEA6" w14:textId="77777777" w:rsidR="00E819A7" w:rsidRPr="00211DF8" w:rsidRDefault="00E819A7" w:rsidP="007E6F0F">
            <w:pPr>
              <w:spacing w:after="0"/>
              <w:jc w:val="both"/>
              <w:rPr>
                <w:rFonts w:ascii="Palatino Linotype" w:hAnsi="Palatino Linotype"/>
                <w:b/>
                <w:color w:val="FFFFFF"/>
                <w:szCs w:val="20"/>
              </w:rPr>
            </w:pPr>
            <w:r w:rsidRPr="00211DF8">
              <w:rPr>
                <w:rFonts w:ascii="Palatino Linotype" w:hAnsi="Palatino Linotype"/>
                <w:b/>
                <w:color w:val="FFFFFF"/>
                <w:szCs w:val="20"/>
              </w:rPr>
              <w:t>#</w:t>
            </w:r>
          </w:p>
        </w:tc>
        <w:tc>
          <w:tcPr>
            <w:tcW w:w="1989" w:type="dxa"/>
            <w:shd w:val="clear" w:color="auto" w:fill="365F91" w:themeFill="accent1" w:themeFillShade="BF"/>
          </w:tcPr>
          <w:p w14:paraId="0C6DED26" w14:textId="77777777" w:rsidR="00E819A7" w:rsidRPr="00211DF8" w:rsidRDefault="00E819A7" w:rsidP="007E6F0F">
            <w:pPr>
              <w:spacing w:after="0"/>
              <w:jc w:val="both"/>
              <w:rPr>
                <w:rFonts w:ascii="Palatino Linotype" w:hAnsi="Palatino Linotype"/>
                <w:b/>
                <w:color w:val="FFFFFF"/>
                <w:szCs w:val="20"/>
              </w:rPr>
            </w:pPr>
            <w:r w:rsidRPr="00211DF8">
              <w:rPr>
                <w:rFonts w:ascii="Palatino Linotype" w:hAnsi="Palatino Linotype"/>
                <w:b/>
                <w:color w:val="FFFFFF"/>
                <w:szCs w:val="20"/>
              </w:rPr>
              <w:t>Constraint</w:t>
            </w:r>
          </w:p>
        </w:tc>
        <w:tc>
          <w:tcPr>
            <w:tcW w:w="6390" w:type="dxa"/>
            <w:shd w:val="clear" w:color="auto" w:fill="365F91" w:themeFill="accent1" w:themeFillShade="BF"/>
          </w:tcPr>
          <w:p w14:paraId="702F9249" w14:textId="77777777" w:rsidR="00E819A7" w:rsidRPr="00211DF8" w:rsidRDefault="00E819A7" w:rsidP="007E6F0F">
            <w:pPr>
              <w:spacing w:after="0"/>
              <w:jc w:val="both"/>
              <w:rPr>
                <w:rFonts w:ascii="Palatino Linotype" w:hAnsi="Palatino Linotype"/>
                <w:b/>
                <w:color w:val="FFFFFF"/>
                <w:szCs w:val="20"/>
              </w:rPr>
            </w:pPr>
            <w:r w:rsidRPr="00211DF8">
              <w:rPr>
                <w:rFonts w:ascii="Palatino Linotype" w:hAnsi="Palatino Linotype"/>
                <w:b/>
                <w:color w:val="FFFFFF"/>
                <w:szCs w:val="20"/>
              </w:rPr>
              <w:t>Description</w:t>
            </w:r>
          </w:p>
        </w:tc>
        <w:tc>
          <w:tcPr>
            <w:tcW w:w="1435" w:type="dxa"/>
            <w:shd w:val="clear" w:color="auto" w:fill="365F91" w:themeFill="accent1" w:themeFillShade="BF"/>
          </w:tcPr>
          <w:p w14:paraId="6C0BDF4C" w14:textId="77777777" w:rsidR="00E819A7" w:rsidRPr="00211DF8" w:rsidRDefault="00947B39" w:rsidP="00FF036B">
            <w:pPr>
              <w:spacing w:after="0"/>
              <w:jc w:val="center"/>
              <w:rPr>
                <w:rFonts w:ascii="Palatino Linotype" w:hAnsi="Palatino Linotype"/>
                <w:b/>
                <w:color w:val="FFFFFF"/>
                <w:szCs w:val="20"/>
              </w:rPr>
            </w:pPr>
            <w:r w:rsidRPr="00211DF8">
              <w:rPr>
                <w:rFonts w:ascii="Palatino Linotype" w:hAnsi="Palatino Linotype"/>
                <w:b/>
                <w:color w:val="FFFFFF"/>
                <w:szCs w:val="20"/>
              </w:rPr>
              <w:t>Owner</w:t>
            </w:r>
          </w:p>
        </w:tc>
      </w:tr>
      <w:tr w:rsidR="00E819A7" w:rsidRPr="00211DF8" w14:paraId="7FC46DD7" w14:textId="77777777" w:rsidTr="00947B39">
        <w:trPr>
          <w:cantSplit/>
        </w:trPr>
        <w:tc>
          <w:tcPr>
            <w:tcW w:w="418" w:type="dxa"/>
          </w:tcPr>
          <w:p w14:paraId="07B57918" w14:textId="77777777" w:rsidR="00E819A7" w:rsidRPr="00211DF8" w:rsidRDefault="00E819A7" w:rsidP="007E6F0F">
            <w:pPr>
              <w:spacing w:after="0"/>
              <w:jc w:val="both"/>
              <w:rPr>
                <w:rFonts w:ascii="Palatino Linotype" w:hAnsi="Palatino Linotype"/>
                <w:szCs w:val="20"/>
              </w:rPr>
            </w:pPr>
            <w:r w:rsidRPr="00211DF8">
              <w:rPr>
                <w:rFonts w:ascii="Palatino Linotype" w:hAnsi="Palatino Linotype"/>
                <w:szCs w:val="20"/>
              </w:rPr>
              <w:t>1</w:t>
            </w:r>
          </w:p>
        </w:tc>
        <w:tc>
          <w:tcPr>
            <w:tcW w:w="1989" w:type="dxa"/>
            <w:shd w:val="clear" w:color="auto" w:fill="auto"/>
          </w:tcPr>
          <w:p w14:paraId="57F348C3" w14:textId="77777777" w:rsidR="00E819A7" w:rsidRPr="00211DF8" w:rsidRDefault="00E819A7" w:rsidP="00A00C1A">
            <w:pPr>
              <w:spacing w:after="0"/>
              <w:rPr>
                <w:rFonts w:ascii="Palatino Linotype" w:hAnsi="Palatino Linotype"/>
                <w:szCs w:val="20"/>
                <w:lang w:val="en-GB" w:eastAsia="zh-CN"/>
              </w:rPr>
            </w:pPr>
            <w:r w:rsidRPr="00211DF8">
              <w:rPr>
                <w:rFonts w:ascii="Palatino Linotype" w:hAnsi="Palatino Linotype"/>
                <w:szCs w:val="20"/>
                <w:lang w:val="en-GB"/>
              </w:rPr>
              <w:t>Real time sales data check sum mechanism - POINTSOF</w:t>
            </w:r>
            <w:r w:rsidR="00DB10C2" w:rsidRPr="00211DF8">
              <w:rPr>
                <w:rFonts w:ascii="Palatino Linotype" w:hAnsi="Palatino Linotype"/>
                <w:szCs w:val="20"/>
                <w:lang w:val="en-GB"/>
              </w:rPr>
              <w:t>T</w:t>
            </w:r>
          </w:p>
        </w:tc>
        <w:tc>
          <w:tcPr>
            <w:tcW w:w="6390" w:type="dxa"/>
          </w:tcPr>
          <w:p w14:paraId="2B3B3FC7" w14:textId="77777777" w:rsidR="00947B39" w:rsidRPr="00211DF8" w:rsidRDefault="00E819A7" w:rsidP="00A00C1A">
            <w:pPr>
              <w:spacing w:after="0"/>
              <w:rPr>
                <w:rFonts w:ascii="Palatino Linotype" w:hAnsi="Palatino Linotype"/>
                <w:szCs w:val="20"/>
                <w:lang w:val="en-GB"/>
              </w:rPr>
            </w:pPr>
            <w:r w:rsidRPr="00211DF8">
              <w:rPr>
                <w:rFonts w:ascii="Palatino Linotype" w:hAnsi="Palatino Linotype"/>
                <w:szCs w:val="20"/>
                <w:lang w:val="en-GB"/>
              </w:rPr>
              <w:t xml:space="preserve">Because the records from POINTSOFT POS client would alter (increase and decrease) when the order is changed by time, hence, the checking on the completeness of a sales order would be limited to </w:t>
            </w:r>
          </w:p>
          <w:p w14:paraId="1B0A6E17" w14:textId="3D371D3C" w:rsidR="00E819A7" w:rsidRPr="00211DF8" w:rsidDel="00CE7296" w:rsidRDefault="00947B39" w:rsidP="00A00C1A">
            <w:pPr>
              <w:pStyle w:val="ListParagraph"/>
              <w:numPr>
                <w:ilvl w:val="0"/>
                <w:numId w:val="19"/>
              </w:numPr>
              <w:spacing w:after="0"/>
              <w:rPr>
                <w:del w:id="138" w:author="Steven Chen" w:date="2016-12-16T16:44:00Z"/>
                <w:rFonts w:ascii="Palatino Linotype" w:hAnsi="Palatino Linotype"/>
                <w:szCs w:val="20"/>
                <w:lang w:val="en-GB"/>
              </w:rPr>
            </w:pPr>
            <w:del w:id="139" w:author="Steven Chen" w:date="2016-12-16T16:44:00Z">
              <w:r w:rsidRPr="00211DF8" w:rsidDel="00CE7296">
                <w:rPr>
                  <w:rFonts w:ascii="Palatino Linotype" w:hAnsi="Palatino Linotype"/>
                  <w:szCs w:val="20"/>
                  <w:lang w:val="en-GB"/>
                </w:rPr>
                <w:delText xml:space="preserve">When no discount - </w:delText>
              </w:r>
              <w:r w:rsidR="00E819A7" w:rsidRPr="00211DF8" w:rsidDel="00CE7296">
                <w:rPr>
                  <w:rFonts w:ascii="Palatino Linotype" w:hAnsi="Palatino Linotype"/>
                  <w:szCs w:val="20"/>
                  <w:lang w:val="en-GB"/>
                </w:rPr>
                <w:delText xml:space="preserve"> total amount of the order item equals to the order payment amount</w:delText>
              </w:r>
            </w:del>
          </w:p>
          <w:p w14:paraId="752F872D" w14:textId="77777777" w:rsidR="00947B39" w:rsidRDefault="00947B39" w:rsidP="00A00C1A">
            <w:pPr>
              <w:pStyle w:val="ListParagraph"/>
              <w:numPr>
                <w:ilvl w:val="0"/>
                <w:numId w:val="19"/>
              </w:numPr>
              <w:spacing w:after="0"/>
              <w:rPr>
                <w:ins w:id="140" w:author="Steven Chen" w:date="2016-12-16T17:34:00Z"/>
                <w:rFonts w:ascii="Palatino Linotype" w:hAnsi="Palatino Linotype"/>
                <w:szCs w:val="20"/>
                <w:lang w:val="en-GB"/>
              </w:rPr>
            </w:pPr>
            <w:del w:id="141" w:author="Steven Chen" w:date="2016-12-16T16:44:00Z">
              <w:r w:rsidRPr="00211DF8" w:rsidDel="00CE7296">
                <w:rPr>
                  <w:rFonts w:ascii="Palatino Linotype" w:hAnsi="Palatino Linotype"/>
                  <w:szCs w:val="20"/>
                  <w:lang w:val="en-GB"/>
                </w:rPr>
                <w:delText>When having discount – Total amount minus discount amount should equal to payment amount</w:delText>
              </w:r>
            </w:del>
            <w:ins w:id="142" w:author="Steven Chen" w:date="2016-12-16T16:44:00Z">
              <w:r w:rsidR="00CE7296">
                <w:rPr>
                  <w:rFonts w:ascii="Palatino Linotype" w:hAnsi="Palatino Linotype"/>
                  <w:szCs w:val="20"/>
                  <w:lang w:val="en-GB"/>
                </w:rPr>
                <w:t xml:space="preserve">Records </w:t>
              </w:r>
            </w:ins>
            <w:ins w:id="143" w:author="Steven Chen" w:date="2016-12-16T16:45:00Z">
              <w:r w:rsidR="00CE7296">
                <w:rPr>
                  <w:rFonts w:ascii="Palatino Linotype" w:hAnsi="Palatino Linotype"/>
                  <w:szCs w:val="20"/>
                  <w:lang w:val="en-GB"/>
                </w:rPr>
                <w:t>under the key combination (</w:t>
              </w:r>
            </w:ins>
            <w:ins w:id="144" w:author="Steven Chen" w:date="2016-12-16T16:47:00Z">
              <w:r w:rsidR="00CE7296">
                <w:rPr>
                  <w:rFonts w:ascii="Palatino Linotype" w:hAnsi="Palatino Linotype"/>
                  <w:szCs w:val="20"/>
                  <w:lang w:val="en-GB"/>
                </w:rPr>
                <w:t xml:space="preserve">branch code, </w:t>
              </w:r>
            </w:ins>
            <w:ins w:id="145" w:author="Steven Chen" w:date="2016-12-16T16:45:00Z">
              <w:r w:rsidR="00CE7296">
                <w:rPr>
                  <w:rFonts w:ascii="Palatino Linotype" w:hAnsi="Palatino Linotype"/>
                  <w:szCs w:val="20"/>
                  <w:lang w:val="en-GB"/>
                </w:rPr>
                <w:t xml:space="preserve">order no., </w:t>
              </w:r>
            </w:ins>
            <w:ins w:id="146" w:author="Steven Chen" w:date="2016-12-16T16:46:00Z">
              <w:r w:rsidR="00CE7296">
                <w:rPr>
                  <w:rFonts w:ascii="Palatino Linotype" w:hAnsi="Palatino Linotype"/>
                  <w:szCs w:val="20"/>
                  <w:lang w:val="en-GB"/>
                </w:rPr>
                <w:t>business date</w:t>
              </w:r>
            </w:ins>
            <w:ins w:id="147" w:author="Steven Chen" w:date="2016-12-16T16:45:00Z">
              <w:r w:rsidR="00CE7296">
                <w:rPr>
                  <w:rFonts w:ascii="Palatino Linotype" w:hAnsi="Palatino Linotype"/>
                  <w:szCs w:val="20"/>
                  <w:lang w:val="en-GB"/>
                </w:rPr>
                <w:t>) exist in ta</w:t>
              </w:r>
            </w:ins>
            <w:ins w:id="148" w:author="Steven Chen" w:date="2016-12-16T16:47:00Z">
              <w:r w:rsidR="00CE7296">
                <w:rPr>
                  <w:rFonts w:ascii="Palatino Linotype" w:hAnsi="Palatino Linotype"/>
                  <w:szCs w:val="20"/>
                  <w:lang w:val="en-GB"/>
                </w:rPr>
                <w:t>bles of orders, order extra and order pay. This consider as the order completeness</w:t>
              </w:r>
            </w:ins>
          </w:p>
          <w:p w14:paraId="7A2E360E" w14:textId="62AE63BC" w:rsidR="00390376" w:rsidRPr="00211DF8" w:rsidRDefault="00390376" w:rsidP="00A00C1A">
            <w:pPr>
              <w:pStyle w:val="ListParagraph"/>
              <w:numPr>
                <w:ilvl w:val="0"/>
                <w:numId w:val="19"/>
              </w:numPr>
              <w:spacing w:after="0"/>
              <w:rPr>
                <w:rFonts w:ascii="Palatino Linotype" w:hAnsi="Palatino Linotype"/>
                <w:szCs w:val="20"/>
                <w:lang w:val="en-GB"/>
              </w:rPr>
            </w:pPr>
            <w:ins w:id="149" w:author="Steven Chen" w:date="2016-12-16T17:34:00Z">
              <w:r>
                <w:rPr>
                  <w:rFonts w:ascii="Palatino Linotype" w:hAnsi="Palatino Linotype"/>
                  <w:szCs w:val="20"/>
                  <w:lang w:val="en-GB"/>
                </w:rPr>
                <w:t xml:space="preserve">The data transfer will check sum on total record count and total amount of the target column </w:t>
              </w:r>
            </w:ins>
          </w:p>
        </w:tc>
        <w:tc>
          <w:tcPr>
            <w:tcW w:w="1435" w:type="dxa"/>
          </w:tcPr>
          <w:p w14:paraId="59DC9EC9" w14:textId="77777777" w:rsidR="00E819A7" w:rsidRPr="00211DF8" w:rsidRDefault="00E819A7" w:rsidP="00FF036B">
            <w:pPr>
              <w:spacing w:after="0"/>
              <w:jc w:val="center"/>
              <w:rPr>
                <w:rFonts w:ascii="Palatino Linotype" w:hAnsi="Palatino Linotype"/>
                <w:szCs w:val="20"/>
              </w:rPr>
            </w:pPr>
            <w:r w:rsidRPr="00211DF8">
              <w:rPr>
                <w:rFonts w:ascii="Palatino Linotype" w:hAnsi="Palatino Linotype"/>
                <w:szCs w:val="20"/>
              </w:rPr>
              <w:t>Carl</w:t>
            </w:r>
          </w:p>
        </w:tc>
      </w:tr>
      <w:tr w:rsidR="00E819A7" w:rsidRPr="00211DF8" w14:paraId="47D63C5F" w14:textId="77777777" w:rsidTr="00947B39">
        <w:trPr>
          <w:cantSplit/>
        </w:trPr>
        <w:tc>
          <w:tcPr>
            <w:tcW w:w="418" w:type="dxa"/>
          </w:tcPr>
          <w:p w14:paraId="2DB6D5BB" w14:textId="77777777" w:rsidR="00E819A7" w:rsidRPr="00211DF8" w:rsidRDefault="00E819A7" w:rsidP="007E6F0F">
            <w:pPr>
              <w:spacing w:after="0"/>
              <w:jc w:val="both"/>
              <w:rPr>
                <w:rFonts w:ascii="Palatino Linotype" w:hAnsi="Palatino Linotype"/>
                <w:szCs w:val="20"/>
              </w:rPr>
            </w:pPr>
            <w:r w:rsidRPr="00211DF8">
              <w:rPr>
                <w:rFonts w:ascii="Palatino Linotype" w:hAnsi="Palatino Linotype"/>
                <w:szCs w:val="20"/>
              </w:rPr>
              <w:t>2</w:t>
            </w:r>
          </w:p>
        </w:tc>
        <w:tc>
          <w:tcPr>
            <w:tcW w:w="1989" w:type="dxa"/>
            <w:shd w:val="clear" w:color="auto" w:fill="auto"/>
          </w:tcPr>
          <w:p w14:paraId="5A322DE4" w14:textId="77777777" w:rsidR="00E819A7" w:rsidRPr="00211DF8" w:rsidRDefault="00947B3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EOD data process no compromise</w:t>
            </w:r>
          </w:p>
        </w:tc>
        <w:tc>
          <w:tcPr>
            <w:tcW w:w="6390" w:type="dxa"/>
          </w:tcPr>
          <w:p w14:paraId="52175E31" w14:textId="77777777" w:rsidR="00E819A7" w:rsidRPr="00211DF8" w:rsidRDefault="00947B39" w:rsidP="00A00C1A">
            <w:pPr>
              <w:spacing w:after="0"/>
              <w:rPr>
                <w:rFonts w:ascii="Palatino Linotype" w:hAnsi="Palatino Linotype"/>
                <w:szCs w:val="20"/>
              </w:rPr>
            </w:pPr>
            <w:r w:rsidRPr="00211DF8">
              <w:rPr>
                <w:rFonts w:ascii="Palatino Linotype" w:hAnsi="Palatino Linotype"/>
                <w:szCs w:val="20"/>
              </w:rPr>
              <w:t xml:space="preserve">EOD data is full data set transfer from history tables in POS clients to EDW tables, and service bus process is not able to do a </w:t>
            </w:r>
            <w:r w:rsidR="0092108B" w:rsidRPr="00211DF8">
              <w:rPr>
                <w:rFonts w:ascii="Palatino Linotype" w:hAnsi="Palatino Linotype"/>
                <w:szCs w:val="20"/>
              </w:rPr>
              <w:t xml:space="preserve">proper </w:t>
            </w:r>
            <w:r w:rsidRPr="00211DF8">
              <w:rPr>
                <w:rFonts w:ascii="Palatino Linotype" w:hAnsi="Palatino Linotype"/>
                <w:szCs w:val="20"/>
              </w:rPr>
              <w:t xml:space="preserve">check sum. </w:t>
            </w:r>
            <w:r w:rsidR="0092108B" w:rsidRPr="00211DF8">
              <w:rPr>
                <w:rFonts w:ascii="Palatino Linotype" w:hAnsi="Palatino Linotype"/>
                <w:szCs w:val="20"/>
              </w:rPr>
              <w:t>Service</w:t>
            </w:r>
            <w:r w:rsidR="0092108B" w:rsidRPr="00211DF8">
              <w:rPr>
                <w:rFonts w:ascii="Palatino Linotype" w:hAnsi="Palatino Linotype"/>
                <w:szCs w:val="20"/>
                <w:lang w:val="en-GB"/>
              </w:rPr>
              <w:t xml:space="preserve"> bus could only ensure a total record count. </w:t>
            </w:r>
            <w:r w:rsidRPr="00211DF8">
              <w:rPr>
                <w:rFonts w:ascii="Palatino Linotype" w:hAnsi="Palatino Linotype"/>
                <w:szCs w:val="20"/>
              </w:rPr>
              <w:t>The check sum can’t only be done by EDW conversion process</w:t>
            </w:r>
          </w:p>
        </w:tc>
        <w:tc>
          <w:tcPr>
            <w:tcW w:w="1435" w:type="dxa"/>
          </w:tcPr>
          <w:p w14:paraId="658559E3" w14:textId="77777777" w:rsidR="00E819A7" w:rsidRPr="00211DF8" w:rsidRDefault="005D7940" w:rsidP="00FF036B">
            <w:pPr>
              <w:spacing w:after="0"/>
              <w:jc w:val="center"/>
              <w:rPr>
                <w:rFonts w:ascii="Palatino Linotype" w:hAnsi="Palatino Linotype"/>
                <w:szCs w:val="20"/>
              </w:rPr>
            </w:pPr>
            <w:r w:rsidRPr="00211DF8">
              <w:rPr>
                <w:rFonts w:ascii="Palatino Linotype" w:hAnsi="Palatino Linotype"/>
                <w:szCs w:val="20"/>
              </w:rPr>
              <w:t>Wing</w:t>
            </w:r>
          </w:p>
        </w:tc>
      </w:tr>
      <w:tr w:rsidR="00E819A7" w:rsidRPr="00211DF8" w14:paraId="1DD786D3" w14:textId="77777777" w:rsidTr="00947B39">
        <w:trPr>
          <w:cantSplit/>
        </w:trPr>
        <w:tc>
          <w:tcPr>
            <w:tcW w:w="418" w:type="dxa"/>
          </w:tcPr>
          <w:p w14:paraId="00D6D95D" w14:textId="77777777" w:rsidR="00E819A7" w:rsidRPr="00211DF8" w:rsidRDefault="00947B39" w:rsidP="007E6F0F">
            <w:pPr>
              <w:spacing w:after="0"/>
              <w:jc w:val="both"/>
              <w:rPr>
                <w:rFonts w:ascii="Palatino Linotype" w:hAnsi="Palatino Linotype"/>
                <w:szCs w:val="20"/>
              </w:rPr>
            </w:pPr>
            <w:r w:rsidRPr="00211DF8">
              <w:rPr>
                <w:rFonts w:ascii="Palatino Linotype" w:hAnsi="Palatino Linotype"/>
                <w:szCs w:val="20"/>
              </w:rPr>
              <w:t>3</w:t>
            </w:r>
          </w:p>
        </w:tc>
        <w:tc>
          <w:tcPr>
            <w:tcW w:w="1989" w:type="dxa"/>
            <w:shd w:val="clear" w:color="auto" w:fill="auto"/>
          </w:tcPr>
          <w:p w14:paraId="4D5D77E3" w14:textId="77777777" w:rsidR="00E819A7" w:rsidRPr="00211DF8" w:rsidRDefault="00BF019D"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Real time Sales data polling</w:t>
            </w:r>
          </w:p>
        </w:tc>
        <w:tc>
          <w:tcPr>
            <w:tcW w:w="6390" w:type="dxa"/>
          </w:tcPr>
          <w:p w14:paraId="15CD14AA" w14:textId="4086B2AD" w:rsidR="00BF019D" w:rsidRDefault="00BF019D" w:rsidP="00A00C1A">
            <w:pPr>
              <w:spacing w:after="0"/>
              <w:rPr>
                <w:rFonts w:ascii="Palatino Linotype" w:hAnsi="Palatino Linotype"/>
                <w:szCs w:val="20"/>
              </w:rPr>
            </w:pPr>
            <w:r w:rsidRPr="00211DF8">
              <w:rPr>
                <w:rFonts w:ascii="Palatino Linotype" w:hAnsi="Palatino Linotype"/>
                <w:szCs w:val="20"/>
              </w:rPr>
              <w:t xml:space="preserve">The real time sales </w:t>
            </w:r>
            <w:del w:id="150" w:author="Steven Chen" w:date="2016-12-16T17:58:00Z">
              <w:r w:rsidRPr="00211DF8" w:rsidDel="007A608F">
                <w:rPr>
                  <w:rFonts w:ascii="Palatino Linotype" w:hAnsi="Palatino Linotype"/>
                  <w:szCs w:val="20"/>
                </w:rPr>
                <w:delText>data polling</w:delText>
              </w:r>
            </w:del>
            <w:ins w:id="151" w:author="Steven Chen" w:date="2016-12-16T17:58:00Z">
              <w:r w:rsidR="007A608F" w:rsidRPr="00211DF8">
                <w:rPr>
                  <w:rFonts w:ascii="Palatino Linotype" w:hAnsi="Palatino Linotype"/>
                  <w:szCs w:val="20"/>
                </w:rPr>
                <w:t>data-polling</w:t>
              </w:r>
            </w:ins>
            <w:r w:rsidRPr="00211DF8">
              <w:rPr>
                <w:rFonts w:ascii="Palatino Linotype" w:hAnsi="Palatino Linotype"/>
                <w:szCs w:val="20"/>
              </w:rPr>
              <w:t xml:space="preserve"> process is required to run </w:t>
            </w:r>
            <w:r w:rsidR="009A06C8">
              <w:rPr>
                <w:rFonts w:ascii="Palatino Linotype" w:hAnsi="Palatino Linotype"/>
                <w:szCs w:val="20"/>
              </w:rPr>
              <w:t xml:space="preserve">within configurable </w:t>
            </w:r>
            <w:del w:id="152" w:author="Steven Chen" w:date="2016-12-16T17:58:00Z">
              <w:r w:rsidR="009A06C8" w:rsidDel="007A608F">
                <w:rPr>
                  <w:rFonts w:ascii="Palatino Linotype" w:hAnsi="Palatino Linotype"/>
                  <w:szCs w:val="20"/>
                </w:rPr>
                <w:delText>time period</w:delText>
              </w:r>
            </w:del>
            <w:ins w:id="153" w:author="Steven Chen" w:date="2016-12-16T17:58:00Z">
              <w:r w:rsidR="007A608F">
                <w:rPr>
                  <w:rFonts w:ascii="Palatino Linotype" w:hAnsi="Palatino Linotype"/>
                  <w:szCs w:val="20"/>
                </w:rPr>
                <w:t>time</w:t>
              </w:r>
            </w:ins>
            <w:r w:rsidR="009A06C8">
              <w:rPr>
                <w:rFonts w:ascii="Palatino Linotype" w:hAnsi="Palatino Linotype"/>
                <w:szCs w:val="20"/>
              </w:rPr>
              <w:t xml:space="preserve"> (Start/End time)</w:t>
            </w:r>
            <w:r w:rsidRPr="00211DF8">
              <w:rPr>
                <w:rFonts w:ascii="Palatino Linotype" w:hAnsi="Palatino Linotype"/>
                <w:szCs w:val="20"/>
              </w:rPr>
              <w:t>.</w:t>
            </w:r>
            <w:r w:rsidR="009A06C8">
              <w:rPr>
                <w:rFonts w:ascii="Palatino Linotype" w:hAnsi="Palatino Linotype"/>
                <w:szCs w:val="20"/>
              </w:rPr>
              <w:t xml:space="preserve"> When the system time is out of the period, it should skip the job submission.</w:t>
            </w:r>
          </w:p>
          <w:p w14:paraId="68DC54B5" w14:textId="1A225E8E" w:rsidR="009A06C8" w:rsidRPr="00211DF8" w:rsidRDefault="006A1E7D" w:rsidP="00A00C1A">
            <w:pPr>
              <w:spacing w:after="0"/>
              <w:rPr>
                <w:rFonts w:ascii="Palatino Linotype" w:hAnsi="Palatino Linotype"/>
                <w:szCs w:val="20"/>
              </w:rPr>
            </w:pPr>
            <w:r>
              <w:rPr>
                <w:rFonts w:ascii="Palatino Linotype" w:hAnsi="Palatino Linotype"/>
                <w:szCs w:val="20"/>
              </w:rPr>
              <w:t>According to Maxim IT, the job trigger should strictly refer to the start time but actual end time should refer to EOD process, the configured end time is for reference.</w:t>
            </w:r>
          </w:p>
          <w:p w14:paraId="779E6A7D" w14:textId="3721FF42" w:rsidR="00E819A7" w:rsidRPr="00211DF8" w:rsidRDefault="00BF019D" w:rsidP="00A00C1A">
            <w:pPr>
              <w:spacing w:after="0"/>
              <w:rPr>
                <w:rFonts w:ascii="Palatino Linotype" w:hAnsi="Palatino Linotype"/>
                <w:szCs w:val="20"/>
              </w:rPr>
            </w:pPr>
            <w:r w:rsidRPr="00211DF8">
              <w:rPr>
                <w:rFonts w:ascii="Palatino Linotype" w:hAnsi="Palatino Linotype"/>
                <w:szCs w:val="20"/>
              </w:rPr>
              <w:t xml:space="preserve">DB connection will be initiated in a timed interval even though </w:t>
            </w:r>
            <w:del w:id="154" w:author="Steven Chen" w:date="2016-12-16T17:58:00Z">
              <w:r w:rsidRPr="00211DF8" w:rsidDel="007A608F">
                <w:rPr>
                  <w:rFonts w:ascii="Palatino Linotype" w:hAnsi="Palatino Linotype"/>
                  <w:szCs w:val="20"/>
                </w:rPr>
                <w:delText>there’s</w:delText>
              </w:r>
            </w:del>
            <w:ins w:id="155" w:author="Steven Chen" w:date="2016-12-16T17:58:00Z">
              <w:r w:rsidR="007A608F" w:rsidRPr="00211DF8">
                <w:rPr>
                  <w:rFonts w:ascii="Palatino Linotype" w:hAnsi="Palatino Linotype"/>
                  <w:szCs w:val="20"/>
                </w:rPr>
                <w:t>there is</w:t>
              </w:r>
            </w:ins>
            <w:r w:rsidRPr="00211DF8">
              <w:rPr>
                <w:rFonts w:ascii="Palatino Linotype" w:hAnsi="Palatino Linotype"/>
                <w:szCs w:val="20"/>
              </w:rPr>
              <w:t xml:space="preserve"> a possibility that the POS client is offline. </w:t>
            </w:r>
          </w:p>
        </w:tc>
        <w:tc>
          <w:tcPr>
            <w:tcW w:w="1435" w:type="dxa"/>
          </w:tcPr>
          <w:p w14:paraId="1368281C" w14:textId="77777777" w:rsidR="00E819A7" w:rsidRPr="00211DF8" w:rsidRDefault="00BF019D" w:rsidP="00FF036B">
            <w:pPr>
              <w:spacing w:after="0"/>
              <w:jc w:val="center"/>
              <w:rPr>
                <w:rFonts w:ascii="Palatino Linotype" w:hAnsi="Palatino Linotype"/>
                <w:szCs w:val="20"/>
              </w:rPr>
            </w:pPr>
            <w:r w:rsidRPr="00211DF8">
              <w:rPr>
                <w:rFonts w:ascii="Palatino Linotype" w:hAnsi="Palatino Linotype"/>
                <w:szCs w:val="20"/>
              </w:rPr>
              <w:t>Carl</w:t>
            </w:r>
          </w:p>
        </w:tc>
      </w:tr>
      <w:tr w:rsidR="00E819A7" w:rsidRPr="00211DF8" w14:paraId="53A49A23" w14:textId="77777777" w:rsidTr="00947B39">
        <w:trPr>
          <w:cantSplit/>
        </w:trPr>
        <w:tc>
          <w:tcPr>
            <w:tcW w:w="418" w:type="dxa"/>
          </w:tcPr>
          <w:p w14:paraId="705C1F85" w14:textId="77777777" w:rsidR="00E819A7" w:rsidRPr="00211DF8" w:rsidRDefault="00947B39" w:rsidP="007E6F0F">
            <w:pPr>
              <w:spacing w:after="0"/>
              <w:jc w:val="both"/>
              <w:rPr>
                <w:rFonts w:ascii="Palatino Linotype" w:hAnsi="Palatino Linotype"/>
                <w:szCs w:val="20"/>
              </w:rPr>
            </w:pPr>
            <w:r w:rsidRPr="00211DF8">
              <w:rPr>
                <w:rFonts w:ascii="Palatino Linotype" w:hAnsi="Palatino Linotype"/>
                <w:szCs w:val="20"/>
              </w:rPr>
              <w:t>4</w:t>
            </w:r>
          </w:p>
        </w:tc>
        <w:tc>
          <w:tcPr>
            <w:tcW w:w="1989" w:type="dxa"/>
            <w:shd w:val="clear" w:color="auto" w:fill="auto"/>
          </w:tcPr>
          <w:p w14:paraId="19322D7A" w14:textId="77777777" w:rsidR="00E819A7" w:rsidRPr="00211DF8" w:rsidRDefault="00BF019D"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 xml:space="preserve">POS client </w:t>
            </w:r>
            <w:r w:rsidR="00693050" w:rsidRPr="00211DF8">
              <w:rPr>
                <w:rFonts w:ascii="Palatino Linotype" w:eastAsia="SimSun" w:hAnsi="Palatino Linotype"/>
                <w:szCs w:val="20"/>
                <w:lang w:eastAsia="zh-CN"/>
              </w:rPr>
              <w:t xml:space="preserve">pricing/master </w:t>
            </w:r>
            <w:r w:rsidRPr="00211DF8">
              <w:rPr>
                <w:rFonts w:ascii="Palatino Linotype" w:eastAsia="SimSun" w:hAnsi="Palatino Linotype"/>
                <w:szCs w:val="20"/>
                <w:lang w:eastAsia="zh-CN"/>
              </w:rPr>
              <w:t>data update mechanism</w:t>
            </w:r>
          </w:p>
        </w:tc>
        <w:tc>
          <w:tcPr>
            <w:tcW w:w="6390" w:type="dxa"/>
          </w:tcPr>
          <w:p w14:paraId="3507540C" w14:textId="77777777" w:rsidR="00E819A7" w:rsidRPr="00211DF8" w:rsidRDefault="00BF019D" w:rsidP="00A00C1A">
            <w:pPr>
              <w:spacing w:after="0"/>
              <w:rPr>
                <w:rFonts w:ascii="Palatino Linotype" w:hAnsi="Palatino Linotype"/>
                <w:szCs w:val="20"/>
              </w:rPr>
            </w:pPr>
            <w:r w:rsidRPr="00211DF8">
              <w:rPr>
                <w:rFonts w:ascii="Palatino Linotype" w:hAnsi="Palatino Linotype"/>
                <w:szCs w:val="20"/>
              </w:rPr>
              <w:t>No need to delete the record in the client POS system. The update strategy is. If record exists in the client local DB, update record according to the key (NOT delete and insert). If record not exist, just insert NEW records. if DELETE action, system only logical mark delete the record but NOT physical delete record</w:t>
            </w:r>
          </w:p>
        </w:tc>
        <w:tc>
          <w:tcPr>
            <w:tcW w:w="1435" w:type="dxa"/>
          </w:tcPr>
          <w:p w14:paraId="75302912" w14:textId="77777777" w:rsidR="00E819A7" w:rsidRPr="00211DF8" w:rsidRDefault="00693050" w:rsidP="00FF036B">
            <w:pPr>
              <w:spacing w:after="0"/>
              <w:jc w:val="center"/>
              <w:rPr>
                <w:rFonts w:ascii="Palatino Linotype" w:hAnsi="Palatino Linotype"/>
                <w:szCs w:val="20"/>
              </w:rPr>
            </w:pPr>
            <w:r w:rsidRPr="00211DF8">
              <w:rPr>
                <w:rFonts w:ascii="Palatino Linotype" w:hAnsi="Palatino Linotype"/>
                <w:szCs w:val="20"/>
              </w:rPr>
              <w:t>Carl</w:t>
            </w:r>
          </w:p>
        </w:tc>
      </w:tr>
      <w:tr w:rsidR="00E819A7" w:rsidRPr="00211DF8" w14:paraId="7D46000E" w14:textId="77777777" w:rsidTr="00947B39">
        <w:trPr>
          <w:cantSplit/>
        </w:trPr>
        <w:tc>
          <w:tcPr>
            <w:tcW w:w="418" w:type="dxa"/>
          </w:tcPr>
          <w:p w14:paraId="6CBA21A1" w14:textId="77777777" w:rsidR="00E819A7" w:rsidRPr="00211DF8" w:rsidRDefault="00E819A7" w:rsidP="00E819A7">
            <w:pPr>
              <w:spacing w:after="0"/>
              <w:jc w:val="both"/>
              <w:rPr>
                <w:rFonts w:ascii="Palatino Linotype" w:hAnsi="Palatino Linotype"/>
                <w:szCs w:val="20"/>
              </w:rPr>
            </w:pPr>
            <w:r w:rsidRPr="00211DF8">
              <w:rPr>
                <w:rFonts w:ascii="Palatino Linotype" w:hAnsi="Palatino Linotype"/>
                <w:szCs w:val="20"/>
              </w:rPr>
              <w:lastRenderedPageBreak/>
              <w:t>5</w:t>
            </w:r>
          </w:p>
        </w:tc>
        <w:tc>
          <w:tcPr>
            <w:tcW w:w="1989" w:type="dxa"/>
            <w:shd w:val="clear" w:color="auto" w:fill="auto"/>
          </w:tcPr>
          <w:p w14:paraId="3BA9136D" w14:textId="77777777" w:rsidR="00E819A7" w:rsidRPr="00211DF8" w:rsidRDefault="00E819A7" w:rsidP="00A00C1A">
            <w:pPr>
              <w:spacing w:after="0"/>
              <w:rPr>
                <w:rFonts w:ascii="Palatino Linotype" w:hAnsi="Palatino Linotype"/>
                <w:szCs w:val="20"/>
                <w:lang w:val="en-GB"/>
              </w:rPr>
            </w:pPr>
            <w:r w:rsidRPr="00211DF8">
              <w:rPr>
                <w:rFonts w:ascii="Palatino Linotype" w:hAnsi="Palatino Linotype"/>
                <w:szCs w:val="20"/>
                <w:lang w:val="en-GB"/>
              </w:rPr>
              <w:t xml:space="preserve">Pricing/Master data update in Pricing server </w:t>
            </w:r>
          </w:p>
        </w:tc>
        <w:tc>
          <w:tcPr>
            <w:tcW w:w="6390" w:type="dxa"/>
          </w:tcPr>
          <w:p w14:paraId="605B12D7" w14:textId="77777777" w:rsidR="00E819A7" w:rsidRPr="00211DF8" w:rsidRDefault="00D71F77" w:rsidP="00A00C1A">
            <w:pPr>
              <w:spacing w:after="0"/>
              <w:rPr>
                <w:rFonts w:ascii="Palatino Linotype" w:hAnsi="Palatino Linotype"/>
                <w:szCs w:val="20"/>
                <w:lang w:val="en-GB"/>
              </w:rPr>
            </w:pPr>
            <w:r w:rsidRPr="00211DF8">
              <w:rPr>
                <w:rFonts w:ascii="Palatino Linotype" w:hAnsi="Palatino Linotype"/>
                <w:szCs w:val="20"/>
                <w:lang w:val="en-GB"/>
              </w:rPr>
              <w:t>Because in current system of pricing server, it requires triggering the stored procedures to generate pricing data, so that service bus need to implement a DB adapter to trigger this process by time interval rather than use a DB adapter to monitor the pricing/master data’s delta change.</w:t>
            </w:r>
          </w:p>
        </w:tc>
        <w:tc>
          <w:tcPr>
            <w:tcW w:w="1435" w:type="dxa"/>
          </w:tcPr>
          <w:p w14:paraId="20EE9E92" w14:textId="77777777" w:rsidR="00E819A7" w:rsidRPr="00211DF8" w:rsidRDefault="00E819A7" w:rsidP="00FF036B">
            <w:pPr>
              <w:spacing w:after="0"/>
              <w:jc w:val="center"/>
              <w:rPr>
                <w:rFonts w:ascii="Palatino Linotype" w:hAnsi="Palatino Linotype"/>
                <w:szCs w:val="20"/>
              </w:rPr>
            </w:pPr>
            <w:r w:rsidRPr="00211DF8">
              <w:rPr>
                <w:rFonts w:ascii="Palatino Linotype" w:hAnsi="Palatino Linotype"/>
                <w:szCs w:val="20"/>
              </w:rPr>
              <w:t>Wing</w:t>
            </w:r>
          </w:p>
        </w:tc>
      </w:tr>
    </w:tbl>
    <w:p w14:paraId="017D220F" w14:textId="77777777" w:rsidR="002E65DE" w:rsidRDefault="002E65DE" w:rsidP="00A00C1A">
      <w:pPr>
        <w:pStyle w:val="Heading4"/>
        <w:numPr>
          <w:ilvl w:val="0"/>
          <w:numId w:val="0"/>
        </w:numPr>
        <w:spacing w:before="0" w:line="360" w:lineRule="auto"/>
        <w:jc w:val="both"/>
        <w:rPr>
          <w:rFonts w:ascii="Palatino Linotype" w:hAnsi="Palatino Linotype"/>
        </w:rPr>
      </w:pPr>
    </w:p>
    <w:p w14:paraId="38904E6D" w14:textId="77777777" w:rsidR="004E1819" w:rsidRPr="00211DF8" w:rsidRDefault="004E1819" w:rsidP="007E6F0F">
      <w:pPr>
        <w:pStyle w:val="Heading4"/>
        <w:spacing w:before="0" w:line="360" w:lineRule="auto"/>
        <w:jc w:val="both"/>
        <w:rPr>
          <w:rFonts w:ascii="Palatino Linotype" w:hAnsi="Palatino Linotype"/>
        </w:rPr>
      </w:pPr>
      <w:bookmarkStart w:id="156" w:name="_Toc469498446"/>
      <w:r w:rsidRPr="00211DF8">
        <w:rPr>
          <w:rFonts w:ascii="Palatino Linotype" w:hAnsi="Palatino Linotype"/>
        </w:rPr>
        <w:t>Dependencies</w:t>
      </w:r>
      <w:bookmarkEnd w:id="156"/>
    </w:p>
    <w:tbl>
      <w:tblPr>
        <w:tblW w:w="10232"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
        <w:gridCol w:w="1759"/>
        <w:gridCol w:w="6642"/>
        <w:gridCol w:w="1435"/>
      </w:tblGrid>
      <w:tr w:rsidR="00947B39" w:rsidRPr="00211DF8" w14:paraId="4A234183" w14:textId="77777777" w:rsidTr="00947B39">
        <w:trPr>
          <w:cantSplit/>
          <w:tblHeader/>
        </w:trPr>
        <w:tc>
          <w:tcPr>
            <w:tcW w:w="396" w:type="dxa"/>
            <w:shd w:val="clear" w:color="auto" w:fill="365F91" w:themeFill="accent1" w:themeFillShade="BF"/>
          </w:tcPr>
          <w:p w14:paraId="131D6F30" w14:textId="77777777" w:rsidR="00947B39" w:rsidRPr="00211DF8" w:rsidRDefault="00947B39" w:rsidP="007E6F0F">
            <w:pPr>
              <w:spacing w:after="0"/>
              <w:jc w:val="both"/>
              <w:rPr>
                <w:rFonts w:ascii="Palatino Linotype" w:hAnsi="Palatino Linotype"/>
                <w:b/>
                <w:color w:val="FFFFFF"/>
                <w:szCs w:val="20"/>
              </w:rPr>
            </w:pPr>
            <w:r w:rsidRPr="00211DF8">
              <w:rPr>
                <w:rFonts w:ascii="Palatino Linotype" w:hAnsi="Palatino Linotype"/>
                <w:b/>
                <w:color w:val="FFFFFF"/>
                <w:szCs w:val="20"/>
              </w:rPr>
              <w:t>#</w:t>
            </w:r>
          </w:p>
        </w:tc>
        <w:tc>
          <w:tcPr>
            <w:tcW w:w="1759" w:type="dxa"/>
            <w:shd w:val="clear" w:color="auto" w:fill="365F91" w:themeFill="accent1" w:themeFillShade="BF"/>
          </w:tcPr>
          <w:p w14:paraId="6B3F3D3B" w14:textId="77777777" w:rsidR="00947B39" w:rsidRPr="00211DF8" w:rsidRDefault="00947B39" w:rsidP="007E6F0F">
            <w:pPr>
              <w:spacing w:after="0"/>
              <w:jc w:val="both"/>
              <w:rPr>
                <w:rFonts w:ascii="Palatino Linotype" w:hAnsi="Palatino Linotype"/>
                <w:b/>
                <w:color w:val="FFFFFF"/>
                <w:szCs w:val="20"/>
              </w:rPr>
            </w:pPr>
            <w:r w:rsidRPr="00211DF8">
              <w:rPr>
                <w:rFonts w:ascii="Palatino Linotype" w:hAnsi="Palatino Linotype"/>
                <w:b/>
                <w:color w:val="FFFFFF"/>
                <w:szCs w:val="20"/>
              </w:rPr>
              <w:t>Dependency</w:t>
            </w:r>
          </w:p>
        </w:tc>
        <w:tc>
          <w:tcPr>
            <w:tcW w:w="6642" w:type="dxa"/>
            <w:shd w:val="clear" w:color="auto" w:fill="365F91" w:themeFill="accent1" w:themeFillShade="BF"/>
          </w:tcPr>
          <w:p w14:paraId="741CF47F" w14:textId="77777777" w:rsidR="00947B39" w:rsidRPr="00211DF8" w:rsidRDefault="00947B39" w:rsidP="007E6F0F">
            <w:pPr>
              <w:spacing w:after="0"/>
              <w:jc w:val="both"/>
              <w:rPr>
                <w:rFonts w:ascii="Palatino Linotype" w:hAnsi="Palatino Linotype"/>
                <w:b/>
                <w:color w:val="FFFFFF"/>
                <w:szCs w:val="20"/>
              </w:rPr>
            </w:pPr>
            <w:r w:rsidRPr="00211DF8">
              <w:rPr>
                <w:rFonts w:ascii="Palatino Linotype" w:hAnsi="Palatino Linotype"/>
                <w:b/>
                <w:color w:val="FFFFFF"/>
                <w:szCs w:val="20"/>
              </w:rPr>
              <w:t>Description</w:t>
            </w:r>
          </w:p>
        </w:tc>
        <w:tc>
          <w:tcPr>
            <w:tcW w:w="1435" w:type="dxa"/>
            <w:shd w:val="clear" w:color="auto" w:fill="365F91" w:themeFill="accent1" w:themeFillShade="BF"/>
          </w:tcPr>
          <w:p w14:paraId="15DC93EA" w14:textId="77777777" w:rsidR="00947B39" w:rsidRPr="00211DF8" w:rsidRDefault="00947B39" w:rsidP="007E6F0F">
            <w:pPr>
              <w:spacing w:after="0"/>
              <w:jc w:val="both"/>
              <w:rPr>
                <w:rFonts w:ascii="Palatino Linotype" w:hAnsi="Palatino Linotype"/>
                <w:b/>
                <w:color w:val="FFFFFF"/>
                <w:szCs w:val="20"/>
              </w:rPr>
            </w:pPr>
            <w:r w:rsidRPr="00211DF8">
              <w:rPr>
                <w:rFonts w:ascii="Palatino Linotype" w:hAnsi="Palatino Linotype"/>
                <w:b/>
                <w:color w:val="FFFFFF"/>
                <w:szCs w:val="20"/>
              </w:rPr>
              <w:t>Owner</w:t>
            </w:r>
          </w:p>
        </w:tc>
      </w:tr>
      <w:tr w:rsidR="00947B39" w:rsidRPr="00211DF8" w14:paraId="03931D4D" w14:textId="77777777" w:rsidTr="00A00C1A">
        <w:trPr>
          <w:cantSplit/>
        </w:trPr>
        <w:tc>
          <w:tcPr>
            <w:tcW w:w="396" w:type="dxa"/>
            <w:shd w:val="clear" w:color="auto" w:fill="BFBFBF" w:themeFill="background1" w:themeFillShade="BF"/>
          </w:tcPr>
          <w:p w14:paraId="45951FB2" w14:textId="77777777" w:rsidR="00947B3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1759" w:type="dxa"/>
            <w:shd w:val="clear" w:color="auto" w:fill="BFBFBF" w:themeFill="background1" w:themeFillShade="BF"/>
          </w:tcPr>
          <w:p w14:paraId="04EDD918" w14:textId="77777777" w:rsidR="00947B3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6642" w:type="dxa"/>
            <w:shd w:val="clear" w:color="auto" w:fill="BFBFBF" w:themeFill="background1" w:themeFillShade="BF"/>
          </w:tcPr>
          <w:p w14:paraId="33AE10A3" w14:textId="77777777" w:rsidR="00947B3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1435" w:type="dxa"/>
            <w:shd w:val="clear" w:color="auto" w:fill="BFBFBF" w:themeFill="background1" w:themeFillShade="BF"/>
          </w:tcPr>
          <w:p w14:paraId="37C1096B" w14:textId="77777777" w:rsidR="00947B39" w:rsidRPr="00211DF8" w:rsidRDefault="00D16925" w:rsidP="007E6F0F">
            <w:pPr>
              <w:spacing w:after="0"/>
              <w:jc w:val="both"/>
              <w:rPr>
                <w:rFonts w:ascii="Palatino Linotype" w:hAnsi="Palatino Linotype"/>
                <w:szCs w:val="20"/>
              </w:rPr>
            </w:pPr>
            <w:r>
              <w:rPr>
                <w:rFonts w:ascii="Palatino Linotype" w:hAnsi="Palatino Linotype"/>
                <w:szCs w:val="20"/>
              </w:rPr>
              <w:t>-</w:t>
            </w:r>
          </w:p>
        </w:tc>
      </w:tr>
    </w:tbl>
    <w:p w14:paraId="3DD7B4C4" w14:textId="77777777" w:rsidR="002E65DE" w:rsidRDefault="002E65DE" w:rsidP="00A00C1A">
      <w:pPr>
        <w:pStyle w:val="Heading4"/>
        <w:numPr>
          <w:ilvl w:val="0"/>
          <w:numId w:val="0"/>
        </w:numPr>
        <w:spacing w:before="0" w:line="360" w:lineRule="auto"/>
        <w:ind w:left="864" w:hanging="864"/>
        <w:jc w:val="both"/>
        <w:rPr>
          <w:rFonts w:ascii="Palatino Linotype" w:hAnsi="Palatino Linotype"/>
        </w:rPr>
      </w:pPr>
    </w:p>
    <w:p w14:paraId="173E99F9" w14:textId="77777777" w:rsidR="004E1819" w:rsidRPr="00211DF8" w:rsidRDefault="004E1819" w:rsidP="007E6F0F">
      <w:pPr>
        <w:pStyle w:val="Heading4"/>
        <w:spacing w:before="0" w:line="360" w:lineRule="auto"/>
        <w:jc w:val="both"/>
        <w:rPr>
          <w:rFonts w:ascii="Palatino Linotype" w:hAnsi="Palatino Linotype"/>
        </w:rPr>
      </w:pPr>
      <w:bookmarkStart w:id="157" w:name="_Toc469498447"/>
      <w:r w:rsidRPr="00211DF8">
        <w:rPr>
          <w:rFonts w:ascii="Palatino Linotype" w:hAnsi="Palatino Linotype"/>
        </w:rPr>
        <w:t>Issues</w:t>
      </w:r>
      <w:bookmarkEnd w:id="157"/>
    </w:p>
    <w:tbl>
      <w:tblPr>
        <w:tblW w:w="10124"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
        <w:gridCol w:w="4521"/>
        <w:gridCol w:w="5153"/>
      </w:tblGrid>
      <w:tr w:rsidR="004E1819" w:rsidRPr="00211DF8" w14:paraId="6ABF738C" w14:textId="77777777" w:rsidTr="004E1819">
        <w:trPr>
          <w:cantSplit/>
          <w:tblHeader/>
        </w:trPr>
        <w:tc>
          <w:tcPr>
            <w:tcW w:w="450" w:type="dxa"/>
            <w:shd w:val="clear" w:color="auto" w:fill="365F91" w:themeFill="accent1" w:themeFillShade="BF"/>
          </w:tcPr>
          <w:p w14:paraId="57A5A5F8" w14:textId="77777777" w:rsidR="004E1819" w:rsidRPr="00211DF8" w:rsidRDefault="004E1819" w:rsidP="007E6F0F">
            <w:pPr>
              <w:spacing w:after="0"/>
              <w:jc w:val="both"/>
              <w:rPr>
                <w:rFonts w:ascii="Palatino Linotype" w:hAnsi="Palatino Linotype"/>
                <w:b/>
                <w:color w:val="FFFFFF"/>
                <w:szCs w:val="20"/>
              </w:rPr>
            </w:pPr>
            <w:r w:rsidRPr="00211DF8">
              <w:rPr>
                <w:rFonts w:ascii="Palatino Linotype" w:hAnsi="Palatino Linotype"/>
                <w:b/>
                <w:color w:val="FFFFFF"/>
                <w:szCs w:val="20"/>
              </w:rPr>
              <w:t>#</w:t>
            </w:r>
          </w:p>
        </w:tc>
        <w:tc>
          <w:tcPr>
            <w:tcW w:w="4521" w:type="dxa"/>
            <w:shd w:val="clear" w:color="auto" w:fill="365F91" w:themeFill="accent1" w:themeFillShade="BF"/>
          </w:tcPr>
          <w:p w14:paraId="08DD03FF" w14:textId="77777777" w:rsidR="004E1819" w:rsidRPr="00211DF8" w:rsidRDefault="004E1819" w:rsidP="007E6F0F">
            <w:pPr>
              <w:spacing w:after="0"/>
              <w:jc w:val="both"/>
              <w:rPr>
                <w:rFonts w:ascii="Palatino Linotype" w:hAnsi="Palatino Linotype"/>
                <w:b/>
                <w:color w:val="FFFFFF"/>
                <w:szCs w:val="20"/>
              </w:rPr>
            </w:pPr>
            <w:r w:rsidRPr="00211DF8">
              <w:rPr>
                <w:rFonts w:ascii="Palatino Linotype" w:hAnsi="Palatino Linotype"/>
                <w:b/>
                <w:color w:val="FFFFFF"/>
                <w:szCs w:val="20"/>
              </w:rPr>
              <w:t>Issue</w:t>
            </w:r>
          </w:p>
        </w:tc>
        <w:tc>
          <w:tcPr>
            <w:tcW w:w="5153" w:type="dxa"/>
            <w:shd w:val="clear" w:color="auto" w:fill="365F91" w:themeFill="accent1" w:themeFillShade="BF"/>
          </w:tcPr>
          <w:p w14:paraId="21EF0C81" w14:textId="77777777" w:rsidR="004E1819" w:rsidRPr="00211DF8" w:rsidRDefault="004E1819" w:rsidP="007E6F0F">
            <w:pPr>
              <w:spacing w:after="0"/>
              <w:jc w:val="both"/>
              <w:rPr>
                <w:rFonts w:ascii="Palatino Linotype" w:hAnsi="Palatino Linotype"/>
                <w:b/>
                <w:color w:val="FFFFFF"/>
                <w:szCs w:val="20"/>
              </w:rPr>
            </w:pPr>
            <w:r w:rsidRPr="00211DF8">
              <w:rPr>
                <w:rFonts w:ascii="Palatino Linotype" w:hAnsi="Palatino Linotype"/>
                <w:b/>
                <w:color w:val="FFFFFF"/>
                <w:szCs w:val="20"/>
              </w:rPr>
              <w:t>Description</w:t>
            </w:r>
          </w:p>
        </w:tc>
      </w:tr>
      <w:tr w:rsidR="004E1819" w:rsidRPr="00211DF8" w14:paraId="67DF02B4" w14:textId="77777777" w:rsidTr="00A00C1A">
        <w:trPr>
          <w:cantSplit/>
        </w:trPr>
        <w:tc>
          <w:tcPr>
            <w:tcW w:w="450" w:type="dxa"/>
            <w:shd w:val="clear" w:color="auto" w:fill="BFBFBF" w:themeFill="background1" w:themeFillShade="BF"/>
          </w:tcPr>
          <w:p w14:paraId="4DC0B506"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4521" w:type="dxa"/>
            <w:shd w:val="clear" w:color="auto" w:fill="BFBFBF" w:themeFill="background1" w:themeFillShade="BF"/>
          </w:tcPr>
          <w:p w14:paraId="74ED87FC"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5153" w:type="dxa"/>
            <w:shd w:val="clear" w:color="auto" w:fill="BFBFBF" w:themeFill="background1" w:themeFillShade="BF"/>
          </w:tcPr>
          <w:p w14:paraId="5786C276"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r>
    </w:tbl>
    <w:p w14:paraId="7177AB6C" w14:textId="77777777" w:rsidR="002E65DE" w:rsidRDefault="002E65DE" w:rsidP="00A00C1A">
      <w:pPr>
        <w:pStyle w:val="Heading4"/>
        <w:numPr>
          <w:ilvl w:val="0"/>
          <w:numId w:val="0"/>
        </w:numPr>
        <w:spacing w:before="0" w:line="360" w:lineRule="auto"/>
        <w:ind w:left="864"/>
        <w:jc w:val="both"/>
        <w:rPr>
          <w:rFonts w:ascii="Palatino Linotype" w:hAnsi="Palatino Linotype"/>
        </w:rPr>
      </w:pPr>
    </w:p>
    <w:p w14:paraId="16F84DFD" w14:textId="77777777" w:rsidR="004E1819" w:rsidRPr="00211DF8" w:rsidRDefault="004E1819" w:rsidP="007E6F0F">
      <w:pPr>
        <w:pStyle w:val="Heading4"/>
        <w:spacing w:before="0" w:line="360" w:lineRule="auto"/>
        <w:jc w:val="both"/>
        <w:rPr>
          <w:rFonts w:ascii="Palatino Linotype" w:hAnsi="Palatino Linotype"/>
        </w:rPr>
      </w:pPr>
      <w:bookmarkStart w:id="158" w:name="_Toc469498448"/>
      <w:r w:rsidRPr="00211DF8">
        <w:rPr>
          <w:rFonts w:ascii="Palatino Linotype" w:hAnsi="Palatino Linotype"/>
        </w:rPr>
        <w:t>Risks</w:t>
      </w:r>
      <w:bookmarkEnd w:id="92"/>
      <w:bookmarkEnd w:id="158"/>
    </w:p>
    <w:tbl>
      <w:tblPr>
        <w:tblW w:w="10147"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0"/>
        <w:gridCol w:w="3330"/>
        <w:gridCol w:w="1383"/>
        <w:gridCol w:w="1003"/>
        <w:gridCol w:w="1122"/>
        <w:gridCol w:w="2859"/>
      </w:tblGrid>
      <w:tr w:rsidR="004E1819" w:rsidRPr="00211DF8" w14:paraId="3D39DF36" w14:textId="77777777" w:rsidTr="00345D44">
        <w:trPr>
          <w:cantSplit/>
          <w:tblHeader/>
        </w:trPr>
        <w:tc>
          <w:tcPr>
            <w:tcW w:w="450" w:type="dxa"/>
            <w:shd w:val="clear" w:color="auto" w:fill="365F91" w:themeFill="accent1" w:themeFillShade="BF"/>
          </w:tcPr>
          <w:p w14:paraId="4ED4B136" w14:textId="77777777"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w:t>
            </w:r>
          </w:p>
        </w:tc>
        <w:tc>
          <w:tcPr>
            <w:tcW w:w="3330" w:type="dxa"/>
            <w:shd w:val="clear" w:color="auto" w:fill="365F91" w:themeFill="accent1" w:themeFillShade="BF"/>
          </w:tcPr>
          <w:p w14:paraId="509F3756" w14:textId="77777777"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Risk</w:t>
            </w:r>
          </w:p>
        </w:tc>
        <w:tc>
          <w:tcPr>
            <w:tcW w:w="1383" w:type="dxa"/>
            <w:shd w:val="clear" w:color="auto" w:fill="365F91" w:themeFill="accent1" w:themeFillShade="BF"/>
          </w:tcPr>
          <w:p w14:paraId="071ACC77" w14:textId="77777777"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Likelihood</w:t>
            </w:r>
          </w:p>
        </w:tc>
        <w:tc>
          <w:tcPr>
            <w:tcW w:w="1003" w:type="dxa"/>
            <w:shd w:val="clear" w:color="auto" w:fill="365F91" w:themeFill="accent1" w:themeFillShade="BF"/>
          </w:tcPr>
          <w:p w14:paraId="2A22AC20" w14:textId="77777777"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Owner</w:t>
            </w:r>
          </w:p>
        </w:tc>
        <w:tc>
          <w:tcPr>
            <w:tcW w:w="1122" w:type="dxa"/>
            <w:shd w:val="clear" w:color="auto" w:fill="365F91" w:themeFill="accent1" w:themeFillShade="BF"/>
          </w:tcPr>
          <w:p w14:paraId="0F3218A0" w14:textId="77777777"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Severity</w:t>
            </w:r>
          </w:p>
        </w:tc>
        <w:tc>
          <w:tcPr>
            <w:tcW w:w="2859" w:type="dxa"/>
            <w:shd w:val="clear" w:color="auto" w:fill="365F91" w:themeFill="accent1" w:themeFillShade="BF"/>
          </w:tcPr>
          <w:p w14:paraId="0FE7732B" w14:textId="77777777"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Potential Impact/Mitigation Strategy</w:t>
            </w:r>
          </w:p>
        </w:tc>
      </w:tr>
      <w:tr w:rsidR="004E1819" w:rsidRPr="00211DF8" w14:paraId="6524EB0D" w14:textId="77777777" w:rsidTr="00A00C1A">
        <w:trPr>
          <w:cantSplit/>
        </w:trPr>
        <w:tc>
          <w:tcPr>
            <w:tcW w:w="450" w:type="dxa"/>
            <w:shd w:val="clear" w:color="auto" w:fill="BFBFBF" w:themeFill="background1" w:themeFillShade="BF"/>
          </w:tcPr>
          <w:p w14:paraId="7034E2FF"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3330" w:type="dxa"/>
            <w:shd w:val="clear" w:color="auto" w:fill="BFBFBF" w:themeFill="background1" w:themeFillShade="BF"/>
          </w:tcPr>
          <w:p w14:paraId="37F53C4F"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1383" w:type="dxa"/>
            <w:shd w:val="clear" w:color="auto" w:fill="BFBFBF" w:themeFill="background1" w:themeFillShade="BF"/>
          </w:tcPr>
          <w:p w14:paraId="56177D49"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1003" w:type="dxa"/>
            <w:shd w:val="clear" w:color="auto" w:fill="BFBFBF" w:themeFill="background1" w:themeFillShade="BF"/>
          </w:tcPr>
          <w:p w14:paraId="5E2E4A83"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1122" w:type="dxa"/>
            <w:shd w:val="clear" w:color="auto" w:fill="BFBFBF" w:themeFill="background1" w:themeFillShade="BF"/>
          </w:tcPr>
          <w:p w14:paraId="30ED5A22"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2859" w:type="dxa"/>
            <w:shd w:val="clear" w:color="auto" w:fill="BFBFBF" w:themeFill="background1" w:themeFillShade="BF"/>
          </w:tcPr>
          <w:p w14:paraId="1CA79C53"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r>
    </w:tbl>
    <w:p w14:paraId="545A35D3" w14:textId="77777777" w:rsidR="004E1819" w:rsidRPr="00211DF8" w:rsidRDefault="004E1819" w:rsidP="00BC4C23">
      <w:pPr>
        <w:pStyle w:val="Caption"/>
        <w:jc w:val="center"/>
        <w:rPr>
          <w:rFonts w:ascii="Palatino Linotype" w:hAnsi="Palatino Linotype"/>
        </w:rPr>
      </w:pPr>
    </w:p>
    <w:p w14:paraId="23CFD345" w14:textId="77777777" w:rsidR="004E1819" w:rsidRPr="00211DF8" w:rsidRDefault="004E1819" w:rsidP="007E6F0F">
      <w:pPr>
        <w:pStyle w:val="Heading2"/>
        <w:jc w:val="both"/>
        <w:rPr>
          <w:rFonts w:ascii="Palatino Linotype" w:eastAsia="Microsoft YaHei" w:hAnsi="Palatino Linotype"/>
          <w:lang w:eastAsia="zh-CN"/>
        </w:rPr>
      </w:pPr>
      <w:bookmarkStart w:id="159" w:name="_Toc394065916"/>
      <w:bookmarkStart w:id="160" w:name="_Toc469498449"/>
      <w:r w:rsidRPr="00211DF8">
        <w:rPr>
          <w:rFonts w:ascii="Palatino Linotype" w:eastAsia="Microsoft YaHei" w:hAnsi="Palatino Linotype"/>
          <w:lang w:eastAsia="zh-CN"/>
        </w:rPr>
        <w:t>Value Propositions</w:t>
      </w:r>
      <w:bookmarkEnd w:id="159"/>
      <w:bookmarkEnd w:id="160"/>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88"/>
        <w:gridCol w:w="3374"/>
        <w:gridCol w:w="1620"/>
        <w:gridCol w:w="4590"/>
      </w:tblGrid>
      <w:tr w:rsidR="004E1819" w:rsidRPr="00211DF8" w14:paraId="5A37885C" w14:textId="77777777" w:rsidTr="004E1819">
        <w:tc>
          <w:tcPr>
            <w:tcW w:w="488" w:type="dxa"/>
            <w:shd w:val="clear" w:color="auto" w:fill="365F91" w:themeFill="accent1" w:themeFillShade="BF"/>
            <w:vAlign w:val="center"/>
          </w:tcPr>
          <w:p w14:paraId="76E8BBF4" w14:textId="77777777" w:rsidR="004E1819" w:rsidRPr="00211DF8" w:rsidRDefault="004E1819" w:rsidP="007E6F0F">
            <w:pPr>
              <w:pStyle w:val="BodyText2"/>
              <w:spacing w:after="0" w:line="240" w:lineRule="auto"/>
              <w:jc w:val="both"/>
              <w:rPr>
                <w:rFonts w:ascii="Palatino Linotype" w:eastAsia="Microsoft YaHei" w:hAnsi="Palatino Linotype" w:cstheme="minorBidi"/>
                <w:b/>
                <w:color w:val="FFFFFF"/>
                <w:sz w:val="22"/>
                <w:szCs w:val="20"/>
                <w:lang w:val="en-US" w:eastAsia="zh-CN"/>
              </w:rPr>
            </w:pPr>
            <w:r w:rsidRPr="00211DF8">
              <w:rPr>
                <w:rFonts w:ascii="Palatino Linotype" w:eastAsia="Microsoft YaHei" w:hAnsi="Palatino Linotype" w:cstheme="minorBidi"/>
                <w:b/>
                <w:color w:val="FFFFFF"/>
                <w:sz w:val="22"/>
                <w:szCs w:val="20"/>
                <w:lang w:val="en-US" w:eastAsia="zh-CN"/>
              </w:rPr>
              <w:t>#</w:t>
            </w:r>
          </w:p>
        </w:tc>
        <w:tc>
          <w:tcPr>
            <w:tcW w:w="3374" w:type="dxa"/>
            <w:shd w:val="clear" w:color="auto" w:fill="365F91" w:themeFill="accent1" w:themeFillShade="BF"/>
            <w:vAlign w:val="center"/>
          </w:tcPr>
          <w:p w14:paraId="597F8131" w14:textId="77777777" w:rsidR="004E1819" w:rsidRPr="00211DF8" w:rsidRDefault="004E1819" w:rsidP="007E6F0F">
            <w:pPr>
              <w:pStyle w:val="BodyText2"/>
              <w:spacing w:after="0" w:line="240" w:lineRule="auto"/>
              <w:jc w:val="both"/>
              <w:rPr>
                <w:rFonts w:ascii="Palatino Linotype" w:eastAsia="Microsoft YaHei" w:hAnsi="Palatino Linotype" w:cstheme="minorBidi"/>
                <w:b/>
                <w:color w:val="FFFFFF"/>
                <w:sz w:val="22"/>
                <w:szCs w:val="20"/>
                <w:lang w:val="en-US" w:eastAsia="zh-CN"/>
              </w:rPr>
            </w:pPr>
            <w:r w:rsidRPr="00211DF8">
              <w:rPr>
                <w:rFonts w:ascii="Palatino Linotype" w:eastAsia="Microsoft YaHei" w:hAnsi="Palatino Linotype" w:cstheme="minorBidi"/>
                <w:b/>
                <w:color w:val="FFFFFF"/>
                <w:sz w:val="22"/>
                <w:szCs w:val="20"/>
                <w:lang w:val="en-US" w:eastAsia="zh-CN"/>
              </w:rPr>
              <w:t>Value Proposition</w:t>
            </w:r>
          </w:p>
        </w:tc>
        <w:tc>
          <w:tcPr>
            <w:tcW w:w="1620" w:type="dxa"/>
            <w:shd w:val="clear" w:color="auto" w:fill="365F91" w:themeFill="accent1" w:themeFillShade="BF"/>
            <w:vAlign w:val="center"/>
          </w:tcPr>
          <w:p w14:paraId="0B8C10E4" w14:textId="77777777" w:rsidR="004E1819" w:rsidRPr="00211DF8" w:rsidRDefault="004E1819" w:rsidP="007E6F0F">
            <w:pPr>
              <w:pStyle w:val="BodyText2"/>
              <w:spacing w:after="0" w:line="240" w:lineRule="auto"/>
              <w:jc w:val="both"/>
              <w:rPr>
                <w:rFonts w:ascii="Palatino Linotype" w:eastAsia="Microsoft YaHei" w:hAnsi="Palatino Linotype" w:cstheme="minorBidi"/>
                <w:b/>
                <w:color w:val="FFFFFF"/>
                <w:sz w:val="22"/>
                <w:szCs w:val="20"/>
                <w:lang w:val="en-US" w:eastAsia="zh-CN"/>
              </w:rPr>
            </w:pPr>
            <w:r w:rsidRPr="00211DF8">
              <w:rPr>
                <w:rFonts w:ascii="Palatino Linotype" w:eastAsia="Microsoft YaHei" w:hAnsi="Palatino Linotype" w:cstheme="minorBidi"/>
                <w:b/>
                <w:color w:val="FFFFFF"/>
                <w:sz w:val="22"/>
                <w:szCs w:val="20"/>
                <w:lang w:val="en-US" w:eastAsia="zh-CN"/>
              </w:rPr>
              <w:t>Type</w:t>
            </w:r>
          </w:p>
        </w:tc>
        <w:tc>
          <w:tcPr>
            <w:tcW w:w="4590" w:type="dxa"/>
            <w:shd w:val="clear" w:color="auto" w:fill="365F91" w:themeFill="accent1" w:themeFillShade="BF"/>
          </w:tcPr>
          <w:p w14:paraId="1770B75F" w14:textId="77777777" w:rsidR="004E1819" w:rsidRPr="00211DF8" w:rsidRDefault="004E1819" w:rsidP="007E6F0F">
            <w:pPr>
              <w:pStyle w:val="BodyText2"/>
              <w:spacing w:after="0" w:line="240" w:lineRule="auto"/>
              <w:jc w:val="both"/>
              <w:rPr>
                <w:rFonts w:ascii="Palatino Linotype" w:eastAsia="Microsoft YaHei" w:hAnsi="Palatino Linotype" w:cstheme="minorBidi"/>
                <w:b/>
                <w:color w:val="FFFFFF"/>
                <w:sz w:val="22"/>
                <w:szCs w:val="20"/>
                <w:lang w:val="en-US" w:eastAsia="zh-CN"/>
              </w:rPr>
            </w:pPr>
            <w:r w:rsidRPr="00211DF8">
              <w:rPr>
                <w:rFonts w:ascii="Palatino Linotype" w:eastAsia="Microsoft YaHei" w:hAnsi="Palatino Linotype" w:cstheme="minorBidi"/>
                <w:b/>
                <w:color w:val="FFFFFF"/>
                <w:sz w:val="22"/>
                <w:szCs w:val="20"/>
                <w:lang w:val="en-US" w:eastAsia="zh-CN"/>
              </w:rPr>
              <w:t>Area of Benefit</w:t>
            </w:r>
          </w:p>
        </w:tc>
      </w:tr>
      <w:tr w:rsidR="004E1819" w:rsidRPr="00211DF8" w14:paraId="66C840A0" w14:textId="77777777" w:rsidTr="00A00C1A">
        <w:trPr>
          <w:trHeight w:val="60"/>
        </w:trPr>
        <w:tc>
          <w:tcPr>
            <w:tcW w:w="488" w:type="dxa"/>
            <w:shd w:val="clear" w:color="auto" w:fill="BFBFBF" w:themeFill="background1" w:themeFillShade="BF"/>
          </w:tcPr>
          <w:p w14:paraId="1F770AE3" w14:textId="77777777" w:rsidR="004E1819" w:rsidRPr="00211DF8" w:rsidRDefault="00D16925" w:rsidP="007E6F0F">
            <w:pPr>
              <w:pStyle w:val="BodyText2"/>
              <w:spacing w:after="0" w:line="240" w:lineRule="auto"/>
              <w:jc w:val="both"/>
              <w:rPr>
                <w:rFonts w:ascii="Palatino Linotype" w:hAnsi="Palatino Linotype" w:cs="Arial"/>
                <w:sz w:val="20"/>
                <w:szCs w:val="20"/>
              </w:rPr>
            </w:pPr>
            <w:r>
              <w:rPr>
                <w:rFonts w:ascii="Palatino Linotype" w:hAnsi="Palatino Linotype" w:cs="Arial"/>
                <w:sz w:val="20"/>
                <w:szCs w:val="20"/>
              </w:rPr>
              <w:t>-</w:t>
            </w:r>
          </w:p>
        </w:tc>
        <w:tc>
          <w:tcPr>
            <w:tcW w:w="3374" w:type="dxa"/>
            <w:shd w:val="clear" w:color="auto" w:fill="BFBFBF" w:themeFill="background1" w:themeFillShade="BF"/>
          </w:tcPr>
          <w:p w14:paraId="34E97BA9" w14:textId="77777777" w:rsidR="004E1819" w:rsidRPr="00211DF8" w:rsidRDefault="00D16925" w:rsidP="007E6F0F">
            <w:pPr>
              <w:pStyle w:val="BodyText2"/>
              <w:spacing w:after="0" w:line="240" w:lineRule="auto"/>
              <w:jc w:val="both"/>
              <w:rPr>
                <w:rFonts w:ascii="Palatino Linotype" w:hAnsi="Palatino Linotype" w:cs="Arial"/>
                <w:sz w:val="20"/>
                <w:szCs w:val="20"/>
              </w:rPr>
            </w:pPr>
            <w:r>
              <w:rPr>
                <w:rFonts w:ascii="Palatino Linotype" w:hAnsi="Palatino Linotype" w:cs="Arial"/>
                <w:sz w:val="20"/>
                <w:szCs w:val="20"/>
              </w:rPr>
              <w:t>-</w:t>
            </w:r>
          </w:p>
        </w:tc>
        <w:tc>
          <w:tcPr>
            <w:tcW w:w="1620" w:type="dxa"/>
            <w:shd w:val="clear" w:color="auto" w:fill="BFBFBF" w:themeFill="background1" w:themeFillShade="BF"/>
          </w:tcPr>
          <w:p w14:paraId="7C39CA06" w14:textId="77777777" w:rsidR="004E1819" w:rsidRPr="00211DF8" w:rsidRDefault="00D16925" w:rsidP="007E6F0F">
            <w:pPr>
              <w:pStyle w:val="BodyText2"/>
              <w:spacing w:after="0" w:line="240" w:lineRule="auto"/>
              <w:jc w:val="both"/>
              <w:rPr>
                <w:rFonts w:ascii="Palatino Linotype" w:hAnsi="Palatino Linotype" w:cs="Arial"/>
                <w:sz w:val="20"/>
                <w:szCs w:val="20"/>
              </w:rPr>
            </w:pPr>
            <w:r>
              <w:rPr>
                <w:rFonts w:ascii="Palatino Linotype" w:hAnsi="Palatino Linotype" w:cs="Arial"/>
                <w:sz w:val="20"/>
                <w:szCs w:val="20"/>
              </w:rPr>
              <w:t>-</w:t>
            </w:r>
          </w:p>
        </w:tc>
        <w:tc>
          <w:tcPr>
            <w:tcW w:w="4590" w:type="dxa"/>
            <w:shd w:val="clear" w:color="auto" w:fill="BFBFBF" w:themeFill="background1" w:themeFillShade="BF"/>
          </w:tcPr>
          <w:p w14:paraId="50083AE5" w14:textId="77777777" w:rsidR="004E1819" w:rsidRPr="00211DF8" w:rsidRDefault="00D16925" w:rsidP="007E6F0F">
            <w:pPr>
              <w:pStyle w:val="BodyText2"/>
              <w:spacing w:after="0" w:line="240" w:lineRule="auto"/>
              <w:jc w:val="both"/>
              <w:rPr>
                <w:rFonts w:ascii="Palatino Linotype" w:hAnsi="Palatino Linotype" w:cs="Arial"/>
                <w:sz w:val="20"/>
                <w:szCs w:val="20"/>
              </w:rPr>
            </w:pPr>
            <w:r>
              <w:rPr>
                <w:rFonts w:ascii="Palatino Linotype" w:hAnsi="Palatino Linotype" w:cs="Arial"/>
                <w:sz w:val="20"/>
                <w:szCs w:val="20"/>
              </w:rPr>
              <w:t>-</w:t>
            </w:r>
          </w:p>
        </w:tc>
      </w:tr>
    </w:tbl>
    <w:p w14:paraId="2B64275F" w14:textId="77777777" w:rsidR="00800475" w:rsidRPr="00211DF8" w:rsidRDefault="00800475" w:rsidP="007E6F0F">
      <w:pPr>
        <w:jc w:val="both"/>
        <w:rPr>
          <w:rFonts w:ascii="Palatino Linotype" w:hAnsi="Palatino Linotype"/>
          <w:lang w:eastAsia="zh-CN"/>
        </w:rPr>
      </w:pPr>
    </w:p>
    <w:p w14:paraId="3C473AE8" w14:textId="77777777" w:rsidR="00460F4D" w:rsidRPr="00211DF8" w:rsidRDefault="00460F4D" w:rsidP="007E6F0F">
      <w:pPr>
        <w:pStyle w:val="Heading1"/>
        <w:pageBreakBefore/>
        <w:spacing w:before="0" w:line="360" w:lineRule="auto"/>
        <w:jc w:val="both"/>
        <w:rPr>
          <w:rFonts w:ascii="Palatino Linotype" w:hAnsi="Palatino Linotype"/>
        </w:rPr>
      </w:pPr>
      <w:bookmarkStart w:id="161" w:name="_Toc394065919"/>
      <w:bookmarkStart w:id="162" w:name="_Toc469498450"/>
      <w:r w:rsidRPr="00211DF8">
        <w:rPr>
          <w:rFonts w:ascii="Palatino Linotype" w:hAnsi="Palatino Linotype"/>
        </w:rPr>
        <w:lastRenderedPageBreak/>
        <w:t>Business Process</w:t>
      </w:r>
      <w:bookmarkEnd w:id="161"/>
      <w:bookmarkEnd w:id="162"/>
    </w:p>
    <w:p w14:paraId="13ABB67E" w14:textId="77777777" w:rsidR="00460F4D" w:rsidRPr="00211DF8" w:rsidRDefault="00460F4D" w:rsidP="007E6F0F">
      <w:pPr>
        <w:pStyle w:val="Heading2"/>
        <w:spacing w:after="200" w:line="240" w:lineRule="auto"/>
        <w:jc w:val="both"/>
        <w:rPr>
          <w:rFonts w:ascii="Palatino Linotype" w:hAnsi="Palatino Linotype"/>
        </w:rPr>
      </w:pPr>
      <w:bookmarkStart w:id="163" w:name="_Toc394065920"/>
      <w:bookmarkStart w:id="164" w:name="_Toc469498451"/>
      <w:r w:rsidRPr="00211DF8">
        <w:rPr>
          <w:rFonts w:ascii="Palatino Linotype" w:hAnsi="Palatino Linotype"/>
        </w:rPr>
        <w:t>Business Process Scope</w:t>
      </w:r>
      <w:bookmarkEnd w:id="163"/>
      <w:bookmarkEnd w:id="164"/>
    </w:p>
    <w:p w14:paraId="3D84BBF1" w14:textId="77777777" w:rsidR="00D36D25" w:rsidRPr="00211DF8" w:rsidRDefault="00D36D25" w:rsidP="007E6F0F">
      <w:pPr>
        <w:pStyle w:val="ShapeTypeStyle"/>
        <w:spacing w:after="0"/>
        <w:jc w:val="both"/>
        <w:rPr>
          <w:rFonts w:ascii="Palatino Linotype" w:hAnsi="Palatino Linotype"/>
        </w:rPr>
      </w:pPr>
      <w:r w:rsidRPr="00211DF8">
        <w:rPr>
          <w:rFonts w:ascii="Palatino Linotype" w:hAnsi="Palatino Linotype"/>
        </w:rPr>
        <w:t>Process Area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85"/>
        <w:gridCol w:w="7597"/>
      </w:tblGrid>
      <w:tr w:rsidR="00D36D25" w:rsidRPr="00211DF8" w14:paraId="7223135E" w14:textId="77777777" w:rsidTr="00D36D25">
        <w:tc>
          <w:tcPr>
            <w:tcW w:w="3085" w:type="dxa"/>
            <w:shd w:val="clear" w:color="auto" w:fill="365F91" w:themeFill="accent1" w:themeFillShade="BF"/>
          </w:tcPr>
          <w:p w14:paraId="282AE0EC" w14:textId="77777777" w:rsidR="00D36D25" w:rsidRPr="00211DF8" w:rsidRDefault="00D36D25" w:rsidP="007E6F0F">
            <w:pPr>
              <w:pStyle w:val="TableStyle"/>
              <w:jc w:val="both"/>
              <w:rPr>
                <w:rFonts w:ascii="Palatino Linotype" w:hAnsi="Palatino Linotype"/>
                <w:color w:val="FFFFFF"/>
                <w:sz w:val="22"/>
              </w:rPr>
            </w:pPr>
            <w:r w:rsidRPr="00211DF8">
              <w:rPr>
                <w:rFonts w:ascii="Palatino Linotype" w:hAnsi="Palatino Linotype"/>
                <w:color w:val="FFFFFF"/>
                <w:sz w:val="22"/>
              </w:rPr>
              <w:t>Name</w:t>
            </w:r>
          </w:p>
        </w:tc>
        <w:tc>
          <w:tcPr>
            <w:tcW w:w="7597" w:type="dxa"/>
            <w:shd w:val="clear" w:color="auto" w:fill="365F91" w:themeFill="accent1" w:themeFillShade="BF"/>
          </w:tcPr>
          <w:p w14:paraId="10038572" w14:textId="77777777" w:rsidR="00D36D25" w:rsidRPr="00211DF8" w:rsidRDefault="00D36D25" w:rsidP="007E6F0F">
            <w:pPr>
              <w:pStyle w:val="TableStyle"/>
              <w:jc w:val="both"/>
              <w:rPr>
                <w:rFonts w:ascii="Palatino Linotype" w:hAnsi="Palatino Linotype"/>
                <w:color w:val="FFFFFF"/>
                <w:sz w:val="22"/>
              </w:rPr>
            </w:pPr>
            <w:r w:rsidRPr="00211DF8">
              <w:rPr>
                <w:rFonts w:ascii="Palatino Linotype" w:hAnsi="Palatino Linotype"/>
                <w:color w:val="FFFFFF"/>
                <w:sz w:val="22"/>
              </w:rPr>
              <w:t>Description</w:t>
            </w:r>
          </w:p>
        </w:tc>
      </w:tr>
      <w:tr w:rsidR="00D36D25" w:rsidRPr="00211DF8" w14:paraId="2C515972" w14:textId="77777777" w:rsidTr="008B0458">
        <w:tc>
          <w:tcPr>
            <w:tcW w:w="3085" w:type="dxa"/>
            <w:shd w:val="clear" w:color="auto" w:fill="auto"/>
          </w:tcPr>
          <w:p w14:paraId="46AAFCC0" w14:textId="77777777" w:rsidR="00D36D25" w:rsidRPr="00211DF8" w:rsidRDefault="007B2581" w:rsidP="00A00C1A">
            <w:pPr>
              <w:pStyle w:val="TableStyle"/>
              <w:rPr>
                <w:rFonts w:ascii="Palatino Linotype" w:hAnsi="Palatino Linotype"/>
                <w:sz w:val="22"/>
                <w:lang w:val="en-US"/>
              </w:rPr>
            </w:pPr>
            <w:r w:rsidRPr="00211DF8">
              <w:rPr>
                <w:rFonts w:ascii="Palatino Linotype" w:eastAsia="SimSun" w:hAnsi="Palatino Linotype"/>
                <w:sz w:val="22"/>
              </w:rPr>
              <w:t>Sales data real time exchange</w:t>
            </w:r>
          </w:p>
        </w:tc>
        <w:tc>
          <w:tcPr>
            <w:tcW w:w="7597" w:type="dxa"/>
            <w:shd w:val="clear" w:color="auto" w:fill="auto"/>
          </w:tcPr>
          <w:p w14:paraId="28AF387A" w14:textId="77777777" w:rsidR="007B2581" w:rsidRPr="00211DF8" w:rsidRDefault="007B2581" w:rsidP="00A00C1A">
            <w:pPr>
              <w:pStyle w:val="TableStyle"/>
              <w:spacing w:line="276" w:lineRule="auto"/>
              <w:rPr>
                <w:rFonts w:ascii="Palatino Linotype" w:eastAsia="SimSun" w:hAnsi="Palatino Linotype"/>
                <w:sz w:val="22"/>
              </w:rPr>
            </w:pPr>
            <w:r w:rsidRPr="00211DF8">
              <w:rPr>
                <w:rFonts w:ascii="Palatino Linotype" w:eastAsia="SimSun" w:hAnsi="Palatino Linotype"/>
                <w:sz w:val="22"/>
              </w:rPr>
              <w:t xml:space="preserve">In Maxim’s daily operation, the sales data in POS </w:t>
            </w:r>
            <w:r w:rsidR="00866A3A" w:rsidRPr="00211DF8">
              <w:rPr>
                <w:rFonts w:ascii="Palatino Linotype" w:eastAsia="SimSun" w:hAnsi="Palatino Linotype"/>
                <w:sz w:val="22"/>
              </w:rPr>
              <w:t>client</w:t>
            </w:r>
            <w:r w:rsidRPr="00211DF8">
              <w:rPr>
                <w:rFonts w:ascii="Palatino Linotype" w:eastAsia="SimSun" w:hAnsi="Palatino Linotype"/>
                <w:sz w:val="22"/>
              </w:rPr>
              <w:t>s, will be collected by 2 parties of data consumers in real time.</w:t>
            </w:r>
          </w:p>
          <w:p w14:paraId="65167B48" w14:textId="460CA80C" w:rsidR="007B2581" w:rsidRPr="00211DF8" w:rsidRDefault="007B2581" w:rsidP="00A00C1A">
            <w:pPr>
              <w:pStyle w:val="ListParagraph"/>
              <w:numPr>
                <w:ilvl w:val="0"/>
                <w:numId w:val="3"/>
              </w:numPr>
              <w:spacing w:after="0"/>
              <w:rPr>
                <w:rFonts w:ascii="Palatino Linotype" w:eastAsia="SimSun" w:hAnsi="Palatino Linotype" w:cs="Times New Roman"/>
                <w:lang w:val="en-GB" w:eastAsia="zh-CN"/>
              </w:rPr>
            </w:pPr>
            <w:r w:rsidRPr="00211DF8">
              <w:rPr>
                <w:rFonts w:ascii="Palatino Linotype" w:eastAsia="SimSun" w:hAnsi="Palatino Linotype" w:cs="Times New Roman"/>
                <w:lang w:val="en-GB" w:eastAsia="zh-CN"/>
              </w:rPr>
              <w:t>Sales operation team – for data backup, audit</w:t>
            </w:r>
            <w:r w:rsidR="000150CA" w:rsidRPr="00211DF8">
              <w:rPr>
                <w:rFonts w:ascii="Palatino Linotype" w:eastAsia="SimSun" w:hAnsi="Palatino Linotype" w:cs="Times New Roman"/>
                <w:lang w:val="en-GB" w:eastAsia="zh-CN"/>
              </w:rPr>
              <w:t>ing</w:t>
            </w:r>
            <w:r w:rsidRPr="00211DF8">
              <w:rPr>
                <w:rFonts w:ascii="Palatino Linotype" w:eastAsia="SimSun" w:hAnsi="Palatino Linotype" w:cs="Times New Roman"/>
                <w:lang w:val="en-GB" w:eastAsia="zh-CN"/>
              </w:rPr>
              <w:t xml:space="preserve"> and </w:t>
            </w:r>
            <w:r w:rsidR="000150CA" w:rsidRPr="00211DF8">
              <w:rPr>
                <w:rFonts w:ascii="Palatino Linotype" w:eastAsia="SimSun" w:hAnsi="Palatino Linotype" w:cs="Times New Roman"/>
                <w:lang w:val="en-GB" w:eastAsia="zh-CN"/>
              </w:rPr>
              <w:t>other business process</w:t>
            </w:r>
            <w:ins w:id="165" w:author="Steven Chen" w:date="2016-12-16T17:38:00Z">
              <w:r w:rsidR="00441697">
                <w:rPr>
                  <w:rFonts w:ascii="Palatino Linotype" w:eastAsia="SimSun" w:hAnsi="Palatino Linotype" w:cs="Times New Roman"/>
                  <w:lang w:val="en-GB" w:eastAsia="zh-CN"/>
                </w:rPr>
                <w:t xml:space="preserve"> (if Sales server still require the data)</w:t>
              </w:r>
            </w:ins>
            <w:r w:rsidR="000150CA" w:rsidRPr="00211DF8">
              <w:rPr>
                <w:rFonts w:ascii="Palatino Linotype" w:eastAsia="SimSun" w:hAnsi="Palatino Linotype" w:cs="Times New Roman"/>
                <w:lang w:val="en-GB" w:eastAsia="zh-CN"/>
              </w:rPr>
              <w:t>.</w:t>
            </w:r>
          </w:p>
          <w:p w14:paraId="2A8466A1" w14:textId="77777777" w:rsidR="007B2581" w:rsidRPr="00211DF8" w:rsidRDefault="007B2581" w:rsidP="00A00C1A">
            <w:pPr>
              <w:pStyle w:val="TableStyle"/>
              <w:numPr>
                <w:ilvl w:val="0"/>
                <w:numId w:val="3"/>
              </w:numPr>
              <w:spacing w:line="276" w:lineRule="auto"/>
              <w:rPr>
                <w:rFonts w:ascii="Palatino Linotype" w:eastAsia="SimSun" w:hAnsi="Palatino Linotype"/>
                <w:sz w:val="22"/>
              </w:rPr>
            </w:pPr>
            <w:r w:rsidRPr="00211DF8">
              <w:rPr>
                <w:rFonts w:ascii="Palatino Linotype" w:eastAsia="SimSun" w:hAnsi="Palatino Linotype"/>
                <w:sz w:val="22"/>
              </w:rPr>
              <w:t>EDW team – use partial data for data conversion and analysis purpose.</w:t>
            </w:r>
          </w:p>
          <w:p w14:paraId="3461F06D" w14:textId="77777777" w:rsidR="000150CA" w:rsidRPr="00211DF8" w:rsidRDefault="000150CA" w:rsidP="00A00C1A">
            <w:pPr>
              <w:rPr>
                <w:rFonts w:ascii="Palatino Linotype" w:eastAsia="SimSun" w:hAnsi="Palatino Linotype"/>
                <w:lang w:val="en-GB" w:eastAsia="zh-CN"/>
              </w:rPr>
            </w:pPr>
            <w:r w:rsidRPr="00211DF8">
              <w:rPr>
                <w:rFonts w:ascii="Palatino Linotype" w:eastAsia="SimSun" w:hAnsi="Palatino Linotype" w:cs="Times New Roman"/>
                <w:lang w:val="en-GB" w:eastAsia="zh-CN"/>
              </w:rPr>
              <w:t xml:space="preserve">The sales data shall be collected from 400+ POS </w:t>
            </w:r>
            <w:r w:rsidR="00866A3A" w:rsidRPr="00211DF8">
              <w:rPr>
                <w:rFonts w:ascii="Palatino Linotype" w:eastAsia="SimSun" w:hAnsi="Palatino Linotype" w:cs="Times New Roman"/>
                <w:lang w:val="en-GB" w:eastAsia="zh-CN"/>
              </w:rPr>
              <w:t>client</w:t>
            </w:r>
            <w:r w:rsidRPr="00211DF8">
              <w:rPr>
                <w:rFonts w:ascii="Palatino Linotype" w:eastAsia="SimSun" w:hAnsi="Palatino Linotype" w:cs="Times New Roman"/>
                <w:lang w:val="en-GB" w:eastAsia="zh-CN"/>
              </w:rPr>
              <w:t xml:space="preserve">s which are running upon 3 different POS solution vendors, with different database models and interface methods. The service bus between the data providers (POS </w:t>
            </w:r>
            <w:r w:rsidR="00866A3A" w:rsidRPr="00211DF8">
              <w:rPr>
                <w:rFonts w:ascii="Palatino Linotype" w:eastAsia="SimSun" w:hAnsi="Palatino Linotype" w:cs="Times New Roman"/>
                <w:lang w:val="en-GB" w:eastAsia="zh-CN"/>
              </w:rPr>
              <w:t>client</w:t>
            </w:r>
            <w:r w:rsidRPr="00211DF8">
              <w:rPr>
                <w:rFonts w:ascii="Palatino Linotype" w:eastAsia="SimSun" w:hAnsi="Palatino Linotype" w:cs="Times New Roman"/>
                <w:lang w:val="en-GB" w:eastAsia="zh-CN"/>
              </w:rPr>
              <w:t>s) and the data consumers is expected not only to fulfil the purpose of data polling and pushing but also to bridge these differences.</w:t>
            </w:r>
          </w:p>
        </w:tc>
      </w:tr>
      <w:tr w:rsidR="00D36D25" w:rsidRPr="00211DF8" w14:paraId="1FE5FB9E" w14:textId="77777777" w:rsidTr="008B0458">
        <w:tc>
          <w:tcPr>
            <w:tcW w:w="3085" w:type="dxa"/>
            <w:shd w:val="clear" w:color="auto" w:fill="auto"/>
          </w:tcPr>
          <w:p w14:paraId="47E127B5" w14:textId="77777777" w:rsidR="00D36D25" w:rsidRPr="00211DF8" w:rsidRDefault="007B2581" w:rsidP="00A00C1A">
            <w:pPr>
              <w:pStyle w:val="TableStyle"/>
              <w:rPr>
                <w:rFonts w:ascii="Palatino Linotype" w:eastAsia="SimSun" w:hAnsi="Palatino Linotype"/>
                <w:sz w:val="22"/>
              </w:rPr>
            </w:pPr>
            <w:r w:rsidRPr="00211DF8">
              <w:rPr>
                <w:rFonts w:ascii="Palatino Linotype" w:eastAsia="SimSun" w:hAnsi="Palatino Linotype"/>
                <w:sz w:val="22"/>
              </w:rPr>
              <w:t>Sales data end-of-data processing</w:t>
            </w:r>
          </w:p>
        </w:tc>
        <w:tc>
          <w:tcPr>
            <w:tcW w:w="7597" w:type="dxa"/>
            <w:shd w:val="clear" w:color="auto" w:fill="auto"/>
          </w:tcPr>
          <w:p w14:paraId="23BD148F" w14:textId="77777777" w:rsidR="00D36D25" w:rsidRPr="00211DF8" w:rsidRDefault="003B2E24" w:rsidP="00A00C1A">
            <w:pPr>
              <w:pStyle w:val="TableStyle"/>
              <w:rPr>
                <w:rFonts w:ascii="Palatino Linotype" w:eastAsia="SimSun" w:hAnsi="Palatino Linotype"/>
                <w:sz w:val="22"/>
              </w:rPr>
            </w:pPr>
            <w:r w:rsidRPr="00211DF8">
              <w:rPr>
                <w:rFonts w:ascii="Palatino Linotype" w:eastAsia="SimSun" w:hAnsi="Palatino Linotype"/>
                <w:sz w:val="22"/>
              </w:rPr>
              <w:t xml:space="preserve">The POS </w:t>
            </w:r>
            <w:r w:rsidR="00866A3A" w:rsidRPr="00211DF8">
              <w:rPr>
                <w:rFonts w:ascii="Palatino Linotype" w:eastAsia="SimSun" w:hAnsi="Palatino Linotype"/>
                <w:sz w:val="22"/>
              </w:rPr>
              <w:t>client</w:t>
            </w:r>
            <w:r w:rsidRPr="00211DF8">
              <w:rPr>
                <w:rFonts w:ascii="Palatino Linotype" w:eastAsia="SimSun" w:hAnsi="Palatino Linotype"/>
                <w:sz w:val="22"/>
              </w:rPr>
              <w:t xml:space="preserve"> shall conduct end-of-day process before the cut of time (next day 4:00am) in each opening day. The end-of-day process shares the similar mechanism of real time process but requires service bus to monitor the </w:t>
            </w:r>
            <w:r w:rsidR="00866A3A" w:rsidRPr="00211DF8">
              <w:rPr>
                <w:rFonts w:ascii="Palatino Linotype" w:eastAsia="SimSun" w:hAnsi="Palatino Linotype"/>
                <w:sz w:val="22"/>
              </w:rPr>
              <w:t>client</w:t>
            </w:r>
            <w:r w:rsidRPr="00211DF8">
              <w:rPr>
                <w:rFonts w:ascii="Palatino Linotype" w:eastAsia="SimSun" w:hAnsi="Palatino Linotype"/>
                <w:sz w:val="22"/>
              </w:rPr>
              <w:t xml:space="preserve">’s EOD flag which indicates that </w:t>
            </w:r>
            <w:r w:rsidR="00866A3A" w:rsidRPr="00211DF8">
              <w:rPr>
                <w:rFonts w:ascii="Palatino Linotype" w:eastAsia="SimSun" w:hAnsi="Palatino Linotype"/>
                <w:sz w:val="22"/>
              </w:rPr>
              <w:t>client</w:t>
            </w:r>
            <w:r w:rsidRPr="00211DF8">
              <w:rPr>
                <w:rFonts w:ascii="Palatino Linotype" w:eastAsia="SimSun" w:hAnsi="Palatino Linotype"/>
                <w:sz w:val="22"/>
              </w:rPr>
              <w:t xml:space="preserve"> has finished local data processing and ready for polling.</w:t>
            </w:r>
          </w:p>
          <w:p w14:paraId="27CA8891" w14:textId="74A2EA4E" w:rsidR="003B2E24" w:rsidRPr="00211DF8" w:rsidRDefault="003B2E24" w:rsidP="00441697">
            <w:pPr>
              <w:rPr>
                <w:rFonts w:ascii="Palatino Linotype" w:eastAsia="SimSun" w:hAnsi="Palatino Linotype" w:cs="Times New Roman"/>
                <w:lang w:val="en-GB" w:eastAsia="zh-CN"/>
              </w:rPr>
              <w:pPrChange w:id="166" w:author="Steven Chen" w:date="2016-12-16T17:40:00Z">
                <w:pPr/>
              </w:pPrChange>
            </w:pPr>
            <w:r w:rsidRPr="00211DF8">
              <w:rPr>
                <w:rFonts w:ascii="Palatino Linotype" w:eastAsia="SimSun" w:hAnsi="Palatino Linotype" w:cs="Times New Roman"/>
                <w:lang w:val="en-GB" w:eastAsia="zh-CN"/>
              </w:rPr>
              <w:t xml:space="preserve">In the EOD processing, the service bus shall </w:t>
            </w:r>
            <w:del w:id="167" w:author="Steven Chen" w:date="2016-12-16T17:39:00Z">
              <w:r w:rsidRPr="00211DF8" w:rsidDel="00441697">
                <w:rPr>
                  <w:rFonts w:ascii="Palatino Linotype" w:eastAsia="SimSun" w:hAnsi="Palatino Linotype" w:cs="Times New Roman"/>
                  <w:lang w:val="en-GB" w:eastAsia="zh-CN"/>
                </w:rPr>
                <w:delText xml:space="preserve">provide a </w:delText>
              </w:r>
            </w:del>
            <w:r w:rsidRPr="00211DF8">
              <w:rPr>
                <w:rFonts w:ascii="Palatino Linotype" w:eastAsia="SimSun" w:hAnsi="Palatino Linotype" w:cs="Times New Roman"/>
                <w:lang w:val="en-GB" w:eastAsia="zh-CN"/>
              </w:rPr>
              <w:t xml:space="preserve">check </w:t>
            </w:r>
            <w:ins w:id="168" w:author="Steven Chen" w:date="2016-12-16T17:39:00Z">
              <w:r w:rsidR="00441697">
                <w:rPr>
                  <w:rFonts w:ascii="Palatino Linotype" w:eastAsia="SimSun" w:hAnsi="Palatino Linotype" w:cs="Times New Roman"/>
                  <w:lang w:val="en-GB" w:eastAsia="zh-CN"/>
                </w:rPr>
                <w:t xml:space="preserve">the total </w:t>
              </w:r>
            </w:ins>
            <w:r w:rsidRPr="00211DF8">
              <w:rPr>
                <w:rFonts w:ascii="Palatino Linotype" w:eastAsia="SimSun" w:hAnsi="Palatino Linotype" w:cs="Times New Roman"/>
                <w:lang w:val="en-GB" w:eastAsia="zh-CN"/>
              </w:rPr>
              <w:t>record count</w:t>
            </w:r>
            <w:ins w:id="169" w:author="Steven Chen" w:date="2016-12-16T17:39:00Z">
              <w:r w:rsidR="00441697">
                <w:rPr>
                  <w:rFonts w:ascii="Palatino Linotype" w:eastAsia="SimSun" w:hAnsi="Palatino Linotype" w:cs="Times New Roman"/>
                  <w:lang w:val="en-GB" w:eastAsia="zh-CN"/>
                </w:rPr>
                <w:t xml:space="preserve"> and total amount of the target column</w:t>
              </w:r>
              <w:r w:rsidR="00441697" w:rsidRPr="00211DF8">
                <w:rPr>
                  <w:rFonts w:ascii="Palatino Linotype" w:eastAsia="SimSun" w:hAnsi="Palatino Linotype" w:cs="Times New Roman"/>
                  <w:lang w:val="en-GB" w:eastAsia="zh-CN"/>
                </w:rPr>
                <w:t xml:space="preserve"> to ensure the </w:t>
              </w:r>
              <w:r w:rsidR="00441697">
                <w:rPr>
                  <w:rFonts w:ascii="Palatino Linotype" w:eastAsia="SimSun" w:hAnsi="Palatino Linotype" w:cs="Times New Roman"/>
                  <w:lang w:val="en-GB" w:eastAsia="zh-CN"/>
                </w:rPr>
                <w:t>check sum</w:t>
              </w:r>
            </w:ins>
            <w:r w:rsidRPr="00211DF8">
              <w:rPr>
                <w:rFonts w:ascii="Palatino Linotype" w:eastAsia="SimSun" w:hAnsi="Palatino Linotype" w:cs="Times New Roman"/>
                <w:lang w:val="en-GB" w:eastAsia="zh-CN"/>
              </w:rPr>
              <w:t xml:space="preserve"> for the</w:t>
            </w:r>
            <w:ins w:id="170" w:author="Steven Chen" w:date="2016-12-16T17:40:00Z">
              <w:r w:rsidR="00441697">
                <w:rPr>
                  <w:rFonts w:ascii="Palatino Linotype" w:eastAsia="SimSun" w:hAnsi="Palatino Linotype" w:cs="Times New Roman"/>
                  <w:lang w:val="en-GB" w:eastAsia="zh-CN"/>
                </w:rPr>
                <w:t xml:space="preserve"> POS</w:t>
              </w:r>
            </w:ins>
            <w:r w:rsidRPr="00211DF8">
              <w:rPr>
                <w:rFonts w:ascii="Palatino Linotype" w:eastAsia="SimSun" w:hAnsi="Palatino Linotype" w:cs="Times New Roman"/>
                <w:lang w:val="en-GB" w:eastAsia="zh-CN"/>
              </w:rPr>
              <w:t xml:space="preserve"> </w:t>
            </w:r>
            <w:r w:rsidR="00866A3A" w:rsidRPr="00211DF8">
              <w:rPr>
                <w:rFonts w:ascii="Palatino Linotype" w:eastAsia="SimSun" w:hAnsi="Palatino Linotype" w:cs="Times New Roman"/>
                <w:lang w:val="en-GB" w:eastAsia="zh-CN"/>
              </w:rPr>
              <w:t>client</w:t>
            </w:r>
            <w:ins w:id="171" w:author="Steven Chen" w:date="2016-12-16T17:40:00Z">
              <w:r w:rsidR="00441697">
                <w:rPr>
                  <w:rFonts w:ascii="Palatino Linotype" w:eastAsia="SimSun" w:hAnsi="Palatino Linotype" w:cs="Times New Roman"/>
                  <w:lang w:val="en-GB" w:eastAsia="zh-CN"/>
                </w:rPr>
                <w:t>’s EOD processing to staging</w:t>
              </w:r>
            </w:ins>
            <w:del w:id="172" w:author="Steven Chen" w:date="2016-12-16T17:40:00Z">
              <w:r w:rsidRPr="00211DF8" w:rsidDel="00441697">
                <w:rPr>
                  <w:rFonts w:ascii="Palatino Linotype" w:eastAsia="SimSun" w:hAnsi="Palatino Linotype" w:cs="Times New Roman"/>
                  <w:lang w:val="en-GB" w:eastAsia="zh-CN"/>
                </w:rPr>
                <w:delText xml:space="preserve"> by validating the total records received in real time within that day</w:delText>
              </w:r>
            </w:del>
            <w:del w:id="173" w:author="Steven Chen" w:date="2016-12-16T17:39:00Z">
              <w:r w:rsidRPr="00211DF8" w:rsidDel="00441697">
                <w:rPr>
                  <w:rFonts w:ascii="Palatino Linotype" w:eastAsia="SimSun" w:hAnsi="Palatino Linotype" w:cs="Times New Roman"/>
                  <w:lang w:val="en-GB" w:eastAsia="zh-CN"/>
                </w:rPr>
                <w:delText>,</w:delText>
              </w:r>
            </w:del>
            <w:ins w:id="174" w:author="Steven Chen" w:date="2016-12-16T17:39:00Z">
              <w:r w:rsidR="00441697">
                <w:rPr>
                  <w:rFonts w:ascii="Palatino Linotype" w:eastAsia="SimSun" w:hAnsi="Palatino Linotype" w:cs="Times New Roman"/>
                  <w:lang w:val="en-GB" w:eastAsia="zh-CN"/>
                </w:rPr>
                <w:t>.</w:t>
              </w:r>
            </w:ins>
            <w:r w:rsidRPr="00211DF8">
              <w:rPr>
                <w:rFonts w:ascii="Palatino Linotype" w:eastAsia="SimSun" w:hAnsi="Palatino Linotype" w:cs="Times New Roman"/>
                <w:lang w:val="en-GB" w:eastAsia="zh-CN"/>
              </w:rPr>
              <w:t xml:space="preserve"> </w:t>
            </w:r>
            <w:del w:id="175" w:author="Steven Chen" w:date="2016-12-16T17:39:00Z">
              <w:r w:rsidRPr="00211DF8" w:rsidDel="00441697">
                <w:rPr>
                  <w:rFonts w:ascii="Palatino Linotype" w:eastAsia="SimSun" w:hAnsi="Palatino Linotype" w:cs="Times New Roman"/>
                  <w:lang w:val="en-GB" w:eastAsia="zh-CN"/>
                </w:rPr>
                <w:delText xml:space="preserve">so as to ensure the </w:delText>
              </w:r>
            </w:del>
          </w:p>
        </w:tc>
      </w:tr>
      <w:tr w:rsidR="003C553D" w:rsidRPr="00211DF8" w14:paraId="16A67A0A" w14:textId="77777777" w:rsidTr="008B0458">
        <w:tc>
          <w:tcPr>
            <w:tcW w:w="3085" w:type="dxa"/>
            <w:shd w:val="clear" w:color="auto" w:fill="auto"/>
          </w:tcPr>
          <w:p w14:paraId="54F2A72D" w14:textId="77777777" w:rsidR="003C553D" w:rsidRPr="00211DF8" w:rsidRDefault="003C553D" w:rsidP="00A00C1A">
            <w:pPr>
              <w:pStyle w:val="TableStyle"/>
              <w:rPr>
                <w:rFonts w:ascii="Palatino Linotype" w:eastAsia="SimSun" w:hAnsi="Palatino Linotype"/>
                <w:sz w:val="22"/>
              </w:rPr>
            </w:pPr>
            <w:r w:rsidRPr="00211DF8">
              <w:rPr>
                <w:rFonts w:ascii="Palatino Linotype" w:eastAsia="SimSun" w:hAnsi="Palatino Linotype"/>
                <w:sz w:val="22"/>
              </w:rPr>
              <w:t>Master/Pricing data processing</w:t>
            </w:r>
          </w:p>
        </w:tc>
        <w:tc>
          <w:tcPr>
            <w:tcW w:w="7597" w:type="dxa"/>
            <w:shd w:val="clear" w:color="auto" w:fill="auto"/>
          </w:tcPr>
          <w:p w14:paraId="7C044DD3" w14:textId="0D66AF93" w:rsidR="003C553D" w:rsidRPr="00211DF8" w:rsidRDefault="003C553D" w:rsidP="00A00C1A">
            <w:pPr>
              <w:pStyle w:val="TableStyle"/>
              <w:rPr>
                <w:rFonts w:ascii="Palatino Linotype" w:eastAsia="SimSun" w:hAnsi="Palatino Linotype"/>
                <w:sz w:val="22"/>
              </w:rPr>
            </w:pPr>
            <w:r w:rsidRPr="00211DF8">
              <w:rPr>
                <w:rFonts w:ascii="Palatino Linotype" w:eastAsia="SimSun" w:hAnsi="Palatino Linotype"/>
                <w:sz w:val="22"/>
              </w:rPr>
              <w:t xml:space="preserve">According to Maxim, the Master data and Pricing data shall be generated together in the backend, and distributed to POS </w:t>
            </w:r>
            <w:r w:rsidR="00866A3A" w:rsidRPr="00211DF8">
              <w:rPr>
                <w:rFonts w:ascii="Palatino Linotype" w:eastAsia="SimSun" w:hAnsi="Palatino Linotype"/>
                <w:sz w:val="22"/>
              </w:rPr>
              <w:t>client</w:t>
            </w:r>
            <w:r w:rsidRPr="00211DF8">
              <w:rPr>
                <w:rFonts w:ascii="Palatino Linotype" w:eastAsia="SimSun" w:hAnsi="Palatino Linotype"/>
                <w:sz w:val="22"/>
              </w:rPr>
              <w:t>s with time interval batch jobs. These data has dependencies between some business related entities and requires their commitment control to be done within one single transaction</w:t>
            </w:r>
            <w:ins w:id="176" w:author="Steven Chen" w:date="2016-12-16T17:41:00Z">
              <w:r w:rsidR="00441697">
                <w:rPr>
                  <w:rFonts w:ascii="Palatino Linotype" w:eastAsia="SimSun" w:hAnsi="Palatino Linotype"/>
                  <w:sz w:val="22"/>
                </w:rPr>
                <w:t>/commitment control</w:t>
              </w:r>
            </w:ins>
            <w:r w:rsidRPr="00211DF8">
              <w:rPr>
                <w:rFonts w:ascii="Palatino Linotype" w:eastAsia="SimSun" w:hAnsi="Palatino Linotype"/>
                <w:sz w:val="22"/>
              </w:rPr>
              <w:t xml:space="preserve"> against one POS </w:t>
            </w:r>
            <w:r w:rsidR="00866A3A" w:rsidRPr="00211DF8">
              <w:rPr>
                <w:rFonts w:ascii="Palatino Linotype" w:eastAsia="SimSun" w:hAnsi="Palatino Linotype"/>
                <w:sz w:val="22"/>
              </w:rPr>
              <w:t>client</w:t>
            </w:r>
            <w:r w:rsidRPr="00211DF8">
              <w:rPr>
                <w:rFonts w:ascii="Palatino Linotype" w:eastAsia="SimSun" w:hAnsi="Palatino Linotype"/>
                <w:sz w:val="22"/>
              </w:rPr>
              <w:t>.</w:t>
            </w:r>
          </w:p>
          <w:p w14:paraId="4C2A87BF" w14:textId="77777777" w:rsidR="00920B25" w:rsidRPr="00211DF8" w:rsidRDefault="00920B25" w:rsidP="00A00C1A">
            <w:pPr>
              <w:rPr>
                <w:rFonts w:ascii="Palatino Linotype" w:eastAsia="SimSun" w:hAnsi="Palatino Linotype"/>
                <w:lang w:val="en-GB" w:eastAsia="zh-CN"/>
              </w:rPr>
            </w:pPr>
          </w:p>
        </w:tc>
      </w:tr>
    </w:tbl>
    <w:p w14:paraId="0BA48856" w14:textId="77777777" w:rsidR="003C553D" w:rsidRPr="00211DF8" w:rsidRDefault="003C553D" w:rsidP="007E6F0F">
      <w:pPr>
        <w:pStyle w:val="ShapeTypeStyle"/>
        <w:spacing w:after="0"/>
        <w:jc w:val="both"/>
        <w:rPr>
          <w:rFonts w:ascii="Palatino Linotype" w:hAnsi="Palatino Linotype"/>
        </w:rPr>
      </w:pPr>
    </w:p>
    <w:p w14:paraId="420EEF48" w14:textId="77777777" w:rsidR="003C553D" w:rsidRPr="00211DF8" w:rsidRDefault="003C553D" w:rsidP="007E6F0F">
      <w:pPr>
        <w:pStyle w:val="ShapeTypeStyle"/>
        <w:spacing w:after="0"/>
        <w:jc w:val="both"/>
        <w:rPr>
          <w:rFonts w:ascii="Palatino Linotype" w:hAnsi="Palatino Linotype"/>
        </w:rPr>
      </w:pPr>
    </w:p>
    <w:p w14:paraId="51FE8528" w14:textId="77777777" w:rsidR="003C553D" w:rsidRPr="00211DF8" w:rsidRDefault="003C553D" w:rsidP="007E6F0F">
      <w:pPr>
        <w:pStyle w:val="ShapeTypeStyle"/>
        <w:spacing w:after="0"/>
        <w:jc w:val="both"/>
        <w:rPr>
          <w:rFonts w:ascii="Palatino Linotype" w:hAnsi="Palatino Linotype"/>
        </w:rPr>
      </w:pPr>
    </w:p>
    <w:p w14:paraId="2C472DDE" w14:textId="77777777" w:rsidR="003C553D" w:rsidRPr="00211DF8" w:rsidRDefault="003C553D" w:rsidP="007E6F0F">
      <w:pPr>
        <w:pStyle w:val="ShapeTypeStyle"/>
        <w:spacing w:after="0"/>
        <w:jc w:val="both"/>
        <w:rPr>
          <w:rFonts w:ascii="Palatino Linotype" w:hAnsi="Palatino Linotype"/>
        </w:rPr>
      </w:pPr>
    </w:p>
    <w:p w14:paraId="41B76B6D" w14:textId="77777777" w:rsidR="003C553D" w:rsidRPr="00211DF8" w:rsidRDefault="003C553D" w:rsidP="007E6F0F">
      <w:pPr>
        <w:pStyle w:val="ShapeTypeStyle"/>
        <w:spacing w:after="0"/>
        <w:jc w:val="both"/>
        <w:rPr>
          <w:rFonts w:ascii="Palatino Linotype" w:hAnsi="Palatino Linotype"/>
        </w:rPr>
      </w:pPr>
    </w:p>
    <w:p w14:paraId="34A0FCE8" w14:textId="77777777" w:rsidR="00D36D25" w:rsidRPr="00211DF8" w:rsidRDefault="00331A36" w:rsidP="00FF5B79">
      <w:pPr>
        <w:pStyle w:val="ShapeTypeStyle"/>
        <w:spacing w:after="0"/>
        <w:jc w:val="both"/>
        <w:rPr>
          <w:rFonts w:ascii="Palatino Linotype" w:hAnsi="Palatino Linotype"/>
        </w:rPr>
      </w:pPr>
      <w:r w:rsidRPr="00211DF8">
        <w:rPr>
          <w:rFonts w:ascii="Palatino Linotype" w:hAnsi="Palatino Linotype"/>
        </w:rPr>
        <w:br w:type="page"/>
      </w:r>
      <w:r w:rsidR="00D36D25" w:rsidRPr="00211DF8">
        <w:rPr>
          <w:rFonts w:ascii="Palatino Linotype" w:hAnsi="Palatino Linotype"/>
        </w:rPr>
        <w:lastRenderedPageBreak/>
        <w:t>Process Group</w:t>
      </w:r>
    </w:p>
    <w:tbl>
      <w:tblPr>
        <w:tblW w:w="10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3780"/>
        <w:gridCol w:w="1980"/>
        <w:gridCol w:w="1823"/>
      </w:tblGrid>
      <w:tr w:rsidR="00D36D25" w:rsidRPr="00211DF8" w14:paraId="6FB76A95" w14:textId="77777777" w:rsidTr="00A00C1A">
        <w:tc>
          <w:tcPr>
            <w:tcW w:w="3055" w:type="dxa"/>
            <w:shd w:val="clear" w:color="auto" w:fill="365F91" w:themeFill="accent1" w:themeFillShade="BF"/>
          </w:tcPr>
          <w:p w14:paraId="1F130EA0" w14:textId="77777777" w:rsidR="00D36D25" w:rsidRPr="00211DF8" w:rsidRDefault="00D36D25" w:rsidP="007E6F0F">
            <w:pPr>
              <w:pStyle w:val="TableStyle"/>
              <w:jc w:val="both"/>
              <w:rPr>
                <w:rFonts w:ascii="Palatino Linotype" w:hAnsi="Palatino Linotype"/>
                <w:color w:val="FFFFFF"/>
              </w:rPr>
            </w:pPr>
            <w:r w:rsidRPr="00211DF8">
              <w:rPr>
                <w:rFonts w:ascii="Palatino Linotype" w:hAnsi="Palatino Linotype"/>
                <w:color w:val="FFFFFF"/>
              </w:rPr>
              <w:t>Name</w:t>
            </w:r>
          </w:p>
        </w:tc>
        <w:tc>
          <w:tcPr>
            <w:tcW w:w="3780" w:type="dxa"/>
            <w:shd w:val="clear" w:color="auto" w:fill="365F91" w:themeFill="accent1" w:themeFillShade="BF"/>
          </w:tcPr>
          <w:p w14:paraId="3924C866" w14:textId="77777777" w:rsidR="00D36D25" w:rsidRPr="00211DF8" w:rsidRDefault="00D36D25" w:rsidP="007E6F0F">
            <w:pPr>
              <w:pStyle w:val="TableStyle"/>
              <w:jc w:val="both"/>
              <w:rPr>
                <w:rFonts w:ascii="Palatino Linotype" w:hAnsi="Palatino Linotype"/>
                <w:color w:val="FFFFFF"/>
              </w:rPr>
            </w:pPr>
            <w:r w:rsidRPr="00211DF8">
              <w:rPr>
                <w:rFonts w:ascii="Palatino Linotype" w:hAnsi="Palatino Linotype"/>
                <w:color w:val="FFFFFF"/>
              </w:rPr>
              <w:t>Description</w:t>
            </w:r>
          </w:p>
        </w:tc>
        <w:tc>
          <w:tcPr>
            <w:tcW w:w="1980" w:type="dxa"/>
            <w:shd w:val="clear" w:color="auto" w:fill="365F91" w:themeFill="accent1" w:themeFillShade="BF"/>
          </w:tcPr>
          <w:p w14:paraId="5328B457" w14:textId="77777777" w:rsidR="00D36D25" w:rsidRPr="00211DF8" w:rsidRDefault="00D36D25" w:rsidP="0061154C">
            <w:pPr>
              <w:pStyle w:val="TableStyle"/>
              <w:jc w:val="center"/>
              <w:rPr>
                <w:rFonts w:ascii="Palatino Linotype" w:hAnsi="Palatino Linotype"/>
                <w:color w:val="FFFFFF"/>
              </w:rPr>
            </w:pPr>
            <w:r w:rsidRPr="00211DF8">
              <w:rPr>
                <w:rFonts w:ascii="Palatino Linotype" w:hAnsi="Palatino Linotype"/>
                <w:color w:val="FFFFFF"/>
              </w:rPr>
              <w:t>Business Owner</w:t>
            </w:r>
          </w:p>
        </w:tc>
        <w:tc>
          <w:tcPr>
            <w:tcW w:w="1823" w:type="dxa"/>
            <w:shd w:val="clear" w:color="auto" w:fill="365F91" w:themeFill="accent1" w:themeFillShade="BF"/>
          </w:tcPr>
          <w:p w14:paraId="5B9B4BCA" w14:textId="77777777" w:rsidR="00D36D25" w:rsidRPr="00211DF8" w:rsidRDefault="0061154C" w:rsidP="00FF036B">
            <w:pPr>
              <w:pStyle w:val="TableStyle"/>
              <w:jc w:val="center"/>
              <w:rPr>
                <w:rFonts w:ascii="Palatino Linotype" w:hAnsi="Palatino Linotype"/>
                <w:color w:val="FFFFFF"/>
              </w:rPr>
            </w:pPr>
            <w:r>
              <w:rPr>
                <w:rFonts w:ascii="Palatino Linotype" w:hAnsi="Palatino Linotype"/>
                <w:color w:val="FFFFFF"/>
              </w:rPr>
              <w:t>Business Area / Domain</w:t>
            </w:r>
          </w:p>
        </w:tc>
      </w:tr>
      <w:tr w:rsidR="00D36D25" w:rsidRPr="00211DF8" w14:paraId="24437B8B" w14:textId="77777777" w:rsidTr="00D55A98">
        <w:trPr>
          <w:trHeight w:val="998"/>
        </w:trPr>
        <w:tc>
          <w:tcPr>
            <w:tcW w:w="3055" w:type="dxa"/>
            <w:shd w:val="clear" w:color="auto" w:fill="auto"/>
          </w:tcPr>
          <w:p w14:paraId="6A80CD0A" w14:textId="77777777" w:rsidR="00D36D25" w:rsidRPr="00211DF8" w:rsidRDefault="00F415C1" w:rsidP="00A00C1A">
            <w:pPr>
              <w:pStyle w:val="TableStyle"/>
              <w:rPr>
                <w:rFonts w:ascii="Palatino Linotype" w:eastAsia="SimSun" w:hAnsi="Palatino Linotype"/>
              </w:rPr>
            </w:pPr>
            <w:r w:rsidRPr="00211DF8">
              <w:rPr>
                <w:rFonts w:ascii="Palatino Linotype" w:eastAsia="SimSun" w:hAnsi="Palatino Linotype"/>
              </w:rPr>
              <w:t xml:space="preserve">Sales Data </w:t>
            </w:r>
            <w:r w:rsidR="004A4D08" w:rsidRPr="00211DF8">
              <w:rPr>
                <w:rFonts w:ascii="Palatino Linotype" w:eastAsia="SimSun" w:hAnsi="Palatino Linotype"/>
              </w:rPr>
              <w:t>Download to Staging DB</w:t>
            </w:r>
          </w:p>
        </w:tc>
        <w:tc>
          <w:tcPr>
            <w:tcW w:w="3780" w:type="dxa"/>
            <w:shd w:val="clear" w:color="auto" w:fill="auto"/>
          </w:tcPr>
          <w:p w14:paraId="6A46DCA9" w14:textId="77777777" w:rsidR="00D36D25" w:rsidRPr="00211DF8" w:rsidRDefault="00712F2B" w:rsidP="00A00C1A">
            <w:pPr>
              <w:pStyle w:val="TableStyle"/>
              <w:rPr>
                <w:rFonts w:ascii="Palatino Linotype" w:eastAsia="SimSun" w:hAnsi="Palatino Linotype"/>
              </w:rPr>
            </w:pPr>
            <w:r w:rsidRPr="00211DF8">
              <w:rPr>
                <w:rFonts w:ascii="Palatino Linotype" w:eastAsia="SimSun" w:hAnsi="Palatino Linotype"/>
              </w:rPr>
              <w:t xml:space="preserve">POS and EDW sales data </w:t>
            </w:r>
            <w:r w:rsidR="004A4D08" w:rsidRPr="00211DF8">
              <w:rPr>
                <w:rFonts w:ascii="Palatino Linotype" w:eastAsia="SimSun" w:hAnsi="Palatino Linotype"/>
              </w:rPr>
              <w:t>Download to Service Bus staging DB (Real time &amp; EOD)</w:t>
            </w:r>
          </w:p>
        </w:tc>
        <w:tc>
          <w:tcPr>
            <w:tcW w:w="1980" w:type="dxa"/>
          </w:tcPr>
          <w:p w14:paraId="3B8C2C0B" w14:textId="77777777" w:rsidR="00D36D25" w:rsidRPr="00211DF8" w:rsidRDefault="002B3713" w:rsidP="0061154C">
            <w:pPr>
              <w:pStyle w:val="TableStyle"/>
              <w:jc w:val="center"/>
              <w:rPr>
                <w:rFonts w:ascii="Palatino Linotype" w:eastAsia="SimSun" w:hAnsi="Palatino Linotype"/>
              </w:rPr>
            </w:pPr>
            <w:r w:rsidRPr="00211DF8">
              <w:rPr>
                <w:rFonts w:ascii="Palatino Linotype" w:eastAsia="SimSun" w:hAnsi="Palatino Linotype"/>
              </w:rPr>
              <w:t>Carl</w:t>
            </w:r>
          </w:p>
        </w:tc>
        <w:tc>
          <w:tcPr>
            <w:tcW w:w="1823" w:type="dxa"/>
          </w:tcPr>
          <w:p w14:paraId="0B826403" w14:textId="77777777" w:rsidR="00D36D25" w:rsidRPr="00211DF8" w:rsidRDefault="00D957D7" w:rsidP="00FF036B">
            <w:pPr>
              <w:pStyle w:val="TableStyle"/>
              <w:jc w:val="center"/>
              <w:rPr>
                <w:rFonts w:ascii="Palatino Linotype" w:eastAsia="SimSun" w:hAnsi="Palatino Linotype"/>
              </w:rPr>
            </w:pPr>
            <w:r w:rsidRPr="00211DF8">
              <w:rPr>
                <w:rFonts w:ascii="Palatino Linotype" w:eastAsia="SimSun" w:hAnsi="Palatino Linotype"/>
              </w:rPr>
              <w:t>POS</w:t>
            </w:r>
          </w:p>
        </w:tc>
      </w:tr>
      <w:tr w:rsidR="004A4D08" w:rsidRPr="00211DF8" w14:paraId="051A5EA1" w14:textId="77777777" w:rsidTr="00A00C1A">
        <w:tc>
          <w:tcPr>
            <w:tcW w:w="3055" w:type="dxa"/>
            <w:shd w:val="clear" w:color="auto" w:fill="auto"/>
          </w:tcPr>
          <w:p w14:paraId="4BE73CAA" w14:textId="77777777" w:rsidR="004A4D08" w:rsidRPr="00211DF8" w:rsidRDefault="004A4D08" w:rsidP="00A00C1A">
            <w:pPr>
              <w:pStyle w:val="TableStyle"/>
              <w:rPr>
                <w:rFonts w:ascii="Palatino Linotype" w:eastAsia="SimSun" w:hAnsi="Palatino Linotype"/>
              </w:rPr>
            </w:pPr>
            <w:r w:rsidRPr="00211DF8">
              <w:rPr>
                <w:rFonts w:ascii="Palatino Linotype" w:eastAsia="SimSun" w:hAnsi="Palatino Linotype"/>
              </w:rPr>
              <w:t>Send POS sales data from Staging DB to EDW</w:t>
            </w:r>
          </w:p>
        </w:tc>
        <w:tc>
          <w:tcPr>
            <w:tcW w:w="3780" w:type="dxa"/>
            <w:shd w:val="clear" w:color="auto" w:fill="auto"/>
          </w:tcPr>
          <w:p w14:paraId="010F364E" w14:textId="77777777" w:rsidR="004A4D08" w:rsidRPr="00211DF8" w:rsidRDefault="004A4D08" w:rsidP="00A00C1A">
            <w:pPr>
              <w:pStyle w:val="TableStyle"/>
              <w:rPr>
                <w:rFonts w:ascii="Palatino Linotype" w:eastAsia="SimSun" w:hAnsi="Palatino Linotype"/>
              </w:rPr>
            </w:pPr>
            <w:r w:rsidRPr="00211DF8">
              <w:rPr>
                <w:rFonts w:ascii="Palatino Linotype" w:eastAsia="SimSun" w:hAnsi="Palatino Linotype"/>
              </w:rPr>
              <w:t>Service Bus send sales data from staging to  EDW</w:t>
            </w:r>
          </w:p>
          <w:p w14:paraId="3FA2FB12" w14:textId="77777777" w:rsidR="004A4D08" w:rsidRPr="00211DF8" w:rsidRDefault="004A4D08" w:rsidP="00A00C1A">
            <w:pPr>
              <w:rPr>
                <w:rFonts w:ascii="Palatino Linotype" w:hAnsi="Palatino Linotype"/>
                <w:lang w:val="en-GB" w:eastAsia="zh-CN"/>
              </w:rPr>
            </w:pPr>
            <w:r w:rsidRPr="00211DF8">
              <w:rPr>
                <w:rFonts w:ascii="Palatino Linotype" w:eastAsia="SimSun" w:hAnsi="Palatino Linotype"/>
              </w:rPr>
              <w:t>(Real time &amp; EOD)</w:t>
            </w:r>
          </w:p>
        </w:tc>
        <w:tc>
          <w:tcPr>
            <w:tcW w:w="1980" w:type="dxa"/>
          </w:tcPr>
          <w:p w14:paraId="6A86A5DF" w14:textId="77777777" w:rsidR="004A4D08" w:rsidRPr="00211DF8" w:rsidRDefault="004A4D08" w:rsidP="0061154C">
            <w:pPr>
              <w:pStyle w:val="TableStyle"/>
              <w:jc w:val="center"/>
              <w:rPr>
                <w:rFonts w:ascii="Palatino Linotype" w:eastAsia="SimSun" w:hAnsi="Palatino Linotype"/>
              </w:rPr>
            </w:pPr>
            <w:r w:rsidRPr="00211DF8">
              <w:rPr>
                <w:rFonts w:ascii="Palatino Linotype" w:eastAsia="SimSun" w:hAnsi="Palatino Linotype"/>
              </w:rPr>
              <w:t>Polly</w:t>
            </w:r>
          </w:p>
        </w:tc>
        <w:tc>
          <w:tcPr>
            <w:tcW w:w="1823" w:type="dxa"/>
          </w:tcPr>
          <w:p w14:paraId="4A965A7E" w14:textId="77777777" w:rsidR="004A4D08" w:rsidRPr="00211DF8" w:rsidRDefault="004A4D08" w:rsidP="00FF036B">
            <w:pPr>
              <w:pStyle w:val="TableStyle"/>
              <w:jc w:val="center"/>
              <w:rPr>
                <w:rFonts w:ascii="Palatino Linotype" w:eastAsia="SimSun" w:hAnsi="Palatino Linotype"/>
              </w:rPr>
            </w:pPr>
            <w:r w:rsidRPr="00211DF8">
              <w:rPr>
                <w:rFonts w:ascii="Palatino Linotype" w:eastAsia="SimSun" w:hAnsi="Palatino Linotype"/>
              </w:rPr>
              <w:t>EDW</w:t>
            </w:r>
          </w:p>
        </w:tc>
      </w:tr>
      <w:tr w:rsidR="00D36D25" w:rsidRPr="00211DF8" w14:paraId="4D247610" w14:textId="77777777" w:rsidTr="00D55A98">
        <w:trPr>
          <w:trHeight w:val="782"/>
        </w:trPr>
        <w:tc>
          <w:tcPr>
            <w:tcW w:w="3055" w:type="dxa"/>
            <w:shd w:val="clear" w:color="auto" w:fill="auto"/>
          </w:tcPr>
          <w:p w14:paraId="5FAD0B92" w14:textId="77777777" w:rsidR="00D36D25" w:rsidRPr="00211DF8" w:rsidRDefault="00F415C1" w:rsidP="00A00C1A">
            <w:pPr>
              <w:pStyle w:val="TableStyle"/>
              <w:rPr>
                <w:rFonts w:ascii="Palatino Linotype" w:eastAsia="SimSun" w:hAnsi="Palatino Linotype"/>
              </w:rPr>
            </w:pPr>
            <w:r w:rsidRPr="00211DF8">
              <w:rPr>
                <w:rFonts w:ascii="Palatino Linotype" w:eastAsia="SimSun" w:hAnsi="Palatino Linotype"/>
              </w:rPr>
              <w:t>Pricing/Master Data Processing</w:t>
            </w:r>
            <w:r w:rsidR="004A4D08" w:rsidRPr="00211DF8">
              <w:rPr>
                <w:rFonts w:ascii="Palatino Linotype" w:eastAsia="SimSun" w:hAnsi="Palatino Linotype"/>
              </w:rPr>
              <w:t xml:space="preserve"> &amp; Download</w:t>
            </w:r>
          </w:p>
        </w:tc>
        <w:tc>
          <w:tcPr>
            <w:tcW w:w="3780" w:type="dxa"/>
            <w:shd w:val="clear" w:color="auto" w:fill="auto"/>
          </w:tcPr>
          <w:p w14:paraId="0CA1CC04" w14:textId="77777777" w:rsidR="00D36D25" w:rsidRPr="00211DF8" w:rsidRDefault="00712F2B" w:rsidP="00A00C1A">
            <w:pPr>
              <w:pStyle w:val="TableStyle"/>
              <w:rPr>
                <w:rFonts w:ascii="Palatino Linotype" w:eastAsia="SimSun" w:hAnsi="Palatino Linotype"/>
              </w:rPr>
            </w:pPr>
            <w:r w:rsidRPr="00211DF8">
              <w:rPr>
                <w:rFonts w:ascii="Palatino Linotype" w:eastAsia="SimSun" w:hAnsi="Palatino Linotype"/>
              </w:rPr>
              <w:t>POS and Pricing Server data exchange, and polling schema definition</w:t>
            </w:r>
          </w:p>
        </w:tc>
        <w:tc>
          <w:tcPr>
            <w:tcW w:w="1980" w:type="dxa"/>
          </w:tcPr>
          <w:p w14:paraId="361C5F1D" w14:textId="77777777" w:rsidR="00D36D25" w:rsidRPr="00211DF8" w:rsidRDefault="002B3713" w:rsidP="0061154C">
            <w:pPr>
              <w:pStyle w:val="TableStyle"/>
              <w:jc w:val="center"/>
              <w:rPr>
                <w:rFonts w:ascii="Palatino Linotype" w:eastAsia="SimSun" w:hAnsi="Palatino Linotype"/>
              </w:rPr>
            </w:pPr>
            <w:r w:rsidRPr="00211DF8">
              <w:rPr>
                <w:rFonts w:ascii="Palatino Linotype" w:eastAsia="SimSun" w:hAnsi="Palatino Linotype"/>
              </w:rPr>
              <w:t>Wing</w:t>
            </w:r>
          </w:p>
        </w:tc>
        <w:tc>
          <w:tcPr>
            <w:tcW w:w="1823" w:type="dxa"/>
          </w:tcPr>
          <w:p w14:paraId="7979B512" w14:textId="77777777" w:rsidR="00D36D25" w:rsidRPr="00211DF8" w:rsidRDefault="004A4D08" w:rsidP="00FF036B">
            <w:pPr>
              <w:pStyle w:val="TableStyle"/>
              <w:jc w:val="center"/>
              <w:rPr>
                <w:rFonts w:ascii="Palatino Linotype" w:eastAsia="SimSun" w:hAnsi="Palatino Linotype"/>
              </w:rPr>
            </w:pPr>
            <w:r w:rsidRPr="00211DF8">
              <w:rPr>
                <w:rFonts w:ascii="Palatino Linotype" w:eastAsia="SimSun" w:hAnsi="Palatino Linotype"/>
              </w:rPr>
              <w:t>Infra</w:t>
            </w:r>
          </w:p>
        </w:tc>
      </w:tr>
      <w:tr w:rsidR="004A4D08" w:rsidRPr="00211DF8" w14:paraId="47E26CBE" w14:textId="77777777" w:rsidTr="00D55A98">
        <w:trPr>
          <w:trHeight w:val="980"/>
        </w:trPr>
        <w:tc>
          <w:tcPr>
            <w:tcW w:w="3055" w:type="dxa"/>
            <w:shd w:val="clear" w:color="auto" w:fill="auto"/>
          </w:tcPr>
          <w:p w14:paraId="0AD22DD7" w14:textId="77777777" w:rsidR="004A4D08" w:rsidRPr="00211DF8" w:rsidRDefault="004A4D08" w:rsidP="00A00C1A">
            <w:pPr>
              <w:pStyle w:val="TableStyle"/>
              <w:rPr>
                <w:rFonts w:ascii="Palatino Linotype" w:eastAsia="SimSun" w:hAnsi="Palatino Linotype"/>
              </w:rPr>
            </w:pPr>
            <w:r w:rsidRPr="00211DF8">
              <w:rPr>
                <w:rFonts w:ascii="Palatino Linotype" w:eastAsia="SimSun" w:hAnsi="Palatino Linotype"/>
              </w:rPr>
              <w:t>Pricing/Master Data Distribution</w:t>
            </w:r>
          </w:p>
        </w:tc>
        <w:tc>
          <w:tcPr>
            <w:tcW w:w="3780" w:type="dxa"/>
            <w:shd w:val="clear" w:color="auto" w:fill="auto"/>
          </w:tcPr>
          <w:p w14:paraId="3C354568" w14:textId="77777777" w:rsidR="004A4D08" w:rsidRPr="00211DF8" w:rsidRDefault="004A4D08" w:rsidP="00A00C1A">
            <w:pPr>
              <w:pStyle w:val="TableStyle"/>
              <w:rPr>
                <w:rFonts w:ascii="Palatino Linotype" w:eastAsia="SimSun" w:hAnsi="Palatino Linotype"/>
              </w:rPr>
            </w:pPr>
            <w:r w:rsidRPr="00211DF8">
              <w:rPr>
                <w:rFonts w:ascii="Palatino Linotype" w:eastAsia="SimSun" w:hAnsi="Palatino Linotype"/>
              </w:rPr>
              <w:t>Service Bus application distribute/send pricing/master date from staging DB to all POS clients</w:t>
            </w:r>
          </w:p>
        </w:tc>
        <w:tc>
          <w:tcPr>
            <w:tcW w:w="1980" w:type="dxa"/>
          </w:tcPr>
          <w:p w14:paraId="62B47860" w14:textId="77777777" w:rsidR="004A4D08" w:rsidRPr="00211DF8" w:rsidRDefault="004A4D08" w:rsidP="0061154C">
            <w:pPr>
              <w:pStyle w:val="TableStyle"/>
              <w:jc w:val="center"/>
              <w:rPr>
                <w:rFonts w:ascii="Palatino Linotype" w:eastAsia="SimSun" w:hAnsi="Palatino Linotype"/>
              </w:rPr>
            </w:pPr>
            <w:r w:rsidRPr="00211DF8">
              <w:rPr>
                <w:rFonts w:ascii="Palatino Linotype" w:eastAsia="SimSun" w:hAnsi="Palatino Linotype"/>
              </w:rPr>
              <w:t>Carl</w:t>
            </w:r>
          </w:p>
        </w:tc>
        <w:tc>
          <w:tcPr>
            <w:tcW w:w="1823" w:type="dxa"/>
          </w:tcPr>
          <w:p w14:paraId="407AF3A9" w14:textId="77777777" w:rsidR="004A4D08" w:rsidRPr="00211DF8" w:rsidRDefault="004A4D08" w:rsidP="00FF036B">
            <w:pPr>
              <w:pStyle w:val="TableStyle"/>
              <w:jc w:val="center"/>
              <w:rPr>
                <w:rFonts w:ascii="Palatino Linotype" w:eastAsia="SimSun" w:hAnsi="Palatino Linotype"/>
              </w:rPr>
            </w:pPr>
            <w:r w:rsidRPr="00211DF8">
              <w:rPr>
                <w:rFonts w:ascii="Palatino Linotype" w:eastAsia="SimSun" w:hAnsi="Palatino Linotype"/>
              </w:rPr>
              <w:t>POS</w:t>
            </w:r>
          </w:p>
        </w:tc>
      </w:tr>
    </w:tbl>
    <w:p w14:paraId="54728066" w14:textId="77777777" w:rsidR="003C730A" w:rsidRPr="00211DF8" w:rsidRDefault="003C730A" w:rsidP="007E6F0F">
      <w:pPr>
        <w:pStyle w:val="ShapeTypeStyle"/>
        <w:spacing w:after="0"/>
        <w:jc w:val="both"/>
        <w:rPr>
          <w:rFonts w:ascii="Palatino Linotype" w:hAnsi="Palatino Linotype"/>
        </w:rPr>
      </w:pPr>
    </w:p>
    <w:p w14:paraId="47B4BEEB" w14:textId="77777777" w:rsidR="00D36D25" w:rsidRPr="00211DF8" w:rsidRDefault="00D36D25" w:rsidP="007E6F0F">
      <w:pPr>
        <w:pStyle w:val="ShapeTypeStyle"/>
        <w:spacing w:after="0"/>
        <w:jc w:val="both"/>
        <w:rPr>
          <w:rFonts w:ascii="Palatino Linotype" w:hAnsi="Palatino Linotype"/>
        </w:rPr>
      </w:pPr>
      <w:r w:rsidRPr="00211DF8">
        <w:rPr>
          <w:rFonts w:ascii="Palatino Linotype" w:hAnsi="Palatino Linotype"/>
        </w:rPr>
        <w:t>Business Process</w:t>
      </w:r>
    </w:p>
    <w:tbl>
      <w:tblPr>
        <w:tblW w:w="10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8"/>
        <w:gridCol w:w="3780"/>
        <w:gridCol w:w="3780"/>
      </w:tblGrid>
      <w:tr w:rsidR="00D36D25" w:rsidRPr="00211DF8" w14:paraId="4E74F288" w14:textId="77777777" w:rsidTr="00D36D25">
        <w:tc>
          <w:tcPr>
            <w:tcW w:w="3078" w:type="dxa"/>
            <w:shd w:val="clear" w:color="auto" w:fill="365F91" w:themeFill="accent1" w:themeFillShade="BF"/>
          </w:tcPr>
          <w:p w14:paraId="7C0D0C7E" w14:textId="77777777" w:rsidR="00D36D25" w:rsidRPr="00211DF8" w:rsidRDefault="00D36D25" w:rsidP="007E6F0F">
            <w:pPr>
              <w:pStyle w:val="TableStyle"/>
              <w:jc w:val="both"/>
              <w:rPr>
                <w:rFonts w:ascii="Palatino Linotype" w:hAnsi="Palatino Linotype"/>
                <w:color w:val="FFFFFF"/>
              </w:rPr>
            </w:pPr>
            <w:r w:rsidRPr="00211DF8">
              <w:rPr>
                <w:rFonts w:ascii="Palatino Linotype" w:hAnsi="Palatino Linotype"/>
                <w:color w:val="FFFFFF"/>
              </w:rPr>
              <w:t>Name</w:t>
            </w:r>
          </w:p>
        </w:tc>
        <w:tc>
          <w:tcPr>
            <w:tcW w:w="3780" w:type="dxa"/>
            <w:shd w:val="clear" w:color="auto" w:fill="365F91" w:themeFill="accent1" w:themeFillShade="BF"/>
          </w:tcPr>
          <w:p w14:paraId="1BA536C9" w14:textId="77777777" w:rsidR="00D36D25" w:rsidRPr="00211DF8" w:rsidRDefault="00D36D25" w:rsidP="007E6F0F">
            <w:pPr>
              <w:pStyle w:val="TableStyle"/>
              <w:jc w:val="both"/>
              <w:rPr>
                <w:rFonts w:ascii="Palatino Linotype" w:hAnsi="Palatino Linotype"/>
                <w:color w:val="FFFFFF"/>
              </w:rPr>
            </w:pPr>
            <w:r w:rsidRPr="00211DF8">
              <w:rPr>
                <w:rFonts w:ascii="Palatino Linotype" w:hAnsi="Palatino Linotype"/>
                <w:color w:val="FFFFFF"/>
              </w:rPr>
              <w:t>Description</w:t>
            </w:r>
          </w:p>
        </w:tc>
        <w:tc>
          <w:tcPr>
            <w:tcW w:w="3780" w:type="dxa"/>
            <w:shd w:val="clear" w:color="auto" w:fill="365F91" w:themeFill="accent1" w:themeFillShade="BF"/>
          </w:tcPr>
          <w:p w14:paraId="2C337DFC" w14:textId="77777777" w:rsidR="00D36D25" w:rsidRPr="00211DF8" w:rsidRDefault="00D36D25" w:rsidP="007E6F0F">
            <w:pPr>
              <w:pStyle w:val="TableStyle"/>
              <w:jc w:val="both"/>
              <w:rPr>
                <w:rFonts w:ascii="Palatino Linotype" w:hAnsi="Palatino Linotype"/>
                <w:color w:val="FFFFFF"/>
              </w:rPr>
            </w:pPr>
            <w:r w:rsidRPr="00211DF8">
              <w:rPr>
                <w:rFonts w:ascii="Palatino Linotype" w:hAnsi="Palatino Linotype"/>
                <w:color w:val="FFFFFF"/>
              </w:rPr>
              <w:t>Objective</w:t>
            </w:r>
          </w:p>
        </w:tc>
      </w:tr>
      <w:tr w:rsidR="00D36D25" w:rsidRPr="00211DF8" w14:paraId="2CD169BD" w14:textId="77777777" w:rsidTr="00D55A98">
        <w:trPr>
          <w:trHeight w:val="998"/>
        </w:trPr>
        <w:tc>
          <w:tcPr>
            <w:tcW w:w="3078" w:type="dxa"/>
            <w:shd w:val="clear" w:color="auto" w:fill="auto"/>
          </w:tcPr>
          <w:p w14:paraId="778917E8" w14:textId="77777777" w:rsidR="00D36D25" w:rsidRPr="00211DF8" w:rsidRDefault="00F415C1" w:rsidP="00A00C1A">
            <w:pPr>
              <w:pStyle w:val="TableStyle"/>
              <w:rPr>
                <w:rFonts w:ascii="Palatino Linotype" w:eastAsia="SimSun" w:hAnsi="Palatino Linotype"/>
              </w:rPr>
            </w:pPr>
            <w:r w:rsidRPr="00211DF8">
              <w:rPr>
                <w:rFonts w:ascii="Palatino Linotype" w:eastAsia="SimSun" w:hAnsi="Palatino Linotype"/>
              </w:rPr>
              <w:t>Sales Data  Real time Exchange</w:t>
            </w:r>
          </w:p>
        </w:tc>
        <w:tc>
          <w:tcPr>
            <w:tcW w:w="3780" w:type="dxa"/>
            <w:shd w:val="clear" w:color="auto" w:fill="auto"/>
          </w:tcPr>
          <w:p w14:paraId="61670A94" w14:textId="77777777" w:rsidR="00D36D25" w:rsidRPr="00211DF8" w:rsidRDefault="00D55A98" w:rsidP="00A00C1A">
            <w:pPr>
              <w:pStyle w:val="TableStyle"/>
              <w:rPr>
                <w:rFonts w:ascii="Palatino Linotype" w:eastAsia="SimSun" w:hAnsi="Palatino Linotype"/>
              </w:rPr>
            </w:pPr>
            <w:r>
              <w:rPr>
                <w:rFonts w:ascii="Palatino Linotype" w:eastAsia="SimSun" w:hAnsi="Palatino Linotype"/>
              </w:rPr>
              <w:t xml:space="preserve">In </w:t>
            </w:r>
            <w:r w:rsidR="00AC2B55" w:rsidRPr="00211DF8">
              <w:rPr>
                <w:rFonts w:ascii="Palatino Linotype" w:eastAsia="SimSun" w:hAnsi="Palatino Linotype"/>
              </w:rPr>
              <w:t>7</w:t>
            </w:r>
            <w:r>
              <w:rPr>
                <w:rFonts w:ascii="Palatino Linotype" w:eastAsia="SimSun" w:hAnsi="Palatino Linotype"/>
              </w:rPr>
              <w:t>x24</w:t>
            </w:r>
            <w:r w:rsidR="00AC2B55" w:rsidRPr="00211DF8">
              <w:rPr>
                <w:rFonts w:ascii="Palatino Linotype" w:eastAsia="SimSun" w:hAnsi="Palatino Linotype"/>
              </w:rPr>
              <w:t xml:space="preserve"> time frame, collecting the data from POS clients and put them into EDW</w:t>
            </w:r>
          </w:p>
        </w:tc>
        <w:tc>
          <w:tcPr>
            <w:tcW w:w="3780" w:type="dxa"/>
          </w:tcPr>
          <w:p w14:paraId="490DADCD" w14:textId="77777777" w:rsidR="00D36D25" w:rsidRPr="00211DF8" w:rsidRDefault="00AC2B55" w:rsidP="00A00C1A">
            <w:pPr>
              <w:pStyle w:val="TableStyle"/>
              <w:rPr>
                <w:rFonts w:ascii="Palatino Linotype" w:hAnsi="Palatino Linotype"/>
              </w:rPr>
            </w:pPr>
            <w:r w:rsidRPr="00211DF8">
              <w:rPr>
                <w:rFonts w:ascii="Palatino Linotype" w:eastAsia="SimSun" w:hAnsi="Palatino Linotype"/>
              </w:rPr>
              <w:t xml:space="preserve">To fulfil the purpose that the sales data in POS clients must be synchronized to Maxim </w:t>
            </w:r>
            <w:r w:rsidR="0061154C" w:rsidRPr="00211DF8">
              <w:rPr>
                <w:rFonts w:ascii="Palatino Linotype" w:eastAsia="SimSun" w:hAnsi="Palatino Linotype"/>
              </w:rPr>
              <w:t>Headquarters’</w:t>
            </w:r>
            <w:r w:rsidRPr="00211DF8">
              <w:rPr>
                <w:rFonts w:ascii="Palatino Linotype" w:eastAsia="SimSun" w:hAnsi="Palatino Linotype"/>
              </w:rPr>
              <w:t xml:space="preserve"> EDW in real time</w:t>
            </w:r>
          </w:p>
        </w:tc>
      </w:tr>
      <w:tr w:rsidR="00D36D25" w:rsidRPr="00211DF8" w14:paraId="00487044" w14:textId="77777777" w:rsidTr="00D55A98">
        <w:trPr>
          <w:trHeight w:val="980"/>
        </w:trPr>
        <w:tc>
          <w:tcPr>
            <w:tcW w:w="3078" w:type="dxa"/>
            <w:shd w:val="clear" w:color="auto" w:fill="auto"/>
          </w:tcPr>
          <w:p w14:paraId="78D25072" w14:textId="77777777" w:rsidR="00D36D25" w:rsidRPr="00211DF8" w:rsidRDefault="00F415C1" w:rsidP="00A00C1A">
            <w:pPr>
              <w:pStyle w:val="TableStyle"/>
              <w:rPr>
                <w:rFonts w:ascii="Palatino Linotype" w:eastAsia="SimSun" w:hAnsi="Palatino Linotype"/>
              </w:rPr>
            </w:pPr>
            <w:r w:rsidRPr="00211DF8">
              <w:rPr>
                <w:rFonts w:ascii="Palatino Linotype" w:eastAsia="SimSun" w:hAnsi="Palatino Linotype"/>
              </w:rPr>
              <w:t>Sales Data End-of-day Process</w:t>
            </w:r>
          </w:p>
        </w:tc>
        <w:tc>
          <w:tcPr>
            <w:tcW w:w="3780" w:type="dxa"/>
            <w:shd w:val="clear" w:color="auto" w:fill="auto"/>
          </w:tcPr>
          <w:p w14:paraId="37652EFC" w14:textId="77777777" w:rsidR="00D36D25" w:rsidRPr="00211DF8" w:rsidRDefault="00AC2B55" w:rsidP="00A00C1A">
            <w:pPr>
              <w:pStyle w:val="TableStyle"/>
              <w:rPr>
                <w:rFonts w:ascii="Palatino Linotype" w:eastAsia="SimSun" w:hAnsi="Palatino Linotype"/>
              </w:rPr>
            </w:pPr>
            <w:r w:rsidRPr="00211DF8">
              <w:rPr>
                <w:rFonts w:ascii="Palatino Linotype" w:eastAsia="SimSun" w:hAnsi="Palatino Linotype"/>
              </w:rPr>
              <w:t>Running one time each time (maximally) to copy data from POS client to EDW</w:t>
            </w:r>
          </w:p>
        </w:tc>
        <w:tc>
          <w:tcPr>
            <w:tcW w:w="3780" w:type="dxa"/>
          </w:tcPr>
          <w:p w14:paraId="3FC83FE8" w14:textId="77777777" w:rsidR="00D36D25" w:rsidRPr="00211DF8" w:rsidRDefault="00AC2B55" w:rsidP="00A00C1A">
            <w:pPr>
              <w:pStyle w:val="TableStyle"/>
              <w:rPr>
                <w:rFonts w:ascii="Palatino Linotype" w:eastAsia="SimSun" w:hAnsi="Palatino Linotype"/>
              </w:rPr>
            </w:pPr>
            <w:r w:rsidRPr="00211DF8">
              <w:rPr>
                <w:rFonts w:ascii="Palatino Linotype" w:eastAsia="SimSun" w:hAnsi="Palatino Linotype"/>
              </w:rPr>
              <w:t>To transfer EOD data from each POS clients to EDW tables by on-demand triggered.</w:t>
            </w:r>
          </w:p>
        </w:tc>
      </w:tr>
      <w:tr w:rsidR="00F415C1" w:rsidRPr="00211DF8" w14:paraId="51A3CF27" w14:textId="77777777" w:rsidTr="00D55A98">
        <w:trPr>
          <w:trHeight w:val="980"/>
        </w:trPr>
        <w:tc>
          <w:tcPr>
            <w:tcW w:w="3078" w:type="dxa"/>
            <w:shd w:val="clear" w:color="auto" w:fill="auto"/>
          </w:tcPr>
          <w:p w14:paraId="76079107" w14:textId="77777777" w:rsidR="00F415C1" w:rsidRPr="00211DF8" w:rsidRDefault="00F415C1" w:rsidP="00A00C1A">
            <w:pPr>
              <w:pStyle w:val="TableStyle"/>
              <w:rPr>
                <w:rFonts w:ascii="Palatino Linotype" w:eastAsia="SimSun" w:hAnsi="Palatino Linotype"/>
              </w:rPr>
            </w:pPr>
            <w:r w:rsidRPr="00211DF8">
              <w:rPr>
                <w:rFonts w:ascii="Palatino Linotype" w:eastAsia="SimSun" w:hAnsi="Palatino Linotype"/>
              </w:rPr>
              <w:t>Master</w:t>
            </w:r>
            <w:r w:rsidR="00AC2B55" w:rsidRPr="00211DF8">
              <w:rPr>
                <w:rFonts w:ascii="Palatino Linotype" w:eastAsia="SimSun" w:hAnsi="Palatino Linotype"/>
              </w:rPr>
              <w:t>/pricing</w:t>
            </w:r>
            <w:r w:rsidRPr="00211DF8">
              <w:rPr>
                <w:rFonts w:ascii="Palatino Linotype" w:eastAsia="SimSun" w:hAnsi="Palatino Linotype"/>
              </w:rPr>
              <w:t xml:space="preserve"> data generation and update to POS </w:t>
            </w:r>
            <w:r w:rsidR="00866A3A" w:rsidRPr="00211DF8">
              <w:rPr>
                <w:rFonts w:ascii="Palatino Linotype" w:eastAsia="SimSun" w:hAnsi="Palatino Linotype"/>
              </w:rPr>
              <w:t>client</w:t>
            </w:r>
          </w:p>
        </w:tc>
        <w:tc>
          <w:tcPr>
            <w:tcW w:w="3780" w:type="dxa"/>
            <w:shd w:val="clear" w:color="auto" w:fill="auto"/>
          </w:tcPr>
          <w:p w14:paraId="1B53BFD2" w14:textId="77777777" w:rsidR="00F415C1" w:rsidRPr="00211DF8" w:rsidRDefault="00AC2B55" w:rsidP="00A00C1A">
            <w:pPr>
              <w:pStyle w:val="TableStyle"/>
              <w:rPr>
                <w:rFonts w:ascii="Palatino Linotype" w:eastAsia="SimSun" w:hAnsi="Palatino Linotype"/>
              </w:rPr>
            </w:pPr>
            <w:r w:rsidRPr="00211DF8">
              <w:rPr>
                <w:rFonts w:ascii="Palatino Linotype" w:eastAsia="SimSun" w:hAnsi="Palatino Linotype"/>
              </w:rPr>
              <w:t>When master/pricing data are updated, push the update to corresponding POS client.</w:t>
            </w:r>
          </w:p>
        </w:tc>
        <w:tc>
          <w:tcPr>
            <w:tcW w:w="3780" w:type="dxa"/>
          </w:tcPr>
          <w:p w14:paraId="76F289F7" w14:textId="77777777" w:rsidR="00F415C1" w:rsidRPr="00211DF8" w:rsidRDefault="00AC2B55" w:rsidP="00A00C1A">
            <w:pPr>
              <w:pStyle w:val="TableStyle"/>
              <w:rPr>
                <w:rFonts w:ascii="Palatino Linotype" w:hAnsi="Palatino Linotype"/>
              </w:rPr>
            </w:pPr>
            <w:r w:rsidRPr="00211DF8">
              <w:rPr>
                <w:rFonts w:ascii="Palatino Linotype" w:hAnsi="Palatino Linotype"/>
              </w:rPr>
              <w:t>To copy data from pricing/master data DB and distribute them to POS client according to the pricing group setting.</w:t>
            </w:r>
          </w:p>
        </w:tc>
      </w:tr>
    </w:tbl>
    <w:p w14:paraId="144EDFEA" w14:textId="77777777" w:rsidR="00D36D25" w:rsidRPr="00211DF8" w:rsidRDefault="00D36D25" w:rsidP="007E6F0F">
      <w:pPr>
        <w:jc w:val="both"/>
        <w:rPr>
          <w:rFonts w:ascii="Palatino Linotype" w:hAnsi="Palatino Linotype"/>
        </w:rPr>
      </w:pPr>
    </w:p>
    <w:p w14:paraId="30F0D832" w14:textId="77777777" w:rsidR="00D36D25" w:rsidRPr="00211DF8" w:rsidRDefault="00D36D25" w:rsidP="007E6F0F">
      <w:pPr>
        <w:jc w:val="both"/>
        <w:rPr>
          <w:rFonts w:ascii="Palatino Linotype" w:hAnsi="Palatino Linotype"/>
        </w:rPr>
      </w:pPr>
      <w:r w:rsidRPr="00211DF8">
        <w:rPr>
          <w:rFonts w:ascii="Palatino Linotype" w:hAnsi="Palatino Linotype"/>
        </w:rPr>
        <w:br w:type="page"/>
      </w:r>
    </w:p>
    <w:p w14:paraId="22A2B4E2" w14:textId="77777777" w:rsidR="00D36D25" w:rsidRPr="00211DF8" w:rsidRDefault="00F415C1" w:rsidP="007E6F0F">
      <w:pPr>
        <w:pStyle w:val="Heading2"/>
        <w:spacing w:after="200" w:line="240" w:lineRule="auto"/>
        <w:jc w:val="both"/>
        <w:rPr>
          <w:rFonts w:ascii="Palatino Linotype" w:eastAsia="SimSun" w:hAnsi="Palatino Linotype"/>
          <w:lang w:eastAsia="zh-CN"/>
        </w:rPr>
      </w:pPr>
      <w:bookmarkStart w:id="177" w:name="_Toc469498452"/>
      <w:r w:rsidRPr="00211DF8">
        <w:rPr>
          <w:rFonts w:ascii="Palatino Linotype" w:eastAsia="SimSun" w:hAnsi="Palatino Linotype"/>
          <w:lang w:eastAsia="zh-CN"/>
        </w:rPr>
        <w:lastRenderedPageBreak/>
        <w:t>Sales Data</w:t>
      </w:r>
      <w:bookmarkEnd w:id="177"/>
    </w:p>
    <w:p w14:paraId="5701F6DA" w14:textId="77777777" w:rsidR="00150130" w:rsidRPr="00211DF8" w:rsidRDefault="00150130" w:rsidP="00150130">
      <w:pPr>
        <w:pStyle w:val="Heading3"/>
        <w:spacing w:after="200" w:line="240" w:lineRule="auto"/>
        <w:jc w:val="both"/>
        <w:rPr>
          <w:rFonts w:ascii="Palatino Linotype" w:eastAsia="SimSun" w:hAnsi="Palatino Linotype"/>
          <w:lang w:eastAsia="zh-CN"/>
        </w:rPr>
      </w:pPr>
      <w:bookmarkStart w:id="178" w:name="_Toc469498453"/>
      <w:r w:rsidRPr="00211DF8">
        <w:rPr>
          <w:rFonts w:ascii="Palatino Linotype" w:eastAsia="SimSun" w:hAnsi="Palatino Linotype"/>
          <w:lang w:eastAsia="zh-CN"/>
        </w:rPr>
        <w:t>Sales Data Overall Process Flow</w:t>
      </w:r>
      <w:bookmarkEnd w:id="178"/>
    </w:p>
    <w:p w14:paraId="0167DE3E" w14:textId="77777777" w:rsidR="00150130" w:rsidRPr="00211DF8" w:rsidRDefault="00150130" w:rsidP="00150130">
      <w:pPr>
        <w:rPr>
          <w:rFonts w:ascii="Palatino Linotype" w:hAnsi="Palatino Linotype"/>
          <w:b/>
          <w:lang w:eastAsia="zh-CN"/>
        </w:rPr>
      </w:pPr>
      <w:r w:rsidRPr="00211DF8">
        <w:rPr>
          <w:rFonts w:ascii="Palatino Linotype" w:hAnsi="Palatino Linotype"/>
          <w:b/>
          <w:lang w:eastAsia="zh-CN"/>
        </w:rPr>
        <w:t>Sales Data Real Time Processing</w:t>
      </w:r>
    </w:p>
    <w:p w14:paraId="08C5AA39" w14:textId="12D72A82" w:rsidR="00C9681A" w:rsidRPr="00211DF8" w:rsidRDefault="001739F6" w:rsidP="00C9681A">
      <w:pPr>
        <w:jc w:val="center"/>
        <w:rPr>
          <w:rFonts w:ascii="Palatino Linotype" w:hAnsi="Palatino Linotype"/>
          <w:b/>
          <w:lang w:eastAsia="zh-CN"/>
        </w:rPr>
      </w:pPr>
      <w:r>
        <w:rPr>
          <w:noProof/>
          <w:lang w:val="en-GB" w:eastAsia="zh-CN"/>
        </w:rPr>
        <w:drawing>
          <wp:inline distT="0" distB="0" distL="0" distR="0" wp14:anchorId="426469F7" wp14:editId="5A429FD0">
            <wp:extent cx="7465151" cy="5484812"/>
            <wp:effectExtent l="0" t="318" r="2223" b="2222"/>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6200000">
                      <a:off x="0" y="0"/>
                      <a:ext cx="7472366" cy="5490113"/>
                    </a:xfrm>
                    <a:prstGeom prst="rect">
                      <a:avLst/>
                    </a:prstGeom>
                  </pic:spPr>
                </pic:pic>
              </a:graphicData>
            </a:graphic>
          </wp:inline>
        </w:drawing>
      </w:r>
    </w:p>
    <w:p w14:paraId="221FFAF1" w14:textId="77777777" w:rsidR="00150130" w:rsidRPr="00211DF8" w:rsidRDefault="00150130" w:rsidP="00150130">
      <w:pPr>
        <w:rPr>
          <w:rFonts w:ascii="Palatino Linotype" w:hAnsi="Palatino Linotype"/>
          <w:b/>
          <w:lang w:eastAsia="zh-CN"/>
        </w:rPr>
      </w:pPr>
      <w:r w:rsidRPr="00211DF8">
        <w:rPr>
          <w:rFonts w:ascii="Palatino Linotype" w:hAnsi="Palatino Linotype"/>
          <w:b/>
          <w:lang w:eastAsia="zh-CN"/>
        </w:rPr>
        <w:lastRenderedPageBreak/>
        <w:t>Sales Data End-of-day Processing</w:t>
      </w:r>
    </w:p>
    <w:p w14:paraId="3FEAB14D" w14:textId="23633D24" w:rsidR="00150130" w:rsidRPr="00211DF8" w:rsidRDefault="00736E29" w:rsidP="00A00C1A">
      <w:pPr>
        <w:jc w:val="center"/>
        <w:rPr>
          <w:rFonts w:ascii="Palatino Linotype" w:hAnsi="Palatino Linotype"/>
          <w:lang w:eastAsia="zh-CN"/>
        </w:rPr>
      </w:pPr>
      <w:r w:rsidRPr="00DD45AE">
        <w:rPr>
          <w:rFonts w:ascii="Palatino Linotype" w:hAnsi="Palatino Linotype"/>
          <w:noProof/>
          <w:lang w:val="en-GB" w:eastAsia="zh-CN"/>
        </w:rPr>
        <w:drawing>
          <wp:inline distT="0" distB="0" distL="0" distR="0" wp14:anchorId="621961EC" wp14:editId="482AE2E9">
            <wp:extent cx="5447335" cy="796925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0192" cy="7973430"/>
                    </a:xfrm>
                    <a:prstGeom prst="rect">
                      <a:avLst/>
                    </a:prstGeom>
                    <a:noFill/>
                    <a:ln>
                      <a:noFill/>
                    </a:ln>
                  </pic:spPr>
                </pic:pic>
              </a:graphicData>
            </a:graphic>
          </wp:inline>
        </w:drawing>
      </w:r>
    </w:p>
    <w:p w14:paraId="29A0AC94" w14:textId="77777777" w:rsidR="00150130" w:rsidRPr="00211DF8" w:rsidRDefault="00150130">
      <w:pPr>
        <w:rPr>
          <w:rFonts w:ascii="Palatino Linotype" w:eastAsia="SimSun" w:hAnsi="Palatino Linotype" w:cstheme="majorBidi"/>
          <w:b/>
          <w:bCs/>
          <w:color w:val="4F81BD" w:themeColor="accent1"/>
          <w:lang w:eastAsia="zh-CN"/>
        </w:rPr>
      </w:pPr>
      <w:r w:rsidRPr="00211DF8">
        <w:rPr>
          <w:rFonts w:ascii="Palatino Linotype" w:eastAsia="SimSun" w:hAnsi="Palatino Linotype"/>
          <w:lang w:eastAsia="zh-CN"/>
        </w:rPr>
        <w:br w:type="page"/>
      </w:r>
    </w:p>
    <w:p w14:paraId="14098495" w14:textId="77777777" w:rsidR="00150130" w:rsidRPr="00211DF8" w:rsidRDefault="00150130" w:rsidP="00150130">
      <w:pPr>
        <w:pStyle w:val="Heading3"/>
        <w:spacing w:after="200" w:line="240" w:lineRule="auto"/>
        <w:jc w:val="both"/>
        <w:rPr>
          <w:rFonts w:ascii="Palatino Linotype" w:eastAsia="SimSun" w:hAnsi="Palatino Linotype"/>
          <w:lang w:eastAsia="zh-CN"/>
        </w:rPr>
      </w:pPr>
      <w:bookmarkStart w:id="179" w:name="_Toc469498454"/>
      <w:r w:rsidRPr="00211DF8">
        <w:rPr>
          <w:rFonts w:ascii="Palatino Linotype" w:eastAsia="SimSun" w:hAnsi="Palatino Linotype"/>
          <w:lang w:eastAsia="zh-CN"/>
        </w:rPr>
        <w:lastRenderedPageBreak/>
        <w:t>System context</w:t>
      </w:r>
      <w:bookmarkEnd w:id="179"/>
    </w:p>
    <w:p w14:paraId="4C30014C" w14:textId="77777777" w:rsidR="00150130" w:rsidRPr="00211DF8" w:rsidRDefault="008A15B6" w:rsidP="00150130">
      <w:pPr>
        <w:rPr>
          <w:rFonts w:ascii="Palatino Linotype" w:hAnsi="Palatino Linotype"/>
          <w:lang w:eastAsia="zh-CN"/>
        </w:rPr>
      </w:pPr>
      <w:r w:rsidRPr="00211DF8">
        <w:rPr>
          <w:rFonts w:ascii="Palatino Linotype" w:eastAsia="SimSun" w:hAnsi="Palatino Linotype"/>
          <w:noProof/>
          <w:lang w:val="en-GB" w:eastAsia="zh-CN"/>
        </w:rPr>
        <w:drawing>
          <wp:inline distT="0" distB="0" distL="0" distR="0" wp14:anchorId="5CE68268" wp14:editId="1225B636">
            <wp:extent cx="6856970" cy="2658794"/>
            <wp:effectExtent l="0" t="0" r="1270" b="825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0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61673" cy="2660618"/>
                    </a:xfrm>
                    <a:prstGeom prst="rect">
                      <a:avLst/>
                    </a:prstGeom>
                  </pic:spPr>
                </pic:pic>
              </a:graphicData>
            </a:graphic>
          </wp:inline>
        </w:drawing>
      </w:r>
    </w:p>
    <w:p w14:paraId="68AEB126" w14:textId="77777777" w:rsidR="00150130" w:rsidRPr="00211DF8" w:rsidRDefault="00150130" w:rsidP="00150130">
      <w:pPr>
        <w:rPr>
          <w:rFonts w:ascii="Palatino Linotype" w:hAnsi="Palatino Linotype"/>
          <w:lang w:eastAsia="zh-CN"/>
        </w:rPr>
      </w:pPr>
    </w:p>
    <w:p w14:paraId="10CEF844" w14:textId="77777777" w:rsidR="00150130" w:rsidRPr="00211DF8" w:rsidRDefault="00150130" w:rsidP="00150130">
      <w:pPr>
        <w:rPr>
          <w:rFonts w:ascii="Palatino Linotype" w:hAnsi="Palatino Linotype"/>
          <w:lang w:eastAsia="zh-CN"/>
        </w:rPr>
      </w:pPr>
    </w:p>
    <w:p w14:paraId="6F170D09" w14:textId="77777777" w:rsidR="003C5DC6" w:rsidRPr="00211DF8" w:rsidRDefault="003C5DC6">
      <w:pPr>
        <w:rPr>
          <w:rFonts w:ascii="Palatino Linotype" w:eastAsiaTheme="majorEastAsia" w:hAnsi="Palatino Linotype" w:cstheme="majorBidi"/>
          <w:b/>
          <w:bCs/>
          <w:color w:val="4F81BD" w:themeColor="accent1"/>
          <w:lang w:eastAsia="zh-CN"/>
        </w:rPr>
      </w:pPr>
      <w:bookmarkStart w:id="180" w:name="_Toc394065922"/>
      <w:r w:rsidRPr="00211DF8">
        <w:rPr>
          <w:rFonts w:ascii="Palatino Linotype" w:hAnsi="Palatino Linotype"/>
          <w:lang w:eastAsia="zh-CN"/>
        </w:rPr>
        <w:br w:type="page"/>
      </w:r>
    </w:p>
    <w:p w14:paraId="625C0548" w14:textId="680B8C01" w:rsidR="00D36D25" w:rsidRPr="00211DF8" w:rsidRDefault="00F415C1" w:rsidP="003C5DC6">
      <w:pPr>
        <w:pStyle w:val="Heading3"/>
        <w:rPr>
          <w:rFonts w:ascii="Palatino Linotype" w:hAnsi="Palatino Linotype"/>
          <w:lang w:eastAsia="zh-CN"/>
        </w:rPr>
      </w:pPr>
      <w:bookmarkStart w:id="181" w:name="_Toc469498455"/>
      <w:r w:rsidRPr="00211DF8">
        <w:rPr>
          <w:rFonts w:ascii="Palatino Linotype" w:hAnsi="Palatino Linotype"/>
          <w:lang w:eastAsia="zh-CN"/>
        </w:rPr>
        <w:lastRenderedPageBreak/>
        <w:t xml:space="preserve">Sales Data </w:t>
      </w:r>
      <w:bookmarkEnd w:id="180"/>
      <w:r w:rsidR="00165C2D" w:rsidRPr="00211DF8">
        <w:rPr>
          <w:rFonts w:ascii="Palatino Linotype" w:hAnsi="Palatino Linotype"/>
          <w:lang w:eastAsia="zh-CN"/>
        </w:rPr>
        <w:t>Real Time Polling (POS – Staging)</w:t>
      </w:r>
      <w:bookmarkEnd w:id="181"/>
    </w:p>
    <w:p w14:paraId="7F439476" w14:textId="7B0845A6" w:rsidR="003C5DC6" w:rsidRPr="00211DF8" w:rsidRDefault="003C5DC6" w:rsidP="003C5DC6">
      <w:pPr>
        <w:pStyle w:val="Heading4"/>
        <w:rPr>
          <w:rFonts w:ascii="Palatino Linotype" w:hAnsi="Palatino Linotype"/>
          <w:lang w:eastAsia="zh-CN"/>
        </w:rPr>
      </w:pPr>
      <w:bookmarkStart w:id="182" w:name="_Toc469498456"/>
      <w:r w:rsidRPr="00211DF8">
        <w:rPr>
          <w:rFonts w:ascii="Palatino Linotype" w:hAnsi="Palatino Linotype"/>
          <w:lang w:eastAsia="zh-CN"/>
        </w:rPr>
        <w:t>Process Flow</w:t>
      </w:r>
      <w:bookmarkEnd w:id="182"/>
    </w:p>
    <w:p w14:paraId="5EA375FD" w14:textId="48BF0619" w:rsidR="009E2AF3" w:rsidRPr="00211DF8" w:rsidRDefault="006971BB" w:rsidP="007E6F0F">
      <w:pPr>
        <w:jc w:val="both"/>
        <w:rPr>
          <w:rFonts w:ascii="Palatino Linotype" w:eastAsia="SimSun" w:hAnsi="Palatino Linotype"/>
          <w:lang w:eastAsia="zh-CN"/>
        </w:rPr>
      </w:pPr>
      <w:r w:rsidRPr="00DD45AE">
        <w:rPr>
          <w:rFonts w:ascii="Palatino Linotype" w:hAnsi="Palatino Linotype"/>
          <w:noProof/>
          <w:lang w:val="en-GB" w:eastAsia="zh-CN"/>
        </w:rPr>
        <mc:AlternateContent>
          <mc:Choice Requires="wps">
            <w:drawing>
              <wp:anchor distT="0" distB="0" distL="114300" distR="114300" simplePos="0" relativeHeight="251677696" behindDoc="0" locked="0" layoutInCell="1" allowOverlap="1" wp14:anchorId="1F10210A" wp14:editId="6DF19DCB">
                <wp:simplePos x="0" y="0"/>
                <wp:positionH relativeFrom="column">
                  <wp:posOffset>2063750</wp:posOffset>
                </wp:positionH>
                <wp:positionV relativeFrom="paragraph">
                  <wp:posOffset>3956050</wp:posOffset>
                </wp:positionV>
                <wp:extent cx="279400" cy="284480"/>
                <wp:effectExtent l="57150" t="38100" r="0" b="77470"/>
                <wp:wrapNone/>
                <wp:docPr id="36" name="Oval 36"/>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0CC62848" w14:textId="05EEF33C" w:rsidR="002E0FED" w:rsidRPr="00DD45AE" w:rsidRDefault="002E0FED" w:rsidP="00DD45AE">
                            <w:pPr>
                              <w:jc w:val="center"/>
                              <w:rPr>
                                <w:b/>
                                <w:sz w:val="18"/>
                                <w:lang w:val="en-GB"/>
                              </w:rPr>
                            </w:pPr>
                            <w:r>
                              <w:rPr>
                                <w:b/>
                                <w:sz w:val="18"/>
                                <w:lang w:val="en-GB"/>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10210A" id="Oval 36" o:spid="_x0000_s1027" style="position:absolute;left:0;text-align:left;margin-left:162.5pt;margin-top:311.5pt;width:22pt;height:2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" fillcolor="#c0504d [3205]" stroked="f" strokeweight="3pt">
                <v:shadow on="t" color="black" opacity="24903f" origin=",.5" offset="0,.55556mm"/>
                <v:textbox inset="0,0,0,0">
                  <w:txbxContent>
                    <w:p w14:paraId="0CC62848" w14:textId="05EEF33C" w:rsidR="002E0FED" w:rsidRPr="00DD45AE" w:rsidRDefault="002E0FED" w:rsidP="00DD45AE">
                      <w:pPr>
                        <w:jc w:val="center"/>
                        <w:rPr>
                          <w:b/>
                          <w:sz w:val="18"/>
                          <w:lang w:val="en-GB"/>
                        </w:rPr>
                      </w:pPr>
                      <w:r>
                        <w:rPr>
                          <w:b/>
                          <w:sz w:val="18"/>
                          <w:lang w:val="en-GB"/>
                        </w:rPr>
                        <w:t>5</w:t>
                      </w:r>
                    </w:p>
                  </w:txbxContent>
                </v:textbox>
              </v:oval>
            </w:pict>
          </mc:Fallback>
        </mc:AlternateContent>
      </w:r>
      <w:r w:rsidR="009F0B6D" w:rsidRPr="00DD45AE">
        <w:rPr>
          <w:rFonts w:ascii="Palatino Linotype" w:hAnsi="Palatino Linotype"/>
          <w:noProof/>
          <w:lang w:val="en-GB" w:eastAsia="zh-CN"/>
        </w:rPr>
        <mc:AlternateContent>
          <mc:Choice Requires="wps">
            <w:drawing>
              <wp:anchor distT="0" distB="0" distL="114300" distR="114300" simplePos="0" relativeHeight="251675648" behindDoc="0" locked="0" layoutInCell="1" allowOverlap="1" wp14:anchorId="6FAF119E" wp14:editId="764A362E">
                <wp:simplePos x="0" y="0"/>
                <wp:positionH relativeFrom="column">
                  <wp:posOffset>1968500</wp:posOffset>
                </wp:positionH>
                <wp:positionV relativeFrom="paragraph">
                  <wp:posOffset>2628900</wp:posOffset>
                </wp:positionV>
                <wp:extent cx="279400" cy="284480"/>
                <wp:effectExtent l="57150" t="38100" r="0" b="77470"/>
                <wp:wrapNone/>
                <wp:docPr id="34" name="Oval 34"/>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15D52411" w14:textId="573C3596" w:rsidR="002E0FED" w:rsidRPr="00DD45AE" w:rsidRDefault="002E0FED" w:rsidP="00DD45AE">
                            <w:pPr>
                              <w:jc w:val="center"/>
                              <w:rPr>
                                <w:b/>
                                <w:sz w:val="18"/>
                                <w:lang w:val="en-GB"/>
                              </w:rPr>
                            </w:pPr>
                            <w:r>
                              <w:rPr>
                                <w:b/>
                                <w:sz w:val="18"/>
                                <w:lang w:val="en-GB"/>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AF119E" id="Oval 34" o:spid="_x0000_s1028" style="position:absolute;left:0;text-align:left;margin-left:155pt;margin-top:207pt;width:22pt;height:2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" fillcolor="#c0504d [3205]" stroked="f" strokeweight="3pt">
                <v:shadow on="t" color="black" opacity="24903f" origin=",.5" offset="0,.55556mm"/>
                <v:textbox inset="0,0,0,0">
                  <w:txbxContent>
                    <w:p w14:paraId="15D52411" w14:textId="573C3596" w:rsidR="002E0FED" w:rsidRPr="00DD45AE" w:rsidRDefault="002E0FED" w:rsidP="00DD45AE">
                      <w:pPr>
                        <w:jc w:val="center"/>
                        <w:rPr>
                          <w:b/>
                          <w:sz w:val="18"/>
                          <w:lang w:val="en-GB"/>
                        </w:rPr>
                      </w:pPr>
                      <w:r>
                        <w:rPr>
                          <w:b/>
                          <w:sz w:val="18"/>
                          <w:lang w:val="en-GB"/>
                        </w:rPr>
                        <w:t>4</w:t>
                      </w:r>
                    </w:p>
                  </w:txbxContent>
                </v:textbox>
              </v:oval>
            </w:pict>
          </mc:Fallback>
        </mc:AlternateContent>
      </w:r>
      <w:r w:rsidR="009F0B6D" w:rsidRPr="00DD45AE">
        <w:rPr>
          <w:rFonts w:ascii="Palatino Linotype" w:hAnsi="Palatino Linotype"/>
          <w:noProof/>
          <w:lang w:val="en-GB" w:eastAsia="zh-CN"/>
        </w:rPr>
        <mc:AlternateContent>
          <mc:Choice Requires="wps">
            <w:drawing>
              <wp:anchor distT="0" distB="0" distL="114300" distR="114300" simplePos="0" relativeHeight="251673600" behindDoc="0" locked="0" layoutInCell="1" allowOverlap="1" wp14:anchorId="5D3E479F" wp14:editId="7A50D731">
                <wp:simplePos x="0" y="0"/>
                <wp:positionH relativeFrom="column">
                  <wp:posOffset>1981200</wp:posOffset>
                </wp:positionH>
                <wp:positionV relativeFrom="paragraph">
                  <wp:posOffset>1905000</wp:posOffset>
                </wp:positionV>
                <wp:extent cx="279400" cy="284480"/>
                <wp:effectExtent l="57150" t="38100" r="0" b="77470"/>
                <wp:wrapNone/>
                <wp:docPr id="33" name="Oval 33"/>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53DAE817" w14:textId="184478A6" w:rsidR="002E0FED" w:rsidRPr="00DD45AE" w:rsidRDefault="002E0FED" w:rsidP="00DD45AE">
                            <w:pPr>
                              <w:jc w:val="center"/>
                              <w:rPr>
                                <w:b/>
                                <w:sz w:val="18"/>
                                <w:lang w:val="en-GB"/>
                              </w:rPr>
                            </w:pPr>
                            <w:r>
                              <w:rPr>
                                <w:b/>
                                <w:sz w:val="18"/>
                                <w:lang w:val="en-GB"/>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3E479F" id="Oval 33" o:spid="_x0000_s1029" style="position:absolute;left:0;text-align:left;margin-left:156pt;margin-top:150pt;width:22pt;height:2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" fillcolor="#c0504d [3205]" stroked="f" strokeweight="3pt">
                <v:shadow on="t" color="black" opacity="24903f" origin=",.5" offset="0,.55556mm"/>
                <v:textbox inset="0,0,0,0">
                  <w:txbxContent>
                    <w:p w14:paraId="53DAE817" w14:textId="184478A6" w:rsidR="002E0FED" w:rsidRPr="00DD45AE" w:rsidRDefault="002E0FED" w:rsidP="00DD45AE">
                      <w:pPr>
                        <w:jc w:val="center"/>
                        <w:rPr>
                          <w:b/>
                          <w:sz w:val="18"/>
                          <w:lang w:val="en-GB"/>
                        </w:rPr>
                      </w:pPr>
                      <w:r>
                        <w:rPr>
                          <w:b/>
                          <w:sz w:val="18"/>
                          <w:lang w:val="en-GB"/>
                        </w:rPr>
                        <w:t>3</w:t>
                      </w:r>
                    </w:p>
                  </w:txbxContent>
                </v:textbox>
              </v:oval>
            </w:pict>
          </mc:Fallback>
        </mc:AlternateContent>
      </w:r>
      <w:r w:rsidR="009F0B6D" w:rsidRPr="00DD45AE">
        <w:rPr>
          <w:rFonts w:ascii="Palatino Linotype" w:hAnsi="Palatino Linotype"/>
          <w:noProof/>
          <w:lang w:val="en-GB" w:eastAsia="zh-CN"/>
        </w:rPr>
        <mc:AlternateContent>
          <mc:Choice Requires="wps">
            <w:drawing>
              <wp:anchor distT="0" distB="0" distL="114300" distR="114300" simplePos="0" relativeHeight="251671552" behindDoc="0" locked="0" layoutInCell="1" allowOverlap="1" wp14:anchorId="1B879C70" wp14:editId="4F66C892">
                <wp:simplePos x="0" y="0"/>
                <wp:positionH relativeFrom="column">
                  <wp:posOffset>2387600</wp:posOffset>
                </wp:positionH>
                <wp:positionV relativeFrom="paragraph">
                  <wp:posOffset>781050</wp:posOffset>
                </wp:positionV>
                <wp:extent cx="279400" cy="284480"/>
                <wp:effectExtent l="57150" t="38100" r="0" b="77470"/>
                <wp:wrapNone/>
                <wp:docPr id="31" name="Oval 31"/>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6084E039" w14:textId="120D8908" w:rsidR="002E0FED" w:rsidRPr="00DD45AE" w:rsidRDefault="002E0FED" w:rsidP="00DD45AE">
                            <w:pPr>
                              <w:jc w:val="center"/>
                              <w:rPr>
                                <w:b/>
                                <w:sz w:val="18"/>
                                <w:lang w:val="en-GB"/>
                              </w:rPr>
                            </w:pPr>
                            <w:r>
                              <w:rPr>
                                <w:b/>
                                <w:sz w:val="18"/>
                                <w:lang w:val="en-GB"/>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879C70" id="Oval 31" o:spid="_x0000_s1030" style="position:absolute;left:0;text-align:left;margin-left:188pt;margin-top:61.5pt;width:22pt;height:2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" fillcolor="#c0504d [3205]" stroked="f" strokeweight="3pt">
                <v:shadow on="t" color="black" opacity="24903f" origin=",.5" offset="0,.55556mm"/>
                <v:textbox inset="0,0,0,0">
                  <w:txbxContent>
                    <w:p w14:paraId="6084E039" w14:textId="120D8908" w:rsidR="002E0FED" w:rsidRPr="00DD45AE" w:rsidRDefault="002E0FED" w:rsidP="00DD45AE">
                      <w:pPr>
                        <w:jc w:val="center"/>
                        <w:rPr>
                          <w:b/>
                          <w:sz w:val="18"/>
                          <w:lang w:val="en-GB"/>
                        </w:rPr>
                      </w:pPr>
                      <w:r>
                        <w:rPr>
                          <w:b/>
                          <w:sz w:val="18"/>
                          <w:lang w:val="en-GB"/>
                        </w:rPr>
                        <w:t>2</w:t>
                      </w:r>
                    </w:p>
                  </w:txbxContent>
                </v:textbox>
              </v:oval>
            </w:pict>
          </mc:Fallback>
        </mc:AlternateContent>
      </w:r>
      <w:r w:rsidR="009F0B6D" w:rsidRPr="00DD45AE">
        <w:rPr>
          <w:rFonts w:ascii="Palatino Linotype" w:hAnsi="Palatino Linotype"/>
          <w:noProof/>
          <w:lang w:val="en-GB" w:eastAsia="zh-CN"/>
        </w:rPr>
        <mc:AlternateContent>
          <mc:Choice Requires="wps">
            <w:drawing>
              <wp:anchor distT="0" distB="0" distL="114300" distR="114300" simplePos="0" relativeHeight="251669504" behindDoc="0" locked="0" layoutInCell="1" allowOverlap="1" wp14:anchorId="232621B6" wp14:editId="52CD30AD">
                <wp:simplePos x="0" y="0"/>
                <wp:positionH relativeFrom="column">
                  <wp:posOffset>2057400</wp:posOffset>
                </wp:positionH>
                <wp:positionV relativeFrom="paragraph">
                  <wp:posOffset>781050</wp:posOffset>
                </wp:positionV>
                <wp:extent cx="279400" cy="284480"/>
                <wp:effectExtent l="57150" t="38100" r="0" b="77470"/>
                <wp:wrapNone/>
                <wp:docPr id="30" name="Oval 30"/>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17E4FBE9" w14:textId="09260FDF" w:rsidR="002E0FED" w:rsidRPr="00DD45AE" w:rsidRDefault="002E0FED" w:rsidP="00DD45AE">
                            <w:pPr>
                              <w:jc w:val="center"/>
                              <w:rPr>
                                <w:b/>
                                <w:sz w:val="18"/>
                                <w:lang w:val="en-GB"/>
                              </w:rPr>
                            </w:pPr>
                            <w:r>
                              <w:rPr>
                                <w:b/>
                                <w:sz w:val="18"/>
                                <w:lang w:val="en-GB"/>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2621B6" id="Oval 30" o:spid="_x0000_s1031" style="position:absolute;left:0;text-align:left;margin-left:162pt;margin-top:61.5pt;width:22pt;height:2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" fillcolor="#c0504d [3205]" stroked="f" strokeweight="3pt">
                <v:shadow on="t" color="black" opacity="24903f" origin=",.5" offset="0,.55556mm"/>
                <v:textbox inset="0,0,0,0">
                  <w:txbxContent>
                    <w:p w14:paraId="17E4FBE9" w14:textId="09260FDF" w:rsidR="002E0FED" w:rsidRPr="00DD45AE" w:rsidRDefault="002E0FED" w:rsidP="00DD45AE">
                      <w:pPr>
                        <w:jc w:val="center"/>
                        <w:rPr>
                          <w:b/>
                          <w:sz w:val="18"/>
                          <w:lang w:val="en-GB"/>
                        </w:rPr>
                      </w:pPr>
                      <w:r>
                        <w:rPr>
                          <w:b/>
                          <w:sz w:val="18"/>
                          <w:lang w:val="en-GB"/>
                        </w:rPr>
                        <w:t>1</w:t>
                      </w:r>
                    </w:p>
                  </w:txbxContent>
                </v:textbox>
              </v:oval>
            </w:pict>
          </mc:Fallback>
        </mc:AlternateContent>
      </w:r>
      <w:r w:rsidR="00EF1D40">
        <w:rPr>
          <w:noProof/>
          <w:lang w:val="en-GB" w:eastAsia="zh-CN"/>
        </w:rPr>
        <w:drawing>
          <wp:inline distT="0" distB="0" distL="0" distR="0" wp14:anchorId="2C3A805B" wp14:editId="679A5B7F">
            <wp:extent cx="5672043" cy="6723472"/>
            <wp:effectExtent l="762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6200000">
                      <a:off x="0" y="0"/>
                      <a:ext cx="5680946" cy="6734026"/>
                    </a:xfrm>
                    <a:prstGeom prst="rect">
                      <a:avLst/>
                    </a:prstGeom>
                  </pic:spPr>
                </pic:pic>
              </a:graphicData>
            </a:graphic>
          </wp:inline>
        </w:drawing>
      </w:r>
    </w:p>
    <w:p w14:paraId="3FF26651" w14:textId="77777777" w:rsidR="004E3805" w:rsidRPr="00211DF8" w:rsidRDefault="004E3805">
      <w:pPr>
        <w:rPr>
          <w:rFonts w:ascii="Palatino Linotype" w:eastAsia="PMingLiU" w:hAnsi="Palatino Linotype" w:cs="Times New Roman"/>
          <w:b/>
          <w:color w:val="215868"/>
          <w:sz w:val="24"/>
          <w:lang w:val="en-GB" w:eastAsia="zh-CN"/>
        </w:rPr>
      </w:pPr>
      <w:r w:rsidRPr="00211DF8">
        <w:rPr>
          <w:rFonts w:ascii="Palatino Linotype" w:hAnsi="Palatino Linotype"/>
        </w:rPr>
        <w:br w:type="page"/>
      </w:r>
    </w:p>
    <w:p w14:paraId="514C117C" w14:textId="77777777" w:rsidR="00D36D25" w:rsidRPr="00211DF8" w:rsidRDefault="00D36D25" w:rsidP="007E6F0F">
      <w:pPr>
        <w:pStyle w:val="ShapeTypeStyle"/>
        <w:spacing w:after="0"/>
        <w:jc w:val="both"/>
        <w:rPr>
          <w:rFonts w:ascii="Palatino Linotype" w:hAnsi="Palatino Linotype"/>
        </w:rPr>
      </w:pPr>
      <w:r w:rsidRPr="00211DF8">
        <w:rPr>
          <w:rFonts w:ascii="Palatino Linotype" w:hAnsi="Palatino Linotype"/>
        </w:rPr>
        <w:lastRenderedPageBreak/>
        <w:t>Task</w:t>
      </w:r>
    </w:p>
    <w:tbl>
      <w:tblPr>
        <w:tblW w:w="108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6210"/>
        <w:gridCol w:w="1260"/>
        <w:gridCol w:w="1620"/>
      </w:tblGrid>
      <w:tr w:rsidR="004A4D08" w:rsidRPr="00211DF8" w14:paraId="5E680431" w14:textId="77777777" w:rsidTr="004C60AE">
        <w:trPr>
          <w:cantSplit/>
          <w:tblHeader/>
        </w:trPr>
        <w:tc>
          <w:tcPr>
            <w:tcW w:w="1800" w:type="dxa"/>
            <w:shd w:val="clear" w:color="auto" w:fill="365F91" w:themeFill="accent1" w:themeFillShade="BF"/>
          </w:tcPr>
          <w:p w14:paraId="6E4796A3" w14:textId="77777777" w:rsidR="004A4D08" w:rsidRPr="00211DF8" w:rsidRDefault="004A4D08" w:rsidP="007E6F0F">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6210" w:type="dxa"/>
            <w:shd w:val="clear" w:color="auto" w:fill="365F91" w:themeFill="accent1" w:themeFillShade="BF"/>
          </w:tcPr>
          <w:p w14:paraId="4B6AEE30" w14:textId="77777777" w:rsidR="004A4D08" w:rsidRPr="00211DF8" w:rsidRDefault="004A4D08"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260" w:type="dxa"/>
            <w:shd w:val="clear" w:color="auto" w:fill="365F91" w:themeFill="accent1" w:themeFillShade="BF"/>
          </w:tcPr>
          <w:p w14:paraId="604094C2" w14:textId="77777777" w:rsidR="004A4D08" w:rsidRPr="00211DF8" w:rsidRDefault="004A4D08" w:rsidP="007E6F0F">
            <w:pPr>
              <w:spacing w:after="0"/>
              <w:jc w:val="both"/>
              <w:rPr>
                <w:rFonts w:ascii="Palatino Linotype" w:hAnsi="Palatino Linotype"/>
                <w:color w:val="FFFFFF"/>
                <w:szCs w:val="20"/>
              </w:rPr>
            </w:pPr>
            <w:r w:rsidRPr="00211DF8">
              <w:rPr>
                <w:rFonts w:ascii="Palatino Linotype" w:hAnsi="Palatino Linotype"/>
                <w:color w:val="FFFFFF"/>
                <w:szCs w:val="20"/>
              </w:rPr>
              <w:t>Type</w:t>
            </w:r>
          </w:p>
        </w:tc>
        <w:tc>
          <w:tcPr>
            <w:tcW w:w="1620" w:type="dxa"/>
            <w:shd w:val="clear" w:color="auto" w:fill="365F91" w:themeFill="accent1" w:themeFillShade="BF"/>
          </w:tcPr>
          <w:p w14:paraId="2897B0D8" w14:textId="77777777" w:rsidR="004A4D08" w:rsidRPr="00211DF8" w:rsidRDefault="004A4D08" w:rsidP="004A4D08">
            <w:pPr>
              <w:spacing w:after="0"/>
              <w:jc w:val="center"/>
              <w:rPr>
                <w:rFonts w:ascii="Palatino Linotype" w:hAnsi="Palatino Linotype"/>
                <w:color w:val="FFFFFF"/>
                <w:szCs w:val="20"/>
              </w:rPr>
            </w:pPr>
            <w:r w:rsidRPr="00211DF8">
              <w:rPr>
                <w:rFonts w:ascii="Palatino Linotype" w:hAnsi="Palatino Linotype"/>
                <w:color w:val="FFFFFF"/>
                <w:szCs w:val="20"/>
              </w:rPr>
              <w:t>Process Group - Owner</w:t>
            </w:r>
          </w:p>
        </w:tc>
      </w:tr>
      <w:tr w:rsidR="004A4D08" w:rsidRPr="00211DF8" w14:paraId="28B6EE1B" w14:textId="77777777" w:rsidTr="004C60AE">
        <w:trPr>
          <w:cantSplit/>
          <w:trHeight w:val="123"/>
        </w:trPr>
        <w:tc>
          <w:tcPr>
            <w:tcW w:w="1800" w:type="dxa"/>
            <w:shd w:val="clear" w:color="auto" w:fill="auto"/>
          </w:tcPr>
          <w:p w14:paraId="5775AEB4" w14:textId="77777777" w:rsidR="004A4D08" w:rsidRPr="00211DF8" w:rsidRDefault="004A4D08" w:rsidP="004A4D08">
            <w:pPr>
              <w:spacing w:after="0"/>
              <w:jc w:val="both"/>
              <w:rPr>
                <w:rFonts w:ascii="Palatino Linotype" w:hAnsi="Palatino Linotype"/>
                <w:sz w:val="21"/>
                <w:szCs w:val="20"/>
              </w:rPr>
            </w:pPr>
            <w:r w:rsidRPr="00211DF8">
              <w:rPr>
                <w:rFonts w:ascii="Palatino Linotype" w:hAnsi="Palatino Linotype"/>
                <w:sz w:val="21"/>
                <w:szCs w:val="20"/>
              </w:rPr>
              <w:t>ESB triggers the batch processing again the POS client</w:t>
            </w:r>
          </w:p>
        </w:tc>
        <w:tc>
          <w:tcPr>
            <w:tcW w:w="6210" w:type="dxa"/>
          </w:tcPr>
          <w:p w14:paraId="58BC269A" w14:textId="77777777" w:rsidR="004A4D08" w:rsidRPr="00211DF8" w:rsidRDefault="004A4D08" w:rsidP="004A4D08">
            <w:pPr>
              <w:pStyle w:val="ListParagraph"/>
              <w:numPr>
                <w:ilvl w:val="0"/>
                <w:numId w:val="8"/>
              </w:numPr>
              <w:spacing w:after="0"/>
              <w:jc w:val="both"/>
              <w:rPr>
                <w:rFonts w:ascii="Palatino Linotype" w:hAnsi="Palatino Linotype"/>
                <w:sz w:val="21"/>
                <w:szCs w:val="20"/>
              </w:rPr>
            </w:pPr>
            <w:r w:rsidRPr="00211DF8">
              <w:rPr>
                <w:rFonts w:ascii="Palatino Linotype" w:hAnsi="Palatino Linotype"/>
                <w:sz w:val="21"/>
                <w:szCs w:val="20"/>
              </w:rPr>
              <w:t>The POS polling job pool is controlled by a centralized job controller which runs in a timed interval</w:t>
            </w:r>
          </w:p>
          <w:p w14:paraId="4521BB69" w14:textId="2E4A55E1" w:rsidR="004A4D08" w:rsidRPr="00211DF8" w:rsidRDefault="004A4D08" w:rsidP="004A4D08">
            <w:pPr>
              <w:pStyle w:val="ListParagraph"/>
              <w:numPr>
                <w:ilvl w:val="0"/>
                <w:numId w:val="8"/>
              </w:numPr>
              <w:spacing w:after="0"/>
              <w:jc w:val="both"/>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 xml:space="preserve">The </w:t>
            </w:r>
            <w:del w:id="183" w:author="Steven Chen" w:date="2016-12-16T17:48:00Z">
              <w:r w:rsidRPr="00211DF8" w:rsidDel="005C5247">
                <w:rPr>
                  <w:rFonts w:ascii="Palatino Linotype" w:eastAsia="SimSun" w:hAnsi="Palatino Linotype"/>
                  <w:sz w:val="21"/>
                  <w:szCs w:val="20"/>
                  <w:lang w:eastAsia="zh-CN"/>
                </w:rPr>
                <w:delText xml:space="preserve">time </w:delText>
              </w:r>
            </w:del>
            <w:ins w:id="184" w:author="Steven Chen" w:date="2016-12-16T17:48:00Z">
              <w:r w:rsidR="005C5247">
                <w:rPr>
                  <w:rFonts w:ascii="Palatino Linotype" w:eastAsia="SimSun" w:hAnsi="Palatino Linotype"/>
                  <w:sz w:val="21"/>
                  <w:szCs w:val="20"/>
                  <w:lang w:eastAsia="zh-CN"/>
                </w:rPr>
                <w:t>job controller job will</w:t>
              </w:r>
            </w:ins>
            <w:del w:id="185" w:author="Steven Chen" w:date="2016-12-16T17:48:00Z">
              <w:r w:rsidRPr="00211DF8" w:rsidDel="005C5247">
                <w:rPr>
                  <w:rFonts w:ascii="Palatino Linotype" w:eastAsia="SimSun" w:hAnsi="Palatino Linotype"/>
                  <w:sz w:val="21"/>
                  <w:szCs w:val="20"/>
                  <w:lang w:eastAsia="zh-CN"/>
                </w:rPr>
                <w:delText>trigger shall</w:delText>
              </w:r>
            </w:del>
            <w:r w:rsidRPr="00211DF8">
              <w:rPr>
                <w:rFonts w:ascii="Palatino Linotype" w:eastAsia="SimSun" w:hAnsi="Palatino Linotype"/>
                <w:sz w:val="21"/>
                <w:szCs w:val="20"/>
                <w:lang w:eastAsia="zh-CN"/>
              </w:rPr>
              <w:t xml:space="preserve"> submit multiple jobs in the pool</w:t>
            </w:r>
            <w:del w:id="186" w:author="Steven Chen" w:date="2016-12-16T17:48:00Z">
              <w:r w:rsidRPr="00211DF8" w:rsidDel="005C5247">
                <w:rPr>
                  <w:rFonts w:ascii="Palatino Linotype" w:eastAsia="SimSun" w:hAnsi="Palatino Linotype"/>
                  <w:sz w:val="21"/>
                  <w:szCs w:val="20"/>
                  <w:lang w:eastAsia="zh-CN"/>
                </w:rPr>
                <w:delText>, which</w:delText>
              </w:r>
            </w:del>
            <w:ins w:id="187" w:author="Steven Chen" w:date="2016-12-16T17:48:00Z">
              <w:r w:rsidR="005C5247">
                <w:rPr>
                  <w:rFonts w:ascii="Palatino Linotype" w:eastAsia="SimSun" w:hAnsi="Palatino Linotype"/>
                  <w:sz w:val="21"/>
                  <w:szCs w:val="20"/>
                  <w:lang w:eastAsia="zh-CN"/>
                </w:rPr>
                <w:t xml:space="preserve"> and the set of jobs</w:t>
              </w:r>
            </w:ins>
            <w:r w:rsidRPr="00211DF8">
              <w:rPr>
                <w:rFonts w:ascii="Palatino Linotype" w:eastAsia="SimSun" w:hAnsi="Palatino Linotype"/>
                <w:sz w:val="21"/>
                <w:szCs w:val="20"/>
                <w:lang w:eastAsia="zh-CN"/>
              </w:rPr>
              <w:t xml:space="preserve"> sequentially process the POS client’s sales data polling in round robin rules</w:t>
            </w:r>
            <w:r w:rsidR="008E1233" w:rsidRPr="00211DF8">
              <w:rPr>
                <w:rFonts w:ascii="Palatino Linotype" w:eastAsia="SimSun" w:hAnsi="Palatino Linotype"/>
                <w:sz w:val="21"/>
                <w:szCs w:val="20"/>
                <w:lang w:eastAsia="zh-CN"/>
              </w:rPr>
              <w:t xml:space="preserve"> according to the list of POS client defined</w:t>
            </w:r>
            <w:r w:rsidR="004035A7" w:rsidRPr="00211DF8">
              <w:rPr>
                <w:rFonts w:ascii="Palatino Linotype" w:eastAsia="SimSun" w:hAnsi="Palatino Linotype"/>
                <w:sz w:val="21"/>
                <w:szCs w:val="20"/>
                <w:lang w:eastAsia="zh-CN"/>
              </w:rPr>
              <w:t xml:space="preserve"> (similar to the poll_scheme_control</w:t>
            </w:r>
            <w:ins w:id="188" w:author="Steven Chen" w:date="2016-12-16T17:59:00Z">
              <w:r w:rsidR="007A608F">
                <w:rPr>
                  <w:rFonts w:ascii="Palatino Linotype" w:eastAsia="SimSun" w:hAnsi="Palatino Linotype"/>
                  <w:sz w:val="21"/>
                  <w:szCs w:val="20"/>
                  <w:lang w:eastAsia="zh-CN"/>
                </w:rPr>
                <w:t xml:space="preserve"> </w:t>
              </w:r>
            </w:ins>
            <w:del w:id="189" w:author="Steven Chen" w:date="2016-12-16T17:59:00Z">
              <w:r w:rsidR="004035A7" w:rsidRPr="00211DF8" w:rsidDel="007A608F">
                <w:rPr>
                  <w:rFonts w:ascii="Palatino Linotype" w:eastAsia="SimSun" w:hAnsi="Palatino Linotype"/>
                  <w:sz w:val="21"/>
                  <w:szCs w:val="20"/>
                  <w:lang w:eastAsia="zh-CN"/>
                </w:rPr>
                <w:delText>_</w:delText>
              </w:r>
            </w:del>
            <w:r w:rsidR="004035A7" w:rsidRPr="00211DF8">
              <w:rPr>
                <w:rFonts w:ascii="Palatino Linotype" w:eastAsia="SimSun" w:hAnsi="Palatino Linotype"/>
                <w:sz w:val="21"/>
                <w:szCs w:val="20"/>
                <w:lang w:eastAsia="zh-CN"/>
              </w:rPr>
              <w:t>table and</w:t>
            </w:r>
            <w:r w:rsidR="00587B46" w:rsidRPr="00211DF8">
              <w:rPr>
                <w:rFonts w:ascii="Palatino Linotype" w:eastAsia="SimSun" w:hAnsi="Palatino Linotype"/>
                <w:sz w:val="21"/>
                <w:szCs w:val="20"/>
                <w:lang w:eastAsia="zh-CN"/>
              </w:rPr>
              <w:t xml:space="preserve"> the branch data in</w:t>
            </w:r>
            <w:r w:rsidR="004035A7" w:rsidRPr="00211DF8">
              <w:rPr>
                <w:rFonts w:ascii="Palatino Linotype" w:eastAsia="SimSun" w:hAnsi="Palatino Linotype"/>
                <w:sz w:val="21"/>
                <w:szCs w:val="20"/>
                <w:lang w:eastAsia="zh-CN"/>
              </w:rPr>
              <w:t xml:space="preserve"> IT50.maxim.dbo.branch)</w:t>
            </w:r>
          </w:p>
          <w:p w14:paraId="3A1F8057" w14:textId="77777777" w:rsidR="008E1233" w:rsidRPr="00211DF8" w:rsidRDefault="004A4D08" w:rsidP="00F41F74">
            <w:pPr>
              <w:pStyle w:val="ListParagraph"/>
              <w:numPr>
                <w:ilvl w:val="0"/>
                <w:numId w:val="8"/>
              </w:numPr>
              <w:spacing w:after="0"/>
              <w:jc w:val="both"/>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The job controller shall justify the job submission according to the setting from the schema control table</w:t>
            </w:r>
          </w:p>
          <w:p w14:paraId="658B513C" w14:textId="77777777" w:rsidR="008E1233" w:rsidRPr="00211DF8" w:rsidRDefault="008E1233" w:rsidP="008E1233">
            <w:pPr>
              <w:spacing w:after="0"/>
              <w:jc w:val="both"/>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Please mentioned parallel processing of Sales/EOD, Pricing and Master for POS client synchronization.</w:t>
            </w:r>
          </w:p>
          <w:p w14:paraId="2CB85D83" w14:textId="77777777" w:rsidR="004A4D08" w:rsidRPr="00211DF8" w:rsidRDefault="004A4D08" w:rsidP="004A4D08">
            <w:pPr>
              <w:spacing w:after="0"/>
              <w:jc w:val="both"/>
              <w:rPr>
                <w:rFonts w:ascii="Palatino Linotype" w:eastAsia="SimSun" w:hAnsi="Palatino Linotype"/>
                <w:sz w:val="21"/>
                <w:szCs w:val="20"/>
                <w:lang w:eastAsia="zh-CN"/>
              </w:rPr>
            </w:pPr>
          </w:p>
        </w:tc>
        <w:tc>
          <w:tcPr>
            <w:tcW w:w="1260" w:type="dxa"/>
          </w:tcPr>
          <w:p w14:paraId="37E847F4" w14:textId="77777777" w:rsidR="004A4D08" w:rsidRPr="00211DF8" w:rsidRDefault="004A4D08" w:rsidP="004A4D08">
            <w:pPr>
              <w:spacing w:after="0"/>
              <w:jc w:val="both"/>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620" w:type="dxa"/>
          </w:tcPr>
          <w:p w14:paraId="651D1B8D" w14:textId="77777777" w:rsidR="004A4D08" w:rsidRPr="00211DF8" w:rsidRDefault="004A4D08" w:rsidP="004A4443">
            <w:pPr>
              <w:pStyle w:val="TableStyle"/>
              <w:rPr>
                <w:rFonts w:ascii="Palatino Linotype" w:eastAsia="SimSun" w:hAnsi="Palatino Linotype"/>
              </w:rPr>
            </w:pPr>
            <w:r w:rsidRPr="00211DF8">
              <w:rPr>
                <w:rFonts w:ascii="Palatino Linotype" w:eastAsia="SimSun" w:hAnsi="Palatino Linotype"/>
              </w:rPr>
              <w:t>Sales Data Download to Staging DB - Carl</w:t>
            </w:r>
          </w:p>
        </w:tc>
      </w:tr>
      <w:tr w:rsidR="004A4D08" w:rsidRPr="00211DF8" w14:paraId="39991D3E" w14:textId="77777777" w:rsidTr="004C60AE">
        <w:trPr>
          <w:cantSplit/>
          <w:trHeight w:val="123"/>
        </w:trPr>
        <w:tc>
          <w:tcPr>
            <w:tcW w:w="1800" w:type="dxa"/>
            <w:shd w:val="clear" w:color="auto" w:fill="auto"/>
          </w:tcPr>
          <w:p w14:paraId="0CD93B48" w14:textId="77777777" w:rsidR="004A4D08" w:rsidRPr="00211DF8" w:rsidRDefault="004A4D08" w:rsidP="004A4D08">
            <w:pPr>
              <w:spacing w:after="0"/>
              <w:jc w:val="both"/>
              <w:rPr>
                <w:rFonts w:ascii="Palatino Linotype" w:hAnsi="Palatino Linotype"/>
                <w:sz w:val="21"/>
                <w:szCs w:val="20"/>
              </w:rPr>
            </w:pPr>
            <w:r w:rsidRPr="00211DF8">
              <w:rPr>
                <w:rFonts w:ascii="Palatino Linotype" w:hAnsi="Palatino Linotype"/>
                <w:sz w:val="21"/>
                <w:szCs w:val="20"/>
              </w:rPr>
              <w:t>Download sales data from POS clients to service bus working database</w:t>
            </w:r>
          </w:p>
        </w:tc>
        <w:tc>
          <w:tcPr>
            <w:tcW w:w="6210" w:type="dxa"/>
          </w:tcPr>
          <w:p w14:paraId="04C3F8D9" w14:textId="1001AA28" w:rsidR="004A4D08" w:rsidRPr="00211DF8" w:rsidRDefault="008E1233" w:rsidP="004A4D08">
            <w:pPr>
              <w:pStyle w:val="ListParagraph"/>
              <w:numPr>
                <w:ilvl w:val="0"/>
                <w:numId w:val="8"/>
              </w:numPr>
              <w:spacing w:after="0"/>
              <w:jc w:val="both"/>
              <w:rPr>
                <w:rFonts w:ascii="Palatino Linotype" w:hAnsi="Palatino Linotype"/>
                <w:sz w:val="21"/>
                <w:szCs w:val="20"/>
              </w:rPr>
            </w:pPr>
            <w:r w:rsidRPr="00211DF8">
              <w:rPr>
                <w:rFonts w:ascii="Palatino Linotype" w:hAnsi="Palatino Linotype"/>
                <w:sz w:val="21"/>
                <w:szCs w:val="20"/>
              </w:rPr>
              <w:t xml:space="preserve">For MS SQL basis POS client, e.g. </w:t>
            </w:r>
            <w:r w:rsidR="000F5510" w:rsidRPr="00211DF8">
              <w:rPr>
                <w:rFonts w:ascii="Palatino Linotype" w:hAnsi="Palatino Linotype"/>
                <w:sz w:val="21"/>
                <w:szCs w:val="20"/>
              </w:rPr>
              <w:t>MITPOS</w:t>
            </w:r>
            <w:r w:rsidRPr="00211DF8">
              <w:rPr>
                <w:rFonts w:ascii="Palatino Linotype" w:hAnsi="Palatino Linotype"/>
                <w:sz w:val="21"/>
                <w:szCs w:val="20"/>
              </w:rPr>
              <w:t xml:space="preserve">, </w:t>
            </w:r>
            <w:r w:rsidR="004A4D08" w:rsidRPr="00211DF8">
              <w:rPr>
                <w:rFonts w:ascii="Palatino Linotype" w:hAnsi="Palatino Linotype"/>
                <w:sz w:val="21"/>
                <w:szCs w:val="20"/>
              </w:rPr>
              <w:t>The POS client polling job will initiate the JDBC connection to the target data source, and download polling</w:t>
            </w:r>
            <w:ins w:id="190" w:author="Steven Chen" w:date="2016-12-16T17:59:00Z">
              <w:r w:rsidR="007A608F">
                <w:rPr>
                  <w:rFonts w:ascii="Palatino Linotype" w:hAnsi="Palatino Linotype"/>
                  <w:sz w:val="21"/>
                  <w:szCs w:val="20"/>
                </w:rPr>
                <w:t xml:space="preserve"> </w:t>
              </w:r>
            </w:ins>
            <w:del w:id="191" w:author="Steven Chen" w:date="2016-12-16T17:59:00Z">
              <w:r w:rsidR="004A4D08" w:rsidRPr="00211DF8" w:rsidDel="007A608F">
                <w:rPr>
                  <w:rFonts w:ascii="Palatino Linotype" w:hAnsi="Palatino Linotype"/>
                  <w:sz w:val="21"/>
                  <w:szCs w:val="20"/>
                </w:rPr>
                <w:delText xml:space="preserve"> </w:delText>
              </w:r>
            </w:del>
            <w:r w:rsidR="004A4D08" w:rsidRPr="00211DF8">
              <w:rPr>
                <w:rFonts w:ascii="Palatino Linotype" w:hAnsi="Palatino Linotype"/>
                <w:sz w:val="21"/>
                <w:szCs w:val="20"/>
              </w:rPr>
              <w:t xml:space="preserve">data set which is “pending” for poll in POS client’s </w:t>
            </w:r>
            <w:r w:rsidR="00553FC1" w:rsidRPr="00211DF8">
              <w:rPr>
                <w:rFonts w:ascii="Palatino Linotype" w:hAnsi="Palatino Linotype"/>
                <w:sz w:val="21"/>
                <w:szCs w:val="20"/>
              </w:rPr>
              <w:t>DB.</w:t>
            </w:r>
          </w:p>
          <w:p w14:paraId="6D2E5F71" w14:textId="58C84E22" w:rsidR="00553FC1" w:rsidRPr="00211DF8" w:rsidRDefault="004A4D08" w:rsidP="004A4D08">
            <w:pPr>
              <w:pStyle w:val="ListParagraph"/>
              <w:numPr>
                <w:ilvl w:val="0"/>
                <w:numId w:val="8"/>
              </w:numPr>
              <w:spacing w:after="0"/>
              <w:jc w:val="both"/>
              <w:rPr>
                <w:rFonts w:ascii="Palatino Linotype" w:hAnsi="Palatino Linotype"/>
                <w:sz w:val="21"/>
                <w:szCs w:val="20"/>
              </w:rPr>
            </w:pPr>
            <w:r w:rsidRPr="00211DF8">
              <w:rPr>
                <w:rFonts w:ascii="Palatino Linotype" w:hAnsi="Palatino Linotype"/>
                <w:sz w:val="21"/>
                <w:szCs w:val="20"/>
              </w:rPr>
              <w:t>If the data source is a DBF file, the job will scan the target directory configured in the poll</w:t>
            </w:r>
            <w:ins w:id="192" w:author="Steven Chen" w:date="2016-12-16T17:50:00Z">
              <w:r w:rsidR="005C5247">
                <w:rPr>
                  <w:rFonts w:ascii="Palatino Linotype" w:hAnsi="Palatino Linotype"/>
                  <w:sz w:val="21"/>
                  <w:szCs w:val="20"/>
                </w:rPr>
                <w:t>_</w:t>
              </w:r>
            </w:ins>
            <w:del w:id="193" w:author="Steven Chen" w:date="2016-12-16T17:50:00Z">
              <w:r w:rsidRPr="00211DF8" w:rsidDel="005C5247">
                <w:rPr>
                  <w:rFonts w:ascii="Palatino Linotype" w:hAnsi="Palatino Linotype"/>
                  <w:sz w:val="21"/>
                  <w:szCs w:val="20"/>
                </w:rPr>
                <w:delText xml:space="preserve">ing </w:delText>
              </w:r>
            </w:del>
            <w:r w:rsidRPr="00211DF8">
              <w:rPr>
                <w:rFonts w:ascii="Palatino Linotype" w:hAnsi="Palatino Linotype"/>
                <w:sz w:val="21"/>
                <w:szCs w:val="20"/>
              </w:rPr>
              <w:t>schema</w:t>
            </w:r>
            <w:ins w:id="194" w:author="Steven Chen" w:date="2016-12-16T17:50:00Z">
              <w:r w:rsidR="005C5247">
                <w:rPr>
                  <w:rFonts w:ascii="Palatino Linotype" w:hAnsi="Palatino Linotype"/>
                  <w:sz w:val="21"/>
                  <w:szCs w:val="20"/>
                </w:rPr>
                <w:t>_</w:t>
              </w:r>
            </w:ins>
            <w:del w:id="195" w:author="Steven Chen" w:date="2016-12-16T17:50:00Z">
              <w:r w:rsidRPr="00211DF8" w:rsidDel="005C5247">
                <w:rPr>
                  <w:rFonts w:ascii="Palatino Linotype" w:hAnsi="Palatino Linotype"/>
                  <w:sz w:val="21"/>
                  <w:szCs w:val="20"/>
                </w:rPr>
                <w:delText xml:space="preserve"> </w:delText>
              </w:r>
            </w:del>
            <w:r w:rsidRPr="00211DF8">
              <w:rPr>
                <w:rFonts w:ascii="Palatino Linotype" w:hAnsi="Palatino Linotype"/>
                <w:sz w:val="21"/>
                <w:szCs w:val="20"/>
              </w:rPr>
              <w:t>i</w:t>
            </w:r>
            <w:bookmarkStart w:id="196" w:name="_GoBack"/>
            <w:bookmarkEnd w:id="196"/>
            <w:r w:rsidRPr="00211DF8">
              <w:rPr>
                <w:rFonts w:ascii="Palatino Linotype" w:hAnsi="Palatino Linotype"/>
                <w:sz w:val="21"/>
                <w:szCs w:val="20"/>
              </w:rPr>
              <w:t>nfo table, and use the DBF data to override the data in the staging tables.</w:t>
            </w:r>
            <w:r w:rsidR="008E1233" w:rsidRPr="00211DF8">
              <w:rPr>
                <w:rFonts w:ascii="Palatino Linotype" w:hAnsi="Palatino Linotype"/>
                <w:sz w:val="21"/>
                <w:szCs w:val="20"/>
              </w:rPr>
              <w:t xml:space="preserve"> </w:t>
            </w:r>
          </w:p>
          <w:p w14:paraId="27105E40" w14:textId="6D774C0C" w:rsidR="004A4D08" w:rsidRPr="00211DF8" w:rsidRDefault="00553FC1" w:rsidP="00553FC1">
            <w:pPr>
              <w:pStyle w:val="ListParagraph"/>
              <w:spacing w:after="0"/>
              <w:ind w:left="360"/>
              <w:jc w:val="both"/>
              <w:rPr>
                <w:rFonts w:ascii="Palatino Linotype" w:hAnsi="Palatino Linotype"/>
                <w:i/>
                <w:sz w:val="21"/>
                <w:szCs w:val="20"/>
                <w:u w:val="single"/>
              </w:rPr>
            </w:pPr>
            <w:r w:rsidRPr="00211DF8">
              <w:rPr>
                <w:rFonts w:ascii="Palatino Linotype" w:hAnsi="Palatino Linotype"/>
                <w:i/>
                <w:sz w:val="21"/>
                <w:szCs w:val="20"/>
                <w:u w:val="single"/>
              </w:rPr>
              <w:t>Note: Assumption has been made that POINTSOFT</w:t>
            </w:r>
            <w:r w:rsidR="008E1233" w:rsidRPr="00211DF8">
              <w:rPr>
                <w:rFonts w:ascii="Palatino Linotype" w:hAnsi="Palatino Linotype"/>
                <w:i/>
                <w:sz w:val="21"/>
                <w:szCs w:val="20"/>
                <w:u w:val="single"/>
              </w:rPr>
              <w:t xml:space="preserve"> POS client should </w:t>
            </w:r>
            <w:r w:rsidRPr="00211DF8">
              <w:rPr>
                <w:rFonts w:ascii="Palatino Linotype" w:hAnsi="Palatino Linotype"/>
                <w:i/>
                <w:sz w:val="21"/>
                <w:szCs w:val="20"/>
                <w:u w:val="single"/>
              </w:rPr>
              <w:t xml:space="preserve">use </w:t>
            </w:r>
            <w:r w:rsidR="008E1233" w:rsidRPr="00211DF8">
              <w:rPr>
                <w:rFonts w:ascii="Palatino Linotype" w:hAnsi="Palatino Linotype"/>
                <w:i/>
                <w:sz w:val="21"/>
                <w:szCs w:val="20"/>
                <w:u w:val="single"/>
              </w:rPr>
              <w:t xml:space="preserve">FTP transfer the DBF file to </w:t>
            </w:r>
            <w:ins w:id="197" w:author="Steven Chen" w:date="2016-12-16T17:49:00Z">
              <w:r w:rsidR="005C5247">
                <w:rPr>
                  <w:rFonts w:ascii="Palatino Linotype" w:hAnsi="Palatino Linotype"/>
                  <w:i/>
                  <w:sz w:val="21"/>
                  <w:szCs w:val="20"/>
                  <w:u w:val="single"/>
                </w:rPr>
                <w:t>target network directory (</w:t>
              </w:r>
            </w:ins>
            <w:ins w:id="198" w:author="Steven Chen" w:date="2016-12-16T17:50:00Z">
              <w:r w:rsidR="005C5247">
                <w:rPr>
                  <w:rFonts w:ascii="Palatino Linotype" w:hAnsi="Palatino Linotype"/>
                  <w:i/>
                  <w:sz w:val="21"/>
                  <w:szCs w:val="20"/>
                  <w:u w:val="single"/>
                </w:rPr>
                <w:t>FTP server</w:t>
              </w:r>
            </w:ins>
            <w:ins w:id="199" w:author="Steven Chen" w:date="2016-12-16T17:49:00Z">
              <w:r w:rsidR="005C5247">
                <w:rPr>
                  <w:rFonts w:ascii="Palatino Linotype" w:hAnsi="Palatino Linotype"/>
                  <w:i/>
                  <w:sz w:val="21"/>
                  <w:szCs w:val="20"/>
                  <w:u w:val="single"/>
                </w:rPr>
                <w:t>)</w:t>
              </w:r>
            </w:ins>
            <w:del w:id="200" w:author="Steven Chen" w:date="2016-12-16T17:49:00Z">
              <w:r w:rsidR="008E1233" w:rsidRPr="00211DF8" w:rsidDel="005C5247">
                <w:rPr>
                  <w:rFonts w:ascii="Palatino Linotype" w:hAnsi="Palatino Linotype"/>
                  <w:i/>
                  <w:sz w:val="21"/>
                  <w:szCs w:val="20"/>
                  <w:u w:val="single"/>
                </w:rPr>
                <w:delText>ESB application server</w:delText>
              </w:r>
              <w:r w:rsidRPr="00211DF8" w:rsidDel="005C5247">
                <w:rPr>
                  <w:rFonts w:ascii="Palatino Linotype" w:hAnsi="Palatino Linotype"/>
                  <w:i/>
                  <w:sz w:val="21"/>
                  <w:szCs w:val="20"/>
                  <w:u w:val="single"/>
                </w:rPr>
                <w:delText>’s local directory</w:delText>
              </w:r>
            </w:del>
            <w:r w:rsidRPr="00211DF8">
              <w:rPr>
                <w:rFonts w:ascii="Palatino Linotype" w:hAnsi="Palatino Linotype"/>
                <w:i/>
                <w:sz w:val="21"/>
                <w:szCs w:val="20"/>
                <w:u w:val="single"/>
              </w:rPr>
              <w:t>.</w:t>
            </w:r>
          </w:p>
          <w:p w14:paraId="39FC7BD1" w14:textId="77777777" w:rsidR="004A4D08" w:rsidRPr="00211DF8" w:rsidRDefault="004A4D08" w:rsidP="004A4D08">
            <w:pPr>
              <w:spacing w:after="0"/>
              <w:jc w:val="both"/>
              <w:rPr>
                <w:rFonts w:ascii="Palatino Linotype" w:hAnsi="Palatino Linotype"/>
                <w:sz w:val="21"/>
                <w:szCs w:val="20"/>
              </w:rPr>
            </w:pPr>
          </w:p>
        </w:tc>
        <w:tc>
          <w:tcPr>
            <w:tcW w:w="1260" w:type="dxa"/>
          </w:tcPr>
          <w:p w14:paraId="2626CE1B" w14:textId="77777777" w:rsidR="004A4D08" w:rsidRPr="00211DF8" w:rsidRDefault="004A4D08" w:rsidP="004A4D08">
            <w:pPr>
              <w:spacing w:after="0"/>
              <w:jc w:val="both"/>
              <w:rPr>
                <w:rFonts w:ascii="Palatino Linotype" w:hAnsi="Palatino Linotype"/>
                <w:sz w:val="21"/>
                <w:szCs w:val="20"/>
              </w:rPr>
            </w:pPr>
            <w:r w:rsidRPr="00211DF8">
              <w:rPr>
                <w:rFonts w:ascii="Palatino Linotype" w:eastAsia="SimSun" w:hAnsi="Palatino Linotype"/>
                <w:sz w:val="21"/>
                <w:szCs w:val="20"/>
                <w:lang w:eastAsia="zh-CN"/>
              </w:rPr>
              <w:t>Input</w:t>
            </w:r>
          </w:p>
        </w:tc>
        <w:tc>
          <w:tcPr>
            <w:tcW w:w="1620" w:type="dxa"/>
          </w:tcPr>
          <w:p w14:paraId="39BD98BB" w14:textId="77777777" w:rsidR="004A4D08" w:rsidRPr="00211DF8" w:rsidRDefault="004A4D08" w:rsidP="004A4443">
            <w:pPr>
              <w:pStyle w:val="TableStyle"/>
              <w:rPr>
                <w:rFonts w:ascii="Palatino Linotype" w:eastAsia="SimSun" w:hAnsi="Palatino Linotype"/>
              </w:rPr>
            </w:pPr>
            <w:r w:rsidRPr="00211DF8">
              <w:rPr>
                <w:rFonts w:ascii="Palatino Linotype" w:eastAsia="SimSun" w:hAnsi="Palatino Linotype"/>
              </w:rPr>
              <w:t>Sales Data Download to Staging DB - Carl</w:t>
            </w:r>
          </w:p>
        </w:tc>
      </w:tr>
    </w:tbl>
    <w:p w14:paraId="4203AF29" w14:textId="77777777" w:rsidR="00D36D25" w:rsidRPr="00211DF8" w:rsidRDefault="00D36D25" w:rsidP="007E6F0F">
      <w:pPr>
        <w:pStyle w:val="ShapeTypeStyle"/>
        <w:spacing w:after="0"/>
        <w:jc w:val="both"/>
        <w:rPr>
          <w:rFonts w:ascii="Palatino Linotype" w:hAnsi="Palatino Linotype"/>
        </w:rPr>
      </w:pPr>
      <w:r w:rsidRPr="00211DF8">
        <w:rPr>
          <w:rFonts w:ascii="Palatino Linotype" w:hAnsi="Palatino Linotype"/>
        </w:rPr>
        <w:t>Role</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170"/>
      </w:tblGrid>
      <w:tr w:rsidR="00D36D25" w:rsidRPr="00211DF8" w14:paraId="3149737B" w14:textId="77777777" w:rsidTr="00CD0AEF">
        <w:trPr>
          <w:cantSplit/>
          <w:tblHeader/>
        </w:trPr>
        <w:tc>
          <w:tcPr>
            <w:tcW w:w="2453" w:type="dxa"/>
            <w:shd w:val="clear" w:color="auto" w:fill="365F91" w:themeFill="accent1" w:themeFillShade="BF"/>
          </w:tcPr>
          <w:p w14:paraId="2263975B" w14:textId="77777777" w:rsidR="00D36D25" w:rsidRPr="00211DF8" w:rsidRDefault="00D36D25" w:rsidP="007E6F0F">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14:paraId="61B24144" w14:textId="77777777" w:rsidR="00D36D25" w:rsidRPr="00211DF8" w:rsidRDefault="00D36D25"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170" w:type="dxa"/>
            <w:shd w:val="clear" w:color="auto" w:fill="365F91" w:themeFill="accent1" w:themeFillShade="BF"/>
          </w:tcPr>
          <w:p w14:paraId="0E7ECB49" w14:textId="77777777" w:rsidR="00D36D25" w:rsidRPr="00211DF8" w:rsidRDefault="00D36D25" w:rsidP="007E6F0F">
            <w:pPr>
              <w:spacing w:after="0"/>
              <w:jc w:val="both"/>
              <w:rPr>
                <w:rFonts w:ascii="Palatino Linotype" w:hAnsi="Palatino Linotype"/>
                <w:color w:val="FFFFFF"/>
                <w:szCs w:val="20"/>
              </w:rPr>
            </w:pPr>
            <w:r w:rsidRPr="00211DF8">
              <w:rPr>
                <w:rFonts w:ascii="Palatino Linotype" w:hAnsi="Palatino Linotype"/>
                <w:color w:val="FFFFFF"/>
                <w:szCs w:val="20"/>
              </w:rPr>
              <w:t>Type</w:t>
            </w:r>
          </w:p>
        </w:tc>
      </w:tr>
      <w:tr w:rsidR="00CD0E8E" w:rsidRPr="00211DF8" w14:paraId="5DABCF0F" w14:textId="77777777" w:rsidTr="00CD0AEF">
        <w:trPr>
          <w:cantSplit/>
          <w:trHeight w:val="123"/>
        </w:trPr>
        <w:tc>
          <w:tcPr>
            <w:tcW w:w="2453" w:type="dxa"/>
            <w:shd w:val="clear" w:color="auto" w:fill="auto"/>
          </w:tcPr>
          <w:p w14:paraId="69E005DB" w14:textId="77777777" w:rsidR="00CD0E8E" w:rsidRPr="00211DF8" w:rsidRDefault="00CD0E8E" w:rsidP="00CD0E8E">
            <w:pPr>
              <w:spacing w:after="0"/>
              <w:jc w:val="both"/>
              <w:rPr>
                <w:rFonts w:ascii="Palatino Linotype" w:hAnsi="Palatino Linotype"/>
                <w:szCs w:val="20"/>
              </w:rPr>
            </w:pPr>
            <w:r w:rsidRPr="00211DF8">
              <w:rPr>
                <w:rFonts w:ascii="Palatino Linotype" w:hAnsi="Palatino Linotype"/>
                <w:szCs w:val="20"/>
              </w:rPr>
              <w:t>System Administrator</w:t>
            </w:r>
          </w:p>
        </w:tc>
        <w:tc>
          <w:tcPr>
            <w:tcW w:w="6750" w:type="dxa"/>
          </w:tcPr>
          <w:p w14:paraId="524D8A09" w14:textId="77777777" w:rsidR="00CD0E8E" w:rsidRPr="00211DF8" w:rsidRDefault="00CD0E8E" w:rsidP="004A4443">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170" w:type="dxa"/>
          </w:tcPr>
          <w:p w14:paraId="03B54F31" w14:textId="77777777" w:rsidR="00CD0E8E" w:rsidRPr="00211DF8" w:rsidRDefault="00CD0E8E" w:rsidP="00CD0E8E">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CD0E8E" w:rsidRPr="00211DF8" w14:paraId="1435AA52" w14:textId="77777777" w:rsidTr="00CD0AEF">
        <w:trPr>
          <w:cantSplit/>
          <w:trHeight w:val="123"/>
        </w:trPr>
        <w:tc>
          <w:tcPr>
            <w:tcW w:w="2453" w:type="dxa"/>
            <w:shd w:val="clear" w:color="auto" w:fill="auto"/>
          </w:tcPr>
          <w:p w14:paraId="23335E7F" w14:textId="77777777" w:rsidR="00CD0E8E" w:rsidRPr="00211DF8" w:rsidRDefault="00CD0E8E" w:rsidP="00CD0E8E">
            <w:pPr>
              <w:spacing w:after="0"/>
              <w:jc w:val="both"/>
              <w:rPr>
                <w:rFonts w:ascii="Palatino Linotype" w:hAnsi="Palatino Linotype"/>
                <w:szCs w:val="20"/>
              </w:rPr>
            </w:pPr>
            <w:r w:rsidRPr="00211DF8">
              <w:rPr>
                <w:rFonts w:ascii="Palatino Linotype" w:hAnsi="Palatino Linotype"/>
                <w:szCs w:val="20"/>
              </w:rPr>
              <w:t>System Operator</w:t>
            </w:r>
          </w:p>
        </w:tc>
        <w:tc>
          <w:tcPr>
            <w:tcW w:w="6750" w:type="dxa"/>
          </w:tcPr>
          <w:p w14:paraId="04BD0522" w14:textId="5D77A923" w:rsidR="00CD0E8E" w:rsidRPr="00211DF8" w:rsidRDefault="00CD0E8E" w:rsidP="00E32E1E">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w:t>
            </w:r>
            <w:r w:rsidR="00E32E1E">
              <w:rPr>
                <w:rFonts w:ascii="Palatino Linotype" w:eastAsia="SimSun" w:hAnsi="Palatino Linotype"/>
                <w:szCs w:val="20"/>
                <w:lang w:eastAsia="zh-CN"/>
              </w:rPr>
              <w:t>he</w:t>
            </w:r>
            <w:r w:rsidRPr="00211DF8">
              <w:rPr>
                <w:rFonts w:ascii="Palatino Linotype" w:eastAsia="SimSun" w:hAnsi="Palatino Linotype"/>
                <w:szCs w:val="20"/>
                <w:lang w:eastAsia="zh-CN"/>
              </w:rPr>
              <w:t xml:space="preserve"> right to conduct job re-run, job logs and dashboard. And demander of daily summary report</w:t>
            </w:r>
          </w:p>
        </w:tc>
        <w:tc>
          <w:tcPr>
            <w:tcW w:w="1170" w:type="dxa"/>
          </w:tcPr>
          <w:p w14:paraId="627A9868" w14:textId="77777777" w:rsidR="00CD0E8E" w:rsidRPr="00211DF8" w:rsidRDefault="00CD0E8E" w:rsidP="00CD0E8E">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CD0E8E" w:rsidRPr="00211DF8" w14:paraId="509169CA" w14:textId="77777777" w:rsidTr="00CD0AEF">
        <w:trPr>
          <w:cantSplit/>
          <w:trHeight w:val="123"/>
        </w:trPr>
        <w:tc>
          <w:tcPr>
            <w:tcW w:w="2453" w:type="dxa"/>
            <w:shd w:val="clear" w:color="auto" w:fill="auto"/>
          </w:tcPr>
          <w:p w14:paraId="69D3CBC7" w14:textId="77777777" w:rsidR="00CD0E8E" w:rsidRPr="00211DF8" w:rsidRDefault="00CD0E8E" w:rsidP="00CD0E8E">
            <w:pPr>
              <w:spacing w:after="0"/>
              <w:jc w:val="both"/>
              <w:rPr>
                <w:rFonts w:ascii="Palatino Linotype" w:hAnsi="Palatino Linotype"/>
                <w:szCs w:val="20"/>
              </w:rPr>
            </w:pPr>
            <w:r w:rsidRPr="00211DF8">
              <w:rPr>
                <w:rFonts w:ascii="Palatino Linotype" w:hAnsi="Palatino Linotype"/>
                <w:szCs w:val="20"/>
              </w:rPr>
              <w:t>POS Support</w:t>
            </w:r>
          </w:p>
        </w:tc>
        <w:tc>
          <w:tcPr>
            <w:tcW w:w="6750" w:type="dxa"/>
          </w:tcPr>
          <w:p w14:paraId="7D3D6FC6" w14:textId="5407F89D" w:rsidR="00CD0E8E" w:rsidRPr="00211DF8" w:rsidRDefault="00CD0E8E" w:rsidP="009D3C34">
            <w:pPr>
              <w:spacing w:after="0"/>
              <w:rPr>
                <w:rFonts w:ascii="Palatino Linotype" w:hAnsi="Palatino Linotype"/>
                <w:szCs w:val="20"/>
              </w:rPr>
              <w:pPrChange w:id="201" w:author="Steven Chen" w:date="2016-12-16T17:53:00Z">
                <w:pPr>
                  <w:spacing w:after="0"/>
                </w:pPr>
              </w:pPrChange>
            </w:pPr>
            <w:r w:rsidRPr="00211DF8">
              <w:rPr>
                <w:rFonts w:ascii="Palatino Linotype" w:eastAsia="SimSun" w:hAnsi="Palatino Linotype"/>
                <w:szCs w:val="20"/>
                <w:lang w:eastAsia="zh-CN"/>
              </w:rPr>
              <w:t xml:space="preserve">The user role has </w:t>
            </w:r>
            <w:r w:rsidR="00697D2F" w:rsidRPr="00211DF8">
              <w:rPr>
                <w:rFonts w:ascii="Palatino Linotype" w:eastAsia="SimSun" w:hAnsi="Palatino Linotype"/>
                <w:szCs w:val="20"/>
                <w:lang w:eastAsia="zh-CN"/>
              </w:rPr>
              <w:t>t</w:t>
            </w:r>
            <w:r w:rsidR="00697D2F">
              <w:rPr>
                <w:rFonts w:ascii="Palatino Linotype" w:eastAsia="SimSun" w:hAnsi="Palatino Linotype"/>
                <w:szCs w:val="20"/>
                <w:lang w:eastAsia="zh-CN"/>
              </w:rPr>
              <w:t>he</w:t>
            </w:r>
            <w:r w:rsidR="00697D2F" w:rsidRPr="00211DF8">
              <w:rPr>
                <w:rFonts w:ascii="Palatino Linotype" w:eastAsia="SimSun" w:hAnsi="Palatino Linotype"/>
                <w:szCs w:val="20"/>
                <w:lang w:eastAsia="zh-CN"/>
              </w:rPr>
              <w:t xml:space="preserve"> </w:t>
            </w:r>
            <w:r w:rsidRPr="00211DF8">
              <w:rPr>
                <w:rFonts w:ascii="Palatino Linotype" w:eastAsia="SimSun" w:hAnsi="Palatino Linotype"/>
                <w:szCs w:val="20"/>
                <w:lang w:eastAsia="zh-CN"/>
              </w:rPr>
              <w:t>right to</w:t>
            </w:r>
            <w:ins w:id="202" w:author="Steven Chen" w:date="2016-12-16T17:53:00Z">
              <w:r w:rsidR="009D3C34">
                <w:rPr>
                  <w:rFonts w:ascii="Palatino Linotype" w:eastAsia="SimSun" w:hAnsi="Palatino Linotype"/>
                  <w:szCs w:val="20"/>
                  <w:lang w:eastAsia="zh-CN"/>
                </w:rPr>
                <w:t xml:space="preserve"> re-run jobs and </w:t>
              </w:r>
            </w:ins>
            <w:del w:id="203" w:author="Steven Chen" w:date="2016-12-16T17:53:00Z">
              <w:r w:rsidRPr="00211DF8" w:rsidDel="009D3C34">
                <w:rPr>
                  <w:rFonts w:ascii="Palatino Linotype" w:eastAsia="SimSun" w:hAnsi="Palatino Linotype"/>
                  <w:szCs w:val="20"/>
                  <w:lang w:eastAsia="zh-CN"/>
                </w:rPr>
                <w:delText xml:space="preserve"> </w:delText>
              </w:r>
            </w:del>
            <w:del w:id="204" w:author="Steven Chen" w:date="2016-12-16T17:51:00Z">
              <w:r w:rsidRPr="00211DF8" w:rsidDel="00185972">
                <w:rPr>
                  <w:rFonts w:ascii="Palatino Linotype" w:eastAsia="SimSun" w:hAnsi="Palatino Linotype"/>
                  <w:szCs w:val="20"/>
                  <w:lang w:eastAsia="zh-CN"/>
                </w:rPr>
                <w:delText xml:space="preserve">conduct job re-run, </w:delText>
              </w:r>
            </w:del>
            <w:ins w:id="205" w:author="Steven Chen" w:date="2016-12-16T17:51:00Z">
              <w:r w:rsidR="00185972">
                <w:rPr>
                  <w:rFonts w:ascii="Palatino Linotype" w:eastAsia="SimSun" w:hAnsi="Palatino Linotype"/>
                  <w:szCs w:val="20"/>
                  <w:lang w:eastAsia="zh-CN"/>
                </w:rPr>
                <w:t xml:space="preserve">query the </w:t>
              </w:r>
            </w:ins>
            <w:r w:rsidRPr="00211DF8">
              <w:rPr>
                <w:rFonts w:ascii="Palatino Linotype" w:eastAsia="SimSun" w:hAnsi="Palatino Linotype"/>
                <w:szCs w:val="20"/>
                <w:lang w:eastAsia="zh-CN"/>
              </w:rPr>
              <w:t>job logs</w:t>
            </w:r>
            <w:ins w:id="206" w:author="Steven Chen" w:date="2016-12-16T17:51:00Z">
              <w:r w:rsidR="00185972">
                <w:rPr>
                  <w:rFonts w:ascii="Palatino Linotype" w:eastAsia="SimSun" w:hAnsi="Palatino Linotype"/>
                  <w:szCs w:val="20"/>
                  <w:lang w:eastAsia="zh-CN"/>
                </w:rPr>
                <w:t xml:space="preserve"> (from POS client to Staging)</w:t>
              </w:r>
            </w:ins>
            <w:r w:rsidRPr="00211DF8">
              <w:rPr>
                <w:rFonts w:ascii="Palatino Linotype" w:eastAsia="SimSun" w:hAnsi="Palatino Linotype"/>
                <w:szCs w:val="20"/>
                <w:lang w:eastAsia="zh-CN"/>
              </w:rPr>
              <w:t xml:space="preserve"> the responsibility to receive POS related alert email</w:t>
            </w:r>
            <w:r w:rsidR="004A4443">
              <w:rPr>
                <w:rFonts w:ascii="Palatino Linotype" w:eastAsia="SimSun" w:hAnsi="Palatino Linotype"/>
                <w:szCs w:val="20"/>
                <w:lang w:eastAsia="zh-CN"/>
              </w:rPr>
              <w:t>.</w:t>
            </w:r>
          </w:p>
        </w:tc>
        <w:tc>
          <w:tcPr>
            <w:tcW w:w="1170" w:type="dxa"/>
          </w:tcPr>
          <w:p w14:paraId="38F60102" w14:textId="77777777" w:rsidR="00CD0E8E" w:rsidRPr="00211DF8" w:rsidRDefault="00CD0E8E" w:rsidP="00CD0E8E">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14:paraId="75944FD5" w14:textId="77777777" w:rsidR="00D36D25" w:rsidRPr="00211DF8" w:rsidRDefault="00D36D25" w:rsidP="007E6F0F">
      <w:pPr>
        <w:pStyle w:val="ShapeTypeStyle"/>
        <w:spacing w:after="0"/>
        <w:jc w:val="both"/>
        <w:rPr>
          <w:rFonts w:ascii="Palatino Linotype" w:hAnsi="Palatino Linotype"/>
        </w:rPr>
      </w:pPr>
      <w:r w:rsidRPr="00211DF8">
        <w:rPr>
          <w:rFonts w:ascii="Palatino Linotype" w:hAnsi="Palatino Linotype"/>
        </w:rPr>
        <w:t>Application</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D36D25" w:rsidRPr="00211DF8" w14:paraId="5D918803" w14:textId="77777777" w:rsidTr="007F0094">
        <w:trPr>
          <w:cantSplit/>
          <w:tblHeader/>
        </w:trPr>
        <w:tc>
          <w:tcPr>
            <w:tcW w:w="2453" w:type="dxa"/>
            <w:shd w:val="clear" w:color="auto" w:fill="365F91" w:themeFill="accent1" w:themeFillShade="BF"/>
          </w:tcPr>
          <w:p w14:paraId="55C79C55" w14:textId="77777777" w:rsidR="00D36D25" w:rsidRPr="00211DF8" w:rsidRDefault="00D36D25" w:rsidP="007E6F0F">
            <w:pPr>
              <w:spacing w:after="0"/>
              <w:jc w:val="both"/>
              <w:rPr>
                <w:rFonts w:ascii="Palatino Linotype" w:hAnsi="Palatino Linotype"/>
                <w:color w:val="FFFFFF"/>
                <w:szCs w:val="20"/>
              </w:rPr>
            </w:pPr>
            <w:r w:rsidRPr="00211DF8">
              <w:rPr>
                <w:rFonts w:ascii="Palatino Linotype" w:hAnsi="Palatino Linotype"/>
                <w:color w:val="FFFFFF"/>
                <w:szCs w:val="20"/>
              </w:rPr>
              <w:lastRenderedPageBreak/>
              <w:t>Application</w:t>
            </w:r>
          </w:p>
        </w:tc>
        <w:tc>
          <w:tcPr>
            <w:tcW w:w="7920" w:type="dxa"/>
            <w:shd w:val="clear" w:color="auto" w:fill="365F91" w:themeFill="accent1" w:themeFillShade="BF"/>
          </w:tcPr>
          <w:p w14:paraId="65C54FC1" w14:textId="77777777" w:rsidR="00D36D25" w:rsidRPr="00211DF8" w:rsidRDefault="00D36D25"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082F25" w:rsidRPr="00211DF8" w14:paraId="088A3120" w14:textId="77777777" w:rsidTr="007F0094">
        <w:trPr>
          <w:cantSplit/>
          <w:trHeight w:val="123"/>
        </w:trPr>
        <w:tc>
          <w:tcPr>
            <w:tcW w:w="2453" w:type="dxa"/>
            <w:shd w:val="clear" w:color="auto" w:fill="auto"/>
          </w:tcPr>
          <w:p w14:paraId="331BC052" w14:textId="77777777" w:rsidR="00082F25" w:rsidRPr="00211DF8" w:rsidRDefault="00A2646E" w:rsidP="00082F25">
            <w:pPr>
              <w:spacing w:after="0"/>
              <w:jc w:val="both"/>
              <w:rPr>
                <w:rFonts w:ascii="Palatino Linotype" w:hAnsi="Palatino Linotype"/>
                <w:szCs w:val="20"/>
              </w:rPr>
            </w:pPr>
            <w:r w:rsidRPr="00211DF8">
              <w:rPr>
                <w:rFonts w:ascii="Palatino Linotype" w:hAnsi="Palatino Linotype"/>
                <w:szCs w:val="20"/>
              </w:rPr>
              <w:t>Polling Gateway</w:t>
            </w:r>
          </w:p>
        </w:tc>
        <w:tc>
          <w:tcPr>
            <w:tcW w:w="7920" w:type="dxa"/>
          </w:tcPr>
          <w:p w14:paraId="4AADCC7A" w14:textId="77777777" w:rsidR="00082F25" w:rsidRPr="00211DF8" w:rsidRDefault="00866A3A" w:rsidP="00082F25">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082F25" w:rsidRPr="00211DF8" w14:paraId="6B5CF71E" w14:textId="77777777" w:rsidTr="007F0094">
        <w:trPr>
          <w:cantSplit/>
          <w:trHeight w:val="123"/>
        </w:trPr>
        <w:tc>
          <w:tcPr>
            <w:tcW w:w="2453" w:type="dxa"/>
            <w:shd w:val="clear" w:color="auto" w:fill="auto"/>
          </w:tcPr>
          <w:p w14:paraId="388B5312" w14:textId="77777777" w:rsidR="00082F25" w:rsidRPr="00211DF8" w:rsidRDefault="00A2646E" w:rsidP="00082F25">
            <w:pPr>
              <w:spacing w:after="0"/>
              <w:jc w:val="both"/>
              <w:rPr>
                <w:rFonts w:ascii="Palatino Linotype" w:hAnsi="Palatino Linotype"/>
                <w:szCs w:val="20"/>
              </w:rPr>
            </w:pPr>
            <w:r w:rsidRPr="00211DF8">
              <w:rPr>
                <w:rFonts w:ascii="Palatino Linotype" w:hAnsi="Palatino Linotype"/>
                <w:szCs w:val="20"/>
              </w:rPr>
              <w:t>Sending Gateway</w:t>
            </w:r>
          </w:p>
        </w:tc>
        <w:tc>
          <w:tcPr>
            <w:tcW w:w="7920" w:type="dxa"/>
          </w:tcPr>
          <w:p w14:paraId="53FEA717" w14:textId="77777777" w:rsidR="00082F25" w:rsidRPr="00211DF8" w:rsidRDefault="00866A3A" w:rsidP="00866A3A">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r w:rsidR="004A4443">
              <w:rPr>
                <w:rFonts w:ascii="Palatino Linotype" w:eastAsia="SimSun" w:hAnsi="Palatino Linotype"/>
                <w:szCs w:val="20"/>
                <w:lang w:eastAsia="zh-CN"/>
              </w:rPr>
              <w:t>.</w:t>
            </w:r>
          </w:p>
        </w:tc>
      </w:tr>
      <w:tr w:rsidR="006D14A8" w:rsidRPr="00211DF8" w14:paraId="2309AF3F" w14:textId="77777777" w:rsidTr="007F0094">
        <w:trPr>
          <w:cantSplit/>
          <w:trHeight w:val="123"/>
        </w:trPr>
        <w:tc>
          <w:tcPr>
            <w:tcW w:w="2453" w:type="dxa"/>
            <w:shd w:val="clear" w:color="auto" w:fill="auto"/>
          </w:tcPr>
          <w:p w14:paraId="68812AF7" w14:textId="77777777" w:rsidR="006D14A8" w:rsidRPr="00211DF8" w:rsidRDefault="00866A3A" w:rsidP="00082F25">
            <w:pPr>
              <w:spacing w:after="0"/>
              <w:jc w:val="both"/>
              <w:rPr>
                <w:rFonts w:ascii="Palatino Linotype" w:hAnsi="Palatino Linotype"/>
                <w:szCs w:val="20"/>
              </w:rPr>
            </w:pPr>
            <w:r w:rsidRPr="00211DF8">
              <w:rPr>
                <w:rFonts w:ascii="Palatino Linotype" w:hAnsi="Palatino Linotype"/>
                <w:szCs w:val="20"/>
              </w:rPr>
              <w:t>ESB Interfaces</w:t>
            </w:r>
          </w:p>
        </w:tc>
        <w:tc>
          <w:tcPr>
            <w:tcW w:w="7920" w:type="dxa"/>
          </w:tcPr>
          <w:p w14:paraId="3E5A2351" w14:textId="77777777" w:rsidR="006D14A8" w:rsidRPr="00211DF8" w:rsidRDefault="00866A3A" w:rsidP="00082F25">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interface for data pushing from service bus application layer staging DB to EDW</w:t>
            </w:r>
            <w:r w:rsidR="004A4443">
              <w:rPr>
                <w:rFonts w:ascii="Palatino Linotype" w:eastAsia="SimSun" w:hAnsi="Palatino Linotype"/>
                <w:szCs w:val="20"/>
                <w:lang w:eastAsia="zh-CN"/>
              </w:rPr>
              <w:t>.</w:t>
            </w:r>
          </w:p>
        </w:tc>
      </w:tr>
    </w:tbl>
    <w:p w14:paraId="4594CF0A" w14:textId="77777777" w:rsidR="00165C2D" w:rsidRPr="00211DF8" w:rsidRDefault="00165C2D" w:rsidP="007E6F0F">
      <w:pPr>
        <w:jc w:val="both"/>
        <w:rPr>
          <w:rFonts w:ascii="Palatino Linotype" w:hAnsi="Palatino Linotype"/>
        </w:rPr>
        <w:sectPr w:rsidR="00165C2D" w:rsidRPr="00211DF8" w:rsidSect="00175D3F">
          <w:headerReference w:type="default" r:id="rId12"/>
          <w:footerReference w:type="default" r:id="rId13"/>
          <w:pgSz w:w="12240" w:h="15840"/>
          <w:pgMar w:top="720" w:right="720" w:bottom="720" w:left="720" w:header="720" w:footer="794" w:gutter="0"/>
          <w:cols w:space="720"/>
          <w:docGrid w:linePitch="360"/>
        </w:sectPr>
      </w:pPr>
    </w:p>
    <w:p w14:paraId="78D79396" w14:textId="77777777" w:rsidR="00165C2D" w:rsidRPr="00211DF8" w:rsidRDefault="00165C2D" w:rsidP="003C5DC6">
      <w:pPr>
        <w:pStyle w:val="Heading4"/>
        <w:rPr>
          <w:rFonts w:ascii="Palatino Linotype" w:hAnsi="Palatino Linotype"/>
          <w:lang w:eastAsia="zh-CN"/>
        </w:rPr>
      </w:pPr>
      <w:bookmarkStart w:id="207" w:name="_Toc469498457"/>
      <w:r w:rsidRPr="00211DF8">
        <w:rPr>
          <w:rFonts w:ascii="Palatino Linotype" w:hAnsi="Palatino Linotype"/>
          <w:lang w:eastAsia="zh-CN"/>
        </w:rPr>
        <w:lastRenderedPageBreak/>
        <w:t>Functional Requirement Details</w:t>
      </w:r>
      <w:bookmarkEnd w:id="207"/>
      <w:r w:rsidRPr="00211DF8">
        <w:rPr>
          <w:rFonts w:ascii="Palatino Linotype" w:hAnsi="Palatino Linotype"/>
          <w:lang w:eastAsia="zh-CN"/>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217"/>
        <w:gridCol w:w="1440"/>
        <w:gridCol w:w="900"/>
        <w:gridCol w:w="3690"/>
        <w:gridCol w:w="1823"/>
      </w:tblGrid>
      <w:tr w:rsidR="000E544B" w:rsidRPr="00211DF8" w14:paraId="4B80CA4C" w14:textId="77777777" w:rsidTr="00DD45AE">
        <w:trPr>
          <w:cantSplit/>
          <w:tblHeader/>
        </w:trPr>
        <w:tc>
          <w:tcPr>
            <w:tcW w:w="1391" w:type="dxa"/>
            <w:shd w:val="clear" w:color="auto" w:fill="244061" w:themeFill="accent1" w:themeFillShade="80"/>
            <w:vAlign w:val="center"/>
          </w:tcPr>
          <w:p w14:paraId="0145E359" w14:textId="77777777" w:rsidR="000E544B" w:rsidRPr="00211DF8" w:rsidRDefault="000E544B"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530" w:type="dxa"/>
            <w:shd w:val="clear" w:color="auto" w:fill="244061" w:themeFill="accent1" w:themeFillShade="80"/>
            <w:vAlign w:val="center"/>
          </w:tcPr>
          <w:p w14:paraId="712F7890" w14:textId="77777777" w:rsidR="000E544B" w:rsidRPr="00211DF8" w:rsidRDefault="000E544B" w:rsidP="00A00C1A">
            <w:pPr>
              <w:spacing w:after="0"/>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217" w:type="dxa"/>
            <w:shd w:val="clear" w:color="auto" w:fill="244061" w:themeFill="accent1" w:themeFillShade="80"/>
            <w:vAlign w:val="center"/>
          </w:tcPr>
          <w:p w14:paraId="45312519" w14:textId="77777777" w:rsidR="000E544B" w:rsidRPr="00211DF8" w:rsidRDefault="000E544B" w:rsidP="00A00C1A">
            <w:pPr>
              <w:spacing w:after="0"/>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440" w:type="dxa"/>
            <w:shd w:val="clear" w:color="auto" w:fill="244061" w:themeFill="accent1" w:themeFillShade="80"/>
            <w:vAlign w:val="center"/>
          </w:tcPr>
          <w:p w14:paraId="09690DF9" w14:textId="77777777" w:rsidR="000E544B" w:rsidRPr="00211DF8" w:rsidRDefault="000E544B"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900" w:type="dxa"/>
            <w:shd w:val="clear" w:color="auto" w:fill="244061" w:themeFill="accent1" w:themeFillShade="80"/>
            <w:vAlign w:val="center"/>
          </w:tcPr>
          <w:p w14:paraId="1E49AD6D" w14:textId="77777777" w:rsidR="000E544B" w:rsidRPr="00211DF8" w:rsidRDefault="000E544B"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3690" w:type="dxa"/>
            <w:tcBorders>
              <w:bottom w:val="single" w:sz="4" w:space="0" w:color="auto"/>
            </w:tcBorders>
            <w:shd w:val="clear" w:color="auto" w:fill="244061" w:themeFill="accent1" w:themeFillShade="80"/>
            <w:vAlign w:val="center"/>
          </w:tcPr>
          <w:p w14:paraId="0B8EE945" w14:textId="77777777" w:rsidR="000E544B" w:rsidRPr="00211DF8" w:rsidRDefault="000E544B"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1823" w:type="dxa"/>
            <w:tcBorders>
              <w:bottom w:val="single" w:sz="4" w:space="0" w:color="auto"/>
            </w:tcBorders>
            <w:shd w:val="clear" w:color="auto" w:fill="244061" w:themeFill="accent1" w:themeFillShade="80"/>
            <w:vAlign w:val="center"/>
          </w:tcPr>
          <w:p w14:paraId="0497B82A" w14:textId="77777777" w:rsidR="000E544B" w:rsidRPr="00211DF8" w:rsidRDefault="000E544B"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0E544B" w:rsidRPr="00211DF8" w14:paraId="3E5F6E38" w14:textId="77777777" w:rsidTr="00DD45AE">
        <w:trPr>
          <w:cantSplit/>
          <w:trHeight w:val="123"/>
        </w:trPr>
        <w:tc>
          <w:tcPr>
            <w:tcW w:w="1391" w:type="dxa"/>
            <w:shd w:val="clear" w:color="auto" w:fill="auto"/>
          </w:tcPr>
          <w:p w14:paraId="26DD9170" w14:textId="77777777" w:rsidR="000E544B" w:rsidRPr="00211DF8" w:rsidRDefault="000E544B" w:rsidP="00A9505C">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c>
          <w:tcPr>
            <w:tcW w:w="1530" w:type="dxa"/>
          </w:tcPr>
          <w:p w14:paraId="1D2148A3" w14:textId="77777777" w:rsidR="000E544B" w:rsidRPr="00211DF8" w:rsidRDefault="000E544B"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Sales Data Real time polling to Staging DB</w:t>
            </w:r>
          </w:p>
        </w:tc>
        <w:tc>
          <w:tcPr>
            <w:tcW w:w="3217" w:type="dxa"/>
          </w:tcPr>
          <w:p w14:paraId="20EC4B9D" w14:textId="77777777" w:rsidR="000E544B" w:rsidRPr="00211DF8" w:rsidRDefault="000E544B"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The sales data in POS clients, will be collected to Service Bus Staging DB in real time.</w:t>
            </w:r>
          </w:p>
        </w:tc>
        <w:tc>
          <w:tcPr>
            <w:tcW w:w="1440" w:type="dxa"/>
          </w:tcPr>
          <w:p w14:paraId="241D9AEE" w14:textId="77777777"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Must Have</w:t>
            </w:r>
          </w:p>
        </w:tc>
        <w:tc>
          <w:tcPr>
            <w:tcW w:w="900" w:type="dxa"/>
          </w:tcPr>
          <w:p w14:paraId="1ECD6E96"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3690" w:type="dxa"/>
            <w:shd w:val="clear" w:color="auto" w:fill="A6A6A6" w:themeFill="background1" w:themeFillShade="A6"/>
          </w:tcPr>
          <w:p w14:paraId="4A1826F7" w14:textId="77777777" w:rsidR="000E544B" w:rsidRPr="00211DF8" w:rsidRDefault="00D16925" w:rsidP="00A9505C">
            <w:pPr>
              <w:jc w:val="both"/>
              <w:rPr>
                <w:rFonts w:ascii="Palatino Linotype" w:hAnsi="Palatino Linotype"/>
                <w:color w:val="000000"/>
                <w:sz w:val="20"/>
                <w:szCs w:val="20"/>
              </w:rPr>
            </w:pPr>
            <w:r>
              <w:rPr>
                <w:rFonts w:ascii="Palatino Linotype" w:hAnsi="Palatino Linotype"/>
                <w:color w:val="000000"/>
                <w:sz w:val="20"/>
                <w:szCs w:val="20"/>
              </w:rPr>
              <w:t>-</w:t>
            </w:r>
          </w:p>
        </w:tc>
        <w:tc>
          <w:tcPr>
            <w:tcW w:w="1823" w:type="dxa"/>
            <w:shd w:val="clear" w:color="auto" w:fill="A6A6A6" w:themeFill="background1" w:themeFillShade="A6"/>
          </w:tcPr>
          <w:p w14:paraId="1B9BAD98" w14:textId="77777777" w:rsidR="000E544B" w:rsidRPr="00211DF8" w:rsidRDefault="00D16925" w:rsidP="00A00C1A">
            <w:pPr>
              <w:spacing w:after="0"/>
              <w:jc w:val="center"/>
              <w:rPr>
                <w:rFonts w:ascii="Palatino Linotype" w:eastAsia="Microsoft YaHei" w:hAnsi="Palatino Linotype"/>
                <w:color w:val="FFFFFF"/>
                <w:sz w:val="20"/>
                <w:szCs w:val="20"/>
                <w:lang w:eastAsia="zh-CN"/>
              </w:rPr>
            </w:pPr>
            <w:r w:rsidRPr="00A00C1A">
              <w:rPr>
                <w:rFonts w:ascii="Palatino Linotype" w:eastAsia="Microsoft YaHei" w:hAnsi="Palatino Linotype"/>
                <w:sz w:val="20"/>
                <w:szCs w:val="20"/>
                <w:lang w:eastAsia="zh-CN"/>
              </w:rPr>
              <w:t>-</w:t>
            </w:r>
            <w:r>
              <w:rPr>
                <w:rFonts w:ascii="Palatino Linotype" w:eastAsia="Microsoft YaHei" w:hAnsi="Palatino Linotype"/>
                <w:color w:val="FFFFFF"/>
                <w:sz w:val="20"/>
                <w:szCs w:val="20"/>
                <w:lang w:eastAsia="zh-CN"/>
              </w:rPr>
              <w:t>--</w:t>
            </w:r>
          </w:p>
        </w:tc>
      </w:tr>
      <w:tr w:rsidR="000E544B" w:rsidRPr="00211DF8" w14:paraId="4D87630A" w14:textId="77777777" w:rsidTr="00A00C1A">
        <w:trPr>
          <w:cantSplit/>
          <w:trHeight w:val="123"/>
        </w:trPr>
        <w:tc>
          <w:tcPr>
            <w:tcW w:w="1391" w:type="dxa"/>
            <w:shd w:val="clear" w:color="auto" w:fill="auto"/>
          </w:tcPr>
          <w:p w14:paraId="6E14378D" w14:textId="77777777" w:rsidR="000E544B" w:rsidRPr="00211DF8" w:rsidRDefault="000E544B" w:rsidP="00A9505C">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ESB-SAL-001-01</w:t>
            </w:r>
          </w:p>
        </w:tc>
        <w:tc>
          <w:tcPr>
            <w:tcW w:w="1530" w:type="dxa"/>
          </w:tcPr>
          <w:p w14:paraId="18A41AEE" w14:textId="77777777" w:rsidR="000E544B" w:rsidRPr="00211DF8" w:rsidRDefault="000E544B" w:rsidP="00A00C1A">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Data staging to service bus working DB</w:t>
            </w:r>
          </w:p>
        </w:tc>
        <w:tc>
          <w:tcPr>
            <w:tcW w:w="3217" w:type="dxa"/>
          </w:tcPr>
          <w:p w14:paraId="6AA9D5EE" w14:textId="77777777" w:rsidR="000E544B" w:rsidRPr="00211DF8" w:rsidRDefault="000E544B" w:rsidP="00A00C1A">
            <w:pPr>
              <w:rPr>
                <w:rFonts w:ascii="Palatino Linotype" w:eastAsia="Microsoft YaHei" w:hAnsi="Palatino Linotype" w:cs="Microsoft YaHei"/>
                <w:color w:val="000000"/>
                <w:sz w:val="20"/>
                <w:szCs w:val="20"/>
                <w:lang w:val="en-GB"/>
              </w:rPr>
            </w:pPr>
            <w:r w:rsidRPr="00211DF8">
              <w:rPr>
                <w:rFonts w:ascii="Palatino Linotype" w:eastAsia="Microsoft YaHei" w:hAnsi="Palatino Linotype" w:cs="Microsoft YaHei"/>
                <w:color w:val="000000"/>
                <w:sz w:val="20"/>
                <w:szCs w:val="20"/>
              </w:rPr>
              <w:t>In real time, the service bus shall trigger schedule jobs to download data from POS clients’ database.</w:t>
            </w:r>
          </w:p>
        </w:tc>
        <w:tc>
          <w:tcPr>
            <w:tcW w:w="1440" w:type="dxa"/>
          </w:tcPr>
          <w:p w14:paraId="1080F184" w14:textId="77777777"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Must Have</w:t>
            </w:r>
          </w:p>
        </w:tc>
        <w:tc>
          <w:tcPr>
            <w:tcW w:w="900" w:type="dxa"/>
          </w:tcPr>
          <w:p w14:paraId="3DBE1791"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3690" w:type="dxa"/>
          </w:tcPr>
          <w:p w14:paraId="409ADB82" w14:textId="77777777" w:rsidR="000E544B" w:rsidRPr="00211DF8" w:rsidRDefault="000E544B" w:rsidP="00A9505C">
            <w:pPr>
              <w:jc w:val="both"/>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The schedule runs in a time interval no longer than 15mins</w:t>
            </w:r>
            <w:r w:rsidR="004A4443">
              <w:rPr>
                <w:rFonts w:ascii="Palatino Linotype" w:hAnsi="Palatino Linotype" w:cs="Microsoft YaHei"/>
                <w:color w:val="000000"/>
                <w:sz w:val="20"/>
                <w:szCs w:val="20"/>
              </w:rPr>
              <w:t>.</w:t>
            </w:r>
            <w:r w:rsidRPr="00211DF8">
              <w:rPr>
                <w:rFonts w:ascii="Palatino Linotype" w:hAnsi="Palatino Linotype" w:cs="Microsoft YaHei"/>
                <w:color w:val="000000"/>
                <w:sz w:val="20"/>
                <w:szCs w:val="20"/>
              </w:rPr>
              <w:t xml:space="preserve"> (current SQL Agent schedule job time)</w:t>
            </w:r>
          </w:p>
          <w:p w14:paraId="0FE3EF29" w14:textId="77777777" w:rsidR="000E544B" w:rsidRPr="00211DF8" w:rsidRDefault="000E544B" w:rsidP="00A9505C">
            <w:pPr>
              <w:jc w:val="both"/>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The running period of the schedule shall be 24x7 polling.</w:t>
            </w:r>
          </w:p>
        </w:tc>
        <w:tc>
          <w:tcPr>
            <w:tcW w:w="1823" w:type="dxa"/>
          </w:tcPr>
          <w:p w14:paraId="365A9EB5"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r w:rsidR="000E544B" w:rsidRPr="00211DF8" w14:paraId="01AA88EB" w14:textId="77777777" w:rsidTr="00A00C1A">
        <w:trPr>
          <w:cantSplit/>
          <w:trHeight w:val="123"/>
        </w:trPr>
        <w:tc>
          <w:tcPr>
            <w:tcW w:w="1391" w:type="dxa"/>
            <w:shd w:val="clear" w:color="auto" w:fill="auto"/>
          </w:tcPr>
          <w:p w14:paraId="5DEF55F1" w14:textId="77777777" w:rsidR="000E544B" w:rsidRPr="00211DF8" w:rsidRDefault="000E544B" w:rsidP="00A9505C">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ESB-SAL-01-02</w:t>
            </w:r>
          </w:p>
        </w:tc>
        <w:tc>
          <w:tcPr>
            <w:tcW w:w="1530" w:type="dxa"/>
          </w:tcPr>
          <w:p w14:paraId="41C0DA30" w14:textId="77777777" w:rsidR="000E544B" w:rsidRPr="00211DF8" w:rsidRDefault="000E544B" w:rsidP="00A00C1A">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Data staging to service bus working DB</w:t>
            </w:r>
          </w:p>
        </w:tc>
        <w:tc>
          <w:tcPr>
            <w:tcW w:w="3217" w:type="dxa"/>
          </w:tcPr>
          <w:p w14:paraId="1E7F42E6" w14:textId="77777777" w:rsidR="000E544B" w:rsidRPr="00211DF8" w:rsidRDefault="000E544B" w:rsidP="00A00C1A">
            <w:pPr>
              <w:rPr>
                <w:rFonts w:ascii="Palatino Linotype" w:hAnsi="Palatino Linotype"/>
                <w:color w:val="000000"/>
                <w:sz w:val="20"/>
                <w:szCs w:val="20"/>
              </w:rPr>
            </w:pPr>
            <w:r w:rsidRPr="00211DF8">
              <w:rPr>
                <w:rFonts w:ascii="Palatino Linotype" w:hAnsi="Palatino Linotype"/>
                <w:color w:val="000000"/>
                <w:sz w:val="20"/>
                <w:szCs w:val="20"/>
              </w:rPr>
              <w:t>The schedule job shall handle 2 kinds of data source connection according to different POS machine vendors</w:t>
            </w:r>
            <w:r w:rsidR="004A4443">
              <w:rPr>
                <w:rFonts w:ascii="Palatino Linotype" w:hAnsi="Palatino Linotype"/>
                <w:color w:val="000000"/>
                <w:sz w:val="20"/>
                <w:szCs w:val="20"/>
              </w:rPr>
              <w:t>.</w:t>
            </w:r>
          </w:p>
        </w:tc>
        <w:tc>
          <w:tcPr>
            <w:tcW w:w="1440" w:type="dxa"/>
          </w:tcPr>
          <w:p w14:paraId="133634C5" w14:textId="77777777"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Must Have</w:t>
            </w:r>
          </w:p>
        </w:tc>
        <w:tc>
          <w:tcPr>
            <w:tcW w:w="900" w:type="dxa"/>
          </w:tcPr>
          <w:p w14:paraId="21931A6C"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3690" w:type="dxa"/>
          </w:tcPr>
          <w:p w14:paraId="23696532" w14:textId="77777777" w:rsidR="000E544B" w:rsidRPr="00211DF8" w:rsidRDefault="000E544B" w:rsidP="00A9505C">
            <w:pPr>
              <w:pStyle w:val="ListParagraph"/>
              <w:numPr>
                <w:ilvl w:val="0"/>
                <w:numId w:val="4"/>
              </w:numPr>
              <w:jc w:val="both"/>
              <w:rPr>
                <w:rFonts w:ascii="Palatino Linotype" w:hAnsi="Palatino Linotype"/>
                <w:color w:val="000000"/>
                <w:sz w:val="20"/>
                <w:szCs w:val="20"/>
              </w:rPr>
            </w:pPr>
            <w:r w:rsidRPr="00211DF8">
              <w:rPr>
                <w:rFonts w:ascii="Palatino Linotype" w:hAnsi="Palatino Linotype"/>
                <w:color w:val="000000"/>
                <w:sz w:val="20"/>
                <w:szCs w:val="20"/>
              </w:rPr>
              <w:t>POINTSOFT – DBF file</w:t>
            </w:r>
          </w:p>
          <w:p w14:paraId="1D5BFF57" w14:textId="77777777" w:rsidR="000E544B" w:rsidRPr="00211DF8" w:rsidRDefault="000E544B" w:rsidP="00A9505C">
            <w:pPr>
              <w:pStyle w:val="ListParagraph"/>
              <w:ind w:left="360"/>
              <w:jc w:val="both"/>
              <w:rPr>
                <w:rFonts w:ascii="Palatino Linotype" w:hAnsi="Palatino Linotype"/>
                <w:color w:val="000000"/>
                <w:sz w:val="20"/>
                <w:szCs w:val="20"/>
              </w:rPr>
            </w:pPr>
            <w:r w:rsidRPr="00211DF8">
              <w:rPr>
                <w:rFonts w:ascii="Palatino Linotype" w:hAnsi="Palatino Linotype"/>
                <w:color w:val="000000"/>
                <w:sz w:val="20"/>
                <w:szCs w:val="20"/>
              </w:rPr>
              <w:t>The DBF file contains the full set of data of target tables from POS client’s DB</w:t>
            </w:r>
            <w:r w:rsidR="004A4443">
              <w:rPr>
                <w:rFonts w:ascii="Palatino Linotype" w:hAnsi="Palatino Linotype"/>
                <w:color w:val="000000"/>
                <w:sz w:val="20"/>
                <w:szCs w:val="20"/>
              </w:rPr>
              <w:t>.</w:t>
            </w:r>
          </w:p>
          <w:p w14:paraId="6D5F6DB7" w14:textId="77777777" w:rsidR="000E544B" w:rsidRPr="00211DF8" w:rsidRDefault="000E544B" w:rsidP="00A9505C">
            <w:pPr>
              <w:pStyle w:val="ListParagraph"/>
              <w:numPr>
                <w:ilvl w:val="0"/>
                <w:numId w:val="4"/>
              </w:numPr>
              <w:jc w:val="both"/>
              <w:rPr>
                <w:rFonts w:ascii="Palatino Linotype" w:hAnsi="Palatino Linotype"/>
                <w:color w:val="000000"/>
                <w:sz w:val="20"/>
                <w:szCs w:val="20"/>
              </w:rPr>
            </w:pPr>
            <w:r w:rsidRPr="00211DF8">
              <w:rPr>
                <w:rFonts w:ascii="Palatino Linotype" w:hAnsi="Palatino Linotype"/>
                <w:color w:val="000000"/>
                <w:sz w:val="20"/>
                <w:szCs w:val="20"/>
              </w:rPr>
              <w:t>MITPOS – SQL Server database connection</w:t>
            </w:r>
          </w:p>
          <w:p w14:paraId="0100FFC5" w14:textId="77777777" w:rsidR="000E544B" w:rsidRPr="00211DF8" w:rsidRDefault="000E544B" w:rsidP="00A9505C">
            <w:pPr>
              <w:pStyle w:val="ListParagraph"/>
              <w:ind w:left="360"/>
              <w:jc w:val="both"/>
              <w:rPr>
                <w:rFonts w:ascii="Palatino Linotype" w:hAnsi="Palatino Linotype"/>
                <w:color w:val="000000"/>
                <w:sz w:val="20"/>
                <w:szCs w:val="20"/>
              </w:rPr>
            </w:pPr>
            <w:r w:rsidRPr="00211DF8">
              <w:rPr>
                <w:rFonts w:ascii="Palatino Linotype" w:hAnsi="Palatino Linotype"/>
                <w:color w:val="000000"/>
                <w:sz w:val="20"/>
                <w:szCs w:val="20"/>
              </w:rPr>
              <w:t>For the database connection, the schedule job shall download the delta data which is indicated by the flags in local tables of POS clients.</w:t>
            </w:r>
          </w:p>
        </w:tc>
        <w:tc>
          <w:tcPr>
            <w:tcW w:w="1823" w:type="dxa"/>
          </w:tcPr>
          <w:p w14:paraId="1E60C677"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r w:rsidR="000E544B" w:rsidRPr="00211DF8" w14:paraId="3C40444F" w14:textId="77777777" w:rsidTr="00A00C1A">
        <w:trPr>
          <w:cantSplit/>
          <w:trHeight w:val="123"/>
        </w:trPr>
        <w:tc>
          <w:tcPr>
            <w:tcW w:w="1391" w:type="dxa"/>
            <w:shd w:val="clear" w:color="auto" w:fill="auto"/>
          </w:tcPr>
          <w:p w14:paraId="06535B81" w14:textId="77777777" w:rsidR="000E544B" w:rsidRPr="00211DF8" w:rsidRDefault="000E544B" w:rsidP="00A9505C">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ESB-SAL-01-03</w:t>
            </w:r>
          </w:p>
        </w:tc>
        <w:tc>
          <w:tcPr>
            <w:tcW w:w="1530" w:type="dxa"/>
          </w:tcPr>
          <w:p w14:paraId="46EA2192" w14:textId="77777777" w:rsidR="000E544B" w:rsidRPr="00211DF8" w:rsidRDefault="000E544B" w:rsidP="00A00C1A">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Data staging to service bus working DB</w:t>
            </w:r>
          </w:p>
        </w:tc>
        <w:tc>
          <w:tcPr>
            <w:tcW w:w="3217" w:type="dxa"/>
          </w:tcPr>
          <w:p w14:paraId="1F16AB9F" w14:textId="77777777" w:rsidR="000E544B" w:rsidRPr="00211DF8" w:rsidRDefault="000E544B" w:rsidP="00A00C1A">
            <w:pPr>
              <w:rPr>
                <w:rFonts w:ascii="Palatino Linotype" w:hAnsi="Palatino Linotype"/>
                <w:color w:val="000000"/>
                <w:sz w:val="20"/>
                <w:szCs w:val="20"/>
              </w:rPr>
            </w:pPr>
            <w:r w:rsidRPr="00211DF8">
              <w:rPr>
                <w:rFonts w:ascii="Palatino Linotype" w:hAnsi="Palatino Linotype"/>
                <w:color w:val="000000"/>
                <w:sz w:val="20"/>
                <w:szCs w:val="20"/>
              </w:rPr>
              <w:t>The service bus polling application will take care of the sales order transactions according to different POS client</w:t>
            </w:r>
            <w:r w:rsidR="004A4443">
              <w:rPr>
                <w:rFonts w:ascii="Palatino Linotype" w:hAnsi="Palatino Linotype"/>
                <w:color w:val="000000"/>
                <w:sz w:val="20"/>
                <w:szCs w:val="20"/>
              </w:rPr>
              <w:t>.</w:t>
            </w:r>
          </w:p>
          <w:p w14:paraId="43C2AD95" w14:textId="77777777" w:rsidR="000E544B" w:rsidRPr="00211DF8" w:rsidRDefault="000E544B"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MITPOS</w:t>
            </w:r>
          </w:p>
        </w:tc>
        <w:tc>
          <w:tcPr>
            <w:tcW w:w="1440" w:type="dxa"/>
          </w:tcPr>
          <w:p w14:paraId="1E89F729" w14:textId="77777777"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Must Have</w:t>
            </w:r>
          </w:p>
        </w:tc>
        <w:tc>
          <w:tcPr>
            <w:tcW w:w="900" w:type="dxa"/>
          </w:tcPr>
          <w:p w14:paraId="2DDBA50E"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3690" w:type="dxa"/>
          </w:tcPr>
          <w:p w14:paraId="5E57D6A9" w14:textId="77777777" w:rsidR="000E544B" w:rsidRPr="00211DF8" w:rsidRDefault="000E544B" w:rsidP="00A9505C">
            <w:pPr>
              <w:jc w:val="both"/>
              <w:rPr>
                <w:rFonts w:ascii="Palatino Linotype" w:hAnsi="Palatino Linotype"/>
                <w:color w:val="000000"/>
                <w:sz w:val="20"/>
                <w:szCs w:val="20"/>
              </w:rPr>
            </w:pPr>
            <w:r w:rsidRPr="00211DF8">
              <w:rPr>
                <w:rFonts w:ascii="Palatino Linotype" w:hAnsi="Palatino Linotype"/>
                <w:color w:val="000000"/>
                <w:sz w:val="20"/>
                <w:szCs w:val="20"/>
              </w:rPr>
              <w:t>MITPOS client will commit a “full sales order transaction” as a whole, which means ORDER, TRANS and PAY are committed together when a purchase order is completed. When there’s void order, MITPOS client will generate voided transaction for the corresponding records.</w:t>
            </w:r>
          </w:p>
        </w:tc>
        <w:tc>
          <w:tcPr>
            <w:tcW w:w="1823" w:type="dxa"/>
          </w:tcPr>
          <w:p w14:paraId="6AD303A8"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r w:rsidR="000E544B" w:rsidRPr="00211DF8" w14:paraId="29386BD3" w14:textId="77777777" w:rsidTr="00A00C1A">
        <w:trPr>
          <w:cantSplit/>
          <w:trHeight w:val="123"/>
        </w:trPr>
        <w:tc>
          <w:tcPr>
            <w:tcW w:w="1391" w:type="dxa"/>
            <w:shd w:val="clear" w:color="auto" w:fill="auto"/>
          </w:tcPr>
          <w:p w14:paraId="08896358" w14:textId="77777777" w:rsidR="000E544B" w:rsidRPr="00211DF8" w:rsidRDefault="000E544B" w:rsidP="00A9505C">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ESB-SAL-01-04</w:t>
            </w:r>
          </w:p>
        </w:tc>
        <w:tc>
          <w:tcPr>
            <w:tcW w:w="1530" w:type="dxa"/>
          </w:tcPr>
          <w:p w14:paraId="19B4D5E0" w14:textId="77777777" w:rsidR="000E544B" w:rsidRPr="00211DF8" w:rsidRDefault="000E544B" w:rsidP="00A00C1A">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Data staging to service bus working DB</w:t>
            </w:r>
          </w:p>
        </w:tc>
        <w:tc>
          <w:tcPr>
            <w:tcW w:w="3217" w:type="dxa"/>
          </w:tcPr>
          <w:p w14:paraId="497DC0F9" w14:textId="77777777" w:rsidR="000E544B" w:rsidRPr="00211DF8" w:rsidRDefault="000E544B" w:rsidP="00A00C1A">
            <w:pPr>
              <w:rPr>
                <w:rFonts w:ascii="Palatino Linotype" w:hAnsi="Palatino Linotype"/>
                <w:color w:val="000000"/>
                <w:sz w:val="20"/>
                <w:szCs w:val="20"/>
              </w:rPr>
            </w:pPr>
            <w:r w:rsidRPr="00211DF8">
              <w:rPr>
                <w:rFonts w:ascii="Palatino Linotype" w:hAnsi="Palatino Linotype"/>
                <w:color w:val="000000"/>
                <w:sz w:val="20"/>
                <w:szCs w:val="20"/>
              </w:rPr>
              <w:t>The service bus polling application will take care of the sales order transactions according to different POS client</w:t>
            </w:r>
            <w:r w:rsidR="004A4443">
              <w:rPr>
                <w:rFonts w:ascii="Palatino Linotype" w:hAnsi="Palatino Linotype"/>
                <w:color w:val="000000"/>
                <w:sz w:val="20"/>
                <w:szCs w:val="20"/>
              </w:rPr>
              <w:t>.</w:t>
            </w:r>
          </w:p>
          <w:p w14:paraId="7860FF0C" w14:textId="77777777" w:rsidR="000E544B" w:rsidRPr="00211DF8" w:rsidRDefault="000E544B"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POINTSOFT</w:t>
            </w:r>
          </w:p>
        </w:tc>
        <w:tc>
          <w:tcPr>
            <w:tcW w:w="1440" w:type="dxa"/>
          </w:tcPr>
          <w:p w14:paraId="3C257375" w14:textId="77777777"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Must Have</w:t>
            </w:r>
          </w:p>
        </w:tc>
        <w:tc>
          <w:tcPr>
            <w:tcW w:w="900" w:type="dxa"/>
          </w:tcPr>
          <w:p w14:paraId="03CB3257"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3690" w:type="dxa"/>
          </w:tcPr>
          <w:p w14:paraId="2556D720" w14:textId="77777777" w:rsidR="000E544B" w:rsidRPr="00211DF8" w:rsidRDefault="000E544B" w:rsidP="00A9505C">
            <w:pPr>
              <w:jc w:val="both"/>
              <w:rPr>
                <w:rFonts w:ascii="Palatino Linotype" w:hAnsi="Palatino Linotype"/>
                <w:color w:val="000000"/>
                <w:sz w:val="20"/>
                <w:szCs w:val="20"/>
              </w:rPr>
            </w:pPr>
            <w:r w:rsidRPr="00211DF8">
              <w:rPr>
                <w:rFonts w:ascii="Palatino Linotype" w:hAnsi="Palatino Linotype"/>
                <w:color w:val="000000"/>
                <w:sz w:val="20"/>
                <w:szCs w:val="20"/>
              </w:rPr>
              <w:t>POINTSOFT POS will commit by tables instead of "Sales", partial record will be found.</w:t>
            </w:r>
          </w:p>
          <w:p w14:paraId="0F879DDA" w14:textId="77777777" w:rsidR="000E544B" w:rsidRPr="00211DF8" w:rsidRDefault="000E544B" w:rsidP="00A9505C">
            <w:pPr>
              <w:jc w:val="both"/>
              <w:rPr>
                <w:rFonts w:ascii="Palatino Linotype" w:hAnsi="Palatino Linotype"/>
                <w:color w:val="000000"/>
                <w:sz w:val="20"/>
                <w:szCs w:val="20"/>
              </w:rPr>
            </w:pPr>
            <w:r w:rsidRPr="00211DF8">
              <w:rPr>
                <w:rFonts w:ascii="Palatino Linotype" w:hAnsi="Palatino Linotype"/>
                <w:color w:val="000000"/>
                <w:sz w:val="20"/>
                <w:szCs w:val="20"/>
              </w:rPr>
              <w:t>For Sales Polling, only "whole" sales transactions should be sent to EDW for Sales data Polling. Partial sales records (e.g. POINTSOFT POS) should NOT be sent to EDW. The data from POINTSOFT client will being staged in service bus working DB until the data become consistent.</w:t>
            </w:r>
          </w:p>
        </w:tc>
        <w:tc>
          <w:tcPr>
            <w:tcW w:w="1823" w:type="dxa"/>
          </w:tcPr>
          <w:p w14:paraId="60BF62A6"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r w:rsidR="000E544B" w:rsidRPr="00211DF8" w14:paraId="7865D2B6" w14:textId="77777777" w:rsidTr="00A00C1A">
        <w:trPr>
          <w:cantSplit/>
          <w:trHeight w:val="123"/>
        </w:trPr>
        <w:tc>
          <w:tcPr>
            <w:tcW w:w="1391" w:type="dxa"/>
            <w:shd w:val="clear" w:color="auto" w:fill="auto"/>
          </w:tcPr>
          <w:p w14:paraId="748D383E" w14:textId="77777777" w:rsidR="000E544B" w:rsidRPr="00211DF8" w:rsidRDefault="00FB78F8" w:rsidP="00A9505C">
            <w:pPr>
              <w:jc w:val="both"/>
              <w:rPr>
                <w:rFonts w:ascii="Palatino Linotype" w:hAnsi="Palatino Linotype"/>
                <w:color w:val="000000"/>
              </w:rPr>
            </w:pPr>
            <w:r w:rsidRPr="00211DF8">
              <w:rPr>
                <w:rFonts w:ascii="Palatino Linotype" w:eastAsia="SimSun" w:hAnsi="Palatino Linotype"/>
                <w:color w:val="000000"/>
                <w:sz w:val="20"/>
                <w:szCs w:val="20"/>
                <w:lang w:eastAsia="zh-CN"/>
              </w:rPr>
              <w:t>ESB-SAL-01-05</w:t>
            </w:r>
          </w:p>
        </w:tc>
        <w:tc>
          <w:tcPr>
            <w:tcW w:w="1530" w:type="dxa"/>
          </w:tcPr>
          <w:p w14:paraId="68B3A45F" w14:textId="77777777" w:rsidR="000E544B" w:rsidRPr="00211DF8" w:rsidRDefault="00FB78F8"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 xml:space="preserve">Update POS Client’s Polling Flag after </w:t>
            </w:r>
          </w:p>
        </w:tc>
        <w:tc>
          <w:tcPr>
            <w:tcW w:w="3217" w:type="dxa"/>
          </w:tcPr>
          <w:p w14:paraId="4EB5C879" w14:textId="77777777" w:rsidR="000E544B" w:rsidRPr="00211DF8" w:rsidRDefault="00FB78F8"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Update POS Client’s Polling Flag after the download of data is successful</w:t>
            </w:r>
            <w:r w:rsidR="004A4443">
              <w:rPr>
                <w:rFonts w:ascii="Palatino Linotype" w:eastAsia="SimSun" w:hAnsi="Palatino Linotype"/>
                <w:color w:val="000000"/>
                <w:sz w:val="20"/>
                <w:szCs w:val="20"/>
                <w:lang w:eastAsia="zh-CN"/>
              </w:rPr>
              <w:t>.</w:t>
            </w:r>
          </w:p>
        </w:tc>
        <w:tc>
          <w:tcPr>
            <w:tcW w:w="1440" w:type="dxa"/>
          </w:tcPr>
          <w:p w14:paraId="2ED89C61" w14:textId="77777777"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Must Have</w:t>
            </w:r>
          </w:p>
        </w:tc>
        <w:tc>
          <w:tcPr>
            <w:tcW w:w="900" w:type="dxa"/>
          </w:tcPr>
          <w:p w14:paraId="46F40796"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3690" w:type="dxa"/>
          </w:tcPr>
          <w:p w14:paraId="1AD3D0DF" w14:textId="77777777" w:rsidR="000E544B" w:rsidRPr="00211DF8" w:rsidRDefault="00652878" w:rsidP="004B011B">
            <w:pPr>
              <w:spacing w:after="0"/>
              <w:jc w:val="both"/>
              <w:rPr>
                <w:rFonts w:ascii="Palatino Linotype" w:eastAsia="SimSun" w:hAnsi="Palatino Linotype"/>
                <w:color w:val="000000"/>
                <w:lang w:eastAsia="zh-CN"/>
              </w:rPr>
            </w:pPr>
            <w:r w:rsidRPr="00211DF8">
              <w:rPr>
                <w:rFonts w:ascii="Palatino Linotype" w:hAnsi="Palatino Linotype"/>
                <w:sz w:val="21"/>
                <w:szCs w:val="20"/>
              </w:rPr>
              <w:t>After downloading the sales data from POS client</w:t>
            </w:r>
            <w:r w:rsidRPr="00211DF8">
              <w:rPr>
                <w:rFonts w:ascii="Palatino Linotype" w:hAnsi="Palatino Linotype"/>
                <w:sz w:val="21"/>
                <w:szCs w:val="20"/>
                <w:lang w:val="en-GB"/>
              </w:rPr>
              <w:t>, i</w:t>
            </w:r>
            <w:r w:rsidR="000E544B" w:rsidRPr="00211DF8">
              <w:rPr>
                <w:rFonts w:ascii="Palatino Linotype" w:hAnsi="Palatino Linotype"/>
                <w:sz w:val="21"/>
                <w:szCs w:val="20"/>
              </w:rPr>
              <w:t xml:space="preserve">f the transfer is successful, the </w:t>
            </w:r>
            <w:r w:rsidR="004B011B" w:rsidRPr="00211DF8">
              <w:rPr>
                <w:rFonts w:ascii="Palatino Linotype" w:hAnsi="Palatino Linotype"/>
                <w:sz w:val="21"/>
                <w:szCs w:val="20"/>
              </w:rPr>
              <w:t>processing job update the polling flag status back to POS client indicating the batch of data has already been polled to service bus staging DB</w:t>
            </w:r>
            <w:r w:rsidR="000E544B" w:rsidRPr="00211DF8">
              <w:rPr>
                <w:rFonts w:ascii="Palatino Linotype" w:hAnsi="Palatino Linotype"/>
                <w:sz w:val="21"/>
                <w:szCs w:val="20"/>
              </w:rPr>
              <w:t xml:space="preserve"> upon the job completion</w:t>
            </w:r>
            <w:r w:rsidR="004A4443">
              <w:rPr>
                <w:rFonts w:ascii="Palatino Linotype" w:hAnsi="Palatino Linotype"/>
                <w:sz w:val="21"/>
                <w:szCs w:val="20"/>
              </w:rPr>
              <w:t>.</w:t>
            </w:r>
          </w:p>
        </w:tc>
        <w:tc>
          <w:tcPr>
            <w:tcW w:w="1823" w:type="dxa"/>
          </w:tcPr>
          <w:p w14:paraId="4B00CA83"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r w:rsidR="000E544B" w:rsidRPr="00211DF8" w14:paraId="450F535F" w14:textId="77777777" w:rsidTr="00A00C1A">
        <w:trPr>
          <w:cantSplit/>
          <w:trHeight w:val="123"/>
        </w:trPr>
        <w:tc>
          <w:tcPr>
            <w:tcW w:w="1391" w:type="dxa"/>
            <w:shd w:val="clear" w:color="auto" w:fill="auto"/>
          </w:tcPr>
          <w:p w14:paraId="75518920" w14:textId="77777777" w:rsidR="000E544B" w:rsidRPr="00211DF8" w:rsidRDefault="00FB78F8" w:rsidP="00A9505C">
            <w:pPr>
              <w:jc w:val="both"/>
              <w:rPr>
                <w:rFonts w:ascii="Palatino Linotype" w:hAnsi="Palatino Linotype"/>
                <w:color w:val="000000"/>
              </w:rPr>
            </w:pPr>
            <w:r w:rsidRPr="00211DF8">
              <w:rPr>
                <w:rFonts w:ascii="Palatino Linotype" w:eastAsia="SimSun" w:hAnsi="Palatino Linotype"/>
                <w:color w:val="000000"/>
                <w:sz w:val="20"/>
                <w:szCs w:val="20"/>
                <w:lang w:eastAsia="zh-CN"/>
              </w:rPr>
              <w:t>ESB-SAL-01-06</w:t>
            </w:r>
          </w:p>
        </w:tc>
        <w:tc>
          <w:tcPr>
            <w:tcW w:w="1530" w:type="dxa"/>
          </w:tcPr>
          <w:p w14:paraId="540677F3" w14:textId="77777777" w:rsidR="000E544B" w:rsidRPr="00211DF8" w:rsidRDefault="000E544B" w:rsidP="00A00C1A">
            <w:pPr>
              <w:rPr>
                <w:rFonts w:ascii="Palatino Linotype" w:hAnsi="Palatino Linotype"/>
                <w:color w:val="000000"/>
              </w:rPr>
            </w:pPr>
            <w:r w:rsidRPr="00211DF8">
              <w:rPr>
                <w:rFonts w:ascii="Palatino Linotype" w:hAnsi="Palatino Linotype"/>
                <w:color w:val="000000"/>
              </w:rPr>
              <w:t>Job Completion</w:t>
            </w:r>
          </w:p>
        </w:tc>
        <w:tc>
          <w:tcPr>
            <w:tcW w:w="3217" w:type="dxa"/>
          </w:tcPr>
          <w:p w14:paraId="173491B4" w14:textId="77777777" w:rsidR="000E544B" w:rsidRPr="00211DF8" w:rsidRDefault="000E544B"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The job completion shall log information of the job processing in DB for real time processing</w:t>
            </w:r>
            <w:r w:rsidR="004A4443">
              <w:rPr>
                <w:rFonts w:ascii="Palatino Linotype" w:eastAsia="SimSun" w:hAnsi="Palatino Linotype"/>
                <w:color w:val="000000"/>
                <w:sz w:val="20"/>
                <w:szCs w:val="20"/>
                <w:lang w:eastAsia="zh-CN"/>
              </w:rPr>
              <w:t>.</w:t>
            </w:r>
          </w:p>
        </w:tc>
        <w:tc>
          <w:tcPr>
            <w:tcW w:w="1440" w:type="dxa"/>
          </w:tcPr>
          <w:p w14:paraId="56C6537F" w14:textId="77777777"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Must Have</w:t>
            </w:r>
          </w:p>
        </w:tc>
        <w:tc>
          <w:tcPr>
            <w:tcW w:w="900" w:type="dxa"/>
          </w:tcPr>
          <w:p w14:paraId="117E1651" w14:textId="77777777"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Carl</w:t>
            </w:r>
          </w:p>
        </w:tc>
        <w:tc>
          <w:tcPr>
            <w:tcW w:w="3690" w:type="dxa"/>
          </w:tcPr>
          <w:p w14:paraId="2D2AD979" w14:textId="77777777" w:rsidR="009407C0" w:rsidRPr="00211DF8" w:rsidRDefault="009407C0" w:rsidP="009407C0">
            <w:pPr>
              <w:pStyle w:val="ListParagraph"/>
              <w:numPr>
                <w:ilvl w:val="0"/>
                <w:numId w:val="13"/>
              </w:numPr>
              <w:spacing w:after="0"/>
              <w:jc w:val="both"/>
              <w:rPr>
                <w:rFonts w:ascii="Palatino Linotype" w:hAnsi="Palatino Linotype"/>
                <w:sz w:val="20"/>
                <w:szCs w:val="20"/>
              </w:rPr>
            </w:pPr>
            <w:r w:rsidRPr="00211DF8">
              <w:rPr>
                <w:rFonts w:ascii="Palatino Linotype" w:hAnsi="Palatino Linotype"/>
                <w:sz w:val="20"/>
                <w:szCs w:val="20"/>
              </w:rPr>
              <w:t>Job run status</w:t>
            </w:r>
          </w:p>
          <w:p w14:paraId="5FE5CBB3" w14:textId="77777777" w:rsidR="009407C0" w:rsidRPr="00211DF8" w:rsidRDefault="009407C0" w:rsidP="009407C0">
            <w:pPr>
              <w:pStyle w:val="ListParagraph"/>
              <w:numPr>
                <w:ilvl w:val="0"/>
                <w:numId w:val="13"/>
              </w:numPr>
              <w:spacing w:after="0"/>
              <w:jc w:val="both"/>
              <w:rPr>
                <w:rFonts w:ascii="Palatino Linotype" w:hAnsi="Palatino Linotype"/>
                <w:sz w:val="20"/>
                <w:szCs w:val="20"/>
              </w:rPr>
            </w:pPr>
            <w:r w:rsidRPr="00211DF8">
              <w:rPr>
                <w:rFonts w:ascii="Palatino Linotype" w:hAnsi="Palatino Linotype"/>
                <w:sz w:val="20"/>
                <w:szCs w:val="20"/>
              </w:rPr>
              <w:t>Number of records processed</w:t>
            </w:r>
          </w:p>
          <w:p w14:paraId="0DC47C94" w14:textId="77777777" w:rsidR="009407C0" w:rsidRPr="00211DF8" w:rsidRDefault="009407C0" w:rsidP="00A9505C">
            <w:pPr>
              <w:pStyle w:val="ListParagraph"/>
              <w:numPr>
                <w:ilvl w:val="0"/>
                <w:numId w:val="13"/>
              </w:numPr>
              <w:spacing w:after="0"/>
              <w:jc w:val="both"/>
              <w:rPr>
                <w:rFonts w:ascii="Palatino Linotype" w:hAnsi="Palatino Linotype"/>
                <w:sz w:val="20"/>
                <w:szCs w:val="20"/>
              </w:rPr>
            </w:pPr>
            <w:r w:rsidRPr="00211DF8">
              <w:rPr>
                <w:rFonts w:ascii="Palatino Linotype" w:hAnsi="Palatino Linotype"/>
                <w:sz w:val="20"/>
                <w:szCs w:val="20"/>
              </w:rPr>
              <w:t>Job name, e.g. POS – Staging</w:t>
            </w:r>
          </w:p>
          <w:p w14:paraId="45EBF87B" w14:textId="77777777" w:rsidR="009407C0" w:rsidRPr="00211DF8" w:rsidRDefault="009407C0" w:rsidP="00A9505C">
            <w:pPr>
              <w:pStyle w:val="ListParagraph"/>
              <w:numPr>
                <w:ilvl w:val="0"/>
                <w:numId w:val="13"/>
              </w:numPr>
              <w:spacing w:after="0"/>
              <w:jc w:val="both"/>
              <w:rPr>
                <w:rFonts w:ascii="Palatino Linotype" w:hAnsi="Palatino Linotype"/>
                <w:sz w:val="20"/>
                <w:szCs w:val="20"/>
              </w:rPr>
            </w:pPr>
            <w:r w:rsidRPr="00211DF8">
              <w:rPr>
                <w:rFonts w:ascii="Palatino Linotype" w:hAnsi="Palatino Linotype"/>
                <w:sz w:val="20"/>
                <w:szCs w:val="20"/>
              </w:rPr>
              <w:t>Job ID</w:t>
            </w:r>
          </w:p>
          <w:p w14:paraId="08A861CD" w14:textId="77777777" w:rsidR="009407C0" w:rsidRPr="00211DF8" w:rsidRDefault="009407C0" w:rsidP="009407C0">
            <w:pPr>
              <w:pStyle w:val="ListParagraph"/>
              <w:numPr>
                <w:ilvl w:val="0"/>
                <w:numId w:val="13"/>
              </w:numPr>
              <w:spacing w:after="0"/>
              <w:jc w:val="both"/>
              <w:rPr>
                <w:rFonts w:ascii="Palatino Linotype" w:hAnsi="Palatino Linotype"/>
                <w:sz w:val="20"/>
                <w:szCs w:val="20"/>
              </w:rPr>
            </w:pPr>
            <w:r w:rsidRPr="00211DF8">
              <w:rPr>
                <w:rFonts w:ascii="Palatino Linotype" w:hAnsi="Palatino Linotype"/>
                <w:sz w:val="20"/>
                <w:szCs w:val="20"/>
              </w:rPr>
              <w:t>Job run error stage (if any)</w:t>
            </w:r>
          </w:p>
          <w:p w14:paraId="3EBCA427" w14:textId="77777777" w:rsidR="009407C0" w:rsidRPr="00211DF8" w:rsidRDefault="009407C0" w:rsidP="009407C0">
            <w:pPr>
              <w:pStyle w:val="ListParagraph"/>
              <w:numPr>
                <w:ilvl w:val="0"/>
                <w:numId w:val="13"/>
              </w:numPr>
              <w:spacing w:after="0"/>
              <w:jc w:val="both"/>
              <w:rPr>
                <w:rFonts w:ascii="Palatino Linotype" w:hAnsi="Palatino Linotype"/>
                <w:sz w:val="20"/>
                <w:szCs w:val="20"/>
              </w:rPr>
            </w:pPr>
            <w:r w:rsidRPr="00211DF8">
              <w:rPr>
                <w:rFonts w:ascii="Palatino Linotype" w:hAnsi="Palatino Linotype"/>
                <w:sz w:val="20"/>
                <w:szCs w:val="20"/>
              </w:rPr>
              <w:t>Error Category, e.g. DB, Network and Other, etc.</w:t>
            </w:r>
          </w:p>
          <w:p w14:paraId="65F24C39" w14:textId="77777777" w:rsidR="000E544B" w:rsidRPr="00211DF8" w:rsidRDefault="009407C0" w:rsidP="009407C0">
            <w:pPr>
              <w:pStyle w:val="ListParagraph"/>
              <w:numPr>
                <w:ilvl w:val="0"/>
                <w:numId w:val="13"/>
              </w:numPr>
              <w:spacing w:after="0"/>
              <w:jc w:val="both"/>
              <w:rPr>
                <w:rFonts w:ascii="Palatino Linotype" w:hAnsi="Palatino Linotype"/>
                <w:color w:val="000000"/>
              </w:rPr>
            </w:pPr>
            <w:r w:rsidRPr="00211DF8">
              <w:rPr>
                <w:rFonts w:ascii="Palatino Linotype" w:hAnsi="Palatino Linotype"/>
                <w:sz w:val="20"/>
                <w:szCs w:val="20"/>
              </w:rPr>
              <w:t>Job start/end time (regarded as Coping to Staging start/end time)</w:t>
            </w:r>
          </w:p>
        </w:tc>
        <w:tc>
          <w:tcPr>
            <w:tcW w:w="1823" w:type="dxa"/>
          </w:tcPr>
          <w:p w14:paraId="1B6321AB"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bl>
    <w:p w14:paraId="77FE2A77" w14:textId="77777777" w:rsidR="00165C2D" w:rsidRPr="00211DF8" w:rsidRDefault="00165C2D" w:rsidP="007E6F0F">
      <w:pPr>
        <w:jc w:val="both"/>
        <w:rPr>
          <w:rFonts w:ascii="Palatino Linotype" w:hAnsi="Palatino Linotype"/>
        </w:rPr>
      </w:pPr>
    </w:p>
    <w:p w14:paraId="6CB017F4" w14:textId="77777777" w:rsidR="00165C2D" w:rsidRPr="00211DF8" w:rsidRDefault="00165C2D" w:rsidP="00165C2D">
      <w:pPr>
        <w:pStyle w:val="Heading3"/>
        <w:spacing w:after="200" w:line="240" w:lineRule="auto"/>
        <w:jc w:val="both"/>
        <w:rPr>
          <w:rFonts w:ascii="Palatino Linotype" w:eastAsia="SimSun" w:hAnsi="Palatino Linotype"/>
          <w:lang w:eastAsia="zh-CN"/>
        </w:rPr>
        <w:sectPr w:rsidR="00165C2D" w:rsidRPr="00211DF8" w:rsidSect="00175D3F">
          <w:pgSz w:w="15840" w:h="12240" w:orient="landscape"/>
          <w:pgMar w:top="720" w:right="720" w:bottom="720" w:left="720" w:header="720" w:footer="794" w:gutter="0"/>
          <w:cols w:space="720"/>
          <w:docGrid w:linePitch="360"/>
        </w:sectPr>
      </w:pPr>
    </w:p>
    <w:p w14:paraId="3A93EE3E" w14:textId="77777777" w:rsidR="00165C2D" w:rsidRPr="00211DF8" w:rsidRDefault="00165C2D" w:rsidP="00165C2D">
      <w:pPr>
        <w:pStyle w:val="Heading3"/>
        <w:spacing w:after="200" w:line="240" w:lineRule="auto"/>
        <w:jc w:val="both"/>
        <w:rPr>
          <w:rFonts w:ascii="Palatino Linotype" w:eastAsia="SimSun" w:hAnsi="Palatino Linotype"/>
          <w:lang w:eastAsia="zh-CN"/>
        </w:rPr>
      </w:pPr>
      <w:bookmarkStart w:id="208" w:name="_Toc469498458"/>
      <w:r w:rsidRPr="00211DF8">
        <w:rPr>
          <w:rFonts w:ascii="Palatino Linotype" w:eastAsia="SimSun" w:hAnsi="Palatino Linotype"/>
          <w:lang w:eastAsia="zh-CN"/>
        </w:rPr>
        <w:lastRenderedPageBreak/>
        <w:t>Sales Data Real Time Polling</w:t>
      </w:r>
      <w:r w:rsidR="003C5DC6" w:rsidRPr="00211DF8">
        <w:rPr>
          <w:rFonts w:ascii="Palatino Linotype" w:eastAsia="SimSun" w:hAnsi="Palatino Linotype"/>
          <w:lang w:eastAsia="zh-CN"/>
        </w:rPr>
        <w:t xml:space="preserve"> Flow</w:t>
      </w:r>
      <w:r w:rsidRPr="00211DF8">
        <w:rPr>
          <w:rFonts w:ascii="Palatino Linotype" w:eastAsia="SimSun" w:hAnsi="Palatino Linotype"/>
          <w:lang w:eastAsia="zh-CN"/>
        </w:rPr>
        <w:t xml:space="preserve"> (Staging - EDW)</w:t>
      </w:r>
      <w:bookmarkEnd w:id="208"/>
    </w:p>
    <w:p w14:paraId="58278B13" w14:textId="77777777" w:rsidR="00711BEE" w:rsidRPr="00211DF8" w:rsidRDefault="00711BEE" w:rsidP="00711BEE">
      <w:pPr>
        <w:pStyle w:val="Heading4"/>
        <w:rPr>
          <w:rFonts w:ascii="Palatino Linotype" w:hAnsi="Palatino Linotype"/>
          <w:lang w:eastAsia="zh-CN"/>
        </w:rPr>
      </w:pPr>
      <w:bookmarkStart w:id="209" w:name="_Toc469498459"/>
      <w:r w:rsidRPr="00211DF8">
        <w:rPr>
          <w:rFonts w:ascii="Palatino Linotype" w:hAnsi="Palatino Linotype"/>
          <w:lang w:eastAsia="zh-CN"/>
        </w:rPr>
        <w:t>Processing Flow</w:t>
      </w:r>
      <w:bookmarkEnd w:id="209"/>
    </w:p>
    <w:p w14:paraId="000F4DD8" w14:textId="2250D8B0" w:rsidR="00CE227B" w:rsidRPr="00211DF8" w:rsidRDefault="009F0B6D" w:rsidP="007E6F0F">
      <w:pPr>
        <w:jc w:val="both"/>
        <w:rPr>
          <w:rFonts w:ascii="Palatino Linotype" w:hAnsi="Palatino Linotype"/>
        </w:rPr>
      </w:pPr>
      <w:r w:rsidRPr="00DD45AE">
        <w:rPr>
          <w:rFonts w:ascii="Palatino Linotype" w:hAnsi="Palatino Linotype"/>
          <w:noProof/>
          <w:lang w:val="en-GB" w:eastAsia="zh-CN"/>
        </w:rPr>
        <mc:AlternateContent>
          <mc:Choice Requires="wps">
            <w:drawing>
              <wp:anchor distT="0" distB="0" distL="114300" distR="114300" simplePos="0" relativeHeight="251667456" behindDoc="0" locked="0" layoutInCell="1" allowOverlap="1" wp14:anchorId="7D730EE8" wp14:editId="700E0D95">
                <wp:simplePos x="0" y="0"/>
                <wp:positionH relativeFrom="column">
                  <wp:posOffset>3302000</wp:posOffset>
                </wp:positionH>
                <wp:positionV relativeFrom="paragraph">
                  <wp:posOffset>4796790</wp:posOffset>
                </wp:positionV>
                <wp:extent cx="279400" cy="284480"/>
                <wp:effectExtent l="57150" t="38100" r="0" b="77470"/>
                <wp:wrapNone/>
                <wp:docPr id="28" name="Oval 28"/>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3FAEDF34" w14:textId="43C03F59" w:rsidR="002E0FED" w:rsidRPr="00DD45AE" w:rsidRDefault="002E0FED" w:rsidP="00DD45AE">
                            <w:pPr>
                              <w:jc w:val="center"/>
                              <w:rPr>
                                <w:b/>
                                <w:sz w:val="18"/>
                                <w:lang w:val="en-GB"/>
                              </w:rPr>
                            </w:pPr>
                            <w:r>
                              <w:rPr>
                                <w:b/>
                                <w:sz w:val="18"/>
                                <w:lang w:val="en-GB"/>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730EE8" id="Oval 28" o:spid="_x0000_s1032" style="position:absolute;left:0;text-align:left;margin-left:260pt;margin-top:377.7pt;width:22pt;height:2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" fillcolor="#c0504d [3205]" stroked="f" strokeweight="3pt">
                <v:shadow on="t" color="black" opacity="24903f" origin=",.5" offset="0,.55556mm"/>
                <v:textbox inset="0,0,0,0">
                  <w:txbxContent>
                    <w:p w14:paraId="3FAEDF34" w14:textId="43C03F59" w:rsidR="002E0FED" w:rsidRPr="00DD45AE" w:rsidRDefault="002E0FED" w:rsidP="00DD45AE">
                      <w:pPr>
                        <w:jc w:val="center"/>
                        <w:rPr>
                          <w:b/>
                          <w:sz w:val="18"/>
                          <w:lang w:val="en-GB"/>
                        </w:rPr>
                      </w:pPr>
                      <w:r>
                        <w:rPr>
                          <w:b/>
                          <w:sz w:val="18"/>
                          <w:lang w:val="en-GB"/>
                        </w:rPr>
                        <w:t>4</w:t>
                      </w:r>
                    </w:p>
                  </w:txbxContent>
                </v:textbox>
              </v:oval>
            </w:pict>
          </mc:Fallback>
        </mc:AlternateContent>
      </w:r>
      <w:r w:rsidRPr="00DD45AE">
        <w:rPr>
          <w:rFonts w:ascii="Palatino Linotype" w:hAnsi="Palatino Linotype"/>
          <w:noProof/>
          <w:lang w:val="en-GB" w:eastAsia="zh-CN"/>
        </w:rPr>
        <mc:AlternateContent>
          <mc:Choice Requires="wps">
            <w:drawing>
              <wp:anchor distT="0" distB="0" distL="114300" distR="114300" simplePos="0" relativeHeight="251665408" behindDoc="0" locked="0" layoutInCell="1" allowOverlap="1" wp14:anchorId="6D7E2FBF" wp14:editId="1FEC2669">
                <wp:simplePos x="0" y="0"/>
                <wp:positionH relativeFrom="column">
                  <wp:posOffset>1289050</wp:posOffset>
                </wp:positionH>
                <wp:positionV relativeFrom="paragraph">
                  <wp:posOffset>5368290</wp:posOffset>
                </wp:positionV>
                <wp:extent cx="279400" cy="284480"/>
                <wp:effectExtent l="57150" t="38100" r="0" b="77470"/>
                <wp:wrapNone/>
                <wp:docPr id="26" name="Oval 26"/>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4F74950D" w14:textId="76202594" w:rsidR="002E0FED" w:rsidRPr="00DD45AE" w:rsidRDefault="002E0FED" w:rsidP="00DD45AE">
                            <w:pPr>
                              <w:jc w:val="center"/>
                              <w:rPr>
                                <w:b/>
                                <w:sz w:val="18"/>
                                <w:lang w:val="en-GB"/>
                              </w:rPr>
                            </w:pPr>
                            <w:r>
                              <w:rPr>
                                <w:b/>
                                <w:sz w:val="18"/>
                                <w:lang w:val="en-GB"/>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7E2FBF" id="Oval 26" o:spid="_x0000_s1033" style="position:absolute;left:0;text-align:left;margin-left:101.5pt;margin-top:422.7pt;width:22pt;height:2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" fillcolor="#c0504d [3205]" stroked="f" strokeweight="3pt">
                <v:shadow on="t" color="black" opacity="24903f" origin=",.5" offset="0,.55556mm"/>
                <v:textbox inset="0,0,0,0">
                  <w:txbxContent>
                    <w:p w14:paraId="4F74950D" w14:textId="76202594" w:rsidR="002E0FED" w:rsidRPr="00DD45AE" w:rsidRDefault="002E0FED" w:rsidP="00DD45AE">
                      <w:pPr>
                        <w:jc w:val="center"/>
                        <w:rPr>
                          <w:b/>
                          <w:sz w:val="18"/>
                          <w:lang w:val="en-GB"/>
                        </w:rPr>
                      </w:pPr>
                      <w:r>
                        <w:rPr>
                          <w:b/>
                          <w:sz w:val="18"/>
                          <w:lang w:val="en-GB"/>
                        </w:rPr>
                        <w:t>5</w:t>
                      </w:r>
                    </w:p>
                  </w:txbxContent>
                </v:textbox>
              </v:oval>
            </w:pict>
          </mc:Fallback>
        </mc:AlternateContent>
      </w:r>
      <w:r w:rsidR="00A91B89" w:rsidRPr="00DD45AE">
        <w:rPr>
          <w:rFonts w:ascii="Palatino Linotype" w:hAnsi="Palatino Linotype"/>
          <w:noProof/>
          <w:lang w:val="en-GB" w:eastAsia="zh-CN"/>
        </w:rPr>
        <mc:AlternateContent>
          <mc:Choice Requires="wps">
            <w:drawing>
              <wp:anchor distT="0" distB="0" distL="114300" distR="114300" simplePos="0" relativeHeight="251663360" behindDoc="0" locked="0" layoutInCell="1" allowOverlap="1" wp14:anchorId="0DACF8E7" wp14:editId="54D0E403">
                <wp:simplePos x="0" y="0"/>
                <wp:positionH relativeFrom="column">
                  <wp:posOffset>2038350</wp:posOffset>
                </wp:positionH>
                <wp:positionV relativeFrom="paragraph">
                  <wp:posOffset>3361690</wp:posOffset>
                </wp:positionV>
                <wp:extent cx="279400" cy="284480"/>
                <wp:effectExtent l="57150" t="38100" r="0" b="77470"/>
                <wp:wrapNone/>
                <wp:docPr id="25" name="Oval 25"/>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686013AE" w14:textId="554DB480" w:rsidR="002E0FED" w:rsidRPr="00DD45AE" w:rsidRDefault="002E0FED" w:rsidP="00DD45AE">
                            <w:pPr>
                              <w:jc w:val="center"/>
                              <w:rPr>
                                <w:b/>
                                <w:sz w:val="18"/>
                                <w:lang w:val="en-GB"/>
                              </w:rPr>
                            </w:pPr>
                            <w:r>
                              <w:rPr>
                                <w:b/>
                                <w:sz w:val="18"/>
                                <w:lang w:val="en-GB"/>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ACF8E7" id="Oval 25" o:spid="_x0000_s1034" style="position:absolute;left:0;text-align:left;margin-left:160.5pt;margin-top:264.7pt;width:22pt;height:2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" fillcolor="#c0504d [3205]" stroked="f" strokeweight="3pt">
                <v:shadow on="t" color="black" opacity="24903f" origin=",.5" offset="0,.55556mm"/>
                <v:textbox inset="0,0,0,0">
                  <w:txbxContent>
                    <w:p w14:paraId="686013AE" w14:textId="554DB480" w:rsidR="002E0FED" w:rsidRPr="00DD45AE" w:rsidRDefault="002E0FED" w:rsidP="00DD45AE">
                      <w:pPr>
                        <w:jc w:val="center"/>
                        <w:rPr>
                          <w:b/>
                          <w:sz w:val="18"/>
                          <w:lang w:val="en-GB"/>
                        </w:rPr>
                      </w:pPr>
                      <w:r>
                        <w:rPr>
                          <w:b/>
                          <w:sz w:val="18"/>
                          <w:lang w:val="en-GB"/>
                        </w:rPr>
                        <w:t>3</w:t>
                      </w:r>
                    </w:p>
                  </w:txbxContent>
                </v:textbox>
              </v:oval>
            </w:pict>
          </mc:Fallback>
        </mc:AlternateContent>
      </w:r>
      <w:r w:rsidR="00A91B89" w:rsidRPr="00DD45AE">
        <w:rPr>
          <w:rFonts w:ascii="Palatino Linotype" w:hAnsi="Palatino Linotype"/>
          <w:noProof/>
          <w:lang w:val="en-GB" w:eastAsia="zh-CN"/>
        </w:rPr>
        <mc:AlternateContent>
          <mc:Choice Requires="wps">
            <w:drawing>
              <wp:anchor distT="0" distB="0" distL="114300" distR="114300" simplePos="0" relativeHeight="251661312" behindDoc="0" locked="0" layoutInCell="1" allowOverlap="1" wp14:anchorId="12D76356" wp14:editId="01B4E162">
                <wp:simplePos x="0" y="0"/>
                <wp:positionH relativeFrom="column">
                  <wp:posOffset>2057400</wp:posOffset>
                </wp:positionH>
                <wp:positionV relativeFrom="paragraph">
                  <wp:posOffset>2059940</wp:posOffset>
                </wp:positionV>
                <wp:extent cx="279400" cy="284480"/>
                <wp:effectExtent l="57150" t="38100" r="0" b="77470"/>
                <wp:wrapNone/>
                <wp:docPr id="24" name="Oval 24"/>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211DE69F" w14:textId="326D4EA3" w:rsidR="002E0FED" w:rsidRPr="00DD45AE" w:rsidRDefault="002E0FED" w:rsidP="00DD45AE">
                            <w:pPr>
                              <w:jc w:val="center"/>
                              <w:rPr>
                                <w:b/>
                                <w:sz w:val="18"/>
                                <w:lang w:val="en-GB"/>
                              </w:rPr>
                            </w:pPr>
                            <w:r>
                              <w:rPr>
                                <w:b/>
                                <w:sz w:val="18"/>
                                <w:lang w:val="en-GB"/>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D76356" id="Oval 24" o:spid="_x0000_s1035" style="position:absolute;left:0;text-align:left;margin-left:162pt;margin-top:162.2pt;width:22pt;height:2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" fillcolor="#c0504d [3205]" stroked="f" strokeweight="3pt">
                <v:shadow on="t" color="black" opacity="24903f" origin=",.5" offset="0,.55556mm"/>
                <v:textbox inset="0,0,0,0">
                  <w:txbxContent>
                    <w:p w14:paraId="211DE69F" w14:textId="326D4EA3" w:rsidR="002E0FED" w:rsidRPr="00DD45AE" w:rsidRDefault="002E0FED" w:rsidP="00DD45AE">
                      <w:pPr>
                        <w:jc w:val="center"/>
                        <w:rPr>
                          <w:b/>
                          <w:sz w:val="18"/>
                          <w:lang w:val="en-GB"/>
                        </w:rPr>
                      </w:pPr>
                      <w:r>
                        <w:rPr>
                          <w:b/>
                          <w:sz w:val="18"/>
                          <w:lang w:val="en-GB"/>
                        </w:rPr>
                        <w:t>2</w:t>
                      </w:r>
                    </w:p>
                  </w:txbxContent>
                </v:textbox>
              </v:oval>
            </w:pict>
          </mc:Fallback>
        </mc:AlternateContent>
      </w:r>
      <w:r w:rsidR="00A91B89" w:rsidRPr="00DD45AE">
        <w:rPr>
          <w:rFonts w:ascii="Palatino Linotype" w:hAnsi="Palatino Linotype"/>
          <w:noProof/>
          <w:lang w:val="en-GB" w:eastAsia="zh-CN"/>
        </w:rPr>
        <mc:AlternateContent>
          <mc:Choice Requires="wps">
            <w:drawing>
              <wp:anchor distT="0" distB="0" distL="114300" distR="114300" simplePos="0" relativeHeight="251659264" behindDoc="0" locked="0" layoutInCell="1" allowOverlap="1" wp14:anchorId="5D634E15" wp14:editId="5CD7765C">
                <wp:simplePos x="0" y="0"/>
                <wp:positionH relativeFrom="column">
                  <wp:posOffset>2133600</wp:posOffset>
                </wp:positionH>
                <wp:positionV relativeFrom="paragraph">
                  <wp:posOffset>807720</wp:posOffset>
                </wp:positionV>
                <wp:extent cx="279400" cy="279400"/>
                <wp:effectExtent l="57150" t="38100" r="0" b="82550"/>
                <wp:wrapNone/>
                <wp:docPr id="9" name="Oval 9"/>
                <wp:cNvGraphicFramePr/>
                <a:graphic xmlns:a="http://schemas.openxmlformats.org/drawingml/2006/main">
                  <a:graphicData uri="http://schemas.microsoft.com/office/word/2010/wordprocessingShape">
                    <wps:wsp>
                      <wps:cNvSpPr/>
                      <wps:spPr>
                        <a:xfrm>
                          <a:off x="0" y="0"/>
                          <a:ext cx="279400" cy="27940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12AB7085" w14:textId="1836AA6C" w:rsidR="002E0FED" w:rsidRPr="00DD45AE" w:rsidRDefault="002E0FED" w:rsidP="00DD45AE">
                            <w:pPr>
                              <w:jc w:val="center"/>
                              <w:rPr>
                                <w:b/>
                                <w:sz w:val="18"/>
                              </w:rPr>
                            </w:pPr>
                            <w:r w:rsidRPr="00DD45AE">
                              <w:rPr>
                                <w:b/>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634E15" id="Oval 9" o:spid="_x0000_s1036" style="position:absolute;left:0;text-align:left;margin-left:168pt;margin-top:63.6pt;width:22pt;height: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" fillcolor="#c0504d [3205]" stroked="f" strokeweight="3pt">
                <v:shadow on="t" color="black" opacity="24903f" origin=",.5" offset="0,.55556mm"/>
                <v:textbox inset="0,0,0,0">
                  <w:txbxContent>
                    <w:p w14:paraId="12AB7085" w14:textId="1836AA6C" w:rsidR="002E0FED" w:rsidRPr="00DD45AE" w:rsidRDefault="002E0FED" w:rsidP="00DD45AE">
                      <w:pPr>
                        <w:jc w:val="center"/>
                        <w:rPr>
                          <w:b/>
                          <w:sz w:val="18"/>
                        </w:rPr>
                      </w:pPr>
                      <w:r w:rsidRPr="00DD45AE">
                        <w:rPr>
                          <w:b/>
                        </w:rPr>
                        <w:t>1</w:t>
                      </w:r>
                    </w:p>
                  </w:txbxContent>
                </v:textbox>
              </v:oval>
            </w:pict>
          </mc:Fallback>
        </mc:AlternateContent>
      </w:r>
      <w:r w:rsidRPr="00DD45AE">
        <w:rPr>
          <w:rFonts w:ascii="Palatino Linotype" w:hAnsi="Palatino Linotype"/>
          <w:noProof/>
          <w:lang w:val="en-GB" w:eastAsia="zh-CN"/>
        </w:rPr>
        <w:drawing>
          <wp:inline distT="0" distB="0" distL="0" distR="0" wp14:anchorId="03FD3E14" wp14:editId="2DD4367D">
            <wp:extent cx="6851015" cy="621792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1015" cy="6217920"/>
                    </a:xfrm>
                    <a:prstGeom prst="rect">
                      <a:avLst/>
                    </a:prstGeom>
                    <a:noFill/>
                    <a:ln>
                      <a:noFill/>
                    </a:ln>
                  </pic:spPr>
                </pic:pic>
              </a:graphicData>
            </a:graphic>
          </wp:inline>
        </w:drawing>
      </w:r>
    </w:p>
    <w:p w14:paraId="662A0732" w14:textId="77777777" w:rsidR="00CE227B" w:rsidRPr="00211DF8" w:rsidRDefault="00CE227B" w:rsidP="007E6F0F">
      <w:pPr>
        <w:jc w:val="both"/>
        <w:rPr>
          <w:rFonts w:ascii="Palatino Linotype" w:hAnsi="Palatino Linotype"/>
        </w:rPr>
      </w:pPr>
    </w:p>
    <w:p w14:paraId="7562FE0D" w14:textId="77777777" w:rsidR="001814AB" w:rsidRPr="00211DF8" w:rsidRDefault="001814AB">
      <w:pPr>
        <w:rPr>
          <w:rFonts w:ascii="Palatino Linotype" w:eastAsia="PMingLiU" w:hAnsi="Palatino Linotype" w:cs="Times New Roman"/>
          <w:b/>
          <w:color w:val="215868"/>
          <w:sz w:val="24"/>
          <w:lang w:val="en-GB" w:eastAsia="zh-CN"/>
        </w:rPr>
      </w:pPr>
      <w:r w:rsidRPr="00211DF8">
        <w:rPr>
          <w:rFonts w:ascii="Palatino Linotype" w:hAnsi="Palatino Linotype"/>
        </w:rPr>
        <w:br w:type="page"/>
      </w:r>
    </w:p>
    <w:p w14:paraId="71B92DFC" w14:textId="77777777" w:rsidR="001814AB" w:rsidRPr="00211DF8" w:rsidRDefault="001814AB" w:rsidP="001814AB">
      <w:pPr>
        <w:pStyle w:val="ShapeTypeStyle"/>
        <w:spacing w:after="0"/>
        <w:jc w:val="both"/>
        <w:rPr>
          <w:rFonts w:ascii="Palatino Linotype" w:hAnsi="Palatino Linotype"/>
        </w:rPr>
      </w:pPr>
      <w:r w:rsidRPr="00211DF8">
        <w:rPr>
          <w:rFonts w:ascii="Palatino Linotype" w:hAnsi="Palatino Linotype"/>
        </w:rPr>
        <w:lastRenderedPageBreak/>
        <w:t>Task</w:t>
      </w:r>
    </w:p>
    <w:tbl>
      <w:tblPr>
        <w:tblW w:w="108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6210"/>
        <w:gridCol w:w="1260"/>
        <w:gridCol w:w="1620"/>
      </w:tblGrid>
      <w:tr w:rsidR="001814AB" w:rsidRPr="00211DF8" w14:paraId="4954B3A5" w14:textId="77777777" w:rsidTr="00A9505C">
        <w:trPr>
          <w:cantSplit/>
          <w:tblHeader/>
        </w:trPr>
        <w:tc>
          <w:tcPr>
            <w:tcW w:w="1800" w:type="dxa"/>
            <w:shd w:val="clear" w:color="auto" w:fill="365F91" w:themeFill="accent1" w:themeFillShade="BF"/>
          </w:tcPr>
          <w:p w14:paraId="682600B9"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6210" w:type="dxa"/>
            <w:shd w:val="clear" w:color="auto" w:fill="365F91" w:themeFill="accent1" w:themeFillShade="BF"/>
          </w:tcPr>
          <w:p w14:paraId="14F6B3DE"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260" w:type="dxa"/>
            <w:shd w:val="clear" w:color="auto" w:fill="365F91" w:themeFill="accent1" w:themeFillShade="BF"/>
          </w:tcPr>
          <w:p w14:paraId="575F0C63" w14:textId="77777777" w:rsidR="001814AB" w:rsidRPr="00211DF8" w:rsidRDefault="001814AB" w:rsidP="004A4443">
            <w:pPr>
              <w:spacing w:after="0"/>
              <w:jc w:val="center"/>
              <w:rPr>
                <w:rFonts w:ascii="Palatino Linotype" w:hAnsi="Palatino Linotype"/>
                <w:color w:val="FFFFFF"/>
                <w:szCs w:val="20"/>
              </w:rPr>
            </w:pPr>
            <w:r w:rsidRPr="00211DF8">
              <w:rPr>
                <w:rFonts w:ascii="Palatino Linotype" w:hAnsi="Palatino Linotype"/>
                <w:color w:val="FFFFFF"/>
                <w:szCs w:val="20"/>
              </w:rPr>
              <w:t>Type</w:t>
            </w:r>
          </w:p>
        </w:tc>
        <w:tc>
          <w:tcPr>
            <w:tcW w:w="1620" w:type="dxa"/>
            <w:shd w:val="clear" w:color="auto" w:fill="365F91" w:themeFill="accent1" w:themeFillShade="BF"/>
          </w:tcPr>
          <w:p w14:paraId="746B0967" w14:textId="77777777" w:rsidR="001814AB" w:rsidRPr="00211DF8" w:rsidRDefault="001814AB" w:rsidP="00A9505C">
            <w:pPr>
              <w:spacing w:after="0"/>
              <w:jc w:val="center"/>
              <w:rPr>
                <w:rFonts w:ascii="Palatino Linotype" w:hAnsi="Palatino Linotype"/>
                <w:color w:val="FFFFFF"/>
                <w:szCs w:val="20"/>
              </w:rPr>
            </w:pPr>
            <w:r w:rsidRPr="00211DF8">
              <w:rPr>
                <w:rFonts w:ascii="Palatino Linotype" w:hAnsi="Palatino Linotype"/>
                <w:color w:val="FFFFFF"/>
                <w:szCs w:val="20"/>
              </w:rPr>
              <w:t>Process Group - Owner</w:t>
            </w:r>
          </w:p>
        </w:tc>
      </w:tr>
      <w:tr w:rsidR="001814AB" w:rsidRPr="00211DF8" w14:paraId="03339F95" w14:textId="77777777" w:rsidTr="004A4443">
        <w:trPr>
          <w:cantSplit/>
          <w:trHeight w:val="1304"/>
        </w:trPr>
        <w:tc>
          <w:tcPr>
            <w:tcW w:w="1800" w:type="dxa"/>
            <w:shd w:val="clear" w:color="auto" w:fill="auto"/>
          </w:tcPr>
          <w:p w14:paraId="517CAB44" w14:textId="77777777" w:rsidR="001814AB" w:rsidRPr="00211DF8" w:rsidRDefault="000F0D8D" w:rsidP="00A00C1A">
            <w:pPr>
              <w:spacing w:after="0"/>
              <w:rPr>
                <w:rFonts w:ascii="Palatino Linotype" w:hAnsi="Palatino Linotype"/>
                <w:sz w:val="21"/>
                <w:szCs w:val="20"/>
              </w:rPr>
            </w:pPr>
            <w:r w:rsidRPr="00211DF8">
              <w:rPr>
                <w:rFonts w:ascii="Palatino Linotype" w:hAnsi="Palatino Linotype"/>
                <w:sz w:val="21"/>
                <w:szCs w:val="20"/>
              </w:rPr>
              <w:t>Read sales data from Staging DB</w:t>
            </w:r>
          </w:p>
        </w:tc>
        <w:tc>
          <w:tcPr>
            <w:tcW w:w="6210" w:type="dxa"/>
          </w:tcPr>
          <w:p w14:paraId="36C31FE1" w14:textId="7422C093" w:rsidR="001814AB" w:rsidRPr="00211DF8" w:rsidRDefault="00E90B74" w:rsidP="00A00C1A">
            <w:pPr>
              <w:pStyle w:val="ListParagraph"/>
              <w:numPr>
                <w:ilvl w:val="0"/>
                <w:numId w:val="24"/>
              </w:numPr>
              <w:spacing w:after="0"/>
              <w:rPr>
                <w:rFonts w:ascii="Palatino Linotype" w:hAnsi="Palatino Linotype"/>
                <w:sz w:val="21"/>
                <w:szCs w:val="20"/>
                <w:u w:val="single"/>
              </w:rPr>
            </w:pPr>
            <w:r>
              <w:rPr>
                <w:rFonts w:ascii="Palatino Linotype" w:hAnsi="Palatino Linotype"/>
                <w:sz w:val="21"/>
                <w:szCs w:val="20"/>
              </w:rPr>
              <w:t>The real time sales data processing job (Staging to EDW)</w:t>
            </w:r>
            <w:r w:rsidR="000F0D8D" w:rsidRPr="00211DF8">
              <w:rPr>
                <w:rFonts w:ascii="Palatino Linotype" w:hAnsi="Palatino Linotype"/>
                <w:sz w:val="21"/>
                <w:szCs w:val="20"/>
              </w:rPr>
              <w:t xml:space="preserve"> will be submitted to process the real time sales data in the staging DB</w:t>
            </w:r>
            <w:r w:rsidR="00B13649" w:rsidRPr="00211DF8">
              <w:rPr>
                <w:rFonts w:ascii="Palatino Linotype" w:hAnsi="Palatino Linotype"/>
                <w:sz w:val="21"/>
                <w:szCs w:val="20"/>
              </w:rPr>
              <w:t xml:space="preserve"> of </w:t>
            </w:r>
            <w:r>
              <w:rPr>
                <w:rFonts w:ascii="Palatino Linotype" w:hAnsi="Palatino Linotype"/>
                <w:sz w:val="21"/>
                <w:szCs w:val="20"/>
              </w:rPr>
              <w:t>target POS client</w:t>
            </w:r>
            <w:r w:rsidR="00B13649" w:rsidRPr="00211DF8">
              <w:rPr>
                <w:rFonts w:ascii="Palatino Linotype" w:hAnsi="Palatino Linotype"/>
                <w:sz w:val="21"/>
                <w:szCs w:val="20"/>
              </w:rPr>
              <w:t>.</w:t>
            </w:r>
          </w:p>
          <w:p w14:paraId="645DAC04" w14:textId="77777777" w:rsidR="001814AB" w:rsidRDefault="001814AB" w:rsidP="00A00C1A">
            <w:pPr>
              <w:spacing w:after="0"/>
              <w:rPr>
                <w:rFonts w:ascii="Palatino Linotype" w:hAnsi="Palatino Linotype"/>
                <w:sz w:val="21"/>
                <w:szCs w:val="20"/>
              </w:rPr>
            </w:pPr>
          </w:p>
          <w:p w14:paraId="76AABBD9" w14:textId="76F23129" w:rsidR="00084668" w:rsidRPr="00211DF8" w:rsidRDefault="00084668" w:rsidP="00A00C1A">
            <w:pPr>
              <w:spacing w:after="0"/>
              <w:rPr>
                <w:rFonts w:ascii="Palatino Linotype" w:hAnsi="Palatino Linotype"/>
                <w:sz w:val="21"/>
                <w:szCs w:val="20"/>
              </w:rPr>
            </w:pPr>
          </w:p>
        </w:tc>
        <w:tc>
          <w:tcPr>
            <w:tcW w:w="1260" w:type="dxa"/>
          </w:tcPr>
          <w:p w14:paraId="0EF56E1E" w14:textId="77777777" w:rsidR="001814AB" w:rsidRPr="00211DF8" w:rsidRDefault="000F0D8D" w:rsidP="004A4443">
            <w:pPr>
              <w:spacing w:after="0"/>
              <w:jc w:val="center"/>
              <w:rPr>
                <w:rFonts w:ascii="Palatino Linotype" w:hAnsi="Palatino Linotype"/>
                <w:sz w:val="21"/>
                <w:szCs w:val="20"/>
              </w:rPr>
            </w:pPr>
            <w:r w:rsidRPr="00211DF8">
              <w:rPr>
                <w:rFonts w:ascii="Palatino Linotype" w:hAnsi="Palatino Linotype"/>
                <w:sz w:val="21"/>
                <w:szCs w:val="20"/>
              </w:rPr>
              <w:t>Process</w:t>
            </w:r>
          </w:p>
        </w:tc>
        <w:tc>
          <w:tcPr>
            <w:tcW w:w="1620" w:type="dxa"/>
          </w:tcPr>
          <w:p w14:paraId="788E3928" w14:textId="77777777" w:rsidR="001814AB" w:rsidRPr="00211DF8" w:rsidRDefault="000F0D8D" w:rsidP="004A4443">
            <w:pPr>
              <w:pStyle w:val="TableStyle"/>
              <w:rPr>
                <w:rFonts w:ascii="Palatino Linotype" w:eastAsia="SimSun" w:hAnsi="Palatino Linotype"/>
              </w:rPr>
            </w:pPr>
            <w:r w:rsidRPr="00211DF8">
              <w:rPr>
                <w:rFonts w:ascii="Palatino Linotype" w:eastAsia="SimSun" w:hAnsi="Palatino Linotype"/>
              </w:rPr>
              <w:t>Send POS sales data from Staging DB to EDW – Polly</w:t>
            </w:r>
          </w:p>
        </w:tc>
      </w:tr>
      <w:tr w:rsidR="001814AB" w:rsidRPr="00211DF8" w14:paraId="62637052" w14:textId="77777777" w:rsidTr="00A9505C">
        <w:trPr>
          <w:cantSplit/>
          <w:trHeight w:val="123"/>
        </w:trPr>
        <w:tc>
          <w:tcPr>
            <w:tcW w:w="1800" w:type="dxa"/>
            <w:shd w:val="clear" w:color="auto" w:fill="auto"/>
          </w:tcPr>
          <w:p w14:paraId="6E7DC7E8" w14:textId="77777777" w:rsidR="001814AB" w:rsidRPr="00211DF8" w:rsidRDefault="001814AB" w:rsidP="00A00C1A">
            <w:pPr>
              <w:spacing w:after="0"/>
              <w:rPr>
                <w:rFonts w:ascii="Palatino Linotype" w:hAnsi="Palatino Linotype"/>
                <w:sz w:val="21"/>
                <w:szCs w:val="20"/>
              </w:rPr>
            </w:pPr>
            <w:r w:rsidRPr="00211DF8">
              <w:rPr>
                <w:rFonts w:ascii="Palatino Linotype" w:hAnsi="Palatino Linotype"/>
                <w:sz w:val="21"/>
                <w:szCs w:val="20"/>
              </w:rPr>
              <w:t>Validate the data integrity</w:t>
            </w:r>
          </w:p>
        </w:tc>
        <w:tc>
          <w:tcPr>
            <w:tcW w:w="6210" w:type="dxa"/>
          </w:tcPr>
          <w:p w14:paraId="6A6AF2A3" w14:textId="545DDDFB" w:rsidR="001814AB" w:rsidRPr="00211DF8" w:rsidRDefault="001814AB" w:rsidP="00A00C1A">
            <w:pPr>
              <w:pStyle w:val="ListParagraph"/>
              <w:numPr>
                <w:ilvl w:val="0"/>
                <w:numId w:val="24"/>
              </w:numPr>
              <w:spacing w:after="0"/>
              <w:rPr>
                <w:rFonts w:ascii="Palatino Linotype" w:hAnsi="Palatino Linotype"/>
                <w:sz w:val="21"/>
                <w:szCs w:val="20"/>
              </w:rPr>
            </w:pPr>
            <w:r w:rsidRPr="00211DF8">
              <w:rPr>
                <w:rFonts w:ascii="Palatino Linotype" w:hAnsi="Palatino Linotype"/>
                <w:sz w:val="21"/>
                <w:szCs w:val="20"/>
              </w:rPr>
              <w:t xml:space="preserve">The job will </w:t>
            </w:r>
            <w:r w:rsidR="002108A2" w:rsidRPr="00211DF8">
              <w:rPr>
                <w:rFonts w:ascii="Palatino Linotype" w:hAnsi="Palatino Linotype"/>
                <w:sz w:val="21"/>
                <w:szCs w:val="20"/>
              </w:rPr>
              <w:t>continue</w:t>
            </w:r>
            <w:r w:rsidR="002108A2">
              <w:rPr>
                <w:rFonts w:ascii="Palatino Linotype" w:hAnsi="Palatino Linotype"/>
                <w:sz w:val="21"/>
                <w:szCs w:val="20"/>
              </w:rPr>
              <w:t xml:space="preserve"> to</w:t>
            </w:r>
            <w:r w:rsidRPr="00211DF8">
              <w:rPr>
                <w:rFonts w:ascii="Palatino Linotype" w:hAnsi="Palatino Linotype"/>
                <w:sz w:val="21"/>
                <w:szCs w:val="20"/>
              </w:rPr>
              <w:t xml:space="preserve"> validate (refer to requirement details of Sales Data real time processing in below section</w:t>
            </w:r>
            <w:r w:rsidR="00EC509D">
              <w:rPr>
                <w:rFonts w:ascii="Palatino Linotype" w:hAnsi="Palatino Linotype"/>
                <w:sz w:val="21"/>
                <w:szCs w:val="20"/>
              </w:rPr>
              <w:t xml:space="preserve"> </w:t>
            </w:r>
            <w:r w:rsidR="008028C8">
              <w:rPr>
                <w:rFonts w:ascii="Palatino Linotype" w:hAnsi="Palatino Linotype"/>
                <w:sz w:val="21"/>
                <w:szCs w:val="20"/>
              </w:rPr>
              <w:t>4.2.4.2 #ESB-SAL-02-03</w:t>
            </w:r>
            <w:r w:rsidRPr="00211DF8">
              <w:rPr>
                <w:rFonts w:ascii="Palatino Linotype" w:hAnsi="Palatino Linotype"/>
                <w:sz w:val="21"/>
                <w:szCs w:val="20"/>
              </w:rPr>
              <w:t>) the polled sales data’s integrity</w:t>
            </w:r>
            <w:r w:rsidR="00644FA5">
              <w:rPr>
                <w:rFonts w:ascii="Palatino Linotype" w:hAnsi="Palatino Linotype"/>
                <w:sz w:val="21"/>
                <w:szCs w:val="20"/>
              </w:rPr>
              <w:t xml:space="preserve"> by order</w:t>
            </w:r>
            <w:r w:rsidRPr="00211DF8">
              <w:rPr>
                <w:rFonts w:ascii="Palatino Linotype" w:hAnsi="Palatino Linotype"/>
                <w:sz w:val="21"/>
                <w:szCs w:val="20"/>
              </w:rPr>
              <w:t xml:space="preserve"> in the staging table of current batch. If the whole batch data’s completeness is alright, the job will move to next steps.</w:t>
            </w:r>
          </w:p>
          <w:p w14:paraId="23EB4297" w14:textId="77777777" w:rsidR="001814AB" w:rsidRPr="00211DF8" w:rsidRDefault="001814AB" w:rsidP="00A00C1A">
            <w:pPr>
              <w:pStyle w:val="ListParagraph"/>
              <w:spacing w:after="0"/>
              <w:ind w:left="360"/>
              <w:rPr>
                <w:rFonts w:ascii="Palatino Linotype" w:hAnsi="Palatino Linotype"/>
                <w:sz w:val="21"/>
                <w:szCs w:val="20"/>
              </w:rPr>
            </w:pPr>
          </w:p>
        </w:tc>
        <w:tc>
          <w:tcPr>
            <w:tcW w:w="1260" w:type="dxa"/>
          </w:tcPr>
          <w:p w14:paraId="13665980" w14:textId="77777777" w:rsidR="001814AB" w:rsidRPr="00211DF8" w:rsidRDefault="001814AB" w:rsidP="004A4443">
            <w:pPr>
              <w:spacing w:after="0"/>
              <w:jc w:val="center"/>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620" w:type="dxa"/>
          </w:tcPr>
          <w:p w14:paraId="58843148" w14:textId="77777777" w:rsidR="001814AB" w:rsidRPr="00211DF8" w:rsidRDefault="001814AB" w:rsidP="004A4443">
            <w:pPr>
              <w:pStyle w:val="TableStyle"/>
              <w:rPr>
                <w:rFonts w:ascii="Palatino Linotype" w:eastAsia="SimSun" w:hAnsi="Palatino Linotype"/>
              </w:rPr>
            </w:pPr>
            <w:r w:rsidRPr="00211DF8">
              <w:rPr>
                <w:rFonts w:ascii="Palatino Linotype" w:eastAsia="SimSun" w:hAnsi="Palatino Linotype"/>
              </w:rPr>
              <w:t>Send POS sales data from Staging DB to EDW – Polly</w:t>
            </w:r>
          </w:p>
        </w:tc>
      </w:tr>
      <w:tr w:rsidR="001814AB" w:rsidRPr="00211DF8" w14:paraId="0AED48C4" w14:textId="77777777" w:rsidTr="004A4443">
        <w:trPr>
          <w:cantSplit/>
          <w:trHeight w:val="3788"/>
        </w:trPr>
        <w:tc>
          <w:tcPr>
            <w:tcW w:w="1800" w:type="dxa"/>
            <w:shd w:val="clear" w:color="auto" w:fill="auto"/>
          </w:tcPr>
          <w:p w14:paraId="1BD8D97A" w14:textId="77777777" w:rsidR="001814AB" w:rsidRPr="00211DF8" w:rsidRDefault="001814AB" w:rsidP="00A00C1A">
            <w:pPr>
              <w:spacing w:after="0"/>
              <w:rPr>
                <w:rFonts w:ascii="Palatino Linotype" w:eastAsia="SimSun" w:hAnsi="Palatino Linotype"/>
                <w:sz w:val="21"/>
                <w:szCs w:val="20"/>
                <w:lang w:eastAsia="zh-CN"/>
              </w:rPr>
            </w:pPr>
            <w:r w:rsidRPr="00211DF8">
              <w:rPr>
                <w:rFonts w:ascii="Palatino Linotype" w:hAnsi="Palatino Linotype"/>
                <w:sz w:val="21"/>
                <w:szCs w:val="20"/>
              </w:rPr>
              <w:t>Send the sales data to EDW</w:t>
            </w:r>
          </w:p>
        </w:tc>
        <w:tc>
          <w:tcPr>
            <w:tcW w:w="6210" w:type="dxa"/>
          </w:tcPr>
          <w:p w14:paraId="691BCF12" w14:textId="77777777" w:rsidR="001814AB" w:rsidRPr="00211DF8" w:rsidRDefault="001814AB" w:rsidP="00A00C1A">
            <w:pPr>
              <w:pStyle w:val="ListParagraph"/>
              <w:numPr>
                <w:ilvl w:val="0"/>
                <w:numId w:val="24"/>
              </w:numPr>
              <w:spacing w:after="0"/>
              <w:rPr>
                <w:rFonts w:ascii="Palatino Linotype" w:hAnsi="Palatino Linotype"/>
                <w:sz w:val="21"/>
                <w:szCs w:val="20"/>
              </w:rPr>
            </w:pPr>
            <w:r w:rsidRPr="00211DF8">
              <w:rPr>
                <w:rFonts w:ascii="Palatino Linotype" w:hAnsi="Palatino Linotype"/>
                <w:sz w:val="21"/>
                <w:szCs w:val="20"/>
              </w:rPr>
              <w:t>The job will send the data to EDW through the pre-configured interface in the service bus, and the interface shall fulfill below function</w:t>
            </w:r>
            <w:r w:rsidR="004A4443">
              <w:rPr>
                <w:rFonts w:ascii="Palatino Linotype" w:hAnsi="Palatino Linotype"/>
                <w:sz w:val="21"/>
                <w:szCs w:val="20"/>
              </w:rPr>
              <w:t>.</w:t>
            </w:r>
          </w:p>
          <w:p w14:paraId="6AE3D6C1" w14:textId="77777777" w:rsidR="001814AB" w:rsidRPr="00211DF8" w:rsidRDefault="001814AB" w:rsidP="00A00C1A">
            <w:pPr>
              <w:pStyle w:val="ListParagraph"/>
              <w:numPr>
                <w:ilvl w:val="1"/>
                <w:numId w:val="24"/>
              </w:numPr>
              <w:spacing w:after="0"/>
              <w:rPr>
                <w:rFonts w:ascii="Palatino Linotype" w:hAnsi="Palatino Linotype"/>
                <w:sz w:val="21"/>
                <w:szCs w:val="20"/>
              </w:rPr>
            </w:pPr>
            <w:r w:rsidRPr="00211DF8">
              <w:rPr>
                <w:rFonts w:ascii="Palatino Linotype" w:hAnsi="Palatino Linotype"/>
                <w:sz w:val="21"/>
                <w:szCs w:val="20"/>
              </w:rPr>
              <w:t xml:space="preserve">Transfer sales data apple-to-apple from staging DB to EDW </w:t>
            </w:r>
          </w:p>
          <w:p w14:paraId="41B29590" w14:textId="77777777" w:rsidR="001814AB" w:rsidRPr="00211DF8" w:rsidRDefault="001814AB" w:rsidP="00A00C1A">
            <w:pPr>
              <w:pStyle w:val="ListParagraph"/>
              <w:numPr>
                <w:ilvl w:val="1"/>
                <w:numId w:val="24"/>
              </w:numPr>
              <w:spacing w:after="0"/>
              <w:rPr>
                <w:rFonts w:ascii="Palatino Linotype" w:hAnsi="Palatino Linotype"/>
                <w:sz w:val="21"/>
                <w:szCs w:val="20"/>
              </w:rPr>
            </w:pPr>
            <w:r w:rsidRPr="00211DF8">
              <w:rPr>
                <w:rFonts w:ascii="Palatino Linotype" w:hAnsi="Palatino Linotype"/>
                <w:sz w:val="21"/>
                <w:szCs w:val="20"/>
              </w:rPr>
              <w:t>Response a return code indicating the data transfer is success or not</w:t>
            </w:r>
            <w:r w:rsidR="007F7BFB" w:rsidRPr="00211DF8">
              <w:rPr>
                <w:rFonts w:ascii="Palatino Linotype" w:hAnsi="Palatino Linotype"/>
                <w:sz w:val="21"/>
                <w:szCs w:val="20"/>
              </w:rPr>
              <w:t>. The response will contain the records ID with corresponding return code.</w:t>
            </w:r>
          </w:p>
          <w:p w14:paraId="7B207B11" w14:textId="6655DE72" w:rsidR="001814AB" w:rsidRPr="00211DF8" w:rsidRDefault="001814AB" w:rsidP="00A00C1A">
            <w:pPr>
              <w:pStyle w:val="ListParagraph"/>
              <w:numPr>
                <w:ilvl w:val="0"/>
                <w:numId w:val="24"/>
              </w:numPr>
              <w:spacing w:after="0"/>
              <w:rPr>
                <w:rFonts w:ascii="Palatino Linotype" w:hAnsi="Palatino Linotype"/>
                <w:sz w:val="21"/>
                <w:szCs w:val="20"/>
              </w:rPr>
            </w:pPr>
            <w:r w:rsidRPr="00211DF8">
              <w:rPr>
                <w:rFonts w:ascii="Palatino Linotype" w:hAnsi="Palatino Linotype"/>
                <w:sz w:val="21"/>
                <w:szCs w:val="20"/>
              </w:rPr>
              <w:t xml:space="preserve">If the transfer is successful, the response result will be updated into staging database, and lately </w:t>
            </w:r>
            <w:r w:rsidR="008D47BB" w:rsidRPr="00211DF8">
              <w:rPr>
                <w:rFonts w:ascii="Palatino Linotype" w:hAnsi="Palatino Linotype"/>
                <w:sz w:val="21"/>
                <w:szCs w:val="20"/>
              </w:rPr>
              <w:t>revert</w:t>
            </w:r>
            <w:r w:rsidR="008D47BB">
              <w:rPr>
                <w:rFonts w:ascii="Palatino Linotype" w:hAnsi="Palatino Linotype"/>
                <w:sz w:val="21"/>
                <w:szCs w:val="20"/>
              </w:rPr>
              <w:t>ed</w:t>
            </w:r>
            <w:r w:rsidRPr="00211DF8">
              <w:rPr>
                <w:rFonts w:ascii="Palatino Linotype" w:hAnsi="Palatino Linotype"/>
                <w:sz w:val="21"/>
                <w:szCs w:val="20"/>
              </w:rPr>
              <w:t xml:space="preserve"> to </w:t>
            </w:r>
            <w:r w:rsidR="007F7BFB" w:rsidRPr="00211DF8">
              <w:rPr>
                <w:rFonts w:ascii="Palatino Linotype" w:hAnsi="Palatino Linotype"/>
                <w:sz w:val="21"/>
                <w:szCs w:val="20"/>
              </w:rPr>
              <w:t>Staging DB</w:t>
            </w:r>
            <w:r w:rsidR="004A4443">
              <w:rPr>
                <w:rFonts w:ascii="Palatino Linotype" w:hAnsi="Palatino Linotype"/>
                <w:sz w:val="21"/>
                <w:szCs w:val="20"/>
              </w:rPr>
              <w:t xml:space="preserve"> upon the job</w:t>
            </w:r>
            <w:r w:rsidR="008D47BB">
              <w:rPr>
                <w:rFonts w:ascii="Palatino Linotype" w:hAnsi="Palatino Linotype"/>
                <w:sz w:val="21"/>
                <w:szCs w:val="20"/>
              </w:rPr>
              <w:t>’s</w:t>
            </w:r>
            <w:r w:rsidR="004A4443">
              <w:rPr>
                <w:rFonts w:ascii="Palatino Linotype" w:hAnsi="Palatino Linotype"/>
                <w:sz w:val="21"/>
                <w:szCs w:val="20"/>
              </w:rPr>
              <w:t xml:space="preserve"> completion.</w:t>
            </w:r>
          </w:p>
        </w:tc>
        <w:tc>
          <w:tcPr>
            <w:tcW w:w="1260" w:type="dxa"/>
          </w:tcPr>
          <w:p w14:paraId="281E3F80" w14:textId="77777777" w:rsidR="001814AB" w:rsidRPr="00211DF8" w:rsidRDefault="001814AB" w:rsidP="004A4443">
            <w:pPr>
              <w:spacing w:after="0"/>
              <w:jc w:val="center"/>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Output</w:t>
            </w:r>
          </w:p>
        </w:tc>
        <w:tc>
          <w:tcPr>
            <w:tcW w:w="1620" w:type="dxa"/>
          </w:tcPr>
          <w:p w14:paraId="2B76E2F3" w14:textId="77777777" w:rsidR="001814AB" w:rsidRPr="00211DF8" w:rsidRDefault="001814AB" w:rsidP="004A4443">
            <w:pPr>
              <w:pStyle w:val="TableStyle"/>
              <w:rPr>
                <w:rFonts w:ascii="Palatino Linotype" w:eastAsia="SimSun" w:hAnsi="Palatino Linotype"/>
              </w:rPr>
            </w:pPr>
            <w:r w:rsidRPr="00211DF8">
              <w:rPr>
                <w:rFonts w:ascii="Palatino Linotype" w:eastAsia="SimSun" w:hAnsi="Palatino Linotype"/>
              </w:rPr>
              <w:t>Send POS sales data from Staging DB to EDW - Polly</w:t>
            </w:r>
          </w:p>
        </w:tc>
      </w:tr>
      <w:tr w:rsidR="00942BDD" w:rsidRPr="00211DF8" w14:paraId="7E32AB22" w14:textId="77777777" w:rsidTr="00A9505C">
        <w:trPr>
          <w:cantSplit/>
          <w:trHeight w:val="123"/>
        </w:trPr>
        <w:tc>
          <w:tcPr>
            <w:tcW w:w="1800" w:type="dxa"/>
            <w:shd w:val="clear" w:color="auto" w:fill="auto"/>
          </w:tcPr>
          <w:p w14:paraId="4C0D3B6E" w14:textId="77777777" w:rsidR="00942BDD" w:rsidRPr="00211DF8" w:rsidRDefault="00942BDD" w:rsidP="00A00C1A">
            <w:pPr>
              <w:spacing w:after="0"/>
              <w:rPr>
                <w:rFonts w:ascii="Palatino Linotype" w:eastAsia="SimSun" w:hAnsi="Palatino Linotype"/>
                <w:sz w:val="20"/>
                <w:szCs w:val="20"/>
                <w:lang w:eastAsia="zh-CN"/>
              </w:rPr>
            </w:pPr>
            <w:r w:rsidRPr="00211DF8">
              <w:rPr>
                <w:rFonts w:ascii="Palatino Linotype" w:eastAsia="SimSun" w:hAnsi="Palatino Linotype"/>
                <w:sz w:val="20"/>
                <w:szCs w:val="20"/>
                <w:lang w:eastAsia="zh-CN"/>
              </w:rPr>
              <w:t>Job Completion</w:t>
            </w:r>
          </w:p>
        </w:tc>
        <w:tc>
          <w:tcPr>
            <w:tcW w:w="6210" w:type="dxa"/>
          </w:tcPr>
          <w:p w14:paraId="32ADB597" w14:textId="77777777" w:rsidR="00942BDD" w:rsidRPr="00211DF8" w:rsidRDefault="00942BDD" w:rsidP="00A00C1A">
            <w:pPr>
              <w:pStyle w:val="ListParagraph"/>
              <w:numPr>
                <w:ilvl w:val="0"/>
                <w:numId w:val="24"/>
              </w:numPr>
              <w:spacing w:after="0"/>
              <w:rPr>
                <w:rFonts w:ascii="Palatino Linotype" w:hAnsi="Palatino Linotype"/>
                <w:sz w:val="20"/>
                <w:szCs w:val="20"/>
              </w:rPr>
            </w:pPr>
            <w:r w:rsidRPr="00211DF8">
              <w:rPr>
                <w:rFonts w:ascii="Palatino Linotype" w:hAnsi="Palatino Linotype"/>
                <w:sz w:val="20"/>
                <w:szCs w:val="20"/>
              </w:rPr>
              <w:t>Update the job log to reflect the summary of the whole real time batch including</w:t>
            </w:r>
            <w:r w:rsidR="004A4443">
              <w:rPr>
                <w:rFonts w:ascii="Palatino Linotype" w:hAnsi="Palatino Linotype"/>
                <w:sz w:val="20"/>
                <w:szCs w:val="20"/>
              </w:rPr>
              <w:t>:</w:t>
            </w:r>
          </w:p>
          <w:p w14:paraId="4D1C3866" w14:textId="77777777" w:rsidR="00942BDD" w:rsidRPr="00211DF8" w:rsidRDefault="00942BDD" w:rsidP="00A00C1A">
            <w:pPr>
              <w:pStyle w:val="ListParagraph"/>
              <w:numPr>
                <w:ilvl w:val="1"/>
                <w:numId w:val="21"/>
              </w:numPr>
              <w:spacing w:after="0"/>
              <w:rPr>
                <w:rFonts w:ascii="Palatino Linotype" w:hAnsi="Palatino Linotype"/>
                <w:sz w:val="20"/>
                <w:szCs w:val="20"/>
              </w:rPr>
            </w:pPr>
            <w:r w:rsidRPr="00211DF8">
              <w:rPr>
                <w:rFonts w:ascii="Palatino Linotype" w:hAnsi="Palatino Linotype"/>
                <w:sz w:val="20"/>
                <w:szCs w:val="20"/>
              </w:rPr>
              <w:t>Job run status</w:t>
            </w:r>
          </w:p>
          <w:p w14:paraId="4EAC7307" w14:textId="77777777" w:rsidR="00942BDD" w:rsidRPr="00211DF8" w:rsidRDefault="00942BDD" w:rsidP="00A00C1A">
            <w:pPr>
              <w:pStyle w:val="ListParagraph"/>
              <w:numPr>
                <w:ilvl w:val="1"/>
                <w:numId w:val="21"/>
              </w:numPr>
              <w:spacing w:after="0"/>
              <w:rPr>
                <w:rFonts w:ascii="Palatino Linotype" w:hAnsi="Palatino Linotype"/>
                <w:sz w:val="20"/>
                <w:szCs w:val="20"/>
              </w:rPr>
            </w:pPr>
            <w:r w:rsidRPr="00211DF8">
              <w:rPr>
                <w:rFonts w:ascii="Palatino Linotype" w:hAnsi="Palatino Linotype"/>
                <w:sz w:val="20"/>
                <w:szCs w:val="20"/>
              </w:rPr>
              <w:t>Number of records processed</w:t>
            </w:r>
          </w:p>
          <w:p w14:paraId="48C5A271" w14:textId="77777777" w:rsidR="00942BDD" w:rsidRPr="00211DF8" w:rsidRDefault="00942BDD" w:rsidP="00A00C1A">
            <w:pPr>
              <w:pStyle w:val="ListParagraph"/>
              <w:numPr>
                <w:ilvl w:val="1"/>
                <w:numId w:val="21"/>
              </w:numPr>
              <w:spacing w:after="0"/>
              <w:rPr>
                <w:rFonts w:ascii="Palatino Linotype" w:hAnsi="Palatino Linotype"/>
                <w:sz w:val="20"/>
                <w:szCs w:val="20"/>
              </w:rPr>
            </w:pPr>
            <w:r w:rsidRPr="00211DF8">
              <w:rPr>
                <w:rFonts w:ascii="Palatino Linotype" w:hAnsi="Palatino Linotype"/>
                <w:sz w:val="20"/>
                <w:szCs w:val="20"/>
              </w:rPr>
              <w:t>Job name, e.g. Staging – EDW.</w:t>
            </w:r>
          </w:p>
          <w:p w14:paraId="60F5AD27" w14:textId="77777777" w:rsidR="00942BDD" w:rsidRPr="00211DF8" w:rsidRDefault="00942BDD" w:rsidP="00A00C1A">
            <w:pPr>
              <w:pStyle w:val="ListParagraph"/>
              <w:numPr>
                <w:ilvl w:val="1"/>
                <w:numId w:val="21"/>
              </w:numPr>
              <w:spacing w:after="0"/>
              <w:rPr>
                <w:rFonts w:ascii="Palatino Linotype" w:hAnsi="Palatino Linotype"/>
                <w:sz w:val="20"/>
                <w:szCs w:val="20"/>
              </w:rPr>
            </w:pPr>
            <w:r w:rsidRPr="00211DF8">
              <w:rPr>
                <w:rFonts w:ascii="Palatino Linotype" w:hAnsi="Palatino Linotype"/>
                <w:sz w:val="20"/>
                <w:szCs w:val="20"/>
              </w:rPr>
              <w:t>Job ID</w:t>
            </w:r>
          </w:p>
          <w:p w14:paraId="4C00A4C8" w14:textId="77777777" w:rsidR="00942BDD" w:rsidRPr="00211DF8" w:rsidRDefault="00942BDD" w:rsidP="00A00C1A">
            <w:pPr>
              <w:pStyle w:val="ListParagraph"/>
              <w:numPr>
                <w:ilvl w:val="1"/>
                <w:numId w:val="21"/>
              </w:numPr>
              <w:spacing w:after="0"/>
              <w:rPr>
                <w:rFonts w:ascii="Palatino Linotype" w:hAnsi="Palatino Linotype"/>
                <w:sz w:val="20"/>
                <w:szCs w:val="20"/>
              </w:rPr>
            </w:pPr>
            <w:r w:rsidRPr="00211DF8">
              <w:rPr>
                <w:rFonts w:ascii="Palatino Linotype" w:hAnsi="Palatino Linotype"/>
                <w:sz w:val="20"/>
                <w:szCs w:val="20"/>
              </w:rPr>
              <w:t>Job run error stage (if any)</w:t>
            </w:r>
          </w:p>
          <w:p w14:paraId="4FBE70E9" w14:textId="77777777" w:rsidR="00942BDD" w:rsidRPr="00211DF8" w:rsidRDefault="00942BDD" w:rsidP="00A00C1A">
            <w:pPr>
              <w:pStyle w:val="ListParagraph"/>
              <w:numPr>
                <w:ilvl w:val="1"/>
                <w:numId w:val="21"/>
              </w:numPr>
              <w:spacing w:after="0"/>
              <w:rPr>
                <w:rFonts w:ascii="Palatino Linotype" w:hAnsi="Palatino Linotype"/>
                <w:sz w:val="20"/>
                <w:szCs w:val="20"/>
              </w:rPr>
            </w:pPr>
            <w:r w:rsidRPr="00211DF8">
              <w:rPr>
                <w:rFonts w:ascii="Palatino Linotype" w:hAnsi="Palatino Linotype"/>
                <w:sz w:val="20"/>
                <w:szCs w:val="20"/>
              </w:rPr>
              <w:t>Error Category, e.g. DB, Network and Other, etc.</w:t>
            </w:r>
          </w:p>
          <w:p w14:paraId="57FE75D5" w14:textId="77777777" w:rsidR="00942BDD" w:rsidRPr="00211DF8" w:rsidRDefault="00942BDD" w:rsidP="00A00C1A">
            <w:pPr>
              <w:pStyle w:val="ListParagraph"/>
              <w:numPr>
                <w:ilvl w:val="1"/>
                <w:numId w:val="21"/>
              </w:numPr>
              <w:spacing w:after="0"/>
              <w:rPr>
                <w:rFonts w:ascii="Palatino Linotype" w:hAnsi="Palatino Linotype"/>
                <w:sz w:val="20"/>
                <w:szCs w:val="20"/>
              </w:rPr>
            </w:pPr>
            <w:r w:rsidRPr="00211DF8">
              <w:rPr>
                <w:rFonts w:ascii="Palatino Linotype" w:hAnsi="Palatino Linotype"/>
                <w:sz w:val="20"/>
                <w:szCs w:val="20"/>
              </w:rPr>
              <w:t>Job start/end time (regarded as Staging to EDW start/end time)</w:t>
            </w:r>
          </w:p>
        </w:tc>
        <w:tc>
          <w:tcPr>
            <w:tcW w:w="1260" w:type="dxa"/>
          </w:tcPr>
          <w:p w14:paraId="57FB4864" w14:textId="77777777" w:rsidR="00942BDD" w:rsidRPr="00211DF8" w:rsidRDefault="00942BDD" w:rsidP="004A4443">
            <w:pPr>
              <w:spacing w:after="0"/>
              <w:jc w:val="center"/>
              <w:rPr>
                <w:rFonts w:ascii="Palatino Linotype" w:hAnsi="Palatino Linotype"/>
                <w:sz w:val="20"/>
                <w:szCs w:val="20"/>
              </w:rPr>
            </w:pPr>
            <w:r w:rsidRPr="00211DF8">
              <w:rPr>
                <w:rFonts w:ascii="Palatino Linotype" w:hAnsi="Palatino Linotype"/>
                <w:sz w:val="20"/>
                <w:szCs w:val="20"/>
              </w:rPr>
              <w:t>Process</w:t>
            </w:r>
          </w:p>
        </w:tc>
        <w:tc>
          <w:tcPr>
            <w:tcW w:w="1620" w:type="dxa"/>
          </w:tcPr>
          <w:p w14:paraId="5E150043" w14:textId="77777777" w:rsidR="00942BDD" w:rsidRPr="00211DF8" w:rsidRDefault="00942BDD" w:rsidP="004A4443">
            <w:pPr>
              <w:spacing w:after="0"/>
              <w:rPr>
                <w:rFonts w:ascii="Palatino Linotype" w:eastAsia="SimSun" w:hAnsi="Palatino Linotype"/>
              </w:rPr>
            </w:pPr>
            <w:r w:rsidRPr="00211DF8">
              <w:rPr>
                <w:rFonts w:ascii="Palatino Linotype" w:eastAsia="SimSun" w:hAnsi="Palatino Linotype"/>
              </w:rPr>
              <w:t>Sales Data Download to Staging DB – Carl</w:t>
            </w:r>
          </w:p>
          <w:p w14:paraId="66B805AB" w14:textId="77777777" w:rsidR="00942BDD" w:rsidRPr="00211DF8" w:rsidRDefault="00942BDD" w:rsidP="004A4443">
            <w:pPr>
              <w:spacing w:after="0"/>
              <w:rPr>
                <w:rFonts w:ascii="Palatino Linotype" w:eastAsia="SimSun" w:hAnsi="Palatino Linotype"/>
              </w:rPr>
            </w:pPr>
          </w:p>
          <w:p w14:paraId="3CBE7093" w14:textId="77777777" w:rsidR="00942BDD" w:rsidRPr="00211DF8" w:rsidRDefault="00942BDD" w:rsidP="004A4443">
            <w:pPr>
              <w:spacing w:after="0"/>
              <w:rPr>
                <w:rFonts w:ascii="Palatino Linotype" w:eastAsia="SimSun" w:hAnsi="Palatino Linotype"/>
              </w:rPr>
            </w:pPr>
            <w:r w:rsidRPr="00211DF8">
              <w:rPr>
                <w:rFonts w:ascii="Palatino Linotype" w:eastAsia="SimSun" w:hAnsi="Palatino Linotype"/>
              </w:rPr>
              <w:t>Send POS sales data from Staging DB to EDW - Polly</w:t>
            </w:r>
          </w:p>
          <w:p w14:paraId="70F1901D" w14:textId="77777777" w:rsidR="00942BDD" w:rsidRPr="00211DF8" w:rsidRDefault="00942BDD" w:rsidP="004A4443">
            <w:pPr>
              <w:spacing w:after="0"/>
              <w:rPr>
                <w:rFonts w:ascii="Palatino Linotype" w:hAnsi="Palatino Linotype"/>
                <w:sz w:val="21"/>
                <w:szCs w:val="20"/>
              </w:rPr>
            </w:pPr>
          </w:p>
        </w:tc>
      </w:tr>
    </w:tbl>
    <w:p w14:paraId="78DC2844" w14:textId="77777777" w:rsidR="001814AB" w:rsidRPr="00211DF8" w:rsidRDefault="001814AB" w:rsidP="001814AB">
      <w:pPr>
        <w:pStyle w:val="ShapeTypeStyle"/>
        <w:spacing w:after="0"/>
        <w:jc w:val="both"/>
        <w:rPr>
          <w:rFonts w:ascii="Palatino Linotype" w:hAnsi="Palatino Linotype"/>
        </w:rPr>
      </w:pPr>
    </w:p>
    <w:p w14:paraId="3101AEB7" w14:textId="77777777" w:rsidR="00D16925" w:rsidRDefault="00D16925">
      <w:pPr>
        <w:rPr>
          <w:rFonts w:ascii="Palatino Linotype" w:eastAsia="PMingLiU" w:hAnsi="Palatino Linotype" w:cs="Times New Roman"/>
          <w:b/>
          <w:color w:val="215868"/>
          <w:sz w:val="24"/>
          <w:lang w:val="en-GB" w:eastAsia="zh-CN"/>
        </w:rPr>
      </w:pPr>
      <w:r>
        <w:rPr>
          <w:rFonts w:ascii="Palatino Linotype" w:hAnsi="Palatino Linotype"/>
        </w:rPr>
        <w:br w:type="page"/>
      </w:r>
    </w:p>
    <w:p w14:paraId="28987F9E" w14:textId="77777777" w:rsidR="001814AB" w:rsidRPr="00211DF8" w:rsidRDefault="001814AB" w:rsidP="001814AB">
      <w:pPr>
        <w:pStyle w:val="ShapeTypeStyle"/>
        <w:spacing w:after="0"/>
        <w:jc w:val="both"/>
        <w:rPr>
          <w:rFonts w:ascii="Palatino Linotype" w:hAnsi="Palatino Linotype"/>
        </w:rPr>
      </w:pPr>
      <w:r w:rsidRPr="00211DF8">
        <w:rPr>
          <w:rFonts w:ascii="Palatino Linotype" w:hAnsi="Palatino Linotype"/>
        </w:rPr>
        <w:lastRenderedPageBreak/>
        <w:t>Measure</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1814AB" w:rsidRPr="00211DF8" w14:paraId="22FB8233" w14:textId="77777777" w:rsidTr="004A4443">
        <w:trPr>
          <w:cantSplit/>
          <w:tblHeader/>
        </w:trPr>
        <w:tc>
          <w:tcPr>
            <w:tcW w:w="2453" w:type="dxa"/>
            <w:shd w:val="clear" w:color="auto" w:fill="365F91" w:themeFill="accent1" w:themeFillShade="BF"/>
          </w:tcPr>
          <w:p w14:paraId="7D64A1C4"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Measure</w:t>
            </w:r>
          </w:p>
        </w:tc>
        <w:tc>
          <w:tcPr>
            <w:tcW w:w="7920" w:type="dxa"/>
            <w:shd w:val="clear" w:color="auto" w:fill="365F91" w:themeFill="accent1" w:themeFillShade="BF"/>
          </w:tcPr>
          <w:p w14:paraId="189EE673"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D16925" w:rsidRPr="00A00C1A" w14:paraId="21312341" w14:textId="77777777" w:rsidTr="004A4443">
        <w:trPr>
          <w:cantSplit/>
          <w:tblHeader/>
        </w:trPr>
        <w:tc>
          <w:tcPr>
            <w:tcW w:w="2453" w:type="dxa"/>
            <w:shd w:val="clear" w:color="auto" w:fill="A6A6A6" w:themeFill="background1" w:themeFillShade="A6"/>
          </w:tcPr>
          <w:p w14:paraId="25BEAFC0" w14:textId="77777777" w:rsidR="00D16925" w:rsidRPr="00A00C1A" w:rsidRDefault="00D16925" w:rsidP="00A9505C">
            <w:pPr>
              <w:spacing w:after="0"/>
              <w:jc w:val="both"/>
              <w:rPr>
                <w:rFonts w:ascii="Palatino Linotype" w:hAnsi="Palatino Linotype"/>
                <w:szCs w:val="20"/>
              </w:rPr>
            </w:pPr>
            <w:r w:rsidRPr="00A00C1A">
              <w:rPr>
                <w:rFonts w:ascii="Palatino Linotype" w:hAnsi="Palatino Linotype"/>
                <w:szCs w:val="20"/>
              </w:rPr>
              <w:t>-</w:t>
            </w:r>
          </w:p>
        </w:tc>
        <w:tc>
          <w:tcPr>
            <w:tcW w:w="7920" w:type="dxa"/>
            <w:shd w:val="clear" w:color="auto" w:fill="A6A6A6" w:themeFill="background1" w:themeFillShade="A6"/>
          </w:tcPr>
          <w:p w14:paraId="1F692EB2" w14:textId="77777777" w:rsidR="00D16925" w:rsidRPr="00A00C1A" w:rsidRDefault="00D16925" w:rsidP="00A9505C">
            <w:pPr>
              <w:spacing w:after="0"/>
              <w:jc w:val="both"/>
              <w:rPr>
                <w:rFonts w:ascii="Palatino Linotype" w:hAnsi="Palatino Linotype"/>
                <w:szCs w:val="20"/>
              </w:rPr>
            </w:pPr>
            <w:r w:rsidRPr="00A00C1A">
              <w:rPr>
                <w:rFonts w:ascii="Palatino Linotype" w:hAnsi="Palatino Linotype"/>
                <w:szCs w:val="20"/>
              </w:rPr>
              <w:t>-</w:t>
            </w:r>
          </w:p>
        </w:tc>
      </w:tr>
    </w:tbl>
    <w:p w14:paraId="75223E1D" w14:textId="77777777" w:rsidR="00D16925" w:rsidRDefault="00D16925" w:rsidP="001814AB">
      <w:pPr>
        <w:pStyle w:val="ShapeTypeStyle"/>
        <w:spacing w:after="0"/>
        <w:jc w:val="both"/>
        <w:rPr>
          <w:rFonts w:ascii="Palatino Linotype" w:hAnsi="Palatino Linotype"/>
          <w:b w:val="0"/>
          <w:bCs/>
        </w:rPr>
      </w:pPr>
    </w:p>
    <w:p w14:paraId="3DB5E602" w14:textId="77777777" w:rsidR="001814AB" w:rsidRPr="00211DF8" w:rsidRDefault="001814AB" w:rsidP="001814AB">
      <w:pPr>
        <w:pStyle w:val="ShapeTypeStyle"/>
        <w:spacing w:after="0"/>
        <w:jc w:val="both"/>
        <w:rPr>
          <w:rFonts w:ascii="Palatino Linotype" w:hAnsi="Palatino Linotype"/>
        </w:rPr>
      </w:pPr>
      <w:r w:rsidRPr="00211DF8">
        <w:rPr>
          <w:rFonts w:ascii="Palatino Linotype" w:hAnsi="Palatino Linotype"/>
        </w:rPr>
        <w:t>Role</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170"/>
      </w:tblGrid>
      <w:tr w:rsidR="001814AB" w:rsidRPr="00211DF8" w14:paraId="1F7ECCCB" w14:textId="77777777" w:rsidTr="00A9505C">
        <w:trPr>
          <w:cantSplit/>
          <w:tblHeader/>
        </w:trPr>
        <w:tc>
          <w:tcPr>
            <w:tcW w:w="2453" w:type="dxa"/>
            <w:shd w:val="clear" w:color="auto" w:fill="365F91" w:themeFill="accent1" w:themeFillShade="BF"/>
          </w:tcPr>
          <w:p w14:paraId="06459DCB"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14:paraId="37C317AA"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170" w:type="dxa"/>
            <w:shd w:val="clear" w:color="auto" w:fill="365F91" w:themeFill="accent1" w:themeFillShade="BF"/>
          </w:tcPr>
          <w:p w14:paraId="526FA0F6" w14:textId="77777777" w:rsidR="001814AB" w:rsidRPr="00211DF8" w:rsidRDefault="001814AB" w:rsidP="004A4443">
            <w:pPr>
              <w:spacing w:after="0"/>
              <w:jc w:val="center"/>
              <w:rPr>
                <w:rFonts w:ascii="Palatino Linotype" w:hAnsi="Palatino Linotype"/>
                <w:color w:val="FFFFFF"/>
                <w:szCs w:val="20"/>
              </w:rPr>
            </w:pPr>
            <w:r w:rsidRPr="00211DF8">
              <w:rPr>
                <w:rFonts w:ascii="Palatino Linotype" w:hAnsi="Palatino Linotype"/>
                <w:color w:val="FFFFFF"/>
                <w:szCs w:val="20"/>
              </w:rPr>
              <w:t>Type</w:t>
            </w:r>
          </w:p>
        </w:tc>
      </w:tr>
      <w:tr w:rsidR="001814AB" w:rsidRPr="00211DF8" w14:paraId="3F4363C1" w14:textId="77777777" w:rsidTr="00A9505C">
        <w:trPr>
          <w:cantSplit/>
          <w:trHeight w:val="123"/>
        </w:trPr>
        <w:tc>
          <w:tcPr>
            <w:tcW w:w="2453" w:type="dxa"/>
            <w:shd w:val="clear" w:color="auto" w:fill="auto"/>
          </w:tcPr>
          <w:p w14:paraId="5E834FE7" w14:textId="77777777" w:rsidR="001814AB" w:rsidRPr="00211DF8" w:rsidRDefault="001814AB" w:rsidP="00A00C1A">
            <w:pPr>
              <w:spacing w:after="0"/>
              <w:rPr>
                <w:rFonts w:ascii="Palatino Linotype" w:hAnsi="Palatino Linotype"/>
                <w:szCs w:val="20"/>
              </w:rPr>
            </w:pPr>
            <w:r w:rsidRPr="00211DF8">
              <w:rPr>
                <w:rFonts w:ascii="Palatino Linotype" w:hAnsi="Palatino Linotype"/>
                <w:szCs w:val="20"/>
              </w:rPr>
              <w:t>System Administrator</w:t>
            </w:r>
          </w:p>
        </w:tc>
        <w:tc>
          <w:tcPr>
            <w:tcW w:w="6750" w:type="dxa"/>
          </w:tcPr>
          <w:p w14:paraId="6E9D27AF" w14:textId="77777777" w:rsidR="001814AB" w:rsidRPr="00211DF8" w:rsidRDefault="001814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170" w:type="dxa"/>
          </w:tcPr>
          <w:p w14:paraId="1E084B74" w14:textId="77777777" w:rsidR="001814AB" w:rsidRPr="00211DF8" w:rsidRDefault="001814AB" w:rsidP="004A4443">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1814AB" w:rsidRPr="00211DF8" w14:paraId="4B01E660" w14:textId="77777777" w:rsidTr="00A9505C">
        <w:trPr>
          <w:cantSplit/>
          <w:trHeight w:val="123"/>
        </w:trPr>
        <w:tc>
          <w:tcPr>
            <w:tcW w:w="2453" w:type="dxa"/>
            <w:shd w:val="clear" w:color="auto" w:fill="auto"/>
          </w:tcPr>
          <w:p w14:paraId="1756A8F3" w14:textId="77777777" w:rsidR="001814AB" w:rsidRPr="00211DF8" w:rsidRDefault="001814AB" w:rsidP="00A00C1A">
            <w:pPr>
              <w:spacing w:after="0"/>
              <w:rPr>
                <w:rFonts w:ascii="Palatino Linotype" w:hAnsi="Palatino Linotype"/>
                <w:szCs w:val="20"/>
              </w:rPr>
            </w:pPr>
            <w:r w:rsidRPr="00211DF8">
              <w:rPr>
                <w:rFonts w:ascii="Palatino Linotype" w:hAnsi="Palatino Linotype"/>
                <w:szCs w:val="20"/>
              </w:rPr>
              <w:t>System Operator</w:t>
            </w:r>
          </w:p>
        </w:tc>
        <w:tc>
          <w:tcPr>
            <w:tcW w:w="6750" w:type="dxa"/>
          </w:tcPr>
          <w:p w14:paraId="729C30D7" w14:textId="14915E0B" w:rsidR="001814AB" w:rsidRPr="00211DF8" w:rsidRDefault="001814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 xml:space="preserve">The user role </w:t>
            </w:r>
            <w:r w:rsidR="009B3118">
              <w:rPr>
                <w:rFonts w:ascii="Palatino Linotype" w:eastAsia="SimSun" w:hAnsi="Palatino Linotype"/>
                <w:szCs w:val="20"/>
                <w:lang w:eastAsia="zh-CN"/>
              </w:rPr>
              <w:t>has the</w:t>
            </w:r>
            <w:r w:rsidRPr="00211DF8">
              <w:rPr>
                <w:rFonts w:ascii="Palatino Linotype" w:eastAsia="SimSun" w:hAnsi="Palatino Linotype"/>
                <w:szCs w:val="20"/>
                <w:lang w:eastAsia="zh-CN"/>
              </w:rPr>
              <w:t xml:space="preserve"> right to conduct job re-run, job logs and dashboard. And demander of daily summary report</w:t>
            </w:r>
            <w:r w:rsidR="004A4443">
              <w:rPr>
                <w:rFonts w:ascii="Palatino Linotype" w:eastAsia="SimSun" w:hAnsi="Palatino Linotype"/>
                <w:szCs w:val="20"/>
                <w:lang w:eastAsia="zh-CN"/>
              </w:rPr>
              <w:t>.</w:t>
            </w:r>
          </w:p>
        </w:tc>
        <w:tc>
          <w:tcPr>
            <w:tcW w:w="1170" w:type="dxa"/>
          </w:tcPr>
          <w:p w14:paraId="6D0A9BA4" w14:textId="77777777" w:rsidR="001814AB" w:rsidRPr="00211DF8" w:rsidRDefault="001814AB" w:rsidP="004A4443">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1814AB" w:rsidRPr="00211DF8" w14:paraId="5D919DE4" w14:textId="77777777" w:rsidTr="00A9505C">
        <w:trPr>
          <w:cantSplit/>
          <w:trHeight w:val="123"/>
        </w:trPr>
        <w:tc>
          <w:tcPr>
            <w:tcW w:w="2453" w:type="dxa"/>
            <w:shd w:val="clear" w:color="auto" w:fill="auto"/>
          </w:tcPr>
          <w:p w14:paraId="2EE7B78C" w14:textId="0743A72A" w:rsidR="000E0320" w:rsidRDefault="000E0320" w:rsidP="00A00C1A">
            <w:pPr>
              <w:spacing w:after="0"/>
              <w:rPr>
                <w:rFonts w:ascii="Palatino Linotype" w:eastAsia="SimSun" w:hAnsi="Palatino Linotype"/>
                <w:szCs w:val="20"/>
                <w:lang w:eastAsia="zh-CN"/>
              </w:rPr>
            </w:pPr>
          </w:p>
          <w:p w14:paraId="22EFDE33" w14:textId="4970B160" w:rsidR="000E0320" w:rsidRPr="00211DF8" w:rsidRDefault="000E0320" w:rsidP="00A00C1A">
            <w:pPr>
              <w:spacing w:after="0"/>
              <w:rPr>
                <w:rFonts w:ascii="Palatino Linotype" w:eastAsia="SimSun" w:hAnsi="Palatino Linotype"/>
                <w:szCs w:val="20"/>
                <w:lang w:eastAsia="zh-CN"/>
              </w:rPr>
            </w:pPr>
            <w:r w:rsidRPr="00D87112">
              <w:rPr>
                <w:rFonts w:ascii="Palatino Linotype" w:eastAsia="SimSun" w:hAnsi="Palatino Linotype"/>
                <w:szCs w:val="20"/>
                <w:lang w:eastAsia="zh-CN"/>
              </w:rPr>
              <w:t xml:space="preserve">Service Bus </w:t>
            </w:r>
            <w:r w:rsidR="002639FA" w:rsidRPr="00DD45AE">
              <w:rPr>
                <w:rFonts w:ascii="Palatino Linotype" w:eastAsia="SimSun" w:hAnsi="Palatino Linotype"/>
                <w:szCs w:val="20"/>
                <w:lang w:eastAsia="zh-CN"/>
              </w:rPr>
              <w:t>Operator</w:t>
            </w:r>
          </w:p>
        </w:tc>
        <w:tc>
          <w:tcPr>
            <w:tcW w:w="6750" w:type="dxa"/>
          </w:tcPr>
          <w:p w14:paraId="672BFE87" w14:textId="2CFCC0A5" w:rsidR="001814AB" w:rsidRPr="00211DF8" w:rsidRDefault="001814AB" w:rsidP="00A00C1A">
            <w:pPr>
              <w:spacing w:after="0"/>
              <w:rPr>
                <w:rFonts w:ascii="Palatino Linotype" w:hAnsi="Palatino Linotype"/>
                <w:szCs w:val="20"/>
              </w:rPr>
            </w:pPr>
            <w:r w:rsidRPr="00211DF8">
              <w:rPr>
                <w:rFonts w:ascii="Palatino Linotype" w:eastAsia="SimSun" w:hAnsi="Palatino Linotype"/>
                <w:szCs w:val="20"/>
                <w:lang w:eastAsia="zh-CN"/>
              </w:rPr>
              <w:t xml:space="preserve">The user role </w:t>
            </w:r>
            <w:r w:rsidR="009B3118">
              <w:rPr>
                <w:rFonts w:ascii="Palatino Linotype" w:eastAsia="SimSun" w:hAnsi="Palatino Linotype"/>
                <w:szCs w:val="20"/>
                <w:lang w:eastAsia="zh-CN"/>
              </w:rPr>
              <w:t>has the</w:t>
            </w:r>
            <w:r w:rsidRPr="00211DF8">
              <w:rPr>
                <w:rFonts w:ascii="Palatino Linotype" w:eastAsia="SimSun" w:hAnsi="Palatino Linotype"/>
                <w:szCs w:val="20"/>
                <w:lang w:eastAsia="zh-CN"/>
              </w:rPr>
              <w:t xml:space="preserve"> right to conduct job re-run, job logs the responsibility to receive EDW related alert email</w:t>
            </w:r>
            <w:r w:rsidR="004A4443">
              <w:rPr>
                <w:rFonts w:ascii="Palatino Linotype" w:eastAsia="SimSun" w:hAnsi="Palatino Linotype"/>
                <w:szCs w:val="20"/>
                <w:lang w:eastAsia="zh-CN"/>
              </w:rPr>
              <w:t>.</w:t>
            </w:r>
          </w:p>
        </w:tc>
        <w:tc>
          <w:tcPr>
            <w:tcW w:w="1170" w:type="dxa"/>
          </w:tcPr>
          <w:p w14:paraId="1DD05D22" w14:textId="77777777" w:rsidR="001814AB" w:rsidRPr="00211DF8" w:rsidRDefault="001814AB" w:rsidP="004A4443">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14:paraId="36632B0A" w14:textId="77777777" w:rsidR="00F47646" w:rsidRDefault="00F47646" w:rsidP="001814AB">
      <w:pPr>
        <w:pStyle w:val="ShapeTypeStyle"/>
        <w:spacing w:after="0"/>
        <w:jc w:val="both"/>
        <w:rPr>
          <w:rFonts w:ascii="Palatino Linotype" w:hAnsi="Palatino Linotype"/>
        </w:rPr>
      </w:pPr>
    </w:p>
    <w:p w14:paraId="1576F81A" w14:textId="77777777" w:rsidR="001814AB" w:rsidRPr="00211DF8" w:rsidRDefault="001814AB" w:rsidP="001814AB">
      <w:pPr>
        <w:pStyle w:val="ShapeTypeStyle"/>
        <w:spacing w:after="0"/>
        <w:jc w:val="both"/>
        <w:rPr>
          <w:rFonts w:ascii="Palatino Linotype" w:hAnsi="Palatino Linotype"/>
        </w:rPr>
      </w:pPr>
      <w:r w:rsidRPr="00211DF8">
        <w:rPr>
          <w:rFonts w:ascii="Palatino Linotype" w:hAnsi="Palatino Linotype"/>
        </w:rPr>
        <w:t>Application</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1814AB" w:rsidRPr="00211DF8" w14:paraId="1ADC0CF4" w14:textId="77777777" w:rsidTr="00A9505C">
        <w:trPr>
          <w:cantSplit/>
          <w:tblHeader/>
        </w:trPr>
        <w:tc>
          <w:tcPr>
            <w:tcW w:w="2453" w:type="dxa"/>
            <w:shd w:val="clear" w:color="auto" w:fill="365F91" w:themeFill="accent1" w:themeFillShade="BF"/>
          </w:tcPr>
          <w:p w14:paraId="1018AC47"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7920" w:type="dxa"/>
            <w:shd w:val="clear" w:color="auto" w:fill="365F91" w:themeFill="accent1" w:themeFillShade="BF"/>
          </w:tcPr>
          <w:p w14:paraId="1D95E76D"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1814AB" w:rsidRPr="00211DF8" w14:paraId="09C8DB4B" w14:textId="77777777" w:rsidTr="00A9505C">
        <w:trPr>
          <w:cantSplit/>
          <w:trHeight w:val="123"/>
        </w:trPr>
        <w:tc>
          <w:tcPr>
            <w:tcW w:w="2453" w:type="dxa"/>
            <w:shd w:val="clear" w:color="auto" w:fill="auto"/>
          </w:tcPr>
          <w:p w14:paraId="06E9A3A4" w14:textId="77777777" w:rsidR="001814AB" w:rsidRPr="00211DF8" w:rsidRDefault="001814AB" w:rsidP="00A00C1A">
            <w:pPr>
              <w:spacing w:after="0"/>
              <w:rPr>
                <w:rFonts w:ascii="Palatino Linotype" w:hAnsi="Palatino Linotype"/>
                <w:szCs w:val="20"/>
              </w:rPr>
            </w:pPr>
            <w:r w:rsidRPr="00211DF8">
              <w:rPr>
                <w:rFonts w:ascii="Palatino Linotype" w:hAnsi="Palatino Linotype"/>
                <w:szCs w:val="20"/>
              </w:rPr>
              <w:t>Polling Gateway</w:t>
            </w:r>
          </w:p>
        </w:tc>
        <w:tc>
          <w:tcPr>
            <w:tcW w:w="7920" w:type="dxa"/>
          </w:tcPr>
          <w:p w14:paraId="4C378A7E" w14:textId="77777777" w:rsidR="001814AB" w:rsidRPr="00211DF8" w:rsidRDefault="001814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1814AB" w:rsidRPr="00211DF8" w14:paraId="12658189" w14:textId="77777777" w:rsidTr="00A9505C">
        <w:trPr>
          <w:cantSplit/>
          <w:trHeight w:val="123"/>
        </w:trPr>
        <w:tc>
          <w:tcPr>
            <w:tcW w:w="2453" w:type="dxa"/>
            <w:shd w:val="clear" w:color="auto" w:fill="auto"/>
          </w:tcPr>
          <w:p w14:paraId="799185B7" w14:textId="77777777" w:rsidR="001814AB" w:rsidRPr="00211DF8" w:rsidRDefault="001814AB" w:rsidP="00A00C1A">
            <w:pPr>
              <w:spacing w:after="0"/>
              <w:rPr>
                <w:rFonts w:ascii="Palatino Linotype" w:hAnsi="Palatino Linotype"/>
                <w:szCs w:val="20"/>
              </w:rPr>
            </w:pPr>
            <w:r w:rsidRPr="00211DF8">
              <w:rPr>
                <w:rFonts w:ascii="Palatino Linotype" w:hAnsi="Palatino Linotype"/>
                <w:szCs w:val="20"/>
              </w:rPr>
              <w:t>Sending Gateway</w:t>
            </w:r>
          </w:p>
        </w:tc>
        <w:tc>
          <w:tcPr>
            <w:tcW w:w="7920" w:type="dxa"/>
          </w:tcPr>
          <w:p w14:paraId="5EC3A388" w14:textId="77777777" w:rsidR="001814AB" w:rsidRPr="00211DF8" w:rsidRDefault="001814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r w:rsidR="004A4443">
              <w:rPr>
                <w:rFonts w:ascii="Palatino Linotype" w:eastAsia="SimSun" w:hAnsi="Palatino Linotype"/>
                <w:szCs w:val="20"/>
                <w:lang w:eastAsia="zh-CN"/>
              </w:rPr>
              <w:t>.</w:t>
            </w:r>
          </w:p>
        </w:tc>
      </w:tr>
      <w:tr w:rsidR="001814AB" w:rsidRPr="00211DF8" w14:paraId="32269832" w14:textId="77777777" w:rsidTr="00A9505C">
        <w:trPr>
          <w:cantSplit/>
          <w:trHeight w:val="123"/>
        </w:trPr>
        <w:tc>
          <w:tcPr>
            <w:tcW w:w="2453" w:type="dxa"/>
            <w:shd w:val="clear" w:color="auto" w:fill="auto"/>
          </w:tcPr>
          <w:p w14:paraId="5B27122D" w14:textId="77777777" w:rsidR="001814AB" w:rsidRPr="00211DF8" w:rsidRDefault="001814AB" w:rsidP="00A00C1A">
            <w:pPr>
              <w:spacing w:after="0"/>
              <w:rPr>
                <w:rFonts w:ascii="Palatino Linotype" w:hAnsi="Palatino Linotype"/>
                <w:szCs w:val="20"/>
              </w:rPr>
            </w:pPr>
            <w:r w:rsidRPr="00211DF8">
              <w:rPr>
                <w:rFonts w:ascii="Palatino Linotype" w:hAnsi="Palatino Linotype"/>
                <w:szCs w:val="20"/>
              </w:rPr>
              <w:t>ESB Interfaces</w:t>
            </w:r>
          </w:p>
        </w:tc>
        <w:tc>
          <w:tcPr>
            <w:tcW w:w="7920" w:type="dxa"/>
          </w:tcPr>
          <w:p w14:paraId="04F1250A" w14:textId="77777777" w:rsidR="001814AB" w:rsidRPr="00211DF8" w:rsidRDefault="001814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interface for data pushing from service bus application layer staging DB to EDW</w:t>
            </w:r>
            <w:r w:rsidR="004A4443">
              <w:rPr>
                <w:rFonts w:ascii="Palatino Linotype" w:eastAsia="SimSun" w:hAnsi="Palatino Linotype"/>
                <w:szCs w:val="20"/>
                <w:lang w:eastAsia="zh-CN"/>
              </w:rPr>
              <w:t>.</w:t>
            </w:r>
          </w:p>
        </w:tc>
      </w:tr>
    </w:tbl>
    <w:p w14:paraId="0DA98C69" w14:textId="77777777" w:rsidR="001814AB" w:rsidRPr="00211DF8" w:rsidRDefault="001814AB" w:rsidP="001814AB">
      <w:pPr>
        <w:jc w:val="both"/>
        <w:rPr>
          <w:rFonts w:ascii="Palatino Linotype" w:hAnsi="Palatino Linotype"/>
        </w:rPr>
        <w:sectPr w:rsidR="001814AB" w:rsidRPr="00211DF8" w:rsidSect="00175D3F">
          <w:headerReference w:type="default" r:id="rId15"/>
          <w:footerReference w:type="default" r:id="rId16"/>
          <w:pgSz w:w="12240" w:h="15840"/>
          <w:pgMar w:top="720" w:right="720" w:bottom="720" w:left="720" w:header="720" w:footer="794" w:gutter="0"/>
          <w:cols w:space="720"/>
          <w:docGrid w:linePitch="360"/>
        </w:sectPr>
      </w:pPr>
    </w:p>
    <w:p w14:paraId="3C7C4E3E" w14:textId="77777777" w:rsidR="001814AB" w:rsidRPr="00211DF8" w:rsidRDefault="001814AB" w:rsidP="00711BEE">
      <w:pPr>
        <w:pStyle w:val="Heading4"/>
        <w:rPr>
          <w:rFonts w:ascii="Palatino Linotype" w:hAnsi="Palatino Linotype"/>
          <w:lang w:eastAsia="zh-CN"/>
        </w:rPr>
      </w:pPr>
      <w:bookmarkStart w:id="210" w:name="_Toc469498460"/>
      <w:r w:rsidRPr="00211DF8">
        <w:rPr>
          <w:rFonts w:ascii="Palatino Linotype" w:hAnsi="Palatino Linotype"/>
          <w:lang w:eastAsia="zh-CN"/>
        </w:rPr>
        <w:lastRenderedPageBreak/>
        <w:t>Functional Requirement Details</w:t>
      </w:r>
      <w:bookmarkEnd w:id="210"/>
      <w:r w:rsidRPr="00211DF8">
        <w:rPr>
          <w:rFonts w:ascii="Palatino Linotype" w:hAnsi="Palatino Linotype"/>
          <w:lang w:eastAsia="zh-CN"/>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870"/>
        <w:gridCol w:w="1096"/>
        <w:gridCol w:w="951"/>
        <w:gridCol w:w="4248"/>
        <w:gridCol w:w="905"/>
      </w:tblGrid>
      <w:tr w:rsidR="00304DFA" w:rsidRPr="00211DF8" w14:paraId="37FEE658" w14:textId="77777777" w:rsidTr="001F5555">
        <w:trPr>
          <w:cantSplit/>
          <w:tblHeader/>
        </w:trPr>
        <w:tc>
          <w:tcPr>
            <w:tcW w:w="1391" w:type="dxa"/>
            <w:shd w:val="clear" w:color="auto" w:fill="244061" w:themeFill="accent1" w:themeFillShade="80"/>
            <w:vAlign w:val="center"/>
          </w:tcPr>
          <w:p w14:paraId="07D27FE9" w14:textId="77777777" w:rsidR="00304DFA" w:rsidRPr="00211DF8" w:rsidRDefault="00304DFA" w:rsidP="00304DFA">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530" w:type="dxa"/>
            <w:shd w:val="clear" w:color="auto" w:fill="244061" w:themeFill="accent1" w:themeFillShade="80"/>
            <w:vAlign w:val="center"/>
          </w:tcPr>
          <w:p w14:paraId="3181C9E3" w14:textId="77777777" w:rsidR="00304DFA" w:rsidRPr="00211DF8" w:rsidRDefault="00304DFA" w:rsidP="00304DFA">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870" w:type="dxa"/>
            <w:shd w:val="clear" w:color="auto" w:fill="244061" w:themeFill="accent1" w:themeFillShade="80"/>
            <w:vAlign w:val="center"/>
          </w:tcPr>
          <w:p w14:paraId="5B2AE4CD" w14:textId="77777777" w:rsidR="00304DFA" w:rsidRPr="00211DF8" w:rsidRDefault="00304DFA" w:rsidP="00304DFA">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096" w:type="dxa"/>
            <w:shd w:val="clear" w:color="auto" w:fill="244061" w:themeFill="accent1" w:themeFillShade="80"/>
            <w:vAlign w:val="center"/>
          </w:tcPr>
          <w:p w14:paraId="1798766D" w14:textId="77777777" w:rsidR="00304DFA" w:rsidRPr="00211DF8" w:rsidRDefault="00304DFA" w:rsidP="004A4443">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951" w:type="dxa"/>
            <w:shd w:val="clear" w:color="auto" w:fill="244061" w:themeFill="accent1" w:themeFillShade="80"/>
            <w:vAlign w:val="center"/>
          </w:tcPr>
          <w:p w14:paraId="4F03E0EE" w14:textId="77777777" w:rsidR="00304DFA" w:rsidRPr="00211DF8" w:rsidRDefault="00304DFA"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4248" w:type="dxa"/>
            <w:shd w:val="clear" w:color="auto" w:fill="244061" w:themeFill="accent1" w:themeFillShade="80"/>
            <w:vAlign w:val="center"/>
          </w:tcPr>
          <w:p w14:paraId="62D8E02D" w14:textId="77777777" w:rsidR="00304DFA" w:rsidRPr="00211DF8" w:rsidRDefault="00304DFA" w:rsidP="00304DFA">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905" w:type="dxa"/>
            <w:shd w:val="clear" w:color="auto" w:fill="244061" w:themeFill="accent1" w:themeFillShade="80"/>
            <w:vAlign w:val="center"/>
          </w:tcPr>
          <w:p w14:paraId="351D16C2" w14:textId="77777777" w:rsidR="00304DFA" w:rsidRPr="00211DF8" w:rsidRDefault="00304DFA" w:rsidP="00304DFA">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304DFA" w:rsidRPr="00211DF8" w14:paraId="74FDE614" w14:textId="77777777" w:rsidTr="00A00C1A">
        <w:trPr>
          <w:cantSplit/>
          <w:trHeight w:val="123"/>
        </w:trPr>
        <w:tc>
          <w:tcPr>
            <w:tcW w:w="1391" w:type="dxa"/>
            <w:shd w:val="clear" w:color="auto" w:fill="auto"/>
          </w:tcPr>
          <w:p w14:paraId="48D79DF4" w14:textId="77777777" w:rsidR="00304DFA" w:rsidRPr="00211DF8" w:rsidRDefault="007D4BBF"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w:t>
            </w:r>
          </w:p>
        </w:tc>
        <w:tc>
          <w:tcPr>
            <w:tcW w:w="1530" w:type="dxa"/>
          </w:tcPr>
          <w:p w14:paraId="12D36745" w14:textId="77777777" w:rsidR="00304DFA" w:rsidRPr="00211DF8" w:rsidRDefault="007D4BB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Data processing to EDW</w:t>
            </w:r>
          </w:p>
        </w:tc>
        <w:tc>
          <w:tcPr>
            <w:tcW w:w="3870" w:type="dxa"/>
            <w:shd w:val="clear" w:color="auto" w:fill="A6A6A6" w:themeFill="background1" w:themeFillShade="A6"/>
          </w:tcPr>
          <w:p w14:paraId="532D7C6F" w14:textId="77777777" w:rsidR="00304DFA" w:rsidRPr="00211DF8" w:rsidRDefault="00485B40" w:rsidP="00A00C1A">
            <w:pPr>
              <w:rPr>
                <w:rFonts w:ascii="Palatino Linotype" w:hAnsi="Palatino Linotype"/>
                <w:color w:val="000000"/>
                <w:sz w:val="20"/>
                <w:szCs w:val="20"/>
              </w:rPr>
            </w:pPr>
            <w:r>
              <w:rPr>
                <w:rFonts w:ascii="Palatino Linotype" w:hAnsi="Palatino Linotype"/>
                <w:color w:val="000000"/>
                <w:sz w:val="20"/>
                <w:szCs w:val="20"/>
              </w:rPr>
              <w:t>-</w:t>
            </w:r>
          </w:p>
        </w:tc>
        <w:tc>
          <w:tcPr>
            <w:tcW w:w="1096" w:type="dxa"/>
            <w:shd w:val="clear" w:color="auto" w:fill="A6A6A6" w:themeFill="background1" w:themeFillShade="A6"/>
          </w:tcPr>
          <w:p w14:paraId="130B9B46" w14:textId="77777777" w:rsidR="00304DFA" w:rsidRPr="00211DF8" w:rsidRDefault="00485B40" w:rsidP="004A4443">
            <w:pPr>
              <w:jc w:val="center"/>
              <w:rPr>
                <w:rFonts w:ascii="Palatino Linotype" w:hAnsi="Palatino Linotype"/>
                <w:color w:val="000000"/>
              </w:rPr>
            </w:pPr>
            <w:r>
              <w:rPr>
                <w:rFonts w:ascii="Palatino Linotype" w:hAnsi="Palatino Linotype"/>
                <w:color w:val="000000"/>
              </w:rPr>
              <w:t>-</w:t>
            </w:r>
          </w:p>
        </w:tc>
        <w:tc>
          <w:tcPr>
            <w:tcW w:w="951" w:type="dxa"/>
            <w:shd w:val="clear" w:color="auto" w:fill="A6A6A6" w:themeFill="background1" w:themeFillShade="A6"/>
          </w:tcPr>
          <w:p w14:paraId="3F5083F4" w14:textId="77777777" w:rsidR="00304DFA" w:rsidRPr="00211DF8" w:rsidRDefault="00485B40" w:rsidP="00A00C1A">
            <w:pPr>
              <w:jc w:val="center"/>
              <w:rPr>
                <w:rFonts w:ascii="Palatino Linotype" w:eastAsia="SimSun" w:hAnsi="Palatino Linotype"/>
                <w:color w:val="000000"/>
                <w:sz w:val="20"/>
                <w:szCs w:val="20"/>
                <w:lang w:eastAsia="zh-CN"/>
              </w:rPr>
            </w:pPr>
            <w:r>
              <w:rPr>
                <w:rFonts w:ascii="Palatino Linotype" w:eastAsia="SimSun" w:hAnsi="Palatino Linotype"/>
                <w:color w:val="000000"/>
                <w:sz w:val="20"/>
                <w:szCs w:val="20"/>
                <w:lang w:eastAsia="zh-CN"/>
              </w:rPr>
              <w:t>-</w:t>
            </w:r>
          </w:p>
        </w:tc>
        <w:tc>
          <w:tcPr>
            <w:tcW w:w="4248" w:type="dxa"/>
            <w:shd w:val="clear" w:color="auto" w:fill="A6A6A6" w:themeFill="background1" w:themeFillShade="A6"/>
          </w:tcPr>
          <w:p w14:paraId="0EE2F1F9" w14:textId="77777777" w:rsidR="00304DFA" w:rsidRPr="00211DF8" w:rsidRDefault="00485B40" w:rsidP="00A00C1A">
            <w:pPr>
              <w:rPr>
                <w:rFonts w:ascii="Palatino Linotype" w:eastAsia="Microsoft YaHei" w:hAnsi="Palatino Linotype" w:cs="Microsoft YaHei"/>
                <w:color w:val="000000"/>
                <w:sz w:val="20"/>
                <w:szCs w:val="20"/>
              </w:rPr>
            </w:pPr>
            <w:r>
              <w:rPr>
                <w:rFonts w:ascii="Palatino Linotype" w:eastAsia="Microsoft YaHei" w:hAnsi="Palatino Linotype" w:cs="Microsoft YaHei"/>
                <w:color w:val="000000"/>
                <w:sz w:val="20"/>
                <w:szCs w:val="20"/>
              </w:rPr>
              <w:t>-</w:t>
            </w:r>
          </w:p>
        </w:tc>
        <w:tc>
          <w:tcPr>
            <w:tcW w:w="905" w:type="dxa"/>
            <w:shd w:val="clear" w:color="auto" w:fill="A6A6A6" w:themeFill="background1" w:themeFillShade="A6"/>
          </w:tcPr>
          <w:p w14:paraId="33699821" w14:textId="77777777" w:rsidR="00304DFA" w:rsidRPr="00211DF8" w:rsidRDefault="00485B40" w:rsidP="00A00C1A">
            <w:pPr>
              <w:rPr>
                <w:rFonts w:ascii="Palatino Linotype" w:eastAsia="SimSun" w:hAnsi="Palatino Linotype"/>
                <w:color w:val="000000"/>
                <w:sz w:val="20"/>
                <w:szCs w:val="20"/>
                <w:lang w:eastAsia="zh-CN"/>
              </w:rPr>
            </w:pPr>
            <w:r>
              <w:rPr>
                <w:rFonts w:ascii="Palatino Linotype" w:eastAsia="SimSun" w:hAnsi="Palatino Linotype"/>
                <w:color w:val="000000"/>
                <w:sz w:val="20"/>
                <w:szCs w:val="20"/>
                <w:lang w:eastAsia="zh-CN"/>
              </w:rPr>
              <w:t>-</w:t>
            </w:r>
          </w:p>
        </w:tc>
      </w:tr>
      <w:tr w:rsidR="007D4BBF" w:rsidRPr="00211DF8" w14:paraId="6CD8B426" w14:textId="77777777" w:rsidTr="00A00C1A">
        <w:trPr>
          <w:cantSplit/>
          <w:trHeight w:val="123"/>
        </w:trPr>
        <w:tc>
          <w:tcPr>
            <w:tcW w:w="1391" w:type="dxa"/>
            <w:shd w:val="clear" w:color="auto" w:fill="auto"/>
          </w:tcPr>
          <w:p w14:paraId="4B708108" w14:textId="77777777" w:rsidR="007D4BBF" w:rsidRPr="00211DF8" w:rsidRDefault="007D4BBF"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ESB-SAL-02-01</w:t>
            </w:r>
          </w:p>
        </w:tc>
        <w:tc>
          <w:tcPr>
            <w:tcW w:w="1530" w:type="dxa"/>
          </w:tcPr>
          <w:p w14:paraId="3612DBCF" w14:textId="77777777" w:rsidR="007D4BBF" w:rsidRPr="00211DF8" w:rsidRDefault="007D4BB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Data processing to EDW</w:t>
            </w:r>
          </w:p>
        </w:tc>
        <w:tc>
          <w:tcPr>
            <w:tcW w:w="3870" w:type="dxa"/>
          </w:tcPr>
          <w:p w14:paraId="0C876E1E" w14:textId="035195C8" w:rsidR="007D4BBF" w:rsidRPr="00211DF8" w:rsidRDefault="007D4BBF"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The </w:t>
            </w:r>
            <w:r w:rsidR="006E5C28">
              <w:rPr>
                <w:rFonts w:ascii="Palatino Linotype" w:hAnsi="Palatino Linotype"/>
                <w:color w:val="000000"/>
                <w:sz w:val="20"/>
                <w:szCs w:val="20"/>
              </w:rPr>
              <w:t>real time sales data</w:t>
            </w:r>
            <w:r w:rsidRPr="00211DF8">
              <w:rPr>
                <w:rFonts w:ascii="Palatino Linotype" w:hAnsi="Palatino Linotype"/>
                <w:color w:val="000000"/>
                <w:sz w:val="20"/>
                <w:szCs w:val="20"/>
              </w:rPr>
              <w:t xml:space="preserve"> processing job</w:t>
            </w:r>
            <w:r w:rsidR="006E5C28">
              <w:rPr>
                <w:rFonts w:ascii="Palatino Linotype" w:hAnsi="Palatino Linotype"/>
                <w:color w:val="000000"/>
                <w:sz w:val="20"/>
                <w:szCs w:val="20"/>
              </w:rPr>
              <w:t xml:space="preserve"> (Staging to EDW)</w:t>
            </w:r>
            <w:r w:rsidRPr="00211DF8">
              <w:rPr>
                <w:rFonts w:ascii="Palatino Linotype" w:hAnsi="Palatino Linotype"/>
                <w:color w:val="000000"/>
                <w:sz w:val="20"/>
                <w:szCs w:val="20"/>
              </w:rPr>
              <w:t xml:space="preserve"> reads sales data from staging DB</w:t>
            </w:r>
            <w:r w:rsidRPr="00211DF8">
              <w:rPr>
                <w:rFonts w:ascii="Palatino Linotype" w:eastAsia="SimSun" w:hAnsi="Palatino Linotype"/>
                <w:color w:val="000000"/>
                <w:sz w:val="20"/>
                <w:szCs w:val="20"/>
                <w:lang w:eastAsia="zh-CN"/>
              </w:rPr>
              <w:t xml:space="preserve">. </w:t>
            </w:r>
            <w:r w:rsidRPr="00211DF8">
              <w:rPr>
                <w:rFonts w:ascii="Palatino Linotype" w:hAnsi="Palatino Linotype"/>
                <w:color w:val="000000"/>
                <w:sz w:val="20"/>
                <w:szCs w:val="20"/>
              </w:rPr>
              <w:t>Firstly it shall check the Data integrity for data from both MIDPOS and POINTSOFT</w:t>
            </w:r>
            <w:r w:rsidR="004A4443">
              <w:rPr>
                <w:rFonts w:ascii="Palatino Linotype" w:hAnsi="Palatino Linotype"/>
                <w:color w:val="000000"/>
                <w:sz w:val="20"/>
                <w:szCs w:val="20"/>
              </w:rPr>
              <w:t>.</w:t>
            </w:r>
          </w:p>
        </w:tc>
        <w:tc>
          <w:tcPr>
            <w:tcW w:w="1096" w:type="dxa"/>
          </w:tcPr>
          <w:p w14:paraId="4298272D" w14:textId="77777777" w:rsidR="007D4BBF" w:rsidRPr="00211DF8" w:rsidRDefault="007D4BBF" w:rsidP="004A4443">
            <w:pPr>
              <w:jc w:val="center"/>
              <w:rPr>
                <w:rFonts w:ascii="Palatino Linotype" w:hAnsi="Palatino Linotype"/>
                <w:color w:val="000000"/>
              </w:rPr>
            </w:pPr>
            <w:r w:rsidRPr="00211DF8">
              <w:rPr>
                <w:rFonts w:ascii="Palatino Linotype" w:hAnsi="Palatino Linotype"/>
                <w:color w:val="000000"/>
              </w:rPr>
              <w:t>Must Have</w:t>
            </w:r>
          </w:p>
        </w:tc>
        <w:tc>
          <w:tcPr>
            <w:tcW w:w="951" w:type="dxa"/>
          </w:tcPr>
          <w:p w14:paraId="6223BE9D" w14:textId="77777777" w:rsidR="007D4BBF" w:rsidRPr="00211DF8" w:rsidRDefault="0004266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Polly</w:t>
            </w:r>
          </w:p>
        </w:tc>
        <w:tc>
          <w:tcPr>
            <w:tcW w:w="4248" w:type="dxa"/>
          </w:tcPr>
          <w:p w14:paraId="10548200" w14:textId="77777777" w:rsidR="007D4BBF" w:rsidRPr="00211DF8" w:rsidRDefault="007D4BBF" w:rsidP="00A00C1A">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According to #ESB-SAL-01-03 &amp; # ESB-SAL-01-04</w:t>
            </w:r>
          </w:p>
          <w:p w14:paraId="150C023C" w14:textId="77777777" w:rsidR="007D4BBF" w:rsidRPr="00211DF8" w:rsidRDefault="007D4BBF" w:rsidP="00A00C1A">
            <w:pPr>
              <w:rPr>
                <w:rFonts w:ascii="Palatino Linotype" w:eastAsia="Microsoft YaHei" w:hAnsi="Palatino Linotype" w:cs="Microsoft YaHei"/>
                <w:color w:val="000000"/>
                <w:sz w:val="20"/>
                <w:szCs w:val="20"/>
              </w:rPr>
            </w:pPr>
            <w:r w:rsidRPr="00211DF8">
              <w:rPr>
                <w:rFonts w:ascii="Palatino Linotype" w:eastAsia="Microsoft YaHei" w:hAnsi="Palatino Linotype" w:cs="Microsoft YaHei"/>
                <w:color w:val="000000"/>
                <w:sz w:val="20"/>
                <w:szCs w:val="20"/>
              </w:rPr>
              <w:t xml:space="preserve">a) </w:t>
            </w:r>
            <w:commentRangeStart w:id="211"/>
            <w:r w:rsidRPr="00211DF8">
              <w:rPr>
                <w:rFonts w:ascii="Palatino Linotype" w:eastAsia="Microsoft YaHei" w:hAnsi="Palatino Linotype" w:cs="Microsoft YaHei"/>
                <w:color w:val="000000"/>
                <w:sz w:val="20"/>
                <w:szCs w:val="20"/>
              </w:rPr>
              <w:t xml:space="preserve">orders, trans, order_pay, coupon, double discount. Including tables list, where tables are mandatory or not. </w:t>
            </w:r>
            <w:commentRangeEnd w:id="211"/>
            <w:r w:rsidR="007E670F">
              <w:rPr>
                <w:rStyle w:val="CommentReference"/>
              </w:rPr>
              <w:commentReference w:id="211"/>
            </w:r>
          </w:p>
          <w:p w14:paraId="08BE6F2C" w14:textId="77777777" w:rsidR="007D4BBF" w:rsidRPr="00211DF8" w:rsidRDefault="007D4BBF" w:rsidP="00A00C1A">
            <w:pPr>
              <w:rPr>
                <w:rFonts w:ascii="Palatino Linotype" w:eastAsia="Microsoft YaHei" w:hAnsi="Palatino Linotype" w:cs="Microsoft YaHei"/>
                <w:color w:val="000000"/>
                <w:sz w:val="20"/>
                <w:szCs w:val="20"/>
              </w:rPr>
            </w:pPr>
            <w:r w:rsidRPr="00211DF8">
              <w:rPr>
                <w:rFonts w:ascii="Palatino Linotype" w:eastAsia="Microsoft YaHei" w:hAnsi="Palatino Linotype" w:cs="Microsoft YaHei"/>
                <w:color w:val="000000"/>
                <w:sz w:val="20"/>
                <w:szCs w:val="20"/>
              </w:rPr>
              <w:t xml:space="preserve">b) Tables are linked by </w:t>
            </w:r>
          </w:p>
          <w:p w14:paraId="0CBBA761" w14:textId="77777777" w:rsidR="007D4BBF" w:rsidRPr="00211DF8" w:rsidRDefault="007D4BBF" w:rsidP="004A4443">
            <w:pPr>
              <w:spacing w:after="0"/>
              <w:rPr>
                <w:rFonts w:ascii="Palatino Linotype" w:eastAsia="Microsoft YaHei" w:hAnsi="Palatino Linotype" w:cs="Microsoft YaHei"/>
                <w:color w:val="000000"/>
                <w:sz w:val="20"/>
                <w:szCs w:val="20"/>
              </w:rPr>
            </w:pPr>
            <w:r w:rsidRPr="00211DF8">
              <w:rPr>
                <w:rFonts w:ascii="Palatino Linotype" w:eastAsia="Microsoft YaHei" w:hAnsi="Palatino Linotype" w:cs="Microsoft YaHei"/>
                <w:color w:val="000000"/>
                <w:sz w:val="20"/>
                <w:szCs w:val="20"/>
              </w:rPr>
              <w:t>- Business Date</w:t>
            </w:r>
          </w:p>
          <w:p w14:paraId="1610F727" w14:textId="77777777" w:rsidR="007D4BBF" w:rsidRPr="00211DF8" w:rsidRDefault="007D4BBF" w:rsidP="004A4443">
            <w:pPr>
              <w:spacing w:after="0"/>
              <w:rPr>
                <w:rFonts w:ascii="Palatino Linotype" w:eastAsia="Microsoft YaHei" w:hAnsi="Palatino Linotype" w:cs="Microsoft YaHei"/>
                <w:color w:val="000000"/>
                <w:sz w:val="20"/>
                <w:szCs w:val="20"/>
              </w:rPr>
            </w:pPr>
            <w:r w:rsidRPr="00211DF8">
              <w:rPr>
                <w:rFonts w:ascii="Palatino Linotype" w:eastAsia="Microsoft YaHei" w:hAnsi="Palatino Linotype" w:cs="Microsoft YaHei"/>
                <w:color w:val="000000"/>
                <w:sz w:val="20"/>
                <w:szCs w:val="20"/>
              </w:rPr>
              <w:t xml:space="preserve">- Branch Code </w:t>
            </w:r>
          </w:p>
          <w:p w14:paraId="23E64E83" w14:textId="6BEBCE54" w:rsidR="007D4BBF" w:rsidRDefault="007D4BBF" w:rsidP="004A4443">
            <w:pPr>
              <w:spacing w:after="0"/>
              <w:rPr>
                <w:rFonts w:ascii="Palatino Linotype" w:eastAsia="Microsoft YaHei" w:hAnsi="Palatino Linotype" w:cs="Microsoft YaHei"/>
                <w:color w:val="000000"/>
                <w:sz w:val="20"/>
                <w:szCs w:val="20"/>
              </w:rPr>
            </w:pPr>
            <w:r w:rsidRPr="00211DF8">
              <w:rPr>
                <w:rFonts w:ascii="Palatino Linotype" w:eastAsia="Microsoft YaHei" w:hAnsi="Palatino Linotype" w:cs="Microsoft YaHei"/>
                <w:color w:val="000000"/>
                <w:sz w:val="20"/>
                <w:szCs w:val="20"/>
              </w:rPr>
              <w:t xml:space="preserve">- </w:t>
            </w:r>
            <w:r w:rsidR="00071E11">
              <w:rPr>
                <w:rFonts w:ascii="Palatino Linotype" w:eastAsia="Microsoft YaHei" w:hAnsi="Palatino Linotype" w:cs="Microsoft YaHei"/>
                <w:color w:val="000000"/>
                <w:sz w:val="20"/>
                <w:szCs w:val="20"/>
              </w:rPr>
              <w:t>Order No.</w:t>
            </w:r>
            <w:r w:rsidRPr="00211DF8">
              <w:rPr>
                <w:rFonts w:ascii="Palatino Linotype" w:eastAsia="Microsoft YaHei" w:hAnsi="Palatino Linotype" w:cs="Microsoft YaHei"/>
                <w:color w:val="000000"/>
                <w:sz w:val="20"/>
                <w:szCs w:val="20"/>
              </w:rPr>
              <w:t xml:space="preserve"> </w:t>
            </w:r>
          </w:p>
          <w:p w14:paraId="1C0A2869" w14:textId="77777777" w:rsidR="00071E11" w:rsidRPr="00211DF8" w:rsidRDefault="00071E11" w:rsidP="004A4443">
            <w:pPr>
              <w:spacing w:after="0"/>
              <w:rPr>
                <w:rFonts w:ascii="Palatino Linotype" w:eastAsia="Microsoft YaHei" w:hAnsi="Palatino Linotype" w:cs="Microsoft YaHei"/>
                <w:color w:val="000000"/>
                <w:sz w:val="20"/>
                <w:szCs w:val="20"/>
              </w:rPr>
            </w:pPr>
          </w:p>
          <w:p w14:paraId="06A6B556" w14:textId="505760F5" w:rsidR="00071E11" w:rsidRPr="00211DF8" w:rsidRDefault="007D4BBF" w:rsidP="00A00C1A">
            <w:pPr>
              <w:rPr>
                <w:rFonts w:ascii="Palatino Linotype" w:eastAsia="Microsoft YaHei" w:hAnsi="Palatino Linotype" w:cs="Microsoft YaHei"/>
                <w:color w:val="000000"/>
                <w:sz w:val="20"/>
                <w:szCs w:val="20"/>
              </w:rPr>
            </w:pPr>
            <w:r w:rsidRPr="00211DF8">
              <w:rPr>
                <w:rFonts w:ascii="Palatino Linotype" w:eastAsia="Microsoft YaHei" w:hAnsi="Palatino Linotype" w:cs="Microsoft YaHei"/>
                <w:color w:val="000000"/>
                <w:sz w:val="20"/>
                <w:szCs w:val="20"/>
              </w:rPr>
              <w:t>c) All sales tables can be linked up by the above key.</w:t>
            </w:r>
          </w:p>
          <w:p w14:paraId="30C643F2" w14:textId="21FED0B1" w:rsidR="007D4BBF" w:rsidRPr="00211DF8" w:rsidRDefault="007D4BBF">
            <w:pPr>
              <w:rPr>
                <w:rFonts w:ascii="Palatino Linotype" w:eastAsia="Microsoft YaHei" w:hAnsi="Palatino Linotype" w:cs="Microsoft YaHei"/>
                <w:color w:val="000000"/>
                <w:sz w:val="20"/>
                <w:szCs w:val="20"/>
              </w:rPr>
            </w:pPr>
          </w:p>
        </w:tc>
        <w:tc>
          <w:tcPr>
            <w:tcW w:w="905" w:type="dxa"/>
          </w:tcPr>
          <w:p w14:paraId="41296A1D" w14:textId="77777777" w:rsidR="007D4BBF" w:rsidRPr="00211DF8" w:rsidRDefault="007D4BBF"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w:t>
            </w:r>
          </w:p>
        </w:tc>
      </w:tr>
      <w:tr w:rsidR="0060272F" w:rsidRPr="00211DF8" w14:paraId="39CC498F" w14:textId="77777777" w:rsidTr="00A00C1A">
        <w:trPr>
          <w:cantSplit/>
          <w:trHeight w:val="123"/>
        </w:trPr>
        <w:tc>
          <w:tcPr>
            <w:tcW w:w="1391" w:type="dxa"/>
            <w:shd w:val="clear" w:color="auto" w:fill="auto"/>
          </w:tcPr>
          <w:p w14:paraId="5083F8EF" w14:textId="77777777" w:rsidR="0060272F" w:rsidRPr="00211DF8" w:rsidRDefault="0060272F"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ESB-SAL-02-02</w:t>
            </w:r>
          </w:p>
        </w:tc>
        <w:tc>
          <w:tcPr>
            <w:tcW w:w="1530" w:type="dxa"/>
          </w:tcPr>
          <w:p w14:paraId="71F1CEA6" w14:textId="77777777"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Data processing to EDW</w:t>
            </w:r>
          </w:p>
        </w:tc>
        <w:tc>
          <w:tcPr>
            <w:tcW w:w="3870" w:type="dxa"/>
          </w:tcPr>
          <w:p w14:paraId="6491B0BC" w14:textId="77777777"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 xml:space="preserve">Data processing job will focus on real time sales data </w:t>
            </w:r>
            <w:r w:rsidR="00FF4ADD" w:rsidRPr="00211DF8">
              <w:rPr>
                <w:rFonts w:ascii="Palatino Linotype" w:eastAsia="SimSun" w:hAnsi="Palatino Linotype"/>
                <w:color w:val="000000"/>
                <w:sz w:val="20"/>
                <w:szCs w:val="20"/>
                <w:lang w:eastAsia="zh-CN"/>
              </w:rPr>
              <w:t>related</w:t>
            </w:r>
            <w:r w:rsidRPr="00211DF8">
              <w:rPr>
                <w:rFonts w:ascii="Palatino Linotype" w:eastAsia="SimSun" w:hAnsi="Palatino Linotype"/>
                <w:color w:val="000000"/>
                <w:sz w:val="20"/>
                <w:szCs w:val="20"/>
                <w:lang w:eastAsia="zh-CN"/>
              </w:rPr>
              <w:t xml:space="preserve"> target table.</w:t>
            </w:r>
          </w:p>
        </w:tc>
        <w:tc>
          <w:tcPr>
            <w:tcW w:w="1096" w:type="dxa"/>
          </w:tcPr>
          <w:p w14:paraId="44361502" w14:textId="77777777" w:rsidR="0060272F" w:rsidRPr="00211DF8" w:rsidRDefault="0060272F" w:rsidP="004A4443">
            <w:pPr>
              <w:jc w:val="center"/>
              <w:rPr>
                <w:rFonts w:ascii="Palatino Linotype" w:hAnsi="Palatino Linotype"/>
                <w:color w:val="000000"/>
              </w:rPr>
            </w:pPr>
            <w:r w:rsidRPr="00211DF8">
              <w:rPr>
                <w:rFonts w:ascii="Palatino Linotype" w:hAnsi="Palatino Linotype"/>
                <w:color w:val="000000"/>
              </w:rPr>
              <w:t>Must Have</w:t>
            </w:r>
          </w:p>
        </w:tc>
        <w:tc>
          <w:tcPr>
            <w:tcW w:w="951" w:type="dxa"/>
          </w:tcPr>
          <w:p w14:paraId="69D0B91A" w14:textId="77777777" w:rsidR="0060272F" w:rsidRPr="00D87112" w:rsidRDefault="0060272F" w:rsidP="00A00C1A">
            <w:pPr>
              <w:jc w:val="center"/>
              <w:rPr>
                <w:rFonts w:ascii="Palatino Linotype" w:eastAsia="SimSun" w:hAnsi="Palatino Linotype"/>
                <w:color w:val="000000"/>
                <w:sz w:val="20"/>
                <w:szCs w:val="20"/>
                <w:lang w:eastAsia="zh-CN"/>
              </w:rPr>
            </w:pPr>
            <w:r w:rsidRPr="00D87112">
              <w:rPr>
                <w:rFonts w:ascii="Palatino Linotype" w:eastAsia="SimSun" w:hAnsi="Palatino Linotype"/>
                <w:color w:val="000000"/>
                <w:sz w:val="20"/>
                <w:szCs w:val="20"/>
                <w:lang w:eastAsia="zh-CN"/>
              </w:rPr>
              <w:t>Polly</w:t>
            </w:r>
          </w:p>
        </w:tc>
        <w:tc>
          <w:tcPr>
            <w:tcW w:w="4248" w:type="dxa"/>
          </w:tcPr>
          <w:p w14:paraId="075A1050" w14:textId="791CB7F1" w:rsidR="0060272F" w:rsidRPr="00D87112" w:rsidRDefault="0060272F" w:rsidP="004A4443">
            <w:pPr>
              <w:pStyle w:val="ListParagraph"/>
              <w:numPr>
                <w:ilvl w:val="0"/>
                <w:numId w:val="27"/>
              </w:numPr>
              <w:spacing w:after="0" w:line="259" w:lineRule="auto"/>
              <w:rPr>
                <w:rFonts w:ascii="Palatino Linotype" w:eastAsia="SimSun" w:hAnsi="Palatino Linotype"/>
                <w:color w:val="000000"/>
                <w:sz w:val="20"/>
                <w:szCs w:val="20"/>
                <w:lang w:eastAsia="zh-CN"/>
              </w:rPr>
            </w:pPr>
            <w:commentRangeStart w:id="212"/>
            <w:r w:rsidRPr="00D87112">
              <w:rPr>
                <w:rFonts w:ascii="Palatino Linotype" w:eastAsia="SimSun" w:hAnsi="Palatino Linotype"/>
                <w:color w:val="000000"/>
                <w:sz w:val="20"/>
                <w:szCs w:val="20"/>
                <w:lang w:eastAsia="zh-CN"/>
              </w:rPr>
              <w:t>Check_lo</w:t>
            </w:r>
            <w:r w:rsidR="00001CE2" w:rsidRPr="00D87112">
              <w:rPr>
                <w:rFonts w:ascii="Palatino Linotype" w:eastAsia="SimSun" w:hAnsi="Palatino Linotype"/>
                <w:color w:val="000000"/>
                <w:sz w:val="20"/>
                <w:szCs w:val="20"/>
                <w:lang w:eastAsia="zh-CN"/>
              </w:rPr>
              <w:t>g</w:t>
            </w:r>
            <w:commentRangeEnd w:id="212"/>
            <w:r w:rsidR="007E670F" w:rsidRPr="00D87112">
              <w:rPr>
                <w:rStyle w:val="CommentReference"/>
              </w:rPr>
              <w:commentReference w:id="212"/>
            </w:r>
            <w:r w:rsidR="00DD1429" w:rsidRPr="00D87112">
              <w:rPr>
                <w:rFonts w:ascii="Palatino Linotype" w:eastAsia="SimSun" w:hAnsi="Palatino Linotype"/>
                <w:color w:val="000000"/>
                <w:sz w:val="20"/>
                <w:szCs w:val="20"/>
                <w:lang w:eastAsia="zh-CN"/>
              </w:rPr>
              <w:t xml:space="preserve"> (check_logs)</w:t>
            </w:r>
          </w:p>
          <w:p w14:paraId="253075D3" w14:textId="19C0B9A9" w:rsidR="0060272F" w:rsidRPr="00D87112" w:rsidRDefault="0060272F" w:rsidP="00DD1429">
            <w:pPr>
              <w:pStyle w:val="ListParagraph"/>
              <w:numPr>
                <w:ilvl w:val="0"/>
                <w:numId w:val="27"/>
              </w:numPr>
              <w:spacing w:after="0" w:line="259" w:lineRule="auto"/>
              <w:rPr>
                <w:rFonts w:ascii="Palatino Linotype" w:eastAsia="SimSun" w:hAnsi="Palatino Linotype"/>
                <w:color w:val="000000"/>
                <w:sz w:val="20"/>
                <w:szCs w:val="20"/>
                <w:lang w:eastAsia="zh-CN"/>
              </w:rPr>
            </w:pPr>
            <w:r w:rsidRPr="00D87112">
              <w:rPr>
                <w:rFonts w:ascii="Palatino Linotype" w:eastAsia="SimSun" w:hAnsi="Palatino Linotype"/>
                <w:color w:val="000000"/>
                <w:sz w:val="20"/>
                <w:szCs w:val="20"/>
                <w:lang w:eastAsia="zh-CN"/>
              </w:rPr>
              <w:t>Coupon sales</w:t>
            </w:r>
            <w:r w:rsidR="00DD1429" w:rsidRPr="00D87112">
              <w:rPr>
                <w:rFonts w:ascii="Palatino Linotype" w:eastAsia="SimSun" w:hAnsi="Palatino Linotype"/>
                <w:color w:val="000000"/>
                <w:sz w:val="20"/>
                <w:szCs w:val="20"/>
                <w:lang w:eastAsia="zh-CN"/>
              </w:rPr>
              <w:t xml:space="preserve"> (coupon_sales)</w:t>
            </w:r>
          </w:p>
          <w:p w14:paraId="4F24F24C" w14:textId="2A8FA9A5" w:rsidR="0060272F" w:rsidRPr="00D87112" w:rsidRDefault="0060272F" w:rsidP="004A4443">
            <w:pPr>
              <w:pStyle w:val="ListParagraph"/>
              <w:numPr>
                <w:ilvl w:val="0"/>
                <w:numId w:val="27"/>
              </w:numPr>
              <w:spacing w:after="0" w:line="259" w:lineRule="auto"/>
              <w:rPr>
                <w:rFonts w:ascii="Palatino Linotype" w:eastAsia="SimSun" w:hAnsi="Palatino Linotype"/>
                <w:color w:val="000000"/>
                <w:sz w:val="20"/>
                <w:szCs w:val="20"/>
                <w:lang w:eastAsia="zh-CN"/>
              </w:rPr>
            </w:pPr>
            <w:r w:rsidRPr="00D87112">
              <w:rPr>
                <w:rFonts w:ascii="Palatino Linotype" w:eastAsia="SimSun" w:hAnsi="Palatino Linotype"/>
                <w:color w:val="000000"/>
                <w:sz w:val="20"/>
                <w:szCs w:val="20"/>
                <w:lang w:eastAsia="zh-CN"/>
              </w:rPr>
              <w:t>Orders</w:t>
            </w:r>
            <w:r w:rsidR="00DD1429" w:rsidRPr="00DD45AE">
              <w:rPr>
                <w:rFonts w:ascii="Palatino Linotype" w:eastAsia="SimSun" w:hAnsi="Palatino Linotype"/>
                <w:color w:val="000000"/>
                <w:sz w:val="20"/>
                <w:szCs w:val="20"/>
                <w:lang w:eastAsia="zh-CN"/>
              </w:rPr>
              <w:t xml:space="preserve"> (orders)</w:t>
            </w:r>
          </w:p>
          <w:p w14:paraId="577034DC" w14:textId="72D17CE3" w:rsidR="0060272F" w:rsidRPr="00D87112" w:rsidRDefault="0060272F" w:rsidP="004A4443">
            <w:pPr>
              <w:pStyle w:val="ListParagraph"/>
              <w:numPr>
                <w:ilvl w:val="0"/>
                <w:numId w:val="27"/>
              </w:numPr>
              <w:spacing w:after="0" w:line="259" w:lineRule="auto"/>
              <w:rPr>
                <w:rFonts w:ascii="Palatino Linotype" w:eastAsia="SimSun" w:hAnsi="Palatino Linotype"/>
                <w:color w:val="000000"/>
                <w:sz w:val="20"/>
                <w:szCs w:val="20"/>
                <w:lang w:eastAsia="zh-CN"/>
              </w:rPr>
            </w:pPr>
            <w:r w:rsidRPr="00D87112">
              <w:rPr>
                <w:rFonts w:ascii="Palatino Linotype" w:eastAsia="SimSun" w:hAnsi="Palatino Linotype"/>
                <w:color w:val="000000"/>
                <w:sz w:val="20"/>
                <w:szCs w:val="20"/>
                <w:lang w:eastAsia="zh-CN"/>
              </w:rPr>
              <w:t>Orders pay</w:t>
            </w:r>
            <w:r w:rsidR="00DD1429" w:rsidRPr="00DD45AE">
              <w:rPr>
                <w:rFonts w:ascii="Palatino Linotype" w:eastAsia="SimSun" w:hAnsi="Palatino Linotype"/>
                <w:color w:val="000000"/>
                <w:sz w:val="20"/>
                <w:szCs w:val="20"/>
                <w:lang w:eastAsia="zh-CN"/>
              </w:rPr>
              <w:t xml:space="preserve"> (orders_pay)</w:t>
            </w:r>
          </w:p>
          <w:p w14:paraId="06A8C14E" w14:textId="7EEDA912" w:rsidR="0060272F" w:rsidRPr="00D87112" w:rsidRDefault="0060272F" w:rsidP="004A4443">
            <w:pPr>
              <w:pStyle w:val="ListParagraph"/>
              <w:numPr>
                <w:ilvl w:val="0"/>
                <w:numId w:val="27"/>
              </w:numPr>
              <w:spacing w:after="0" w:line="259" w:lineRule="auto"/>
              <w:rPr>
                <w:rFonts w:ascii="Palatino Linotype" w:eastAsia="SimSun" w:hAnsi="Palatino Linotype"/>
                <w:color w:val="000000"/>
                <w:sz w:val="20"/>
                <w:szCs w:val="20"/>
                <w:lang w:eastAsia="zh-CN"/>
              </w:rPr>
            </w:pPr>
            <w:r w:rsidRPr="00D87112">
              <w:rPr>
                <w:rFonts w:ascii="Palatino Linotype" w:eastAsia="SimSun" w:hAnsi="Palatino Linotype"/>
                <w:color w:val="000000"/>
                <w:sz w:val="20"/>
                <w:szCs w:val="20"/>
                <w:lang w:eastAsia="zh-CN"/>
              </w:rPr>
              <w:t>Redeem coupon</w:t>
            </w:r>
            <w:r w:rsidR="00DD1429" w:rsidRPr="00D87112">
              <w:rPr>
                <w:rFonts w:ascii="Palatino Linotype" w:eastAsia="SimSun" w:hAnsi="Palatino Linotype"/>
                <w:color w:val="000000"/>
                <w:sz w:val="20"/>
                <w:szCs w:val="20"/>
                <w:lang w:eastAsia="zh-CN"/>
              </w:rPr>
              <w:t xml:space="preserve"> (redeem_coupon)</w:t>
            </w:r>
          </w:p>
          <w:p w14:paraId="130C7799" w14:textId="4A777517" w:rsidR="0060272F" w:rsidRPr="00D87112" w:rsidRDefault="0060272F" w:rsidP="004A4443">
            <w:pPr>
              <w:pStyle w:val="ListParagraph"/>
              <w:numPr>
                <w:ilvl w:val="0"/>
                <w:numId w:val="27"/>
              </w:numPr>
              <w:spacing w:after="0" w:line="259" w:lineRule="auto"/>
              <w:rPr>
                <w:rFonts w:ascii="Palatino Linotype" w:eastAsia="SimSun" w:hAnsi="Palatino Linotype"/>
                <w:color w:val="000000"/>
                <w:sz w:val="20"/>
                <w:szCs w:val="20"/>
                <w:lang w:eastAsia="zh-CN"/>
              </w:rPr>
            </w:pPr>
            <w:r w:rsidRPr="00D87112">
              <w:rPr>
                <w:rFonts w:ascii="Palatino Linotype" w:eastAsia="SimSun" w:hAnsi="Palatino Linotype"/>
                <w:color w:val="000000"/>
                <w:sz w:val="20"/>
                <w:szCs w:val="20"/>
                <w:lang w:eastAsia="zh-CN"/>
              </w:rPr>
              <w:t>Supp</w:t>
            </w:r>
            <w:r w:rsidR="00DD1429" w:rsidRPr="00DD45AE">
              <w:rPr>
                <w:rFonts w:ascii="Palatino Linotype" w:eastAsia="SimSun" w:hAnsi="Palatino Linotype"/>
                <w:color w:val="000000"/>
                <w:sz w:val="20"/>
                <w:szCs w:val="20"/>
                <w:lang w:eastAsia="zh-CN"/>
              </w:rPr>
              <w:t xml:space="preserve"> (supp)</w:t>
            </w:r>
          </w:p>
          <w:p w14:paraId="6054ED24" w14:textId="4FE10AF8" w:rsidR="0060272F" w:rsidRPr="00D87112" w:rsidRDefault="0060272F" w:rsidP="004A4443">
            <w:pPr>
              <w:pStyle w:val="ListParagraph"/>
              <w:numPr>
                <w:ilvl w:val="0"/>
                <w:numId w:val="27"/>
              </w:numPr>
              <w:spacing w:after="0" w:line="259" w:lineRule="auto"/>
              <w:rPr>
                <w:rFonts w:ascii="Palatino Linotype" w:eastAsia="SimSun" w:hAnsi="Palatino Linotype"/>
                <w:color w:val="000000"/>
                <w:sz w:val="20"/>
                <w:szCs w:val="20"/>
                <w:lang w:eastAsia="zh-CN"/>
              </w:rPr>
            </w:pPr>
            <w:r w:rsidRPr="00D87112">
              <w:rPr>
                <w:rFonts w:ascii="Palatino Linotype" w:eastAsia="SimSun" w:hAnsi="Palatino Linotype"/>
                <w:color w:val="000000"/>
                <w:sz w:val="20"/>
                <w:szCs w:val="20"/>
                <w:lang w:eastAsia="zh-CN"/>
              </w:rPr>
              <w:t>Trans</w:t>
            </w:r>
            <w:r w:rsidR="00DD1429" w:rsidRPr="00DD45AE">
              <w:rPr>
                <w:rFonts w:ascii="Palatino Linotype" w:eastAsia="SimSun" w:hAnsi="Palatino Linotype"/>
                <w:color w:val="000000"/>
                <w:sz w:val="20"/>
                <w:szCs w:val="20"/>
                <w:lang w:eastAsia="zh-CN"/>
              </w:rPr>
              <w:t xml:space="preserve"> (trans)</w:t>
            </w:r>
          </w:p>
          <w:p w14:paraId="351A5FA3" w14:textId="126F1EA0" w:rsidR="0060272F" w:rsidRPr="00D87112" w:rsidRDefault="0060272F" w:rsidP="004A4443">
            <w:pPr>
              <w:pStyle w:val="ListParagraph"/>
              <w:numPr>
                <w:ilvl w:val="0"/>
                <w:numId w:val="27"/>
              </w:numPr>
              <w:spacing w:after="0" w:line="259" w:lineRule="auto"/>
              <w:rPr>
                <w:rFonts w:ascii="Palatino Linotype" w:eastAsia="SimSun" w:hAnsi="Palatino Linotype"/>
                <w:color w:val="000000"/>
                <w:sz w:val="20"/>
                <w:szCs w:val="20"/>
                <w:lang w:eastAsia="zh-CN"/>
              </w:rPr>
            </w:pPr>
            <w:r w:rsidRPr="00D87112">
              <w:rPr>
                <w:rFonts w:ascii="Palatino Linotype" w:eastAsia="SimSun" w:hAnsi="Palatino Linotype"/>
                <w:color w:val="000000"/>
                <w:sz w:val="20"/>
                <w:szCs w:val="20"/>
                <w:lang w:eastAsia="zh-CN"/>
              </w:rPr>
              <w:t>Transaction ecard</w:t>
            </w:r>
            <w:r w:rsidR="00DD1429" w:rsidRPr="00D87112">
              <w:rPr>
                <w:rFonts w:ascii="Palatino Linotype" w:eastAsia="SimSun" w:hAnsi="Palatino Linotype"/>
                <w:color w:val="000000"/>
                <w:sz w:val="20"/>
                <w:szCs w:val="20"/>
                <w:lang w:eastAsia="zh-CN"/>
              </w:rPr>
              <w:t xml:space="preserve"> (trans_ecard)</w:t>
            </w:r>
          </w:p>
          <w:p w14:paraId="4FD3B6B9" w14:textId="257CC677" w:rsidR="0060272F" w:rsidRPr="00D87112" w:rsidRDefault="0060272F" w:rsidP="004A4443">
            <w:pPr>
              <w:pStyle w:val="ListParagraph"/>
              <w:numPr>
                <w:ilvl w:val="0"/>
                <w:numId w:val="27"/>
              </w:numPr>
              <w:spacing w:after="0" w:line="259" w:lineRule="auto"/>
              <w:rPr>
                <w:rFonts w:ascii="Palatino Linotype" w:eastAsia="SimSun" w:hAnsi="Palatino Linotype"/>
                <w:color w:val="000000"/>
                <w:sz w:val="20"/>
                <w:szCs w:val="20"/>
                <w:lang w:eastAsia="zh-CN"/>
              </w:rPr>
            </w:pPr>
            <w:r w:rsidRPr="00D87112">
              <w:rPr>
                <w:rFonts w:ascii="Palatino Linotype" w:eastAsia="SimSun" w:hAnsi="Palatino Linotype"/>
                <w:color w:val="000000"/>
                <w:sz w:val="20"/>
                <w:szCs w:val="20"/>
                <w:lang w:eastAsia="zh-CN"/>
              </w:rPr>
              <w:t>Transaction modifier</w:t>
            </w:r>
            <w:r w:rsidR="00DD1429" w:rsidRPr="00D87112">
              <w:rPr>
                <w:rFonts w:ascii="Palatino Linotype" w:eastAsia="SimSun" w:hAnsi="Palatino Linotype"/>
                <w:color w:val="000000"/>
                <w:sz w:val="20"/>
                <w:szCs w:val="20"/>
                <w:lang w:eastAsia="zh-CN"/>
              </w:rPr>
              <w:t xml:space="preserve"> (trans_modifier)</w:t>
            </w:r>
          </w:p>
          <w:p w14:paraId="0815AE21" w14:textId="54F96FA2" w:rsidR="0060272F" w:rsidRPr="00D87112" w:rsidRDefault="0060272F" w:rsidP="004A4443">
            <w:pPr>
              <w:pStyle w:val="ListParagraph"/>
              <w:numPr>
                <w:ilvl w:val="0"/>
                <w:numId w:val="27"/>
              </w:numPr>
              <w:spacing w:after="0" w:line="259" w:lineRule="auto"/>
              <w:rPr>
                <w:rFonts w:ascii="Palatino Linotype" w:eastAsia="SimSun" w:hAnsi="Palatino Linotype"/>
                <w:color w:val="000000"/>
                <w:sz w:val="20"/>
                <w:szCs w:val="20"/>
                <w:lang w:eastAsia="zh-CN"/>
              </w:rPr>
            </w:pPr>
            <w:commentRangeStart w:id="213"/>
            <w:r w:rsidRPr="00D87112">
              <w:rPr>
                <w:rFonts w:ascii="Palatino Linotype" w:eastAsia="SimSun" w:hAnsi="Palatino Linotype"/>
                <w:color w:val="000000"/>
                <w:sz w:val="20"/>
                <w:szCs w:val="20"/>
                <w:lang w:eastAsia="zh-CN"/>
              </w:rPr>
              <w:t>Order extra info</w:t>
            </w:r>
            <w:commentRangeEnd w:id="213"/>
            <w:r w:rsidR="007E670F" w:rsidRPr="00D87112">
              <w:rPr>
                <w:rStyle w:val="CommentReference"/>
              </w:rPr>
              <w:commentReference w:id="213"/>
            </w:r>
            <w:r w:rsidR="00DD1429" w:rsidRPr="00D87112">
              <w:rPr>
                <w:rFonts w:ascii="Palatino Linotype" w:eastAsia="SimSun" w:hAnsi="Palatino Linotype"/>
                <w:color w:val="000000"/>
                <w:sz w:val="20"/>
                <w:szCs w:val="20"/>
                <w:lang w:eastAsia="zh-CN"/>
              </w:rPr>
              <w:t xml:space="preserve"> (orders_extra)</w:t>
            </w:r>
          </w:p>
        </w:tc>
        <w:tc>
          <w:tcPr>
            <w:tcW w:w="905" w:type="dxa"/>
          </w:tcPr>
          <w:p w14:paraId="42C5D013" w14:textId="77777777" w:rsidR="0060272F" w:rsidRPr="00211DF8" w:rsidRDefault="0060272F" w:rsidP="0060272F">
            <w:pPr>
              <w:jc w:val="both"/>
              <w:rPr>
                <w:rFonts w:ascii="Palatino Linotype" w:hAnsi="Palatino Linotype"/>
                <w:color w:val="000000"/>
                <w:sz w:val="20"/>
                <w:szCs w:val="20"/>
              </w:rPr>
            </w:pPr>
          </w:p>
        </w:tc>
      </w:tr>
      <w:tr w:rsidR="0060272F" w:rsidRPr="00211DF8" w14:paraId="7EE4BD84" w14:textId="77777777" w:rsidTr="00A00C1A">
        <w:trPr>
          <w:cantSplit/>
          <w:trHeight w:val="123"/>
        </w:trPr>
        <w:tc>
          <w:tcPr>
            <w:tcW w:w="1391" w:type="dxa"/>
            <w:shd w:val="clear" w:color="auto" w:fill="auto"/>
          </w:tcPr>
          <w:p w14:paraId="6D2ED8ED" w14:textId="77777777" w:rsidR="0060272F" w:rsidRPr="00211DF8" w:rsidRDefault="0060272F"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ESB-SAL-02-03</w:t>
            </w:r>
          </w:p>
        </w:tc>
        <w:tc>
          <w:tcPr>
            <w:tcW w:w="1530" w:type="dxa"/>
          </w:tcPr>
          <w:p w14:paraId="3944DE1B" w14:textId="77777777"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Data processing to EDW</w:t>
            </w:r>
          </w:p>
        </w:tc>
        <w:tc>
          <w:tcPr>
            <w:tcW w:w="3870" w:type="dxa"/>
          </w:tcPr>
          <w:p w14:paraId="22097BC4" w14:textId="25425254"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After verifying</w:t>
            </w:r>
            <w:r w:rsidR="00CE433F">
              <w:rPr>
                <w:rFonts w:ascii="Palatino Linotype" w:eastAsia="SimSun" w:hAnsi="Palatino Linotype"/>
                <w:color w:val="000000"/>
                <w:sz w:val="20"/>
                <w:szCs w:val="20"/>
                <w:lang w:eastAsia="zh-CN"/>
              </w:rPr>
              <w:t xml:space="preserve"> whether</w:t>
            </w:r>
            <w:r w:rsidRPr="00211DF8">
              <w:rPr>
                <w:rFonts w:ascii="Palatino Linotype" w:eastAsia="SimSun" w:hAnsi="Palatino Linotype"/>
                <w:color w:val="000000"/>
                <w:sz w:val="20"/>
                <w:szCs w:val="20"/>
                <w:lang w:eastAsia="zh-CN"/>
              </w:rPr>
              <w:t xml:space="preserve"> the sales data is completed. Send the completed data to EDW</w:t>
            </w:r>
            <w:r w:rsidR="004A4443">
              <w:rPr>
                <w:rFonts w:ascii="Palatino Linotype" w:eastAsia="SimSun" w:hAnsi="Palatino Linotype"/>
                <w:color w:val="000000"/>
                <w:sz w:val="20"/>
                <w:szCs w:val="20"/>
                <w:lang w:eastAsia="zh-CN"/>
              </w:rPr>
              <w:t>.</w:t>
            </w:r>
          </w:p>
        </w:tc>
        <w:tc>
          <w:tcPr>
            <w:tcW w:w="1096" w:type="dxa"/>
          </w:tcPr>
          <w:p w14:paraId="60DDCC64" w14:textId="77777777" w:rsidR="0060272F" w:rsidRPr="00211DF8" w:rsidRDefault="0060272F" w:rsidP="004A4443">
            <w:pPr>
              <w:jc w:val="center"/>
              <w:rPr>
                <w:rFonts w:ascii="Palatino Linotype" w:hAnsi="Palatino Linotype"/>
                <w:color w:val="000000"/>
              </w:rPr>
            </w:pPr>
            <w:r w:rsidRPr="00211DF8">
              <w:rPr>
                <w:rFonts w:ascii="Palatino Linotype" w:hAnsi="Palatino Linotype"/>
                <w:color w:val="000000"/>
              </w:rPr>
              <w:t>Must Have</w:t>
            </w:r>
          </w:p>
        </w:tc>
        <w:tc>
          <w:tcPr>
            <w:tcW w:w="951" w:type="dxa"/>
          </w:tcPr>
          <w:p w14:paraId="37F70F64" w14:textId="77777777" w:rsidR="0060272F" w:rsidRPr="00211DF8" w:rsidRDefault="0060272F"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Polly</w:t>
            </w:r>
          </w:p>
        </w:tc>
        <w:tc>
          <w:tcPr>
            <w:tcW w:w="4248" w:type="dxa"/>
          </w:tcPr>
          <w:p w14:paraId="1C163ADC" w14:textId="78CCE168" w:rsidR="0060272F" w:rsidRPr="00211DF8" w:rsidRDefault="0060272F">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 xml:space="preserve">The service bus application will use </w:t>
            </w:r>
            <w:r w:rsidR="00071E11">
              <w:rPr>
                <w:rFonts w:ascii="Palatino Linotype" w:eastAsia="SimSun" w:hAnsi="Palatino Linotype"/>
                <w:color w:val="000000"/>
                <w:sz w:val="20"/>
                <w:szCs w:val="20"/>
                <w:lang w:eastAsia="zh-CN"/>
              </w:rPr>
              <w:t>“business date, branch code, order no.”</w:t>
            </w:r>
            <w:r w:rsidRPr="00211DF8">
              <w:rPr>
                <w:rFonts w:ascii="Palatino Linotype" w:eastAsia="SimSun" w:hAnsi="Palatino Linotype"/>
                <w:color w:val="000000"/>
                <w:sz w:val="20"/>
                <w:szCs w:val="20"/>
                <w:lang w:eastAsia="zh-CN"/>
              </w:rPr>
              <w:t xml:space="preserve"> to check the integrity of data. When the data in </w:t>
            </w:r>
            <w:r w:rsidR="00071E11">
              <w:rPr>
                <w:rFonts w:ascii="Palatino Linotype" w:eastAsia="SimSun" w:hAnsi="Palatino Linotype"/>
                <w:color w:val="000000"/>
                <w:sz w:val="20"/>
                <w:szCs w:val="20"/>
                <w:lang w:eastAsia="zh-CN"/>
              </w:rPr>
              <w:t>tables of “orders”, “order extra” and “order pay”</w:t>
            </w:r>
            <w:r w:rsidR="00634DA5">
              <w:rPr>
                <w:rFonts w:ascii="Palatino Linotype" w:eastAsia="SimSun" w:hAnsi="Palatino Linotype"/>
                <w:color w:val="000000"/>
                <w:sz w:val="20"/>
                <w:szCs w:val="20"/>
                <w:lang w:eastAsia="zh-CN"/>
              </w:rPr>
              <w:t xml:space="preserve"> (but not limit to)</w:t>
            </w:r>
            <w:r w:rsidRPr="00211DF8">
              <w:rPr>
                <w:rFonts w:ascii="Palatino Linotype" w:eastAsia="SimSun" w:hAnsi="Palatino Linotype"/>
                <w:color w:val="000000"/>
                <w:sz w:val="20"/>
                <w:szCs w:val="20"/>
                <w:lang w:eastAsia="zh-CN"/>
              </w:rPr>
              <w:t xml:space="preserve"> </w:t>
            </w:r>
            <w:r w:rsidR="00A042CF">
              <w:rPr>
                <w:rFonts w:ascii="Palatino Linotype" w:eastAsia="SimSun" w:hAnsi="Palatino Linotype"/>
                <w:color w:val="000000"/>
                <w:sz w:val="20"/>
                <w:szCs w:val="20"/>
                <w:lang w:eastAsia="zh-CN"/>
              </w:rPr>
              <w:t>confirmed</w:t>
            </w:r>
            <w:r w:rsidRPr="00211DF8">
              <w:rPr>
                <w:rFonts w:ascii="Palatino Linotype" w:eastAsia="SimSun" w:hAnsi="Palatino Linotype"/>
                <w:color w:val="000000"/>
                <w:sz w:val="20"/>
                <w:szCs w:val="20"/>
                <w:lang w:eastAsia="zh-CN"/>
              </w:rPr>
              <w:t xml:space="preserve"> completed, the service bus application will send the full order data to EDW</w:t>
            </w:r>
            <w:r w:rsidR="004A4443">
              <w:rPr>
                <w:rFonts w:ascii="Palatino Linotype" w:eastAsia="SimSun" w:hAnsi="Palatino Linotype"/>
                <w:color w:val="000000"/>
                <w:sz w:val="20"/>
                <w:szCs w:val="20"/>
                <w:lang w:eastAsia="zh-CN"/>
              </w:rPr>
              <w:t>.</w:t>
            </w:r>
          </w:p>
        </w:tc>
        <w:tc>
          <w:tcPr>
            <w:tcW w:w="905" w:type="dxa"/>
          </w:tcPr>
          <w:p w14:paraId="1BDCC0FF" w14:textId="77777777" w:rsidR="0060272F" w:rsidRPr="00211DF8" w:rsidRDefault="0060272F" w:rsidP="0060272F">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w:t>
            </w:r>
          </w:p>
        </w:tc>
      </w:tr>
      <w:tr w:rsidR="0060272F" w:rsidRPr="00211DF8" w14:paraId="553528E4" w14:textId="77777777" w:rsidTr="00A00C1A">
        <w:trPr>
          <w:cantSplit/>
          <w:trHeight w:val="123"/>
        </w:trPr>
        <w:tc>
          <w:tcPr>
            <w:tcW w:w="1391" w:type="dxa"/>
            <w:shd w:val="clear" w:color="auto" w:fill="auto"/>
          </w:tcPr>
          <w:p w14:paraId="28476AB7" w14:textId="77777777" w:rsidR="0060272F" w:rsidRPr="00211DF8" w:rsidRDefault="0060272F"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ESB-SAL-02-04</w:t>
            </w:r>
          </w:p>
        </w:tc>
        <w:tc>
          <w:tcPr>
            <w:tcW w:w="1530" w:type="dxa"/>
          </w:tcPr>
          <w:p w14:paraId="56D5A866" w14:textId="77777777"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Data processing to EDW</w:t>
            </w:r>
          </w:p>
        </w:tc>
        <w:tc>
          <w:tcPr>
            <w:tcW w:w="3870" w:type="dxa"/>
          </w:tcPr>
          <w:p w14:paraId="5DAA3A8D" w14:textId="77777777"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Real time sales data polling exceptional data handling</w:t>
            </w:r>
            <w:r w:rsidR="004A4443">
              <w:rPr>
                <w:rFonts w:ascii="Palatino Linotype" w:eastAsia="SimSun" w:hAnsi="Palatino Linotype"/>
                <w:color w:val="000000"/>
                <w:sz w:val="20"/>
                <w:szCs w:val="20"/>
                <w:lang w:eastAsia="zh-CN"/>
              </w:rPr>
              <w:t>.</w:t>
            </w:r>
          </w:p>
        </w:tc>
        <w:tc>
          <w:tcPr>
            <w:tcW w:w="1096" w:type="dxa"/>
          </w:tcPr>
          <w:p w14:paraId="669529D5" w14:textId="77777777" w:rsidR="0060272F" w:rsidRPr="00211DF8" w:rsidRDefault="0060272F" w:rsidP="004A4443">
            <w:pPr>
              <w:jc w:val="center"/>
              <w:rPr>
                <w:rFonts w:ascii="Palatino Linotype" w:hAnsi="Palatino Linotype"/>
                <w:color w:val="000000"/>
              </w:rPr>
            </w:pPr>
            <w:r w:rsidRPr="00211DF8">
              <w:rPr>
                <w:rFonts w:ascii="Palatino Linotype" w:hAnsi="Palatino Linotype"/>
                <w:color w:val="000000"/>
              </w:rPr>
              <w:t>Must Have</w:t>
            </w:r>
          </w:p>
        </w:tc>
        <w:tc>
          <w:tcPr>
            <w:tcW w:w="951" w:type="dxa"/>
          </w:tcPr>
          <w:p w14:paraId="0372BED4" w14:textId="77777777" w:rsidR="0060272F" w:rsidRPr="00211DF8" w:rsidRDefault="0060272F"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Polly</w:t>
            </w:r>
          </w:p>
        </w:tc>
        <w:tc>
          <w:tcPr>
            <w:tcW w:w="4248" w:type="dxa"/>
          </w:tcPr>
          <w:p w14:paraId="640F7473" w14:textId="4267A14D" w:rsidR="0060272F" w:rsidRPr="00211DF8" w:rsidRDefault="00CE433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Theoretically,</w:t>
            </w:r>
            <w:r w:rsidR="0060272F" w:rsidRPr="00211DF8">
              <w:rPr>
                <w:rFonts w:ascii="Palatino Linotype" w:eastAsia="SimSun" w:hAnsi="Palatino Linotype"/>
                <w:color w:val="000000"/>
                <w:sz w:val="20"/>
                <w:szCs w:val="20"/>
                <w:lang w:eastAsia="zh-CN"/>
              </w:rPr>
              <w:t xml:space="preserve"> the data from POS client shall not contain the in-consistent data to service bus. </w:t>
            </w:r>
            <w:r w:rsidR="00C952E6">
              <w:rPr>
                <w:rFonts w:ascii="Palatino Linotype" w:eastAsia="SimSun" w:hAnsi="Palatino Linotype"/>
                <w:color w:val="000000"/>
                <w:sz w:val="20"/>
                <w:szCs w:val="20"/>
                <w:lang w:eastAsia="zh-CN"/>
              </w:rPr>
              <w:t>B</w:t>
            </w:r>
            <w:r w:rsidR="0060272F" w:rsidRPr="00211DF8">
              <w:rPr>
                <w:rFonts w:ascii="Palatino Linotype" w:eastAsia="SimSun" w:hAnsi="Palatino Linotype"/>
                <w:color w:val="000000"/>
                <w:sz w:val="20"/>
                <w:szCs w:val="20"/>
                <w:lang w:eastAsia="zh-CN"/>
              </w:rPr>
              <w:t xml:space="preserve">ecause the data updating logic of POINTSOFT is full table override, the service bus application will wait until the data of a </w:t>
            </w:r>
            <w:r w:rsidR="00DD1429">
              <w:rPr>
                <w:rFonts w:ascii="Palatino Linotype" w:eastAsia="SimSun" w:hAnsi="Palatino Linotype"/>
                <w:color w:val="000000"/>
                <w:sz w:val="20"/>
                <w:szCs w:val="20"/>
                <w:lang w:eastAsia="zh-CN"/>
              </w:rPr>
              <w:t>sales</w:t>
            </w:r>
            <w:r w:rsidR="0060272F" w:rsidRPr="00211DF8">
              <w:rPr>
                <w:rFonts w:ascii="Palatino Linotype" w:eastAsia="SimSun" w:hAnsi="Palatino Linotype"/>
                <w:color w:val="000000"/>
                <w:sz w:val="20"/>
                <w:szCs w:val="20"/>
                <w:lang w:eastAsia="zh-CN"/>
              </w:rPr>
              <w:t xml:space="preserve"> order to complete, and send to EDW.</w:t>
            </w:r>
          </w:p>
          <w:p w14:paraId="3FF34AC6" w14:textId="68D5E6C1" w:rsidR="0060272F" w:rsidRPr="00211DF8" w:rsidRDefault="0060272F" w:rsidP="00CE433F">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There will be an indicator in the staging data</w:t>
            </w:r>
            <w:r w:rsidR="00674CC8">
              <w:rPr>
                <w:rFonts w:ascii="Palatino Linotype" w:eastAsia="SimSun" w:hAnsi="Palatino Linotype"/>
                <w:color w:val="000000"/>
                <w:sz w:val="20"/>
                <w:szCs w:val="20"/>
                <w:lang w:eastAsia="zh-CN"/>
              </w:rPr>
              <w:t xml:space="preserve">base reflecting the records is </w:t>
            </w:r>
            <w:r w:rsidRPr="00211DF8">
              <w:rPr>
                <w:rFonts w:ascii="Palatino Linotype" w:eastAsia="SimSun" w:hAnsi="Palatino Linotype"/>
                <w:color w:val="000000"/>
                <w:sz w:val="20"/>
                <w:szCs w:val="20"/>
                <w:lang w:eastAsia="zh-CN"/>
              </w:rPr>
              <w:t>sent or not. Until the polling cut-off time</w:t>
            </w:r>
            <w:r w:rsidR="00DD1429">
              <w:rPr>
                <w:rFonts w:ascii="Palatino Linotype" w:eastAsia="SimSun" w:hAnsi="Palatino Linotype"/>
                <w:color w:val="000000"/>
                <w:sz w:val="20"/>
                <w:szCs w:val="20"/>
                <w:lang w:eastAsia="zh-CN"/>
              </w:rPr>
              <w:t xml:space="preserve"> (4:00am, configurable)</w:t>
            </w:r>
            <w:r w:rsidRPr="00211DF8">
              <w:rPr>
                <w:rFonts w:ascii="Palatino Linotype" w:eastAsia="SimSun" w:hAnsi="Palatino Linotype"/>
                <w:color w:val="000000"/>
                <w:sz w:val="20"/>
                <w:szCs w:val="20"/>
                <w:lang w:eastAsia="zh-CN"/>
              </w:rPr>
              <w:t>, the system shall send the alert email with accumulated exceptional data to support team.</w:t>
            </w:r>
          </w:p>
        </w:tc>
        <w:tc>
          <w:tcPr>
            <w:tcW w:w="905" w:type="dxa"/>
          </w:tcPr>
          <w:p w14:paraId="73887674" w14:textId="77777777" w:rsidR="0060272F" w:rsidRPr="00211DF8" w:rsidRDefault="0060272F" w:rsidP="0060272F">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w:t>
            </w:r>
          </w:p>
        </w:tc>
      </w:tr>
      <w:tr w:rsidR="0060272F" w:rsidRPr="00211DF8" w14:paraId="5B8E05FB" w14:textId="77777777" w:rsidTr="00A00C1A">
        <w:trPr>
          <w:cantSplit/>
          <w:trHeight w:val="123"/>
        </w:trPr>
        <w:tc>
          <w:tcPr>
            <w:tcW w:w="1391" w:type="dxa"/>
            <w:shd w:val="clear" w:color="auto" w:fill="auto"/>
          </w:tcPr>
          <w:p w14:paraId="736E8A44" w14:textId="77777777" w:rsidR="0060272F" w:rsidRPr="00211DF8" w:rsidRDefault="0060272F"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ESB-SAL-02-05</w:t>
            </w:r>
          </w:p>
        </w:tc>
        <w:tc>
          <w:tcPr>
            <w:tcW w:w="1530" w:type="dxa"/>
          </w:tcPr>
          <w:p w14:paraId="72BB51EE" w14:textId="77777777"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Data processing to EDW</w:t>
            </w:r>
          </w:p>
        </w:tc>
        <w:tc>
          <w:tcPr>
            <w:tcW w:w="3870" w:type="dxa"/>
          </w:tcPr>
          <w:p w14:paraId="174301C9" w14:textId="77777777"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Sales data sending, by block update and return code. With the return code of the service call, the process will mark the block of records the completion of the sending to EDW.</w:t>
            </w:r>
          </w:p>
          <w:p w14:paraId="00A84C46" w14:textId="3FE66C67"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When return value is a failure code, the process applies a retry mechanism with the retry limit. If the number of retry exceeds the limit, it shall skip to next block</w:t>
            </w:r>
            <w:r w:rsidR="00827046">
              <w:rPr>
                <w:rFonts w:ascii="Palatino Linotype" w:eastAsia="SimSun" w:hAnsi="Palatino Linotype"/>
                <w:color w:val="000000"/>
                <w:sz w:val="20"/>
                <w:szCs w:val="20"/>
                <w:lang w:eastAsia="zh-CN"/>
              </w:rPr>
              <w:t>, and the job will end with error data log</w:t>
            </w:r>
            <w:r w:rsidR="004A4443">
              <w:rPr>
                <w:rFonts w:ascii="Palatino Linotype" w:eastAsia="SimSun" w:hAnsi="Palatino Linotype"/>
                <w:color w:val="000000"/>
                <w:sz w:val="20"/>
                <w:szCs w:val="20"/>
                <w:lang w:eastAsia="zh-CN"/>
              </w:rPr>
              <w:t>.</w:t>
            </w:r>
          </w:p>
        </w:tc>
        <w:tc>
          <w:tcPr>
            <w:tcW w:w="1096" w:type="dxa"/>
          </w:tcPr>
          <w:p w14:paraId="5382BB26" w14:textId="77777777" w:rsidR="0060272F" w:rsidRPr="00211DF8" w:rsidRDefault="0060272F" w:rsidP="004A4443">
            <w:pPr>
              <w:jc w:val="center"/>
              <w:rPr>
                <w:rFonts w:ascii="Palatino Linotype" w:hAnsi="Palatino Linotype"/>
                <w:color w:val="000000"/>
              </w:rPr>
            </w:pPr>
            <w:r w:rsidRPr="00211DF8">
              <w:rPr>
                <w:rFonts w:ascii="Palatino Linotype" w:hAnsi="Palatino Linotype"/>
                <w:color w:val="000000"/>
              </w:rPr>
              <w:t>Must Have</w:t>
            </w:r>
          </w:p>
        </w:tc>
        <w:tc>
          <w:tcPr>
            <w:tcW w:w="951" w:type="dxa"/>
          </w:tcPr>
          <w:p w14:paraId="5952709A" w14:textId="77777777" w:rsidR="0060272F" w:rsidRPr="00211DF8" w:rsidRDefault="0060272F"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Polly</w:t>
            </w:r>
          </w:p>
        </w:tc>
        <w:tc>
          <w:tcPr>
            <w:tcW w:w="4248" w:type="dxa"/>
          </w:tcPr>
          <w:p w14:paraId="4AB6BA68" w14:textId="42480428" w:rsidR="0060272F" w:rsidRPr="00211DF8" w:rsidRDefault="0060272F" w:rsidP="00A00C1A">
            <w:pPr>
              <w:spacing w:after="0"/>
              <w:rPr>
                <w:rFonts w:ascii="Palatino Linotype" w:hAnsi="Palatino Linotype"/>
                <w:sz w:val="21"/>
                <w:szCs w:val="20"/>
              </w:rPr>
            </w:pPr>
            <w:r w:rsidRPr="00211DF8">
              <w:rPr>
                <w:rFonts w:ascii="Palatino Linotype" w:hAnsi="Palatino Linotype"/>
                <w:sz w:val="21"/>
                <w:szCs w:val="20"/>
              </w:rPr>
              <w:t xml:space="preserve">The service bus has the limitation of </w:t>
            </w:r>
            <w:r w:rsidR="00631187" w:rsidRPr="00211DF8">
              <w:rPr>
                <w:rFonts w:ascii="Palatino Linotype" w:hAnsi="Palatino Linotype"/>
                <w:sz w:val="21"/>
                <w:szCs w:val="20"/>
              </w:rPr>
              <w:t>network;</w:t>
            </w:r>
            <w:r w:rsidRPr="00211DF8">
              <w:rPr>
                <w:rFonts w:ascii="Palatino Linotype" w:hAnsi="Palatino Linotype"/>
                <w:sz w:val="21"/>
                <w:szCs w:val="20"/>
              </w:rPr>
              <w:t xml:space="preserve"> the number of records shall be </w:t>
            </w:r>
            <w:r w:rsidR="00631187">
              <w:rPr>
                <w:rFonts w:ascii="Palatino Linotype" w:hAnsi="Palatino Linotype"/>
                <w:sz w:val="21"/>
                <w:szCs w:val="20"/>
              </w:rPr>
              <w:t>transferred</w:t>
            </w:r>
            <w:r w:rsidRPr="00211DF8">
              <w:rPr>
                <w:rFonts w:ascii="Palatino Linotype" w:hAnsi="Palatino Linotype"/>
                <w:sz w:val="21"/>
                <w:szCs w:val="20"/>
              </w:rPr>
              <w:t xml:space="preserve"> block by block (e.g. 50)</w:t>
            </w:r>
            <w:r w:rsidR="00891BF5">
              <w:rPr>
                <w:rFonts w:ascii="Palatino Linotype" w:hAnsi="Palatino Linotype"/>
                <w:sz w:val="21"/>
                <w:szCs w:val="20"/>
              </w:rPr>
              <w:t xml:space="preserve"> into EDW through the service</w:t>
            </w:r>
            <w:r w:rsidRPr="00211DF8">
              <w:rPr>
                <w:rFonts w:ascii="Palatino Linotype" w:hAnsi="Palatino Linotype"/>
                <w:sz w:val="21"/>
                <w:szCs w:val="20"/>
              </w:rPr>
              <w:t>. This number shall be designed as a configurable item in the system.</w:t>
            </w:r>
          </w:p>
          <w:p w14:paraId="5F1A084A" w14:textId="77777777" w:rsidR="0060272F" w:rsidRPr="00211DF8" w:rsidRDefault="0060272F" w:rsidP="00A00C1A">
            <w:pPr>
              <w:rPr>
                <w:rFonts w:ascii="Palatino Linotype" w:eastAsia="SimSun" w:hAnsi="Palatino Linotype"/>
                <w:color w:val="000000"/>
                <w:lang w:eastAsia="zh-CN"/>
              </w:rPr>
            </w:pPr>
            <w:r w:rsidRPr="00211DF8">
              <w:rPr>
                <w:rFonts w:ascii="Palatino Linotype" w:eastAsia="SimSun" w:hAnsi="Palatino Linotype"/>
                <w:color w:val="000000"/>
                <w:lang w:eastAsia="zh-CN"/>
              </w:rPr>
              <w:t>When the service response success return code, update to the staging tables indicating the corresponding records are synchronized</w:t>
            </w:r>
            <w:r w:rsidR="004A4443">
              <w:rPr>
                <w:rFonts w:ascii="Palatino Linotype" w:eastAsia="SimSun" w:hAnsi="Palatino Linotype"/>
                <w:color w:val="000000"/>
                <w:lang w:eastAsia="zh-CN"/>
              </w:rPr>
              <w:t>.</w:t>
            </w:r>
          </w:p>
        </w:tc>
        <w:tc>
          <w:tcPr>
            <w:tcW w:w="905" w:type="dxa"/>
          </w:tcPr>
          <w:p w14:paraId="04BCD6ED" w14:textId="77777777" w:rsidR="0060272F" w:rsidRPr="00211DF8" w:rsidRDefault="0060272F" w:rsidP="0060272F">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w:t>
            </w:r>
          </w:p>
        </w:tc>
      </w:tr>
      <w:tr w:rsidR="002E2CFC" w:rsidRPr="00211DF8" w14:paraId="2F009DAA" w14:textId="77777777" w:rsidTr="00A00C1A">
        <w:trPr>
          <w:cantSplit/>
          <w:trHeight w:val="123"/>
        </w:trPr>
        <w:tc>
          <w:tcPr>
            <w:tcW w:w="1391" w:type="dxa"/>
            <w:shd w:val="clear" w:color="auto" w:fill="auto"/>
          </w:tcPr>
          <w:p w14:paraId="72885DC0" w14:textId="77777777" w:rsidR="002E2CFC" w:rsidRPr="00211DF8" w:rsidRDefault="002E2CFC" w:rsidP="00A00C1A">
            <w:pPr>
              <w:rPr>
                <w:rFonts w:ascii="Palatino Linotype" w:hAnsi="Palatino Linotype"/>
                <w:color w:val="000000"/>
              </w:rPr>
            </w:pPr>
            <w:r w:rsidRPr="00211DF8">
              <w:rPr>
                <w:rFonts w:ascii="Palatino Linotype" w:eastAsia="SimSun" w:hAnsi="Palatino Linotype"/>
                <w:color w:val="000000"/>
                <w:sz w:val="20"/>
                <w:szCs w:val="20"/>
                <w:lang w:eastAsia="zh-CN"/>
              </w:rPr>
              <w:t>ESB-SAL-02-06</w:t>
            </w:r>
          </w:p>
        </w:tc>
        <w:tc>
          <w:tcPr>
            <w:tcW w:w="1530" w:type="dxa"/>
          </w:tcPr>
          <w:p w14:paraId="74817A58" w14:textId="77777777" w:rsidR="002E2CFC" w:rsidRPr="00211DF8" w:rsidRDefault="002E2CFC" w:rsidP="00A00C1A">
            <w:pPr>
              <w:rPr>
                <w:rFonts w:ascii="Palatino Linotype" w:hAnsi="Palatino Linotype"/>
                <w:color w:val="000000"/>
              </w:rPr>
            </w:pPr>
            <w:r w:rsidRPr="00211DF8">
              <w:rPr>
                <w:rFonts w:ascii="Palatino Linotype" w:hAnsi="Palatino Linotype"/>
                <w:color w:val="000000"/>
              </w:rPr>
              <w:t>Job Completion</w:t>
            </w:r>
          </w:p>
        </w:tc>
        <w:tc>
          <w:tcPr>
            <w:tcW w:w="3870" w:type="dxa"/>
          </w:tcPr>
          <w:p w14:paraId="263F7BE1" w14:textId="77777777" w:rsidR="002E2CFC" w:rsidRPr="00211DF8" w:rsidRDefault="002E2CFC"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The job completion shall log information of the job processing in DB for real time processing</w:t>
            </w:r>
            <w:r w:rsidR="004A4443">
              <w:rPr>
                <w:rFonts w:ascii="Palatino Linotype" w:eastAsia="SimSun" w:hAnsi="Palatino Linotype"/>
                <w:color w:val="000000"/>
                <w:sz w:val="20"/>
                <w:szCs w:val="20"/>
                <w:lang w:eastAsia="zh-CN"/>
              </w:rPr>
              <w:t>.</w:t>
            </w:r>
          </w:p>
        </w:tc>
        <w:tc>
          <w:tcPr>
            <w:tcW w:w="1096" w:type="dxa"/>
          </w:tcPr>
          <w:p w14:paraId="6C802E98" w14:textId="77777777" w:rsidR="002E2CFC" w:rsidRPr="00211DF8" w:rsidRDefault="002E2CFC" w:rsidP="004A4443">
            <w:pPr>
              <w:jc w:val="center"/>
              <w:rPr>
                <w:rFonts w:ascii="Palatino Linotype" w:hAnsi="Palatino Linotype"/>
                <w:color w:val="000000"/>
              </w:rPr>
            </w:pPr>
            <w:r w:rsidRPr="00211DF8">
              <w:rPr>
                <w:rFonts w:ascii="Palatino Linotype" w:hAnsi="Palatino Linotype"/>
                <w:color w:val="000000"/>
              </w:rPr>
              <w:t>Must Have</w:t>
            </w:r>
          </w:p>
        </w:tc>
        <w:tc>
          <w:tcPr>
            <w:tcW w:w="951" w:type="dxa"/>
          </w:tcPr>
          <w:p w14:paraId="0C885E7B" w14:textId="77777777" w:rsidR="002E2CFC" w:rsidRPr="00211DF8" w:rsidRDefault="002E2CFC"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Polly</w:t>
            </w:r>
          </w:p>
        </w:tc>
        <w:tc>
          <w:tcPr>
            <w:tcW w:w="4248" w:type="dxa"/>
          </w:tcPr>
          <w:p w14:paraId="669D3F77" w14:textId="77777777" w:rsidR="002E2CFC" w:rsidRPr="00211DF8" w:rsidRDefault="002E2CFC" w:rsidP="00A00C1A">
            <w:pPr>
              <w:pStyle w:val="ListParagraph"/>
              <w:numPr>
                <w:ilvl w:val="0"/>
                <w:numId w:val="28"/>
              </w:numPr>
              <w:spacing w:after="0"/>
              <w:rPr>
                <w:rFonts w:ascii="Palatino Linotype" w:hAnsi="Palatino Linotype"/>
                <w:sz w:val="20"/>
                <w:szCs w:val="20"/>
              </w:rPr>
            </w:pPr>
            <w:r w:rsidRPr="00211DF8">
              <w:rPr>
                <w:rFonts w:ascii="Palatino Linotype" w:hAnsi="Palatino Linotype"/>
                <w:sz w:val="20"/>
                <w:szCs w:val="20"/>
              </w:rPr>
              <w:t>Job run status</w:t>
            </w:r>
          </w:p>
          <w:p w14:paraId="3998AD92" w14:textId="77777777" w:rsidR="002E2CFC" w:rsidRPr="00211DF8" w:rsidRDefault="002E2CFC" w:rsidP="00A00C1A">
            <w:pPr>
              <w:pStyle w:val="ListParagraph"/>
              <w:numPr>
                <w:ilvl w:val="0"/>
                <w:numId w:val="28"/>
              </w:numPr>
              <w:spacing w:after="0"/>
              <w:rPr>
                <w:rFonts w:ascii="Palatino Linotype" w:hAnsi="Palatino Linotype"/>
                <w:sz w:val="20"/>
                <w:szCs w:val="20"/>
              </w:rPr>
            </w:pPr>
            <w:r w:rsidRPr="00211DF8">
              <w:rPr>
                <w:rFonts w:ascii="Palatino Linotype" w:hAnsi="Palatino Linotype"/>
                <w:sz w:val="20"/>
                <w:szCs w:val="20"/>
              </w:rPr>
              <w:t>Number of records processed</w:t>
            </w:r>
          </w:p>
          <w:p w14:paraId="31477EC0" w14:textId="77777777" w:rsidR="002E2CFC" w:rsidRPr="00211DF8" w:rsidRDefault="002E2CFC" w:rsidP="00A00C1A">
            <w:pPr>
              <w:pStyle w:val="ListParagraph"/>
              <w:numPr>
                <w:ilvl w:val="0"/>
                <w:numId w:val="28"/>
              </w:numPr>
              <w:spacing w:after="0"/>
              <w:rPr>
                <w:rFonts w:ascii="Palatino Linotype" w:hAnsi="Palatino Linotype"/>
                <w:sz w:val="20"/>
                <w:szCs w:val="20"/>
              </w:rPr>
            </w:pPr>
            <w:r w:rsidRPr="00211DF8">
              <w:rPr>
                <w:rFonts w:ascii="Palatino Linotype" w:hAnsi="Palatino Linotype"/>
                <w:sz w:val="20"/>
                <w:szCs w:val="20"/>
              </w:rPr>
              <w:t>Job name, e.g. Staging - EDW</w:t>
            </w:r>
          </w:p>
          <w:p w14:paraId="1ED654E2" w14:textId="77777777" w:rsidR="002E2CFC" w:rsidRPr="00211DF8" w:rsidRDefault="002E2CFC" w:rsidP="00A00C1A">
            <w:pPr>
              <w:pStyle w:val="ListParagraph"/>
              <w:numPr>
                <w:ilvl w:val="0"/>
                <w:numId w:val="28"/>
              </w:numPr>
              <w:spacing w:after="0"/>
              <w:rPr>
                <w:rFonts w:ascii="Palatino Linotype" w:hAnsi="Palatino Linotype"/>
                <w:sz w:val="20"/>
                <w:szCs w:val="20"/>
              </w:rPr>
            </w:pPr>
            <w:r w:rsidRPr="00211DF8">
              <w:rPr>
                <w:rFonts w:ascii="Palatino Linotype" w:hAnsi="Palatino Linotype"/>
                <w:sz w:val="20"/>
                <w:szCs w:val="20"/>
              </w:rPr>
              <w:t>Job ID</w:t>
            </w:r>
          </w:p>
          <w:p w14:paraId="1F83205F" w14:textId="77777777" w:rsidR="002E2CFC" w:rsidRPr="00211DF8" w:rsidRDefault="002E2CFC" w:rsidP="00A00C1A">
            <w:pPr>
              <w:pStyle w:val="ListParagraph"/>
              <w:numPr>
                <w:ilvl w:val="0"/>
                <w:numId w:val="28"/>
              </w:numPr>
              <w:spacing w:after="0"/>
              <w:rPr>
                <w:rFonts w:ascii="Palatino Linotype" w:hAnsi="Palatino Linotype"/>
                <w:sz w:val="20"/>
                <w:szCs w:val="20"/>
              </w:rPr>
            </w:pPr>
            <w:r w:rsidRPr="00211DF8">
              <w:rPr>
                <w:rFonts w:ascii="Palatino Linotype" w:hAnsi="Palatino Linotype"/>
                <w:sz w:val="20"/>
                <w:szCs w:val="20"/>
              </w:rPr>
              <w:t>Job run error stage (if any)</w:t>
            </w:r>
          </w:p>
          <w:p w14:paraId="047D8DD2" w14:textId="77777777" w:rsidR="002E2CFC" w:rsidRPr="00211DF8" w:rsidRDefault="002E2CFC" w:rsidP="00A00C1A">
            <w:pPr>
              <w:pStyle w:val="ListParagraph"/>
              <w:numPr>
                <w:ilvl w:val="0"/>
                <w:numId w:val="28"/>
              </w:numPr>
              <w:spacing w:after="0"/>
              <w:rPr>
                <w:rFonts w:ascii="Palatino Linotype" w:hAnsi="Palatino Linotype"/>
                <w:sz w:val="20"/>
                <w:szCs w:val="20"/>
              </w:rPr>
            </w:pPr>
            <w:r w:rsidRPr="00211DF8">
              <w:rPr>
                <w:rFonts w:ascii="Palatino Linotype" w:hAnsi="Palatino Linotype"/>
                <w:sz w:val="20"/>
                <w:szCs w:val="20"/>
              </w:rPr>
              <w:t>Error Category, e.g. DB, Network and Other, etc.</w:t>
            </w:r>
          </w:p>
          <w:p w14:paraId="5FB65255" w14:textId="77777777" w:rsidR="002E2CFC" w:rsidRPr="00211DF8" w:rsidRDefault="002E2CFC" w:rsidP="00A00C1A">
            <w:pPr>
              <w:pStyle w:val="ListParagraph"/>
              <w:numPr>
                <w:ilvl w:val="0"/>
                <w:numId w:val="28"/>
              </w:numPr>
              <w:spacing w:after="0"/>
              <w:rPr>
                <w:rFonts w:ascii="Palatino Linotype" w:hAnsi="Palatino Linotype"/>
                <w:color w:val="000000"/>
              </w:rPr>
            </w:pPr>
            <w:r w:rsidRPr="00211DF8">
              <w:rPr>
                <w:rFonts w:ascii="Palatino Linotype" w:hAnsi="Palatino Linotype"/>
                <w:sz w:val="20"/>
                <w:szCs w:val="20"/>
              </w:rPr>
              <w:t>Job start/end time (regarded as Coping to EDW start/end time)</w:t>
            </w:r>
          </w:p>
        </w:tc>
        <w:tc>
          <w:tcPr>
            <w:tcW w:w="905" w:type="dxa"/>
          </w:tcPr>
          <w:p w14:paraId="708164B0" w14:textId="77777777" w:rsidR="002E2CFC" w:rsidRPr="00211DF8" w:rsidRDefault="002E2CFC" w:rsidP="002E2CFC">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ESB-SAL-002</w:t>
            </w:r>
          </w:p>
        </w:tc>
      </w:tr>
    </w:tbl>
    <w:p w14:paraId="45AD419F" w14:textId="77777777" w:rsidR="001814AB" w:rsidRPr="00211DF8" w:rsidRDefault="001814AB" w:rsidP="001814AB">
      <w:pPr>
        <w:jc w:val="both"/>
        <w:rPr>
          <w:rFonts w:ascii="Palatino Linotype" w:hAnsi="Palatino Linotype"/>
        </w:rPr>
      </w:pPr>
    </w:p>
    <w:p w14:paraId="22BB59D0" w14:textId="77777777" w:rsidR="001814AB" w:rsidRPr="00211DF8" w:rsidRDefault="001814AB" w:rsidP="001814AB">
      <w:pPr>
        <w:pStyle w:val="Heading3"/>
        <w:spacing w:after="200" w:line="240" w:lineRule="auto"/>
        <w:jc w:val="both"/>
        <w:rPr>
          <w:rFonts w:ascii="Palatino Linotype" w:eastAsia="SimSun" w:hAnsi="Palatino Linotype"/>
          <w:lang w:eastAsia="zh-CN"/>
        </w:rPr>
        <w:sectPr w:rsidR="001814AB" w:rsidRPr="00211DF8" w:rsidSect="00175D3F">
          <w:pgSz w:w="15840" w:h="12240" w:orient="landscape"/>
          <w:pgMar w:top="720" w:right="720" w:bottom="720" w:left="720" w:header="720" w:footer="794" w:gutter="0"/>
          <w:cols w:space="720"/>
          <w:docGrid w:linePitch="360"/>
        </w:sectPr>
      </w:pPr>
    </w:p>
    <w:p w14:paraId="08714D5E" w14:textId="77777777" w:rsidR="00CE227B" w:rsidRPr="00211DF8" w:rsidRDefault="00CE227B" w:rsidP="007E6F0F">
      <w:pPr>
        <w:jc w:val="both"/>
        <w:rPr>
          <w:rFonts w:ascii="Palatino Linotype" w:hAnsi="Palatino Linotype"/>
        </w:rPr>
      </w:pPr>
    </w:p>
    <w:p w14:paraId="7DB1C997" w14:textId="77777777" w:rsidR="00396E19" w:rsidRPr="00211DF8" w:rsidRDefault="00CE227B" w:rsidP="00165C2D">
      <w:pPr>
        <w:pStyle w:val="Heading3"/>
        <w:spacing w:after="200" w:line="240" w:lineRule="auto"/>
        <w:jc w:val="both"/>
        <w:rPr>
          <w:rFonts w:ascii="Palatino Linotype" w:eastAsia="SimSun" w:hAnsi="Palatino Linotype"/>
          <w:lang w:eastAsia="zh-CN"/>
        </w:rPr>
      </w:pPr>
      <w:bookmarkStart w:id="214" w:name="_Toc469498461"/>
      <w:r w:rsidRPr="00211DF8">
        <w:rPr>
          <w:rFonts w:ascii="Palatino Linotype" w:eastAsia="SimSun" w:hAnsi="Palatino Linotype"/>
          <w:lang w:eastAsia="zh-CN"/>
        </w:rPr>
        <w:t>Sales Data End-of-day</w:t>
      </w:r>
      <w:r w:rsidR="00165C2D" w:rsidRPr="00211DF8">
        <w:rPr>
          <w:rFonts w:ascii="Palatino Linotype" w:eastAsia="SimSun" w:hAnsi="Palatino Linotype"/>
          <w:lang w:eastAsia="zh-CN"/>
        </w:rPr>
        <w:t xml:space="preserve"> (</w:t>
      </w:r>
      <w:r w:rsidR="0035262A" w:rsidRPr="00211DF8">
        <w:rPr>
          <w:rFonts w:ascii="Palatino Linotype" w:eastAsia="SimSun" w:hAnsi="Palatino Linotype"/>
          <w:lang w:eastAsia="zh-CN"/>
        </w:rPr>
        <w:t xml:space="preserve">POS </w:t>
      </w:r>
      <w:r w:rsidR="00165C2D" w:rsidRPr="00211DF8">
        <w:rPr>
          <w:rFonts w:ascii="Palatino Linotype" w:eastAsia="SimSun" w:hAnsi="Palatino Linotype"/>
          <w:lang w:eastAsia="zh-CN"/>
        </w:rPr>
        <w:t xml:space="preserve">– </w:t>
      </w:r>
      <w:r w:rsidR="0035262A" w:rsidRPr="00211DF8">
        <w:rPr>
          <w:rFonts w:ascii="Palatino Linotype" w:eastAsia="SimSun" w:hAnsi="Palatino Linotype"/>
          <w:lang w:eastAsia="zh-CN"/>
        </w:rPr>
        <w:t>Staging</w:t>
      </w:r>
      <w:r w:rsidR="00165C2D" w:rsidRPr="00211DF8">
        <w:rPr>
          <w:rFonts w:ascii="Palatino Linotype" w:eastAsia="SimSun" w:hAnsi="Palatino Linotype"/>
          <w:lang w:eastAsia="zh-CN"/>
        </w:rPr>
        <w:t>)</w:t>
      </w:r>
      <w:bookmarkEnd w:id="214"/>
    </w:p>
    <w:p w14:paraId="288F99C5" w14:textId="77777777" w:rsidR="00711BEE" w:rsidRPr="00211DF8" w:rsidRDefault="00711BEE" w:rsidP="00711BEE">
      <w:pPr>
        <w:pStyle w:val="Heading4"/>
        <w:rPr>
          <w:rFonts w:ascii="Palatino Linotype" w:hAnsi="Palatino Linotype"/>
          <w:lang w:eastAsia="zh-CN"/>
        </w:rPr>
      </w:pPr>
      <w:bookmarkStart w:id="215" w:name="_Toc469498462"/>
      <w:r w:rsidRPr="00211DF8">
        <w:rPr>
          <w:rFonts w:ascii="Palatino Linotype" w:hAnsi="Palatino Linotype"/>
          <w:lang w:eastAsia="zh-CN"/>
        </w:rPr>
        <w:t>Process Flow</w:t>
      </w:r>
      <w:bookmarkEnd w:id="215"/>
    </w:p>
    <w:p w14:paraId="280AF468" w14:textId="6683116D" w:rsidR="00CA6BF5" w:rsidRPr="00211DF8" w:rsidRDefault="00ED2924" w:rsidP="007E6F0F">
      <w:pPr>
        <w:jc w:val="both"/>
        <w:rPr>
          <w:rFonts w:ascii="Palatino Linotype" w:hAnsi="Palatino Linotype"/>
        </w:rPr>
      </w:pPr>
      <w:r w:rsidRPr="00DD45AE">
        <w:rPr>
          <w:rFonts w:ascii="Palatino Linotype" w:hAnsi="Palatino Linotype"/>
          <w:noProof/>
          <w:lang w:val="en-GB" w:eastAsia="zh-CN"/>
        </w:rPr>
        <mc:AlternateContent>
          <mc:Choice Requires="wps">
            <w:drawing>
              <wp:anchor distT="0" distB="0" distL="114300" distR="114300" simplePos="0" relativeHeight="251687936" behindDoc="0" locked="0" layoutInCell="1" allowOverlap="1" wp14:anchorId="4B57C01D" wp14:editId="196C6EF1">
                <wp:simplePos x="0" y="0"/>
                <wp:positionH relativeFrom="column">
                  <wp:posOffset>2457450</wp:posOffset>
                </wp:positionH>
                <wp:positionV relativeFrom="paragraph">
                  <wp:posOffset>6224905</wp:posOffset>
                </wp:positionV>
                <wp:extent cx="279400" cy="284480"/>
                <wp:effectExtent l="57150" t="38100" r="0" b="77470"/>
                <wp:wrapNone/>
                <wp:docPr id="43" name="Oval 43"/>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6C3A3C5B" w14:textId="516CFA9A" w:rsidR="002E0FED" w:rsidRPr="00DD45AE" w:rsidRDefault="002E0FED" w:rsidP="00DD45AE">
                            <w:pPr>
                              <w:jc w:val="center"/>
                              <w:rPr>
                                <w:b/>
                                <w:sz w:val="18"/>
                                <w:lang w:val="en-GB"/>
                              </w:rPr>
                            </w:pPr>
                            <w:r>
                              <w:rPr>
                                <w:b/>
                                <w:sz w:val="18"/>
                                <w:lang w:val="en-GB"/>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57C01D" id="Oval 43" o:spid="_x0000_s1037" style="position:absolute;left:0;text-align:left;margin-left:193.5pt;margin-top:490.15pt;width:22pt;height:2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" fillcolor="#c0504d [3205]" stroked="f" strokeweight="3pt">
                <v:shadow on="t" color="black" opacity="24903f" origin=",.5" offset="0,.55556mm"/>
                <v:textbox inset="0,0,0,0">
                  <w:txbxContent>
                    <w:p w14:paraId="6C3A3C5B" w14:textId="516CFA9A" w:rsidR="002E0FED" w:rsidRPr="00DD45AE" w:rsidRDefault="002E0FED" w:rsidP="00DD45AE">
                      <w:pPr>
                        <w:jc w:val="center"/>
                        <w:rPr>
                          <w:b/>
                          <w:sz w:val="18"/>
                          <w:lang w:val="en-GB"/>
                        </w:rPr>
                      </w:pPr>
                      <w:r>
                        <w:rPr>
                          <w:b/>
                          <w:sz w:val="18"/>
                          <w:lang w:val="en-GB"/>
                        </w:rPr>
                        <w:t>5</w:t>
                      </w:r>
                    </w:p>
                  </w:txbxContent>
                </v:textbox>
              </v:oval>
            </w:pict>
          </mc:Fallback>
        </mc:AlternateContent>
      </w:r>
      <w:r w:rsidRPr="00DD45AE">
        <w:rPr>
          <w:rFonts w:ascii="Palatino Linotype" w:hAnsi="Palatino Linotype"/>
          <w:noProof/>
          <w:lang w:val="en-GB" w:eastAsia="zh-CN"/>
        </w:rPr>
        <mc:AlternateContent>
          <mc:Choice Requires="wps">
            <w:drawing>
              <wp:anchor distT="0" distB="0" distL="114300" distR="114300" simplePos="0" relativeHeight="251685888" behindDoc="0" locked="0" layoutInCell="1" allowOverlap="1" wp14:anchorId="13A46F97" wp14:editId="3F44D23A">
                <wp:simplePos x="0" y="0"/>
                <wp:positionH relativeFrom="column">
                  <wp:posOffset>2438400</wp:posOffset>
                </wp:positionH>
                <wp:positionV relativeFrom="paragraph">
                  <wp:posOffset>5869305</wp:posOffset>
                </wp:positionV>
                <wp:extent cx="279400" cy="284480"/>
                <wp:effectExtent l="57150" t="38100" r="0" b="77470"/>
                <wp:wrapNone/>
                <wp:docPr id="41" name="Oval 41"/>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51F810F1" w14:textId="48AA07AE" w:rsidR="002E0FED" w:rsidRPr="00DD45AE" w:rsidRDefault="002E0FED" w:rsidP="00DD45AE">
                            <w:pPr>
                              <w:jc w:val="center"/>
                              <w:rPr>
                                <w:b/>
                                <w:sz w:val="18"/>
                                <w:lang w:val="en-GB"/>
                              </w:rPr>
                            </w:pPr>
                            <w:r>
                              <w:rPr>
                                <w:b/>
                                <w:sz w:val="18"/>
                                <w:lang w:val="en-GB"/>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A46F97" id="Oval 41" o:spid="_x0000_s1038" style="position:absolute;left:0;text-align:left;margin-left:192pt;margin-top:462.15pt;width:22pt;height:2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" fillcolor="#c0504d [3205]" stroked="f" strokeweight="3pt">
                <v:shadow on="t" color="black" opacity="24903f" origin=",.5" offset="0,.55556mm"/>
                <v:textbox inset="0,0,0,0">
                  <w:txbxContent>
                    <w:p w14:paraId="51F810F1" w14:textId="48AA07AE" w:rsidR="002E0FED" w:rsidRPr="00DD45AE" w:rsidRDefault="002E0FED" w:rsidP="00DD45AE">
                      <w:pPr>
                        <w:jc w:val="center"/>
                        <w:rPr>
                          <w:b/>
                          <w:sz w:val="18"/>
                          <w:lang w:val="en-GB"/>
                        </w:rPr>
                      </w:pPr>
                      <w:r>
                        <w:rPr>
                          <w:b/>
                          <w:sz w:val="18"/>
                          <w:lang w:val="en-GB"/>
                        </w:rPr>
                        <w:t>4</w:t>
                      </w:r>
                    </w:p>
                  </w:txbxContent>
                </v:textbox>
              </v:oval>
            </w:pict>
          </mc:Fallback>
        </mc:AlternateContent>
      </w:r>
      <w:r w:rsidR="00AD2DF9" w:rsidRPr="00DD45AE">
        <w:rPr>
          <w:rFonts w:ascii="Palatino Linotype" w:hAnsi="Palatino Linotype"/>
          <w:noProof/>
          <w:lang w:val="en-GB" w:eastAsia="zh-CN"/>
        </w:rPr>
        <mc:AlternateContent>
          <mc:Choice Requires="wps">
            <w:drawing>
              <wp:anchor distT="0" distB="0" distL="114300" distR="114300" simplePos="0" relativeHeight="251683840" behindDoc="0" locked="0" layoutInCell="1" allowOverlap="1" wp14:anchorId="1F395708" wp14:editId="74CABB1D">
                <wp:simplePos x="0" y="0"/>
                <wp:positionH relativeFrom="column">
                  <wp:posOffset>2438400</wp:posOffset>
                </wp:positionH>
                <wp:positionV relativeFrom="paragraph">
                  <wp:posOffset>5031105</wp:posOffset>
                </wp:positionV>
                <wp:extent cx="279400" cy="284480"/>
                <wp:effectExtent l="57150" t="38100" r="0" b="77470"/>
                <wp:wrapNone/>
                <wp:docPr id="40" name="Oval 40"/>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17BAA858" w14:textId="7D91F519" w:rsidR="002E0FED" w:rsidRPr="00DD45AE" w:rsidRDefault="002E0FED" w:rsidP="00DD45AE">
                            <w:pPr>
                              <w:jc w:val="center"/>
                              <w:rPr>
                                <w:b/>
                                <w:sz w:val="18"/>
                                <w:lang w:val="en-GB"/>
                              </w:rPr>
                            </w:pPr>
                            <w:r>
                              <w:rPr>
                                <w:b/>
                                <w:sz w:val="18"/>
                                <w:lang w:val="en-GB"/>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395708" id="Oval 40" o:spid="_x0000_s1039" style="position:absolute;left:0;text-align:left;margin-left:192pt;margin-top:396.15pt;width:22pt;height:22.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" fillcolor="#c0504d [3205]" stroked="f" strokeweight="3pt">
                <v:shadow on="t" color="black" opacity="24903f" origin=",.5" offset="0,.55556mm"/>
                <v:textbox inset="0,0,0,0">
                  <w:txbxContent>
                    <w:p w14:paraId="17BAA858" w14:textId="7D91F519" w:rsidR="002E0FED" w:rsidRPr="00DD45AE" w:rsidRDefault="002E0FED" w:rsidP="00DD45AE">
                      <w:pPr>
                        <w:jc w:val="center"/>
                        <w:rPr>
                          <w:b/>
                          <w:sz w:val="18"/>
                          <w:lang w:val="en-GB"/>
                        </w:rPr>
                      </w:pPr>
                      <w:r>
                        <w:rPr>
                          <w:b/>
                          <w:sz w:val="18"/>
                          <w:lang w:val="en-GB"/>
                        </w:rPr>
                        <w:t>3</w:t>
                      </w:r>
                    </w:p>
                  </w:txbxContent>
                </v:textbox>
              </v:oval>
            </w:pict>
          </mc:Fallback>
        </mc:AlternateContent>
      </w:r>
      <w:r w:rsidR="00AD2DF9" w:rsidRPr="00DD45AE">
        <w:rPr>
          <w:rFonts w:ascii="Palatino Linotype" w:hAnsi="Palatino Linotype"/>
          <w:noProof/>
          <w:lang w:val="en-GB" w:eastAsia="zh-CN"/>
        </w:rPr>
        <mc:AlternateContent>
          <mc:Choice Requires="wps">
            <w:drawing>
              <wp:anchor distT="0" distB="0" distL="114300" distR="114300" simplePos="0" relativeHeight="251681792" behindDoc="0" locked="0" layoutInCell="1" allowOverlap="1" wp14:anchorId="5AED0175" wp14:editId="0C7F1F36">
                <wp:simplePos x="0" y="0"/>
                <wp:positionH relativeFrom="column">
                  <wp:posOffset>2432050</wp:posOffset>
                </wp:positionH>
                <wp:positionV relativeFrom="paragraph">
                  <wp:posOffset>4275455</wp:posOffset>
                </wp:positionV>
                <wp:extent cx="279400" cy="284480"/>
                <wp:effectExtent l="57150" t="38100" r="0" b="77470"/>
                <wp:wrapNone/>
                <wp:docPr id="39" name="Oval 39"/>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11000A09" w14:textId="5741D7BB" w:rsidR="002E0FED" w:rsidRPr="00DD45AE" w:rsidRDefault="002E0FED" w:rsidP="00DD45AE">
                            <w:pPr>
                              <w:jc w:val="center"/>
                              <w:rPr>
                                <w:b/>
                                <w:sz w:val="18"/>
                                <w:lang w:val="en-GB"/>
                              </w:rPr>
                            </w:pPr>
                            <w:r>
                              <w:rPr>
                                <w:b/>
                                <w:sz w:val="18"/>
                                <w:lang w:val="en-GB"/>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ED0175" id="Oval 39" o:spid="_x0000_s1040" style="position:absolute;left:0;text-align:left;margin-left:191.5pt;margin-top:336.65pt;width:22pt;height:2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" fillcolor="#c0504d [3205]" stroked="f" strokeweight="3pt">
                <v:shadow on="t" color="black" opacity="24903f" origin=",.5" offset="0,.55556mm"/>
                <v:textbox inset="0,0,0,0">
                  <w:txbxContent>
                    <w:p w14:paraId="11000A09" w14:textId="5741D7BB" w:rsidR="002E0FED" w:rsidRPr="00DD45AE" w:rsidRDefault="002E0FED" w:rsidP="00DD45AE">
                      <w:pPr>
                        <w:jc w:val="center"/>
                        <w:rPr>
                          <w:b/>
                          <w:sz w:val="18"/>
                          <w:lang w:val="en-GB"/>
                        </w:rPr>
                      </w:pPr>
                      <w:r>
                        <w:rPr>
                          <w:b/>
                          <w:sz w:val="18"/>
                          <w:lang w:val="en-GB"/>
                        </w:rPr>
                        <w:t>2</w:t>
                      </w:r>
                    </w:p>
                  </w:txbxContent>
                </v:textbox>
              </v:oval>
            </w:pict>
          </mc:Fallback>
        </mc:AlternateContent>
      </w:r>
      <w:r w:rsidR="00D64D69" w:rsidRPr="00DD45AE">
        <w:rPr>
          <w:rFonts w:ascii="Palatino Linotype" w:hAnsi="Palatino Linotype"/>
          <w:noProof/>
          <w:lang w:val="en-GB" w:eastAsia="zh-CN"/>
        </w:rPr>
        <mc:AlternateContent>
          <mc:Choice Requires="wps">
            <w:drawing>
              <wp:anchor distT="0" distB="0" distL="114300" distR="114300" simplePos="0" relativeHeight="251679744" behindDoc="0" locked="0" layoutInCell="1" allowOverlap="1" wp14:anchorId="5DEEF062" wp14:editId="7D836A08">
                <wp:simplePos x="0" y="0"/>
                <wp:positionH relativeFrom="column">
                  <wp:posOffset>2343150</wp:posOffset>
                </wp:positionH>
                <wp:positionV relativeFrom="paragraph">
                  <wp:posOffset>624205</wp:posOffset>
                </wp:positionV>
                <wp:extent cx="279400" cy="284480"/>
                <wp:effectExtent l="57150" t="38100" r="0" b="77470"/>
                <wp:wrapNone/>
                <wp:docPr id="38" name="Oval 38"/>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1EE73F02" w14:textId="2EDA8BEC" w:rsidR="002E0FED" w:rsidRPr="00DD45AE" w:rsidRDefault="002E0FED" w:rsidP="00DD45AE">
                            <w:pPr>
                              <w:jc w:val="center"/>
                              <w:rPr>
                                <w:b/>
                                <w:sz w:val="18"/>
                                <w:lang w:val="en-GB"/>
                              </w:rPr>
                            </w:pPr>
                            <w:r>
                              <w:rPr>
                                <w:b/>
                                <w:sz w:val="18"/>
                                <w:lang w:val="en-GB"/>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EEF062" id="Oval 38" o:spid="_x0000_s1041" style="position:absolute;left:0;text-align:left;margin-left:184.5pt;margin-top:49.15pt;width:22pt;height:2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" fillcolor="#c0504d [3205]" stroked="f" strokeweight="3pt">
                <v:shadow on="t" color="black" opacity="24903f" origin=",.5" offset="0,.55556mm"/>
                <v:textbox inset="0,0,0,0">
                  <w:txbxContent>
                    <w:p w14:paraId="1EE73F02" w14:textId="2EDA8BEC" w:rsidR="002E0FED" w:rsidRPr="00DD45AE" w:rsidRDefault="002E0FED" w:rsidP="00DD45AE">
                      <w:pPr>
                        <w:jc w:val="center"/>
                        <w:rPr>
                          <w:b/>
                          <w:sz w:val="18"/>
                          <w:lang w:val="en-GB"/>
                        </w:rPr>
                      </w:pPr>
                      <w:r>
                        <w:rPr>
                          <w:b/>
                          <w:sz w:val="18"/>
                          <w:lang w:val="en-GB"/>
                        </w:rPr>
                        <w:t>1</w:t>
                      </w:r>
                    </w:p>
                  </w:txbxContent>
                </v:textbox>
              </v:oval>
            </w:pict>
          </mc:Fallback>
        </mc:AlternateContent>
      </w:r>
      <w:r w:rsidR="00B54094">
        <w:rPr>
          <w:noProof/>
          <w:lang w:val="en-GB" w:eastAsia="zh-CN"/>
        </w:rPr>
        <w:drawing>
          <wp:inline distT="0" distB="0" distL="0" distR="0" wp14:anchorId="3770A25C" wp14:editId="6C990226">
            <wp:extent cx="6858000" cy="71081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7108190"/>
                    </a:xfrm>
                    <a:prstGeom prst="rect">
                      <a:avLst/>
                    </a:prstGeom>
                  </pic:spPr>
                </pic:pic>
              </a:graphicData>
            </a:graphic>
          </wp:inline>
        </w:drawing>
      </w:r>
    </w:p>
    <w:p w14:paraId="474F0B74" w14:textId="77777777" w:rsidR="000F67A7" w:rsidRPr="00211DF8" w:rsidRDefault="000F67A7">
      <w:pPr>
        <w:rPr>
          <w:rFonts w:ascii="Palatino Linotype" w:eastAsia="PMingLiU" w:hAnsi="Palatino Linotype" w:cs="Times New Roman"/>
          <w:b/>
          <w:color w:val="215868"/>
          <w:sz w:val="24"/>
          <w:lang w:val="en-GB" w:eastAsia="zh-CN"/>
        </w:rPr>
      </w:pPr>
      <w:r w:rsidRPr="00211DF8">
        <w:rPr>
          <w:rFonts w:ascii="Palatino Linotype" w:hAnsi="Palatino Linotype"/>
        </w:rPr>
        <w:br w:type="page"/>
      </w:r>
    </w:p>
    <w:p w14:paraId="3E773A88" w14:textId="77777777" w:rsidR="00CE227B" w:rsidRPr="00211DF8" w:rsidRDefault="00CE227B" w:rsidP="007E6F0F">
      <w:pPr>
        <w:pStyle w:val="ShapeTypeStyle"/>
        <w:spacing w:after="0"/>
        <w:jc w:val="both"/>
        <w:rPr>
          <w:rFonts w:ascii="Palatino Linotype" w:hAnsi="Palatino Linotype"/>
        </w:rPr>
      </w:pPr>
      <w:r w:rsidRPr="00211DF8">
        <w:rPr>
          <w:rFonts w:ascii="Palatino Linotype" w:hAnsi="Palatino Linotype"/>
        </w:rPr>
        <w:lastRenderedPageBreak/>
        <w:t>Task</w:t>
      </w:r>
    </w:p>
    <w:tbl>
      <w:tblPr>
        <w:tblW w:w="108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0"/>
        <w:gridCol w:w="5580"/>
        <w:gridCol w:w="1890"/>
        <w:gridCol w:w="1800"/>
      </w:tblGrid>
      <w:tr w:rsidR="004C60AE" w:rsidRPr="00211DF8" w14:paraId="4E88BBD4" w14:textId="77777777" w:rsidTr="00A00C1A">
        <w:trPr>
          <w:cantSplit/>
          <w:tblHeader/>
        </w:trPr>
        <w:tc>
          <w:tcPr>
            <w:tcW w:w="1530" w:type="dxa"/>
            <w:shd w:val="clear" w:color="auto" w:fill="365F91" w:themeFill="accent1" w:themeFillShade="BF"/>
          </w:tcPr>
          <w:p w14:paraId="7F0D41A1" w14:textId="77777777" w:rsidR="004C60AE" w:rsidRPr="00211DF8" w:rsidRDefault="004C60AE" w:rsidP="007E6F0F">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5580" w:type="dxa"/>
            <w:shd w:val="clear" w:color="auto" w:fill="365F91" w:themeFill="accent1" w:themeFillShade="BF"/>
          </w:tcPr>
          <w:p w14:paraId="3A9BAF9B" w14:textId="77777777" w:rsidR="004C60AE" w:rsidRPr="00211DF8" w:rsidRDefault="004C60AE"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890" w:type="dxa"/>
            <w:shd w:val="clear" w:color="auto" w:fill="365F91" w:themeFill="accent1" w:themeFillShade="BF"/>
          </w:tcPr>
          <w:p w14:paraId="01AC995D" w14:textId="77777777" w:rsidR="004C60AE" w:rsidRPr="00211DF8" w:rsidRDefault="004C60AE" w:rsidP="00A00C1A">
            <w:pPr>
              <w:spacing w:after="0"/>
              <w:jc w:val="center"/>
              <w:rPr>
                <w:rFonts w:ascii="Palatino Linotype" w:hAnsi="Palatino Linotype"/>
                <w:color w:val="FFFFFF"/>
                <w:szCs w:val="20"/>
              </w:rPr>
            </w:pPr>
            <w:r w:rsidRPr="00211DF8">
              <w:rPr>
                <w:rFonts w:ascii="Palatino Linotype" w:hAnsi="Palatino Linotype"/>
                <w:color w:val="FFFFFF"/>
                <w:szCs w:val="20"/>
              </w:rPr>
              <w:t>Type</w:t>
            </w:r>
          </w:p>
        </w:tc>
        <w:tc>
          <w:tcPr>
            <w:tcW w:w="1800" w:type="dxa"/>
            <w:shd w:val="clear" w:color="auto" w:fill="365F91" w:themeFill="accent1" w:themeFillShade="BF"/>
          </w:tcPr>
          <w:p w14:paraId="55844646" w14:textId="77777777" w:rsidR="004C60AE" w:rsidRPr="00211DF8" w:rsidRDefault="00911DAD" w:rsidP="007E6F0F">
            <w:pPr>
              <w:spacing w:after="0"/>
              <w:jc w:val="both"/>
              <w:rPr>
                <w:rFonts w:ascii="Palatino Linotype" w:hAnsi="Palatino Linotype"/>
                <w:color w:val="FFFFFF"/>
                <w:szCs w:val="20"/>
              </w:rPr>
            </w:pPr>
            <w:r w:rsidRPr="00911DAD">
              <w:rPr>
                <w:rFonts w:ascii="Palatino Linotype" w:hAnsi="Palatino Linotype"/>
                <w:color w:val="FFFFFF"/>
                <w:szCs w:val="20"/>
              </w:rPr>
              <w:t>Process Group/Owner</w:t>
            </w:r>
          </w:p>
        </w:tc>
      </w:tr>
      <w:tr w:rsidR="004C60AE" w:rsidRPr="00211DF8" w14:paraId="3F5DD780" w14:textId="77777777" w:rsidTr="00A00C1A">
        <w:trPr>
          <w:cantSplit/>
          <w:trHeight w:val="123"/>
        </w:trPr>
        <w:tc>
          <w:tcPr>
            <w:tcW w:w="1530" w:type="dxa"/>
            <w:shd w:val="clear" w:color="auto" w:fill="auto"/>
          </w:tcPr>
          <w:p w14:paraId="6E9AA109" w14:textId="77777777" w:rsidR="004C60AE" w:rsidRPr="00211DF8" w:rsidRDefault="004C60AE" w:rsidP="00A00C1A">
            <w:pPr>
              <w:spacing w:after="0"/>
              <w:rPr>
                <w:rFonts w:ascii="Palatino Linotype" w:eastAsia="SimSun" w:hAnsi="Palatino Linotype"/>
                <w:sz w:val="20"/>
                <w:szCs w:val="20"/>
                <w:lang w:eastAsia="zh-CN"/>
              </w:rPr>
            </w:pPr>
            <w:r w:rsidRPr="00211DF8">
              <w:rPr>
                <w:rFonts w:ascii="Palatino Linotype" w:eastAsia="SimSun" w:hAnsi="Palatino Linotype"/>
                <w:sz w:val="20"/>
                <w:szCs w:val="20"/>
                <w:lang w:eastAsia="zh-CN"/>
              </w:rPr>
              <w:t>Monitor POS client’s completion of its EOD process.</w:t>
            </w:r>
          </w:p>
        </w:tc>
        <w:tc>
          <w:tcPr>
            <w:tcW w:w="5580" w:type="dxa"/>
          </w:tcPr>
          <w:p w14:paraId="3D20BB20" w14:textId="77777777" w:rsidR="004C60AE" w:rsidRPr="00211DF8" w:rsidRDefault="004C60AE" w:rsidP="00A00C1A">
            <w:pPr>
              <w:pStyle w:val="ListParagraph"/>
              <w:numPr>
                <w:ilvl w:val="0"/>
                <w:numId w:val="30"/>
              </w:numPr>
              <w:spacing w:after="0"/>
              <w:rPr>
                <w:rFonts w:ascii="Palatino Linotype" w:hAnsi="Palatino Linotype"/>
                <w:sz w:val="20"/>
                <w:szCs w:val="20"/>
              </w:rPr>
            </w:pPr>
            <w:r w:rsidRPr="00211DF8">
              <w:rPr>
                <w:rFonts w:ascii="Palatino Linotype" w:hAnsi="Palatino Linotype"/>
                <w:sz w:val="20"/>
                <w:szCs w:val="20"/>
              </w:rPr>
              <w:t>The enterprise service bus process shall monitor the update of the “</w:t>
            </w:r>
            <w:r w:rsidR="00E11A8B" w:rsidRPr="00211DF8">
              <w:rPr>
                <w:rFonts w:ascii="Palatino Linotype" w:hAnsi="Palatino Linotype"/>
                <w:sz w:val="20"/>
                <w:szCs w:val="20"/>
              </w:rPr>
              <w:t>hist_possystem</w:t>
            </w:r>
            <w:r w:rsidRPr="00211DF8">
              <w:rPr>
                <w:rFonts w:ascii="Palatino Linotype" w:hAnsi="Palatino Linotype"/>
                <w:sz w:val="20"/>
                <w:szCs w:val="20"/>
              </w:rPr>
              <w:t>” which was written in POS clients.</w:t>
            </w:r>
          </w:p>
          <w:p w14:paraId="2BB780FC" w14:textId="77777777" w:rsidR="00E11A8B" w:rsidRPr="00211DF8" w:rsidRDefault="00E11A8B" w:rsidP="00A00C1A">
            <w:pPr>
              <w:spacing w:after="0"/>
              <w:rPr>
                <w:rFonts w:ascii="Palatino Linotype" w:hAnsi="Palatino Linotype"/>
                <w:sz w:val="20"/>
                <w:szCs w:val="20"/>
              </w:rPr>
            </w:pPr>
          </w:p>
          <w:p w14:paraId="39DC0C87" w14:textId="77777777" w:rsidR="004C60AE" w:rsidRPr="00211DF8" w:rsidRDefault="004C60AE" w:rsidP="00A00C1A">
            <w:pPr>
              <w:pStyle w:val="ListParagraph"/>
              <w:numPr>
                <w:ilvl w:val="0"/>
                <w:numId w:val="30"/>
              </w:numPr>
              <w:spacing w:after="0"/>
              <w:rPr>
                <w:rFonts w:ascii="Palatino Linotype" w:hAnsi="Palatino Linotype"/>
                <w:sz w:val="20"/>
                <w:szCs w:val="20"/>
              </w:rPr>
            </w:pPr>
            <w:r w:rsidRPr="00211DF8">
              <w:rPr>
                <w:rFonts w:ascii="Palatino Linotype" w:hAnsi="Palatino Linotype"/>
                <w:sz w:val="20"/>
                <w:szCs w:val="20"/>
              </w:rPr>
              <w:t>On retrieved the triggering value of this record, the EOD job controller will fire a job to start the EOD process towards this data source</w:t>
            </w:r>
            <w:r w:rsidR="00E26165" w:rsidRPr="00211DF8">
              <w:rPr>
                <w:rFonts w:ascii="Palatino Linotype" w:hAnsi="Palatino Linotype"/>
                <w:sz w:val="20"/>
                <w:szCs w:val="20"/>
              </w:rPr>
              <w:t xml:space="preserve"> (MITPOS)</w:t>
            </w:r>
            <w:r w:rsidR="004A4443">
              <w:rPr>
                <w:rFonts w:ascii="Palatino Linotype" w:hAnsi="Palatino Linotype"/>
                <w:sz w:val="20"/>
                <w:szCs w:val="20"/>
              </w:rPr>
              <w:t>.</w:t>
            </w:r>
          </w:p>
          <w:p w14:paraId="49D96DBC" w14:textId="77777777" w:rsidR="00E26165" w:rsidRPr="00211DF8" w:rsidRDefault="00E26165" w:rsidP="00A00C1A">
            <w:pPr>
              <w:spacing w:after="0"/>
              <w:rPr>
                <w:rFonts w:ascii="Palatino Linotype" w:hAnsi="Palatino Linotype"/>
                <w:sz w:val="20"/>
                <w:szCs w:val="20"/>
              </w:rPr>
            </w:pPr>
          </w:p>
        </w:tc>
        <w:tc>
          <w:tcPr>
            <w:tcW w:w="1890" w:type="dxa"/>
          </w:tcPr>
          <w:p w14:paraId="3553A535" w14:textId="77777777" w:rsidR="004C60AE" w:rsidRPr="00211DF8" w:rsidRDefault="004C60AE" w:rsidP="00A00C1A">
            <w:pPr>
              <w:spacing w:after="0"/>
              <w:jc w:val="center"/>
              <w:rPr>
                <w:rFonts w:ascii="Palatino Linotype" w:hAnsi="Palatino Linotype"/>
                <w:sz w:val="20"/>
                <w:szCs w:val="20"/>
              </w:rPr>
            </w:pPr>
            <w:r w:rsidRPr="00211DF8">
              <w:rPr>
                <w:rFonts w:ascii="Palatino Linotype" w:hAnsi="Palatino Linotype"/>
                <w:sz w:val="20"/>
                <w:szCs w:val="20"/>
              </w:rPr>
              <w:t>Process</w:t>
            </w:r>
          </w:p>
        </w:tc>
        <w:tc>
          <w:tcPr>
            <w:tcW w:w="1800" w:type="dxa"/>
          </w:tcPr>
          <w:p w14:paraId="64F5A8E9" w14:textId="77777777" w:rsidR="004C60AE" w:rsidRPr="00211DF8" w:rsidRDefault="00AB7EEB" w:rsidP="00A00C1A">
            <w:pPr>
              <w:spacing w:after="0"/>
              <w:rPr>
                <w:rFonts w:ascii="Palatino Linotype" w:hAnsi="Palatino Linotype"/>
                <w:sz w:val="20"/>
                <w:szCs w:val="20"/>
              </w:rPr>
            </w:pPr>
            <w:r w:rsidRPr="00211DF8">
              <w:rPr>
                <w:rFonts w:ascii="Palatino Linotype" w:eastAsia="SimSun" w:hAnsi="Palatino Linotype"/>
              </w:rPr>
              <w:t>Sales Data Download to Staging DB - Carl</w:t>
            </w:r>
          </w:p>
        </w:tc>
      </w:tr>
      <w:tr w:rsidR="004C60AE" w:rsidRPr="00211DF8" w14:paraId="4B77170F" w14:textId="77777777" w:rsidTr="00A00C1A">
        <w:trPr>
          <w:cantSplit/>
          <w:trHeight w:val="123"/>
        </w:trPr>
        <w:tc>
          <w:tcPr>
            <w:tcW w:w="1530" w:type="dxa"/>
            <w:shd w:val="clear" w:color="auto" w:fill="auto"/>
          </w:tcPr>
          <w:p w14:paraId="0E210FB6" w14:textId="77777777" w:rsidR="004C60AE" w:rsidRPr="00211DF8" w:rsidRDefault="004C60AE" w:rsidP="00A00C1A">
            <w:pPr>
              <w:spacing w:after="0"/>
              <w:rPr>
                <w:rFonts w:ascii="Palatino Linotype" w:hAnsi="Palatino Linotype"/>
                <w:sz w:val="21"/>
                <w:szCs w:val="20"/>
              </w:rPr>
            </w:pPr>
            <w:r w:rsidRPr="00211DF8">
              <w:rPr>
                <w:rFonts w:ascii="Palatino Linotype" w:hAnsi="Palatino Linotype"/>
                <w:sz w:val="21"/>
                <w:szCs w:val="20"/>
              </w:rPr>
              <w:t>Download EOD sales data from POS clients to service bus working database</w:t>
            </w:r>
          </w:p>
        </w:tc>
        <w:tc>
          <w:tcPr>
            <w:tcW w:w="5580" w:type="dxa"/>
          </w:tcPr>
          <w:p w14:paraId="2564742A" w14:textId="77777777" w:rsidR="004C60AE" w:rsidRPr="00211DF8" w:rsidRDefault="004C60AE" w:rsidP="00A00C1A">
            <w:pPr>
              <w:pStyle w:val="ListParagraph"/>
              <w:numPr>
                <w:ilvl w:val="0"/>
                <w:numId w:val="30"/>
              </w:numPr>
              <w:spacing w:after="0"/>
              <w:rPr>
                <w:rFonts w:ascii="Palatino Linotype" w:hAnsi="Palatino Linotype"/>
                <w:sz w:val="21"/>
                <w:szCs w:val="20"/>
              </w:rPr>
            </w:pPr>
            <w:r w:rsidRPr="00211DF8">
              <w:rPr>
                <w:rFonts w:ascii="Palatino Linotype" w:hAnsi="Palatino Linotype"/>
                <w:sz w:val="21"/>
                <w:szCs w:val="20"/>
              </w:rPr>
              <w:t>The EOD processing job downloads full set of data from POS client’s history tables, and stage them in service bus DB.</w:t>
            </w:r>
          </w:p>
          <w:p w14:paraId="19C927D5" w14:textId="77777777" w:rsidR="004C60AE" w:rsidRPr="00211DF8" w:rsidRDefault="004C60AE" w:rsidP="00A00C1A">
            <w:pPr>
              <w:spacing w:after="0"/>
              <w:rPr>
                <w:rFonts w:ascii="Palatino Linotype" w:hAnsi="Palatino Linotype"/>
                <w:sz w:val="21"/>
                <w:szCs w:val="20"/>
              </w:rPr>
            </w:pPr>
          </w:p>
        </w:tc>
        <w:tc>
          <w:tcPr>
            <w:tcW w:w="1890" w:type="dxa"/>
          </w:tcPr>
          <w:p w14:paraId="5509CF2C" w14:textId="77777777" w:rsidR="004C60AE" w:rsidRPr="00211DF8" w:rsidRDefault="004C60AE" w:rsidP="00A00C1A">
            <w:pPr>
              <w:spacing w:after="0"/>
              <w:jc w:val="center"/>
              <w:rPr>
                <w:rFonts w:ascii="Palatino Linotype" w:hAnsi="Palatino Linotype"/>
                <w:sz w:val="21"/>
                <w:szCs w:val="20"/>
              </w:rPr>
            </w:pPr>
            <w:r w:rsidRPr="00211DF8">
              <w:rPr>
                <w:rFonts w:ascii="Palatino Linotype" w:hAnsi="Palatino Linotype"/>
                <w:sz w:val="21"/>
                <w:szCs w:val="20"/>
              </w:rPr>
              <w:t>Input</w:t>
            </w:r>
          </w:p>
        </w:tc>
        <w:tc>
          <w:tcPr>
            <w:tcW w:w="1800" w:type="dxa"/>
          </w:tcPr>
          <w:p w14:paraId="745DBF0C" w14:textId="77777777" w:rsidR="004C60AE" w:rsidRPr="00211DF8" w:rsidRDefault="00AB7EEB" w:rsidP="00A00C1A">
            <w:pPr>
              <w:spacing w:after="0"/>
              <w:rPr>
                <w:rFonts w:ascii="Palatino Linotype" w:hAnsi="Palatino Linotype"/>
                <w:sz w:val="21"/>
                <w:szCs w:val="20"/>
              </w:rPr>
            </w:pPr>
            <w:r w:rsidRPr="00211DF8">
              <w:rPr>
                <w:rFonts w:ascii="Palatino Linotype" w:eastAsia="SimSun" w:hAnsi="Palatino Linotype"/>
              </w:rPr>
              <w:t>Sales Data Download to Staging DB - Carl</w:t>
            </w:r>
          </w:p>
        </w:tc>
      </w:tr>
      <w:tr w:rsidR="0024148A" w:rsidRPr="00211DF8" w14:paraId="48482EBB" w14:textId="77777777" w:rsidTr="00A00C1A">
        <w:trPr>
          <w:cantSplit/>
          <w:trHeight w:val="123"/>
        </w:trPr>
        <w:tc>
          <w:tcPr>
            <w:tcW w:w="1530" w:type="dxa"/>
            <w:shd w:val="clear" w:color="auto" w:fill="auto"/>
          </w:tcPr>
          <w:p w14:paraId="32BC8346" w14:textId="77777777" w:rsidR="0024148A" w:rsidRPr="00211DF8" w:rsidRDefault="0024148A" w:rsidP="00A00C1A">
            <w:pPr>
              <w:spacing w:after="0"/>
              <w:rPr>
                <w:rFonts w:ascii="Palatino Linotype" w:hAnsi="Palatino Linotype"/>
                <w:sz w:val="21"/>
                <w:szCs w:val="20"/>
              </w:rPr>
            </w:pPr>
            <w:r w:rsidRPr="00211DF8">
              <w:rPr>
                <w:rFonts w:ascii="Palatino Linotype" w:hAnsi="Palatino Linotype"/>
                <w:sz w:val="21"/>
                <w:szCs w:val="20"/>
              </w:rPr>
              <w:t>Validate the data integrity</w:t>
            </w:r>
          </w:p>
        </w:tc>
        <w:tc>
          <w:tcPr>
            <w:tcW w:w="5580" w:type="dxa"/>
          </w:tcPr>
          <w:p w14:paraId="0504F2B2" w14:textId="77777777" w:rsidR="0024148A" w:rsidRPr="00211DF8" w:rsidRDefault="0024148A" w:rsidP="00A00C1A">
            <w:pPr>
              <w:pStyle w:val="ListParagraph"/>
              <w:numPr>
                <w:ilvl w:val="0"/>
                <w:numId w:val="30"/>
              </w:numPr>
              <w:spacing w:after="0"/>
              <w:rPr>
                <w:rFonts w:ascii="Palatino Linotype" w:hAnsi="Palatino Linotype"/>
                <w:sz w:val="21"/>
                <w:szCs w:val="20"/>
              </w:rPr>
            </w:pPr>
            <w:r w:rsidRPr="00211DF8">
              <w:rPr>
                <w:rFonts w:ascii="Palatino Linotype" w:hAnsi="Palatino Linotype"/>
                <w:sz w:val="21"/>
                <w:szCs w:val="20"/>
              </w:rPr>
              <w:t>After successfully written into staging DB, The processing job will conduct a check sum upon the data set with below criteria</w:t>
            </w:r>
            <w:r w:rsidR="004A4443">
              <w:rPr>
                <w:rFonts w:ascii="Palatino Linotype" w:hAnsi="Palatino Linotype"/>
                <w:sz w:val="21"/>
                <w:szCs w:val="20"/>
              </w:rPr>
              <w:t>:</w:t>
            </w:r>
          </w:p>
          <w:p w14:paraId="29DF371C" w14:textId="77777777" w:rsidR="00D67929" w:rsidRPr="00211DF8" w:rsidRDefault="0024148A" w:rsidP="00A00C1A">
            <w:pPr>
              <w:pStyle w:val="ListParagraph"/>
              <w:numPr>
                <w:ilvl w:val="0"/>
                <w:numId w:val="29"/>
              </w:numPr>
              <w:spacing w:after="0"/>
              <w:rPr>
                <w:rFonts w:ascii="Palatino Linotype" w:hAnsi="Palatino Linotype"/>
                <w:sz w:val="21"/>
                <w:szCs w:val="20"/>
              </w:rPr>
            </w:pPr>
            <w:r w:rsidRPr="00211DF8">
              <w:rPr>
                <w:rFonts w:ascii="Palatino Linotype" w:hAnsi="Palatino Linotype"/>
                <w:sz w:val="21"/>
                <w:szCs w:val="20"/>
              </w:rPr>
              <w:t>Number of record count received</w:t>
            </w:r>
          </w:p>
          <w:p w14:paraId="7351F999" w14:textId="77777777" w:rsidR="0024148A" w:rsidRPr="00211DF8" w:rsidRDefault="00D67929" w:rsidP="00A00C1A">
            <w:pPr>
              <w:pStyle w:val="ListParagraph"/>
              <w:numPr>
                <w:ilvl w:val="0"/>
                <w:numId w:val="29"/>
              </w:numPr>
              <w:spacing w:after="0"/>
              <w:rPr>
                <w:rFonts w:ascii="Palatino Linotype" w:hAnsi="Palatino Linotype"/>
                <w:sz w:val="21"/>
                <w:szCs w:val="20"/>
              </w:rPr>
            </w:pPr>
            <w:r w:rsidRPr="00211DF8">
              <w:rPr>
                <w:rFonts w:ascii="Palatino Linotype" w:hAnsi="Palatino Linotype"/>
                <w:sz w:val="21"/>
                <w:szCs w:val="20"/>
              </w:rPr>
              <w:t>Total Amount check sum</w:t>
            </w:r>
          </w:p>
          <w:p w14:paraId="2AE146EA" w14:textId="77777777" w:rsidR="0024148A" w:rsidRPr="00211DF8" w:rsidRDefault="0024148A" w:rsidP="00A00C1A">
            <w:pPr>
              <w:pStyle w:val="ListParagraph"/>
              <w:numPr>
                <w:ilvl w:val="0"/>
                <w:numId w:val="29"/>
              </w:numPr>
              <w:spacing w:after="0"/>
              <w:rPr>
                <w:rFonts w:ascii="Palatino Linotype" w:hAnsi="Palatino Linotype"/>
                <w:sz w:val="21"/>
                <w:szCs w:val="20"/>
              </w:rPr>
            </w:pPr>
            <w:r w:rsidRPr="00211DF8">
              <w:rPr>
                <w:rFonts w:ascii="Palatino Linotype" w:hAnsi="Palatino Linotype"/>
                <w:sz w:val="21"/>
                <w:szCs w:val="20"/>
              </w:rPr>
              <w:t xml:space="preserve">Creation Date Time of Sales records (HIST_ORDER) is before or after last day’s cut-off time, and adjust it business date according to the cut-off logic </w:t>
            </w:r>
            <w:r w:rsidR="003177F2" w:rsidRPr="00211DF8">
              <w:rPr>
                <w:rFonts w:ascii="Palatino Linotype" w:hAnsi="Palatino Linotype"/>
                <w:sz w:val="21"/>
                <w:szCs w:val="20"/>
              </w:rPr>
              <w:t>(refer to requirement details for more info)</w:t>
            </w:r>
          </w:p>
          <w:p w14:paraId="1F6A3AE1" w14:textId="77777777" w:rsidR="0024148A" w:rsidRPr="00211DF8" w:rsidRDefault="0024148A" w:rsidP="00A00C1A">
            <w:pPr>
              <w:pStyle w:val="ListParagraph"/>
              <w:spacing w:after="0"/>
              <w:ind w:left="1440"/>
              <w:rPr>
                <w:rFonts w:ascii="Palatino Linotype" w:hAnsi="Palatino Linotype"/>
                <w:sz w:val="21"/>
                <w:szCs w:val="20"/>
              </w:rPr>
            </w:pPr>
          </w:p>
        </w:tc>
        <w:tc>
          <w:tcPr>
            <w:tcW w:w="1890" w:type="dxa"/>
          </w:tcPr>
          <w:p w14:paraId="4961823C" w14:textId="77777777" w:rsidR="0024148A" w:rsidRPr="00211DF8" w:rsidRDefault="0024148A" w:rsidP="00A00C1A">
            <w:pPr>
              <w:spacing w:after="0"/>
              <w:jc w:val="center"/>
              <w:rPr>
                <w:rFonts w:ascii="Palatino Linotype" w:hAnsi="Palatino Linotype"/>
                <w:sz w:val="21"/>
                <w:szCs w:val="20"/>
              </w:rPr>
            </w:pPr>
            <w:r w:rsidRPr="00211DF8">
              <w:rPr>
                <w:rFonts w:ascii="Palatino Linotype" w:hAnsi="Palatino Linotype"/>
                <w:sz w:val="21"/>
                <w:szCs w:val="20"/>
              </w:rPr>
              <w:t>Process</w:t>
            </w:r>
          </w:p>
        </w:tc>
        <w:tc>
          <w:tcPr>
            <w:tcW w:w="1800" w:type="dxa"/>
          </w:tcPr>
          <w:p w14:paraId="3CCE0FFD" w14:textId="77777777" w:rsidR="0024148A" w:rsidRPr="00211DF8" w:rsidRDefault="0024148A" w:rsidP="00A00C1A">
            <w:pPr>
              <w:spacing w:after="0"/>
              <w:rPr>
                <w:rFonts w:ascii="Palatino Linotype" w:hAnsi="Palatino Linotype"/>
                <w:sz w:val="21"/>
                <w:szCs w:val="20"/>
              </w:rPr>
            </w:pPr>
            <w:r w:rsidRPr="00211DF8">
              <w:rPr>
                <w:rFonts w:ascii="Palatino Linotype" w:eastAsia="SimSun" w:hAnsi="Palatino Linotype"/>
              </w:rPr>
              <w:t>Sales Data Download to Staging DB - Carl</w:t>
            </w:r>
          </w:p>
        </w:tc>
      </w:tr>
      <w:tr w:rsidR="0024148A" w:rsidRPr="00211DF8" w14:paraId="4DB7621E" w14:textId="77777777" w:rsidTr="00A00C1A">
        <w:trPr>
          <w:cantSplit/>
          <w:trHeight w:val="123"/>
        </w:trPr>
        <w:tc>
          <w:tcPr>
            <w:tcW w:w="1530" w:type="dxa"/>
            <w:shd w:val="clear" w:color="auto" w:fill="auto"/>
          </w:tcPr>
          <w:p w14:paraId="1435A343" w14:textId="77777777" w:rsidR="0024148A" w:rsidRPr="00211DF8" w:rsidRDefault="0024148A" w:rsidP="00A00C1A">
            <w:pPr>
              <w:spacing w:after="0"/>
              <w:rPr>
                <w:rFonts w:ascii="Palatino Linotype" w:eastAsia="SimSun" w:hAnsi="Palatino Linotype"/>
                <w:sz w:val="20"/>
                <w:szCs w:val="20"/>
                <w:lang w:eastAsia="zh-CN"/>
              </w:rPr>
            </w:pPr>
            <w:r w:rsidRPr="00211DF8">
              <w:rPr>
                <w:rFonts w:ascii="Palatino Linotype" w:eastAsia="SimSun" w:hAnsi="Palatino Linotype"/>
                <w:sz w:val="20"/>
                <w:szCs w:val="20"/>
                <w:lang w:eastAsia="zh-CN"/>
              </w:rPr>
              <w:t>Job Completion</w:t>
            </w:r>
          </w:p>
        </w:tc>
        <w:tc>
          <w:tcPr>
            <w:tcW w:w="5580" w:type="dxa"/>
          </w:tcPr>
          <w:p w14:paraId="68C50752" w14:textId="77777777" w:rsidR="0024148A" w:rsidRPr="00211DF8" w:rsidRDefault="0024148A" w:rsidP="00A00C1A">
            <w:pPr>
              <w:pStyle w:val="ListParagraph"/>
              <w:numPr>
                <w:ilvl w:val="0"/>
                <w:numId w:val="30"/>
              </w:numPr>
              <w:spacing w:after="0"/>
              <w:rPr>
                <w:rFonts w:ascii="Palatino Linotype" w:hAnsi="Palatino Linotype"/>
                <w:sz w:val="20"/>
                <w:szCs w:val="20"/>
              </w:rPr>
            </w:pPr>
            <w:r w:rsidRPr="00211DF8">
              <w:rPr>
                <w:rFonts w:ascii="Palatino Linotype" w:hAnsi="Palatino Linotype"/>
                <w:sz w:val="20"/>
                <w:szCs w:val="20"/>
              </w:rPr>
              <w:t>Update the job log to reflect the summary of the whole EOD process including</w:t>
            </w:r>
            <w:r w:rsidR="004A4443">
              <w:rPr>
                <w:rFonts w:ascii="Palatino Linotype" w:hAnsi="Palatino Linotype"/>
                <w:sz w:val="20"/>
                <w:szCs w:val="20"/>
              </w:rPr>
              <w:t>:</w:t>
            </w:r>
          </w:p>
          <w:p w14:paraId="69B6C7A7" w14:textId="77777777" w:rsidR="0024148A" w:rsidRPr="00211DF8" w:rsidRDefault="0024148A"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Job run status</w:t>
            </w:r>
          </w:p>
          <w:p w14:paraId="24163CF8" w14:textId="77777777" w:rsidR="0024148A" w:rsidRPr="00211DF8" w:rsidRDefault="0024148A"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Number of records processed</w:t>
            </w:r>
          </w:p>
          <w:p w14:paraId="042DADC5" w14:textId="77777777" w:rsidR="0024148A" w:rsidRPr="00211DF8" w:rsidRDefault="0024148A"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Job name, e.g. POS - Staging</w:t>
            </w:r>
          </w:p>
          <w:p w14:paraId="67701077" w14:textId="77777777" w:rsidR="0024148A" w:rsidRPr="00211DF8" w:rsidRDefault="0024148A"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Job ID</w:t>
            </w:r>
          </w:p>
          <w:p w14:paraId="5134A462" w14:textId="77777777" w:rsidR="0024148A" w:rsidRPr="00211DF8" w:rsidRDefault="0024148A"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Job run error stage (if any)</w:t>
            </w:r>
          </w:p>
          <w:p w14:paraId="6B9326CE" w14:textId="77777777" w:rsidR="0024148A" w:rsidRPr="00211DF8" w:rsidRDefault="0024148A"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Error Category, e.g. DB, Network and Other, etc.</w:t>
            </w:r>
          </w:p>
          <w:p w14:paraId="07449990" w14:textId="77777777" w:rsidR="0024148A" w:rsidRPr="00211DF8" w:rsidRDefault="0024148A"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Job start/end time (regarded as Coping to EDW start/end time)</w:t>
            </w:r>
          </w:p>
        </w:tc>
        <w:tc>
          <w:tcPr>
            <w:tcW w:w="1890" w:type="dxa"/>
          </w:tcPr>
          <w:p w14:paraId="6DC3CC00" w14:textId="77777777" w:rsidR="0024148A" w:rsidRPr="00211DF8" w:rsidRDefault="0024148A" w:rsidP="00A00C1A">
            <w:pPr>
              <w:spacing w:after="0"/>
              <w:jc w:val="center"/>
              <w:rPr>
                <w:rFonts w:ascii="Palatino Linotype" w:hAnsi="Palatino Linotype"/>
                <w:sz w:val="20"/>
                <w:szCs w:val="20"/>
              </w:rPr>
            </w:pPr>
            <w:r w:rsidRPr="00211DF8">
              <w:rPr>
                <w:rFonts w:ascii="Palatino Linotype" w:hAnsi="Palatino Linotype"/>
                <w:sz w:val="20"/>
                <w:szCs w:val="20"/>
              </w:rPr>
              <w:t>Process</w:t>
            </w:r>
          </w:p>
        </w:tc>
        <w:tc>
          <w:tcPr>
            <w:tcW w:w="1800" w:type="dxa"/>
          </w:tcPr>
          <w:p w14:paraId="0B762007" w14:textId="77777777" w:rsidR="0024148A" w:rsidRPr="00211DF8" w:rsidRDefault="0024148A" w:rsidP="00A00C1A">
            <w:pPr>
              <w:spacing w:after="0"/>
              <w:rPr>
                <w:rFonts w:ascii="Palatino Linotype" w:hAnsi="Palatino Linotype"/>
                <w:sz w:val="21"/>
                <w:szCs w:val="20"/>
              </w:rPr>
            </w:pPr>
            <w:r w:rsidRPr="00211DF8">
              <w:rPr>
                <w:rFonts w:ascii="Palatino Linotype" w:eastAsia="SimSun" w:hAnsi="Palatino Linotype"/>
              </w:rPr>
              <w:t>Sales Data Download to Staging DB - Carl</w:t>
            </w:r>
          </w:p>
        </w:tc>
      </w:tr>
    </w:tbl>
    <w:p w14:paraId="0F3BEDDF" w14:textId="77777777" w:rsidR="00F47646" w:rsidRDefault="00F47646" w:rsidP="007E6F0F">
      <w:pPr>
        <w:pStyle w:val="ShapeTypeStyle"/>
        <w:spacing w:after="0"/>
        <w:jc w:val="both"/>
        <w:rPr>
          <w:rFonts w:ascii="Palatino Linotype" w:hAnsi="Palatino Linotype"/>
        </w:rPr>
      </w:pPr>
    </w:p>
    <w:p w14:paraId="092136BE" w14:textId="77777777" w:rsidR="00F47646" w:rsidRDefault="00F47646" w:rsidP="007E6F0F">
      <w:pPr>
        <w:pStyle w:val="ShapeTypeStyle"/>
        <w:spacing w:after="0"/>
        <w:jc w:val="both"/>
        <w:rPr>
          <w:rFonts w:ascii="Palatino Linotype" w:hAnsi="Palatino Linotype"/>
        </w:rPr>
      </w:pPr>
    </w:p>
    <w:p w14:paraId="5A3DC960" w14:textId="77777777" w:rsidR="00CE227B" w:rsidRPr="00211DF8" w:rsidRDefault="00CE227B" w:rsidP="007E6F0F">
      <w:pPr>
        <w:pStyle w:val="ShapeTypeStyle"/>
        <w:spacing w:after="0"/>
        <w:jc w:val="both"/>
        <w:rPr>
          <w:rFonts w:ascii="Palatino Linotype" w:hAnsi="Palatino Linotype"/>
        </w:rPr>
      </w:pPr>
      <w:r w:rsidRPr="00211DF8">
        <w:rPr>
          <w:rFonts w:ascii="Palatino Linotype" w:hAnsi="Palatino Linotype"/>
        </w:rPr>
        <w:lastRenderedPageBreak/>
        <w:t>Role</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170"/>
      </w:tblGrid>
      <w:tr w:rsidR="00CE227B" w:rsidRPr="00211DF8" w14:paraId="55D382BD" w14:textId="77777777" w:rsidTr="00082F25">
        <w:trPr>
          <w:cantSplit/>
          <w:tblHeader/>
        </w:trPr>
        <w:tc>
          <w:tcPr>
            <w:tcW w:w="2453" w:type="dxa"/>
            <w:shd w:val="clear" w:color="auto" w:fill="365F91" w:themeFill="accent1" w:themeFillShade="BF"/>
          </w:tcPr>
          <w:p w14:paraId="0F63441D"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14:paraId="6E38D703"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170" w:type="dxa"/>
            <w:shd w:val="clear" w:color="auto" w:fill="365F91" w:themeFill="accent1" w:themeFillShade="BF"/>
          </w:tcPr>
          <w:p w14:paraId="159D7D10"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Type</w:t>
            </w:r>
          </w:p>
        </w:tc>
      </w:tr>
      <w:tr w:rsidR="00EE65A2" w:rsidRPr="00211DF8" w14:paraId="51727F53" w14:textId="77777777" w:rsidTr="00082F25">
        <w:trPr>
          <w:cantSplit/>
          <w:trHeight w:val="123"/>
        </w:trPr>
        <w:tc>
          <w:tcPr>
            <w:tcW w:w="2453" w:type="dxa"/>
            <w:shd w:val="clear" w:color="auto" w:fill="auto"/>
          </w:tcPr>
          <w:p w14:paraId="2E4B61C8" w14:textId="77777777" w:rsidR="00EE65A2" w:rsidRPr="00211DF8" w:rsidRDefault="00EE65A2" w:rsidP="00A00C1A">
            <w:pPr>
              <w:spacing w:after="0"/>
              <w:rPr>
                <w:rFonts w:ascii="Palatino Linotype" w:hAnsi="Palatino Linotype"/>
                <w:szCs w:val="20"/>
              </w:rPr>
            </w:pPr>
            <w:r w:rsidRPr="00211DF8">
              <w:rPr>
                <w:rFonts w:ascii="Palatino Linotype" w:hAnsi="Palatino Linotype"/>
                <w:szCs w:val="20"/>
              </w:rPr>
              <w:t>System Administrator</w:t>
            </w:r>
          </w:p>
        </w:tc>
        <w:tc>
          <w:tcPr>
            <w:tcW w:w="6750" w:type="dxa"/>
          </w:tcPr>
          <w:p w14:paraId="1CF2F652" w14:textId="77777777" w:rsidR="00EE65A2" w:rsidRPr="00211DF8" w:rsidRDefault="00FA19F5"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170" w:type="dxa"/>
          </w:tcPr>
          <w:p w14:paraId="2FE07843" w14:textId="77777777" w:rsidR="00EE65A2" w:rsidRPr="00211DF8" w:rsidRDefault="00FD4597"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EE65A2" w:rsidRPr="00211DF8" w14:paraId="31E587E7" w14:textId="77777777" w:rsidTr="00082F25">
        <w:trPr>
          <w:cantSplit/>
          <w:trHeight w:val="123"/>
        </w:trPr>
        <w:tc>
          <w:tcPr>
            <w:tcW w:w="2453" w:type="dxa"/>
            <w:shd w:val="clear" w:color="auto" w:fill="auto"/>
          </w:tcPr>
          <w:p w14:paraId="308B7CF4" w14:textId="77777777" w:rsidR="00EE65A2" w:rsidRPr="00211DF8" w:rsidRDefault="00EE65A2" w:rsidP="00A00C1A">
            <w:pPr>
              <w:spacing w:after="0"/>
              <w:rPr>
                <w:rFonts w:ascii="Palatino Linotype" w:hAnsi="Palatino Linotype"/>
                <w:szCs w:val="20"/>
              </w:rPr>
            </w:pPr>
            <w:r w:rsidRPr="00211DF8">
              <w:rPr>
                <w:rFonts w:ascii="Palatino Linotype" w:hAnsi="Palatino Linotype"/>
                <w:szCs w:val="20"/>
              </w:rPr>
              <w:t>System Operator</w:t>
            </w:r>
          </w:p>
        </w:tc>
        <w:tc>
          <w:tcPr>
            <w:tcW w:w="6750" w:type="dxa"/>
          </w:tcPr>
          <w:p w14:paraId="72456265" w14:textId="60DC0F7B" w:rsidR="00EE65A2" w:rsidRPr="00211DF8" w:rsidRDefault="00FD4597"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 xml:space="preserve">The user role </w:t>
            </w:r>
            <w:r w:rsidR="009B3118">
              <w:rPr>
                <w:rFonts w:ascii="Palatino Linotype" w:eastAsia="SimSun" w:hAnsi="Palatino Linotype"/>
                <w:szCs w:val="20"/>
                <w:lang w:eastAsia="zh-CN"/>
              </w:rPr>
              <w:t>has the</w:t>
            </w:r>
            <w:r w:rsidRPr="00211DF8">
              <w:rPr>
                <w:rFonts w:ascii="Palatino Linotype" w:eastAsia="SimSun" w:hAnsi="Palatino Linotype"/>
                <w:szCs w:val="20"/>
                <w:lang w:eastAsia="zh-CN"/>
              </w:rPr>
              <w:t xml:space="preserve"> right to conduct job re-run, job logs and dashboard. And </w:t>
            </w:r>
            <w:r w:rsidR="00F412BA">
              <w:rPr>
                <w:rFonts w:ascii="Palatino Linotype" w:eastAsia="SimSun" w:hAnsi="Palatino Linotype"/>
                <w:szCs w:val="20"/>
                <w:lang w:eastAsia="zh-CN"/>
              </w:rPr>
              <w:t xml:space="preserve">it’s the </w:t>
            </w:r>
            <w:r w:rsidRPr="00211DF8">
              <w:rPr>
                <w:rFonts w:ascii="Palatino Linotype" w:eastAsia="SimSun" w:hAnsi="Palatino Linotype"/>
                <w:szCs w:val="20"/>
                <w:lang w:eastAsia="zh-CN"/>
              </w:rPr>
              <w:t xml:space="preserve">demander </w:t>
            </w:r>
            <w:r w:rsidR="00F412BA">
              <w:rPr>
                <w:rFonts w:ascii="Palatino Linotype" w:eastAsia="SimSun" w:hAnsi="Palatino Linotype"/>
                <w:szCs w:val="20"/>
                <w:lang w:eastAsia="zh-CN"/>
              </w:rPr>
              <w:t xml:space="preserve">and receiver </w:t>
            </w:r>
            <w:r w:rsidRPr="00211DF8">
              <w:rPr>
                <w:rFonts w:ascii="Palatino Linotype" w:eastAsia="SimSun" w:hAnsi="Palatino Linotype"/>
                <w:szCs w:val="20"/>
                <w:lang w:eastAsia="zh-CN"/>
              </w:rPr>
              <w:t>of daily summary report</w:t>
            </w:r>
            <w:r w:rsidR="004A4443">
              <w:rPr>
                <w:rFonts w:ascii="Palatino Linotype" w:eastAsia="SimSun" w:hAnsi="Palatino Linotype"/>
                <w:szCs w:val="20"/>
                <w:lang w:eastAsia="zh-CN"/>
              </w:rPr>
              <w:t>.</w:t>
            </w:r>
          </w:p>
        </w:tc>
        <w:tc>
          <w:tcPr>
            <w:tcW w:w="1170" w:type="dxa"/>
          </w:tcPr>
          <w:p w14:paraId="6ADCC103" w14:textId="77777777" w:rsidR="00EE65A2" w:rsidRPr="00211DF8" w:rsidRDefault="00FD4597"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EE65A2" w:rsidRPr="00211DF8" w14:paraId="0D9B5FCF" w14:textId="77777777" w:rsidTr="00082F25">
        <w:trPr>
          <w:cantSplit/>
          <w:trHeight w:val="123"/>
        </w:trPr>
        <w:tc>
          <w:tcPr>
            <w:tcW w:w="2453" w:type="dxa"/>
            <w:shd w:val="clear" w:color="auto" w:fill="auto"/>
          </w:tcPr>
          <w:p w14:paraId="4D9B6D7A" w14:textId="77777777" w:rsidR="00EE65A2" w:rsidRPr="00211DF8" w:rsidRDefault="00EE65A2" w:rsidP="00A00C1A">
            <w:pPr>
              <w:spacing w:after="0"/>
              <w:rPr>
                <w:rFonts w:ascii="Palatino Linotype" w:hAnsi="Palatino Linotype"/>
                <w:szCs w:val="20"/>
              </w:rPr>
            </w:pPr>
            <w:r w:rsidRPr="00211DF8">
              <w:rPr>
                <w:rFonts w:ascii="Palatino Linotype" w:hAnsi="Palatino Linotype"/>
                <w:szCs w:val="20"/>
              </w:rPr>
              <w:t>POS Support</w:t>
            </w:r>
          </w:p>
        </w:tc>
        <w:tc>
          <w:tcPr>
            <w:tcW w:w="6750" w:type="dxa"/>
          </w:tcPr>
          <w:p w14:paraId="5EC3C2E0" w14:textId="1E98B3BE" w:rsidR="00EE65A2" w:rsidRPr="00211DF8" w:rsidRDefault="00FD4597" w:rsidP="00A00C1A">
            <w:pPr>
              <w:spacing w:after="0"/>
              <w:rPr>
                <w:rFonts w:ascii="Palatino Linotype" w:hAnsi="Palatino Linotype"/>
                <w:szCs w:val="20"/>
              </w:rPr>
            </w:pPr>
            <w:r w:rsidRPr="00211DF8">
              <w:rPr>
                <w:rFonts w:ascii="Palatino Linotype" w:eastAsia="SimSun" w:hAnsi="Palatino Linotype"/>
                <w:szCs w:val="20"/>
                <w:lang w:eastAsia="zh-CN"/>
              </w:rPr>
              <w:t xml:space="preserve">The user role </w:t>
            </w:r>
            <w:r w:rsidR="009B3118">
              <w:rPr>
                <w:rFonts w:ascii="Palatino Linotype" w:eastAsia="SimSun" w:hAnsi="Palatino Linotype"/>
                <w:szCs w:val="20"/>
                <w:lang w:eastAsia="zh-CN"/>
              </w:rPr>
              <w:t>has the</w:t>
            </w:r>
            <w:r w:rsidRPr="00211DF8">
              <w:rPr>
                <w:rFonts w:ascii="Palatino Linotype" w:eastAsia="SimSun" w:hAnsi="Palatino Linotype"/>
                <w:szCs w:val="20"/>
                <w:lang w:eastAsia="zh-CN"/>
              </w:rPr>
              <w:t xml:space="preserve"> right to conduct job re-run, job logs the responsibility to receive </w:t>
            </w:r>
            <w:r w:rsidR="00FA19F5" w:rsidRPr="00211DF8">
              <w:rPr>
                <w:rFonts w:ascii="Palatino Linotype" w:eastAsia="SimSun" w:hAnsi="Palatino Linotype"/>
                <w:szCs w:val="20"/>
                <w:lang w:eastAsia="zh-CN"/>
              </w:rPr>
              <w:t xml:space="preserve">POS related </w:t>
            </w:r>
            <w:r w:rsidRPr="00211DF8">
              <w:rPr>
                <w:rFonts w:ascii="Palatino Linotype" w:eastAsia="SimSun" w:hAnsi="Palatino Linotype"/>
                <w:szCs w:val="20"/>
                <w:lang w:eastAsia="zh-CN"/>
              </w:rPr>
              <w:t>alert email</w:t>
            </w:r>
            <w:r w:rsidR="004A4443">
              <w:rPr>
                <w:rFonts w:ascii="Palatino Linotype" w:eastAsia="SimSun" w:hAnsi="Palatino Linotype"/>
                <w:szCs w:val="20"/>
                <w:lang w:eastAsia="zh-CN"/>
              </w:rPr>
              <w:t>.</w:t>
            </w:r>
          </w:p>
        </w:tc>
        <w:tc>
          <w:tcPr>
            <w:tcW w:w="1170" w:type="dxa"/>
          </w:tcPr>
          <w:p w14:paraId="1717F840" w14:textId="77777777" w:rsidR="00EE65A2" w:rsidRPr="00211DF8" w:rsidRDefault="00FD4597"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14:paraId="1CB7304A" w14:textId="77777777" w:rsidR="00CE227B" w:rsidRPr="00211DF8" w:rsidRDefault="00CE227B" w:rsidP="007E6F0F">
      <w:pPr>
        <w:pStyle w:val="ShapeTypeStyle"/>
        <w:spacing w:after="0"/>
        <w:jc w:val="both"/>
        <w:rPr>
          <w:rFonts w:ascii="Palatino Linotype" w:hAnsi="Palatino Linotype"/>
        </w:rPr>
      </w:pPr>
      <w:r w:rsidRPr="00211DF8">
        <w:rPr>
          <w:rFonts w:ascii="Palatino Linotype" w:hAnsi="Palatino Linotype"/>
        </w:rPr>
        <w:t>Application</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CE227B" w:rsidRPr="00211DF8" w14:paraId="62A7EF28" w14:textId="77777777" w:rsidTr="00082F25">
        <w:trPr>
          <w:cantSplit/>
          <w:tblHeader/>
        </w:trPr>
        <w:tc>
          <w:tcPr>
            <w:tcW w:w="2453" w:type="dxa"/>
            <w:shd w:val="clear" w:color="auto" w:fill="365F91" w:themeFill="accent1" w:themeFillShade="BF"/>
          </w:tcPr>
          <w:p w14:paraId="3AC4412D"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7920" w:type="dxa"/>
            <w:shd w:val="clear" w:color="auto" w:fill="365F91" w:themeFill="accent1" w:themeFillShade="BF"/>
          </w:tcPr>
          <w:p w14:paraId="16054154"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B52C05" w:rsidRPr="00211DF8" w14:paraId="22C354AA" w14:textId="77777777" w:rsidTr="00082F25">
        <w:trPr>
          <w:cantSplit/>
          <w:trHeight w:val="123"/>
        </w:trPr>
        <w:tc>
          <w:tcPr>
            <w:tcW w:w="2453" w:type="dxa"/>
            <w:shd w:val="clear" w:color="auto" w:fill="auto"/>
          </w:tcPr>
          <w:p w14:paraId="5F8EC1D9" w14:textId="77777777" w:rsidR="00B52C05" w:rsidRPr="00211DF8" w:rsidRDefault="00B52C05" w:rsidP="00A00C1A">
            <w:pPr>
              <w:spacing w:after="0"/>
              <w:rPr>
                <w:rFonts w:ascii="Palatino Linotype" w:hAnsi="Palatino Linotype"/>
                <w:szCs w:val="20"/>
              </w:rPr>
            </w:pPr>
            <w:r w:rsidRPr="00211DF8">
              <w:rPr>
                <w:rFonts w:ascii="Palatino Linotype" w:hAnsi="Palatino Linotype"/>
                <w:szCs w:val="20"/>
              </w:rPr>
              <w:t>Polling Gateway</w:t>
            </w:r>
          </w:p>
        </w:tc>
        <w:tc>
          <w:tcPr>
            <w:tcW w:w="7920" w:type="dxa"/>
          </w:tcPr>
          <w:p w14:paraId="02AF8664" w14:textId="77777777" w:rsidR="00B52C05" w:rsidRPr="00211DF8" w:rsidRDefault="00B52C05"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B52C05" w:rsidRPr="00211DF8" w14:paraId="0F254030" w14:textId="77777777" w:rsidTr="00082F25">
        <w:trPr>
          <w:cantSplit/>
          <w:trHeight w:val="123"/>
        </w:trPr>
        <w:tc>
          <w:tcPr>
            <w:tcW w:w="2453" w:type="dxa"/>
            <w:shd w:val="clear" w:color="auto" w:fill="auto"/>
          </w:tcPr>
          <w:p w14:paraId="3A93C94A" w14:textId="77777777" w:rsidR="00B52C05" w:rsidRPr="00211DF8" w:rsidRDefault="00B52C05" w:rsidP="00A00C1A">
            <w:pPr>
              <w:spacing w:after="0"/>
              <w:rPr>
                <w:rFonts w:ascii="Palatino Linotype" w:hAnsi="Palatino Linotype"/>
                <w:szCs w:val="20"/>
              </w:rPr>
            </w:pPr>
            <w:r w:rsidRPr="00211DF8">
              <w:rPr>
                <w:rFonts w:ascii="Palatino Linotype" w:hAnsi="Palatino Linotype"/>
                <w:szCs w:val="20"/>
              </w:rPr>
              <w:t>Sending Gateway</w:t>
            </w:r>
          </w:p>
        </w:tc>
        <w:tc>
          <w:tcPr>
            <w:tcW w:w="7920" w:type="dxa"/>
          </w:tcPr>
          <w:p w14:paraId="529DE9F5" w14:textId="77777777" w:rsidR="00B52C05" w:rsidRPr="00211DF8" w:rsidRDefault="00B52C05"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r w:rsidR="004A4443">
              <w:rPr>
                <w:rFonts w:ascii="Palatino Linotype" w:eastAsia="SimSun" w:hAnsi="Palatino Linotype"/>
                <w:szCs w:val="20"/>
                <w:lang w:eastAsia="zh-CN"/>
              </w:rPr>
              <w:t>.</w:t>
            </w:r>
          </w:p>
        </w:tc>
      </w:tr>
      <w:tr w:rsidR="00B52C05" w:rsidRPr="00211DF8" w14:paraId="7C2344CC" w14:textId="77777777" w:rsidTr="00082F25">
        <w:trPr>
          <w:cantSplit/>
          <w:trHeight w:val="123"/>
        </w:trPr>
        <w:tc>
          <w:tcPr>
            <w:tcW w:w="2453" w:type="dxa"/>
            <w:shd w:val="clear" w:color="auto" w:fill="auto"/>
          </w:tcPr>
          <w:p w14:paraId="231C1F4C" w14:textId="77777777" w:rsidR="00B52C05" w:rsidRPr="00211DF8" w:rsidRDefault="00B52C05" w:rsidP="00A00C1A">
            <w:pPr>
              <w:spacing w:after="0"/>
              <w:rPr>
                <w:rFonts w:ascii="Palatino Linotype" w:hAnsi="Palatino Linotype"/>
                <w:szCs w:val="20"/>
              </w:rPr>
            </w:pPr>
            <w:r w:rsidRPr="00211DF8">
              <w:rPr>
                <w:rFonts w:ascii="Palatino Linotype" w:hAnsi="Palatino Linotype"/>
                <w:szCs w:val="20"/>
              </w:rPr>
              <w:t>ESB Interfaces</w:t>
            </w:r>
          </w:p>
        </w:tc>
        <w:tc>
          <w:tcPr>
            <w:tcW w:w="7920" w:type="dxa"/>
          </w:tcPr>
          <w:p w14:paraId="08E96062" w14:textId="4440DC6C" w:rsidR="00B52C05" w:rsidRPr="00211DF8" w:rsidRDefault="00B52C05"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interface for data pushing from service bus</w:t>
            </w:r>
            <w:r w:rsidR="0020279C">
              <w:rPr>
                <w:rFonts w:ascii="Palatino Linotype" w:eastAsia="SimSun" w:hAnsi="Palatino Linotype"/>
                <w:szCs w:val="20"/>
                <w:lang w:eastAsia="zh-CN"/>
              </w:rPr>
              <w:t>’s</w:t>
            </w:r>
            <w:r w:rsidRPr="00211DF8">
              <w:rPr>
                <w:rFonts w:ascii="Palatino Linotype" w:eastAsia="SimSun" w:hAnsi="Palatino Linotype"/>
                <w:szCs w:val="20"/>
                <w:lang w:eastAsia="zh-CN"/>
              </w:rPr>
              <w:t xml:space="preserve"> application layer staging DB to EDW</w:t>
            </w:r>
            <w:r w:rsidR="004A4443">
              <w:rPr>
                <w:rFonts w:ascii="Palatino Linotype" w:eastAsia="SimSun" w:hAnsi="Palatino Linotype"/>
                <w:szCs w:val="20"/>
                <w:lang w:eastAsia="zh-CN"/>
              </w:rPr>
              <w:t>.</w:t>
            </w:r>
          </w:p>
        </w:tc>
      </w:tr>
    </w:tbl>
    <w:p w14:paraId="701344F6" w14:textId="77777777" w:rsidR="00165C2D" w:rsidRDefault="00165C2D" w:rsidP="007E6F0F">
      <w:pPr>
        <w:jc w:val="both"/>
        <w:rPr>
          <w:rFonts w:ascii="Palatino Linotype" w:hAnsi="Palatino Linotype"/>
        </w:rPr>
      </w:pPr>
    </w:p>
    <w:p w14:paraId="2E497F23" w14:textId="77777777" w:rsidR="00F47646" w:rsidRPr="00211DF8" w:rsidRDefault="00F47646" w:rsidP="007E6F0F">
      <w:pPr>
        <w:jc w:val="both"/>
        <w:rPr>
          <w:rFonts w:ascii="Palatino Linotype" w:hAnsi="Palatino Linotype"/>
        </w:rPr>
        <w:sectPr w:rsidR="00F47646" w:rsidRPr="00211DF8" w:rsidSect="00175D3F">
          <w:pgSz w:w="12240" w:h="15840"/>
          <w:pgMar w:top="720" w:right="720" w:bottom="720" w:left="720" w:header="720" w:footer="794" w:gutter="0"/>
          <w:cols w:space="720"/>
          <w:docGrid w:linePitch="360"/>
        </w:sectPr>
      </w:pPr>
    </w:p>
    <w:p w14:paraId="549F3F99" w14:textId="77777777" w:rsidR="00165C2D" w:rsidRPr="00211DF8" w:rsidRDefault="00165C2D" w:rsidP="00711BEE">
      <w:pPr>
        <w:pStyle w:val="Heading4"/>
        <w:rPr>
          <w:rFonts w:ascii="Palatino Linotype" w:hAnsi="Palatino Linotype"/>
        </w:rPr>
      </w:pPr>
      <w:bookmarkStart w:id="216" w:name="_Toc469498463"/>
      <w:r w:rsidRPr="00211DF8">
        <w:rPr>
          <w:rFonts w:ascii="Palatino Linotype" w:hAnsi="Palatino Linotype"/>
        </w:rPr>
        <w:lastRenderedPageBreak/>
        <w:t>Functional Requirement Details</w:t>
      </w:r>
      <w:bookmarkEnd w:id="216"/>
      <w:r w:rsidRPr="00211DF8">
        <w:rPr>
          <w:rFonts w:ascii="Palatino Linotype" w:hAnsi="Palatino Linotype"/>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870"/>
        <w:gridCol w:w="1096"/>
        <w:gridCol w:w="1170"/>
        <w:gridCol w:w="4029"/>
        <w:gridCol w:w="905"/>
      </w:tblGrid>
      <w:tr w:rsidR="00165C2D" w:rsidRPr="00211DF8" w14:paraId="52CBC4B8" w14:textId="77777777" w:rsidTr="00A9505C">
        <w:trPr>
          <w:cantSplit/>
          <w:tblHeader/>
        </w:trPr>
        <w:tc>
          <w:tcPr>
            <w:tcW w:w="1391" w:type="dxa"/>
            <w:shd w:val="clear" w:color="auto" w:fill="244061" w:themeFill="accent1" w:themeFillShade="80"/>
            <w:vAlign w:val="center"/>
          </w:tcPr>
          <w:p w14:paraId="7C57C145" w14:textId="77777777" w:rsidR="00165C2D" w:rsidRPr="00211DF8" w:rsidRDefault="00165C2D"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530" w:type="dxa"/>
            <w:shd w:val="clear" w:color="auto" w:fill="244061" w:themeFill="accent1" w:themeFillShade="80"/>
            <w:vAlign w:val="center"/>
          </w:tcPr>
          <w:p w14:paraId="4D9E7B76" w14:textId="77777777" w:rsidR="00165C2D" w:rsidRPr="00211DF8" w:rsidRDefault="00165C2D"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870" w:type="dxa"/>
            <w:shd w:val="clear" w:color="auto" w:fill="244061" w:themeFill="accent1" w:themeFillShade="80"/>
            <w:vAlign w:val="center"/>
          </w:tcPr>
          <w:p w14:paraId="53F34066" w14:textId="77777777" w:rsidR="00165C2D" w:rsidRPr="00211DF8" w:rsidRDefault="00165C2D"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096" w:type="dxa"/>
            <w:shd w:val="clear" w:color="auto" w:fill="244061" w:themeFill="accent1" w:themeFillShade="80"/>
            <w:vAlign w:val="center"/>
          </w:tcPr>
          <w:p w14:paraId="35FA5D6D" w14:textId="77777777" w:rsidR="00165C2D" w:rsidRPr="00211DF8" w:rsidRDefault="00165C2D"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1170" w:type="dxa"/>
            <w:shd w:val="clear" w:color="auto" w:fill="244061" w:themeFill="accent1" w:themeFillShade="80"/>
            <w:vAlign w:val="center"/>
          </w:tcPr>
          <w:p w14:paraId="60DEE64D" w14:textId="77777777" w:rsidR="00165C2D" w:rsidRPr="00211DF8" w:rsidRDefault="00165C2D"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4029" w:type="dxa"/>
            <w:shd w:val="clear" w:color="auto" w:fill="244061" w:themeFill="accent1" w:themeFillShade="80"/>
            <w:vAlign w:val="center"/>
          </w:tcPr>
          <w:p w14:paraId="623611A8" w14:textId="77777777" w:rsidR="00165C2D" w:rsidRPr="00211DF8" w:rsidRDefault="00165C2D"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905" w:type="dxa"/>
            <w:shd w:val="clear" w:color="auto" w:fill="244061" w:themeFill="accent1" w:themeFillShade="80"/>
            <w:vAlign w:val="center"/>
          </w:tcPr>
          <w:p w14:paraId="4F503345" w14:textId="77777777" w:rsidR="00165C2D" w:rsidRPr="00211DF8" w:rsidRDefault="00165C2D"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4516FA" w:rsidRPr="00211DF8" w14:paraId="310AACC3" w14:textId="77777777" w:rsidTr="004A4443">
        <w:trPr>
          <w:cantSplit/>
          <w:trHeight w:val="123"/>
        </w:trPr>
        <w:tc>
          <w:tcPr>
            <w:tcW w:w="1391" w:type="dxa"/>
            <w:shd w:val="clear" w:color="auto" w:fill="auto"/>
          </w:tcPr>
          <w:p w14:paraId="6E469AD6" w14:textId="77777777" w:rsidR="004516FA" w:rsidRPr="00211DF8" w:rsidRDefault="004516FA"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c>
          <w:tcPr>
            <w:tcW w:w="1530" w:type="dxa"/>
          </w:tcPr>
          <w:p w14:paraId="25AEF556" w14:textId="77777777" w:rsidR="004516FA" w:rsidRPr="00211DF8" w:rsidRDefault="004516FA" w:rsidP="00A00C1A">
            <w:pPr>
              <w:rPr>
                <w:rFonts w:ascii="Palatino Linotype" w:hAnsi="Palatino Linotype"/>
                <w:color w:val="000000"/>
                <w:sz w:val="20"/>
                <w:szCs w:val="20"/>
              </w:rPr>
            </w:pPr>
            <w:r w:rsidRPr="00211DF8">
              <w:rPr>
                <w:rFonts w:ascii="Palatino Linotype" w:hAnsi="Palatino Linotype"/>
                <w:color w:val="000000"/>
                <w:sz w:val="20"/>
                <w:szCs w:val="20"/>
              </w:rPr>
              <w:t>End of day data processing</w:t>
            </w:r>
          </w:p>
        </w:tc>
        <w:tc>
          <w:tcPr>
            <w:tcW w:w="3870" w:type="dxa"/>
            <w:shd w:val="clear" w:color="auto" w:fill="BFBFBF" w:themeFill="background1" w:themeFillShade="BF"/>
          </w:tcPr>
          <w:p w14:paraId="4406A5CE" w14:textId="77777777" w:rsidR="004516FA" w:rsidRPr="00211DF8" w:rsidRDefault="004516FA" w:rsidP="00A00C1A">
            <w:pPr>
              <w:rPr>
                <w:rFonts w:ascii="Palatino Linotype" w:eastAsia="SimSun" w:hAnsi="Palatino Linotype"/>
                <w:color w:val="000000"/>
                <w:sz w:val="20"/>
                <w:szCs w:val="20"/>
                <w:lang w:eastAsia="zh-CN"/>
              </w:rPr>
            </w:pPr>
            <w:r>
              <w:rPr>
                <w:rFonts w:ascii="Palatino Linotype" w:hAnsi="Palatino Linotype"/>
                <w:color w:val="FF0000"/>
                <w:sz w:val="20"/>
                <w:szCs w:val="20"/>
              </w:rPr>
              <w:t>-</w:t>
            </w:r>
          </w:p>
        </w:tc>
        <w:tc>
          <w:tcPr>
            <w:tcW w:w="1096" w:type="dxa"/>
            <w:shd w:val="clear" w:color="auto" w:fill="BFBFBF" w:themeFill="background1" w:themeFillShade="BF"/>
          </w:tcPr>
          <w:p w14:paraId="4E13A734" w14:textId="77777777" w:rsidR="004516FA" w:rsidRPr="00211DF8" w:rsidRDefault="004516FA" w:rsidP="00A00C1A">
            <w:pPr>
              <w:jc w:val="center"/>
              <w:rPr>
                <w:rFonts w:ascii="Palatino Linotype" w:hAnsi="Palatino Linotype"/>
                <w:color w:val="000000"/>
              </w:rPr>
            </w:pPr>
            <w:r>
              <w:rPr>
                <w:rFonts w:ascii="Palatino Linotype" w:hAnsi="Palatino Linotype"/>
                <w:color w:val="FF0000"/>
                <w:sz w:val="20"/>
                <w:szCs w:val="20"/>
              </w:rPr>
              <w:t>-</w:t>
            </w:r>
          </w:p>
        </w:tc>
        <w:tc>
          <w:tcPr>
            <w:tcW w:w="1170" w:type="dxa"/>
            <w:shd w:val="clear" w:color="auto" w:fill="BFBFBF" w:themeFill="background1" w:themeFillShade="BF"/>
          </w:tcPr>
          <w:p w14:paraId="630247C9" w14:textId="77777777" w:rsidR="004516FA" w:rsidRPr="00211DF8" w:rsidRDefault="004516FA" w:rsidP="00A00C1A">
            <w:pPr>
              <w:jc w:val="center"/>
              <w:rPr>
                <w:rFonts w:ascii="Palatino Linotype" w:hAnsi="Palatino Linotype"/>
                <w:color w:val="000000"/>
                <w:sz w:val="20"/>
                <w:szCs w:val="20"/>
              </w:rPr>
            </w:pPr>
            <w:r>
              <w:rPr>
                <w:rFonts w:ascii="Palatino Linotype" w:hAnsi="Palatino Linotype"/>
                <w:color w:val="FF0000"/>
                <w:sz w:val="20"/>
                <w:szCs w:val="20"/>
              </w:rPr>
              <w:t>-</w:t>
            </w:r>
          </w:p>
        </w:tc>
        <w:tc>
          <w:tcPr>
            <w:tcW w:w="4029" w:type="dxa"/>
            <w:shd w:val="clear" w:color="auto" w:fill="BFBFBF" w:themeFill="background1" w:themeFillShade="BF"/>
          </w:tcPr>
          <w:p w14:paraId="6988D850" w14:textId="77777777" w:rsidR="004516FA" w:rsidRPr="00211DF8" w:rsidRDefault="004516FA" w:rsidP="00A00C1A">
            <w:pPr>
              <w:rPr>
                <w:rFonts w:ascii="Palatino Linotype" w:hAnsi="Palatino Linotype"/>
                <w:color w:val="000000"/>
                <w:sz w:val="20"/>
                <w:szCs w:val="20"/>
              </w:rPr>
            </w:pPr>
            <w:r>
              <w:rPr>
                <w:rFonts w:ascii="Palatino Linotype" w:hAnsi="Palatino Linotype"/>
                <w:color w:val="FF0000"/>
                <w:sz w:val="20"/>
                <w:szCs w:val="20"/>
              </w:rPr>
              <w:t>-</w:t>
            </w:r>
          </w:p>
        </w:tc>
        <w:tc>
          <w:tcPr>
            <w:tcW w:w="905" w:type="dxa"/>
            <w:shd w:val="clear" w:color="auto" w:fill="BFBFBF" w:themeFill="background1" w:themeFillShade="BF"/>
          </w:tcPr>
          <w:p w14:paraId="41DF5D4A" w14:textId="77777777" w:rsidR="004516FA" w:rsidRPr="00211DF8" w:rsidRDefault="004516FA" w:rsidP="00A00C1A">
            <w:pPr>
              <w:spacing w:after="0"/>
              <w:rPr>
                <w:rFonts w:ascii="Palatino Linotype" w:eastAsia="Microsoft YaHei" w:hAnsi="Palatino Linotype"/>
                <w:color w:val="FFFFFF"/>
                <w:sz w:val="20"/>
                <w:szCs w:val="20"/>
                <w:lang w:eastAsia="zh-CN"/>
              </w:rPr>
            </w:pPr>
            <w:r>
              <w:rPr>
                <w:rFonts w:ascii="Palatino Linotype" w:hAnsi="Palatino Linotype"/>
                <w:color w:val="FF0000"/>
                <w:sz w:val="20"/>
                <w:szCs w:val="20"/>
              </w:rPr>
              <w:t>-</w:t>
            </w:r>
          </w:p>
        </w:tc>
      </w:tr>
      <w:tr w:rsidR="00DD2E0B" w:rsidRPr="00211DF8" w14:paraId="7DFB9A4C" w14:textId="77777777" w:rsidTr="004A4443">
        <w:trPr>
          <w:cantSplit/>
          <w:trHeight w:val="123"/>
        </w:trPr>
        <w:tc>
          <w:tcPr>
            <w:tcW w:w="1391" w:type="dxa"/>
            <w:shd w:val="clear" w:color="auto" w:fill="auto"/>
          </w:tcPr>
          <w:p w14:paraId="01927642" w14:textId="77777777" w:rsidR="00DD2E0B" w:rsidRPr="00211DF8" w:rsidRDefault="00DD2E0B"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ESB-SAL-REQ -0</w:t>
            </w:r>
            <w:r w:rsidR="00C603B0" w:rsidRPr="00211DF8">
              <w:rPr>
                <w:rFonts w:ascii="Palatino Linotype" w:eastAsia="SimSun" w:hAnsi="Palatino Linotype"/>
                <w:color w:val="000000"/>
                <w:sz w:val="20"/>
                <w:szCs w:val="20"/>
                <w:lang w:eastAsia="zh-CN"/>
              </w:rPr>
              <w:t>3</w:t>
            </w:r>
            <w:r w:rsidRPr="00211DF8">
              <w:rPr>
                <w:rFonts w:ascii="Palatino Linotype" w:eastAsia="SimSun" w:hAnsi="Palatino Linotype"/>
                <w:color w:val="000000"/>
                <w:sz w:val="20"/>
                <w:szCs w:val="20"/>
                <w:lang w:eastAsia="zh-CN"/>
              </w:rPr>
              <w:t>-01</w:t>
            </w:r>
          </w:p>
        </w:tc>
        <w:tc>
          <w:tcPr>
            <w:tcW w:w="1530" w:type="dxa"/>
          </w:tcPr>
          <w:p w14:paraId="6ACF650A" w14:textId="77777777" w:rsidR="00DD2E0B" w:rsidRPr="00211DF8" w:rsidRDefault="00DD2E0B" w:rsidP="00A00C1A">
            <w:pPr>
              <w:rPr>
                <w:rFonts w:ascii="Palatino Linotype" w:hAnsi="Palatino Linotype"/>
                <w:color w:val="000000"/>
                <w:sz w:val="20"/>
                <w:szCs w:val="20"/>
              </w:rPr>
            </w:pPr>
            <w:r w:rsidRPr="00211DF8">
              <w:rPr>
                <w:rFonts w:ascii="Palatino Linotype" w:hAnsi="Palatino Linotype"/>
                <w:color w:val="000000"/>
                <w:sz w:val="20"/>
                <w:szCs w:val="20"/>
              </w:rPr>
              <w:t>POS client triggering</w:t>
            </w:r>
          </w:p>
        </w:tc>
        <w:tc>
          <w:tcPr>
            <w:tcW w:w="3870" w:type="dxa"/>
          </w:tcPr>
          <w:p w14:paraId="31643123" w14:textId="77777777" w:rsidR="00DD2E0B" w:rsidRPr="00211DF8" w:rsidRDefault="00DD2E0B" w:rsidP="00A00C1A">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 xml:space="preserve">After the POS client completes its EOD processing, it insert a new record into </w:t>
            </w:r>
            <w:r w:rsidR="00FC66B9" w:rsidRPr="00211DF8">
              <w:rPr>
                <w:rFonts w:ascii="Palatino Linotype" w:hAnsi="Palatino Linotype" w:cs="Microsoft YaHei"/>
                <w:color w:val="000000"/>
                <w:sz w:val="20"/>
                <w:szCs w:val="20"/>
              </w:rPr>
              <w:t>”hist_possystem“</w:t>
            </w:r>
            <w:r w:rsidRPr="00211DF8">
              <w:rPr>
                <w:rFonts w:ascii="Palatino Linotype" w:hAnsi="Palatino Linotype" w:cs="Microsoft YaHei"/>
                <w:color w:val="000000"/>
                <w:sz w:val="20"/>
                <w:szCs w:val="20"/>
              </w:rPr>
              <w:t xml:space="preserve"> table indicating it’s ready for the EOD polling.</w:t>
            </w:r>
          </w:p>
        </w:tc>
        <w:tc>
          <w:tcPr>
            <w:tcW w:w="1096" w:type="dxa"/>
          </w:tcPr>
          <w:p w14:paraId="6BBDDE82" w14:textId="77777777" w:rsidR="00DD2E0B" w:rsidRPr="00211DF8" w:rsidRDefault="00DD2E0B"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6E0E1669" w14:textId="77777777" w:rsidR="00DD2E0B" w:rsidRPr="00211DF8" w:rsidRDefault="00DD2E0B" w:rsidP="00A00C1A">
            <w:pPr>
              <w:jc w:val="center"/>
              <w:rPr>
                <w:rFonts w:ascii="Palatino Linotype" w:eastAsia="Microsoft YaHei" w:hAnsi="Palatino Linotype" w:cs="Microsoft YaHei"/>
                <w:color w:val="000000"/>
                <w:sz w:val="20"/>
                <w:szCs w:val="20"/>
                <w:lang w:eastAsia="zh-CN"/>
              </w:rPr>
            </w:pPr>
            <w:r w:rsidRPr="00211DF8">
              <w:rPr>
                <w:rFonts w:ascii="Palatino Linotype" w:eastAsia="Microsoft YaHei" w:hAnsi="Palatino Linotype" w:cs="Microsoft YaHei"/>
                <w:color w:val="000000"/>
                <w:sz w:val="20"/>
                <w:szCs w:val="20"/>
                <w:lang w:eastAsia="zh-CN"/>
              </w:rPr>
              <w:t>Carl,</w:t>
            </w:r>
          </w:p>
        </w:tc>
        <w:tc>
          <w:tcPr>
            <w:tcW w:w="4029" w:type="dxa"/>
            <w:vAlign w:val="center"/>
          </w:tcPr>
          <w:p w14:paraId="2D7EBDA5" w14:textId="77777777" w:rsidR="00DD2E0B" w:rsidRPr="00211DF8" w:rsidRDefault="00DD2E0B" w:rsidP="00A00C1A">
            <w:pPr>
              <w:rPr>
                <w:rFonts w:ascii="Palatino Linotype" w:eastAsia="SimSun" w:hAnsi="Palatino Linotype" w:cs="Microsoft YaHei"/>
                <w:color w:val="000000"/>
                <w:sz w:val="20"/>
                <w:szCs w:val="20"/>
                <w:lang w:eastAsia="zh-CN"/>
              </w:rPr>
            </w:pPr>
            <w:r w:rsidRPr="00211DF8">
              <w:rPr>
                <w:rFonts w:ascii="Palatino Linotype" w:eastAsia="SimSun" w:hAnsi="Palatino Linotype" w:cs="Microsoft YaHei"/>
                <w:color w:val="000000"/>
                <w:sz w:val="20"/>
                <w:szCs w:val="20"/>
                <w:lang w:eastAsia="zh-CN"/>
              </w:rPr>
              <w:t>The convert log indicates the EOD process’s completion on POS client side and ready for polling server’s action.</w:t>
            </w:r>
          </w:p>
          <w:p w14:paraId="723E3463" w14:textId="77777777" w:rsidR="00DD2E0B" w:rsidRPr="00211DF8" w:rsidRDefault="00DD2E0B" w:rsidP="00A00C1A">
            <w:pPr>
              <w:rPr>
                <w:rFonts w:ascii="Palatino Linotype" w:eastAsia="SimSun" w:hAnsi="Palatino Linotype" w:cs="Microsoft YaHei"/>
                <w:color w:val="000000"/>
                <w:sz w:val="20"/>
                <w:szCs w:val="20"/>
                <w:lang w:eastAsia="zh-CN"/>
              </w:rPr>
            </w:pPr>
            <w:r w:rsidRPr="00211DF8">
              <w:rPr>
                <w:rFonts w:ascii="Palatino Linotype" w:eastAsia="SimSun" w:hAnsi="Palatino Linotype" w:cs="Microsoft YaHei"/>
                <w:color w:val="000000"/>
                <w:sz w:val="20"/>
                <w:szCs w:val="20"/>
                <w:lang w:eastAsia="zh-CN"/>
              </w:rPr>
              <w:t>Service Bus application shall take it as a reference signal as the EOD processing start.</w:t>
            </w:r>
          </w:p>
        </w:tc>
        <w:tc>
          <w:tcPr>
            <w:tcW w:w="905" w:type="dxa"/>
          </w:tcPr>
          <w:p w14:paraId="576CA4D0" w14:textId="77777777" w:rsidR="00DD2E0B" w:rsidRPr="00211DF8" w:rsidRDefault="00DD2E0B"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r>
      <w:tr w:rsidR="00C603B0" w:rsidRPr="00211DF8" w14:paraId="5B086C3C" w14:textId="77777777" w:rsidTr="004A4443">
        <w:trPr>
          <w:cantSplit/>
          <w:trHeight w:val="123"/>
        </w:trPr>
        <w:tc>
          <w:tcPr>
            <w:tcW w:w="1391" w:type="dxa"/>
            <w:shd w:val="clear" w:color="auto" w:fill="auto"/>
          </w:tcPr>
          <w:p w14:paraId="385B548A" w14:textId="77777777" w:rsidR="00C603B0" w:rsidRPr="00211DF8" w:rsidRDefault="00C603B0"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ESB-SAL-REQ -03</w:t>
            </w:r>
            <w:r w:rsidR="001F2FE6" w:rsidRPr="00211DF8">
              <w:rPr>
                <w:rFonts w:ascii="Palatino Linotype" w:eastAsia="SimSun" w:hAnsi="Palatino Linotype"/>
                <w:color w:val="000000"/>
                <w:sz w:val="20"/>
                <w:szCs w:val="20"/>
                <w:lang w:eastAsia="zh-CN"/>
              </w:rPr>
              <w:t>-02</w:t>
            </w:r>
          </w:p>
        </w:tc>
        <w:tc>
          <w:tcPr>
            <w:tcW w:w="1530" w:type="dxa"/>
          </w:tcPr>
          <w:p w14:paraId="22C70096" w14:textId="77777777" w:rsidR="00C603B0" w:rsidRPr="00211DF8" w:rsidRDefault="00C603B0" w:rsidP="00A00C1A">
            <w:pPr>
              <w:rPr>
                <w:rFonts w:ascii="Palatino Linotype" w:hAnsi="Palatino Linotype"/>
                <w:color w:val="000000"/>
                <w:sz w:val="20"/>
                <w:szCs w:val="20"/>
              </w:rPr>
            </w:pPr>
            <w:r w:rsidRPr="00211DF8">
              <w:rPr>
                <w:rFonts w:ascii="Palatino Linotype" w:hAnsi="Palatino Linotype"/>
                <w:color w:val="000000"/>
                <w:sz w:val="20"/>
                <w:szCs w:val="20"/>
              </w:rPr>
              <w:t>POS Client EOD Monitoring</w:t>
            </w:r>
          </w:p>
        </w:tc>
        <w:tc>
          <w:tcPr>
            <w:tcW w:w="3870" w:type="dxa"/>
          </w:tcPr>
          <w:p w14:paraId="476E34C9" w14:textId="77777777" w:rsidR="00C603B0" w:rsidRPr="00211DF8" w:rsidRDefault="00C603B0" w:rsidP="00A00C1A">
            <w:pPr>
              <w:rPr>
                <w:rFonts w:ascii="Palatino Linotype" w:hAnsi="Palatino Linotype"/>
                <w:color w:val="000000"/>
                <w:sz w:val="20"/>
                <w:szCs w:val="20"/>
              </w:rPr>
            </w:pPr>
            <w:r w:rsidRPr="00211DF8">
              <w:rPr>
                <w:rFonts w:ascii="Palatino Linotype" w:hAnsi="Palatino Linotype"/>
                <w:color w:val="000000"/>
                <w:sz w:val="20"/>
                <w:szCs w:val="20"/>
              </w:rPr>
              <w:t>The service bus shall run an application monitoring the local end-of-day indicator in the POS database.</w:t>
            </w:r>
          </w:p>
        </w:tc>
        <w:tc>
          <w:tcPr>
            <w:tcW w:w="1096" w:type="dxa"/>
          </w:tcPr>
          <w:p w14:paraId="69EBE8FF" w14:textId="77777777" w:rsidR="00C603B0" w:rsidRPr="00211DF8" w:rsidRDefault="00C603B0"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1A5660A5" w14:textId="77777777" w:rsidR="00C603B0" w:rsidRPr="00211DF8" w:rsidRDefault="00C603B0"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4029" w:type="dxa"/>
            <w:vAlign w:val="center"/>
          </w:tcPr>
          <w:p w14:paraId="7EC663E4" w14:textId="77777777" w:rsidR="00C603B0" w:rsidRPr="00211DF8" w:rsidRDefault="00C603B0" w:rsidP="00A00C1A">
            <w:pPr>
              <w:rPr>
                <w:rFonts w:ascii="Palatino Linotype" w:hAnsi="Palatino Linotype"/>
                <w:color w:val="000000"/>
                <w:sz w:val="20"/>
                <w:szCs w:val="20"/>
              </w:rPr>
            </w:pPr>
            <w:r w:rsidRPr="00211DF8">
              <w:rPr>
                <w:rFonts w:ascii="Palatino Linotype" w:hAnsi="Palatino Linotype"/>
                <w:color w:val="000000"/>
                <w:sz w:val="20"/>
                <w:szCs w:val="20"/>
              </w:rPr>
              <w:t>Because current POS clients do not have the capability of web service call, the service bus is not able to trigger the EOD process passively. So, it requires the service bus application will be able to running a job keep monitoring the local EOD flag. When discovering the flag has changed to the EOD value, submit a job to start the EOD process for that POS client.</w:t>
            </w:r>
          </w:p>
        </w:tc>
        <w:tc>
          <w:tcPr>
            <w:tcW w:w="905" w:type="dxa"/>
          </w:tcPr>
          <w:p w14:paraId="1BF32CBF" w14:textId="77777777" w:rsidR="00C603B0" w:rsidRPr="00211DF8" w:rsidRDefault="00C603B0"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r>
      <w:tr w:rsidR="00C603B0" w:rsidRPr="00211DF8" w14:paraId="7BEAD06F" w14:textId="77777777" w:rsidTr="004A4443">
        <w:trPr>
          <w:cantSplit/>
          <w:trHeight w:val="123"/>
        </w:trPr>
        <w:tc>
          <w:tcPr>
            <w:tcW w:w="1391" w:type="dxa"/>
            <w:shd w:val="clear" w:color="auto" w:fill="auto"/>
          </w:tcPr>
          <w:p w14:paraId="6D2D1342" w14:textId="77777777" w:rsidR="00C603B0" w:rsidRPr="00211DF8" w:rsidRDefault="00C603B0"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ESB-SAL-REQ -03</w:t>
            </w:r>
            <w:r w:rsidR="001F2FE6" w:rsidRPr="00211DF8">
              <w:rPr>
                <w:rFonts w:ascii="Palatino Linotype" w:eastAsia="SimSun" w:hAnsi="Palatino Linotype"/>
                <w:color w:val="000000"/>
                <w:sz w:val="20"/>
                <w:szCs w:val="20"/>
                <w:lang w:eastAsia="zh-CN"/>
              </w:rPr>
              <w:t>-03</w:t>
            </w:r>
          </w:p>
        </w:tc>
        <w:tc>
          <w:tcPr>
            <w:tcW w:w="1530" w:type="dxa"/>
          </w:tcPr>
          <w:p w14:paraId="7548C688" w14:textId="77777777" w:rsidR="00C603B0" w:rsidRPr="00211DF8" w:rsidRDefault="00C603B0" w:rsidP="00A00C1A">
            <w:pPr>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tcPr>
          <w:p w14:paraId="03F53D7B" w14:textId="77777777" w:rsidR="00C603B0" w:rsidRPr="00211DF8" w:rsidRDefault="00C603B0"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The service bus initiate a JDBC connection to download all EOD history tables from POS client to its staging DB.</w:t>
            </w:r>
          </w:p>
        </w:tc>
        <w:tc>
          <w:tcPr>
            <w:tcW w:w="1096" w:type="dxa"/>
          </w:tcPr>
          <w:p w14:paraId="724444B6" w14:textId="77777777" w:rsidR="00C603B0" w:rsidRPr="00211DF8" w:rsidRDefault="00C603B0"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400D00B0" w14:textId="77777777" w:rsidR="00C603B0" w:rsidRPr="00211DF8" w:rsidRDefault="00C603B0"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vAlign w:val="center"/>
          </w:tcPr>
          <w:p w14:paraId="4DE04278" w14:textId="77777777" w:rsidR="00C603B0" w:rsidRPr="00211DF8" w:rsidRDefault="00C603B0"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To avoid holding the DB connection too long, or interruption of processing if confronted network issue, the EOD process also downloads the full set of history data into staging DB first.</w:t>
            </w:r>
          </w:p>
        </w:tc>
        <w:tc>
          <w:tcPr>
            <w:tcW w:w="905" w:type="dxa"/>
          </w:tcPr>
          <w:p w14:paraId="2F62C9F7" w14:textId="77777777" w:rsidR="00C603B0" w:rsidRPr="00211DF8" w:rsidRDefault="00C603B0"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r>
      <w:tr w:rsidR="00C603B0" w:rsidRPr="00211DF8" w14:paraId="3F457A14" w14:textId="77777777" w:rsidTr="004A4443">
        <w:trPr>
          <w:cantSplit/>
          <w:trHeight w:val="123"/>
        </w:trPr>
        <w:tc>
          <w:tcPr>
            <w:tcW w:w="1391" w:type="dxa"/>
            <w:shd w:val="clear" w:color="auto" w:fill="auto"/>
          </w:tcPr>
          <w:p w14:paraId="7A4B2C01" w14:textId="77777777" w:rsidR="00C603B0" w:rsidRPr="00211DF8" w:rsidRDefault="00C603B0"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ESB-SAL-REQ -03</w:t>
            </w:r>
            <w:r w:rsidR="001F2FE6" w:rsidRPr="00211DF8">
              <w:rPr>
                <w:rFonts w:ascii="Palatino Linotype" w:eastAsia="SimSun" w:hAnsi="Palatino Linotype"/>
                <w:color w:val="000000"/>
                <w:sz w:val="20"/>
                <w:szCs w:val="20"/>
                <w:lang w:eastAsia="zh-CN"/>
              </w:rPr>
              <w:t>-04</w:t>
            </w:r>
          </w:p>
        </w:tc>
        <w:tc>
          <w:tcPr>
            <w:tcW w:w="1530" w:type="dxa"/>
          </w:tcPr>
          <w:p w14:paraId="30E421F8" w14:textId="77777777" w:rsidR="00C603B0" w:rsidRPr="00211DF8" w:rsidRDefault="00C603B0" w:rsidP="00A00C1A">
            <w:pPr>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tcPr>
          <w:p w14:paraId="3AF7E775" w14:textId="77777777" w:rsidR="00C603B0" w:rsidRPr="00211DF8" w:rsidRDefault="00C603B0" w:rsidP="00A00C1A">
            <w:pPr>
              <w:rPr>
                <w:rFonts w:ascii="Palatino Linotype" w:hAnsi="Palatino Linotype"/>
                <w:color w:val="000000"/>
                <w:sz w:val="20"/>
                <w:szCs w:val="20"/>
              </w:rPr>
            </w:pPr>
            <w:r w:rsidRPr="00211DF8">
              <w:rPr>
                <w:rFonts w:ascii="Palatino Linotype" w:hAnsi="Palatino Linotype"/>
                <w:color w:val="000000"/>
                <w:sz w:val="20"/>
                <w:szCs w:val="20"/>
              </w:rPr>
              <w:t>Update data synchronization status in Staging database and POS client</w:t>
            </w:r>
            <w:r w:rsidR="004A4443">
              <w:rPr>
                <w:rFonts w:ascii="Palatino Linotype" w:hAnsi="Palatino Linotype"/>
                <w:color w:val="000000"/>
                <w:sz w:val="20"/>
                <w:szCs w:val="20"/>
              </w:rPr>
              <w:t>.</w:t>
            </w:r>
          </w:p>
        </w:tc>
        <w:tc>
          <w:tcPr>
            <w:tcW w:w="1096" w:type="dxa"/>
          </w:tcPr>
          <w:p w14:paraId="53774E77" w14:textId="77777777" w:rsidR="00C603B0" w:rsidRPr="00211DF8" w:rsidRDefault="00C603B0"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230A18B4" w14:textId="77777777" w:rsidR="00C603B0" w:rsidRPr="00211DF8" w:rsidRDefault="00C603B0"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tcPr>
          <w:p w14:paraId="55627354" w14:textId="77777777" w:rsidR="00C603B0" w:rsidRPr="00211DF8" w:rsidRDefault="00C603B0"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After the </w:t>
            </w:r>
            <w:r w:rsidR="001C0BEE" w:rsidRPr="00211DF8">
              <w:rPr>
                <w:rFonts w:ascii="Palatino Linotype" w:hAnsi="Palatino Linotype"/>
                <w:color w:val="000000"/>
                <w:sz w:val="20"/>
                <w:szCs w:val="20"/>
              </w:rPr>
              <w:t xml:space="preserve">history </w:t>
            </w:r>
            <w:r w:rsidRPr="00211DF8">
              <w:rPr>
                <w:rFonts w:ascii="Palatino Linotype" w:hAnsi="Palatino Linotype"/>
                <w:color w:val="000000"/>
                <w:sz w:val="20"/>
                <w:szCs w:val="20"/>
              </w:rPr>
              <w:t xml:space="preserve">data is successfully </w:t>
            </w:r>
            <w:r w:rsidR="001C0BEE" w:rsidRPr="00211DF8">
              <w:rPr>
                <w:rFonts w:ascii="Palatino Linotype" w:hAnsi="Palatino Linotype"/>
                <w:color w:val="000000"/>
                <w:sz w:val="20"/>
                <w:szCs w:val="20"/>
              </w:rPr>
              <w:t xml:space="preserve">downloaded </w:t>
            </w:r>
            <w:r w:rsidRPr="00211DF8">
              <w:rPr>
                <w:rFonts w:ascii="Palatino Linotype" w:hAnsi="Palatino Linotype"/>
                <w:color w:val="000000"/>
                <w:sz w:val="20"/>
                <w:szCs w:val="20"/>
              </w:rPr>
              <w:t xml:space="preserve">to </w:t>
            </w:r>
            <w:r w:rsidR="001C0BEE" w:rsidRPr="00211DF8">
              <w:rPr>
                <w:rFonts w:ascii="Palatino Linotype" w:hAnsi="Palatino Linotype"/>
                <w:color w:val="000000"/>
                <w:sz w:val="20"/>
                <w:szCs w:val="20"/>
              </w:rPr>
              <w:t>Staging</w:t>
            </w:r>
            <w:r w:rsidRPr="00211DF8">
              <w:rPr>
                <w:rFonts w:ascii="Palatino Linotype" w:hAnsi="Palatino Linotype"/>
                <w:color w:val="000000"/>
                <w:sz w:val="20"/>
                <w:szCs w:val="20"/>
              </w:rPr>
              <w:t>, the result shall revert back to the POS clients</w:t>
            </w:r>
            <w:r w:rsidR="004A4443">
              <w:rPr>
                <w:rFonts w:ascii="Palatino Linotype" w:hAnsi="Palatino Linotype"/>
                <w:color w:val="000000"/>
                <w:sz w:val="20"/>
                <w:szCs w:val="20"/>
              </w:rPr>
              <w:t>.</w:t>
            </w:r>
          </w:p>
        </w:tc>
        <w:tc>
          <w:tcPr>
            <w:tcW w:w="905" w:type="dxa"/>
          </w:tcPr>
          <w:p w14:paraId="3CEF315C" w14:textId="77777777" w:rsidR="00C603B0" w:rsidRPr="00211DF8" w:rsidRDefault="00C603B0"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r>
      <w:tr w:rsidR="00C603B0" w:rsidRPr="00211DF8" w14:paraId="716114CC" w14:textId="77777777" w:rsidTr="004A4443">
        <w:trPr>
          <w:cantSplit/>
          <w:trHeight w:val="123"/>
        </w:trPr>
        <w:tc>
          <w:tcPr>
            <w:tcW w:w="1391" w:type="dxa"/>
            <w:shd w:val="clear" w:color="auto" w:fill="auto"/>
          </w:tcPr>
          <w:p w14:paraId="67691B11" w14:textId="77777777" w:rsidR="00C603B0" w:rsidRPr="00211DF8" w:rsidRDefault="00C603B0"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ESB-SAL-REQ -03</w:t>
            </w:r>
            <w:r w:rsidR="001F2FE6" w:rsidRPr="00211DF8">
              <w:rPr>
                <w:rFonts w:ascii="Palatino Linotype" w:eastAsia="SimSun" w:hAnsi="Palatino Linotype"/>
                <w:color w:val="000000"/>
                <w:sz w:val="20"/>
                <w:szCs w:val="20"/>
                <w:lang w:eastAsia="zh-CN"/>
              </w:rPr>
              <w:t>-05</w:t>
            </w:r>
          </w:p>
        </w:tc>
        <w:tc>
          <w:tcPr>
            <w:tcW w:w="1530" w:type="dxa"/>
          </w:tcPr>
          <w:p w14:paraId="46405828" w14:textId="77777777" w:rsidR="00C603B0" w:rsidRPr="00211DF8" w:rsidRDefault="00C603B0" w:rsidP="00A00C1A">
            <w:pPr>
              <w:rPr>
                <w:rFonts w:ascii="Palatino Linotype" w:hAnsi="Palatino Linotype"/>
                <w:color w:val="000000"/>
              </w:rPr>
            </w:pPr>
            <w:r w:rsidRPr="00211DF8">
              <w:rPr>
                <w:rFonts w:ascii="Palatino Linotype" w:hAnsi="Palatino Linotype"/>
                <w:color w:val="000000"/>
              </w:rPr>
              <w:t>EOD process job summary</w:t>
            </w:r>
          </w:p>
        </w:tc>
        <w:tc>
          <w:tcPr>
            <w:tcW w:w="3870" w:type="dxa"/>
          </w:tcPr>
          <w:p w14:paraId="2D82CF79" w14:textId="77777777" w:rsidR="00C603B0" w:rsidRPr="00211DF8" w:rsidRDefault="00C603B0" w:rsidP="00A00C1A">
            <w:pPr>
              <w:rPr>
                <w:rFonts w:ascii="Palatino Linotype" w:hAnsi="Palatino Linotype"/>
                <w:color w:val="000000"/>
              </w:rPr>
            </w:pPr>
            <w:r w:rsidRPr="00211DF8">
              <w:rPr>
                <w:rFonts w:ascii="Palatino Linotype" w:hAnsi="Palatino Linotype"/>
                <w:color w:val="000000"/>
              </w:rPr>
              <w:t>The end of the job also log down the demanded information for user to collect details of data of the job running progress &amp; result</w:t>
            </w:r>
            <w:r w:rsidR="004A4443">
              <w:rPr>
                <w:rFonts w:ascii="Palatino Linotype" w:hAnsi="Palatino Linotype"/>
                <w:color w:val="000000"/>
              </w:rPr>
              <w:t>.</w:t>
            </w:r>
          </w:p>
        </w:tc>
        <w:tc>
          <w:tcPr>
            <w:tcW w:w="1096" w:type="dxa"/>
          </w:tcPr>
          <w:p w14:paraId="0E5E1FBD" w14:textId="77777777" w:rsidR="00C603B0" w:rsidRPr="00211DF8" w:rsidRDefault="00C603B0"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4BF453C6" w14:textId="77777777" w:rsidR="00C603B0" w:rsidRPr="00211DF8" w:rsidRDefault="00C603B0"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tcPr>
          <w:p w14:paraId="773EC305" w14:textId="77777777" w:rsidR="00C603B0" w:rsidRPr="00211DF8" w:rsidRDefault="00C603B0" w:rsidP="00A00C1A">
            <w:pPr>
              <w:pStyle w:val="ListParagraph"/>
              <w:numPr>
                <w:ilvl w:val="0"/>
                <w:numId w:val="30"/>
              </w:numPr>
              <w:spacing w:after="0"/>
              <w:rPr>
                <w:rFonts w:ascii="Palatino Linotype" w:hAnsi="Palatino Linotype"/>
                <w:sz w:val="20"/>
                <w:szCs w:val="20"/>
              </w:rPr>
            </w:pPr>
            <w:r w:rsidRPr="00211DF8">
              <w:rPr>
                <w:rFonts w:ascii="Palatino Linotype" w:hAnsi="Palatino Linotype"/>
                <w:sz w:val="20"/>
                <w:szCs w:val="20"/>
              </w:rPr>
              <w:t>Update the job log to reflect the summary of the whole EOD process including</w:t>
            </w:r>
            <w:r w:rsidR="004A4443">
              <w:rPr>
                <w:rFonts w:ascii="Palatino Linotype" w:hAnsi="Palatino Linotype"/>
                <w:sz w:val="20"/>
                <w:szCs w:val="20"/>
              </w:rPr>
              <w:t>:</w:t>
            </w:r>
          </w:p>
          <w:p w14:paraId="3DCC8CD4" w14:textId="77777777" w:rsidR="00C603B0" w:rsidRPr="00211DF8" w:rsidRDefault="00C603B0"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Job run status</w:t>
            </w:r>
          </w:p>
          <w:p w14:paraId="6B437E26" w14:textId="77777777" w:rsidR="00C603B0" w:rsidRPr="00211DF8" w:rsidRDefault="00C603B0"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Number of records processed</w:t>
            </w:r>
          </w:p>
          <w:p w14:paraId="174B6F8B" w14:textId="77777777" w:rsidR="00C603B0" w:rsidRPr="00211DF8" w:rsidRDefault="00C603B0"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Job name, e.g. POS - Staging</w:t>
            </w:r>
          </w:p>
          <w:p w14:paraId="4402E52A" w14:textId="77777777" w:rsidR="00C603B0" w:rsidRPr="00211DF8" w:rsidRDefault="00C603B0"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Job ID</w:t>
            </w:r>
          </w:p>
          <w:p w14:paraId="3E1E428A" w14:textId="77777777" w:rsidR="00C603B0" w:rsidRPr="00211DF8" w:rsidRDefault="00C603B0"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Job run error stage (if any)</w:t>
            </w:r>
          </w:p>
          <w:p w14:paraId="29EB9082" w14:textId="77777777" w:rsidR="00C603B0" w:rsidRPr="00211DF8" w:rsidRDefault="00C603B0"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Error Category, e.g. DB, Network and Other, etc.</w:t>
            </w:r>
          </w:p>
          <w:p w14:paraId="4D13A60A" w14:textId="77777777" w:rsidR="00C603B0" w:rsidRPr="00211DF8" w:rsidRDefault="00C603B0" w:rsidP="00A00C1A">
            <w:pPr>
              <w:pStyle w:val="ListParagraph"/>
              <w:numPr>
                <w:ilvl w:val="0"/>
                <w:numId w:val="29"/>
              </w:numPr>
              <w:spacing w:after="0"/>
              <w:rPr>
                <w:rFonts w:ascii="Palatino Linotype" w:hAnsi="Palatino Linotype"/>
                <w:sz w:val="20"/>
                <w:szCs w:val="20"/>
              </w:rPr>
            </w:pPr>
            <w:r w:rsidRPr="00211DF8">
              <w:rPr>
                <w:rFonts w:ascii="Palatino Linotype" w:hAnsi="Palatino Linotype"/>
                <w:sz w:val="20"/>
                <w:szCs w:val="20"/>
              </w:rPr>
              <w:t>Job start/end time (regarded as Coping to EDW start/end time)</w:t>
            </w:r>
          </w:p>
        </w:tc>
        <w:tc>
          <w:tcPr>
            <w:tcW w:w="905" w:type="dxa"/>
          </w:tcPr>
          <w:p w14:paraId="05D5AD2C" w14:textId="77777777" w:rsidR="00C603B0" w:rsidRPr="00211DF8" w:rsidRDefault="00C603B0"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r>
    </w:tbl>
    <w:p w14:paraId="3467CF92" w14:textId="77777777" w:rsidR="00165C2D" w:rsidRPr="00211DF8" w:rsidRDefault="00165C2D" w:rsidP="007E6F0F">
      <w:pPr>
        <w:jc w:val="both"/>
        <w:rPr>
          <w:rFonts w:ascii="Palatino Linotype" w:hAnsi="Palatino Linotype"/>
        </w:rPr>
      </w:pPr>
    </w:p>
    <w:p w14:paraId="0D92D874" w14:textId="77777777" w:rsidR="00165C2D" w:rsidRPr="00211DF8" w:rsidRDefault="00165C2D" w:rsidP="007E6F0F">
      <w:pPr>
        <w:jc w:val="both"/>
        <w:rPr>
          <w:rFonts w:ascii="Palatino Linotype" w:hAnsi="Palatino Linotype"/>
        </w:rPr>
        <w:sectPr w:rsidR="00165C2D" w:rsidRPr="00211DF8" w:rsidSect="00175D3F">
          <w:pgSz w:w="15840" w:h="12240" w:orient="landscape"/>
          <w:pgMar w:top="720" w:right="720" w:bottom="720" w:left="720" w:header="720" w:footer="794" w:gutter="0"/>
          <w:cols w:space="720"/>
          <w:docGrid w:linePitch="360"/>
        </w:sectPr>
      </w:pPr>
    </w:p>
    <w:p w14:paraId="55868765" w14:textId="77777777" w:rsidR="0035262A" w:rsidRPr="00211DF8" w:rsidRDefault="0035262A" w:rsidP="0035262A">
      <w:pPr>
        <w:pStyle w:val="Heading3"/>
        <w:spacing w:after="200" w:line="240" w:lineRule="auto"/>
        <w:jc w:val="both"/>
        <w:rPr>
          <w:rFonts w:ascii="Palatino Linotype" w:eastAsia="SimSun" w:hAnsi="Palatino Linotype"/>
          <w:lang w:eastAsia="zh-CN"/>
        </w:rPr>
      </w:pPr>
      <w:bookmarkStart w:id="217" w:name="_Toc469498464"/>
      <w:r w:rsidRPr="00211DF8">
        <w:rPr>
          <w:rFonts w:ascii="Palatino Linotype" w:eastAsia="SimSun" w:hAnsi="Palatino Linotype"/>
          <w:lang w:eastAsia="zh-CN"/>
        </w:rPr>
        <w:lastRenderedPageBreak/>
        <w:t>Sales Data End-of-day (Staging – EDW)</w:t>
      </w:r>
      <w:bookmarkEnd w:id="217"/>
    </w:p>
    <w:p w14:paraId="250522CE" w14:textId="77777777" w:rsidR="00711BEE" w:rsidRPr="00211DF8" w:rsidRDefault="00711BEE" w:rsidP="00711BEE">
      <w:pPr>
        <w:pStyle w:val="Heading4"/>
        <w:rPr>
          <w:rFonts w:ascii="Palatino Linotype" w:hAnsi="Palatino Linotype"/>
          <w:lang w:eastAsia="zh-CN"/>
        </w:rPr>
      </w:pPr>
      <w:bookmarkStart w:id="218" w:name="_Toc469498465"/>
      <w:r w:rsidRPr="00211DF8">
        <w:rPr>
          <w:rFonts w:ascii="Palatino Linotype" w:hAnsi="Palatino Linotype"/>
          <w:lang w:eastAsia="zh-CN"/>
        </w:rPr>
        <w:t>Process Flow</w:t>
      </w:r>
      <w:bookmarkEnd w:id="218"/>
    </w:p>
    <w:p w14:paraId="51150F01" w14:textId="72607D7A" w:rsidR="001C7EF0" w:rsidRPr="00211DF8" w:rsidRDefault="00763C76" w:rsidP="0035262A">
      <w:pPr>
        <w:jc w:val="both"/>
        <w:rPr>
          <w:rFonts w:ascii="Palatino Linotype" w:hAnsi="Palatino Linotype"/>
        </w:rPr>
      </w:pPr>
      <w:r w:rsidRPr="00DD45AE">
        <w:rPr>
          <w:rFonts w:ascii="Palatino Linotype" w:hAnsi="Palatino Linotype"/>
          <w:noProof/>
          <w:lang w:val="en-GB" w:eastAsia="zh-CN"/>
        </w:rPr>
        <mc:AlternateContent>
          <mc:Choice Requires="wps">
            <w:drawing>
              <wp:anchor distT="0" distB="0" distL="114300" distR="114300" simplePos="0" relativeHeight="251698176" behindDoc="0" locked="0" layoutInCell="1" allowOverlap="1" wp14:anchorId="7E07C88B" wp14:editId="3FB7E5B9">
                <wp:simplePos x="0" y="0"/>
                <wp:positionH relativeFrom="column">
                  <wp:posOffset>2540000</wp:posOffset>
                </wp:positionH>
                <wp:positionV relativeFrom="paragraph">
                  <wp:posOffset>4695190</wp:posOffset>
                </wp:positionV>
                <wp:extent cx="279400" cy="284480"/>
                <wp:effectExtent l="57150" t="38100" r="0" b="77470"/>
                <wp:wrapNone/>
                <wp:docPr id="51" name="Oval 51"/>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6379B5C7" w14:textId="18828BC3" w:rsidR="002E0FED" w:rsidRPr="00DD45AE" w:rsidRDefault="002E0FED" w:rsidP="00DD45AE">
                            <w:pPr>
                              <w:jc w:val="center"/>
                              <w:rPr>
                                <w:b/>
                                <w:sz w:val="18"/>
                                <w:lang w:val="en-GB"/>
                              </w:rPr>
                            </w:pPr>
                            <w:r>
                              <w:rPr>
                                <w:b/>
                                <w:sz w:val="18"/>
                                <w:lang w:val="en-GB"/>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07C88B" id="Oval 51" o:spid="_x0000_s1042" style="position:absolute;left:0;text-align:left;margin-left:200pt;margin-top:369.7pt;width:22pt;height:22.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" fillcolor="#c0504d [3205]" stroked="f" strokeweight="3pt">
                <v:shadow on="t" color="black" opacity="24903f" origin=",.5" offset="0,.55556mm"/>
                <v:textbox inset="0,0,0,0">
                  <w:txbxContent>
                    <w:p w14:paraId="6379B5C7" w14:textId="18828BC3" w:rsidR="002E0FED" w:rsidRPr="00DD45AE" w:rsidRDefault="002E0FED" w:rsidP="00DD45AE">
                      <w:pPr>
                        <w:jc w:val="center"/>
                        <w:rPr>
                          <w:b/>
                          <w:sz w:val="18"/>
                          <w:lang w:val="en-GB"/>
                        </w:rPr>
                      </w:pPr>
                      <w:r>
                        <w:rPr>
                          <w:b/>
                          <w:sz w:val="18"/>
                          <w:lang w:val="en-GB"/>
                        </w:rPr>
                        <w:t>5</w:t>
                      </w:r>
                    </w:p>
                  </w:txbxContent>
                </v:textbox>
              </v:oval>
            </w:pict>
          </mc:Fallback>
        </mc:AlternateContent>
      </w:r>
      <w:r w:rsidRPr="00DD45AE">
        <w:rPr>
          <w:rFonts w:ascii="Palatino Linotype" w:hAnsi="Palatino Linotype"/>
          <w:noProof/>
          <w:lang w:val="en-GB" w:eastAsia="zh-CN"/>
        </w:rPr>
        <mc:AlternateContent>
          <mc:Choice Requires="wps">
            <w:drawing>
              <wp:anchor distT="0" distB="0" distL="114300" distR="114300" simplePos="0" relativeHeight="251696128" behindDoc="0" locked="0" layoutInCell="1" allowOverlap="1" wp14:anchorId="3FEFAF92" wp14:editId="4F944DC9">
                <wp:simplePos x="0" y="0"/>
                <wp:positionH relativeFrom="column">
                  <wp:posOffset>3270250</wp:posOffset>
                </wp:positionH>
                <wp:positionV relativeFrom="paragraph">
                  <wp:posOffset>4079240</wp:posOffset>
                </wp:positionV>
                <wp:extent cx="279400" cy="284480"/>
                <wp:effectExtent l="57150" t="38100" r="0" b="77470"/>
                <wp:wrapNone/>
                <wp:docPr id="50" name="Oval 50"/>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3E9ECF9C" w14:textId="44736726" w:rsidR="002E0FED" w:rsidRPr="00DD45AE" w:rsidRDefault="002E0FED" w:rsidP="00DD45AE">
                            <w:pPr>
                              <w:jc w:val="center"/>
                              <w:rPr>
                                <w:b/>
                                <w:sz w:val="18"/>
                                <w:lang w:val="en-GB"/>
                              </w:rPr>
                            </w:pPr>
                            <w:r>
                              <w:rPr>
                                <w:b/>
                                <w:sz w:val="18"/>
                                <w:lang w:val="en-GB"/>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EFAF92" id="Oval 50" o:spid="_x0000_s1043" style="position:absolute;left:0;text-align:left;margin-left:257.5pt;margin-top:321.2pt;width:22pt;height:2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" fillcolor="#c0504d [3205]" stroked="f" strokeweight="3pt">
                <v:shadow on="t" color="black" opacity="24903f" origin=",.5" offset="0,.55556mm"/>
                <v:textbox inset="0,0,0,0">
                  <w:txbxContent>
                    <w:p w14:paraId="3E9ECF9C" w14:textId="44736726" w:rsidR="002E0FED" w:rsidRPr="00DD45AE" w:rsidRDefault="002E0FED" w:rsidP="00DD45AE">
                      <w:pPr>
                        <w:jc w:val="center"/>
                        <w:rPr>
                          <w:b/>
                          <w:sz w:val="18"/>
                          <w:lang w:val="en-GB"/>
                        </w:rPr>
                      </w:pPr>
                      <w:r>
                        <w:rPr>
                          <w:b/>
                          <w:sz w:val="18"/>
                          <w:lang w:val="en-GB"/>
                        </w:rPr>
                        <w:t>4</w:t>
                      </w:r>
                    </w:p>
                  </w:txbxContent>
                </v:textbox>
              </v:oval>
            </w:pict>
          </mc:Fallback>
        </mc:AlternateContent>
      </w:r>
      <w:r w:rsidRPr="00DD45AE">
        <w:rPr>
          <w:rFonts w:ascii="Palatino Linotype" w:hAnsi="Palatino Linotype"/>
          <w:noProof/>
          <w:lang w:val="en-GB" w:eastAsia="zh-CN"/>
        </w:rPr>
        <mc:AlternateContent>
          <mc:Choice Requires="wps">
            <w:drawing>
              <wp:anchor distT="0" distB="0" distL="114300" distR="114300" simplePos="0" relativeHeight="251694080" behindDoc="0" locked="0" layoutInCell="1" allowOverlap="1" wp14:anchorId="38FE19A2" wp14:editId="4258F714">
                <wp:simplePos x="0" y="0"/>
                <wp:positionH relativeFrom="column">
                  <wp:posOffset>2311400</wp:posOffset>
                </wp:positionH>
                <wp:positionV relativeFrom="paragraph">
                  <wp:posOffset>4098290</wp:posOffset>
                </wp:positionV>
                <wp:extent cx="279400" cy="284480"/>
                <wp:effectExtent l="57150" t="38100" r="0" b="77470"/>
                <wp:wrapNone/>
                <wp:docPr id="49" name="Oval 49"/>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07BBE409" w14:textId="564F633C" w:rsidR="002E0FED" w:rsidRPr="00DD45AE" w:rsidRDefault="002E0FED" w:rsidP="00DD45AE">
                            <w:pPr>
                              <w:jc w:val="center"/>
                              <w:rPr>
                                <w:b/>
                                <w:sz w:val="18"/>
                                <w:lang w:val="en-GB"/>
                              </w:rPr>
                            </w:pPr>
                            <w:r>
                              <w:rPr>
                                <w:b/>
                                <w:sz w:val="18"/>
                                <w:lang w:val="en-GB"/>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FE19A2" id="Oval 49" o:spid="_x0000_s1044" style="position:absolute;left:0;text-align:left;margin-left:182pt;margin-top:322.7pt;width:22pt;height:22.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" fillcolor="#c0504d [3205]" stroked="f" strokeweight="3pt">
                <v:shadow on="t" color="black" opacity="24903f" origin=",.5" offset="0,.55556mm"/>
                <v:textbox inset="0,0,0,0">
                  <w:txbxContent>
                    <w:p w14:paraId="07BBE409" w14:textId="564F633C" w:rsidR="002E0FED" w:rsidRPr="00DD45AE" w:rsidRDefault="002E0FED" w:rsidP="00DD45AE">
                      <w:pPr>
                        <w:jc w:val="center"/>
                        <w:rPr>
                          <w:b/>
                          <w:sz w:val="18"/>
                          <w:lang w:val="en-GB"/>
                        </w:rPr>
                      </w:pPr>
                      <w:r>
                        <w:rPr>
                          <w:b/>
                          <w:sz w:val="18"/>
                          <w:lang w:val="en-GB"/>
                        </w:rPr>
                        <w:t>3</w:t>
                      </w:r>
                    </w:p>
                  </w:txbxContent>
                </v:textbox>
              </v:oval>
            </w:pict>
          </mc:Fallback>
        </mc:AlternateContent>
      </w:r>
      <w:r w:rsidR="00EF22E2" w:rsidRPr="00DD45AE">
        <w:rPr>
          <w:rFonts w:ascii="Palatino Linotype" w:hAnsi="Palatino Linotype"/>
          <w:noProof/>
          <w:lang w:val="en-GB" w:eastAsia="zh-CN"/>
        </w:rPr>
        <mc:AlternateContent>
          <mc:Choice Requires="wps">
            <w:drawing>
              <wp:anchor distT="0" distB="0" distL="114300" distR="114300" simplePos="0" relativeHeight="251692032" behindDoc="0" locked="0" layoutInCell="1" allowOverlap="1" wp14:anchorId="7B1543F7" wp14:editId="288EC22C">
                <wp:simplePos x="0" y="0"/>
                <wp:positionH relativeFrom="column">
                  <wp:posOffset>2247900</wp:posOffset>
                </wp:positionH>
                <wp:positionV relativeFrom="paragraph">
                  <wp:posOffset>2307590</wp:posOffset>
                </wp:positionV>
                <wp:extent cx="279400" cy="284480"/>
                <wp:effectExtent l="57150" t="38100" r="0" b="77470"/>
                <wp:wrapNone/>
                <wp:docPr id="47" name="Oval 47"/>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710B0F1D" w14:textId="1277A97D" w:rsidR="002E0FED" w:rsidRPr="00DD45AE" w:rsidRDefault="002E0FED" w:rsidP="00DD45AE">
                            <w:pPr>
                              <w:jc w:val="center"/>
                              <w:rPr>
                                <w:b/>
                                <w:sz w:val="18"/>
                                <w:lang w:val="en-GB"/>
                              </w:rPr>
                            </w:pPr>
                            <w:r>
                              <w:rPr>
                                <w:b/>
                                <w:sz w:val="18"/>
                                <w:lang w:val="en-GB"/>
                              </w:rPr>
                              <w:t>2</w:t>
                            </w:r>
                            <w:r w:rsidRPr="00DD45AE">
                              <w:rPr>
                                <w:b/>
                                <w:noProof/>
                                <w:sz w:val="18"/>
                                <w:lang w:val="en-GB" w:eastAsia="zh-CN"/>
                              </w:rPr>
                              <w:drawing>
                                <wp:inline distT="0" distB="0" distL="0" distR="0" wp14:anchorId="3CB9CAB3" wp14:editId="06460A7C">
                                  <wp:extent cx="160020" cy="16573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0020" cy="165735"/>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1543F7" id="Oval 47" o:spid="_x0000_s1045" style="position:absolute;left:0;text-align:left;margin-left:177pt;margin-top:181.7pt;width:22pt;height:22.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" fillcolor="#c0504d [3205]" stroked="f" strokeweight="3pt">
                <v:shadow on="t" color="black" opacity="24903f" origin=",.5" offset="0,.55556mm"/>
                <v:textbox inset="0,0,0,0">
                  <w:txbxContent>
                    <w:p w14:paraId="710B0F1D" w14:textId="1277A97D" w:rsidR="002E0FED" w:rsidRPr="00DD45AE" w:rsidRDefault="002E0FED" w:rsidP="00DD45AE">
                      <w:pPr>
                        <w:jc w:val="center"/>
                        <w:rPr>
                          <w:b/>
                          <w:sz w:val="18"/>
                          <w:lang w:val="en-GB"/>
                        </w:rPr>
                      </w:pPr>
                      <w:r>
                        <w:rPr>
                          <w:b/>
                          <w:sz w:val="18"/>
                          <w:lang w:val="en-GB"/>
                        </w:rPr>
                        <w:t>2</w:t>
                      </w:r>
                      <w:r w:rsidRPr="00DD45AE">
                        <w:rPr>
                          <w:b/>
                          <w:noProof/>
                          <w:sz w:val="18"/>
                          <w:lang w:val="en-GB" w:eastAsia="zh-CN"/>
                        </w:rPr>
                        <w:drawing>
                          <wp:inline distT="0" distB="0" distL="0" distR="0" wp14:anchorId="3CB9CAB3" wp14:editId="06460A7C">
                            <wp:extent cx="160020" cy="16573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0020" cy="165735"/>
                                    </a:xfrm>
                                    <a:prstGeom prst="rect">
                                      <a:avLst/>
                                    </a:prstGeom>
                                    <a:noFill/>
                                    <a:ln>
                                      <a:noFill/>
                                    </a:ln>
                                  </pic:spPr>
                                </pic:pic>
                              </a:graphicData>
                            </a:graphic>
                          </wp:inline>
                        </w:drawing>
                      </w:r>
                    </w:p>
                  </w:txbxContent>
                </v:textbox>
              </v:oval>
            </w:pict>
          </mc:Fallback>
        </mc:AlternateContent>
      </w:r>
      <w:r w:rsidR="00EF22E2" w:rsidRPr="00DD45AE">
        <w:rPr>
          <w:rFonts w:ascii="Palatino Linotype" w:hAnsi="Palatino Linotype"/>
          <w:noProof/>
          <w:lang w:val="en-GB" w:eastAsia="zh-CN"/>
        </w:rPr>
        <mc:AlternateContent>
          <mc:Choice Requires="wps">
            <w:drawing>
              <wp:anchor distT="0" distB="0" distL="114300" distR="114300" simplePos="0" relativeHeight="251689984" behindDoc="0" locked="0" layoutInCell="1" allowOverlap="1" wp14:anchorId="6D99CDF8" wp14:editId="297E6590">
                <wp:simplePos x="0" y="0"/>
                <wp:positionH relativeFrom="column">
                  <wp:posOffset>2165350</wp:posOffset>
                </wp:positionH>
                <wp:positionV relativeFrom="paragraph">
                  <wp:posOffset>1405890</wp:posOffset>
                </wp:positionV>
                <wp:extent cx="279400" cy="284480"/>
                <wp:effectExtent l="57150" t="38100" r="0" b="77470"/>
                <wp:wrapNone/>
                <wp:docPr id="46" name="Oval 46"/>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0DC8B572" w14:textId="77777777" w:rsidR="002E0FED" w:rsidRPr="00DD45AE" w:rsidRDefault="002E0FED" w:rsidP="00DD45AE">
                            <w:pPr>
                              <w:jc w:val="center"/>
                              <w:rPr>
                                <w:b/>
                                <w:sz w:val="18"/>
                                <w:lang w:val="en-GB"/>
                              </w:rPr>
                            </w:pPr>
                            <w:r>
                              <w:rPr>
                                <w:b/>
                                <w:sz w:val="18"/>
                                <w:lang w:val="en-GB"/>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99CDF8" id="Oval 46" o:spid="_x0000_s1046" style="position:absolute;left:0;text-align:left;margin-left:170.5pt;margin-top:110.7pt;width:22pt;height:22.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" fillcolor="#c0504d [3205]" stroked="f" strokeweight="3pt">
                <v:shadow on="t" color="black" opacity="24903f" origin=",.5" offset="0,.55556mm"/>
                <v:textbox inset="0,0,0,0">
                  <w:txbxContent>
                    <w:p w14:paraId="0DC8B572" w14:textId="77777777" w:rsidR="002E0FED" w:rsidRPr="00DD45AE" w:rsidRDefault="002E0FED" w:rsidP="00DD45AE">
                      <w:pPr>
                        <w:jc w:val="center"/>
                        <w:rPr>
                          <w:b/>
                          <w:sz w:val="18"/>
                          <w:lang w:val="en-GB"/>
                        </w:rPr>
                      </w:pPr>
                      <w:r>
                        <w:rPr>
                          <w:b/>
                          <w:sz w:val="18"/>
                          <w:lang w:val="en-GB"/>
                        </w:rPr>
                        <w:t>1</w:t>
                      </w:r>
                    </w:p>
                  </w:txbxContent>
                </v:textbox>
              </v:oval>
            </w:pict>
          </mc:Fallback>
        </mc:AlternateContent>
      </w:r>
      <w:r w:rsidR="001A2DB4">
        <w:rPr>
          <w:noProof/>
          <w:lang w:val="en-GB" w:eastAsia="zh-CN"/>
        </w:rPr>
        <w:drawing>
          <wp:inline distT="0" distB="0" distL="0" distR="0" wp14:anchorId="7D0EAC01" wp14:editId="5AE17516">
            <wp:extent cx="6858000" cy="59975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5997575"/>
                    </a:xfrm>
                    <a:prstGeom prst="rect">
                      <a:avLst/>
                    </a:prstGeom>
                  </pic:spPr>
                </pic:pic>
              </a:graphicData>
            </a:graphic>
          </wp:inline>
        </w:drawing>
      </w:r>
    </w:p>
    <w:p w14:paraId="2FED6EDC" w14:textId="77777777" w:rsidR="001C7EF0" w:rsidRPr="00211DF8" w:rsidRDefault="001C7EF0">
      <w:pPr>
        <w:rPr>
          <w:rFonts w:ascii="Palatino Linotype" w:hAnsi="Palatino Linotype"/>
        </w:rPr>
      </w:pPr>
      <w:r w:rsidRPr="00211DF8">
        <w:rPr>
          <w:rFonts w:ascii="Palatino Linotype" w:hAnsi="Palatino Linotype"/>
        </w:rPr>
        <w:br w:type="page"/>
      </w:r>
    </w:p>
    <w:p w14:paraId="42C2AB10" w14:textId="77777777" w:rsidR="0035262A" w:rsidRPr="00211DF8" w:rsidRDefault="0035262A" w:rsidP="0035262A">
      <w:pPr>
        <w:pStyle w:val="ShapeTypeStyle"/>
        <w:spacing w:after="0"/>
        <w:jc w:val="both"/>
        <w:rPr>
          <w:rFonts w:ascii="Palatino Linotype" w:hAnsi="Palatino Linotype"/>
        </w:rPr>
      </w:pPr>
      <w:r w:rsidRPr="00211DF8">
        <w:rPr>
          <w:rFonts w:ascii="Palatino Linotype" w:hAnsi="Palatino Linotype"/>
        </w:rPr>
        <w:lastRenderedPageBreak/>
        <w:t>Task</w:t>
      </w:r>
    </w:p>
    <w:tbl>
      <w:tblPr>
        <w:tblW w:w="108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0"/>
        <w:gridCol w:w="6390"/>
        <w:gridCol w:w="1260"/>
        <w:gridCol w:w="1620"/>
      </w:tblGrid>
      <w:tr w:rsidR="0035262A" w:rsidRPr="00211DF8" w14:paraId="2EF0DF3D" w14:textId="77777777" w:rsidTr="00A9505C">
        <w:trPr>
          <w:cantSplit/>
          <w:tblHeader/>
        </w:trPr>
        <w:tc>
          <w:tcPr>
            <w:tcW w:w="1530" w:type="dxa"/>
            <w:shd w:val="clear" w:color="auto" w:fill="365F91" w:themeFill="accent1" w:themeFillShade="BF"/>
          </w:tcPr>
          <w:p w14:paraId="4129670B" w14:textId="77777777"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6390" w:type="dxa"/>
            <w:shd w:val="clear" w:color="auto" w:fill="365F91" w:themeFill="accent1" w:themeFillShade="BF"/>
          </w:tcPr>
          <w:p w14:paraId="6C62EFDA" w14:textId="77777777"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260" w:type="dxa"/>
            <w:shd w:val="clear" w:color="auto" w:fill="365F91" w:themeFill="accent1" w:themeFillShade="BF"/>
          </w:tcPr>
          <w:p w14:paraId="2A987CC0" w14:textId="77777777" w:rsidR="0035262A" w:rsidRPr="00211DF8" w:rsidRDefault="0035262A" w:rsidP="00A00C1A">
            <w:pPr>
              <w:spacing w:after="0"/>
              <w:jc w:val="center"/>
              <w:rPr>
                <w:rFonts w:ascii="Palatino Linotype" w:hAnsi="Palatino Linotype"/>
                <w:color w:val="FFFFFF"/>
                <w:szCs w:val="20"/>
              </w:rPr>
            </w:pPr>
            <w:r w:rsidRPr="00211DF8">
              <w:rPr>
                <w:rFonts w:ascii="Palatino Linotype" w:hAnsi="Palatino Linotype"/>
                <w:color w:val="FFFFFF"/>
                <w:szCs w:val="20"/>
              </w:rPr>
              <w:t>Type</w:t>
            </w:r>
          </w:p>
        </w:tc>
        <w:tc>
          <w:tcPr>
            <w:tcW w:w="1620" w:type="dxa"/>
            <w:shd w:val="clear" w:color="auto" w:fill="365F91" w:themeFill="accent1" w:themeFillShade="BF"/>
          </w:tcPr>
          <w:p w14:paraId="36F6A3A6" w14:textId="77777777" w:rsidR="0035262A" w:rsidRPr="00211DF8" w:rsidRDefault="00911DAD" w:rsidP="00A00C1A">
            <w:pPr>
              <w:spacing w:after="0"/>
              <w:rPr>
                <w:rFonts w:ascii="Palatino Linotype" w:hAnsi="Palatino Linotype"/>
                <w:color w:val="FFFFFF"/>
                <w:szCs w:val="20"/>
              </w:rPr>
            </w:pPr>
            <w:r w:rsidRPr="00911DAD">
              <w:rPr>
                <w:rFonts w:ascii="Palatino Linotype" w:hAnsi="Palatino Linotype"/>
                <w:color w:val="FFFFFF"/>
                <w:szCs w:val="20"/>
              </w:rPr>
              <w:t>Process Group/Owner</w:t>
            </w:r>
          </w:p>
        </w:tc>
      </w:tr>
      <w:tr w:rsidR="002429D9" w:rsidRPr="00211DF8" w14:paraId="782FE99E" w14:textId="77777777" w:rsidTr="00A9505C">
        <w:trPr>
          <w:cantSplit/>
          <w:trHeight w:val="123"/>
        </w:trPr>
        <w:tc>
          <w:tcPr>
            <w:tcW w:w="1530" w:type="dxa"/>
            <w:shd w:val="clear" w:color="auto" w:fill="auto"/>
          </w:tcPr>
          <w:p w14:paraId="69B0E905" w14:textId="77777777" w:rsidR="002429D9" w:rsidRPr="00211DF8" w:rsidRDefault="002429D9" w:rsidP="00A00C1A">
            <w:pPr>
              <w:spacing w:after="0"/>
              <w:rPr>
                <w:rFonts w:ascii="Palatino Linotype" w:eastAsia="SimSun" w:hAnsi="Palatino Linotype"/>
                <w:sz w:val="20"/>
                <w:szCs w:val="20"/>
                <w:lang w:eastAsia="zh-CN"/>
              </w:rPr>
            </w:pPr>
            <w:r w:rsidRPr="00211DF8">
              <w:rPr>
                <w:rFonts w:ascii="Palatino Linotype" w:eastAsia="SimSun" w:hAnsi="Palatino Linotype"/>
                <w:sz w:val="20"/>
                <w:szCs w:val="20"/>
                <w:lang w:eastAsia="zh-CN"/>
              </w:rPr>
              <w:t>Monitor POS client’s completion of its EOD process.</w:t>
            </w:r>
          </w:p>
        </w:tc>
        <w:tc>
          <w:tcPr>
            <w:tcW w:w="6390" w:type="dxa"/>
          </w:tcPr>
          <w:p w14:paraId="42E8580E" w14:textId="54BE95AC" w:rsidR="002429D9" w:rsidRPr="00211DF8" w:rsidRDefault="002429D9">
            <w:pPr>
              <w:pStyle w:val="ListParagraph"/>
              <w:numPr>
                <w:ilvl w:val="0"/>
                <w:numId w:val="33"/>
              </w:numPr>
              <w:spacing w:after="0"/>
              <w:rPr>
                <w:rFonts w:ascii="Palatino Linotype" w:eastAsia="SimSun" w:hAnsi="Palatino Linotype"/>
                <w:sz w:val="20"/>
                <w:szCs w:val="20"/>
                <w:lang w:val="en-GB" w:eastAsia="zh-CN"/>
              </w:rPr>
            </w:pPr>
            <w:r w:rsidRPr="00211DF8">
              <w:rPr>
                <w:rFonts w:ascii="Palatino Linotype" w:hAnsi="Palatino Linotype"/>
                <w:sz w:val="21"/>
                <w:szCs w:val="20"/>
              </w:rPr>
              <w:t>Upon the completion of downloading EOD data of the target branch</w:t>
            </w:r>
            <w:r w:rsidR="00E31DA9">
              <w:rPr>
                <w:rFonts w:ascii="Palatino Linotype" w:hAnsi="Palatino Linotype"/>
                <w:sz w:val="21"/>
                <w:szCs w:val="20"/>
              </w:rPr>
              <w:t xml:space="preserve"> into staging</w:t>
            </w:r>
            <w:r w:rsidRPr="00211DF8">
              <w:rPr>
                <w:rFonts w:ascii="Palatino Linotype" w:hAnsi="Palatino Linotype"/>
                <w:sz w:val="21"/>
                <w:szCs w:val="20"/>
              </w:rPr>
              <w:t xml:space="preserve">, </w:t>
            </w:r>
            <w:r w:rsidR="00B62D92">
              <w:rPr>
                <w:rFonts w:ascii="Palatino Linotype" w:hAnsi="Palatino Linotype"/>
                <w:sz w:val="21"/>
                <w:szCs w:val="20"/>
              </w:rPr>
              <w:t>the EOD</w:t>
            </w:r>
            <w:r w:rsidRPr="00211DF8">
              <w:rPr>
                <w:rFonts w:ascii="Palatino Linotype" w:hAnsi="Palatino Linotype"/>
                <w:sz w:val="21"/>
                <w:szCs w:val="20"/>
              </w:rPr>
              <w:t xml:space="preserve"> </w:t>
            </w:r>
            <w:r w:rsidR="00B62D92">
              <w:rPr>
                <w:rFonts w:ascii="Palatino Linotype" w:hAnsi="Palatino Linotype"/>
                <w:sz w:val="21"/>
                <w:szCs w:val="20"/>
              </w:rPr>
              <w:t xml:space="preserve">sales data </w:t>
            </w:r>
            <w:r w:rsidRPr="00211DF8">
              <w:rPr>
                <w:rFonts w:ascii="Palatino Linotype" w:hAnsi="Palatino Linotype"/>
                <w:sz w:val="21"/>
                <w:szCs w:val="20"/>
              </w:rPr>
              <w:t xml:space="preserve">process </w:t>
            </w:r>
            <w:r w:rsidR="00B62D92">
              <w:rPr>
                <w:rFonts w:ascii="Palatino Linotype" w:hAnsi="Palatino Linotype"/>
                <w:sz w:val="21"/>
                <w:szCs w:val="20"/>
              </w:rPr>
              <w:t xml:space="preserve">(Staging to EDW) </w:t>
            </w:r>
            <w:r w:rsidRPr="00211DF8">
              <w:rPr>
                <w:rFonts w:ascii="Palatino Linotype" w:hAnsi="Palatino Linotype"/>
                <w:sz w:val="21"/>
                <w:szCs w:val="20"/>
              </w:rPr>
              <w:t xml:space="preserve">is </w:t>
            </w:r>
            <w:r w:rsidR="00C32682" w:rsidRPr="00211DF8">
              <w:rPr>
                <w:rFonts w:ascii="Palatino Linotype" w:hAnsi="Palatino Linotype"/>
                <w:sz w:val="21"/>
                <w:szCs w:val="20"/>
              </w:rPr>
              <w:t>trigger</w:t>
            </w:r>
            <w:r w:rsidR="00C32682">
              <w:rPr>
                <w:rFonts w:ascii="Palatino Linotype" w:hAnsi="Palatino Linotype"/>
                <w:sz w:val="21"/>
                <w:szCs w:val="20"/>
              </w:rPr>
              <w:t>e</w:t>
            </w:r>
            <w:r w:rsidR="00C32682" w:rsidRPr="00211DF8">
              <w:rPr>
                <w:rFonts w:ascii="Palatino Linotype" w:hAnsi="Palatino Linotype"/>
                <w:sz w:val="21"/>
                <w:szCs w:val="20"/>
              </w:rPr>
              <w:t>d</w:t>
            </w:r>
            <w:r w:rsidRPr="00211DF8">
              <w:rPr>
                <w:rFonts w:ascii="Palatino Linotype" w:hAnsi="Palatino Linotype"/>
                <w:sz w:val="21"/>
                <w:szCs w:val="20"/>
              </w:rPr>
              <w:t xml:space="preserve"> to read those data (same branch)</w:t>
            </w:r>
            <w:r w:rsidR="00B62D92">
              <w:rPr>
                <w:rFonts w:ascii="Palatino Linotype" w:hAnsi="Palatino Linotype"/>
                <w:sz w:val="21"/>
                <w:szCs w:val="20"/>
              </w:rPr>
              <w:t xml:space="preserve"> from staging DB</w:t>
            </w:r>
            <w:r w:rsidRPr="00211DF8">
              <w:rPr>
                <w:rFonts w:ascii="Palatino Linotype" w:hAnsi="Palatino Linotype"/>
                <w:sz w:val="21"/>
                <w:szCs w:val="20"/>
              </w:rPr>
              <w:t>.</w:t>
            </w:r>
            <w:r w:rsidRPr="00211DF8">
              <w:rPr>
                <w:rFonts w:ascii="Palatino Linotype" w:hAnsi="Palatino Linotype"/>
                <w:sz w:val="20"/>
                <w:szCs w:val="20"/>
                <w:lang w:val="en-GB"/>
              </w:rPr>
              <w:t xml:space="preserve"> </w:t>
            </w:r>
          </w:p>
        </w:tc>
        <w:tc>
          <w:tcPr>
            <w:tcW w:w="1260" w:type="dxa"/>
          </w:tcPr>
          <w:p w14:paraId="6686F8DC" w14:textId="77777777" w:rsidR="002429D9" w:rsidRPr="00211DF8" w:rsidRDefault="002429D9" w:rsidP="00A00C1A">
            <w:pPr>
              <w:spacing w:after="0"/>
              <w:jc w:val="center"/>
              <w:rPr>
                <w:rFonts w:ascii="Palatino Linotype" w:hAnsi="Palatino Linotype"/>
                <w:sz w:val="20"/>
                <w:szCs w:val="20"/>
              </w:rPr>
            </w:pPr>
            <w:r w:rsidRPr="00211DF8">
              <w:rPr>
                <w:rFonts w:ascii="Palatino Linotype" w:hAnsi="Palatino Linotype"/>
                <w:sz w:val="20"/>
                <w:szCs w:val="20"/>
              </w:rPr>
              <w:t>Process</w:t>
            </w:r>
          </w:p>
        </w:tc>
        <w:tc>
          <w:tcPr>
            <w:tcW w:w="1620" w:type="dxa"/>
          </w:tcPr>
          <w:p w14:paraId="6305FFB7" w14:textId="77777777" w:rsidR="002429D9" w:rsidRPr="00211DF8" w:rsidRDefault="002429D9" w:rsidP="00A00C1A">
            <w:pPr>
              <w:spacing w:after="0"/>
              <w:rPr>
                <w:rFonts w:ascii="Palatino Linotype" w:eastAsia="SimSun" w:hAnsi="Palatino Linotype"/>
              </w:rPr>
            </w:pPr>
            <w:r w:rsidRPr="00211DF8">
              <w:rPr>
                <w:rFonts w:ascii="Palatino Linotype" w:eastAsia="SimSun" w:hAnsi="Palatino Linotype"/>
              </w:rPr>
              <w:t>Send POS sales data from Staging DB to EDW - Polly</w:t>
            </w:r>
          </w:p>
        </w:tc>
      </w:tr>
      <w:tr w:rsidR="0035262A" w:rsidRPr="00211DF8" w14:paraId="610299B1" w14:textId="77777777" w:rsidTr="00A9505C">
        <w:trPr>
          <w:cantSplit/>
          <w:trHeight w:val="123"/>
        </w:trPr>
        <w:tc>
          <w:tcPr>
            <w:tcW w:w="1530" w:type="dxa"/>
            <w:shd w:val="clear" w:color="auto" w:fill="auto"/>
          </w:tcPr>
          <w:p w14:paraId="61223FF1" w14:textId="77777777" w:rsidR="0035262A" w:rsidRPr="00211DF8" w:rsidRDefault="0035262A" w:rsidP="00A00C1A">
            <w:pPr>
              <w:spacing w:after="0"/>
              <w:rPr>
                <w:rFonts w:ascii="Palatino Linotype" w:eastAsia="SimSun" w:hAnsi="Palatino Linotype"/>
                <w:sz w:val="21"/>
                <w:szCs w:val="20"/>
                <w:lang w:eastAsia="zh-CN"/>
              </w:rPr>
            </w:pPr>
            <w:r w:rsidRPr="00211DF8">
              <w:rPr>
                <w:rFonts w:ascii="Palatino Linotype" w:hAnsi="Palatino Linotype"/>
                <w:sz w:val="21"/>
                <w:szCs w:val="20"/>
              </w:rPr>
              <w:t>Send the sales data to EDW</w:t>
            </w:r>
          </w:p>
        </w:tc>
        <w:tc>
          <w:tcPr>
            <w:tcW w:w="6390" w:type="dxa"/>
          </w:tcPr>
          <w:p w14:paraId="79FBEFF7" w14:textId="77777777" w:rsidR="0035262A" w:rsidRPr="00211DF8" w:rsidRDefault="0035262A" w:rsidP="00A00C1A">
            <w:pPr>
              <w:pStyle w:val="ListParagraph"/>
              <w:numPr>
                <w:ilvl w:val="0"/>
                <w:numId w:val="33"/>
              </w:numPr>
              <w:spacing w:after="0"/>
              <w:rPr>
                <w:rFonts w:ascii="Palatino Linotype" w:hAnsi="Palatino Linotype"/>
                <w:sz w:val="21"/>
                <w:szCs w:val="20"/>
              </w:rPr>
            </w:pPr>
            <w:r w:rsidRPr="00211DF8">
              <w:rPr>
                <w:rFonts w:ascii="Palatino Linotype" w:hAnsi="Palatino Linotype"/>
                <w:sz w:val="21"/>
                <w:szCs w:val="20"/>
              </w:rPr>
              <w:t>Send the EOD data to EDW with block by block transaction commitment</w:t>
            </w:r>
            <w:r w:rsidR="004D02D2" w:rsidRPr="00211DF8">
              <w:rPr>
                <w:rFonts w:ascii="Palatino Linotype" w:hAnsi="Palatino Linotype"/>
                <w:sz w:val="21"/>
                <w:szCs w:val="20"/>
              </w:rPr>
              <w:t xml:space="preserve"> through the Service Bus</w:t>
            </w:r>
            <w:r w:rsidRPr="00211DF8">
              <w:rPr>
                <w:rFonts w:ascii="Palatino Linotype" w:hAnsi="Palatino Linotype"/>
                <w:sz w:val="21"/>
                <w:szCs w:val="20"/>
              </w:rPr>
              <w:t xml:space="preserve">. </w:t>
            </w:r>
          </w:p>
        </w:tc>
        <w:tc>
          <w:tcPr>
            <w:tcW w:w="1260" w:type="dxa"/>
          </w:tcPr>
          <w:p w14:paraId="5131DAC1" w14:textId="77777777" w:rsidR="0035262A" w:rsidRPr="00211DF8" w:rsidRDefault="0035262A" w:rsidP="00A00C1A">
            <w:pPr>
              <w:spacing w:after="0"/>
              <w:jc w:val="center"/>
              <w:rPr>
                <w:rFonts w:ascii="Palatino Linotype" w:hAnsi="Palatino Linotype"/>
                <w:sz w:val="21"/>
                <w:szCs w:val="20"/>
              </w:rPr>
            </w:pPr>
            <w:r w:rsidRPr="00211DF8">
              <w:rPr>
                <w:rFonts w:ascii="Palatino Linotype" w:hAnsi="Palatino Linotype"/>
                <w:sz w:val="21"/>
                <w:szCs w:val="20"/>
              </w:rPr>
              <w:t>Output</w:t>
            </w:r>
          </w:p>
        </w:tc>
        <w:tc>
          <w:tcPr>
            <w:tcW w:w="1620" w:type="dxa"/>
          </w:tcPr>
          <w:p w14:paraId="00A1FA0E" w14:textId="77777777" w:rsidR="0035262A" w:rsidRPr="00211DF8" w:rsidRDefault="0035262A" w:rsidP="00A00C1A">
            <w:pPr>
              <w:spacing w:after="0"/>
              <w:rPr>
                <w:rFonts w:ascii="Palatino Linotype" w:eastAsia="SimSun" w:hAnsi="Palatino Linotype"/>
              </w:rPr>
            </w:pPr>
            <w:r w:rsidRPr="00211DF8">
              <w:rPr>
                <w:rFonts w:ascii="Palatino Linotype" w:eastAsia="SimSun" w:hAnsi="Palatino Linotype"/>
              </w:rPr>
              <w:t>Send POS sales data from Staging DB to EDW - Polly</w:t>
            </w:r>
          </w:p>
        </w:tc>
      </w:tr>
      <w:tr w:rsidR="004D7C59" w:rsidRPr="00211DF8" w14:paraId="05BF726D" w14:textId="77777777" w:rsidTr="00A9505C">
        <w:trPr>
          <w:cantSplit/>
          <w:trHeight w:val="123"/>
        </w:trPr>
        <w:tc>
          <w:tcPr>
            <w:tcW w:w="1530" w:type="dxa"/>
            <w:shd w:val="clear" w:color="auto" w:fill="auto"/>
          </w:tcPr>
          <w:p w14:paraId="3BCEF464" w14:textId="77777777" w:rsidR="004D7C59" w:rsidRPr="00211DF8" w:rsidRDefault="004D7C59" w:rsidP="00A00C1A">
            <w:pPr>
              <w:spacing w:after="0"/>
              <w:rPr>
                <w:rFonts w:ascii="Palatino Linotype" w:eastAsia="SimSun" w:hAnsi="Palatino Linotype"/>
                <w:sz w:val="20"/>
                <w:szCs w:val="20"/>
                <w:lang w:eastAsia="zh-CN"/>
              </w:rPr>
            </w:pPr>
            <w:r w:rsidRPr="00211DF8">
              <w:rPr>
                <w:rFonts w:ascii="Palatino Linotype" w:eastAsia="SimSun" w:hAnsi="Palatino Linotype"/>
                <w:sz w:val="20"/>
                <w:szCs w:val="20"/>
                <w:lang w:eastAsia="zh-CN"/>
              </w:rPr>
              <w:t>Revert the Sending results back to POS client</w:t>
            </w:r>
          </w:p>
        </w:tc>
        <w:tc>
          <w:tcPr>
            <w:tcW w:w="6390" w:type="dxa"/>
          </w:tcPr>
          <w:p w14:paraId="0D828483" w14:textId="1E234C34" w:rsidR="004D7C59" w:rsidRPr="00211DF8" w:rsidRDefault="004D7C59">
            <w:pPr>
              <w:pStyle w:val="ListParagraph"/>
              <w:numPr>
                <w:ilvl w:val="0"/>
                <w:numId w:val="33"/>
              </w:numPr>
              <w:spacing w:after="0"/>
              <w:rPr>
                <w:rFonts w:ascii="Palatino Linotype" w:hAnsi="Palatino Linotype"/>
                <w:sz w:val="20"/>
                <w:szCs w:val="20"/>
              </w:rPr>
            </w:pPr>
            <w:r w:rsidRPr="00211DF8">
              <w:rPr>
                <w:rFonts w:ascii="Palatino Linotype" w:hAnsi="Palatino Linotype"/>
                <w:sz w:val="21"/>
                <w:szCs w:val="20"/>
              </w:rPr>
              <w:t>If the transfer is successful, the response result will be updated into staging database, and lately revert</w:t>
            </w:r>
            <w:r w:rsidR="00E31DA9">
              <w:rPr>
                <w:rFonts w:ascii="Palatino Linotype" w:hAnsi="Palatino Linotype"/>
                <w:sz w:val="21"/>
                <w:szCs w:val="20"/>
              </w:rPr>
              <w:t>ed</w:t>
            </w:r>
            <w:r w:rsidRPr="00211DF8">
              <w:rPr>
                <w:rFonts w:ascii="Palatino Linotype" w:hAnsi="Palatino Linotype"/>
                <w:sz w:val="21"/>
                <w:szCs w:val="20"/>
              </w:rPr>
              <w:t xml:space="preserve"> back to </w:t>
            </w:r>
            <w:r w:rsidR="0025730F">
              <w:rPr>
                <w:rFonts w:ascii="Palatino Linotype" w:hAnsi="Palatino Linotype"/>
                <w:sz w:val="21"/>
                <w:szCs w:val="20"/>
              </w:rPr>
              <w:t>s</w:t>
            </w:r>
            <w:r w:rsidRPr="00211DF8">
              <w:rPr>
                <w:rFonts w:ascii="Palatino Linotype" w:hAnsi="Palatino Linotype"/>
                <w:sz w:val="21"/>
                <w:szCs w:val="20"/>
              </w:rPr>
              <w:t>taging</w:t>
            </w:r>
            <w:r w:rsidR="0025730F">
              <w:rPr>
                <w:rFonts w:ascii="Palatino Linotype" w:hAnsi="Palatino Linotype"/>
                <w:sz w:val="21"/>
                <w:szCs w:val="20"/>
              </w:rPr>
              <w:t xml:space="preserve"> database</w:t>
            </w:r>
            <w:r w:rsidRPr="00211DF8">
              <w:rPr>
                <w:rFonts w:ascii="Palatino Linotype" w:hAnsi="Palatino Linotype"/>
                <w:sz w:val="21"/>
                <w:szCs w:val="20"/>
              </w:rPr>
              <w:t xml:space="preserve"> upon service call response.</w:t>
            </w:r>
          </w:p>
        </w:tc>
        <w:tc>
          <w:tcPr>
            <w:tcW w:w="1260" w:type="dxa"/>
          </w:tcPr>
          <w:p w14:paraId="63224372" w14:textId="77777777" w:rsidR="004D7C59" w:rsidRPr="00211DF8" w:rsidRDefault="004D7C59" w:rsidP="00A00C1A">
            <w:pPr>
              <w:spacing w:after="0"/>
              <w:jc w:val="center"/>
              <w:rPr>
                <w:rFonts w:ascii="Palatino Linotype" w:hAnsi="Palatino Linotype"/>
                <w:sz w:val="20"/>
                <w:szCs w:val="20"/>
              </w:rPr>
            </w:pPr>
            <w:r w:rsidRPr="00211DF8">
              <w:rPr>
                <w:rFonts w:ascii="Palatino Linotype" w:hAnsi="Palatino Linotype"/>
                <w:sz w:val="20"/>
                <w:szCs w:val="20"/>
              </w:rPr>
              <w:t>Output</w:t>
            </w:r>
          </w:p>
        </w:tc>
        <w:tc>
          <w:tcPr>
            <w:tcW w:w="1620" w:type="dxa"/>
          </w:tcPr>
          <w:p w14:paraId="34824C8C" w14:textId="77777777" w:rsidR="004D7C59" w:rsidRPr="00211DF8" w:rsidRDefault="004D7C59" w:rsidP="00A00C1A">
            <w:pPr>
              <w:spacing w:after="0"/>
              <w:rPr>
                <w:rFonts w:ascii="Palatino Linotype" w:eastAsia="SimSun" w:hAnsi="Palatino Linotype"/>
              </w:rPr>
            </w:pPr>
            <w:r w:rsidRPr="00211DF8">
              <w:rPr>
                <w:rFonts w:ascii="Palatino Linotype" w:eastAsia="SimSun" w:hAnsi="Palatino Linotype"/>
              </w:rPr>
              <w:t>Send POS sales data from Staging DB to EDW - Polly</w:t>
            </w:r>
          </w:p>
        </w:tc>
      </w:tr>
      <w:tr w:rsidR="004D7C59" w:rsidRPr="00211DF8" w14:paraId="5434C191" w14:textId="77777777" w:rsidTr="00A9505C">
        <w:trPr>
          <w:cantSplit/>
          <w:trHeight w:val="123"/>
        </w:trPr>
        <w:tc>
          <w:tcPr>
            <w:tcW w:w="1530" w:type="dxa"/>
            <w:shd w:val="clear" w:color="auto" w:fill="auto"/>
          </w:tcPr>
          <w:p w14:paraId="1C9571BA" w14:textId="77777777" w:rsidR="004D7C59" w:rsidRPr="00211DF8" w:rsidRDefault="004D7C59" w:rsidP="00A00C1A">
            <w:pPr>
              <w:spacing w:after="0"/>
              <w:rPr>
                <w:rFonts w:ascii="Palatino Linotype" w:hAnsi="Palatino Linotype"/>
                <w:sz w:val="21"/>
                <w:szCs w:val="20"/>
              </w:rPr>
            </w:pPr>
            <w:r w:rsidRPr="00211DF8">
              <w:rPr>
                <w:rFonts w:ascii="Palatino Linotype" w:hAnsi="Palatino Linotype"/>
                <w:sz w:val="21"/>
                <w:szCs w:val="20"/>
              </w:rPr>
              <w:t>Validation on Send data</w:t>
            </w:r>
          </w:p>
        </w:tc>
        <w:tc>
          <w:tcPr>
            <w:tcW w:w="6390" w:type="dxa"/>
          </w:tcPr>
          <w:p w14:paraId="2C38B3E7" w14:textId="77777777" w:rsidR="004D7C59" w:rsidRPr="00211DF8" w:rsidRDefault="004D7C59" w:rsidP="00A00C1A">
            <w:pPr>
              <w:pStyle w:val="ListParagraph"/>
              <w:numPr>
                <w:ilvl w:val="0"/>
                <w:numId w:val="33"/>
              </w:numPr>
              <w:spacing w:after="0"/>
              <w:rPr>
                <w:rFonts w:ascii="Palatino Linotype" w:hAnsi="Palatino Linotype"/>
                <w:sz w:val="21"/>
                <w:szCs w:val="20"/>
              </w:rPr>
            </w:pPr>
            <w:r w:rsidRPr="00211DF8">
              <w:rPr>
                <w:rFonts w:ascii="Palatino Linotype" w:hAnsi="Palatino Linotype"/>
                <w:sz w:val="21"/>
                <w:szCs w:val="20"/>
              </w:rPr>
              <w:t>Upon the finish of the process, triggers a service to validate the total count &amp; total amount of the transferred data on EDW side. If correct then call another service to write a convert log to EDW indicating the EOD process for that branch is completed.</w:t>
            </w:r>
          </w:p>
        </w:tc>
        <w:tc>
          <w:tcPr>
            <w:tcW w:w="1260" w:type="dxa"/>
          </w:tcPr>
          <w:p w14:paraId="165A7BC3" w14:textId="77777777" w:rsidR="004D7C59" w:rsidRPr="00211DF8" w:rsidRDefault="004D7C59" w:rsidP="00A00C1A">
            <w:pPr>
              <w:spacing w:after="0"/>
              <w:jc w:val="center"/>
              <w:rPr>
                <w:rFonts w:ascii="Palatino Linotype" w:hAnsi="Palatino Linotype"/>
                <w:sz w:val="21"/>
                <w:szCs w:val="20"/>
              </w:rPr>
            </w:pPr>
            <w:r w:rsidRPr="00211DF8">
              <w:rPr>
                <w:rFonts w:ascii="Palatino Linotype" w:hAnsi="Palatino Linotype"/>
                <w:sz w:val="21"/>
                <w:szCs w:val="20"/>
              </w:rPr>
              <w:t>Output</w:t>
            </w:r>
          </w:p>
        </w:tc>
        <w:tc>
          <w:tcPr>
            <w:tcW w:w="1620" w:type="dxa"/>
          </w:tcPr>
          <w:p w14:paraId="284AAF53" w14:textId="77777777" w:rsidR="004D7C59" w:rsidRPr="00211DF8" w:rsidRDefault="004D7C59" w:rsidP="00A00C1A">
            <w:pPr>
              <w:spacing w:after="0"/>
              <w:rPr>
                <w:rFonts w:ascii="Palatino Linotype" w:eastAsia="SimSun" w:hAnsi="Palatino Linotype"/>
              </w:rPr>
            </w:pPr>
            <w:r w:rsidRPr="00211DF8">
              <w:rPr>
                <w:rFonts w:ascii="Palatino Linotype" w:eastAsia="SimSun" w:hAnsi="Palatino Linotype"/>
              </w:rPr>
              <w:t>Send POS sales data from Staging DB to EDW - Polly</w:t>
            </w:r>
          </w:p>
        </w:tc>
      </w:tr>
      <w:tr w:rsidR="004D7C59" w:rsidRPr="00211DF8" w14:paraId="55997671" w14:textId="77777777" w:rsidTr="00A9505C">
        <w:trPr>
          <w:cantSplit/>
          <w:trHeight w:val="123"/>
        </w:trPr>
        <w:tc>
          <w:tcPr>
            <w:tcW w:w="1530" w:type="dxa"/>
            <w:shd w:val="clear" w:color="auto" w:fill="auto"/>
          </w:tcPr>
          <w:p w14:paraId="06F2BD48" w14:textId="77777777" w:rsidR="004D7C59" w:rsidRPr="00211DF8" w:rsidRDefault="004D7C59" w:rsidP="00A00C1A">
            <w:pPr>
              <w:spacing w:after="0"/>
              <w:rPr>
                <w:rFonts w:ascii="Palatino Linotype" w:eastAsia="SimSun" w:hAnsi="Palatino Linotype"/>
                <w:sz w:val="20"/>
                <w:szCs w:val="20"/>
                <w:lang w:eastAsia="zh-CN"/>
              </w:rPr>
            </w:pPr>
            <w:r w:rsidRPr="00211DF8">
              <w:rPr>
                <w:rFonts w:ascii="Palatino Linotype" w:eastAsia="SimSun" w:hAnsi="Palatino Linotype"/>
                <w:sz w:val="20"/>
                <w:szCs w:val="20"/>
                <w:lang w:eastAsia="zh-CN"/>
              </w:rPr>
              <w:t>Job Completion</w:t>
            </w:r>
          </w:p>
        </w:tc>
        <w:tc>
          <w:tcPr>
            <w:tcW w:w="6390" w:type="dxa"/>
          </w:tcPr>
          <w:p w14:paraId="29543253" w14:textId="77777777" w:rsidR="004D7C59" w:rsidRPr="00211DF8" w:rsidRDefault="004D7C59" w:rsidP="00D67F9B">
            <w:pPr>
              <w:pStyle w:val="ListParagraph"/>
              <w:numPr>
                <w:ilvl w:val="0"/>
                <w:numId w:val="33"/>
              </w:numPr>
              <w:spacing w:after="0"/>
              <w:jc w:val="both"/>
              <w:rPr>
                <w:rFonts w:ascii="Palatino Linotype" w:hAnsi="Palatino Linotype"/>
                <w:sz w:val="20"/>
                <w:szCs w:val="20"/>
              </w:rPr>
            </w:pPr>
            <w:r w:rsidRPr="00211DF8">
              <w:rPr>
                <w:rFonts w:ascii="Palatino Linotype" w:hAnsi="Palatino Linotype"/>
                <w:sz w:val="20"/>
                <w:szCs w:val="20"/>
              </w:rPr>
              <w:t>Update the job log to reflect the summary of the whole EOD process including</w:t>
            </w:r>
          </w:p>
          <w:p w14:paraId="1E1B525A" w14:textId="77777777" w:rsidR="00D67F9B" w:rsidRPr="00211DF8" w:rsidRDefault="00D67F9B" w:rsidP="00D67F9B">
            <w:pPr>
              <w:pStyle w:val="ListParagraph"/>
              <w:numPr>
                <w:ilvl w:val="1"/>
                <w:numId w:val="33"/>
              </w:numPr>
              <w:spacing w:after="0"/>
              <w:jc w:val="both"/>
              <w:rPr>
                <w:rFonts w:ascii="Palatino Linotype" w:hAnsi="Palatino Linotype"/>
                <w:sz w:val="20"/>
                <w:szCs w:val="20"/>
              </w:rPr>
            </w:pPr>
            <w:r w:rsidRPr="00211DF8">
              <w:rPr>
                <w:rFonts w:ascii="Palatino Linotype" w:hAnsi="Palatino Linotype"/>
                <w:sz w:val="20"/>
                <w:szCs w:val="20"/>
              </w:rPr>
              <w:t>Job run status</w:t>
            </w:r>
          </w:p>
          <w:p w14:paraId="19330304" w14:textId="77777777" w:rsidR="00D67F9B" w:rsidRPr="00211DF8" w:rsidRDefault="00D67F9B" w:rsidP="00D67F9B">
            <w:pPr>
              <w:pStyle w:val="ListParagraph"/>
              <w:numPr>
                <w:ilvl w:val="1"/>
                <w:numId w:val="33"/>
              </w:numPr>
              <w:spacing w:after="0"/>
              <w:jc w:val="both"/>
              <w:rPr>
                <w:rFonts w:ascii="Palatino Linotype" w:hAnsi="Palatino Linotype"/>
                <w:sz w:val="20"/>
                <w:szCs w:val="20"/>
              </w:rPr>
            </w:pPr>
            <w:r w:rsidRPr="00211DF8">
              <w:rPr>
                <w:rFonts w:ascii="Palatino Linotype" w:hAnsi="Palatino Linotype"/>
                <w:sz w:val="20"/>
                <w:szCs w:val="20"/>
              </w:rPr>
              <w:t>Number of records processed</w:t>
            </w:r>
          </w:p>
          <w:p w14:paraId="55076C65" w14:textId="77777777" w:rsidR="00D67F9B" w:rsidRPr="00211DF8" w:rsidRDefault="00D67F9B" w:rsidP="00D67F9B">
            <w:pPr>
              <w:pStyle w:val="ListParagraph"/>
              <w:numPr>
                <w:ilvl w:val="1"/>
                <w:numId w:val="33"/>
              </w:numPr>
              <w:spacing w:after="0"/>
              <w:jc w:val="both"/>
              <w:rPr>
                <w:rFonts w:ascii="Palatino Linotype" w:hAnsi="Palatino Linotype"/>
                <w:sz w:val="20"/>
                <w:szCs w:val="20"/>
              </w:rPr>
            </w:pPr>
            <w:r w:rsidRPr="00211DF8">
              <w:rPr>
                <w:rFonts w:ascii="Palatino Linotype" w:hAnsi="Palatino Linotype"/>
                <w:sz w:val="20"/>
                <w:szCs w:val="20"/>
              </w:rPr>
              <w:t>Job name, e.g. EOD – Staging – EDW</w:t>
            </w:r>
          </w:p>
          <w:p w14:paraId="18D64486" w14:textId="77777777" w:rsidR="00D67F9B" w:rsidRPr="00211DF8" w:rsidRDefault="00D67F9B" w:rsidP="00D67F9B">
            <w:pPr>
              <w:pStyle w:val="ListParagraph"/>
              <w:numPr>
                <w:ilvl w:val="1"/>
                <w:numId w:val="33"/>
              </w:numPr>
              <w:spacing w:after="0"/>
              <w:jc w:val="both"/>
              <w:rPr>
                <w:rFonts w:ascii="Palatino Linotype" w:hAnsi="Palatino Linotype"/>
                <w:sz w:val="20"/>
                <w:szCs w:val="20"/>
              </w:rPr>
            </w:pPr>
            <w:r w:rsidRPr="00211DF8">
              <w:rPr>
                <w:rFonts w:ascii="Palatino Linotype" w:hAnsi="Palatino Linotype"/>
                <w:sz w:val="20"/>
                <w:szCs w:val="20"/>
              </w:rPr>
              <w:t>Job ID</w:t>
            </w:r>
          </w:p>
          <w:p w14:paraId="6F0F7662" w14:textId="77777777" w:rsidR="00D67F9B" w:rsidRPr="00211DF8" w:rsidRDefault="00D67F9B" w:rsidP="00D67F9B">
            <w:pPr>
              <w:pStyle w:val="ListParagraph"/>
              <w:numPr>
                <w:ilvl w:val="1"/>
                <w:numId w:val="33"/>
              </w:numPr>
              <w:spacing w:after="0"/>
              <w:jc w:val="both"/>
              <w:rPr>
                <w:rFonts w:ascii="Palatino Linotype" w:hAnsi="Palatino Linotype"/>
                <w:sz w:val="20"/>
                <w:szCs w:val="20"/>
              </w:rPr>
            </w:pPr>
            <w:r w:rsidRPr="00211DF8">
              <w:rPr>
                <w:rFonts w:ascii="Palatino Linotype" w:hAnsi="Palatino Linotype"/>
                <w:sz w:val="20"/>
                <w:szCs w:val="20"/>
              </w:rPr>
              <w:t>Job run error stage (if any)</w:t>
            </w:r>
          </w:p>
          <w:p w14:paraId="3F3D8629" w14:textId="77777777" w:rsidR="009D63ED" w:rsidRPr="00211DF8" w:rsidRDefault="00D67F9B" w:rsidP="009D63ED">
            <w:pPr>
              <w:pStyle w:val="ListParagraph"/>
              <w:numPr>
                <w:ilvl w:val="1"/>
                <w:numId w:val="33"/>
              </w:numPr>
              <w:spacing w:after="0"/>
              <w:jc w:val="both"/>
              <w:rPr>
                <w:rFonts w:ascii="Palatino Linotype" w:hAnsi="Palatino Linotype"/>
                <w:strike/>
                <w:sz w:val="20"/>
                <w:szCs w:val="20"/>
              </w:rPr>
            </w:pPr>
            <w:r w:rsidRPr="00211DF8">
              <w:rPr>
                <w:rFonts w:ascii="Palatino Linotype" w:hAnsi="Palatino Linotype"/>
                <w:sz w:val="20"/>
                <w:szCs w:val="20"/>
              </w:rPr>
              <w:t>Error Category, e.g. DB, Network and Other, etc.</w:t>
            </w:r>
          </w:p>
          <w:p w14:paraId="3650B6C6" w14:textId="77777777" w:rsidR="004D7C59" w:rsidRPr="00211DF8" w:rsidRDefault="00D67F9B" w:rsidP="009D63ED">
            <w:pPr>
              <w:pStyle w:val="ListParagraph"/>
              <w:numPr>
                <w:ilvl w:val="1"/>
                <w:numId w:val="33"/>
              </w:numPr>
              <w:spacing w:after="0"/>
              <w:jc w:val="both"/>
              <w:rPr>
                <w:rFonts w:ascii="Palatino Linotype" w:hAnsi="Palatino Linotype"/>
                <w:strike/>
                <w:sz w:val="20"/>
                <w:szCs w:val="20"/>
              </w:rPr>
            </w:pPr>
            <w:r w:rsidRPr="00211DF8">
              <w:rPr>
                <w:rFonts w:ascii="Palatino Linotype" w:hAnsi="Palatino Linotype"/>
                <w:sz w:val="20"/>
                <w:szCs w:val="20"/>
              </w:rPr>
              <w:t>Job start/end time (regarded as Coping to EDW start/end time)</w:t>
            </w:r>
          </w:p>
        </w:tc>
        <w:tc>
          <w:tcPr>
            <w:tcW w:w="1260" w:type="dxa"/>
          </w:tcPr>
          <w:p w14:paraId="5180A8A3" w14:textId="77777777" w:rsidR="004D7C59" w:rsidRPr="00211DF8" w:rsidRDefault="004D7C59" w:rsidP="00A00C1A">
            <w:pPr>
              <w:spacing w:after="0"/>
              <w:jc w:val="center"/>
              <w:rPr>
                <w:rFonts w:ascii="Palatino Linotype" w:hAnsi="Palatino Linotype"/>
                <w:sz w:val="20"/>
                <w:szCs w:val="20"/>
              </w:rPr>
            </w:pPr>
            <w:r w:rsidRPr="00211DF8">
              <w:rPr>
                <w:rFonts w:ascii="Palatino Linotype" w:hAnsi="Palatino Linotype"/>
                <w:sz w:val="20"/>
                <w:szCs w:val="20"/>
              </w:rPr>
              <w:t>Process</w:t>
            </w:r>
          </w:p>
        </w:tc>
        <w:tc>
          <w:tcPr>
            <w:tcW w:w="1620" w:type="dxa"/>
          </w:tcPr>
          <w:p w14:paraId="4FD265D5" w14:textId="77777777" w:rsidR="004D7C59" w:rsidRPr="00211DF8" w:rsidRDefault="004D7C59" w:rsidP="00A00C1A">
            <w:pPr>
              <w:spacing w:after="0"/>
              <w:rPr>
                <w:rFonts w:ascii="Palatino Linotype" w:eastAsia="SimSun" w:hAnsi="Palatino Linotype"/>
              </w:rPr>
            </w:pPr>
            <w:r w:rsidRPr="00211DF8">
              <w:rPr>
                <w:rFonts w:ascii="Palatino Linotype" w:eastAsia="SimSun" w:hAnsi="Palatino Linotype"/>
              </w:rPr>
              <w:t>Send POS sales data from Staging DB to EDW - Polly</w:t>
            </w:r>
          </w:p>
        </w:tc>
      </w:tr>
    </w:tbl>
    <w:p w14:paraId="7B61B3A0" w14:textId="77777777" w:rsidR="00A427C1" w:rsidRDefault="00A427C1" w:rsidP="0035262A">
      <w:pPr>
        <w:pStyle w:val="ShapeTypeStyle"/>
        <w:spacing w:after="0"/>
        <w:jc w:val="both"/>
        <w:rPr>
          <w:rFonts w:ascii="Palatino Linotype" w:hAnsi="Palatino Linotype"/>
        </w:rPr>
      </w:pPr>
    </w:p>
    <w:p w14:paraId="5F69D7BA" w14:textId="77777777" w:rsidR="00D87112" w:rsidRDefault="00D87112">
      <w:pPr>
        <w:rPr>
          <w:rFonts w:ascii="Palatino Linotype" w:eastAsia="PMingLiU" w:hAnsi="Palatino Linotype" w:cs="Times New Roman"/>
          <w:b/>
          <w:color w:val="215868"/>
          <w:sz w:val="24"/>
          <w:lang w:val="en-GB" w:eastAsia="zh-CN"/>
        </w:rPr>
      </w:pPr>
      <w:r>
        <w:rPr>
          <w:rFonts w:ascii="Palatino Linotype" w:hAnsi="Palatino Linotype"/>
        </w:rPr>
        <w:br w:type="page"/>
      </w:r>
    </w:p>
    <w:p w14:paraId="6E34F483" w14:textId="50C63847" w:rsidR="0035262A" w:rsidRPr="00211DF8" w:rsidRDefault="0035262A" w:rsidP="0035262A">
      <w:pPr>
        <w:pStyle w:val="ShapeTypeStyle"/>
        <w:spacing w:after="0"/>
        <w:jc w:val="both"/>
        <w:rPr>
          <w:rFonts w:ascii="Palatino Linotype" w:hAnsi="Palatino Linotype"/>
        </w:rPr>
      </w:pPr>
      <w:r w:rsidRPr="00211DF8">
        <w:rPr>
          <w:rFonts w:ascii="Palatino Linotype" w:hAnsi="Palatino Linotype"/>
        </w:rPr>
        <w:lastRenderedPageBreak/>
        <w:t>Role</w:t>
      </w: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507"/>
      </w:tblGrid>
      <w:tr w:rsidR="0035262A" w:rsidRPr="00211DF8" w14:paraId="2279C99C" w14:textId="77777777" w:rsidTr="004A4443">
        <w:trPr>
          <w:cantSplit/>
          <w:tblHeader/>
        </w:trPr>
        <w:tc>
          <w:tcPr>
            <w:tcW w:w="2453" w:type="dxa"/>
            <w:shd w:val="clear" w:color="auto" w:fill="365F91" w:themeFill="accent1" w:themeFillShade="BF"/>
          </w:tcPr>
          <w:p w14:paraId="00953B4E" w14:textId="77777777"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14:paraId="7810E098" w14:textId="77777777"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507" w:type="dxa"/>
            <w:shd w:val="clear" w:color="auto" w:fill="365F91" w:themeFill="accent1" w:themeFillShade="BF"/>
          </w:tcPr>
          <w:p w14:paraId="3A852F71" w14:textId="77777777"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Type</w:t>
            </w:r>
          </w:p>
        </w:tc>
      </w:tr>
      <w:tr w:rsidR="0035262A" w:rsidRPr="00211DF8" w14:paraId="4A7C49CE" w14:textId="77777777" w:rsidTr="004A4443">
        <w:trPr>
          <w:cantSplit/>
          <w:trHeight w:val="123"/>
        </w:trPr>
        <w:tc>
          <w:tcPr>
            <w:tcW w:w="2453" w:type="dxa"/>
            <w:shd w:val="clear" w:color="auto" w:fill="auto"/>
          </w:tcPr>
          <w:p w14:paraId="35382B0E" w14:textId="77777777" w:rsidR="0035262A" w:rsidRPr="00211DF8" w:rsidRDefault="0035262A" w:rsidP="00A9505C">
            <w:pPr>
              <w:spacing w:after="0"/>
              <w:jc w:val="both"/>
              <w:rPr>
                <w:rFonts w:ascii="Palatino Linotype" w:hAnsi="Palatino Linotype"/>
                <w:szCs w:val="20"/>
              </w:rPr>
            </w:pPr>
            <w:r w:rsidRPr="00211DF8">
              <w:rPr>
                <w:rFonts w:ascii="Palatino Linotype" w:hAnsi="Palatino Linotype"/>
                <w:szCs w:val="20"/>
              </w:rPr>
              <w:t>System Administrator</w:t>
            </w:r>
          </w:p>
        </w:tc>
        <w:tc>
          <w:tcPr>
            <w:tcW w:w="6750" w:type="dxa"/>
          </w:tcPr>
          <w:p w14:paraId="46D89991" w14:textId="77777777" w:rsidR="0035262A" w:rsidRPr="00211DF8" w:rsidRDefault="0035262A"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507" w:type="dxa"/>
          </w:tcPr>
          <w:p w14:paraId="7E883593" w14:textId="77777777" w:rsidR="0035262A" w:rsidRPr="00211DF8" w:rsidRDefault="0035262A"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35262A" w:rsidRPr="00211DF8" w14:paraId="473BB859" w14:textId="77777777" w:rsidTr="004A4443">
        <w:trPr>
          <w:cantSplit/>
          <w:trHeight w:val="123"/>
        </w:trPr>
        <w:tc>
          <w:tcPr>
            <w:tcW w:w="2453" w:type="dxa"/>
            <w:shd w:val="clear" w:color="auto" w:fill="auto"/>
          </w:tcPr>
          <w:p w14:paraId="1D2831FD" w14:textId="77777777" w:rsidR="0035262A" w:rsidRPr="00211DF8" w:rsidRDefault="0035262A" w:rsidP="00A9505C">
            <w:pPr>
              <w:spacing w:after="0"/>
              <w:jc w:val="both"/>
              <w:rPr>
                <w:rFonts w:ascii="Palatino Linotype" w:hAnsi="Palatino Linotype"/>
                <w:szCs w:val="20"/>
              </w:rPr>
            </w:pPr>
            <w:r w:rsidRPr="00211DF8">
              <w:rPr>
                <w:rFonts w:ascii="Palatino Linotype" w:hAnsi="Palatino Linotype"/>
                <w:szCs w:val="20"/>
              </w:rPr>
              <w:t>System Operator</w:t>
            </w:r>
          </w:p>
        </w:tc>
        <w:tc>
          <w:tcPr>
            <w:tcW w:w="6750" w:type="dxa"/>
          </w:tcPr>
          <w:p w14:paraId="2A127BB2" w14:textId="67CA8E97" w:rsidR="0035262A" w:rsidRPr="00211DF8" w:rsidRDefault="0035262A"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 xml:space="preserve">The user role </w:t>
            </w:r>
            <w:r w:rsidR="009B3118">
              <w:rPr>
                <w:rFonts w:ascii="Palatino Linotype" w:eastAsia="SimSun" w:hAnsi="Palatino Linotype"/>
                <w:szCs w:val="20"/>
                <w:lang w:eastAsia="zh-CN"/>
              </w:rPr>
              <w:t>has the</w:t>
            </w:r>
            <w:r w:rsidRPr="00211DF8">
              <w:rPr>
                <w:rFonts w:ascii="Palatino Linotype" w:eastAsia="SimSun" w:hAnsi="Palatino Linotype"/>
                <w:szCs w:val="20"/>
                <w:lang w:eastAsia="zh-CN"/>
              </w:rPr>
              <w:t xml:space="preserve"> right to conduct job re-run, job logs and dashboard. And demander of daily summary report</w:t>
            </w:r>
          </w:p>
        </w:tc>
        <w:tc>
          <w:tcPr>
            <w:tcW w:w="1507" w:type="dxa"/>
          </w:tcPr>
          <w:p w14:paraId="22202BC4" w14:textId="77777777" w:rsidR="0035262A" w:rsidRPr="00211DF8" w:rsidRDefault="0035262A"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35262A" w:rsidRPr="00211DF8" w14:paraId="77383F97" w14:textId="77777777" w:rsidTr="004A4443">
        <w:trPr>
          <w:cantSplit/>
          <w:trHeight w:val="123"/>
        </w:trPr>
        <w:tc>
          <w:tcPr>
            <w:tcW w:w="2453" w:type="dxa"/>
            <w:shd w:val="clear" w:color="auto" w:fill="auto"/>
          </w:tcPr>
          <w:p w14:paraId="591C065F" w14:textId="4B2F2E4C" w:rsidR="0035262A" w:rsidRPr="00211DF8" w:rsidRDefault="00DA11E9" w:rsidP="00A9505C">
            <w:pPr>
              <w:spacing w:after="0"/>
              <w:jc w:val="both"/>
              <w:rPr>
                <w:rFonts w:ascii="Palatino Linotype" w:eastAsia="SimSun" w:hAnsi="Palatino Linotype"/>
                <w:szCs w:val="20"/>
                <w:lang w:eastAsia="zh-CN"/>
              </w:rPr>
            </w:pPr>
            <w:r>
              <w:rPr>
                <w:rFonts w:ascii="Palatino Linotype" w:eastAsia="SimSun" w:hAnsi="Palatino Linotype"/>
                <w:szCs w:val="20"/>
                <w:lang w:eastAsia="zh-CN"/>
              </w:rPr>
              <w:t>Service Bus Operator</w:t>
            </w:r>
          </w:p>
        </w:tc>
        <w:tc>
          <w:tcPr>
            <w:tcW w:w="6750" w:type="dxa"/>
          </w:tcPr>
          <w:p w14:paraId="232D54C3" w14:textId="385393D3" w:rsidR="0035262A" w:rsidRPr="00211DF8" w:rsidRDefault="0035262A" w:rsidP="00A00C1A">
            <w:pPr>
              <w:spacing w:after="0"/>
              <w:rPr>
                <w:rFonts w:ascii="Palatino Linotype" w:hAnsi="Palatino Linotype"/>
                <w:szCs w:val="20"/>
              </w:rPr>
            </w:pPr>
            <w:r w:rsidRPr="00211DF8">
              <w:rPr>
                <w:rFonts w:ascii="Palatino Linotype" w:eastAsia="SimSun" w:hAnsi="Palatino Linotype"/>
                <w:szCs w:val="20"/>
                <w:lang w:eastAsia="zh-CN"/>
              </w:rPr>
              <w:t xml:space="preserve">The user role </w:t>
            </w:r>
            <w:r w:rsidR="009B3118">
              <w:rPr>
                <w:rFonts w:ascii="Palatino Linotype" w:eastAsia="SimSun" w:hAnsi="Palatino Linotype"/>
                <w:szCs w:val="20"/>
                <w:lang w:eastAsia="zh-CN"/>
              </w:rPr>
              <w:t>has the</w:t>
            </w:r>
            <w:r w:rsidRPr="00211DF8">
              <w:rPr>
                <w:rFonts w:ascii="Palatino Linotype" w:eastAsia="SimSun" w:hAnsi="Palatino Linotype"/>
                <w:szCs w:val="20"/>
                <w:lang w:eastAsia="zh-CN"/>
              </w:rPr>
              <w:t xml:space="preserve"> right to conduct job re-run, job logs the responsibility to receive EDW related alert email</w:t>
            </w:r>
          </w:p>
        </w:tc>
        <w:tc>
          <w:tcPr>
            <w:tcW w:w="1507" w:type="dxa"/>
          </w:tcPr>
          <w:p w14:paraId="1D19860C" w14:textId="77777777" w:rsidR="0035262A" w:rsidRPr="00211DF8" w:rsidRDefault="0035262A"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14:paraId="43EC7DC4" w14:textId="77777777" w:rsidR="00A427C1" w:rsidRDefault="00A427C1" w:rsidP="0035262A">
      <w:pPr>
        <w:pStyle w:val="ShapeTypeStyle"/>
        <w:spacing w:after="0"/>
        <w:jc w:val="both"/>
        <w:rPr>
          <w:rFonts w:ascii="Palatino Linotype" w:hAnsi="Palatino Linotype"/>
        </w:rPr>
      </w:pPr>
    </w:p>
    <w:p w14:paraId="62A1900F" w14:textId="77777777" w:rsidR="0035262A" w:rsidRPr="00211DF8" w:rsidRDefault="0035262A" w:rsidP="0035262A">
      <w:pPr>
        <w:pStyle w:val="ShapeTypeStyle"/>
        <w:spacing w:after="0"/>
        <w:jc w:val="both"/>
        <w:rPr>
          <w:rFonts w:ascii="Palatino Linotype" w:hAnsi="Palatino Linotype"/>
        </w:rPr>
      </w:pPr>
      <w:r w:rsidRPr="00211DF8">
        <w:rPr>
          <w:rFonts w:ascii="Palatino Linotype" w:hAnsi="Palatino Linotype"/>
        </w:rPr>
        <w:t>Application</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35262A" w:rsidRPr="00211DF8" w14:paraId="0573CD3B" w14:textId="77777777" w:rsidTr="00A9505C">
        <w:trPr>
          <w:cantSplit/>
          <w:tblHeader/>
        </w:trPr>
        <w:tc>
          <w:tcPr>
            <w:tcW w:w="2453" w:type="dxa"/>
            <w:shd w:val="clear" w:color="auto" w:fill="365F91" w:themeFill="accent1" w:themeFillShade="BF"/>
          </w:tcPr>
          <w:p w14:paraId="6B2070B4" w14:textId="77777777"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7920" w:type="dxa"/>
            <w:shd w:val="clear" w:color="auto" w:fill="365F91" w:themeFill="accent1" w:themeFillShade="BF"/>
          </w:tcPr>
          <w:p w14:paraId="5690A0C0" w14:textId="77777777"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35262A" w:rsidRPr="00211DF8" w14:paraId="34D3F674" w14:textId="77777777" w:rsidTr="00A9505C">
        <w:trPr>
          <w:cantSplit/>
          <w:trHeight w:val="123"/>
        </w:trPr>
        <w:tc>
          <w:tcPr>
            <w:tcW w:w="2453" w:type="dxa"/>
            <w:shd w:val="clear" w:color="auto" w:fill="auto"/>
          </w:tcPr>
          <w:p w14:paraId="4694FDFD" w14:textId="77777777" w:rsidR="0035262A" w:rsidRPr="00211DF8" w:rsidRDefault="0035262A" w:rsidP="00A9505C">
            <w:pPr>
              <w:spacing w:after="0"/>
              <w:jc w:val="both"/>
              <w:rPr>
                <w:rFonts w:ascii="Palatino Linotype" w:hAnsi="Palatino Linotype"/>
                <w:szCs w:val="20"/>
              </w:rPr>
            </w:pPr>
            <w:r w:rsidRPr="00211DF8">
              <w:rPr>
                <w:rFonts w:ascii="Palatino Linotype" w:hAnsi="Palatino Linotype"/>
                <w:szCs w:val="20"/>
              </w:rPr>
              <w:t>Polling Gateway</w:t>
            </w:r>
          </w:p>
        </w:tc>
        <w:tc>
          <w:tcPr>
            <w:tcW w:w="7920" w:type="dxa"/>
          </w:tcPr>
          <w:p w14:paraId="5CE0BD88" w14:textId="77777777" w:rsidR="0035262A" w:rsidRPr="00211DF8" w:rsidRDefault="0035262A"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35262A" w:rsidRPr="00211DF8" w14:paraId="1DFF0A1B" w14:textId="77777777" w:rsidTr="00A9505C">
        <w:trPr>
          <w:cantSplit/>
          <w:trHeight w:val="123"/>
        </w:trPr>
        <w:tc>
          <w:tcPr>
            <w:tcW w:w="2453" w:type="dxa"/>
            <w:shd w:val="clear" w:color="auto" w:fill="auto"/>
          </w:tcPr>
          <w:p w14:paraId="42A29722" w14:textId="77777777" w:rsidR="0035262A" w:rsidRPr="00211DF8" w:rsidRDefault="0035262A" w:rsidP="00A9505C">
            <w:pPr>
              <w:spacing w:after="0"/>
              <w:jc w:val="both"/>
              <w:rPr>
                <w:rFonts w:ascii="Palatino Linotype" w:hAnsi="Palatino Linotype"/>
                <w:szCs w:val="20"/>
              </w:rPr>
            </w:pPr>
            <w:r w:rsidRPr="00211DF8">
              <w:rPr>
                <w:rFonts w:ascii="Palatino Linotype" w:hAnsi="Palatino Linotype"/>
                <w:szCs w:val="20"/>
              </w:rPr>
              <w:t>Sending Gateway</w:t>
            </w:r>
          </w:p>
        </w:tc>
        <w:tc>
          <w:tcPr>
            <w:tcW w:w="7920" w:type="dxa"/>
          </w:tcPr>
          <w:p w14:paraId="728CC8C4" w14:textId="77777777" w:rsidR="0035262A" w:rsidRPr="00211DF8" w:rsidRDefault="0035262A"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p>
        </w:tc>
      </w:tr>
      <w:tr w:rsidR="0035262A" w:rsidRPr="00211DF8" w14:paraId="09AB51D3" w14:textId="77777777" w:rsidTr="00A9505C">
        <w:trPr>
          <w:cantSplit/>
          <w:trHeight w:val="123"/>
        </w:trPr>
        <w:tc>
          <w:tcPr>
            <w:tcW w:w="2453" w:type="dxa"/>
            <w:shd w:val="clear" w:color="auto" w:fill="auto"/>
          </w:tcPr>
          <w:p w14:paraId="5C336DDF" w14:textId="77777777" w:rsidR="0035262A" w:rsidRPr="00211DF8" w:rsidRDefault="0035262A" w:rsidP="00A9505C">
            <w:pPr>
              <w:spacing w:after="0"/>
              <w:jc w:val="both"/>
              <w:rPr>
                <w:rFonts w:ascii="Palatino Linotype" w:hAnsi="Palatino Linotype"/>
                <w:szCs w:val="20"/>
              </w:rPr>
            </w:pPr>
            <w:r w:rsidRPr="00211DF8">
              <w:rPr>
                <w:rFonts w:ascii="Palatino Linotype" w:hAnsi="Palatino Linotype"/>
                <w:szCs w:val="20"/>
              </w:rPr>
              <w:t>ESB Interfaces</w:t>
            </w:r>
          </w:p>
        </w:tc>
        <w:tc>
          <w:tcPr>
            <w:tcW w:w="7920" w:type="dxa"/>
          </w:tcPr>
          <w:p w14:paraId="3C0AE977" w14:textId="77777777" w:rsidR="0035262A" w:rsidRPr="00211DF8" w:rsidRDefault="0035262A"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interface for data pushing from service bus application layer staging DB to EDW</w:t>
            </w:r>
          </w:p>
        </w:tc>
      </w:tr>
    </w:tbl>
    <w:p w14:paraId="0C6ECC18" w14:textId="77777777" w:rsidR="001C7EF0" w:rsidRPr="00211DF8" w:rsidRDefault="001C7EF0" w:rsidP="0035262A">
      <w:pPr>
        <w:jc w:val="both"/>
        <w:rPr>
          <w:rFonts w:ascii="Palatino Linotype" w:hAnsi="Palatino Linotype"/>
        </w:rPr>
      </w:pPr>
    </w:p>
    <w:p w14:paraId="1198704A" w14:textId="77777777" w:rsidR="001C7EF0" w:rsidRPr="00211DF8" w:rsidRDefault="001C7EF0" w:rsidP="0035262A">
      <w:pPr>
        <w:pStyle w:val="Heading3"/>
        <w:spacing w:after="200" w:line="240" w:lineRule="auto"/>
        <w:jc w:val="both"/>
        <w:rPr>
          <w:rFonts w:ascii="Palatino Linotype" w:hAnsi="Palatino Linotype"/>
        </w:rPr>
        <w:sectPr w:rsidR="001C7EF0" w:rsidRPr="00211DF8" w:rsidSect="00175D3F">
          <w:pgSz w:w="12240" w:h="15840"/>
          <w:pgMar w:top="720" w:right="720" w:bottom="720" w:left="720" w:header="720" w:footer="794" w:gutter="0"/>
          <w:cols w:space="720"/>
          <w:docGrid w:linePitch="360"/>
        </w:sectPr>
      </w:pPr>
    </w:p>
    <w:p w14:paraId="201889DF" w14:textId="77777777" w:rsidR="0035262A" w:rsidRPr="00211DF8" w:rsidRDefault="0035262A" w:rsidP="00F80D13">
      <w:pPr>
        <w:pStyle w:val="Heading4"/>
        <w:rPr>
          <w:rFonts w:ascii="Palatino Linotype" w:hAnsi="Palatino Linotype"/>
        </w:rPr>
      </w:pPr>
      <w:bookmarkStart w:id="219" w:name="_Toc469498466"/>
      <w:r w:rsidRPr="00211DF8">
        <w:rPr>
          <w:rFonts w:ascii="Palatino Linotype" w:hAnsi="Palatino Linotype"/>
        </w:rPr>
        <w:lastRenderedPageBreak/>
        <w:t>Functional Requirement Details</w:t>
      </w:r>
      <w:bookmarkEnd w:id="219"/>
      <w:r w:rsidRPr="00211DF8">
        <w:rPr>
          <w:rFonts w:ascii="Palatino Linotype" w:hAnsi="Palatino Linotype"/>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870"/>
        <w:gridCol w:w="1096"/>
        <w:gridCol w:w="1170"/>
        <w:gridCol w:w="4029"/>
        <w:gridCol w:w="905"/>
      </w:tblGrid>
      <w:tr w:rsidR="0035262A" w:rsidRPr="00211DF8" w14:paraId="2C5FC8D7" w14:textId="77777777" w:rsidTr="00A9505C">
        <w:trPr>
          <w:cantSplit/>
          <w:tblHeader/>
        </w:trPr>
        <w:tc>
          <w:tcPr>
            <w:tcW w:w="1391" w:type="dxa"/>
            <w:shd w:val="clear" w:color="auto" w:fill="244061" w:themeFill="accent1" w:themeFillShade="80"/>
            <w:vAlign w:val="center"/>
          </w:tcPr>
          <w:p w14:paraId="686DF252" w14:textId="77777777" w:rsidR="0035262A" w:rsidRPr="00211DF8" w:rsidRDefault="0035262A"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530" w:type="dxa"/>
            <w:shd w:val="clear" w:color="auto" w:fill="244061" w:themeFill="accent1" w:themeFillShade="80"/>
            <w:vAlign w:val="center"/>
          </w:tcPr>
          <w:p w14:paraId="5CF62A79" w14:textId="77777777" w:rsidR="0035262A" w:rsidRPr="00211DF8" w:rsidRDefault="0035262A"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870" w:type="dxa"/>
            <w:shd w:val="clear" w:color="auto" w:fill="244061" w:themeFill="accent1" w:themeFillShade="80"/>
            <w:vAlign w:val="center"/>
          </w:tcPr>
          <w:p w14:paraId="6AC8595E" w14:textId="77777777" w:rsidR="0035262A" w:rsidRPr="00211DF8" w:rsidRDefault="0035262A"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096" w:type="dxa"/>
            <w:shd w:val="clear" w:color="auto" w:fill="244061" w:themeFill="accent1" w:themeFillShade="80"/>
            <w:vAlign w:val="center"/>
          </w:tcPr>
          <w:p w14:paraId="23195D31" w14:textId="77777777" w:rsidR="0035262A" w:rsidRPr="00211DF8" w:rsidRDefault="0035262A"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1170" w:type="dxa"/>
            <w:shd w:val="clear" w:color="auto" w:fill="244061" w:themeFill="accent1" w:themeFillShade="80"/>
            <w:vAlign w:val="center"/>
          </w:tcPr>
          <w:p w14:paraId="1F18E5F6" w14:textId="77777777" w:rsidR="0035262A" w:rsidRPr="00211DF8" w:rsidRDefault="0035262A"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4029" w:type="dxa"/>
            <w:shd w:val="clear" w:color="auto" w:fill="244061" w:themeFill="accent1" w:themeFillShade="80"/>
            <w:vAlign w:val="center"/>
          </w:tcPr>
          <w:p w14:paraId="193ADAF2" w14:textId="77777777" w:rsidR="0035262A" w:rsidRPr="00211DF8" w:rsidRDefault="0035262A"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905" w:type="dxa"/>
            <w:shd w:val="clear" w:color="auto" w:fill="244061" w:themeFill="accent1" w:themeFillShade="80"/>
            <w:vAlign w:val="center"/>
          </w:tcPr>
          <w:p w14:paraId="01EE41D2" w14:textId="77777777" w:rsidR="0035262A" w:rsidRPr="00211DF8" w:rsidRDefault="0035262A"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A427C1" w:rsidRPr="00211DF8" w14:paraId="3117D72F" w14:textId="77777777" w:rsidTr="00A00C1A">
        <w:trPr>
          <w:cantSplit/>
          <w:trHeight w:val="123"/>
        </w:trPr>
        <w:tc>
          <w:tcPr>
            <w:tcW w:w="1391" w:type="dxa"/>
            <w:shd w:val="clear" w:color="auto" w:fill="auto"/>
          </w:tcPr>
          <w:p w14:paraId="71A8B8BF" w14:textId="77777777" w:rsidR="00A427C1" w:rsidRPr="00211DF8" w:rsidRDefault="00A427C1"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c>
          <w:tcPr>
            <w:tcW w:w="1530" w:type="dxa"/>
          </w:tcPr>
          <w:p w14:paraId="70C463A8" w14:textId="77777777" w:rsidR="00A427C1" w:rsidRPr="00211DF8" w:rsidRDefault="00A427C1" w:rsidP="00A00C1A">
            <w:pPr>
              <w:rPr>
                <w:rFonts w:ascii="Palatino Linotype" w:hAnsi="Palatino Linotype"/>
                <w:color w:val="000000"/>
                <w:sz w:val="20"/>
                <w:szCs w:val="20"/>
              </w:rPr>
            </w:pPr>
            <w:r w:rsidRPr="00211DF8">
              <w:rPr>
                <w:rFonts w:ascii="Palatino Linotype" w:hAnsi="Palatino Linotype"/>
                <w:color w:val="000000"/>
                <w:sz w:val="20"/>
                <w:szCs w:val="20"/>
              </w:rPr>
              <w:t>End of day data processing</w:t>
            </w:r>
          </w:p>
        </w:tc>
        <w:tc>
          <w:tcPr>
            <w:tcW w:w="3870" w:type="dxa"/>
            <w:shd w:val="clear" w:color="auto" w:fill="BFBFBF" w:themeFill="background1" w:themeFillShade="BF"/>
          </w:tcPr>
          <w:p w14:paraId="39301001" w14:textId="77777777" w:rsidR="00A427C1" w:rsidRPr="00211DF8" w:rsidRDefault="00A427C1" w:rsidP="00A00C1A">
            <w:pPr>
              <w:rPr>
                <w:rFonts w:ascii="Palatino Linotype" w:eastAsia="SimSun" w:hAnsi="Palatino Linotype"/>
                <w:color w:val="000000"/>
                <w:sz w:val="20"/>
                <w:szCs w:val="20"/>
                <w:lang w:eastAsia="zh-CN"/>
              </w:rPr>
            </w:pPr>
            <w:r>
              <w:rPr>
                <w:rFonts w:ascii="Palatino Linotype" w:hAnsi="Palatino Linotype"/>
                <w:color w:val="FF0000"/>
                <w:sz w:val="20"/>
                <w:szCs w:val="20"/>
              </w:rPr>
              <w:t>-</w:t>
            </w:r>
          </w:p>
        </w:tc>
        <w:tc>
          <w:tcPr>
            <w:tcW w:w="1096" w:type="dxa"/>
            <w:shd w:val="clear" w:color="auto" w:fill="BFBFBF" w:themeFill="background1" w:themeFillShade="BF"/>
          </w:tcPr>
          <w:p w14:paraId="03E2C677" w14:textId="77777777" w:rsidR="00A427C1" w:rsidRPr="00211DF8" w:rsidRDefault="00A427C1" w:rsidP="00A00C1A">
            <w:pPr>
              <w:jc w:val="center"/>
              <w:rPr>
                <w:rFonts w:ascii="Palatino Linotype" w:hAnsi="Palatino Linotype"/>
                <w:color w:val="000000"/>
              </w:rPr>
            </w:pPr>
            <w:r>
              <w:rPr>
                <w:rFonts w:ascii="Palatino Linotype" w:hAnsi="Palatino Linotype"/>
                <w:color w:val="FF0000"/>
                <w:sz w:val="20"/>
                <w:szCs w:val="20"/>
              </w:rPr>
              <w:t>-</w:t>
            </w:r>
          </w:p>
        </w:tc>
        <w:tc>
          <w:tcPr>
            <w:tcW w:w="1170" w:type="dxa"/>
            <w:shd w:val="clear" w:color="auto" w:fill="BFBFBF" w:themeFill="background1" w:themeFillShade="BF"/>
          </w:tcPr>
          <w:p w14:paraId="2DE47D60" w14:textId="77777777" w:rsidR="00A427C1" w:rsidRPr="00211DF8" w:rsidRDefault="00A427C1" w:rsidP="00A00C1A">
            <w:pPr>
              <w:jc w:val="center"/>
              <w:rPr>
                <w:rFonts w:ascii="Palatino Linotype" w:hAnsi="Palatino Linotype"/>
                <w:color w:val="000000"/>
                <w:sz w:val="20"/>
                <w:szCs w:val="20"/>
              </w:rPr>
            </w:pPr>
            <w:r>
              <w:rPr>
                <w:rFonts w:ascii="Palatino Linotype" w:hAnsi="Palatino Linotype"/>
                <w:color w:val="FF0000"/>
                <w:sz w:val="20"/>
                <w:szCs w:val="20"/>
              </w:rPr>
              <w:t>-</w:t>
            </w:r>
          </w:p>
        </w:tc>
        <w:tc>
          <w:tcPr>
            <w:tcW w:w="4029" w:type="dxa"/>
            <w:shd w:val="clear" w:color="auto" w:fill="BFBFBF" w:themeFill="background1" w:themeFillShade="BF"/>
          </w:tcPr>
          <w:p w14:paraId="31AAA3EB" w14:textId="77777777" w:rsidR="00A427C1" w:rsidRPr="00211DF8" w:rsidRDefault="00A427C1" w:rsidP="00A00C1A">
            <w:pPr>
              <w:rPr>
                <w:rFonts w:ascii="Palatino Linotype" w:hAnsi="Palatino Linotype"/>
                <w:color w:val="000000"/>
                <w:sz w:val="20"/>
                <w:szCs w:val="20"/>
              </w:rPr>
            </w:pPr>
            <w:r>
              <w:rPr>
                <w:rFonts w:ascii="Palatino Linotype" w:hAnsi="Palatino Linotype"/>
                <w:color w:val="FF0000"/>
                <w:sz w:val="20"/>
                <w:szCs w:val="20"/>
              </w:rPr>
              <w:t>-</w:t>
            </w:r>
          </w:p>
        </w:tc>
        <w:tc>
          <w:tcPr>
            <w:tcW w:w="905" w:type="dxa"/>
            <w:shd w:val="clear" w:color="auto" w:fill="BFBFBF" w:themeFill="background1" w:themeFillShade="BF"/>
          </w:tcPr>
          <w:p w14:paraId="7A5F3241" w14:textId="77777777" w:rsidR="00A427C1" w:rsidRPr="00211DF8" w:rsidRDefault="00A427C1" w:rsidP="00A427C1">
            <w:pPr>
              <w:spacing w:after="0"/>
              <w:jc w:val="both"/>
              <w:rPr>
                <w:rFonts w:ascii="Palatino Linotype" w:eastAsia="Microsoft YaHei" w:hAnsi="Palatino Linotype"/>
                <w:color w:val="FFFFFF"/>
                <w:sz w:val="20"/>
                <w:szCs w:val="20"/>
                <w:lang w:eastAsia="zh-CN"/>
              </w:rPr>
            </w:pPr>
            <w:r>
              <w:rPr>
                <w:rFonts w:ascii="Palatino Linotype" w:hAnsi="Palatino Linotype"/>
                <w:color w:val="FF0000"/>
                <w:sz w:val="20"/>
                <w:szCs w:val="20"/>
              </w:rPr>
              <w:t>-</w:t>
            </w:r>
          </w:p>
        </w:tc>
      </w:tr>
      <w:tr w:rsidR="006D05DE" w:rsidRPr="00211DF8" w14:paraId="7C5174E3" w14:textId="77777777" w:rsidTr="00A00C1A">
        <w:trPr>
          <w:cantSplit/>
          <w:trHeight w:val="123"/>
        </w:trPr>
        <w:tc>
          <w:tcPr>
            <w:tcW w:w="1391" w:type="dxa"/>
            <w:shd w:val="clear" w:color="auto" w:fill="auto"/>
          </w:tcPr>
          <w:p w14:paraId="7AA6EB61" w14:textId="77777777" w:rsidR="006D05DE" w:rsidRPr="00211DF8" w:rsidRDefault="006D05DE"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ESB-SAL-REQ -04-01</w:t>
            </w:r>
          </w:p>
        </w:tc>
        <w:tc>
          <w:tcPr>
            <w:tcW w:w="1530" w:type="dxa"/>
          </w:tcPr>
          <w:p w14:paraId="70A0E91D" w14:textId="77777777" w:rsidR="006D05DE" w:rsidRPr="00211DF8" w:rsidRDefault="006D05DE" w:rsidP="00A00C1A">
            <w:pPr>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tcPr>
          <w:p w14:paraId="681BE78E" w14:textId="77777777" w:rsidR="006D05DE" w:rsidRPr="00211DF8" w:rsidRDefault="006D05DE" w:rsidP="00A00C1A">
            <w:pPr>
              <w:rPr>
                <w:rFonts w:ascii="Palatino Linotype" w:hAnsi="Palatino Linotype"/>
                <w:color w:val="000000"/>
                <w:sz w:val="20"/>
                <w:szCs w:val="20"/>
              </w:rPr>
            </w:pPr>
            <w:r w:rsidRPr="00211DF8">
              <w:rPr>
                <w:rFonts w:ascii="Palatino Linotype" w:hAnsi="Palatino Linotype"/>
                <w:color w:val="000000"/>
                <w:sz w:val="20"/>
                <w:szCs w:val="20"/>
              </w:rPr>
              <w:t>The EOD data will directly transfer the full data set to EDW</w:t>
            </w:r>
          </w:p>
        </w:tc>
        <w:tc>
          <w:tcPr>
            <w:tcW w:w="1096" w:type="dxa"/>
          </w:tcPr>
          <w:p w14:paraId="118F33B1" w14:textId="77777777" w:rsidR="006D05DE" w:rsidRPr="00211DF8" w:rsidRDefault="006D05DE"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3DBEBF81" w14:textId="77777777" w:rsidR="006D05DE" w:rsidRPr="00211DF8" w:rsidRDefault="006D05DE" w:rsidP="00A00C1A">
            <w:pPr>
              <w:jc w:val="center"/>
              <w:rPr>
                <w:rFonts w:ascii="Palatino Linotype" w:hAnsi="Palatino Linotype"/>
                <w:color w:val="000000"/>
                <w:sz w:val="20"/>
                <w:szCs w:val="20"/>
              </w:rPr>
            </w:pPr>
            <w:r w:rsidRPr="00211DF8">
              <w:rPr>
                <w:rFonts w:ascii="Palatino Linotype" w:hAnsi="Palatino Linotype"/>
                <w:color w:val="000000"/>
                <w:sz w:val="20"/>
                <w:szCs w:val="20"/>
              </w:rPr>
              <w:t>Polly</w:t>
            </w:r>
          </w:p>
        </w:tc>
        <w:tc>
          <w:tcPr>
            <w:tcW w:w="4029" w:type="dxa"/>
          </w:tcPr>
          <w:p w14:paraId="59C58629" w14:textId="77777777" w:rsidR="006D05DE" w:rsidRPr="00211DF8" w:rsidRDefault="006D05DE" w:rsidP="00A00C1A">
            <w:pPr>
              <w:rPr>
                <w:rFonts w:ascii="Palatino Linotype" w:hAnsi="Palatino Linotype"/>
                <w:color w:val="000000"/>
              </w:rPr>
            </w:pPr>
            <w:r w:rsidRPr="00211DF8">
              <w:rPr>
                <w:rFonts w:ascii="Palatino Linotype" w:hAnsi="Palatino Linotype"/>
                <w:color w:val="000000"/>
              </w:rPr>
              <w:t>EOD data will be synchronized under a direct DB-to-DB copy to EDW staging table. System only ensure the total count and the amount is matched between these two systems. There is NO logic for the copying process.</w:t>
            </w:r>
          </w:p>
          <w:p w14:paraId="09B8CBFB" w14:textId="77777777" w:rsidR="006D05DE" w:rsidRPr="00211DF8" w:rsidRDefault="006D05DE" w:rsidP="00A00C1A">
            <w:pPr>
              <w:rPr>
                <w:rFonts w:ascii="Palatino Linotype" w:hAnsi="Palatino Linotype"/>
                <w:color w:val="000000"/>
              </w:rPr>
            </w:pPr>
            <w:r w:rsidRPr="00211DF8">
              <w:rPr>
                <w:rFonts w:ascii="Palatino Linotype" w:hAnsi="Palatino Linotype"/>
                <w:color w:val="000000"/>
              </w:rPr>
              <w:t xml:space="preserve">Since the EOD data does </w:t>
            </w:r>
            <w:commentRangeStart w:id="220"/>
            <w:r w:rsidRPr="00211DF8">
              <w:rPr>
                <w:rFonts w:ascii="Palatino Linotype" w:hAnsi="Palatino Linotype"/>
                <w:color w:val="000000"/>
              </w:rPr>
              <w:t>not have clear criteria of check sum and consistency</w:t>
            </w:r>
            <w:commentRangeEnd w:id="220"/>
            <w:r w:rsidR="006F3F31">
              <w:rPr>
                <w:rStyle w:val="CommentReference"/>
              </w:rPr>
              <w:commentReference w:id="220"/>
            </w:r>
            <w:r w:rsidRPr="00211DF8">
              <w:rPr>
                <w:rFonts w:ascii="Palatino Linotype" w:hAnsi="Palatino Linotype"/>
                <w:color w:val="000000"/>
              </w:rPr>
              <w:t xml:space="preserve">, service bus will assumed the data is fully completed by POS client, and </w:t>
            </w:r>
            <w:commentRangeStart w:id="221"/>
            <w:r w:rsidRPr="00211DF8">
              <w:rPr>
                <w:rFonts w:ascii="Palatino Linotype" w:hAnsi="Palatino Linotype"/>
                <w:color w:val="000000"/>
              </w:rPr>
              <w:t>copy to EDW direct without integrity checking</w:t>
            </w:r>
            <w:commentRangeEnd w:id="221"/>
            <w:r w:rsidR="006F3F31">
              <w:rPr>
                <w:rStyle w:val="CommentReference"/>
              </w:rPr>
              <w:commentReference w:id="221"/>
            </w:r>
            <w:r w:rsidRPr="00211DF8">
              <w:rPr>
                <w:rFonts w:ascii="Palatino Linotype" w:hAnsi="Palatino Linotype"/>
                <w:color w:val="000000"/>
              </w:rPr>
              <w:t>.</w:t>
            </w:r>
          </w:p>
        </w:tc>
        <w:tc>
          <w:tcPr>
            <w:tcW w:w="905" w:type="dxa"/>
          </w:tcPr>
          <w:p w14:paraId="1176240B" w14:textId="77777777" w:rsidR="006D05DE" w:rsidRPr="00211DF8" w:rsidRDefault="006D05DE" w:rsidP="006D05DE">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r>
      <w:tr w:rsidR="00BA3500" w:rsidRPr="00211DF8" w14:paraId="44384FF3" w14:textId="77777777" w:rsidTr="00A00C1A">
        <w:trPr>
          <w:cantSplit/>
          <w:trHeight w:val="123"/>
        </w:trPr>
        <w:tc>
          <w:tcPr>
            <w:tcW w:w="1391" w:type="dxa"/>
            <w:shd w:val="clear" w:color="auto" w:fill="auto"/>
          </w:tcPr>
          <w:p w14:paraId="10FF8880" w14:textId="21556DB3" w:rsidR="00BA3500" w:rsidRPr="00211DF8" w:rsidRDefault="00BA3500" w:rsidP="00BA3500">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lastRenderedPageBreak/>
              <w:t>ESB-SAL-REQ -04-02</w:t>
            </w:r>
          </w:p>
        </w:tc>
        <w:tc>
          <w:tcPr>
            <w:tcW w:w="1530" w:type="dxa"/>
          </w:tcPr>
          <w:p w14:paraId="36244183" w14:textId="6A605F0D" w:rsidR="00BA3500" w:rsidRPr="00211DF8" w:rsidRDefault="00BA3500" w:rsidP="00BA3500">
            <w:pPr>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tcPr>
          <w:p w14:paraId="08CD4637" w14:textId="77777777" w:rsidR="00BA3500" w:rsidRPr="00211DF8" w:rsidRDefault="00BA3500" w:rsidP="00BA3500">
            <w:pPr>
              <w:rPr>
                <w:rFonts w:ascii="Palatino Linotype" w:hAnsi="Palatino Linotype"/>
                <w:color w:val="000000"/>
                <w:sz w:val="20"/>
                <w:szCs w:val="20"/>
              </w:rPr>
            </w:pPr>
            <w:r w:rsidRPr="00211DF8">
              <w:rPr>
                <w:rFonts w:ascii="Palatino Linotype" w:hAnsi="Palatino Linotype"/>
                <w:color w:val="000000"/>
                <w:sz w:val="20"/>
                <w:szCs w:val="20"/>
              </w:rPr>
              <w:t>Service bus EOD process will also need to distinct the data’s business date when copying the data from POS client to staging database.</w:t>
            </w:r>
          </w:p>
          <w:p w14:paraId="460B5784" w14:textId="77777777" w:rsidR="00BA3500" w:rsidRPr="00211DF8" w:rsidRDefault="00BA3500" w:rsidP="00BA3500">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Because sometimes the POS client will accumulate multiple day’s data in one EOD process, the service bus EOD job shall identify this kind of data which belongs to different business date. Hence, the process shall justify the raw data’s creation date against the cut-off time (4a.m.).</w:t>
            </w:r>
          </w:p>
          <w:p w14:paraId="27F1FC1C" w14:textId="79889BC8" w:rsidR="00BA3500" w:rsidRPr="00211DF8" w:rsidRDefault="00BA3500" w:rsidP="00BA3500">
            <w:pPr>
              <w:rPr>
                <w:rFonts w:ascii="Palatino Linotype" w:hAnsi="Palatino Linotype"/>
                <w:color w:val="000000"/>
                <w:sz w:val="20"/>
                <w:szCs w:val="20"/>
              </w:rPr>
            </w:pPr>
          </w:p>
        </w:tc>
        <w:tc>
          <w:tcPr>
            <w:tcW w:w="1096" w:type="dxa"/>
          </w:tcPr>
          <w:p w14:paraId="09617686" w14:textId="3C292AE3" w:rsidR="00BA3500" w:rsidRPr="00211DF8" w:rsidRDefault="00BA3500" w:rsidP="00BA3500">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7B0C9691" w14:textId="125F0854" w:rsidR="00BA3500" w:rsidRPr="00211DF8" w:rsidRDefault="00BA3500" w:rsidP="00BA3500">
            <w:pPr>
              <w:jc w:val="center"/>
              <w:rPr>
                <w:rFonts w:ascii="Palatino Linotype" w:hAnsi="Palatino Linotype"/>
                <w:color w:val="000000"/>
                <w:sz w:val="20"/>
                <w:szCs w:val="20"/>
              </w:rPr>
            </w:pPr>
            <w:r w:rsidRPr="00211DF8">
              <w:rPr>
                <w:rFonts w:ascii="Palatino Linotype" w:hAnsi="Palatino Linotype"/>
                <w:color w:val="000000"/>
                <w:sz w:val="20"/>
                <w:szCs w:val="20"/>
              </w:rPr>
              <w:t>Polly</w:t>
            </w:r>
          </w:p>
        </w:tc>
        <w:tc>
          <w:tcPr>
            <w:tcW w:w="4029" w:type="dxa"/>
          </w:tcPr>
          <w:p w14:paraId="62CF4B64" w14:textId="66B44835" w:rsidR="00BA3500" w:rsidRPr="00211DF8" w:rsidRDefault="00BA3500" w:rsidP="00BA3500">
            <w:pPr>
              <w:pStyle w:val="ListParagraph"/>
              <w:numPr>
                <w:ilvl w:val="0"/>
                <w:numId w:val="16"/>
              </w:num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 xml:space="preserve">When record </w:t>
            </w:r>
            <w:r w:rsidR="006A0B8D">
              <w:rPr>
                <w:rFonts w:ascii="Palatino Linotype" w:hAnsi="Palatino Linotype" w:cs="Microsoft YaHei"/>
                <w:color w:val="000000"/>
                <w:sz w:val="20"/>
                <w:szCs w:val="20"/>
              </w:rPr>
              <w:t>transaction date</w:t>
            </w:r>
            <w:r w:rsidRPr="00211DF8">
              <w:rPr>
                <w:rFonts w:ascii="Palatino Linotype" w:hAnsi="Palatino Linotype" w:cs="Microsoft YaHei"/>
                <w:color w:val="000000"/>
                <w:sz w:val="20"/>
                <w:szCs w:val="20"/>
              </w:rPr>
              <w:t xml:space="preserve"> &lt; last cut-off time, then business date = </w:t>
            </w:r>
            <w:r w:rsidR="00AC06EE">
              <w:rPr>
                <w:rFonts w:ascii="Palatino Linotype" w:hAnsi="Palatino Linotype" w:cs="Microsoft YaHei"/>
                <w:color w:val="000000"/>
                <w:sz w:val="20"/>
                <w:szCs w:val="20"/>
              </w:rPr>
              <w:t>transaction data - 1</w:t>
            </w:r>
          </w:p>
          <w:p w14:paraId="458C231B" w14:textId="72A17AF8" w:rsidR="00BA3500" w:rsidRPr="00211DF8" w:rsidRDefault="00BA3500" w:rsidP="00BA3500">
            <w:pPr>
              <w:pStyle w:val="ListParagraph"/>
              <w:numPr>
                <w:ilvl w:val="0"/>
                <w:numId w:val="16"/>
              </w:num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 xml:space="preserve">When record </w:t>
            </w:r>
            <w:r w:rsidR="006A0B8D">
              <w:rPr>
                <w:rFonts w:ascii="Palatino Linotype" w:hAnsi="Palatino Linotype" w:cs="Microsoft YaHei"/>
                <w:color w:val="000000"/>
                <w:sz w:val="20"/>
                <w:szCs w:val="20"/>
              </w:rPr>
              <w:t>transaction date</w:t>
            </w:r>
            <w:r w:rsidR="006A0B8D" w:rsidRPr="00211DF8">
              <w:rPr>
                <w:rFonts w:ascii="Palatino Linotype" w:hAnsi="Palatino Linotype" w:cs="Microsoft YaHei"/>
                <w:color w:val="000000"/>
                <w:sz w:val="20"/>
                <w:szCs w:val="20"/>
              </w:rPr>
              <w:t xml:space="preserve"> </w:t>
            </w:r>
            <w:r w:rsidRPr="00211DF8">
              <w:rPr>
                <w:rFonts w:ascii="Palatino Linotype" w:hAnsi="Palatino Linotype" w:cs="Microsoft YaHei"/>
                <w:color w:val="000000"/>
                <w:sz w:val="20"/>
                <w:szCs w:val="20"/>
              </w:rPr>
              <w:t xml:space="preserve">&gt; last cut-off time, then business date = </w:t>
            </w:r>
            <w:r w:rsidR="00AC06EE">
              <w:rPr>
                <w:rFonts w:ascii="Palatino Linotype" w:hAnsi="Palatino Linotype" w:cs="Microsoft YaHei"/>
                <w:color w:val="000000"/>
                <w:sz w:val="20"/>
                <w:szCs w:val="20"/>
              </w:rPr>
              <w:t>transaction date</w:t>
            </w:r>
          </w:p>
          <w:p w14:paraId="2C2B8C3D" w14:textId="77777777" w:rsidR="00BA3500" w:rsidRPr="00211DF8" w:rsidRDefault="00BA3500" w:rsidP="00BA3500">
            <w:pPr>
              <w:pStyle w:val="ListParagraph"/>
              <w:spacing w:after="0"/>
              <w:ind w:left="0"/>
              <w:rPr>
                <w:rFonts w:ascii="Palatino Linotype" w:hAnsi="Palatino Linotype"/>
                <w:sz w:val="21"/>
                <w:szCs w:val="20"/>
              </w:rPr>
            </w:pPr>
          </w:p>
          <w:p w14:paraId="1DAFDA4D" w14:textId="77777777" w:rsidR="00BA3500" w:rsidRPr="00211DF8" w:rsidRDefault="00BA3500" w:rsidP="00BA3500">
            <w:pPr>
              <w:pStyle w:val="ListParagraph"/>
              <w:spacing w:after="0"/>
              <w:ind w:left="0"/>
              <w:rPr>
                <w:rFonts w:ascii="Palatino Linotype" w:hAnsi="Palatino Linotype"/>
                <w:sz w:val="21"/>
                <w:szCs w:val="20"/>
              </w:rPr>
            </w:pPr>
            <w:r w:rsidRPr="00211DF8">
              <w:rPr>
                <w:rFonts w:ascii="Palatino Linotype" w:hAnsi="Palatino Linotype"/>
                <w:sz w:val="21"/>
                <w:szCs w:val="20"/>
              </w:rPr>
              <w:t xml:space="preserve">For example, </w:t>
            </w:r>
          </w:p>
          <w:p w14:paraId="7E568327" w14:textId="77777777" w:rsidR="00BA3500" w:rsidRPr="00211DF8" w:rsidRDefault="00BA3500" w:rsidP="00BA3500">
            <w:pPr>
              <w:pStyle w:val="ListParagraph"/>
              <w:spacing w:after="0"/>
              <w:ind w:left="0"/>
              <w:rPr>
                <w:rFonts w:ascii="Palatino Linotype" w:hAnsi="Palatino Linotype"/>
                <w:sz w:val="21"/>
                <w:szCs w:val="20"/>
              </w:rPr>
            </w:pPr>
            <w:r w:rsidRPr="00211DF8">
              <w:rPr>
                <w:rFonts w:ascii="Palatino Linotype" w:hAnsi="Palatino Linotype"/>
                <w:sz w:val="21"/>
                <w:szCs w:val="20"/>
              </w:rPr>
              <w:t>EOD records in HIST_ORDER</w:t>
            </w:r>
          </w:p>
          <w:p w14:paraId="57F25E6F" w14:textId="5E907CFB" w:rsidR="00BA3500" w:rsidRPr="00211DF8" w:rsidRDefault="00BA3500" w:rsidP="00BA3500">
            <w:pPr>
              <w:pStyle w:val="ListParagraph"/>
              <w:spacing w:after="0"/>
              <w:ind w:left="0"/>
              <w:rPr>
                <w:rFonts w:ascii="Palatino Linotype" w:hAnsi="Palatino Linotype"/>
                <w:sz w:val="21"/>
                <w:szCs w:val="20"/>
              </w:rPr>
            </w:pPr>
            <w:r w:rsidRPr="00211DF8">
              <w:rPr>
                <w:rFonts w:ascii="Palatino Linotype" w:hAnsi="Palatino Linotype"/>
                <w:sz w:val="21"/>
                <w:szCs w:val="20"/>
              </w:rPr>
              <w:t xml:space="preserve">Business Date, </w:t>
            </w:r>
            <w:r w:rsidR="00985BCD">
              <w:rPr>
                <w:rFonts w:ascii="Palatino Linotype" w:hAnsi="Palatino Linotype" w:cs="Microsoft YaHei"/>
                <w:color w:val="000000"/>
                <w:sz w:val="20"/>
                <w:szCs w:val="20"/>
              </w:rPr>
              <w:t>transaction date</w:t>
            </w:r>
          </w:p>
          <w:p w14:paraId="081DBE7D" w14:textId="77777777" w:rsidR="00BA3500" w:rsidRPr="00211DF8" w:rsidRDefault="00BA3500" w:rsidP="00BA3500">
            <w:pPr>
              <w:pStyle w:val="ListParagraph"/>
              <w:spacing w:after="0"/>
              <w:ind w:left="0"/>
              <w:rPr>
                <w:rFonts w:ascii="Palatino Linotype" w:hAnsi="Palatino Linotype"/>
                <w:sz w:val="21"/>
                <w:szCs w:val="20"/>
              </w:rPr>
            </w:pPr>
            <w:r w:rsidRPr="00211DF8">
              <w:rPr>
                <w:rFonts w:ascii="Palatino Linotype" w:hAnsi="Palatino Linotype"/>
                <w:sz w:val="21"/>
                <w:szCs w:val="20"/>
              </w:rPr>
              <w:t xml:space="preserve">25-Nov-2016, 25-Nov-2016 09:12 </w:t>
            </w:r>
            <w:r w:rsidRPr="00211DF8">
              <w:rPr>
                <w:rFonts w:ascii="Palatino Linotype" w:hAnsi="Palatino Linotype"/>
                <w:sz w:val="21"/>
                <w:szCs w:val="20"/>
              </w:rPr>
              <w:sym w:font="Wingdings" w:char="F0E8"/>
            </w:r>
            <w:r w:rsidRPr="00211DF8">
              <w:rPr>
                <w:rFonts w:ascii="Palatino Linotype" w:hAnsi="Palatino Linotype"/>
                <w:sz w:val="21"/>
                <w:szCs w:val="20"/>
              </w:rPr>
              <w:t xml:space="preserve"> No change</w:t>
            </w:r>
          </w:p>
          <w:p w14:paraId="7821860B" w14:textId="77777777" w:rsidR="00BA3500" w:rsidRPr="00211DF8" w:rsidRDefault="00BA3500" w:rsidP="00BA3500">
            <w:pPr>
              <w:pStyle w:val="ListParagraph"/>
              <w:spacing w:after="0"/>
              <w:ind w:left="0"/>
              <w:rPr>
                <w:rFonts w:ascii="Palatino Linotype" w:hAnsi="Palatino Linotype"/>
                <w:sz w:val="21"/>
                <w:szCs w:val="20"/>
              </w:rPr>
            </w:pPr>
            <w:r w:rsidRPr="00211DF8">
              <w:rPr>
                <w:rFonts w:ascii="Palatino Linotype" w:hAnsi="Palatino Linotype"/>
                <w:sz w:val="21"/>
                <w:szCs w:val="20"/>
              </w:rPr>
              <w:t xml:space="preserve">25-Nov-2016, 25-Nov-2016 04:11 </w:t>
            </w:r>
            <w:r w:rsidRPr="00211DF8">
              <w:rPr>
                <w:rFonts w:ascii="Palatino Linotype" w:hAnsi="Palatino Linotype"/>
                <w:sz w:val="21"/>
                <w:szCs w:val="20"/>
              </w:rPr>
              <w:sym w:font="Wingdings" w:char="F0E8"/>
            </w:r>
            <w:r w:rsidRPr="00211DF8">
              <w:rPr>
                <w:rFonts w:ascii="Palatino Linotype" w:hAnsi="Palatino Linotype"/>
                <w:sz w:val="21"/>
                <w:szCs w:val="20"/>
              </w:rPr>
              <w:t xml:space="preserve"> No change</w:t>
            </w:r>
          </w:p>
          <w:p w14:paraId="39203C86" w14:textId="77777777" w:rsidR="00BA3500" w:rsidRPr="00211DF8" w:rsidRDefault="00BA3500" w:rsidP="00BA3500">
            <w:pPr>
              <w:pStyle w:val="ListParagraph"/>
              <w:spacing w:after="0"/>
              <w:ind w:left="0"/>
              <w:rPr>
                <w:rFonts w:ascii="Palatino Linotype" w:hAnsi="Palatino Linotype"/>
                <w:sz w:val="21"/>
                <w:szCs w:val="20"/>
              </w:rPr>
            </w:pPr>
            <w:r w:rsidRPr="00211DF8">
              <w:rPr>
                <w:rFonts w:ascii="Palatino Linotype" w:hAnsi="Palatino Linotype"/>
                <w:sz w:val="21"/>
                <w:szCs w:val="20"/>
              </w:rPr>
              <w:t>------ Cut off Time (04:00) ---------</w:t>
            </w:r>
          </w:p>
          <w:p w14:paraId="24BEA325" w14:textId="77777777" w:rsidR="00BA3500" w:rsidRPr="00211DF8" w:rsidRDefault="00BA3500" w:rsidP="00BA3500">
            <w:pPr>
              <w:pStyle w:val="ListParagraph"/>
              <w:spacing w:after="0"/>
              <w:ind w:left="0"/>
              <w:rPr>
                <w:rFonts w:ascii="Palatino Linotype" w:hAnsi="Palatino Linotype"/>
                <w:sz w:val="21"/>
                <w:szCs w:val="20"/>
              </w:rPr>
            </w:pPr>
            <w:r>
              <w:rPr>
                <w:rFonts w:ascii="Palatino Linotype" w:hAnsi="Palatino Linotype"/>
                <w:sz w:val="21"/>
                <w:szCs w:val="20"/>
              </w:rPr>
              <w:t xml:space="preserve">Case 1: </w:t>
            </w:r>
            <w:r w:rsidRPr="00211DF8">
              <w:rPr>
                <w:rFonts w:ascii="Palatino Linotype" w:hAnsi="Palatino Linotype"/>
                <w:sz w:val="21"/>
                <w:szCs w:val="20"/>
              </w:rPr>
              <w:t xml:space="preserve">25-Nov-2016, 25-Nov-2016 02:12 </w:t>
            </w:r>
            <w:r w:rsidRPr="00211DF8">
              <w:rPr>
                <w:rFonts w:ascii="Palatino Linotype" w:hAnsi="Palatino Linotype"/>
                <w:sz w:val="21"/>
                <w:szCs w:val="20"/>
              </w:rPr>
              <w:sym w:font="Wingdings" w:char="F0E8"/>
            </w:r>
            <w:r w:rsidRPr="00211DF8">
              <w:rPr>
                <w:rFonts w:ascii="Palatino Linotype" w:hAnsi="Palatino Linotype"/>
                <w:sz w:val="21"/>
                <w:szCs w:val="20"/>
              </w:rPr>
              <w:t xml:space="preserve"> </w:t>
            </w:r>
            <w:r>
              <w:rPr>
                <w:rFonts w:ascii="Palatino Linotype" w:hAnsi="Palatino Linotype"/>
                <w:sz w:val="21"/>
                <w:szCs w:val="20"/>
              </w:rPr>
              <w:t>Business date c</w:t>
            </w:r>
            <w:r w:rsidRPr="00211DF8">
              <w:rPr>
                <w:rFonts w:ascii="Palatino Linotype" w:hAnsi="Palatino Linotype"/>
                <w:sz w:val="21"/>
                <w:szCs w:val="20"/>
              </w:rPr>
              <w:t>hange</w:t>
            </w:r>
            <w:r>
              <w:rPr>
                <w:rFonts w:ascii="Palatino Linotype" w:hAnsi="Palatino Linotype"/>
                <w:sz w:val="21"/>
                <w:szCs w:val="20"/>
              </w:rPr>
              <w:t>s</w:t>
            </w:r>
            <w:r w:rsidRPr="00211DF8">
              <w:rPr>
                <w:rFonts w:ascii="Palatino Linotype" w:hAnsi="Palatino Linotype"/>
                <w:sz w:val="21"/>
                <w:szCs w:val="20"/>
              </w:rPr>
              <w:t xml:space="preserve"> to 24-Nov-2016</w:t>
            </w:r>
          </w:p>
          <w:p w14:paraId="40857A57" w14:textId="3A4B22BF" w:rsidR="00BA3500" w:rsidRPr="00211DF8" w:rsidRDefault="00BA3500" w:rsidP="00BA3500">
            <w:pPr>
              <w:pStyle w:val="ListParagraph"/>
              <w:spacing w:after="0"/>
              <w:ind w:left="0"/>
              <w:rPr>
                <w:rFonts w:ascii="Palatino Linotype" w:hAnsi="Palatino Linotype"/>
                <w:sz w:val="21"/>
                <w:szCs w:val="20"/>
              </w:rPr>
            </w:pPr>
            <w:r>
              <w:rPr>
                <w:rFonts w:ascii="Palatino Linotype" w:hAnsi="Palatino Linotype"/>
                <w:sz w:val="21"/>
                <w:szCs w:val="20"/>
              </w:rPr>
              <w:t xml:space="preserve">Case 2: </w:t>
            </w:r>
            <w:r w:rsidR="00EC6571">
              <w:rPr>
                <w:rFonts w:ascii="Palatino Linotype" w:hAnsi="Palatino Linotype"/>
                <w:sz w:val="21"/>
                <w:szCs w:val="20"/>
              </w:rPr>
              <w:t>25-Nov-2016, 25</w:t>
            </w:r>
            <w:r w:rsidRPr="00211DF8">
              <w:rPr>
                <w:rFonts w:ascii="Palatino Linotype" w:hAnsi="Palatino Linotype"/>
                <w:sz w:val="21"/>
                <w:szCs w:val="20"/>
              </w:rPr>
              <w:t xml:space="preserve">-Nov-2016 06:33 </w:t>
            </w:r>
            <w:r w:rsidRPr="00211DF8">
              <w:rPr>
                <w:rFonts w:ascii="Palatino Linotype" w:hAnsi="Palatino Linotype"/>
                <w:sz w:val="21"/>
                <w:szCs w:val="20"/>
              </w:rPr>
              <w:sym w:font="Wingdings" w:char="F0E8"/>
            </w:r>
            <w:r w:rsidRPr="00211DF8">
              <w:rPr>
                <w:rFonts w:ascii="Palatino Linotype" w:hAnsi="Palatino Linotype"/>
                <w:sz w:val="21"/>
                <w:szCs w:val="20"/>
              </w:rPr>
              <w:t xml:space="preserve"> </w:t>
            </w:r>
            <w:r>
              <w:rPr>
                <w:rFonts w:ascii="Palatino Linotype" w:hAnsi="Palatino Linotype"/>
                <w:sz w:val="21"/>
                <w:szCs w:val="20"/>
              </w:rPr>
              <w:t>Business date c</w:t>
            </w:r>
            <w:r w:rsidRPr="00211DF8">
              <w:rPr>
                <w:rFonts w:ascii="Palatino Linotype" w:hAnsi="Palatino Linotype"/>
                <w:sz w:val="21"/>
                <w:szCs w:val="20"/>
              </w:rPr>
              <w:t>hange</w:t>
            </w:r>
            <w:r>
              <w:rPr>
                <w:rFonts w:ascii="Palatino Linotype" w:hAnsi="Palatino Linotype"/>
                <w:sz w:val="21"/>
                <w:szCs w:val="20"/>
              </w:rPr>
              <w:t>s</w:t>
            </w:r>
            <w:r w:rsidRPr="00211DF8">
              <w:rPr>
                <w:rFonts w:ascii="Palatino Linotype" w:hAnsi="Palatino Linotype"/>
                <w:sz w:val="21"/>
                <w:szCs w:val="20"/>
              </w:rPr>
              <w:t xml:space="preserve"> to 2</w:t>
            </w:r>
            <w:r>
              <w:rPr>
                <w:rFonts w:ascii="Palatino Linotype" w:hAnsi="Palatino Linotype"/>
                <w:sz w:val="21"/>
                <w:szCs w:val="20"/>
              </w:rPr>
              <w:t>5</w:t>
            </w:r>
            <w:r w:rsidRPr="00211DF8">
              <w:rPr>
                <w:rFonts w:ascii="Palatino Linotype" w:hAnsi="Palatino Linotype"/>
                <w:sz w:val="21"/>
                <w:szCs w:val="20"/>
              </w:rPr>
              <w:t>-Nov-2016</w:t>
            </w:r>
          </w:p>
          <w:p w14:paraId="2CF9391B" w14:textId="5BB32269" w:rsidR="00BA3500" w:rsidRPr="00211DF8" w:rsidRDefault="00BA3500" w:rsidP="00BA3500">
            <w:pPr>
              <w:rPr>
                <w:rFonts w:ascii="Palatino Linotype" w:hAnsi="Palatino Linotype"/>
                <w:color w:val="000000"/>
              </w:rPr>
            </w:pPr>
            <w:r>
              <w:rPr>
                <w:rFonts w:ascii="Palatino Linotype" w:hAnsi="Palatino Linotype"/>
                <w:sz w:val="21"/>
                <w:szCs w:val="20"/>
              </w:rPr>
              <w:t xml:space="preserve">Case 3: </w:t>
            </w:r>
            <w:r w:rsidRPr="00211DF8">
              <w:rPr>
                <w:rFonts w:ascii="Palatino Linotype" w:hAnsi="Palatino Linotype"/>
                <w:sz w:val="21"/>
                <w:szCs w:val="20"/>
              </w:rPr>
              <w:t xml:space="preserve">25-Nov-2016, 24-Nov-2016 03:33 </w:t>
            </w:r>
            <w:r w:rsidRPr="00211DF8">
              <w:rPr>
                <w:rFonts w:ascii="Palatino Linotype" w:hAnsi="Palatino Linotype"/>
                <w:sz w:val="21"/>
                <w:szCs w:val="20"/>
              </w:rPr>
              <w:sym w:font="Wingdings" w:char="F0E8"/>
            </w:r>
            <w:r w:rsidRPr="00211DF8">
              <w:rPr>
                <w:rFonts w:ascii="Palatino Linotype" w:hAnsi="Palatino Linotype"/>
                <w:sz w:val="21"/>
                <w:szCs w:val="20"/>
              </w:rPr>
              <w:t xml:space="preserve"> </w:t>
            </w:r>
            <w:r>
              <w:rPr>
                <w:rFonts w:ascii="Palatino Linotype" w:hAnsi="Palatino Linotype"/>
                <w:sz w:val="21"/>
                <w:szCs w:val="20"/>
              </w:rPr>
              <w:t>Business date c</w:t>
            </w:r>
            <w:r w:rsidRPr="00211DF8">
              <w:rPr>
                <w:rFonts w:ascii="Palatino Linotype" w:hAnsi="Palatino Linotype"/>
                <w:sz w:val="21"/>
                <w:szCs w:val="20"/>
              </w:rPr>
              <w:t>hange</w:t>
            </w:r>
            <w:r>
              <w:rPr>
                <w:rFonts w:ascii="Palatino Linotype" w:hAnsi="Palatino Linotype"/>
                <w:sz w:val="21"/>
                <w:szCs w:val="20"/>
              </w:rPr>
              <w:t>s</w:t>
            </w:r>
            <w:r w:rsidRPr="00211DF8">
              <w:rPr>
                <w:rFonts w:ascii="Palatino Linotype" w:hAnsi="Palatino Linotype"/>
                <w:sz w:val="21"/>
                <w:szCs w:val="20"/>
              </w:rPr>
              <w:t xml:space="preserve"> to 23-Nov-2016</w:t>
            </w:r>
          </w:p>
        </w:tc>
        <w:tc>
          <w:tcPr>
            <w:tcW w:w="905" w:type="dxa"/>
          </w:tcPr>
          <w:p w14:paraId="7010812B" w14:textId="2318598A" w:rsidR="00BA3500" w:rsidRPr="00211DF8" w:rsidRDefault="00BA3500" w:rsidP="00BA3500">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r>
      <w:tr w:rsidR="00EA34BE" w:rsidRPr="00211DF8" w14:paraId="3088B3FF" w14:textId="77777777" w:rsidTr="00A00C1A">
        <w:trPr>
          <w:cantSplit/>
          <w:trHeight w:val="123"/>
        </w:trPr>
        <w:tc>
          <w:tcPr>
            <w:tcW w:w="1391" w:type="dxa"/>
            <w:shd w:val="clear" w:color="auto" w:fill="auto"/>
          </w:tcPr>
          <w:p w14:paraId="5BFE1FD3" w14:textId="6C0FF76B" w:rsidR="00EA34BE" w:rsidRPr="00211DF8" w:rsidRDefault="00EA34BE" w:rsidP="00EA34BE">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ESB-SAL-REQ -04-03</w:t>
            </w:r>
          </w:p>
        </w:tc>
        <w:tc>
          <w:tcPr>
            <w:tcW w:w="1530" w:type="dxa"/>
          </w:tcPr>
          <w:p w14:paraId="3F17C921" w14:textId="3B93AD98" w:rsidR="00EA34BE" w:rsidRPr="00211DF8" w:rsidRDefault="00EA34BE" w:rsidP="00EA34BE">
            <w:pPr>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tcPr>
          <w:p w14:paraId="653959F6" w14:textId="01C05509" w:rsidR="00EA34BE" w:rsidRPr="00211DF8" w:rsidRDefault="00EA34BE" w:rsidP="00EA34BE">
            <w:pPr>
              <w:rPr>
                <w:rFonts w:ascii="Palatino Linotype" w:hAnsi="Palatino Linotype"/>
                <w:color w:val="000000"/>
                <w:sz w:val="20"/>
                <w:szCs w:val="20"/>
              </w:rPr>
            </w:pPr>
            <w:r>
              <w:rPr>
                <w:rFonts w:ascii="Palatino Linotype" w:hAnsi="Palatino Linotype"/>
                <w:color w:val="000000"/>
                <w:sz w:val="20"/>
                <w:szCs w:val="20"/>
              </w:rPr>
              <w:t>The service bus EOD processing job will validate the data with basic check sum logic upon total record count and total amount of target column</w:t>
            </w:r>
          </w:p>
        </w:tc>
        <w:tc>
          <w:tcPr>
            <w:tcW w:w="1096" w:type="dxa"/>
          </w:tcPr>
          <w:p w14:paraId="643D2FB8" w14:textId="4A8AF4B7" w:rsidR="00EA34BE" w:rsidRPr="00211DF8" w:rsidRDefault="00EA34BE" w:rsidP="00EA34BE">
            <w:pPr>
              <w:jc w:val="center"/>
              <w:rPr>
                <w:rFonts w:ascii="Palatino Linotype" w:hAnsi="Palatino Linotype"/>
                <w:color w:val="000000"/>
              </w:rPr>
            </w:pPr>
          </w:p>
        </w:tc>
        <w:tc>
          <w:tcPr>
            <w:tcW w:w="1170" w:type="dxa"/>
          </w:tcPr>
          <w:p w14:paraId="1A5CA1A1" w14:textId="4FDADE08" w:rsidR="00EA34BE" w:rsidRPr="00211DF8" w:rsidRDefault="00EA34BE" w:rsidP="00EA34BE">
            <w:pPr>
              <w:jc w:val="center"/>
              <w:rPr>
                <w:rFonts w:ascii="Palatino Linotype" w:hAnsi="Palatino Linotype"/>
                <w:color w:val="000000"/>
                <w:sz w:val="20"/>
                <w:szCs w:val="20"/>
              </w:rPr>
            </w:pPr>
          </w:p>
        </w:tc>
        <w:tc>
          <w:tcPr>
            <w:tcW w:w="4029" w:type="dxa"/>
          </w:tcPr>
          <w:p w14:paraId="1D7402E9" w14:textId="77777777" w:rsidR="00EA34BE" w:rsidRDefault="00EA34BE" w:rsidP="00EA34BE">
            <w:pPr>
              <w:rPr>
                <w:rFonts w:ascii="Palatino Linotype" w:hAnsi="Palatino Linotype" w:cs="Microsoft YaHei"/>
                <w:color w:val="000000"/>
                <w:sz w:val="20"/>
                <w:szCs w:val="20"/>
              </w:rPr>
            </w:pPr>
            <w:r>
              <w:rPr>
                <w:rFonts w:ascii="Palatino Linotype" w:hAnsi="Palatino Linotype" w:cs="Microsoft YaHei"/>
                <w:color w:val="000000"/>
                <w:sz w:val="20"/>
                <w:szCs w:val="20"/>
              </w:rPr>
              <w:t>Check sum</w:t>
            </w:r>
          </w:p>
          <w:p w14:paraId="19B6F564" w14:textId="77777777" w:rsidR="00EA34BE" w:rsidRDefault="00EA34BE" w:rsidP="00DD45AE">
            <w:pPr>
              <w:pStyle w:val="ListParagraph"/>
              <w:numPr>
                <w:ilvl w:val="0"/>
                <w:numId w:val="27"/>
              </w:numPr>
              <w:rPr>
                <w:rFonts w:ascii="Palatino Linotype" w:hAnsi="Palatino Linotype" w:cs="Microsoft YaHei"/>
                <w:color w:val="000000"/>
                <w:sz w:val="20"/>
                <w:szCs w:val="20"/>
              </w:rPr>
            </w:pPr>
            <w:r>
              <w:rPr>
                <w:rFonts w:ascii="Palatino Linotype" w:hAnsi="Palatino Linotype" w:cs="Microsoft YaHei"/>
                <w:color w:val="000000"/>
                <w:sz w:val="20"/>
                <w:szCs w:val="20"/>
              </w:rPr>
              <w:t>Total record count</w:t>
            </w:r>
          </w:p>
          <w:p w14:paraId="7D8108F8" w14:textId="77777777" w:rsidR="00EA34BE" w:rsidRDefault="00EA34BE" w:rsidP="00DD45AE">
            <w:pPr>
              <w:pStyle w:val="ListParagraph"/>
              <w:numPr>
                <w:ilvl w:val="0"/>
                <w:numId w:val="27"/>
              </w:numPr>
              <w:rPr>
                <w:rFonts w:ascii="Palatino Linotype" w:hAnsi="Palatino Linotype" w:cs="Microsoft YaHei"/>
                <w:color w:val="000000"/>
                <w:sz w:val="20"/>
                <w:szCs w:val="20"/>
              </w:rPr>
            </w:pPr>
            <w:r>
              <w:rPr>
                <w:rFonts w:ascii="Palatino Linotype" w:hAnsi="Palatino Linotype" w:cs="Microsoft YaHei"/>
                <w:color w:val="000000"/>
                <w:sz w:val="20"/>
                <w:szCs w:val="20"/>
              </w:rPr>
              <w:t>Total amount of target column</w:t>
            </w:r>
          </w:p>
          <w:p w14:paraId="28DD784D" w14:textId="2495FE2D" w:rsidR="00EA34BE" w:rsidRPr="00211DF8" w:rsidRDefault="00EA34BE">
            <w:pPr>
              <w:rPr>
                <w:lang w:val="en-GB"/>
              </w:rPr>
            </w:pPr>
            <w:r w:rsidRPr="00DD45AE">
              <w:rPr>
                <w:rFonts w:ascii="Palatino Linotype" w:hAnsi="Palatino Linotype" w:cs="Microsoft YaHei"/>
                <w:i/>
                <w:color w:val="000000"/>
                <w:sz w:val="20"/>
                <w:szCs w:val="20"/>
                <w:u w:val="single"/>
              </w:rPr>
              <w:t>Note: refer to udsp_check_upload_data</w:t>
            </w:r>
          </w:p>
        </w:tc>
        <w:tc>
          <w:tcPr>
            <w:tcW w:w="905" w:type="dxa"/>
          </w:tcPr>
          <w:p w14:paraId="535CF751" w14:textId="2944BDE5" w:rsidR="00EA34BE" w:rsidRPr="00211DF8" w:rsidRDefault="00EA34BE" w:rsidP="00EA34BE">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r>
      <w:tr w:rsidR="00EA34BE" w:rsidRPr="00211DF8" w14:paraId="5BF362D6" w14:textId="77777777" w:rsidTr="00A00C1A">
        <w:trPr>
          <w:cantSplit/>
          <w:trHeight w:val="123"/>
        </w:trPr>
        <w:tc>
          <w:tcPr>
            <w:tcW w:w="1391" w:type="dxa"/>
            <w:shd w:val="clear" w:color="auto" w:fill="auto"/>
          </w:tcPr>
          <w:p w14:paraId="076E01C0" w14:textId="4D35C0D9" w:rsidR="00EA34BE" w:rsidRPr="00211DF8" w:rsidRDefault="00EA34BE" w:rsidP="00EA34BE">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ESB-SAL-REQ -04-04</w:t>
            </w:r>
          </w:p>
        </w:tc>
        <w:tc>
          <w:tcPr>
            <w:tcW w:w="1530" w:type="dxa"/>
          </w:tcPr>
          <w:p w14:paraId="2245DA80" w14:textId="77777777" w:rsidR="00EA34BE" w:rsidRPr="00211DF8" w:rsidRDefault="00EA34BE" w:rsidP="00EA34BE">
            <w:pPr>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tcPr>
          <w:p w14:paraId="6CDC195E" w14:textId="77777777" w:rsidR="00EA34BE" w:rsidRPr="00211DF8" w:rsidRDefault="00EA34BE" w:rsidP="00EA34BE">
            <w:pPr>
              <w:rPr>
                <w:rFonts w:ascii="Palatino Linotype" w:hAnsi="Palatino Linotype"/>
                <w:color w:val="000000"/>
                <w:sz w:val="20"/>
                <w:szCs w:val="20"/>
              </w:rPr>
            </w:pPr>
            <w:r w:rsidRPr="00211DF8">
              <w:rPr>
                <w:rFonts w:ascii="Palatino Linotype" w:hAnsi="Palatino Linotype"/>
                <w:color w:val="000000"/>
                <w:sz w:val="20"/>
                <w:szCs w:val="20"/>
              </w:rPr>
              <w:t>EOD data process exception handling shall accumulate the exception data in a table and pending for operation team’s manual involvement.</w:t>
            </w:r>
          </w:p>
        </w:tc>
        <w:tc>
          <w:tcPr>
            <w:tcW w:w="1096" w:type="dxa"/>
          </w:tcPr>
          <w:p w14:paraId="52C6262E" w14:textId="77777777" w:rsidR="00EA34BE" w:rsidRPr="00211DF8" w:rsidRDefault="00EA34BE" w:rsidP="00EA34BE">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16B39671" w14:textId="77777777" w:rsidR="00EA34BE" w:rsidRPr="00211DF8" w:rsidRDefault="00EA34BE" w:rsidP="00EA34BE">
            <w:pPr>
              <w:jc w:val="center"/>
              <w:rPr>
                <w:rFonts w:ascii="Palatino Linotype" w:hAnsi="Palatino Linotype"/>
                <w:color w:val="000000"/>
                <w:sz w:val="20"/>
                <w:szCs w:val="20"/>
              </w:rPr>
            </w:pPr>
            <w:r w:rsidRPr="00211DF8">
              <w:rPr>
                <w:rFonts w:ascii="Palatino Linotype" w:hAnsi="Palatino Linotype"/>
                <w:color w:val="000000"/>
                <w:sz w:val="20"/>
                <w:szCs w:val="20"/>
              </w:rPr>
              <w:t>Polly</w:t>
            </w:r>
          </w:p>
        </w:tc>
        <w:tc>
          <w:tcPr>
            <w:tcW w:w="4029" w:type="dxa"/>
          </w:tcPr>
          <w:p w14:paraId="029F3DD4" w14:textId="77777777" w:rsidR="00EA34BE" w:rsidRPr="00211DF8" w:rsidRDefault="00EA34BE" w:rsidP="00EA34BE">
            <w:pPr>
              <w:rPr>
                <w:rFonts w:ascii="Palatino Linotype" w:hAnsi="Palatino Linotype"/>
                <w:color w:val="000000"/>
                <w:sz w:val="20"/>
                <w:szCs w:val="20"/>
              </w:rPr>
            </w:pPr>
            <w:r w:rsidRPr="00211DF8">
              <w:rPr>
                <w:rFonts w:ascii="Palatino Linotype" w:hAnsi="Palatino Linotype"/>
                <w:color w:val="000000"/>
                <w:sz w:val="20"/>
                <w:szCs w:val="20"/>
              </w:rPr>
              <w:t>When the EOD process encounter unexpected exception, the process will skip these data, putting them into exceptional data table and wait for manual retry. Possible exception will be as below</w:t>
            </w:r>
            <w:r>
              <w:rPr>
                <w:rFonts w:ascii="Palatino Linotype" w:hAnsi="Palatino Linotype"/>
                <w:color w:val="000000"/>
                <w:sz w:val="20"/>
                <w:szCs w:val="20"/>
              </w:rPr>
              <w:t>:</w:t>
            </w:r>
          </w:p>
          <w:p w14:paraId="32139A26" w14:textId="77777777" w:rsidR="00EA34BE" w:rsidRPr="00211DF8" w:rsidRDefault="00EA34BE" w:rsidP="00EA34BE">
            <w:pPr>
              <w:pStyle w:val="ListParagraph"/>
              <w:numPr>
                <w:ilvl w:val="0"/>
                <w:numId w:val="17"/>
              </w:numPr>
              <w:rPr>
                <w:rFonts w:ascii="Palatino Linotype" w:hAnsi="Palatino Linotype"/>
                <w:color w:val="000000"/>
                <w:sz w:val="20"/>
                <w:szCs w:val="20"/>
              </w:rPr>
            </w:pPr>
            <w:r w:rsidRPr="00211DF8">
              <w:rPr>
                <w:rFonts w:ascii="Palatino Linotype" w:hAnsi="Palatino Linotype"/>
                <w:color w:val="000000"/>
                <w:sz w:val="20"/>
                <w:szCs w:val="20"/>
              </w:rPr>
              <w:t>EDW database connection lost (this can be retry with retry limit)</w:t>
            </w:r>
          </w:p>
          <w:p w14:paraId="350D7D1F" w14:textId="77777777" w:rsidR="00EA34BE" w:rsidRPr="00211DF8" w:rsidRDefault="00EA34BE" w:rsidP="00EA34BE">
            <w:pPr>
              <w:pStyle w:val="ListParagraph"/>
              <w:numPr>
                <w:ilvl w:val="0"/>
                <w:numId w:val="17"/>
              </w:numPr>
              <w:rPr>
                <w:rFonts w:ascii="Palatino Linotype" w:hAnsi="Palatino Linotype"/>
                <w:color w:val="000000"/>
                <w:sz w:val="20"/>
                <w:szCs w:val="20"/>
              </w:rPr>
            </w:pPr>
            <w:r w:rsidRPr="00211DF8">
              <w:rPr>
                <w:rFonts w:ascii="Palatino Linotype" w:hAnsi="Palatino Linotype"/>
                <w:color w:val="000000"/>
                <w:sz w:val="20"/>
                <w:szCs w:val="20"/>
              </w:rPr>
              <w:t>Data cannot be insert into EDW tables (regarded as service call failure)</w:t>
            </w:r>
          </w:p>
          <w:p w14:paraId="6F801E8C" w14:textId="77777777" w:rsidR="00EA34BE" w:rsidRDefault="00EA34BE" w:rsidP="00EA34BE">
            <w:pPr>
              <w:pStyle w:val="ListParagraph"/>
              <w:numPr>
                <w:ilvl w:val="0"/>
                <w:numId w:val="17"/>
              </w:numPr>
              <w:rPr>
                <w:rFonts w:ascii="Palatino Linotype" w:hAnsi="Palatino Linotype"/>
                <w:color w:val="000000"/>
                <w:sz w:val="20"/>
                <w:szCs w:val="20"/>
              </w:rPr>
            </w:pPr>
            <w:r w:rsidRPr="00211DF8">
              <w:rPr>
                <w:rFonts w:ascii="Palatino Linotype" w:hAnsi="Palatino Linotype"/>
                <w:color w:val="000000"/>
                <w:sz w:val="20"/>
                <w:szCs w:val="20"/>
              </w:rPr>
              <w:t>Timeout error, the insert process into EDW makes the application wait exceeds a time limit (60s), this can be retry with retry limit</w:t>
            </w:r>
          </w:p>
          <w:p w14:paraId="6185EC85" w14:textId="6FD856CF" w:rsidR="00EA34BE" w:rsidRPr="00211DF8" w:rsidRDefault="00EA34BE" w:rsidP="00EA34BE">
            <w:pPr>
              <w:pStyle w:val="ListParagraph"/>
              <w:numPr>
                <w:ilvl w:val="0"/>
                <w:numId w:val="17"/>
              </w:numPr>
              <w:rPr>
                <w:rFonts w:ascii="Palatino Linotype" w:hAnsi="Palatino Linotype"/>
                <w:color w:val="000000"/>
                <w:sz w:val="20"/>
                <w:szCs w:val="20"/>
              </w:rPr>
            </w:pPr>
            <w:r>
              <w:rPr>
                <w:rFonts w:ascii="Palatino Linotype" w:hAnsi="Palatino Linotype"/>
                <w:color w:val="000000"/>
                <w:sz w:val="20"/>
                <w:szCs w:val="20"/>
              </w:rPr>
              <w:t>When file-based interface (DBF, CSV) contain zero record.</w:t>
            </w:r>
          </w:p>
        </w:tc>
        <w:tc>
          <w:tcPr>
            <w:tcW w:w="905" w:type="dxa"/>
          </w:tcPr>
          <w:p w14:paraId="69CF977C" w14:textId="77777777" w:rsidR="00EA34BE" w:rsidRPr="00211DF8" w:rsidRDefault="00EA34BE" w:rsidP="00EA34BE">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r>
      <w:tr w:rsidR="00EA34BE" w:rsidRPr="00211DF8" w14:paraId="6625AEDC" w14:textId="77777777" w:rsidTr="00A00C1A">
        <w:trPr>
          <w:cantSplit/>
          <w:trHeight w:val="123"/>
        </w:trPr>
        <w:tc>
          <w:tcPr>
            <w:tcW w:w="1391" w:type="dxa"/>
            <w:shd w:val="clear" w:color="auto" w:fill="auto"/>
          </w:tcPr>
          <w:p w14:paraId="23239013" w14:textId="223429B0" w:rsidR="00EA34BE" w:rsidRPr="00211DF8" w:rsidRDefault="00EA34BE" w:rsidP="00EA34BE">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ESB-SAL-REQ -04-05</w:t>
            </w:r>
          </w:p>
        </w:tc>
        <w:tc>
          <w:tcPr>
            <w:tcW w:w="1530" w:type="dxa"/>
          </w:tcPr>
          <w:p w14:paraId="265AE4B2" w14:textId="77777777" w:rsidR="00EA34BE" w:rsidRPr="00211DF8" w:rsidRDefault="00EA34BE" w:rsidP="00EA34BE">
            <w:pPr>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tcPr>
          <w:p w14:paraId="0804588F" w14:textId="77777777" w:rsidR="00EA34BE" w:rsidRPr="00211DF8" w:rsidRDefault="00EA34BE" w:rsidP="00EA34BE">
            <w:pPr>
              <w:rPr>
                <w:rFonts w:ascii="Palatino Linotype" w:hAnsi="Palatino Linotype"/>
                <w:color w:val="000000"/>
                <w:sz w:val="20"/>
                <w:szCs w:val="20"/>
              </w:rPr>
            </w:pPr>
            <w:r w:rsidRPr="00211DF8">
              <w:rPr>
                <w:rFonts w:ascii="Palatino Linotype" w:hAnsi="Palatino Linotype"/>
                <w:color w:val="000000"/>
                <w:sz w:val="20"/>
                <w:szCs w:val="20"/>
              </w:rPr>
              <w:t>Update data synchronization status in Staging database and POS client</w:t>
            </w:r>
          </w:p>
        </w:tc>
        <w:tc>
          <w:tcPr>
            <w:tcW w:w="1096" w:type="dxa"/>
          </w:tcPr>
          <w:p w14:paraId="29C61BE6" w14:textId="77777777" w:rsidR="00EA34BE" w:rsidRPr="00211DF8" w:rsidRDefault="00EA34BE" w:rsidP="00EA34BE">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30291801" w14:textId="77777777" w:rsidR="00EA34BE" w:rsidRPr="00211DF8" w:rsidRDefault="00EA34BE" w:rsidP="00EA34BE">
            <w:pPr>
              <w:jc w:val="center"/>
              <w:rPr>
                <w:rFonts w:ascii="Palatino Linotype" w:hAnsi="Palatino Linotype"/>
                <w:color w:val="000000"/>
                <w:sz w:val="20"/>
                <w:szCs w:val="20"/>
              </w:rPr>
            </w:pPr>
            <w:r w:rsidRPr="00211DF8">
              <w:rPr>
                <w:rFonts w:ascii="Palatino Linotype" w:hAnsi="Palatino Linotype"/>
                <w:color w:val="000000"/>
                <w:sz w:val="20"/>
                <w:szCs w:val="20"/>
              </w:rPr>
              <w:t>Polly</w:t>
            </w:r>
          </w:p>
        </w:tc>
        <w:tc>
          <w:tcPr>
            <w:tcW w:w="4029" w:type="dxa"/>
          </w:tcPr>
          <w:p w14:paraId="338AA2D9" w14:textId="77777777" w:rsidR="00EA34BE" w:rsidRPr="00211DF8" w:rsidRDefault="00EA34BE" w:rsidP="00EA34BE">
            <w:pPr>
              <w:rPr>
                <w:rFonts w:ascii="Palatino Linotype" w:hAnsi="Palatino Linotype"/>
                <w:color w:val="000000"/>
                <w:sz w:val="20"/>
                <w:szCs w:val="20"/>
              </w:rPr>
            </w:pPr>
            <w:r w:rsidRPr="00211DF8">
              <w:rPr>
                <w:rFonts w:ascii="Palatino Linotype" w:hAnsi="Palatino Linotype"/>
                <w:color w:val="000000"/>
                <w:sz w:val="20"/>
                <w:szCs w:val="20"/>
              </w:rPr>
              <w:t>After the EOD data is successfully sent to EDW, the sending result shall revert back to service bus application’s staging database, and correspondingly update the POS clients</w:t>
            </w:r>
            <w:r>
              <w:rPr>
                <w:rFonts w:ascii="Palatino Linotype" w:hAnsi="Palatino Linotype"/>
                <w:color w:val="000000"/>
                <w:sz w:val="20"/>
                <w:szCs w:val="20"/>
              </w:rPr>
              <w:t>.</w:t>
            </w:r>
          </w:p>
        </w:tc>
        <w:tc>
          <w:tcPr>
            <w:tcW w:w="905" w:type="dxa"/>
          </w:tcPr>
          <w:p w14:paraId="6896396B" w14:textId="77777777" w:rsidR="00EA34BE" w:rsidRPr="00211DF8" w:rsidRDefault="00EA34BE" w:rsidP="00EA34BE">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r>
      <w:tr w:rsidR="00EA34BE" w:rsidRPr="00211DF8" w14:paraId="0EA72148" w14:textId="77777777" w:rsidTr="00A00C1A">
        <w:trPr>
          <w:cantSplit/>
          <w:trHeight w:val="123"/>
        </w:trPr>
        <w:tc>
          <w:tcPr>
            <w:tcW w:w="1391" w:type="dxa"/>
            <w:shd w:val="clear" w:color="auto" w:fill="auto"/>
          </w:tcPr>
          <w:p w14:paraId="4EB22AD4" w14:textId="46300B25" w:rsidR="00EA34BE" w:rsidRPr="00211DF8" w:rsidRDefault="00EA34BE" w:rsidP="00EA34BE">
            <w:pPr>
              <w:rPr>
                <w:rFonts w:ascii="Palatino Linotype" w:hAnsi="Palatino Linotype"/>
                <w:color w:val="000000"/>
                <w:sz w:val="20"/>
                <w:szCs w:val="20"/>
              </w:rPr>
            </w:pPr>
            <w:r>
              <w:rPr>
                <w:rFonts w:ascii="Palatino Linotype" w:eastAsia="SimSun" w:hAnsi="Palatino Linotype"/>
                <w:color w:val="000000"/>
                <w:sz w:val="20"/>
                <w:szCs w:val="20"/>
                <w:lang w:eastAsia="zh-CN"/>
              </w:rPr>
              <w:lastRenderedPageBreak/>
              <w:t>ESB-SAL-REQ -04-06</w:t>
            </w:r>
          </w:p>
        </w:tc>
        <w:tc>
          <w:tcPr>
            <w:tcW w:w="1530" w:type="dxa"/>
          </w:tcPr>
          <w:p w14:paraId="2421D8FD" w14:textId="77777777" w:rsidR="00EA34BE" w:rsidRPr="00211DF8" w:rsidRDefault="00EA34BE" w:rsidP="00EA34BE">
            <w:pPr>
              <w:rPr>
                <w:rFonts w:ascii="Palatino Linotype" w:hAnsi="Palatino Linotype"/>
                <w:color w:val="000000"/>
              </w:rPr>
            </w:pPr>
            <w:r w:rsidRPr="00211DF8">
              <w:rPr>
                <w:rFonts w:ascii="Palatino Linotype" w:hAnsi="Palatino Linotype"/>
                <w:color w:val="000000"/>
              </w:rPr>
              <w:t>EOD process job summary</w:t>
            </w:r>
          </w:p>
        </w:tc>
        <w:tc>
          <w:tcPr>
            <w:tcW w:w="3870" w:type="dxa"/>
          </w:tcPr>
          <w:p w14:paraId="418E30CF" w14:textId="77777777" w:rsidR="00EA34BE" w:rsidRPr="00211DF8" w:rsidRDefault="00EA34BE" w:rsidP="00EA34BE">
            <w:pPr>
              <w:rPr>
                <w:rFonts w:ascii="Palatino Linotype" w:hAnsi="Palatino Linotype"/>
                <w:color w:val="000000"/>
              </w:rPr>
            </w:pPr>
            <w:r w:rsidRPr="00211DF8">
              <w:rPr>
                <w:rFonts w:ascii="Palatino Linotype" w:hAnsi="Palatino Linotype"/>
                <w:color w:val="000000"/>
              </w:rPr>
              <w:t>The end of the job also log down the demanded information for user to collect details of data of the job running progress &amp; result</w:t>
            </w:r>
          </w:p>
        </w:tc>
        <w:tc>
          <w:tcPr>
            <w:tcW w:w="1096" w:type="dxa"/>
          </w:tcPr>
          <w:p w14:paraId="06F3594F" w14:textId="77777777" w:rsidR="00EA34BE" w:rsidRPr="00211DF8" w:rsidRDefault="00EA34BE" w:rsidP="00EA34BE">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40B5D296" w14:textId="77777777" w:rsidR="00EA34BE" w:rsidRPr="00211DF8" w:rsidRDefault="00EA34BE" w:rsidP="00EA34BE">
            <w:pPr>
              <w:jc w:val="center"/>
              <w:rPr>
                <w:rFonts w:ascii="Palatino Linotype" w:hAnsi="Palatino Linotype"/>
                <w:color w:val="000000"/>
                <w:sz w:val="20"/>
                <w:szCs w:val="20"/>
              </w:rPr>
            </w:pPr>
            <w:r w:rsidRPr="00211DF8">
              <w:rPr>
                <w:rFonts w:ascii="Palatino Linotype" w:hAnsi="Palatino Linotype"/>
                <w:color w:val="000000"/>
                <w:sz w:val="20"/>
                <w:szCs w:val="20"/>
              </w:rPr>
              <w:t>Polly</w:t>
            </w:r>
          </w:p>
        </w:tc>
        <w:tc>
          <w:tcPr>
            <w:tcW w:w="4029" w:type="dxa"/>
          </w:tcPr>
          <w:p w14:paraId="1A5CA8C0" w14:textId="77777777" w:rsidR="00EA34BE" w:rsidRPr="00211DF8" w:rsidRDefault="00EA34BE" w:rsidP="00EA34BE">
            <w:pPr>
              <w:pStyle w:val="ListParagraph"/>
              <w:numPr>
                <w:ilvl w:val="0"/>
                <w:numId w:val="33"/>
              </w:numPr>
              <w:spacing w:after="0"/>
              <w:rPr>
                <w:rFonts w:ascii="Palatino Linotype" w:hAnsi="Palatino Linotype"/>
                <w:sz w:val="20"/>
                <w:szCs w:val="20"/>
              </w:rPr>
            </w:pPr>
            <w:r w:rsidRPr="00211DF8">
              <w:rPr>
                <w:rFonts w:ascii="Palatino Linotype" w:hAnsi="Palatino Linotype"/>
                <w:sz w:val="20"/>
                <w:szCs w:val="20"/>
              </w:rPr>
              <w:t>Update the job log to reflect the summary of the whole EOD process including</w:t>
            </w:r>
            <w:r>
              <w:rPr>
                <w:rFonts w:ascii="Palatino Linotype" w:hAnsi="Palatino Linotype"/>
                <w:sz w:val="20"/>
                <w:szCs w:val="20"/>
              </w:rPr>
              <w:t>:</w:t>
            </w:r>
          </w:p>
          <w:p w14:paraId="6FC28292" w14:textId="77777777" w:rsidR="00EA34BE" w:rsidRPr="00211DF8" w:rsidRDefault="00EA34BE" w:rsidP="00EA34BE">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Job run status</w:t>
            </w:r>
          </w:p>
          <w:p w14:paraId="14181D6B" w14:textId="77777777" w:rsidR="00EA34BE" w:rsidRPr="00211DF8" w:rsidRDefault="00EA34BE" w:rsidP="00EA34BE">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Number of records processed</w:t>
            </w:r>
          </w:p>
          <w:p w14:paraId="7C2D4771" w14:textId="77777777" w:rsidR="00EA34BE" w:rsidRPr="00211DF8" w:rsidRDefault="00EA34BE" w:rsidP="00EA34BE">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Job name, e.g. EOD – Staging – EDW</w:t>
            </w:r>
          </w:p>
          <w:p w14:paraId="701AB561" w14:textId="77777777" w:rsidR="00EA34BE" w:rsidRPr="00211DF8" w:rsidRDefault="00EA34BE" w:rsidP="00EA34BE">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Job ID</w:t>
            </w:r>
          </w:p>
          <w:p w14:paraId="4BAD49D7" w14:textId="77777777" w:rsidR="00EA34BE" w:rsidRPr="00211DF8" w:rsidRDefault="00EA34BE" w:rsidP="00EA34BE">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Job run error stage (if any)</w:t>
            </w:r>
          </w:p>
          <w:p w14:paraId="51F6A3D5" w14:textId="77777777" w:rsidR="00EA34BE" w:rsidRPr="00211DF8" w:rsidRDefault="00EA34BE" w:rsidP="00EA34BE">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Error Category, e.g. DB, Network and Other, etc.</w:t>
            </w:r>
          </w:p>
          <w:p w14:paraId="7DF7FD57" w14:textId="77777777" w:rsidR="00EA34BE" w:rsidRPr="00211DF8" w:rsidRDefault="00EA34BE" w:rsidP="00EA34BE">
            <w:pPr>
              <w:pStyle w:val="ListParagraph"/>
              <w:numPr>
                <w:ilvl w:val="0"/>
                <w:numId w:val="29"/>
              </w:numPr>
              <w:spacing w:after="0"/>
              <w:rPr>
                <w:rFonts w:ascii="Palatino Linotype" w:hAnsi="Palatino Linotype"/>
                <w:sz w:val="20"/>
                <w:szCs w:val="20"/>
              </w:rPr>
            </w:pPr>
            <w:r w:rsidRPr="00211DF8">
              <w:rPr>
                <w:rFonts w:ascii="Palatino Linotype" w:hAnsi="Palatino Linotype"/>
                <w:sz w:val="20"/>
                <w:szCs w:val="20"/>
              </w:rPr>
              <w:t>Job start/end time (regarded as Coping to EDW start/end time)</w:t>
            </w:r>
          </w:p>
        </w:tc>
        <w:tc>
          <w:tcPr>
            <w:tcW w:w="905" w:type="dxa"/>
          </w:tcPr>
          <w:p w14:paraId="2DBEE014" w14:textId="77777777" w:rsidR="00EA34BE" w:rsidRPr="00211DF8" w:rsidRDefault="00EA34BE" w:rsidP="00EA34BE">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r>
    </w:tbl>
    <w:p w14:paraId="3CB47B9B" w14:textId="77777777" w:rsidR="00165C2D" w:rsidRPr="00211DF8" w:rsidRDefault="00165C2D" w:rsidP="007E6F0F">
      <w:pPr>
        <w:jc w:val="both"/>
        <w:rPr>
          <w:rFonts w:ascii="Palatino Linotype" w:hAnsi="Palatino Linotype"/>
        </w:rPr>
      </w:pPr>
    </w:p>
    <w:p w14:paraId="72F6C8D7" w14:textId="77777777" w:rsidR="001C7EF0" w:rsidRPr="00211DF8" w:rsidRDefault="001C7EF0" w:rsidP="007E6F0F">
      <w:pPr>
        <w:jc w:val="both"/>
        <w:rPr>
          <w:rFonts w:ascii="Palatino Linotype" w:hAnsi="Palatino Linotype"/>
        </w:rPr>
        <w:sectPr w:rsidR="001C7EF0" w:rsidRPr="00211DF8" w:rsidSect="00175D3F">
          <w:pgSz w:w="15840" w:h="12240" w:orient="landscape"/>
          <w:pgMar w:top="720" w:right="720" w:bottom="720" w:left="720" w:header="720" w:footer="794" w:gutter="0"/>
          <w:cols w:space="720"/>
          <w:docGrid w:linePitch="360"/>
        </w:sectPr>
      </w:pPr>
    </w:p>
    <w:p w14:paraId="0083D0A7" w14:textId="77777777" w:rsidR="00CE227B" w:rsidRPr="00211DF8" w:rsidRDefault="00CE227B" w:rsidP="007E6F0F">
      <w:pPr>
        <w:pStyle w:val="Heading2"/>
        <w:spacing w:after="200" w:line="240" w:lineRule="auto"/>
        <w:jc w:val="both"/>
        <w:rPr>
          <w:rFonts w:ascii="Palatino Linotype" w:eastAsia="SimSun" w:hAnsi="Palatino Linotype"/>
          <w:lang w:eastAsia="zh-CN"/>
        </w:rPr>
      </w:pPr>
      <w:bookmarkStart w:id="222" w:name="_Toc469498467"/>
      <w:r w:rsidRPr="00211DF8">
        <w:rPr>
          <w:rFonts w:ascii="Palatino Linotype" w:eastAsia="SimSun" w:hAnsi="Palatino Linotype"/>
          <w:lang w:eastAsia="zh-CN"/>
        </w:rPr>
        <w:lastRenderedPageBreak/>
        <w:t>Pricing/Master Data</w:t>
      </w:r>
      <w:bookmarkEnd w:id="222"/>
    </w:p>
    <w:p w14:paraId="5BE8438C" w14:textId="77777777" w:rsidR="00150130" w:rsidRPr="00211DF8" w:rsidRDefault="00150130" w:rsidP="00150130">
      <w:pPr>
        <w:pStyle w:val="Heading3"/>
        <w:spacing w:after="200" w:line="240" w:lineRule="auto"/>
        <w:jc w:val="both"/>
        <w:rPr>
          <w:rFonts w:ascii="Palatino Linotype" w:eastAsia="SimSun" w:hAnsi="Palatino Linotype"/>
          <w:lang w:eastAsia="zh-CN"/>
        </w:rPr>
      </w:pPr>
      <w:bookmarkStart w:id="223" w:name="_Toc469498468"/>
      <w:r w:rsidRPr="00211DF8">
        <w:rPr>
          <w:rFonts w:ascii="Palatino Linotype" w:eastAsia="SimSun" w:hAnsi="Palatino Linotype"/>
          <w:lang w:eastAsia="zh-CN"/>
        </w:rPr>
        <w:t>Pricing</w:t>
      </w:r>
      <w:r w:rsidRPr="00211DF8">
        <w:rPr>
          <w:rFonts w:ascii="Palatino Linotype" w:eastAsia="SimSun" w:hAnsi="Palatino Linotype"/>
          <w:lang w:val="en-GB" w:eastAsia="zh-CN"/>
        </w:rPr>
        <w:t xml:space="preserve">/Master Data </w:t>
      </w:r>
      <w:r w:rsidRPr="00211DF8">
        <w:rPr>
          <w:rFonts w:ascii="Palatino Linotype" w:eastAsia="SimSun" w:hAnsi="Palatino Linotype"/>
          <w:lang w:eastAsia="zh-CN"/>
        </w:rPr>
        <w:t>Overall Process Flow</w:t>
      </w:r>
      <w:bookmarkEnd w:id="223"/>
    </w:p>
    <w:p w14:paraId="78744A7E" w14:textId="77777777" w:rsidR="00150130" w:rsidRPr="00211DF8" w:rsidRDefault="00150130" w:rsidP="00150130">
      <w:pPr>
        <w:rPr>
          <w:rFonts w:ascii="Palatino Linotype" w:hAnsi="Palatino Linotype"/>
          <w:b/>
          <w:lang w:eastAsia="zh-CN"/>
        </w:rPr>
      </w:pPr>
      <w:r w:rsidRPr="00211DF8">
        <w:rPr>
          <w:rFonts w:ascii="Palatino Linotype" w:hAnsi="Palatino Linotype"/>
          <w:b/>
          <w:lang w:eastAsia="zh-CN"/>
        </w:rPr>
        <w:t>Pricing/Master Data Processing</w:t>
      </w:r>
    </w:p>
    <w:p w14:paraId="205ABA03" w14:textId="3C286BD9" w:rsidR="00714511" w:rsidRPr="00211DF8" w:rsidRDefault="00A35195" w:rsidP="00714511">
      <w:pPr>
        <w:jc w:val="center"/>
        <w:rPr>
          <w:rFonts w:ascii="Palatino Linotype" w:hAnsi="Palatino Linotype"/>
          <w:b/>
          <w:lang w:eastAsia="zh-CN"/>
        </w:rPr>
      </w:pPr>
      <w:r>
        <w:rPr>
          <w:noProof/>
          <w:lang w:val="en-GB" w:eastAsia="zh-CN"/>
        </w:rPr>
        <w:drawing>
          <wp:inline distT="0" distB="0" distL="0" distR="0" wp14:anchorId="660AAB28" wp14:editId="514365F8">
            <wp:extent cx="7265805" cy="4972367"/>
            <wp:effectExtent l="381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16200000">
                      <a:off x="0" y="0"/>
                      <a:ext cx="7267703" cy="4973666"/>
                    </a:xfrm>
                    <a:prstGeom prst="rect">
                      <a:avLst/>
                    </a:prstGeom>
                  </pic:spPr>
                </pic:pic>
              </a:graphicData>
            </a:graphic>
          </wp:inline>
        </w:drawing>
      </w:r>
    </w:p>
    <w:p w14:paraId="539ED0D7" w14:textId="77777777" w:rsidR="00150130" w:rsidRPr="00211DF8" w:rsidRDefault="00150130" w:rsidP="00150130">
      <w:pPr>
        <w:pStyle w:val="Heading3"/>
        <w:spacing w:after="200" w:line="240" w:lineRule="auto"/>
        <w:jc w:val="both"/>
        <w:rPr>
          <w:rFonts w:ascii="Palatino Linotype" w:eastAsia="SimSun" w:hAnsi="Palatino Linotype"/>
          <w:lang w:eastAsia="zh-CN"/>
        </w:rPr>
      </w:pPr>
      <w:bookmarkStart w:id="224" w:name="_Toc469498469"/>
      <w:r w:rsidRPr="00211DF8">
        <w:rPr>
          <w:rFonts w:ascii="Palatino Linotype" w:eastAsia="SimSun" w:hAnsi="Palatino Linotype"/>
          <w:lang w:eastAsia="zh-CN"/>
        </w:rPr>
        <w:lastRenderedPageBreak/>
        <w:t>System context</w:t>
      </w:r>
      <w:bookmarkEnd w:id="224"/>
    </w:p>
    <w:p w14:paraId="0EBEBA73" w14:textId="77777777" w:rsidR="00150130" w:rsidRPr="00211DF8" w:rsidRDefault="00790C2E" w:rsidP="00150130">
      <w:pPr>
        <w:rPr>
          <w:rFonts w:ascii="Palatino Linotype" w:hAnsi="Palatino Linotype"/>
          <w:lang w:eastAsia="zh-CN"/>
        </w:rPr>
      </w:pPr>
      <w:r w:rsidRPr="00211DF8">
        <w:rPr>
          <w:rFonts w:ascii="Palatino Linotype" w:eastAsia="SimSun" w:hAnsi="Palatino Linotype"/>
          <w:noProof/>
          <w:lang w:val="en-GB" w:eastAsia="zh-CN"/>
        </w:rPr>
        <w:drawing>
          <wp:inline distT="0" distB="0" distL="0" distR="0" wp14:anchorId="527F6900" wp14:editId="7CEC0AE6">
            <wp:extent cx="6858000" cy="248238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08.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2482385"/>
                    </a:xfrm>
                    <a:prstGeom prst="rect">
                      <a:avLst/>
                    </a:prstGeom>
                  </pic:spPr>
                </pic:pic>
              </a:graphicData>
            </a:graphic>
          </wp:inline>
        </w:drawing>
      </w:r>
    </w:p>
    <w:p w14:paraId="4603884C" w14:textId="77777777" w:rsidR="00150130" w:rsidRPr="00211DF8" w:rsidRDefault="00150130" w:rsidP="00150130">
      <w:pPr>
        <w:rPr>
          <w:rFonts w:ascii="Palatino Linotype" w:hAnsi="Palatino Linotype"/>
          <w:lang w:eastAsia="zh-CN"/>
        </w:rPr>
      </w:pPr>
    </w:p>
    <w:p w14:paraId="1090A022" w14:textId="77777777" w:rsidR="00150130" w:rsidRPr="00211DF8" w:rsidRDefault="0096672E" w:rsidP="00150130">
      <w:pPr>
        <w:rPr>
          <w:rFonts w:ascii="Palatino Linotype" w:hAnsi="Palatino Linotype"/>
          <w:lang w:eastAsia="zh-CN"/>
        </w:rPr>
      </w:pPr>
      <w:r>
        <w:rPr>
          <w:rFonts w:ascii="Palatino Linotype" w:hAnsi="Palatino Linotype"/>
        </w:rPr>
        <w:t>、</w:t>
      </w:r>
    </w:p>
    <w:p w14:paraId="175BE7A2" w14:textId="77777777" w:rsidR="00150130" w:rsidRPr="00211DF8" w:rsidRDefault="00150130">
      <w:pPr>
        <w:rPr>
          <w:rFonts w:ascii="Palatino Linotype" w:eastAsia="SimSun" w:hAnsi="Palatino Linotype" w:cstheme="majorBidi"/>
          <w:b/>
          <w:bCs/>
          <w:color w:val="4F81BD" w:themeColor="accent1"/>
          <w:lang w:eastAsia="zh-CN"/>
        </w:rPr>
      </w:pPr>
      <w:r w:rsidRPr="00211DF8">
        <w:rPr>
          <w:rFonts w:ascii="Palatino Linotype" w:eastAsia="SimSun" w:hAnsi="Palatino Linotype"/>
          <w:lang w:eastAsia="zh-CN"/>
        </w:rPr>
        <w:br w:type="page"/>
      </w:r>
    </w:p>
    <w:p w14:paraId="3BD1FCEE" w14:textId="77777777" w:rsidR="00CE227B" w:rsidRPr="00211DF8" w:rsidRDefault="00B54929" w:rsidP="007E6F0F">
      <w:pPr>
        <w:pStyle w:val="Heading3"/>
        <w:spacing w:after="200" w:line="240" w:lineRule="auto"/>
        <w:jc w:val="both"/>
        <w:rPr>
          <w:rFonts w:ascii="Palatino Linotype" w:eastAsia="SimSun" w:hAnsi="Palatino Linotype"/>
          <w:lang w:eastAsia="zh-CN"/>
        </w:rPr>
      </w:pPr>
      <w:bookmarkStart w:id="225" w:name="_Toc469498470"/>
      <w:r w:rsidRPr="00211DF8">
        <w:rPr>
          <w:rFonts w:ascii="Palatino Linotype" w:eastAsia="SimSun" w:hAnsi="Palatino Linotype"/>
          <w:lang w:eastAsia="zh-CN"/>
        </w:rPr>
        <w:lastRenderedPageBreak/>
        <w:t>Pricing data generation and download to Staging</w:t>
      </w:r>
      <w:bookmarkEnd w:id="225"/>
    </w:p>
    <w:p w14:paraId="01E11074" w14:textId="77777777" w:rsidR="003D4F62" w:rsidRPr="00211DF8" w:rsidRDefault="003D4F62" w:rsidP="003D4F62">
      <w:pPr>
        <w:pStyle w:val="Heading4"/>
        <w:rPr>
          <w:rFonts w:ascii="Palatino Linotype" w:hAnsi="Palatino Linotype"/>
          <w:lang w:eastAsia="zh-CN"/>
        </w:rPr>
      </w:pPr>
      <w:bookmarkStart w:id="226" w:name="_Toc469498471"/>
      <w:r w:rsidRPr="00211DF8">
        <w:rPr>
          <w:rFonts w:ascii="Palatino Linotype" w:hAnsi="Palatino Linotype"/>
          <w:lang w:eastAsia="zh-CN"/>
        </w:rPr>
        <w:t>Processing Flow</w:t>
      </w:r>
      <w:bookmarkEnd w:id="226"/>
    </w:p>
    <w:p w14:paraId="3240EB63" w14:textId="0F756438" w:rsidR="00222F78" w:rsidRPr="00211DF8" w:rsidRDefault="00A37790" w:rsidP="00307FFB">
      <w:pPr>
        <w:rPr>
          <w:rFonts w:ascii="Palatino Linotype" w:eastAsia="SimSun" w:hAnsi="Palatino Linotype"/>
          <w:lang w:eastAsia="zh-CN"/>
        </w:rPr>
      </w:pPr>
      <w:r w:rsidRPr="00DD45AE">
        <w:rPr>
          <w:rFonts w:ascii="Palatino Linotype" w:hAnsi="Palatino Linotype"/>
          <w:noProof/>
          <w:lang w:val="en-GB" w:eastAsia="zh-CN"/>
        </w:rPr>
        <mc:AlternateContent>
          <mc:Choice Requires="wps">
            <w:drawing>
              <wp:anchor distT="0" distB="0" distL="114300" distR="114300" simplePos="0" relativeHeight="251708416" behindDoc="0" locked="0" layoutInCell="1" allowOverlap="1" wp14:anchorId="575CC254" wp14:editId="7405CA0B">
                <wp:simplePos x="0" y="0"/>
                <wp:positionH relativeFrom="column">
                  <wp:posOffset>2603500</wp:posOffset>
                </wp:positionH>
                <wp:positionV relativeFrom="paragraph">
                  <wp:posOffset>4885690</wp:posOffset>
                </wp:positionV>
                <wp:extent cx="279400" cy="284480"/>
                <wp:effectExtent l="57150" t="38100" r="0" b="77470"/>
                <wp:wrapNone/>
                <wp:docPr id="59" name="Oval 59"/>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0F00407B" w14:textId="2E8217D4" w:rsidR="002E0FED" w:rsidRPr="00DD45AE" w:rsidRDefault="002E0FED" w:rsidP="00DD45AE">
                            <w:pPr>
                              <w:jc w:val="center"/>
                              <w:rPr>
                                <w:b/>
                                <w:sz w:val="18"/>
                                <w:lang w:val="en-GB"/>
                              </w:rPr>
                            </w:pPr>
                            <w:r>
                              <w:rPr>
                                <w:b/>
                                <w:sz w:val="18"/>
                                <w:lang w:val="en-GB"/>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5CC254" id="Oval 59" o:spid="_x0000_s1047" style="position:absolute;margin-left:205pt;margin-top:384.7pt;width:22pt;height:22.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" fillcolor="#c0504d [3205]" stroked="f" strokeweight="3pt">
                <v:shadow on="t" color="black" opacity="24903f" origin=",.5" offset="0,.55556mm"/>
                <v:textbox inset="0,0,0,0">
                  <w:txbxContent>
                    <w:p w14:paraId="0F00407B" w14:textId="2E8217D4" w:rsidR="002E0FED" w:rsidRPr="00DD45AE" w:rsidRDefault="002E0FED" w:rsidP="00DD45AE">
                      <w:pPr>
                        <w:jc w:val="center"/>
                        <w:rPr>
                          <w:b/>
                          <w:sz w:val="18"/>
                          <w:lang w:val="en-GB"/>
                        </w:rPr>
                      </w:pPr>
                      <w:r>
                        <w:rPr>
                          <w:b/>
                          <w:sz w:val="18"/>
                          <w:lang w:val="en-GB"/>
                        </w:rPr>
                        <w:t>4</w:t>
                      </w:r>
                    </w:p>
                  </w:txbxContent>
                </v:textbox>
              </v:oval>
            </w:pict>
          </mc:Fallback>
        </mc:AlternateContent>
      </w:r>
      <w:r w:rsidRPr="00DD45AE">
        <w:rPr>
          <w:rFonts w:ascii="Palatino Linotype" w:hAnsi="Palatino Linotype"/>
          <w:noProof/>
          <w:lang w:val="en-GB" w:eastAsia="zh-CN"/>
        </w:rPr>
        <mc:AlternateContent>
          <mc:Choice Requires="wps">
            <w:drawing>
              <wp:anchor distT="0" distB="0" distL="114300" distR="114300" simplePos="0" relativeHeight="251706368" behindDoc="0" locked="0" layoutInCell="1" allowOverlap="1" wp14:anchorId="64A18CBB" wp14:editId="192F8B26">
                <wp:simplePos x="0" y="0"/>
                <wp:positionH relativeFrom="column">
                  <wp:posOffset>2673350</wp:posOffset>
                </wp:positionH>
                <wp:positionV relativeFrom="paragraph">
                  <wp:posOffset>3583940</wp:posOffset>
                </wp:positionV>
                <wp:extent cx="279400" cy="284480"/>
                <wp:effectExtent l="57150" t="38100" r="0" b="77470"/>
                <wp:wrapNone/>
                <wp:docPr id="58" name="Oval 58"/>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76A0ED37" w14:textId="4346D258" w:rsidR="002E0FED" w:rsidRPr="00DD45AE" w:rsidRDefault="002E0FED" w:rsidP="00DD45AE">
                            <w:pPr>
                              <w:jc w:val="center"/>
                              <w:rPr>
                                <w:b/>
                                <w:sz w:val="18"/>
                                <w:lang w:val="en-GB"/>
                              </w:rPr>
                            </w:pPr>
                            <w:r>
                              <w:rPr>
                                <w:b/>
                                <w:sz w:val="18"/>
                                <w:lang w:val="en-GB"/>
                              </w:rPr>
                              <w:t>3b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A18CBB" id="Oval 58" o:spid="_x0000_s1048" style="position:absolute;margin-left:210.5pt;margin-top:282.2pt;width:22pt;height:22.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" fillcolor="#c0504d [3205]" stroked="f" strokeweight="3pt">
                <v:shadow on="t" color="black" opacity="24903f" origin=",.5" offset="0,.55556mm"/>
                <v:textbox inset="0,0,0,0">
                  <w:txbxContent>
                    <w:p w14:paraId="76A0ED37" w14:textId="4346D258" w:rsidR="002E0FED" w:rsidRPr="00DD45AE" w:rsidRDefault="002E0FED" w:rsidP="00DD45AE">
                      <w:pPr>
                        <w:jc w:val="center"/>
                        <w:rPr>
                          <w:b/>
                          <w:sz w:val="18"/>
                          <w:lang w:val="en-GB"/>
                        </w:rPr>
                      </w:pPr>
                      <w:r>
                        <w:rPr>
                          <w:b/>
                          <w:sz w:val="18"/>
                          <w:lang w:val="en-GB"/>
                        </w:rPr>
                        <w:t>3b</w:t>
                      </w:r>
                    </w:p>
                  </w:txbxContent>
                </v:textbox>
              </v:oval>
            </w:pict>
          </mc:Fallback>
        </mc:AlternateContent>
      </w:r>
      <w:r w:rsidRPr="00DD45AE">
        <w:rPr>
          <w:rFonts w:ascii="Palatino Linotype" w:hAnsi="Palatino Linotype"/>
          <w:noProof/>
          <w:lang w:val="en-GB" w:eastAsia="zh-CN"/>
        </w:rPr>
        <mc:AlternateContent>
          <mc:Choice Requires="wps">
            <w:drawing>
              <wp:anchor distT="0" distB="0" distL="114300" distR="114300" simplePos="0" relativeHeight="251704320" behindDoc="0" locked="0" layoutInCell="1" allowOverlap="1" wp14:anchorId="5EB9441B" wp14:editId="60527D2F">
                <wp:simplePos x="0" y="0"/>
                <wp:positionH relativeFrom="column">
                  <wp:posOffset>4102100</wp:posOffset>
                </wp:positionH>
                <wp:positionV relativeFrom="paragraph">
                  <wp:posOffset>2574290</wp:posOffset>
                </wp:positionV>
                <wp:extent cx="279400" cy="284480"/>
                <wp:effectExtent l="57150" t="38100" r="0" b="77470"/>
                <wp:wrapNone/>
                <wp:docPr id="57" name="Oval 57"/>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753BC324" w14:textId="33AD095F" w:rsidR="002E0FED" w:rsidRPr="00DD45AE" w:rsidRDefault="002E0FED" w:rsidP="00DD45AE">
                            <w:pPr>
                              <w:jc w:val="center"/>
                              <w:rPr>
                                <w:b/>
                                <w:sz w:val="18"/>
                                <w:lang w:val="en-GB"/>
                              </w:rPr>
                            </w:pPr>
                            <w:r>
                              <w:rPr>
                                <w:b/>
                                <w:sz w:val="18"/>
                                <w:lang w:val="en-GB"/>
                              </w:rPr>
                              <w:t>3a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B9441B" id="Oval 57" o:spid="_x0000_s1049" style="position:absolute;margin-left:323pt;margin-top:202.7pt;width:22pt;height:22.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" fillcolor="#c0504d [3205]" stroked="f" strokeweight="3pt">
                <v:shadow on="t" color="black" opacity="24903f" origin=",.5" offset="0,.55556mm"/>
                <v:textbox inset="0,0,0,0">
                  <w:txbxContent>
                    <w:p w14:paraId="753BC324" w14:textId="33AD095F" w:rsidR="002E0FED" w:rsidRPr="00DD45AE" w:rsidRDefault="002E0FED" w:rsidP="00DD45AE">
                      <w:pPr>
                        <w:jc w:val="center"/>
                        <w:rPr>
                          <w:b/>
                          <w:sz w:val="18"/>
                          <w:lang w:val="en-GB"/>
                        </w:rPr>
                      </w:pPr>
                      <w:r>
                        <w:rPr>
                          <w:b/>
                          <w:sz w:val="18"/>
                          <w:lang w:val="en-GB"/>
                        </w:rPr>
                        <w:t>3a</w:t>
                      </w:r>
                    </w:p>
                  </w:txbxContent>
                </v:textbox>
              </v:oval>
            </w:pict>
          </mc:Fallback>
        </mc:AlternateContent>
      </w:r>
      <w:r w:rsidR="00981365" w:rsidRPr="00DD45AE">
        <w:rPr>
          <w:rFonts w:ascii="Palatino Linotype" w:hAnsi="Palatino Linotype"/>
          <w:noProof/>
          <w:lang w:val="en-GB" w:eastAsia="zh-CN"/>
        </w:rPr>
        <mc:AlternateContent>
          <mc:Choice Requires="wps">
            <w:drawing>
              <wp:anchor distT="0" distB="0" distL="114300" distR="114300" simplePos="0" relativeHeight="251702272" behindDoc="0" locked="0" layoutInCell="1" allowOverlap="1" wp14:anchorId="57CF32D6" wp14:editId="271E05B1">
                <wp:simplePos x="0" y="0"/>
                <wp:positionH relativeFrom="column">
                  <wp:posOffset>5232400</wp:posOffset>
                </wp:positionH>
                <wp:positionV relativeFrom="paragraph">
                  <wp:posOffset>1196340</wp:posOffset>
                </wp:positionV>
                <wp:extent cx="279400" cy="284480"/>
                <wp:effectExtent l="57150" t="38100" r="0" b="77470"/>
                <wp:wrapNone/>
                <wp:docPr id="55" name="Oval 55"/>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69406D38" w14:textId="69FD399B" w:rsidR="002E0FED" w:rsidRPr="00DD45AE" w:rsidRDefault="002E0FED" w:rsidP="00DD45AE">
                            <w:pPr>
                              <w:jc w:val="center"/>
                              <w:rPr>
                                <w:b/>
                                <w:sz w:val="18"/>
                                <w:lang w:val="en-GB"/>
                              </w:rPr>
                            </w:pPr>
                            <w:r>
                              <w:rPr>
                                <w:b/>
                                <w:sz w:val="18"/>
                                <w:lang w:val="en-GB"/>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CF32D6" id="Oval 55" o:spid="_x0000_s1050" style="position:absolute;margin-left:412pt;margin-top:94.2pt;width:22pt;height:22.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" fillcolor="#c0504d [3205]" stroked="f" strokeweight="3pt">
                <v:shadow on="t" color="black" opacity="24903f" origin=",.5" offset="0,.55556mm"/>
                <v:textbox inset="0,0,0,0">
                  <w:txbxContent>
                    <w:p w14:paraId="69406D38" w14:textId="69FD399B" w:rsidR="002E0FED" w:rsidRPr="00DD45AE" w:rsidRDefault="002E0FED" w:rsidP="00DD45AE">
                      <w:pPr>
                        <w:jc w:val="center"/>
                        <w:rPr>
                          <w:b/>
                          <w:sz w:val="18"/>
                          <w:lang w:val="en-GB"/>
                        </w:rPr>
                      </w:pPr>
                      <w:r>
                        <w:rPr>
                          <w:b/>
                          <w:sz w:val="18"/>
                          <w:lang w:val="en-GB"/>
                        </w:rPr>
                        <w:t>2</w:t>
                      </w:r>
                    </w:p>
                  </w:txbxContent>
                </v:textbox>
              </v:oval>
            </w:pict>
          </mc:Fallback>
        </mc:AlternateContent>
      </w:r>
      <w:r w:rsidR="00583D6E" w:rsidRPr="00DD45AE">
        <w:rPr>
          <w:rFonts w:ascii="Palatino Linotype" w:hAnsi="Palatino Linotype"/>
          <w:noProof/>
          <w:lang w:val="en-GB" w:eastAsia="zh-CN"/>
        </w:rPr>
        <mc:AlternateContent>
          <mc:Choice Requires="wps">
            <w:drawing>
              <wp:anchor distT="0" distB="0" distL="114300" distR="114300" simplePos="0" relativeHeight="251700224" behindDoc="0" locked="0" layoutInCell="1" allowOverlap="1" wp14:anchorId="00836B7B" wp14:editId="42AF9E9F">
                <wp:simplePos x="0" y="0"/>
                <wp:positionH relativeFrom="column">
                  <wp:posOffset>2616200</wp:posOffset>
                </wp:positionH>
                <wp:positionV relativeFrom="paragraph">
                  <wp:posOffset>1177290</wp:posOffset>
                </wp:positionV>
                <wp:extent cx="279400" cy="284480"/>
                <wp:effectExtent l="57150" t="38100" r="0" b="77470"/>
                <wp:wrapNone/>
                <wp:docPr id="53" name="Oval 53"/>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21ABAE1E" w14:textId="4C8E850F" w:rsidR="002E0FED" w:rsidRPr="00DD45AE" w:rsidRDefault="002E0FED" w:rsidP="00DD45AE">
                            <w:pPr>
                              <w:jc w:val="center"/>
                              <w:rPr>
                                <w:b/>
                                <w:sz w:val="18"/>
                                <w:lang w:val="en-GB"/>
                              </w:rPr>
                            </w:pPr>
                            <w:r>
                              <w:rPr>
                                <w:b/>
                                <w:sz w:val="18"/>
                                <w:lang w:val="en-GB"/>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836B7B" id="Oval 53" o:spid="_x0000_s1051" style="position:absolute;margin-left:206pt;margin-top:92.7pt;width:22pt;height:22.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" fillcolor="#c0504d [3205]" stroked="f" strokeweight="3pt">
                <v:shadow on="t" color="black" opacity="24903f" origin=",.5" offset="0,.55556mm"/>
                <v:textbox inset="0,0,0,0">
                  <w:txbxContent>
                    <w:p w14:paraId="21ABAE1E" w14:textId="4C8E850F" w:rsidR="002E0FED" w:rsidRPr="00DD45AE" w:rsidRDefault="002E0FED" w:rsidP="00DD45AE">
                      <w:pPr>
                        <w:jc w:val="center"/>
                        <w:rPr>
                          <w:b/>
                          <w:sz w:val="18"/>
                          <w:lang w:val="en-GB"/>
                        </w:rPr>
                      </w:pPr>
                      <w:r>
                        <w:rPr>
                          <w:b/>
                          <w:sz w:val="18"/>
                          <w:lang w:val="en-GB"/>
                        </w:rPr>
                        <w:t>1</w:t>
                      </w:r>
                    </w:p>
                  </w:txbxContent>
                </v:textbox>
              </v:oval>
            </w:pict>
          </mc:Fallback>
        </mc:AlternateContent>
      </w:r>
      <w:r w:rsidR="006E058E">
        <w:rPr>
          <w:noProof/>
          <w:lang w:val="en-GB" w:eastAsia="zh-CN"/>
        </w:rPr>
        <w:drawing>
          <wp:inline distT="0" distB="0" distL="0" distR="0" wp14:anchorId="17052DE1" wp14:editId="52C10496">
            <wp:extent cx="6754764" cy="6273800"/>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56189" cy="6275124"/>
                    </a:xfrm>
                    <a:prstGeom prst="rect">
                      <a:avLst/>
                    </a:prstGeom>
                  </pic:spPr>
                </pic:pic>
              </a:graphicData>
            </a:graphic>
          </wp:inline>
        </w:drawing>
      </w:r>
    </w:p>
    <w:p w14:paraId="7F93061C" w14:textId="77777777" w:rsidR="00CE227B" w:rsidRPr="00211DF8" w:rsidRDefault="00CE227B" w:rsidP="007E6F0F">
      <w:pPr>
        <w:pStyle w:val="ShapeTypeStyle"/>
        <w:spacing w:after="0"/>
        <w:jc w:val="both"/>
        <w:rPr>
          <w:rFonts w:ascii="Palatino Linotype" w:hAnsi="Palatino Linotype"/>
        </w:rPr>
      </w:pPr>
      <w:r w:rsidRPr="00211DF8">
        <w:rPr>
          <w:rFonts w:ascii="Palatino Linotype" w:hAnsi="Palatino Linotype"/>
        </w:rPr>
        <w:t>Task</w:t>
      </w: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5850"/>
        <w:gridCol w:w="1260"/>
        <w:gridCol w:w="1800"/>
      </w:tblGrid>
      <w:tr w:rsidR="00B86B48" w:rsidRPr="00211DF8" w14:paraId="7D3C370D" w14:textId="77777777" w:rsidTr="00A00C1A">
        <w:trPr>
          <w:cantSplit/>
          <w:tblHeader/>
        </w:trPr>
        <w:tc>
          <w:tcPr>
            <w:tcW w:w="1800" w:type="dxa"/>
            <w:shd w:val="clear" w:color="auto" w:fill="365F91" w:themeFill="accent1" w:themeFillShade="BF"/>
          </w:tcPr>
          <w:p w14:paraId="465E6C83" w14:textId="77777777" w:rsidR="00B86B48" w:rsidRPr="00211DF8" w:rsidRDefault="00B86B48" w:rsidP="007E6F0F">
            <w:pPr>
              <w:spacing w:after="0"/>
              <w:jc w:val="both"/>
              <w:rPr>
                <w:rFonts w:ascii="Palatino Linotype" w:hAnsi="Palatino Linotype"/>
                <w:color w:val="FFFFFF"/>
                <w:szCs w:val="20"/>
              </w:rPr>
            </w:pPr>
            <w:r w:rsidRPr="00211DF8">
              <w:rPr>
                <w:rFonts w:ascii="Palatino Linotype" w:hAnsi="Palatino Linotype"/>
                <w:color w:val="FFFFFF"/>
                <w:szCs w:val="20"/>
              </w:rPr>
              <w:lastRenderedPageBreak/>
              <w:t>Activity</w:t>
            </w:r>
          </w:p>
        </w:tc>
        <w:tc>
          <w:tcPr>
            <w:tcW w:w="5850" w:type="dxa"/>
            <w:shd w:val="clear" w:color="auto" w:fill="365F91" w:themeFill="accent1" w:themeFillShade="BF"/>
          </w:tcPr>
          <w:p w14:paraId="2F75BFAC" w14:textId="77777777" w:rsidR="00B86B48" w:rsidRPr="00211DF8" w:rsidRDefault="00B86B48"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260" w:type="dxa"/>
            <w:shd w:val="clear" w:color="auto" w:fill="365F91" w:themeFill="accent1" w:themeFillShade="BF"/>
          </w:tcPr>
          <w:p w14:paraId="5346FA68" w14:textId="77777777" w:rsidR="00B86B48" w:rsidRPr="00211DF8" w:rsidRDefault="00B86B48" w:rsidP="00A00C1A">
            <w:pPr>
              <w:spacing w:after="0"/>
              <w:jc w:val="center"/>
              <w:rPr>
                <w:rFonts w:ascii="Palatino Linotype" w:hAnsi="Palatino Linotype"/>
                <w:color w:val="FFFFFF"/>
                <w:szCs w:val="20"/>
              </w:rPr>
            </w:pPr>
            <w:r w:rsidRPr="00211DF8">
              <w:rPr>
                <w:rFonts w:ascii="Palatino Linotype" w:hAnsi="Palatino Linotype"/>
                <w:color w:val="FFFFFF"/>
                <w:szCs w:val="20"/>
              </w:rPr>
              <w:t>Type</w:t>
            </w:r>
          </w:p>
        </w:tc>
        <w:tc>
          <w:tcPr>
            <w:tcW w:w="1800" w:type="dxa"/>
            <w:shd w:val="clear" w:color="auto" w:fill="365F91" w:themeFill="accent1" w:themeFillShade="BF"/>
          </w:tcPr>
          <w:p w14:paraId="65014836" w14:textId="77777777" w:rsidR="00B86B48" w:rsidRPr="00211DF8" w:rsidRDefault="00911DAD" w:rsidP="007E6F0F">
            <w:pPr>
              <w:spacing w:after="0"/>
              <w:jc w:val="both"/>
              <w:rPr>
                <w:rFonts w:ascii="Palatino Linotype" w:hAnsi="Palatino Linotype"/>
                <w:color w:val="FFFFFF"/>
                <w:szCs w:val="20"/>
              </w:rPr>
            </w:pPr>
            <w:r w:rsidRPr="00911DAD">
              <w:rPr>
                <w:rFonts w:ascii="Palatino Linotype" w:hAnsi="Palatino Linotype"/>
                <w:color w:val="FFFFFF"/>
                <w:szCs w:val="20"/>
              </w:rPr>
              <w:t>Process Group/Owner</w:t>
            </w:r>
          </w:p>
        </w:tc>
      </w:tr>
      <w:tr w:rsidR="00B86B48" w:rsidRPr="00211DF8" w14:paraId="5F8F6783" w14:textId="77777777" w:rsidTr="00A00C1A">
        <w:trPr>
          <w:cantSplit/>
          <w:trHeight w:val="123"/>
        </w:trPr>
        <w:tc>
          <w:tcPr>
            <w:tcW w:w="1800" w:type="dxa"/>
            <w:shd w:val="clear" w:color="auto" w:fill="auto"/>
          </w:tcPr>
          <w:p w14:paraId="0A18DC18" w14:textId="77777777" w:rsidR="00B86B48" w:rsidRPr="00DD45AE" w:rsidRDefault="00B86B48">
            <w:pPr>
              <w:spacing w:after="0"/>
              <w:rPr>
                <w:rFonts w:ascii="Palatino Linotype" w:hAnsi="Palatino Linotype"/>
                <w:sz w:val="21"/>
                <w:szCs w:val="20"/>
              </w:rPr>
            </w:pPr>
            <w:r w:rsidRPr="00DD45AE">
              <w:rPr>
                <w:rFonts w:ascii="Palatino Linotype" w:hAnsi="Palatino Linotype"/>
                <w:sz w:val="21"/>
                <w:szCs w:val="20"/>
              </w:rPr>
              <w:t>ESB triggers the batch processing against all active POS client</w:t>
            </w:r>
          </w:p>
        </w:tc>
        <w:tc>
          <w:tcPr>
            <w:tcW w:w="5850" w:type="dxa"/>
          </w:tcPr>
          <w:p w14:paraId="76C04D9F" w14:textId="77777777" w:rsidR="00B86B48" w:rsidRPr="00211DF8" w:rsidRDefault="00B86B48">
            <w:pPr>
              <w:pStyle w:val="ListParagraph"/>
              <w:numPr>
                <w:ilvl w:val="0"/>
                <w:numId w:val="10"/>
              </w:numPr>
              <w:spacing w:after="0"/>
              <w:rPr>
                <w:rFonts w:ascii="Palatino Linotype" w:hAnsi="Palatino Linotype"/>
                <w:sz w:val="21"/>
                <w:szCs w:val="20"/>
              </w:rPr>
            </w:pPr>
            <w:r w:rsidRPr="00211DF8">
              <w:rPr>
                <w:rFonts w:ascii="Palatino Linotype" w:hAnsi="Palatino Linotype"/>
                <w:sz w:val="21"/>
                <w:szCs w:val="20"/>
              </w:rPr>
              <w:t>The pricing/master data distribution job pool is controlled by a centralized job controller which runs in a timed interval (separate the process from POS polling to avoid I/O conflicts)</w:t>
            </w:r>
            <w:r w:rsidR="004A4443">
              <w:rPr>
                <w:rFonts w:ascii="Palatino Linotype" w:hAnsi="Palatino Linotype"/>
                <w:sz w:val="21"/>
                <w:szCs w:val="20"/>
              </w:rPr>
              <w:t>.</w:t>
            </w:r>
          </w:p>
          <w:p w14:paraId="2C4CFE92" w14:textId="3D337EFF" w:rsidR="00B86B48" w:rsidRPr="00DD45AE" w:rsidRDefault="00B86B48" w:rsidP="00DD45AE">
            <w:pPr>
              <w:pStyle w:val="ListParagraph"/>
              <w:numPr>
                <w:ilvl w:val="0"/>
                <w:numId w:val="10"/>
              </w:numPr>
              <w:spacing w:after="0"/>
              <w:rPr>
                <w:rFonts w:ascii="Palatino Linotype" w:hAnsi="Palatino Linotype"/>
                <w:sz w:val="21"/>
                <w:szCs w:val="20"/>
              </w:rPr>
            </w:pPr>
            <w:r w:rsidRPr="00DD45AE">
              <w:rPr>
                <w:rFonts w:ascii="Palatino Linotype" w:hAnsi="Palatino Linotype"/>
                <w:sz w:val="21"/>
                <w:szCs w:val="20"/>
              </w:rPr>
              <w:t xml:space="preserve">The </w:t>
            </w:r>
            <w:r w:rsidR="006E058E">
              <w:rPr>
                <w:rFonts w:ascii="Palatino Linotype" w:hAnsi="Palatino Linotype"/>
                <w:sz w:val="21"/>
                <w:szCs w:val="20"/>
              </w:rPr>
              <w:t>job</w:t>
            </w:r>
            <w:r w:rsidRPr="00DD45AE">
              <w:rPr>
                <w:rFonts w:ascii="Palatino Linotype" w:hAnsi="Palatino Linotype"/>
                <w:sz w:val="21"/>
                <w:szCs w:val="20"/>
              </w:rPr>
              <w:t xml:space="preserve"> shall </w:t>
            </w:r>
            <w:r w:rsidR="006E058E">
              <w:rPr>
                <w:rFonts w:ascii="Palatino Linotype" w:hAnsi="Palatino Linotype"/>
                <w:sz w:val="21"/>
                <w:szCs w:val="20"/>
              </w:rPr>
              <w:t>execute the relevant stored procedures (owned by Maxim Pricing/Master server)</w:t>
            </w:r>
            <w:r w:rsidR="00583D6E" w:rsidRPr="00DD45AE">
              <w:rPr>
                <w:rFonts w:ascii="Palatino Linotype" w:hAnsi="Palatino Linotype"/>
                <w:sz w:val="21"/>
                <w:szCs w:val="20"/>
              </w:rPr>
              <w:t xml:space="preserve"> to prepare and generate pricing/master data in IT12/IT50</w:t>
            </w:r>
          </w:p>
        </w:tc>
        <w:tc>
          <w:tcPr>
            <w:tcW w:w="1260" w:type="dxa"/>
          </w:tcPr>
          <w:p w14:paraId="20CEE90E" w14:textId="77777777" w:rsidR="00B86B48" w:rsidRPr="00211DF8" w:rsidRDefault="00B86B48" w:rsidP="00A00C1A">
            <w:pPr>
              <w:spacing w:after="0"/>
              <w:jc w:val="center"/>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800" w:type="dxa"/>
          </w:tcPr>
          <w:p w14:paraId="3CCF7289" w14:textId="77777777" w:rsidR="00FC2BE7" w:rsidRPr="00211DF8" w:rsidRDefault="00FC2BE7" w:rsidP="00A00C1A">
            <w:pPr>
              <w:spacing w:after="0"/>
              <w:rPr>
                <w:rFonts w:ascii="Palatino Linotype" w:eastAsia="SimSun" w:hAnsi="Palatino Linotype"/>
              </w:rPr>
            </w:pPr>
            <w:r w:rsidRPr="00211DF8">
              <w:rPr>
                <w:rFonts w:ascii="Palatino Linotype" w:eastAsia="SimSun" w:hAnsi="Palatino Linotype"/>
              </w:rPr>
              <w:t>Sales Data Download to Staging DB – Carl</w:t>
            </w:r>
          </w:p>
          <w:p w14:paraId="7D69D14D" w14:textId="77777777" w:rsidR="00B86B48" w:rsidRPr="00211DF8" w:rsidRDefault="00B86B48" w:rsidP="00A00C1A">
            <w:pPr>
              <w:spacing w:after="0"/>
              <w:rPr>
                <w:rFonts w:ascii="Palatino Linotype" w:eastAsia="SimSun" w:hAnsi="Palatino Linotype"/>
                <w:sz w:val="21"/>
                <w:szCs w:val="20"/>
                <w:lang w:eastAsia="zh-CN"/>
              </w:rPr>
            </w:pPr>
          </w:p>
        </w:tc>
      </w:tr>
      <w:tr w:rsidR="00FC2BE7" w:rsidRPr="00211DF8" w14:paraId="27BF6DE7" w14:textId="77777777" w:rsidTr="00A00C1A">
        <w:trPr>
          <w:cantSplit/>
          <w:trHeight w:val="123"/>
        </w:trPr>
        <w:tc>
          <w:tcPr>
            <w:tcW w:w="1800" w:type="dxa"/>
            <w:shd w:val="clear" w:color="auto" w:fill="auto"/>
          </w:tcPr>
          <w:p w14:paraId="1B830633" w14:textId="77777777" w:rsidR="00FC2BE7" w:rsidRPr="00211DF8" w:rsidRDefault="00FC2BE7" w:rsidP="00A00C1A">
            <w:pPr>
              <w:spacing w:after="0"/>
              <w:rPr>
                <w:rFonts w:ascii="Palatino Linotype" w:hAnsi="Palatino Linotype"/>
                <w:sz w:val="21"/>
                <w:szCs w:val="20"/>
              </w:rPr>
            </w:pPr>
            <w:r w:rsidRPr="00211DF8">
              <w:rPr>
                <w:rFonts w:ascii="Palatino Linotype" w:hAnsi="Palatino Linotype"/>
                <w:sz w:val="21"/>
                <w:szCs w:val="20"/>
              </w:rPr>
              <w:t>Ready the pricing/master data from pricing data server to service bus working database</w:t>
            </w:r>
          </w:p>
        </w:tc>
        <w:tc>
          <w:tcPr>
            <w:tcW w:w="5850" w:type="dxa"/>
          </w:tcPr>
          <w:p w14:paraId="0C91A4CD" w14:textId="1F8B17F7" w:rsidR="00FC2BE7" w:rsidRPr="00DD45AE" w:rsidRDefault="00FC2BE7">
            <w:pPr>
              <w:pStyle w:val="ListParagraph"/>
              <w:numPr>
                <w:ilvl w:val="0"/>
                <w:numId w:val="10"/>
              </w:numPr>
              <w:spacing w:after="0"/>
              <w:rPr>
                <w:rFonts w:ascii="Palatino Linotype" w:hAnsi="Palatino Linotype"/>
                <w:sz w:val="21"/>
                <w:szCs w:val="20"/>
              </w:rPr>
            </w:pPr>
            <w:r w:rsidRPr="00DD45AE">
              <w:rPr>
                <w:rFonts w:ascii="Palatino Linotype" w:hAnsi="Palatino Linotype"/>
                <w:sz w:val="21"/>
                <w:szCs w:val="20"/>
              </w:rPr>
              <w:t xml:space="preserve">The </w:t>
            </w:r>
            <w:r w:rsidR="00FA37CD" w:rsidRPr="00DD45AE">
              <w:rPr>
                <w:rFonts w:ascii="Palatino Linotype" w:hAnsi="Palatino Linotype"/>
                <w:sz w:val="21"/>
                <w:szCs w:val="20"/>
              </w:rPr>
              <w:t>Service Bus DB Adapter</w:t>
            </w:r>
            <w:r w:rsidRPr="00DD45AE">
              <w:rPr>
                <w:rFonts w:ascii="Palatino Linotype" w:hAnsi="Palatino Linotype"/>
                <w:sz w:val="21"/>
                <w:szCs w:val="20"/>
              </w:rPr>
              <w:t xml:space="preserve"> will </w:t>
            </w:r>
            <w:r w:rsidR="00FA37CD" w:rsidRPr="00DD45AE">
              <w:rPr>
                <w:rFonts w:ascii="Palatino Linotype" w:hAnsi="Palatino Linotype"/>
                <w:sz w:val="21"/>
                <w:szCs w:val="20"/>
              </w:rPr>
              <w:t>monitor the data delta and</w:t>
            </w:r>
            <w:r w:rsidRPr="00DD45AE">
              <w:rPr>
                <w:rFonts w:ascii="Palatino Linotype" w:hAnsi="Palatino Linotype"/>
                <w:sz w:val="21"/>
                <w:szCs w:val="20"/>
              </w:rPr>
              <w:t xml:space="preserve"> periodically </w:t>
            </w:r>
            <w:r w:rsidR="00FA37CD" w:rsidRPr="00DD45AE">
              <w:rPr>
                <w:rFonts w:ascii="Palatino Linotype" w:hAnsi="Palatino Linotype"/>
                <w:sz w:val="21"/>
                <w:szCs w:val="20"/>
              </w:rPr>
              <w:t>pull</w:t>
            </w:r>
            <w:r w:rsidRPr="00DD45AE">
              <w:rPr>
                <w:rFonts w:ascii="Palatino Linotype" w:hAnsi="Palatino Linotype"/>
                <w:sz w:val="21"/>
                <w:szCs w:val="20"/>
              </w:rPr>
              <w:t xml:space="preserve"> the pricing/master data from pricing server to service bus staging DB. The below steps would be taken</w:t>
            </w:r>
            <w:r w:rsidR="004A4443" w:rsidRPr="00DD45AE">
              <w:rPr>
                <w:rFonts w:ascii="Palatino Linotype" w:hAnsi="Palatino Linotype"/>
                <w:sz w:val="21"/>
                <w:szCs w:val="20"/>
              </w:rPr>
              <w:t>.</w:t>
            </w:r>
          </w:p>
          <w:p w14:paraId="4A6C10E2" w14:textId="36231E1F" w:rsidR="00FC2BE7" w:rsidRPr="00211DF8" w:rsidRDefault="00F103F4" w:rsidP="00A00C1A">
            <w:pPr>
              <w:pStyle w:val="ListParagraph"/>
              <w:numPr>
                <w:ilvl w:val="1"/>
                <w:numId w:val="10"/>
              </w:numPr>
              <w:spacing w:after="0"/>
              <w:rPr>
                <w:rFonts w:ascii="Palatino Linotype" w:hAnsi="Palatino Linotype"/>
                <w:sz w:val="21"/>
                <w:szCs w:val="20"/>
              </w:rPr>
            </w:pPr>
            <w:r>
              <w:rPr>
                <w:rFonts w:ascii="Palatino Linotype" w:hAnsi="Palatino Linotype"/>
                <w:sz w:val="21"/>
                <w:szCs w:val="20"/>
              </w:rPr>
              <w:t>Monitoring delta change in target table and invoke the consumer service</w:t>
            </w:r>
          </w:p>
          <w:p w14:paraId="2ED081B9" w14:textId="6959568D" w:rsidR="00FC2BE7" w:rsidRPr="00211DF8" w:rsidRDefault="00FC2BE7" w:rsidP="00A00C1A">
            <w:pPr>
              <w:pStyle w:val="ListParagraph"/>
              <w:numPr>
                <w:ilvl w:val="1"/>
                <w:numId w:val="10"/>
              </w:numPr>
              <w:spacing w:after="0"/>
              <w:rPr>
                <w:rFonts w:ascii="Palatino Linotype" w:hAnsi="Palatino Linotype"/>
                <w:sz w:val="21"/>
                <w:szCs w:val="20"/>
              </w:rPr>
            </w:pPr>
            <w:r w:rsidRPr="00211DF8">
              <w:rPr>
                <w:rFonts w:ascii="Palatino Linotype" w:hAnsi="Palatino Linotype"/>
                <w:sz w:val="21"/>
                <w:szCs w:val="20"/>
              </w:rPr>
              <w:t>Download the prepared data to staging DB</w:t>
            </w:r>
            <w:r w:rsidR="00F103F4">
              <w:rPr>
                <w:rFonts w:ascii="Palatino Linotype" w:hAnsi="Palatino Linotype"/>
                <w:sz w:val="21"/>
                <w:szCs w:val="20"/>
              </w:rPr>
              <w:t xml:space="preserve"> (via SQL</w:t>
            </w:r>
            <w:r w:rsidR="00F103F4">
              <w:rPr>
                <w:rFonts w:ascii="Palatino Linotype" w:hAnsi="Palatino Linotype"/>
                <w:sz w:val="21"/>
                <w:szCs w:val="20"/>
                <w:lang w:val="en-GB"/>
              </w:rPr>
              <w:t xml:space="preserve"> or Service</w:t>
            </w:r>
            <w:r w:rsidR="00F103F4">
              <w:rPr>
                <w:rFonts w:ascii="Palatino Linotype" w:hAnsi="Palatino Linotype"/>
                <w:sz w:val="21"/>
                <w:szCs w:val="20"/>
              </w:rPr>
              <w:t>)</w:t>
            </w:r>
          </w:p>
          <w:p w14:paraId="100D64F6" w14:textId="77777777" w:rsidR="00FC2BE7" w:rsidRPr="00211DF8" w:rsidRDefault="00FC2BE7" w:rsidP="00A00C1A">
            <w:pPr>
              <w:spacing w:after="0"/>
              <w:rPr>
                <w:rFonts w:ascii="Palatino Linotype" w:hAnsi="Palatino Linotype"/>
                <w:sz w:val="21"/>
                <w:szCs w:val="20"/>
              </w:rPr>
            </w:pPr>
          </w:p>
        </w:tc>
        <w:tc>
          <w:tcPr>
            <w:tcW w:w="1260" w:type="dxa"/>
          </w:tcPr>
          <w:p w14:paraId="6CE6E12B" w14:textId="77777777" w:rsidR="00FC2BE7" w:rsidRPr="00211DF8" w:rsidRDefault="00FC2BE7" w:rsidP="00A00C1A">
            <w:pPr>
              <w:spacing w:after="0"/>
              <w:jc w:val="center"/>
              <w:rPr>
                <w:rFonts w:ascii="Palatino Linotype" w:hAnsi="Palatino Linotype"/>
                <w:sz w:val="21"/>
                <w:szCs w:val="20"/>
              </w:rPr>
            </w:pPr>
            <w:r w:rsidRPr="00211DF8">
              <w:rPr>
                <w:rFonts w:ascii="Palatino Linotype" w:eastAsia="SimSun" w:hAnsi="Palatino Linotype"/>
                <w:sz w:val="21"/>
                <w:szCs w:val="20"/>
                <w:lang w:eastAsia="zh-CN"/>
              </w:rPr>
              <w:t>Input</w:t>
            </w:r>
          </w:p>
        </w:tc>
        <w:tc>
          <w:tcPr>
            <w:tcW w:w="1800" w:type="dxa"/>
          </w:tcPr>
          <w:p w14:paraId="70592A7A" w14:textId="77777777" w:rsidR="00FC2BE7" w:rsidRPr="00211DF8" w:rsidRDefault="00FC2BE7" w:rsidP="00A00C1A">
            <w:pPr>
              <w:pStyle w:val="TableStyle"/>
              <w:rPr>
                <w:rFonts w:ascii="Palatino Linotype" w:eastAsia="SimSun" w:hAnsi="Palatino Linotype"/>
              </w:rPr>
            </w:pPr>
            <w:r w:rsidRPr="00211DF8">
              <w:rPr>
                <w:rFonts w:ascii="Palatino Linotype" w:eastAsia="SimSun" w:hAnsi="Palatino Linotype"/>
              </w:rPr>
              <w:t>Pricing/Master Data Distribution - Wing</w:t>
            </w:r>
          </w:p>
        </w:tc>
      </w:tr>
      <w:tr w:rsidR="00FC2BE7" w:rsidRPr="00211DF8" w14:paraId="6B169BED" w14:textId="77777777" w:rsidTr="00A00C1A">
        <w:trPr>
          <w:cantSplit/>
          <w:trHeight w:val="123"/>
        </w:trPr>
        <w:tc>
          <w:tcPr>
            <w:tcW w:w="1800" w:type="dxa"/>
            <w:shd w:val="clear" w:color="auto" w:fill="auto"/>
          </w:tcPr>
          <w:p w14:paraId="75E7F9D3" w14:textId="7C47585C" w:rsidR="00FC2BE7" w:rsidRPr="00211DF8" w:rsidRDefault="00F103F4" w:rsidP="00A00C1A">
            <w:pPr>
              <w:spacing w:after="0"/>
              <w:rPr>
                <w:rFonts w:ascii="Palatino Linotype" w:eastAsia="SimSun" w:hAnsi="Palatino Linotype"/>
                <w:szCs w:val="20"/>
                <w:lang w:eastAsia="zh-CN"/>
              </w:rPr>
            </w:pPr>
            <w:r>
              <w:rPr>
                <w:rFonts w:ascii="Palatino Linotype" w:eastAsia="SimSun" w:hAnsi="Palatino Linotype"/>
                <w:szCs w:val="20"/>
                <w:lang w:eastAsia="zh-CN"/>
              </w:rPr>
              <w:t>Service Bus DB Adaptor monitoring</w:t>
            </w:r>
          </w:p>
        </w:tc>
        <w:tc>
          <w:tcPr>
            <w:tcW w:w="5850" w:type="dxa"/>
          </w:tcPr>
          <w:p w14:paraId="5F681BB8" w14:textId="2EF31593" w:rsidR="00FC2BE7" w:rsidRPr="00DD45AE" w:rsidRDefault="00FC2BE7" w:rsidP="00DD45AE">
            <w:pPr>
              <w:pStyle w:val="ListParagraph"/>
              <w:numPr>
                <w:ilvl w:val="0"/>
                <w:numId w:val="10"/>
              </w:numPr>
              <w:spacing w:after="0"/>
              <w:rPr>
                <w:rFonts w:ascii="Palatino Linotype" w:hAnsi="Palatino Linotype"/>
                <w:szCs w:val="20"/>
              </w:rPr>
            </w:pPr>
            <w:r w:rsidRPr="00DD45AE">
              <w:rPr>
                <w:rFonts w:ascii="Palatino Linotype" w:hAnsi="Palatino Linotype"/>
                <w:szCs w:val="20"/>
              </w:rPr>
              <w:t xml:space="preserve">Log down a job status and process summary of </w:t>
            </w:r>
            <w:r w:rsidR="00F77BD5" w:rsidRPr="00DD45AE">
              <w:rPr>
                <w:rFonts w:ascii="Palatino Linotype" w:hAnsi="Palatino Linotype"/>
                <w:szCs w:val="20"/>
              </w:rPr>
              <w:t xml:space="preserve">the Pricing/Master data </w:t>
            </w:r>
            <w:r w:rsidR="00B11A43" w:rsidRPr="00DD45AE">
              <w:rPr>
                <w:rFonts w:ascii="Palatino Linotype" w:hAnsi="Palatino Linotype"/>
                <w:szCs w:val="20"/>
              </w:rPr>
              <w:t>downloading processing</w:t>
            </w:r>
            <w:r w:rsidR="00F77BD5" w:rsidRPr="00DD45AE">
              <w:rPr>
                <w:rFonts w:ascii="Palatino Linotype" w:hAnsi="Palatino Linotype"/>
                <w:szCs w:val="20"/>
              </w:rPr>
              <w:t xml:space="preserve"> upon staging DB</w:t>
            </w:r>
            <w:r w:rsidRPr="00DD45AE">
              <w:rPr>
                <w:rFonts w:ascii="Palatino Linotype" w:hAnsi="Palatino Linotype"/>
                <w:szCs w:val="20"/>
              </w:rPr>
              <w:t>.</w:t>
            </w:r>
          </w:p>
          <w:p w14:paraId="37FC5CA7" w14:textId="77777777" w:rsidR="00FC2BE7" w:rsidRPr="00211DF8" w:rsidRDefault="00FC2BE7" w:rsidP="00A00C1A">
            <w:pPr>
              <w:spacing w:after="0"/>
              <w:rPr>
                <w:rFonts w:ascii="Palatino Linotype" w:hAnsi="Palatino Linotype"/>
                <w:szCs w:val="20"/>
              </w:rPr>
            </w:pPr>
          </w:p>
        </w:tc>
        <w:tc>
          <w:tcPr>
            <w:tcW w:w="1260" w:type="dxa"/>
          </w:tcPr>
          <w:p w14:paraId="677B4157" w14:textId="77777777" w:rsidR="00FC2BE7" w:rsidRPr="00211DF8" w:rsidRDefault="00FC2BE7" w:rsidP="00A00C1A">
            <w:pPr>
              <w:spacing w:after="0"/>
              <w:jc w:val="center"/>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800" w:type="dxa"/>
          </w:tcPr>
          <w:p w14:paraId="7E869C2A" w14:textId="77777777" w:rsidR="00FC2BE7" w:rsidRPr="00211DF8" w:rsidRDefault="00FC2BE7" w:rsidP="00A00C1A">
            <w:pPr>
              <w:spacing w:after="0"/>
              <w:rPr>
                <w:rFonts w:ascii="Palatino Linotype" w:eastAsia="SimSun" w:hAnsi="Palatino Linotype"/>
              </w:rPr>
            </w:pPr>
            <w:r w:rsidRPr="00211DF8">
              <w:rPr>
                <w:rFonts w:ascii="Palatino Linotype" w:eastAsia="SimSun" w:hAnsi="Palatino Linotype"/>
              </w:rPr>
              <w:t>Sales Data Download to Staging DB – Carl</w:t>
            </w:r>
          </w:p>
          <w:p w14:paraId="0D21F73D" w14:textId="77777777" w:rsidR="00FC2BE7" w:rsidRPr="00211DF8" w:rsidRDefault="00FC2BE7" w:rsidP="00A00C1A">
            <w:pPr>
              <w:spacing w:after="0"/>
              <w:rPr>
                <w:rFonts w:ascii="Palatino Linotype" w:eastAsia="SimSun" w:hAnsi="Palatino Linotype"/>
                <w:sz w:val="21"/>
                <w:szCs w:val="20"/>
                <w:lang w:eastAsia="zh-CN"/>
              </w:rPr>
            </w:pPr>
          </w:p>
        </w:tc>
      </w:tr>
    </w:tbl>
    <w:p w14:paraId="5D68B8D9" w14:textId="77777777" w:rsidR="0027234F" w:rsidRPr="00211DF8" w:rsidRDefault="0027234F">
      <w:pPr>
        <w:rPr>
          <w:rFonts w:ascii="Palatino Linotype" w:eastAsia="PMingLiU" w:hAnsi="Palatino Linotype" w:cs="Times New Roman"/>
          <w:b/>
          <w:color w:val="215868"/>
          <w:sz w:val="24"/>
          <w:lang w:val="en-GB" w:eastAsia="zh-CN"/>
        </w:rPr>
      </w:pPr>
      <w:r w:rsidRPr="00211DF8">
        <w:rPr>
          <w:rFonts w:ascii="Palatino Linotype" w:hAnsi="Palatino Linotype"/>
        </w:rPr>
        <w:br w:type="page"/>
      </w:r>
    </w:p>
    <w:p w14:paraId="15885073" w14:textId="77777777" w:rsidR="00CE227B" w:rsidRPr="00211DF8" w:rsidRDefault="00CE227B" w:rsidP="007E6F0F">
      <w:pPr>
        <w:pStyle w:val="ShapeTypeStyle"/>
        <w:spacing w:after="0"/>
        <w:jc w:val="both"/>
        <w:rPr>
          <w:rFonts w:ascii="Palatino Linotype" w:hAnsi="Palatino Linotype"/>
        </w:rPr>
      </w:pPr>
      <w:r w:rsidRPr="00211DF8">
        <w:rPr>
          <w:rFonts w:ascii="Palatino Linotype" w:hAnsi="Palatino Linotype"/>
        </w:rPr>
        <w:lastRenderedPageBreak/>
        <w:t>Role</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170"/>
      </w:tblGrid>
      <w:tr w:rsidR="00CE227B" w:rsidRPr="00211DF8" w14:paraId="36298C0E" w14:textId="77777777" w:rsidTr="004B6EB7">
        <w:trPr>
          <w:cantSplit/>
          <w:tblHeader/>
        </w:trPr>
        <w:tc>
          <w:tcPr>
            <w:tcW w:w="2453" w:type="dxa"/>
            <w:shd w:val="clear" w:color="auto" w:fill="365F91" w:themeFill="accent1" w:themeFillShade="BF"/>
          </w:tcPr>
          <w:p w14:paraId="298309AB"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14:paraId="2316C050"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170" w:type="dxa"/>
            <w:shd w:val="clear" w:color="auto" w:fill="365F91" w:themeFill="accent1" w:themeFillShade="BF"/>
          </w:tcPr>
          <w:p w14:paraId="3ADC72B6" w14:textId="77777777" w:rsidR="00CE227B" w:rsidRPr="00211DF8" w:rsidRDefault="00CE227B" w:rsidP="004A4443">
            <w:pPr>
              <w:spacing w:after="0"/>
              <w:jc w:val="center"/>
              <w:rPr>
                <w:rFonts w:ascii="Palatino Linotype" w:hAnsi="Palatino Linotype"/>
                <w:color w:val="FFFFFF"/>
                <w:szCs w:val="20"/>
              </w:rPr>
            </w:pPr>
            <w:r w:rsidRPr="00211DF8">
              <w:rPr>
                <w:rFonts w:ascii="Palatino Linotype" w:hAnsi="Palatino Linotype"/>
                <w:color w:val="FFFFFF"/>
                <w:szCs w:val="20"/>
              </w:rPr>
              <w:t>Type</w:t>
            </w:r>
          </w:p>
        </w:tc>
      </w:tr>
      <w:tr w:rsidR="00FA19F5" w:rsidRPr="00211DF8" w14:paraId="7979F0EB" w14:textId="77777777" w:rsidTr="004B6EB7">
        <w:trPr>
          <w:cantSplit/>
          <w:trHeight w:val="123"/>
        </w:trPr>
        <w:tc>
          <w:tcPr>
            <w:tcW w:w="2453" w:type="dxa"/>
            <w:shd w:val="clear" w:color="auto" w:fill="auto"/>
          </w:tcPr>
          <w:p w14:paraId="72EECA0D" w14:textId="77777777" w:rsidR="00FA19F5" w:rsidRPr="00211DF8" w:rsidRDefault="00FA19F5" w:rsidP="00A00C1A">
            <w:pPr>
              <w:spacing w:after="0"/>
              <w:rPr>
                <w:rFonts w:ascii="Palatino Linotype" w:hAnsi="Palatino Linotype"/>
                <w:szCs w:val="20"/>
              </w:rPr>
            </w:pPr>
            <w:r w:rsidRPr="00211DF8">
              <w:rPr>
                <w:rFonts w:ascii="Palatino Linotype" w:hAnsi="Palatino Linotype"/>
                <w:szCs w:val="20"/>
              </w:rPr>
              <w:t>System Administrator</w:t>
            </w:r>
          </w:p>
        </w:tc>
        <w:tc>
          <w:tcPr>
            <w:tcW w:w="6750" w:type="dxa"/>
          </w:tcPr>
          <w:p w14:paraId="4DCA542D" w14:textId="77777777" w:rsidR="00FA19F5" w:rsidRPr="00211DF8" w:rsidRDefault="00FA19F5"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170" w:type="dxa"/>
          </w:tcPr>
          <w:p w14:paraId="660C1B23" w14:textId="77777777" w:rsidR="00FA19F5" w:rsidRPr="00211DF8" w:rsidRDefault="00FA19F5" w:rsidP="004A4443">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FA19F5" w:rsidRPr="00211DF8" w14:paraId="0C940EA5" w14:textId="77777777" w:rsidTr="004B6EB7">
        <w:trPr>
          <w:cantSplit/>
          <w:trHeight w:val="123"/>
        </w:trPr>
        <w:tc>
          <w:tcPr>
            <w:tcW w:w="2453" w:type="dxa"/>
            <w:shd w:val="clear" w:color="auto" w:fill="auto"/>
          </w:tcPr>
          <w:p w14:paraId="561C5417" w14:textId="77777777" w:rsidR="00FA19F5" w:rsidRPr="00211DF8" w:rsidRDefault="00FA19F5" w:rsidP="00A00C1A">
            <w:pPr>
              <w:spacing w:after="0"/>
              <w:rPr>
                <w:rFonts w:ascii="Palatino Linotype" w:hAnsi="Palatino Linotype"/>
                <w:szCs w:val="20"/>
              </w:rPr>
            </w:pPr>
            <w:r w:rsidRPr="00211DF8">
              <w:rPr>
                <w:rFonts w:ascii="Palatino Linotype" w:hAnsi="Palatino Linotype"/>
                <w:szCs w:val="20"/>
              </w:rPr>
              <w:t>System Operator</w:t>
            </w:r>
          </w:p>
        </w:tc>
        <w:tc>
          <w:tcPr>
            <w:tcW w:w="6750" w:type="dxa"/>
          </w:tcPr>
          <w:p w14:paraId="17D2E5C7" w14:textId="2E0BD8A5" w:rsidR="00FA19F5" w:rsidRPr="00211DF8" w:rsidRDefault="00FA19F5"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 xml:space="preserve">The user role </w:t>
            </w:r>
            <w:r w:rsidR="009B3118">
              <w:rPr>
                <w:rFonts w:ascii="Palatino Linotype" w:eastAsia="SimSun" w:hAnsi="Palatino Linotype"/>
                <w:szCs w:val="20"/>
                <w:lang w:eastAsia="zh-CN"/>
              </w:rPr>
              <w:t>has the</w:t>
            </w:r>
            <w:r w:rsidRPr="00211DF8">
              <w:rPr>
                <w:rFonts w:ascii="Palatino Linotype" w:eastAsia="SimSun" w:hAnsi="Palatino Linotype"/>
                <w:szCs w:val="20"/>
                <w:lang w:eastAsia="zh-CN"/>
              </w:rPr>
              <w:t xml:space="preserve"> right to conduct job re-run, job logs and dashboard. And demander of daily summary report</w:t>
            </w:r>
            <w:r w:rsidR="004A4443">
              <w:rPr>
                <w:rFonts w:ascii="Palatino Linotype" w:eastAsia="SimSun" w:hAnsi="Palatino Linotype"/>
                <w:szCs w:val="20"/>
                <w:lang w:eastAsia="zh-CN"/>
              </w:rPr>
              <w:t>.</w:t>
            </w:r>
          </w:p>
        </w:tc>
        <w:tc>
          <w:tcPr>
            <w:tcW w:w="1170" w:type="dxa"/>
          </w:tcPr>
          <w:p w14:paraId="10C5BA98" w14:textId="77777777" w:rsidR="00FA19F5" w:rsidRPr="00211DF8" w:rsidRDefault="00FA19F5" w:rsidP="004A4443">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FA19F5" w:rsidRPr="00211DF8" w14:paraId="41E4299D" w14:textId="77777777" w:rsidTr="004B6EB7">
        <w:trPr>
          <w:cantSplit/>
          <w:trHeight w:val="123"/>
        </w:trPr>
        <w:tc>
          <w:tcPr>
            <w:tcW w:w="2453" w:type="dxa"/>
            <w:shd w:val="clear" w:color="auto" w:fill="auto"/>
          </w:tcPr>
          <w:p w14:paraId="270296FA" w14:textId="77777777" w:rsidR="00FA19F5" w:rsidRPr="00211DF8" w:rsidRDefault="00F74281" w:rsidP="00A00C1A">
            <w:pPr>
              <w:spacing w:after="0"/>
              <w:rPr>
                <w:rFonts w:ascii="Palatino Linotype" w:hAnsi="Palatino Linotype"/>
                <w:szCs w:val="20"/>
              </w:rPr>
            </w:pPr>
            <w:r w:rsidRPr="00211DF8">
              <w:rPr>
                <w:rFonts w:ascii="Palatino Linotype" w:hAnsi="Palatino Linotype"/>
                <w:szCs w:val="20"/>
              </w:rPr>
              <w:t>Pricing Server</w:t>
            </w:r>
            <w:r w:rsidR="00FA19F5" w:rsidRPr="00211DF8">
              <w:rPr>
                <w:rFonts w:ascii="Palatino Linotype" w:hAnsi="Palatino Linotype"/>
                <w:szCs w:val="20"/>
              </w:rPr>
              <w:t xml:space="preserve"> Support</w:t>
            </w:r>
          </w:p>
        </w:tc>
        <w:tc>
          <w:tcPr>
            <w:tcW w:w="6750" w:type="dxa"/>
          </w:tcPr>
          <w:p w14:paraId="2966AFCA" w14:textId="1859957D" w:rsidR="00FA19F5" w:rsidRPr="00211DF8" w:rsidRDefault="00FA19F5" w:rsidP="00A00C1A">
            <w:pPr>
              <w:spacing w:after="0"/>
              <w:rPr>
                <w:rFonts w:ascii="Palatino Linotype" w:hAnsi="Palatino Linotype"/>
                <w:szCs w:val="20"/>
              </w:rPr>
            </w:pPr>
            <w:r w:rsidRPr="00211DF8">
              <w:rPr>
                <w:rFonts w:ascii="Palatino Linotype" w:eastAsia="SimSun" w:hAnsi="Palatino Linotype"/>
                <w:szCs w:val="20"/>
                <w:lang w:eastAsia="zh-CN"/>
              </w:rPr>
              <w:t xml:space="preserve">The user role </w:t>
            </w:r>
            <w:r w:rsidR="009B3118">
              <w:rPr>
                <w:rFonts w:ascii="Palatino Linotype" w:eastAsia="SimSun" w:hAnsi="Palatino Linotype"/>
                <w:szCs w:val="20"/>
                <w:lang w:eastAsia="zh-CN"/>
              </w:rPr>
              <w:t>has the</w:t>
            </w:r>
            <w:r w:rsidRPr="00211DF8">
              <w:rPr>
                <w:rFonts w:ascii="Palatino Linotype" w:eastAsia="SimSun" w:hAnsi="Palatino Linotype"/>
                <w:szCs w:val="20"/>
                <w:lang w:eastAsia="zh-CN"/>
              </w:rPr>
              <w:t xml:space="preserve"> right to conduct job re-run, job logs the responsibility to receive </w:t>
            </w:r>
            <w:r w:rsidR="00290061" w:rsidRPr="00211DF8">
              <w:rPr>
                <w:rFonts w:ascii="Palatino Linotype" w:eastAsia="SimSun" w:hAnsi="Palatino Linotype"/>
                <w:szCs w:val="20"/>
                <w:lang w:eastAsia="zh-CN"/>
              </w:rPr>
              <w:t>pricing/master data</w:t>
            </w:r>
            <w:r w:rsidRPr="00211DF8">
              <w:rPr>
                <w:rFonts w:ascii="Palatino Linotype" w:eastAsia="SimSun" w:hAnsi="Palatino Linotype"/>
                <w:szCs w:val="20"/>
                <w:lang w:eastAsia="zh-CN"/>
              </w:rPr>
              <w:t xml:space="preserve"> related alert email</w:t>
            </w:r>
            <w:r w:rsidR="004A4443">
              <w:rPr>
                <w:rFonts w:ascii="Palatino Linotype" w:eastAsia="SimSun" w:hAnsi="Palatino Linotype"/>
                <w:szCs w:val="20"/>
                <w:lang w:eastAsia="zh-CN"/>
              </w:rPr>
              <w:t>.</w:t>
            </w:r>
          </w:p>
        </w:tc>
        <w:tc>
          <w:tcPr>
            <w:tcW w:w="1170" w:type="dxa"/>
          </w:tcPr>
          <w:p w14:paraId="6372B059" w14:textId="77777777" w:rsidR="00FA19F5" w:rsidRPr="00211DF8" w:rsidRDefault="00FA19F5" w:rsidP="004A4443">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14:paraId="691D395C" w14:textId="77777777" w:rsidR="0096672E" w:rsidRDefault="0096672E" w:rsidP="007E6F0F">
      <w:pPr>
        <w:pStyle w:val="ShapeTypeStyle"/>
        <w:spacing w:after="0"/>
        <w:jc w:val="both"/>
        <w:rPr>
          <w:rFonts w:ascii="Palatino Linotype" w:hAnsi="Palatino Linotype"/>
        </w:rPr>
      </w:pPr>
    </w:p>
    <w:p w14:paraId="212E69A5" w14:textId="77777777" w:rsidR="00CE227B" w:rsidRPr="00211DF8" w:rsidRDefault="00CE227B" w:rsidP="007E6F0F">
      <w:pPr>
        <w:pStyle w:val="ShapeTypeStyle"/>
        <w:spacing w:after="0"/>
        <w:jc w:val="both"/>
        <w:rPr>
          <w:rFonts w:ascii="Palatino Linotype" w:hAnsi="Palatino Linotype"/>
        </w:rPr>
      </w:pPr>
      <w:r w:rsidRPr="00211DF8">
        <w:rPr>
          <w:rFonts w:ascii="Palatino Linotype" w:hAnsi="Palatino Linotype"/>
        </w:rPr>
        <w:t>Application</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CE227B" w:rsidRPr="00211DF8" w14:paraId="116AFBF4" w14:textId="77777777" w:rsidTr="004B6EB7">
        <w:trPr>
          <w:cantSplit/>
          <w:tblHeader/>
        </w:trPr>
        <w:tc>
          <w:tcPr>
            <w:tcW w:w="2453" w:type="dxa"/>
            <w:shd w:val="clear" w:color="auto" w:fill="365F91" w:themeFill="accent1" w:themeFillShade="BF"/>
          </w:tcPr>
          <w:p w14:paraId="0C97B603"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7920" w:type="dxa"/>
            <w:shd w:val="clear" w:color="auto" w:fill="365F91" w:themeFill="accent1" w:themeFillShade="BF"/>
          </w:tcPr>
          <w:p w14:paraId="332E471D"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C03BAB" w:rsidRPr="00211DF8" w14:paraId="5AAD3A9F" w14:textId="77777777" w:rsidTr="004B6EB7">
        <w:trPr>
          <w:cantSplit/>
          <w:trHeight w:val="123"/>
        </w:trPr>
        <w:tc>
          <w:tcPr>
            <w:tcW w:w="2453" w:type="dxa"/>
            <w:shd w:val="clear" w:color="auto" w:fill="auto"/>
          </w:tcPr>
          <w:p w14:paraId="50508001" w14:textId="77777777" w:rsidR="00C03BAB" w:rsidRPr="00211DF8" w:rsidRDefault="00C03BAB" w:rsidP="00C03BAB">
            <w:pPr>
              <w:spacing w:after="0"/>
              <w:jc w:val="both"/>
              <w:rPr>
                <w:rFonts w:ascii="Palatino Linotype" w:hAnsi="Palatino Linotype"/>
                <w:szCs w:val="20"/>
              </w:rPr>
            </w:pPr>
            <w:r w:rsidRPr="00211DF8">
              <w:rPr>
                <w:rFonts w:ascii="Palatino Linotype" w:hAnsi="Palatino Linotype"/>
                <w:szCs w:val="20"/>
              </w:rPr>
              <w:t>Polling Gateway</w:t>
            </w:r>
          </w:p>
        </w:tc>
        <w:tc>
          <w:tcPr>
            <w:tcW w:w="7920" w:type="dxa"/>
          </w:tcPr>
          <w:p w14:paraId="3B4B8154" w14:textId="77777777" w:rsidR="00C03BAB" w:rsidRPr="00211DF8" w:rsidRDefault="00C03B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C03BAB" w:rsidRPr="00211DF8" w14:paraId="4D7983AF" w14:textId="77777777" w:rsidTr="004B6EB7">
        <w:trPr>
          <w:cantSplit/>
          <w:trHeight w:val="123"/>
        </w:trPr>
        <w:tc>
          <w:tcPr>
            <w:tcW w:w="2453" w:type="dxa"/>
            <w:shd w:val="clear" w:color="auto" w:fill="auto"/>
          </w:tcPr>
          <w:p w14:paraId="42AECE10" w14:textId="77777777" w:rsidR="00C03BAB" w:rsidRPr="00211DF8" w:rsidRDefault="00C03BAB" w:rsidP="00C03BAB">
            <w:pPr>
              <w:spacing w:after="0"/>
              <w:jc w:val="both"/>
              <w:rPr>
                <w:rFonts w:ascii="Palatino Linotype" w:hAnsi="Palatino Linotype"/>
                <w:szCs w:val="20"/>
              </w:rPr>
            </w:pPr>
            <w:r w:rsidRPr="00211DF8">
              <w:rPr>
                <w:rFonts w:ascii="Palatino Linotype" w:hAnsi="Palatino Linotype"/>
                <w:szCs w:val="20"/>
              </w:rPr>
              <w:t>Sending Gateway</w:t>
            </w:r>
          </w:p>
        </w:tc>
        <w:tc>
          <w:tcPr>
            <w:tcW w:w="7920" w:type="dxa"/>
          </w:tcPr>
          <w:p w14:paraId="47240FA8" w14:textId="77777777" w:rsidR="00C03BAB" w:rsidRPr="00211DF8" w:rsidRDefault="00C03B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r w:rsidR="004A4443">
              <w:rPr>
                <w:rFonts w:ascii="Palatino Linotype" w:eastAsia="SimSun" w:hAnsi="Palatino Linotype"/>
                <w:szCs w:val="20"/>
                <w:lang w:eastAsia="zh-CN"/>
              </w:rPr>
              <w:t>.</w:t>
            </w:r>
          </w:p>
        </w:tc>
      </w:tr>
      <w:tr w:rsidR="00C03BAB" w:rsidRPr="00211DF8" w14:paraId="579CDF84" w14:textId="77777777" w:rsidTr="004B6EB7">
        <w:trPr>
          <w:cantSplit/>
          <w:trHeight w:val="123"/>
        </w:trPr>
        <w:tc>
          <w:tcPr>
            <w:tcW w:w="2453" w:type="dxa"/>
            <w:shd w:val="clear" w:color="auto" w:fill="auto"/>
          </w:tcPr>
          <w:p w14:paraId="49BDC0BE" w14:textId="77777777" w:rsidR="00C03BAB" w:rsidRPr="00211DF8" w:rsidRDefault="00C03BAB" w:rsidP="00C03BAB">
            <w:pPr>
              <w:spacing w:after="0"/>
              <w:jc w:val="both"/>
              <w:rPr>
                <w:rFonts w:ascii="Palatino Linotype" w:hAnsi="Palatino Linotype"/>
                <w:szCs w:val="20"/>
              </w:rPr>
            </w:pPr>
            <w:r w:rsidRPr="00211DF8">
              <w:rPr>
                <w:rFonts w:ascii="Palatino Linotype" w:hAnsi="Palatino Linotype"/>
                <w:szCs w:val="20"/>
              </w:rPr>
              <w:t>ESB Interfaces</w:t>
            </w:r>
          </w:p>
        </w:tc>
        <w:tc>
          <w:tcPr>
            <w:tcW w:w="7920" w:type="dxa"/>
          </w:tcPr>
          <w:p w14:paraId="0F980FA5" w14:textId="77777777" w:rsidR="00C03BAB" w:rsidRPr="00211DF8" w:rsidRDefault="00C03B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interface for data pushing from service bus application layer staging DB to EDW</w:t>
            </w:r>
            <w:r w:rsidR="004A4443">
              <w:rPr>
                <w:rFonts w:ascii="Palatino Linotype" w:eastAsia="SimSun" w:hAnsi="Palatino Linotype"/>
                <w:szCs w:val="20"/>
                <w:lang w:eastAsia="zh-CN"/>
              </w:rPr>
              <w:t>.</w:t>
            </w:r>
          </w:p>
        </w:tc>
      </w:tr>
    </w:tbl>
    <w:p w14:paraId="3837BC18" w14:textId="77777777" w:rsidR="008D5F0D" w:rsidRDefault="008D5F0D" w:rsidP="007E6F0F">
      <w:pPr>
        <w:jc w:val="both"/>
        <w:rPr>
          <w:rFonts w:ascii="Palatino Linotype" w:hAnsi="Palatino Linotype"/>
        </w:rPr>
      </w:pPr>
    </w:p>
    <w:p w14:paraId="4D37C932" w14:textId="77777777" w:rsidR="0096672E" w:rsidRPr="00211DF8" w:rsidRDefault="0096672E" w:rsidP="007E6F0F">
      <w:pPr>
        <w:jc w:val="both"/>
        <w:rPr>
          <w:rFonts w:ascii="Palatino Linotype" w:hAnsi="Palatino Linotype"/>
        </w:rPr>
      </w:pPr>
    </w:p>
    <w:p w14:paraId="702E7341" w14:textId="77777777" w:rsidR="00064A43" w:rsidRPr="00211DF8" w:rsidRDefault="00064A43" w:rsidP="003C54CD">
      <w:pPr>
        <w:pStyle w:val="Heading3"/>
        <w:spacing w:after="200" w:line="240" w:lineRule="auto"/>
        <w:jc w:val="both"/>
        <w:rPr>
          <w:rFonts w:ascii="Palatino Linotype" w:hAnsi="Palatino Linotype"/>
        </w:rPr>
        <w:sectPr w:rsidR="00064A43" w:rsidRPr="00211DF8" w:rsidSect="00175D3F">
          <w:pgSz w:w="12240" w:h="15840"/>
          <w:pgMar w:top="720" w:right="720" w:bottom="720" w:left="720" w:header="720" w:footer="794" w:gutter="0"/>
          <w:cols w:space="720"/>
          <w:docGrid w:linePitch="360"/>
        </w:sectPr>
      </w:pPr>
    </w:p>
    <w:p w14:paraId="41087AA0" w14:textId="77777777" w:rsidR="00064A43" w:rsidRPr="00211DF8" w:rsidRDefault="00064A43" w:rsidP="00064A43">
      <w:pPr>
        <w:pStyle w:val="Heading4"/>
        <w:rPr>
          <w:rFonts w:ascii="Palatino Linotype" w:hAnsi="Palatino Linotype"/>
        </w:rPr>
      </w:pPr>
      <w:bookmarkStart w:id="227" w:name="_Toc469498472"/>
      <w:r w:rsidRPr="00211DF8">
        <w:rPr>
          <w:rFonts w:ascii="Palatino Linotype" w:hAnsi="Palatino Linotype"/>
        </w:rPr>
        <w:lastRenderedPageBreak/>
        <w:t>Requirement Details</w:t>
      </w:r>
      <w:bookmarkEnd w:id="227"/>
      <w:r w:rsidRPr="00211DF8">
        <w:rPr>
          <w:rFonts w:ascii="Palatino Linotype" w:hAnsi="Palatino Linotype"/>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2227"/>
        <w:gridCol w:w="3330"/>
        <w:gridCol w:w="939"/>
        <w:gridCol w:w="1170"/>
        <w:gridCol w:w="3831"/>
        <w:gridCol w:w="1103"/>
      </w:tblGrid>
      <w:tr w:rsidR="00064A43" w:rsidRPr="00211DF8" w14:paraId="6AA1C218" w14:textId="77777777" w:rsidTr="00A00C1A">
        <w:trPr>
          <w:cantSplit/>
          <w:tblHeader/>
        </w:trPr>
        <w:tc>
          <w:tcPr>
            <w:tcW w:w="1391" w:type="dxa"/>
            <w:shd w:val="clear" w:color="auto" w:fill="244061" w:themeFill="accent1" w:themeFillShade="80"/>
          </w:tcPr>
          <w:p w14:paraId="7D552942" w14:textId="77777777" w:rsidR="00064A43" w:rsidRPr="00211DF8" w:rsidRDefault="00064A43" w:rsidP="001F0E39">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2227" w:type="dxa"/>
            <w:shd w:val="clear" w:color="auto" w:fill="244061" w:themeFill="accent1" w:themeFillShade="80"/>
          </w:tcPr>
          <w:p w14:paraId="471CC0B6" w14:textId="77777777" w:rsidR="00064A43" w:rsidRPr="00211DF8" w:rsidRDefault="00064A43" w:rsidP="001F0E39">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330" w:type="dxa"/>
            <w:tcBorders>
              <w:bottom w:val="single" w:sz="4" w:space="0" w:color="auto"/>
            </w:tcBorders>
            <w:shd w:val="clear" w:color="auto" w:fill="244061" w:themeFill="accent1" w:themeFillShade="80"/>
          </w:tcPr>
          <w:p w14:paraId="3519EA26" w14:textId="77777777" w:rsidR="00064A43" w:rsidRPr="00211DF8" w:rsidRDefault="00064A43" w:rsidP="001F0E39">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939" w:type="dxa"/>
            <w:tcBorders>
              <w:bottom w:val="single" w:sz="4" w:space="0" w:color="auto"/>
            </w:tcBorders>
            <w:shd w:val="clear" w:color="auto" w:fill="244061" w:themeFill="accent1" w:themeFillShade="80"/>
          </w:tcPr>
          <w:p w14:paraId="3E387A16" w14:textId="77777777" w:rsidR="00064A43" w:rsidRPr="00211DF8" w:rsidRDefault="00064A43"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1170" w:type="dxa"/>
            <w:tcBorders>
              <w:bottom w:val="single" w:sz="4" w:space="0" w:color="auto"/>
            </w:tcBorders>
            <w:shd w:val="clear" w:color="auto" w:fill="244061" w:themeFill="accent1" w:themeFillShade="80"/>
          </w:tcPr>
          <w:p w14:paraId="17B0865F" w14:textId="77777777" w:rsidR="00064A43" w:rsidRPr="00211DF8" w:rsidRDefault="00064A43"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3831" w:type="dxa"/>
            <w:tcBorders>
              <w:bottom w:val="single" w:sz="4" w:space="0" w:color="auto"/>
            </w:tcBorders>
            <w:shd w:val="clear" w:color="auto" w:fill="244061" w:themeFill="accent1" w:themeFillShade="80"/>
          </w:tcPr>
          <w:p w14:paraId="6A1F9EF6" w14:textId="77777777" w:rsidR="00064A43" w:rsidRPr="00211DF8" w:rsidRDefault="00064A43" w:rsidP="001F0E39">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1103" w:type="dxa"/>
            <w:tcBorders>
              <w:bottom w:val="single" w:sz="4" w:space="0" w:color="auto"/>
            </w:tcBorders>
            <w:shd w:val="clear" w:color="auto" w:fill="244061" w:themeFill="accent1" w:themeFillShade="80"/>
          </w:tcPr>
          <w:p w14:paraId="5A2222E6" w14:textId="77777777" w:rsidR="00064A43" w:rsidRPr="00211DF8" w:rsidRDefault="00064A43" w:rsidP="001F0E39">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96672E" w:rsidRPr="00211DF8" w14:paraId="0D65C3B0" w14:textId="77777777" w:rsidTr="00A00C1A">
        <w:trPr>
          <w:cantSplit/>
          <w:trHeight w:val="123"/>
        </w:trPr>
        <w:tc>
          <w:tcPr>
            <w:tcW w:w="1391" w:type="dxa"/>
            <w:shd w:val="clear" w:color="auto" w:fill="auto"/>
          </w:tcPr>
          <w:p w14:paraId="5AA00C2D" w14:textId="77777777" w:rsidR="0096672E" w:rsidRPr="00211DF8" w:rsidRDefault="0096672E" w:rsidP="0096672E">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ESB-PRZ-REQ-01</w:t>
            </w:r>
          </w:p>
        </w:tc>
        <w:tc>
          <w:tcPr>
            <w:tcW w:w="2227" w:type="dxa"/>
          </w:tcPr>
          <w:p w14:paraId="4900050C" w14:textId="77777777" w:rsidR="0096672E" w:rsidRPr="00211DF8" w:rsidRDefault="0096672E" w:rsidP="00A00C1A">
            <w:pPr>
              <w:rPr>
                <w:rFonts w:ascii="Palatino Linotype" w:hAnsi="Palatino Linotype"/>
                <w:color w:val="000000"/>
                <w:sz w:val="20"/>
                <w:szCs w:val="20"/>
              </w:rPr>
            </w:pPr>
            <w:r w:rsidRPr="00211DF8">
              <w:rPr>
                <w:rFonts w:ascii="Palatino Linotype" w:hAnsi="Palatino Linotype"/>
                <w:color w:val="000000"/>
                <w:sz w:val="20"/>
                <w:szCs w:val="20"/>
              </w:rPr>
              <w:t>Pricing/master data processing</w:t>
            </w:r>
          </w:p>
        </w:tc>
        <w:tc>
          <w:tcPr>
            <w:tcW w:w="3330" w:type="dxa"/>
            <w:shd w:val="pct15" w:color="auto" w:fill="auto"/>
          </w:tcPr>
          <w:p w14:paraId="20CE6A03" w14:textId="77777777" w:rsidR="0096672E" w:rsidRPr="00211DF8" w:rsidRDefault="0096672E" w:rsidP="0096672E">
            <w:pPr>
              <w:jc w:val="both"/>
              <w:rPr>
                <w:rFonts w:ascii="Palatino Linotype" w:hAnsi="Palatino Linotype"/>
                <w:color w:val="000000"/>
                <w:sz w:val="20"/>
                <w:szCs w:val="20"/>
              </w:rPr>
            </w:pPr>
            <w:r>
              <w:rPr>
                <w:rFonts w:ascii="Palatino Linotype" w:hAnsi="Palatino Linotype"/>
                <w:color w:val="FF0000"/>
                <w:sz w:val="20"/>
                <w:szCs w:val="20"/>
              </w:rPr>
              <w:t>-</w:t>
            </w:r>
          </w:p>
        </w:tc>
        <w:tc>
          <w:tcPr>
            <w:tcW w:w="939" w:type="dxa"/>
            <w:shd w:val="pct15" w:color="auto" w:fill="auto"/>
          </w:tcPr>
          <w:p w14:paraId="29C5C7F6" w14:textId="77777777" w:rsidR="0096672E" w:rsidRPr="00211DF8" w:rsidRDefault="0096672E" w:rsidP="00A00C1A">
            <w:pPr>
              <w:jc w:val="center"/>
              <w:rPr>
                <w:rFonts w:ascii="Palatino Linotype" w:hAnsi="Palatino Linotype"/>
                <w:color w:val="000000"/>
              </w:rPr>
            </w:pPr>
            <w:r>
              <w:rPr>
                <w:rFonts w:ascii="Palatino Linotype" w:hAnsi="Palatino Linotype"/>
                <w:color w:val="FF0000"/>
                <w:sz w:val="20"/>
                <w:szCs w:val="20"/>
              </w:rPr>
              <w:t>-</w:t>
            </w:r>
          </w:p>
        </w:tc>
        <w:tc>
          <w:tcPr>
            <w:tcW w:w="1170" w:type="dxa"/>
            <w:shd w:val="pct15" w:color="auto" w:fill="auto"/>
          </w:tcPr>
          <w:p w14:paraId="2394FE2A" w14:textId="77777777" w:rsidR="0096672E" w:rsidRPr="00211DF8" w:rsidRDefault="0096672E" w:rsidP="00A00C1A">
            <w:pPr>
              <w:jc w:val="center"/>
              <w:rPr>
                <w:rFonts w:ascii="Palatino Linotype" w:hAnsi="Palatino Linotype"/>
                <w:color w:val="000000"/>
                <w:sz w:val="20"/>
                <w:szCs w:val="20"/>
              </w:rPr>
            </w:pPr>
            <w:r>
              <w:rPr>
                <w:rFonts w:ascii="Palatino Linotype" w:hAnsi="Palatino Linotype"/>
                <w:color w:val="FF0000"/>
                <w:sz w:val="20"/>
                <w:szCs w:val="20"/>
              </w:rPr>
              <w:t>-</w:t>
            </w:r>
          </w:p>
        </w:tc>
        <w:tc>
          <w:tcPr>
            <w:tcW w:w="3831" w:type="dxa"/>
            <w:shd w:val="pct15" w:color="auto" w:fill="auto"/>
          </w:tcPr>
          <w:p w14:paraId="25E743E9" w14:textId="77777777" w:rsidR="0096672E" w:rsidRPr="00211DF8" w:rsidRDefault="0096672E" w:rsidP="0096672E">
            <w:pPr>
              <w:jc w:val="both"/>
              <w:rPr>
                <w:rFonts w:ascii="Palatino Linotype" w:hAnsi="Palatino Linotype"/>
                <w:color w:val="000000"/>
                <w:sz w:val="20"/>
                <w:szCs w:val="20"/>
              </w:rPr>
            </w:pPr>
            <w:r>
              <w:rPr>
                <w:rFonts w:ascii="Palatino Linotype" w:hAnsi="Palatino Linotype"/>
                <w:color w:val="FF0000"/>
                <w:sz w:val="20"/>
                <w:szCs w:val="20"/>
              </w:rPr>
              <w:t>-</w:t>
            </w:r>
          </w:p>
        </w:tc>
        <w:tc>
          <w:tcPr>
            <w:tcW w:w="1103" w:type="dxa"/>
            <w:shd w:val="pct15" w:color="auto" w:fill="auto"/>
          </w:tcPr>
          <w:p w14:paraId="34251364" w14:textId="77777777" w:rsidR="0096672E" w:rsidRPr="00211DF8" w:rsidRDefault="0096672E" w:rsidP="0096672E">
            <w:pPr>
              <w:spacing w:after="0"/>
              <w:jc w:val="both"/>
              <w:rPr>
                <w:rFonts w:ascii="Palatino Linotype" w:eastAsia="Microsoft YaHei" w:hAnsi="Palatino Linotype"/>
                <w:color w:val="FFFFFF"/>
                <w:sz w:val="20"/>
                <w:szCs w:val="20"/>
                <w:lang w:eastAsia="zh-CN"/>
              </w:rPr>
            </w:pPr>
            <w:r>
              <w:rPr>
                <w:rFonts w:ascii="Palatino Linotype" w:hAnsi="Palatino Linotype"/>
                <w:color w:val="FF0000"/>
                <w:sz w:val="20"/>
                <w:szCs w:val="20"/>
              </w:rPr>
              <w:t>-</w:t>
            </w:r>
          </w:p>
        </w:tc>
      </w:tr>
      <w:tr w:rsidR="00064A43" w:rsidRPr="00211DF8" w14:paraId="7D3B6C9E" w14:textId="77777777" w:rsidTr="00A00C1A">
        <w:trPr>
          <w:cantSplit/>
          <w:trHeight w:val="123"/>
        </w:trPr>
        <w:tc>
          <w:tcPr>
            <w:tcW w:w="1391" w:type="dxa"/>
            <w:shd w:val="clear" w:color="auto" w:fill="auto"/>
          </w:tcPr>
          <w:p w14:paraId="1411010B" w14:textId="77777777" w:rsidR="00064A43" w:rsidRPr="00211DF8" w:rsidRDefault="00064A43" w:rsidP="001F0E39">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ESB-PRZ-REQ -01-01</w:t>
            </w:r>
          </w:p>
        </w:tc>
        <w:tc>
          <w:tcPr>
            <w:tcW w:w="2227" w:type="dxa"/>
          </w:tcPr>
          <w:p w14:paraId="6B61CF1F" w14:textId="77777777" w:rsidR="00064A43" w:rsidRPr="00211DF8" w:rsidRDefault="00064A43" w:rsidP="00A00C1A">
            <w:pPr>
              <w:rPr>
                <w:rFonts w:ascii="Palatino Linotype" w:hAnsi="Palatino Linotype"/>
                <w:color w:val="000000"/>
                <w:sz w:val="20"/>
                <w:szCs w:val="20"/>
              </w:rPr>
            </w:pPr>
            <w:r w:rsidRPr="00211DF8">
              <w:rPr>
                <w:rFonts w:ascii="Palatino Linotype" w:hAnsi="Palatino Linotype"/>
                <w:color w:val="000000"/>
                <w:sz w:val="20"/>
                <w:szCs w:val="20"/>
              </w:rPr>
              <w:t>Pricing/Master Data preparation</w:t>
            </w:r>
          </w:p>
        </w:tc>
        <w:tc>
          <w:tcPr>
            <w:tcW w:w="3330" w:type="dxa"/>
          </w:tcPr>
          <w:p w14:paraId="2253C715" w14:textId="77777777" w:rsidR="00064A43" w:rsidRPr="00211DF8" w:rsidRDefault="00064A43" w:rsidP="00A00C1A">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The service bus will trigger old stored procedure to trigger the pricing/master data preparation.</w:t>
            </w:r>
          </w:p>
        </w:tc>
        <w:tc>
          <w:tcPr>
            <w:tcW w:w="939" w:type="dxa"/>
          </w:tcPr>
          <w:p w14:paraId="03093CFC" w14:textId="77777777" w:rsidR="00064A43" w:rsidRPr="00211DF8" w:rsidRDefault="00064A43"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1475468C" w14:textId="77777777" w:rsidR="00064A43" w:rsidRPr="00211DF8" w:rsidRDefault="00064A43" w:rsidP="00A00C1A">
            <w:pPr>
              <w:jc w:val="center"/>
              <w:rPr>
                <w:rFonts w:ascii="Palatino Linotype" w:hAnsi="Palatino Linotype"/>
                <w:color w:val="000000"/>
                <w:sz w:val="20"/>
                <w:szCs w:val="20"/>
              </w:rPr>
            </w:pPr>
            <w:r w:rsidRPr="00211DF8">
              <w:rPr>
                <w:rFonts w:ascii="Palatino Linotype" w:hAnsi="Palatino Linotype"/>
                <w:color w:val="000000"/>
                <w:sz w:val="20"/>
                <w:szCs w:val="20"/>
              </w:rPr>
              <w:t>Wing</w:t>
            </w:r>
          </w:p>
        </w:tc>
        <w:tc>
          <w:tcPr>
            <w:tcW w:w="3831" w:type="dxa"/>
          </w:tcPr>
          <w:p w14:paraId="722028C6" w14:textId="77777777" w:rsidR="00064A43" w:rsidRPr="00211DF8" w:rsidRDefault="00064A43" w:rsidP="00A00C1A">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The pricing/master data preparation process will be triggered by the pre-configured time (15mins or shorter)</w:t>
            </w:r>
            <w:r w:rsidR="004A4443">
              <w:rPr>
                <w:rFonts w:ascii="Palatino Linotype" w:hAnsi="Palatino Linotype" w:cs="Microsoft YaHei"/>
                <w:color w:val="000000"/>
                <w:sz w:val="20"/>
                <w:szCs w:val="20"/>
              </w:rPr>
              <w:t>.</w:t>
            </w:r>
          </w:p>
        </w:tc>
        <w:tc>
          <w:tcPr>
            <w:tcW w:w="1103" w:type="dxa"/>
          </w:tcPr>
          <w:p w14:paraId="56C92273" w14:textId="77777777" w:rsidR="00064A43" w:rsidRPr="00211DF8" w:rsidRDefault="00064A43" w:rsidP="001F0E39">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ESB-PRZ-REQ-01</w:t>
            </w:r>
          </w:p>
        </w:tc>
      </w:tr>
      <w:tr w:rsidR="00064A43" w:rsidRPr="00211DF8" w14:paraId="3693222B" w14:textId="77777777" w:rsidTr="00A00C1A">
        <w:trPr>
          <w:cantSplit/>
          <w:trHeight w:val="123"/>
        </w:trPr>
        <w:tc>
          <w:tcPr>
            <w:tcW w:w="1391" w:type="dxa"/>
            <w:shd w:val="clear" w:color="auto" w:fill="auto"/>
          </w:tcPr>
          <w:p w14:paraId="6BC2D73E" w14:textId="77777777" w:rsidR="00064A43" w:rsidRPr="00211DF8" w:rsidRDefault="00064A43" w:rsidP="001F0E39">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ESB-PRZ-REQ -01-02</w:t>
            </w:r>
          </w:p>
        </w:tc>
        <w:tc>
          <w:tcPr>
            <w:tcW w:w="2227" w:type="dxa"/>
          </w:tcPr>
          <w:p w14:paraId="2CC84A74" w14:textId="77777777" w:rsidR="00064A43" w:rsidRPr="00211DF8" w:rsidRDefault="00064A43" w:rsidP="00A00C1A">
            <w:pPr>
              <w:rPr>
                <w:rFonts w:ascii="Palatino Linotype" w:hAnsi="Palatino Linotype"/>
                <w:color w:val="000000"/>
                <w:sz w:val="20"/>
                <w:szCs w:val="20"/>
              </w:rPr>
            </w:pPr>
            <w:r w:rsidRPr="00211DF8">
              <w:rPr>
                <w:rFonts w:ascii="Palatino Linotype" w:hAnsi="Palatino Linotype"/>
                <w:color w:val="000000"/>
                <w:sz w:val="20"/>
                <w:szCs w:val="20"/>
              </w:rPr>
              <w:t>Pricing/Master data download to  staging</w:t>
            </w:r>
          </w:p>
        </w:tc>
        <w:tc>
          <w:tcPr>
            <w:tcW w:w="3330" w:type="dxa"/>
          </w:tcPr>
          <w:p w14:paraId="1ADD1165" w14:textId="77777777" w:rsidR="00064A43" w:rsidRPr="00211DF8" w:rsidRDefault="00064A43" w:rsidP="00A00C1A">
            <w:pPr>
              <w:rPr>
                <w:rFonts w:ascii="Palatino Linotype" w:hAnsi="Palatino Linotype"/>
                <w:color w:val="000000"/>
                <w:sz w:val="20"/>
                <w:szCs w:val="20"/>
              </w:rPr>
            </w:pPr>
            <w:r w:rsidRPr="00211DF8">
              <w:rPr>
                <w:rFonts w:ascii="Palatino Linotype" w:hAnsi="Palatino Linotype"/>
                <w:color w:val="000000"/>
                <w:sz w:val="20"/>
                <w:szCs w:val="20"/>
              </w:rPr>
              <w:t>After the pricing data is prepared, the service bus shall run an application download the full set pricing/master data from pricing server to staging DB</w:t>
            </w:r>
            <w:r w:rsidR="004A4443">
              <w:rPr>
                <w:rFonts w:ascii="Palatino Linotype" w:hAnsi="Palatino Linotype"/>
                <w:color w:val="000000"/>
                <w:sz w:val="20"/>
                <w:szCs w:val="20"/>
              </w:rPr>
              <w:t>.</w:t>
            </w:r>
          </w:p>
        </w:tc>
        <w:tc>
          <w:tcPr>
            <w:tcW w:w="939" w:type="dxa"/>
          </w:tcPr>
          <w:p w14:paraId="2DF10D95" w14:textId="77777777" w:rsidR="00064A43" w:rsidRPr="00211DF8" w:rsidRDefault="00064A43"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13A2E852" w14:textId="77777777" w:rsidR="00064A43" w:rsidRPr="00211DF8" w:rsidRDefault="00064A43" w:rsidP="00A00C1A">
            <w:pPr>
              <w:jc w:val="center"/>
              <w:rPr>
                <w:rFonts w:ascii="Palatino Linotype" w:hAnsi="Palatino Linotype"/>
                <w:color w:val="000000"/>
                <w:sz w:val="20"/>
                <w:szCs w:val="20"/>
              </w:rPr>
            </w:pPr>
            <w:r w:rsidRPr="00211DF8">
              <w:rPr>
                <w:rFonts w:ascii="Palatino Linotype" w:hAnsi="Palatino Linotype"/>
                <w:color w:val="000000"/>
                <w:sz w:val="20"/>
                <w:szCs w:val="20"/>
              </w:rPr>
              <w:t>Wing</w:t>
            </w:r>
          </w:p>
        </w:tc>
        <w:tc>
          <w:tcPr>
            <w:tcW w:w="3831" w:type="dxa"/>
          </w:tcPr>
          <w:p w14:paraId="6BB7476F" w14:textId="77777777" w:rsidR="00064A43" w:rsidRPr="00211DF8" w:rsidRDefault="00064A43" w:rsidP="00A00C1A">
            <w:pPr>
              <w:rPr>
                <w:rFonts w:ascii="Palatino Linotype" w:hAnsi="Palatino Linotype"/>
                <w:color w:val="000000"/>
                <w:sz w:val="20"/>
                <w:szCs w:val="20"/>
              </w:rPr>
            </w:pPr>
            <w:r w:rsidRPr="00211DF8">
              <w:rPr>
                <w:rFonts w:ascii="Palatino Linotype" w:hAnsi="Palatino Linotype"/>
                <w:color w:val="000000"/>
                <w:sz w:val="20"/>
                <w:szCs w:val="20"/>
              </w:rPr>
              <w:t>On triggering the stored procedure, DB adapter to monitor the change in the pricing/master data tables and simulate the same operation on staging tables</w:t>
            </w:r>
            <w:r w:rsidR="004A4443">
              <w:rPr>
                <w:rFonts w:ascii="Palatino Linotype" w:hAnsi="Palatino Linotype"/>
                <w:color w:val="000000"/>
                <w:sz w:val="20"/>
                <w:szCs w:val="20"/>
              </w:rPr>
              <w:t>.</w:t>
            </w:r>
          </w:p>
        </w:tc>
        <w:tc>
          <w:tcPr>
            <w:tcW w:w="1103" w:type="dxa"/>
          </w:tcPr>
          <w:p w14:paraId="713C6F9F" w14:textId="77777777" w:rsidR="00064A43" w:rsidRPr="00211DF8" w:rsidRDefault="00064A43" w:rsidP="001F0E39">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ESB-PRZ-REQ-01</w:t>
            </w:r>
          </w:p>
        </w:tc>
      </w:tr>
      <w:tr w:rsidR="00064A43" w:rsidRPr="00211DF8" w14:paraId="122BE7A1" w14:textId="77777777" w:rsidTr="00A00C1A">
        <w:trPr>
          <w:cantSplit/>
          <w:trHeight w:val="123"/>
        </w:trPr>
        <w:tc>
          <w:tcPr>
            <w:tcW w:w="1391" w:type="dxa"/>
            <w:shd w:val="clear" w:color="auto" w:fill="auto"/>
          </w:tcPr>
          <w:p w14:paraId="4592ABC1" w14:textId="77777777" w:rsidR="00064A43" w:rsidRPr="00211DF8" w:rsidRDefault="00064A43" w:rsidP="001F0E39">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ESB-PRZ-REQ -01-06</w:t>
            </w:r>
          </w:p>
        </w:tc>
        <w:tc>
          <w:tcPr>
            <w:tcW w:w="2227" w:type="dxa"/>
          </w:tcPr>
          <w:p w14:paraId="26D3E6AD" w14:textId="77777777" w:rsidR="00064A43" w:rsidRPr="00211DF8" w:rsidRDefault="00064A43" w:rsidP="00A00C1A">
            <w:pPr>
              <w:rPr>
                <w:rFonts w:ascii="Palatino Linotype" w:hAnsi="Palatino Linotype"/>
                <w:color w:val="000000"/>
                <w:sz w:val="20"/>
                <w:szCs w:val="20"/>
              </w:rPr>
            </w:pPr>
            <w:r w:rsidRPr="00211DF8">
              <w:rPr>
                <w:rFonts w:ascii="Palatino Linotype" w:hAnsi="Palatino Linotype"/>
                <w:color w:val="000000"/>
                <w:sz w:val="20"/>
                <w:szCs w:val="20"/>
              </w:rPr>
              <w:t>Pricing/Master data distribution Process</w:t>
            </w:r>
          </w:p>
        </w:tc>
        <w:tc>
          <w:tcPr>
            <w:tcW w:w="3330" w:type="dxa"/>
          </w:tcPr>
          <w:p w14:paraId="2A455357" w14:textId="77777777" w:rsidR="00064A43" w:rsidRPr="00211DF8" w:rsidRDefault="00064A43" w:rsidP="00A00C1A">
            <w:pPr>
              <w:rPr>
                <w:rFonts w:ascii="Palatino Linotype" w:hAnsi="Palatino Linotype"/>
                <w:color w:val="000000"/>
                <w:sz w:val="20"/>
                <w:szCs w:val="20"/>
              </w:rPr>
            </w:pPr>
            <w:r w:rsidRPr="00211DF8">
              <w:rPr>
                <w:rFonts w:ascii="Palatino Linotype" w:hAnsi="Palatino Linotype"/>
                <w:color w:val="000000"/>
                <w:sz w:val="20"/>
                <w:szCs w:val="20"/>
              </w:rPr>
              <w:t>Update data synchronization status in Staging database and POS client</w:t>
            </w:r>
            <w:r w:rsidR="004A4443">
              <w:rPr>
                <w:rFonts w:ascii="Palatino Linotype" w:hAnsi="Palatino Linotype"/>
                <w:color w:val="000000"/>
                <w:sz w:val="20"/>
                <w:szCs w:val="20"/>
              </w:rPr>
              <w:t>.</w:t>
            </w:r>
          </w:p>
        </w:tc>
        <w:tc>
          <w:tcPr>
            <w:tcW w:w="939" w:type="dxa"/>
          </w:tcPr>
          <w:p w14:paraId="409AF7F0" w14:textId="77777777" w:rsidR="00064A43" w:rsidRPr="00211DF8" w:rsidRDefault="00064A43"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14268908" w14:textId="77777777" w:rsidR="00064A43" w:rsidRPr="00211DF8" w:rsidRDefault="00064A43"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3831" w:type="dxa"/>
          </w:tcPr>
          <w:p w14:paraId="2563BF64" w14:textId="77777777" w:rsidR="00064A43" w:rsidRPr="00211DF8" w:rsidRDefault="00064A43" w:rsidP="00A00C1A">
            <w:pPr>
              <w:rPr>
                <w:rFonts w:ascii="Palatino Linotype" w:hAnsi="Palatino Linotype"/>
                <w:color w:val="000000"/>
                <w:sz w:val="20"/>
                <w:szCs w:val="20"/>
              </w:rPr>
            </w:pPr>
            <w:r w:rsidRPr="00211DF8">
              <w:rPr>
                <w:rFonts w:ascii="Palatino Linotype" w:hAnsi="Palatino Linotype"/>
                <w:color w:val="000000"/>
                <w:sz w:val="20"/>
                <w:szCs w:val="20"/>
              </w:rPr>
              <w:t>After the EOD data is successfully sent to EDW, the sending result shall revert back to service bus application’s staging database, and correspondingly update the POS clients</w:t>
            </w:r>
            <w:r w:rsidR="004A4443">
              <w:rPr>
                <w:rFonts w:ascii="Palatino Linotype" w:hAnsi="Palatino Linotype"/>
                <w:color w:val="000000"/>
                <w:sz w:val="20"/>
                <w:szCs w:val="20"/>
              </w:rPr>
              <w:t>.</w:t>
            </w:r>
          </w:p>
        </w:tc>
        <w:tc>
          <w:tcPr>
            <w:tcW w:w="1103" w:type="dxa"/>
          </w:tcPr>
          <w:p w14:paraId="7EB21DBD" w14:textId="77777777" w:rsidR="00064A43" w:rsidRPr="00211DF8" w:rsidRDefault="00064A43" w:rsidP="001F0E39">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ESB-PRZ-REQ-01</w:t>
            </w:r>
          </w:p>
        </w:tc>
      </w:tr>
    </w:tbl>
    <w:p w14:paraId="3961CAA7" w14:textId="77777777" w:rsidR="00061C86" w:rsidRPr="00211DF8" w:rsidRDefault="00061C86" w:rsidP="003C54CD">
      <w:pPr>
        <w:pStyle w:val="Heading3"/>
        <w:spacing w:after="200" w:line="240" w:lineRule="auto"/>
        <w:jc w:val="both"/>
        <w:rPr>
          <w:rFonts w:ascii="Palatino Linotype" w:hAnsi="Palatino Linotype"/>
        </w:rPr>
        <w:sectPr w:rsidR="00061C86" w:rsidRPr="00211DF8" w:rsidSect="00175D3F">
          <w:pgSz w:w="15840" w:h="12240" w:orient="landscape"/>
          <w:pgMar w:top="720" w:right="720" w:bottom="720" w:left="720" w:header="720" w:footer="794" w:gutter="0"/>
          <w:cols w:space="720"/>
          <w:docGrid w:linePitch="360"/>
        </w:sectPr>
      </w:pPr>
    </w:p>
    <w:p w14:paraId="77A84739" w14:textId="77777777" w:rsidR="00061C86" w:rsidRPr="00211DF8" w:rsidRDefault="00061C86" w:rsidP="00061C86">
      <w:pPr>
        <w:pStyle w:val="Heading3"/>
        <w:spacing w:after="200" w:line="240" w:lineRule="auto"/>
        <w:jc w:val="both"/>
        <w:rPr>
          <w:rFonts w:ascii="Palatino Linotype" w:hAnsi="Palatino Linotype"/>
        </w:rPr>
      </w:pPr>
      <w:bookmarkStart w:id="228" w:name="_Toc469498473"/>
      <w:r w:rsidRPr="00211DF8">
        <w:rPr>
          <w:rFonts w:ascii="Palatino Linotype" w:hAnsi="Palatino Linotype"/>
        </w:rPr>
        <w:lastRenderedPageBreak/>
        <w:t>Pricing/Master data distribution (Staging - POS)</w:t>
      </w:r>
      <w:bookmarkEnd w:id="228"/>
    </w:p>
    <w:p w14:paraId="0DC15EC1" w14:textId="77777777" w:rsidR="00061C86" w:rsidRPr="00211DF8" w:rsidRDefault="00061C86" w:rsidP="00061C86">
      <w:pPr>
        <w:pStyle w:val="Heading4"/>
        <w:rPr>
          <w:rFonts w:ascii="Palatino Linotype" w:hAnsi="Palatino Linotype"/>
        </w:rPr>
      </w:pPr>
      <w:bookmarkStart w:id="229" w:name="_Toc469498474"/>
      <w:r w:rsidRPr="00211DF8">
        <w:rPr>
          <w:rFonts w:ascii="Palatino Linotype" w:hAnsi="Palatino Linotype"/>
        </w:rPr>
        <w:t>Process Flow</w:t>
      </w:r>
      <w:bookmarkEnd w:id="229"/>
    </w:p>
    <w:p w14:paraId="4E5CCE21" w14:textId="7761C686" w:rsidR="007C10F6" w:rsidRPr="00211DF8" w:rsidRDefault="004C1D64" w:rsidP="00781BDB">
      <w:pPr>
        <w:jc w:val="center"/>
        <w:rPr>
          <w:rFonts w:ascii="Palatino Linotype" w:hAnsi="Palatino Linotype"/>
        </w:rPr>
      </w:pPr>
      <w:r w:rsidRPr="00DD45AE">
        <w:rPr>
          <w:rFonts w:ascii="Palatino Linotype" w:hAnsi="Palatino Linotype"/>
          <w:noProof/>
          <w:lang w:val="en-GB" w:eastAsia="zh-CN"/>
        </w:rPr>
        <mc:AlternateContent>
          <mc:Choice Requires="wps">
            <w:drawing>
              <wp:anchor distT="0" distB="0" distL="114300" distR="114300" simplePos="0" relativeHeight="251718656" behindDoc="0" locked="0" layoutInCell="1" allowOverlap="1" wp14:anchorId="1D04E2FC" wp14:editId="0C65B093">
                <wp:simplePos x="0" y="0"/>
                <wp:positionH relativeFrom="column">
                  <wp:posOffset>1974850</wp:posOffset>
                </wp:positionH>
                <wp:positionV relativeFrom="paragraph">
                  <wp:posOffset>6752590</wp:posOffset>
                </wp:positionV>
                <wp:extent cx="279400" cy="284480"/>
                <wp:effectExtent l="57150" t="38100" r="0" b="77470"/>
                <wp:wrapNone/>
                <wp:docPr id="640" name="Oval 640"/>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42CCE489" w14:textId="3CF5CDFF" w:rsidR="002E0FED" w:rsidRPr="00DD45AE" w:rsidRDefault="002E0FED" w:rsidP="00DD45AE">
                            <w:pPr>
                              <w:jc w:val="center"/>
                              <w:rPr>
                                <w:b/>
                                <w:sz w:val="18"/>
                                <w:lang w:val="en-GB"/>
                              </w:rPr>
                            </w:pPr>
                            <w:r>
                              <w:rPr>
                                <w:b/>
                                <w:sz w:val="18"/>
                                <w:lang w:val="en-GB"/>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04E2FC" id="Oval 640" o:spid="_x0000_s1052" style="position:absolute;left:0;text-align:left;margin-left:155.5pt;margin-top:531.7pt;width:22pt;height:22.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" fillcolor="#c0504d [3205]" stroked="f" strokeweight="3pt">
                <v:shadow on="t" color="black" opacity="24903f" origin=",.5" offset="0,.55556mm"/>
                <v:textbox inset="0,0,0,0">
                  <w:txbxContent>
                    <w:p w14:paraId="42CCE489" w14:textId="3CF5CDFF" w:rsidR="002E0FED" w:rsidRPr="00DD45AE" w:rsidRDefault="002E0FED" w:rsidP="00DD45AE">
                      <w:pPr>
                        <w:jc w:val="center"/>
                        <w:rPr>
                          <w:b/>
                          <w:sz w:val="18"/>
                          <w:lang w:val="en-GB"/>
                        </w:rPr>
                      </w:pPr>
                      <w:r>
                        <w:rPr>
                          <w:b/>
                          <w:sz w:val="18"/>
                          <w:lang w:val="en-GB"/>
                        </w:rPr>
                        <w:t>5</w:t>
                      </w:r>
                    </w:p>
                  </w:txbxContent>
                </v:textbox>
              </v:oval>
            </w:pict>
          </mc:Fallback>
        </mc:AlternateContent>
      </w:r>
      <w:r w:rsidR="000521C1" w:rsidRPr="00DD45AE">
        <w:rPr>
          <w:rFonts w:ascii="Palatino Linotype" w:hAnsi="Palatino Linotype"/>
          <w:noProof/>
          <w:lang w:val="en-GB" w:eastAsia="zh-CN"/>
        </w:rPr>
        <mc:AlternateContent>
          <mc:Choice Requires="wps">
            <w:drawing>
              <wp:anchor distT="0" distB="0" distL="114300" distR="114300" simplePos="0" relativeHeight="251716608" behindDoc="0" locked="0" layoutInCell="1" allowOverlap="1" wp14:anchorId="10180FC4" wp14:editId="37965F20">
                <wp:simplePos x="0" y="0"/>
                <wp:positionH relativeFrom="column">
                  <wp:posOffset>2025650</wp:posOffset>
                </wp:positionH>
                <wp:positionV relativeFrom="paragraph">
                  <wp:posOffset>5838190</wp:posOffset>
                </wp:positionV>
                <wp:extent cx="279400" cy="284480"/>
                <wp:effectExtent l="57150" t="38100" r="0" b="77470"/>
                <wp:wrapNone/>
                <wp:docPr id="63" name="Oval 63"/>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22B477DE" w14:textId="15DAD5B4" w:rsidR="002E0FED" w:rsidRPr="00DD45AE" w:rsidRDefault="002E0FED" w:rsidP="00DD45AE">
                            <w:pPr>
                              <w:jc w:val="center"/>
                              <w:rPr>
                                <w:b/>
                                <w:sz w:val="18"/>
                                <w:lang w:val="en-GB"/>
                              </w:rPr>
                            </w:pPr>
                            <w:r>
                              <w:rPr>
                                <w:b/>
                                <w:sz w:val="18"/>
                                <w:lang w:val="en-GB"/>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180FC4" id="Oval 63" o:spid="_x0000_s1053" style="position:absolute;left:0;text-align:left;margin-left:159.5pt;margin-top:459.7pt;width:22pt;height:22.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" fillcolor="#c0504d [3205]" stroked="f" strokeweight="3pt">
                <v:shadow on="t" color="black" opacity="24903f" origin=",.5" offset="0,.55556mm"/>
                <v:textbox inset="0,0,0,0">
                  <w:txbxContent>
                    <w:p w14:paraId="22B477DE" w14:textId="15DAD5B4" w:rsidR="002E0FED" w:rsidRPr="00DD45AE" w:rsidRDefault="002E0FED" w:rsidP="00DD45AE">
                      <w:pPr>
                        <w:jc w:val="center"/>
                        <w:rPr>
                          <w:b/>
                          <w:sz w:val="18"/>
                          <w:lang w:val="en-GB"/>
                        </w:rPr>
                      </w:pPr>
                      <w:r>
                        <w:rPr>
                          <w:b/>
                          <w:sz w:val="18"/>
                          <w:lang w:val="en-GB"/>
                        </w:rPr>
                        <w:t>4</w:t>
                      </w:r>
                    </w:p>
                  </w:txbxContent>
                </v:textbox>
              </v:oval>
            </w:pict>
          </mc:Fallback>
        </mc:AlternateContent>
      </w:r>
      <w:r w:rsidR="002341FA" w:rsidRPr="00DD45AE">
        <w:rPr>
          <w:rFonts w:ascii="Palatino Linotype" w:hAnsi="Palatino Linotype"/>
          <w:noProof/>
          <w:lang w:val="en-GB" w:eastAsia="zh-CN"/>
        </w:rPr>
        <mc:AlternateContent>
          <mc:Choice Requires="wps">
            <w:drawing>
              <wp:anchor distT="0" distB="0" distL="114300" distR="114300" simplePos="0" relativeHeight="251714560" behindDoc="0" locked="0" layoutInCell="1" allowOverlap="1" wp14:anchorId="6B8A5CF9" wp14:editId="739B2A58">
                <wp:simplePos x="0" y="0"/>
                <wp:positionH relativeFrom="column">
                  <wp:posOffset>2032000</wp:posOffset>
                </wp:positionH>
                <wp:positionV relativeFrom="paragraph">
                  <wp:posOffset>4250690</wp:posOffset>
                </wp:positionV>
                <wp:extent cx="279400" cy="284480"/>
                <wp:effectExtent l="57150" t="38100" r="0" b="77470"/>
                <wp:wrapNone/>
                <wp:docPr id="62" name="Oval 62"/>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462F1898" w14:textId="1C6A4495" w:rsidR="002E0FED" w:rsidRPr="00DD45AE" w:rsidRDefault="002E0FED" w:rsidP="00DD45AE">
                            <w:pPr>
                              <w:jc w:val="center"/>
                              <w:rPr>
                                <w:b/>
                                <w:sz w:val="18"/>
                                <w:lang w:val="en-GB"/>
                              </w:rPr>
                            </w:pPr>
                            <w:r>
                              <w:rPr>
                                <w:b/>
                                <w:sz w:val="18"/>
                                <w:lang w:val="en-GB"/>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8A5CF9" id="Oval 62" o:spid="_x0000_s1054" style="position:absolute;left:0;text-align:left;margin-left:160pt;margin-top:334.7pt;width:22pt;height:22.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" fillcolor="#c0504d [3205]" stroked="f" strokeweight="3pt">
                <v:shadow on="t" color="black" opacity="24903f" origin=",.5" offset="0,.55556mm"/>
                <v:textbox inset="0,0,0,0">
                  <w:txbxContent>
                    <w:p w14:paraId="462F1898" w14:textId="1C6A4495" w:rsidR="002E0FED" w:rsidRPr="00DD45AE" w:rsidRDefault="002E0FED" w:rsidP="00DD45AE">
                      <w:pPr>
                        <w:jc w:val="center"/>
                        <w:rPr>
                          <w:b/>
                          <w:sz w:val="18"/>
                          <w:lang w:val="en-GB"/>
                        </w:rPr>
                      </w:pPr>
                      <w:r>
                        <w:rPr>
                          <w:b/>
                          <w:sz w:val="18"/>
                          <w:lang w:val="en-GB"/>
                        </w:rPr>
                        <w:t>3</w:t>
                      </w:r>
                    </w:p>
                  </w:txbxContent>
                </v:textbox>
              </v:oval>
            </w:pict>
          </mc:Fallback>
        </mc:AlternateContent>
      </w:r>
      <w:r w:rsidR="002341FA" w:rsidRPr="00DD45AE">
        <w:rPr>
          <w:rFonts w:ascii="Palatino Linotype" w:hAnsi="Palatino Linotype"/>
          <w:noProof/>
          <w:lang w:val="en-GB" w:eastAsia="zh-CN"/>
        </w:rPr>
        <mc:AlternateContent>
          <mc:Choice Requires="wps">
            <w:drawing>
              <wp:anchor distT="0" distB="0" distL="114300" distR="114300" simplePos="0" relativeHeight="251712512" behindDoc="0" locked="0" layoutInCell="1" allowOverlap="1" wp14:anchorId="02E14D8B" wp14:editId="38C3B6E6">
                <wp:simplePos x="0" y="0"/>
                <wp:positionH relativeFrom="column">
                  <wp:posOffset>2032000</wp:posOffset>
                </wp:positionH>
                <wp:positionV relativeFrom="paragraph">
                  <wp:posOffset>2028190</wp:posOffset>
                </wp:positionV>
                <wp:extent cx="279400" cy="284480"/>
                <wp:effectExtent l="57150" t="38100" r="0" b="77470"/>
                <wp:wrapNone/>
                <wp:docPr id="61" name="Oval 61"/>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33905A5F" w14:textId="58F8B745" w:rsidR="002E0FED" w:rsidRPr="00DD45AE" w:rsidRDefault="002E0FED" w:rsidP="00DD45AE">
                            <w:pPr>
                              <w:jc w:val="center"/>
                              <w:rPr>
                                <w:b/>
                                <w:sz w:val="18"/>
                                <w:lang w:val="en-GB"/>
                              </w:rPr>
                            </w:pPr>
                            <w:r>
                              <w:rPr>
                                <w:b/>
                                <w:sz w:val="18"/>
                                <w:lang w:val="en-GB"/>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E14D8B" id="Oval 61" o:spid="_x0000_s1055" style="position:absolute;left:0;text-align:left;margin-left:160pt;margin-top:159.7pt;width:22pt;height:22.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" fillcolor="#c0504d [3205]" stroked="f" strokeweight="3pt">
                <v:shadow on="t" color="black" opacity="24903f" origin=",.5" offset="0,.55556mm"/>
                <v:textbox inset="0,0,0,0">
                  <w:txbxContent>
                    <w:p w14:paraId="33905A5F" w14:textId="58F8B745" w:rsidR="002E0FED" w:rsidRPr="00DD45AE" w:rsidRDefault="002E0FED" w:rsidP="00DD45AE">
                      <w:pPr>
                        <w:jc w:val="center"/>
                        <w:rPr>
                          <w:b/>
                          <w:sz w:val="18"/>
                          <w:lang w:val="en-GB"/>
                        </w:rPr>
                      </w:pPr>
                      <w:r>
                        <w:rPr>
                          <w:b/>
                          <w:sz w:val="18"/>
                          <w:lang w:val="en-GB"/>
                        </w:rPr>
                        <w:t>2</w:t>
                      </w:r>
                    </w:p>
                  </w:txbxContent>
                </v:textbox>
              </v:oval>
            </w:pict>
          </mc:Fallback>
        </mc:AlternateContent>
      </w:r>
      <w:r w:rsidR="002341FA" w:rsidRPr="00DD45AE">
        <w:rPr>
          <w:rFonts w:ascii="Palatino Linotype" w:hAnsi="Palatino Linotype"/>
          <w:noProof/>
          <w:lang w:val="en-GB" w:eastAsia="zh-CN"/>
        </w:rPr>
        <mc:AlternateContent>
          <mc:Choice Requires="wps">
            <w:drawing>
              <wp:anchor distT="0" distB="0" distL="114300" distR="114300" simplePos="0" relativeHeight="251710464" behindDoc="0" locked="0" layoutInCell="1" allowOverlap="1" wp14:anchorId="1B4B3EC0" wp14:editId="42D39E04">
                <wp:simplePos x="0" y="0"/>
                <wp:positionH relativeFrom="column">
                  <wp:posOffset>2057400</wp:posOffset>
                </wp:positionH>
                <wp:positionV relativeFrom="paragraph">
                  <wp:posOffset>1240790</wp:posOffset>
                </wp:positionV>
                <wp:extent cx="279400" cy="284480"/>
                <wp:effectExtent l="57150" t="38100" r="0" b="77470"/>
                <wp:wrapNone/>
                <wp:docPr id="60" name="Oval 60"/>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363DB67C" w14:textId="0432FFEA" w:rsidR="002E0FED" w:rsidRPr="00DD45AE" w:rsidRDefault="002E0FED" w:rsidP="00DD45AE">
                            <w:pPr>
                              <w:jc w:val="center"/>
                              <w:rPr>
                                <w:b/>
                                <w:sz w:val="18"/>
                                <w:lang w:val="en-GB"/>
                              </w:rPr>
                            </w:pPr>
                            <w:r>
                              <w:rPr>
                                <w:b/>
                                <w:sz w:val="18"/>
                                <w:lang w:val="en-GB"/>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4B3EC0" id="Oval 60" o:spid="_x0000_s1056" style="position:absolute;left:0;text-align:left;margin-left:162pt;margin-top:97.7pt;width:22pt;height:22.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" fillcolor="#c0504d [3205]" stroked="f" strokeweight="3pt">
                <v:shadow on="t" color="black" opacity="24903f" origin=",.5" offset="0,.55556mm"/>
                <v:textbox inset="0,0,0,0">
                  <w:txbxContent>
                    <w:p w14:paraId="363DB67C" w14:textId="0432FFEA" w:rsidR="002E0FED" w:rsidRPr="00DD45AE" w:rsidRDefault="002E0FED" w:rsidP="00DD45AE">
                      <w:pPr>
                        <w:jc w:val="center"/>
                        <w:rPr>
                          <w:b/>
                          <w:sz w:val="18"/>
                          <w:lang w:val="en-GB"/>
                        </w:rPr>
                      </w:pPr>
                      <w:r>
                        <w:rPr>
                          <w:b/>
                          <w:sz w:val="18"/>
                          <w:lang w:val="en-GB"/>
                        </w:rPr>
                        <w:t>1</w:t>
                      </w:r>
                    </w:p>
                  </w:txbxContent>
                </v:textbox>
              </v:oval>
            </w:pict>
          </mc:Fallback>
        </mc:AlternateContent>
      </w:r>
      <w:r w:rsidR="00A02A7C" w:rsidRPr="00DD45AE">
        <w:rPr>
          <w:rFonts w:ascii="Palatino Linotype" w:hAnsi="Palatino Linotype"/>
          <w:noProof/>
          <w:lang w:val="en-GB" w:eastAsia="zh-CN"/>
        </w:rPr>
        <w:drawing>
          <wp:inline distT="0" distB="0" distL="0" distR="0" wp14:anchorId="1A20A1E6" wp14:editId="3E400522">
            <wp:extent cx="5479732" cy="8019120"/>
            <wp:effectExtent l="0" t="0" r="698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2812" cy="8023628"/>
                    </a:xfrm>
                    <a:prstGeom prst="rect">
                      <a:avLst/>
                    </a:prstGeom>
                    <a:noFill/>
                    <a:ln>
                      <a:noFill/>
                    </a:ln>
                  </pic:spPr>
                </pic:pic>
              </a:graphicData>
            </a:graphic>
          </wp:inline>
        </w:drawing>
      </w:r>
    </w:p>
    <w:p w14:paraId="0791480B" w14:textId="77777777" w:rsidR="00B54929" w:rsidRPr="00211DF8" w:rsidRDefault="00B54929" w:rsidP="00B54929">
      <w:pPr>
        <w:pStyle w:val="ShapeTypeStyle"/>
        <w:spacing w:after="0"/>
        <w:jc w:val="both"/>
        <w:rPr>
          <w:rFonts w:ascii="Palatino Linotype" w:hAnsi="Palatino Linotype"/>
        </w:rPr>
      </w:pPr>
      <w:r w:rsidRPr="00211DF8">
        <w:rPr>
          <w:rFonts w:ascii="Palatino Linotype" w:hAnsi="Palatino Linotype"/>
        </w:rPr>
        <w:lastRenderedPageBreak/>
        <w:t>Task</w:t>
      </w: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6210"/>
        <w:gridCol w:w="1260"/>
        <w:gridCol w:w="1800"/>
      </w:tblGrid>
      <w:tr w:rsidR="00B54929" w:rsidRPr="00211DF8" w14:paraId="3AA3CF5D" w14:textId="77777777" w:rsidTr="00A9505C">
        <w:trPr>
          <w:cantSplit/>
          <w:tblHeader/>
        </w:trPr>
        <w:tc>
          <w:tcPr>
            <w:tcW w:w="1440" w:type="dxa"/>
            <w:shd w:val="clear" w:color="auto" w:fill="365F91" w:themeFill="accent1" w:themeFillShade="BF"/>
          </w:tcPr>
          <w:p w14:paraId="6B859121" w14:textId="77777777"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6210" w:type="dxa"/>
            <w:shd w:val="clear" w:color="auto" w:fill="365F91" w:themeFill="accent1" w:themeFillShade="BF"/>
          </w:tcPr>
          <w:p w14:paraId="7E1D9599" w14:textId="77777777"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260" w:type="dxa"/>
            <w:shd w:val="clear" w:color="auto" w:fill="365F91" w:themeFill="accent1" w:themeFillShade="BF"/>
          </w:tcPr>
          <w:p w14:paraId="5000FD1A" w14:textId="77777777" w:rsidR="00B54929" w:rsidRPr="00211DF8" w:rsidRDefault="00B54929" w:rsidP="00A00C1A">
            <w:pPr>
              <w:spacing w:after="0"/>
              <w:jc w:val="center"/>
              <w:rPr>
                <w:rFonts w:ascii="Palatino Linotype" w:hAnsi="Palatino Linotype"/>
                <w:color w:val="FFFFFF"/>
                <w:szCs w:val="20"/>
              </w:rPr>
            </w:pPr>
            <w:r w:rsidRPr="00211DF8">
              <w:rPr>
                <w:rFonts w:ascii="Palatino Linotype" w:hAnsi="Palatino Linotype"/>
                <w:color w:val="FFFFFF"/>
                <w:szCs w:val="20"/>
              </w:rPr>
              <w:t>Type</w:t>
            </w:r>
          </w:p>
        </w:tc>
        <w:tc>
          <w:tcPr>
            <w:tcW w:w="1800" w:type="dxa"/>
            <w:shd w:val="clear" w:color="auto" w:fill="365F91" w:themeFill="accent1" w:themeFillShade="BF"/>
          </w:tcPr>
          <w:p w14:paraId="50FAA549" w14:textId="77777777" w:rsidR="00B54929" w:rsidRPr="00211DF8" w:rsidRDefault="00911DAD" w:rsidP="00A9505C">
            <w:pPr>
              <w:spacing w:after="0"/>
              <w:jc w:val="both"/>
              <w:rPr>
                <w:rFonts w:ascii="Palatino Linotype" w:hAnsi="Palatino Linotype"/>
                <w:color w:val="FFFFFF"/>
                <w:szCs w:val="20"/>
              </w:rPr>
            </w:pPr>
            <w:r w:rsidRPr="00911DAD">
              <w:rPr>
                <w:rFonts w:ascii="Palatino Linotype" w:hAnsi="Palatino Linotype"/>
                <w:color w:val="FFFFFF"/>
                <w:szCs w:val="20"/>
              </w:rPr>
              <w:t>Process Group/Owner</w:t>
            </w:r>
          </w:p>
        </w:tc>
      </w:tr>
      <w:tr w:rsidR="00B54929" w:rsidRPr="00211DF8" w14:paraId="24F8E561" w14:textId="77777777" w:rsidTr="00A9505C">
        <w:trPr>
          <w:cantSplit/>
          <w:trHeight w:val="123"/>
        </w:trPr>
        <w:tc>
          <w:tcPr>
            <w:tcW w:w="1440" w:type="dxa"/>
            <w:shd w:val="clear" w:color="auto" w:fill="auto"/>
          </w:tcPr>
          <w:p w14:paraId="39570790" w14:textId="77777777" w:rsidR="00B54929" w:rsidRPr="00211DF8" w:rsidRDefault="00B54929" w:rsidP="00A00C1A">
            <w:pPr>
              <w:spacing w:after="0"/>
              <w:rPr>
                <w:rFonts w:ascii="Palatino Linotype" w:hAnsi="Palatino Linotype"/>
                <w:sz w:val="21"/>
                <w:szCs w:val="20"/>
              </w:rPr>
            </w:pPr>
            <w:r w:rsidRPr="00211DF8">
              <w:rPr>
                <w:rFonts w:ascii="Palatino Linotype" w:hAnsi="Palatino Linotype"/>
                <w:sz w:val="21"/>
                <w:szCs w:val="20"/>
              </w:rPr>
              <w:t>ESB triggers the batch processing against all active POS client</w:t>
            </w:r>
          </w:p>
        </w:tc>
        <w:tc>
          <w:tcPr>
            <w:tcW w:w="6210" w:type="dxa"/>
          </w:tcPr>
          <w:p w14:paraId="5ACA04EA" w14:textId="77777777" w:rsidR="00B54929" w:rsidRPr="00211DF8" w:rsidRDefault="00B54929" w:rsidP="00A00C1A">
            <w:pPr>
              <w:pStyle w:val="ListParagraph"/>
              <w:numPr>
                <w:ilvl w:val="0"/>
                <w:numId w:val="37"/>
              </w:numPr>
              <w:spacing w:after="0"/>
              <w:rPr>
                <w:rFonts w:ascii="Palatino Linotype" w:hAnsi="Palatino Linotype"/>
                <w:sz w:val="21"/>
                <w:szCs w:val="20"/>
              </w:rPr>
            </w:pPr>
            <w:r w:rsidRPr="00211DF8">
              <w:rPr>
                <w:rFonts w:ascii="Palatino Linotype" w:hAnsi="Palatino Linotype"/>
                <w:sz w:val="21"/>
                <w:szCs w:val="20"/>
              </w:rPr>
              <w:t>The pricing/master data distribution job pool is controlled by a centralized job controller which runs in a timed interval (separate the process from POS polling to avoid I/O conflicts)</w:t>
            </w:r>
            <w:r w:rsidR="004A4443">
              <w:rPr>
                <w:rFonts w:ascii="Palatino Linotype" w:hAnsi="Palatino Linotype"/>
                <w:sz w:val="21"/>
                <w:szCs w:val="20"/>
              </w:rPr>
              <w:t>.</w:t>
            </w:r>
          </w:p>
          <w:p w14:paraId="132B6A8A" w14:textId="77777777" w:rsidR="00B54929" w:rsidRPr="00211DF8" w:rsidRDefault="00B54929" w:rsidP="00A00C1A">
            <w:pPr>
              <w:pStyle w:val="ListParagraph"/>
              <w:numPr>
                <w:ilvl w:val="0"/>
                <w:numId w:val="37"/>
              </w:numPr>
              <w:spacing w:after="0"/>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The time trigger shall submit multiple jobs in the pool, which sequentially distribute pricing/master data to the POS client in round robin rules</w:t>
            </w:r>
            <w:r w:rsidR="004A4443">
              <w:rPr>
                <w:rFonts w:ascii="Palatino Linotype" w:eastAsia="SimSun" w:hAnsi="Palatino Linotype"/>
                <w:sz w:val="21"/>
                <w:szCs w:val="20"/>
                <w:lang w:eastAsia="zh-CN"/>
              </w:rPr>
              <w:t>.</w:t>
            </w:r>
          </w:p>
          <w:p w14:paraId="03A2E855" w14:textId="77777777" w:rsidR="00B54929" w:rsidRPr="00A00C1A" w:rsidRDefault="00B54929" w:rsidP="00A00C1A">
            <w:pPr>
              <w:pStyle w:val="ListParagraph"/>
              <w:numPr>
                <w:ilvl w:val="0"/>
                <w:numId w:val="37"/>
              </w:numPr>
              <w:spacing w:after="0"/>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 xml:space="preserve">The job controller shall justify the job </w:t>
            </w:r>
            <w:r w:rsidR="00A44698" w:rsidRPr="00211DF8">
              <w:rPr>
                <w:rFonts w:ascii="Palatino Linotype" w:eastAsia="SimSun" w:hAnsi="Palatino Linotype"/>
                <w:sz w:val="21"/>
                <w:szCs w:val="20"/>
                <w:lang w:eastAsia="zh-CN"/>
              </w:rPr>
              <w:t>run rule</w:t>
            </w:r>
            <w:r w:rsidRPr="00211DF8">
              <w:rPr>
                <w:rFonts w:ascii="Palatino Linotype" w:eastAsia="SimSun" w:hAnsi="Palatino Linotype"/>
                <w:sz w:val="21"/>
                <w:szCs w:val="20"/>
                <w:lang w:eastAsia="zh-CN"/>
              </w:rPr>
              <w:t xml:space="preserve"> according to the setting from the schema control table</w:t>
            </w:r>
            <w:r w:rsidR="004A4443">
              <w:rPr>
                <w:rFonts w:ascii="Palatino Linotype" w:eastAsia="SimSun" w:hAnsi="Palatino Linotype"/>
                <w:sz w:val="21"/>
                <w:szCs w:val="20"/>
                <w:lang w:eastAsia="zh-CN"/>
              </w:rPr>
              <w:t>.</w:t>
            </w:r>
            <w:r w:rsidRPr="00211DF8">
              <w:rPr>
                <w:rFonts w:ascii="Palatino Linotype" w:eastAsia="SimSun" w:hAnsi="Palatino Linotype"/>
                <w:sz w:val="21"/>
                <w:szCs w:val="20"/>
                <w:lang w:eastAsia="zh-CN"/>
              </w:rPr>
              <w:t xml:space="preserve"> </w:t>
            </w:r>
          </w:p>
        </w:tc>
        <w:tc>
          <w:tcPr>
            <w:tcW w:w="1260" w:type="dxa"/>
          </w:tcPr>
          <w:p w14:paraId="1BB7C133" w14:textId="77777777" w:rsidR="00B54929" w:rsidRPr="00211DF8" w:rsidRDefault="00B54929" w:rsidP="00A00C1A">
            <w:pPr>
              <w:spacing w:after="0"/>
              <w:jc w:val="center"/>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800" w:type="dxa"/>
          </w:tcPr>
          <w:p w14:paraId="737B7D78" w14:textId="77777777" w:rsidR="00B54929" w:rsidRPr="00211DF8" w:rsidRDefault="00B54929" w:rsidP="00A00C1A">
            <w:pPr>
              <w:spacing w:after="0"/>
              <w:rPr>
                <w:rFonts w:ascii="Palatino Linotype" w:eastAsia="SimSun" w:hAnsi="Palatino Linotype"/>
              </w:rPr>
            </w:pPr>
            <w:r w:rsidRPr="00211DF8">
              <w:rPr>
                <w:rFonts w:ascii="Palatino Linotype" w:eastAsia="SimSun" w:hAnsi="Palatino Linotype"/>
              </w:rPr>
              <w:t>Sales Data Download to Staging DB – Carl</w:t>
            </w:r>
          </w:p>
          <w:p w14:paraId="63894A6B" w14:textId="77777777" w:rsidR="00B54929" w:rsidRPr="00211DF8" w:rsidRDefault="00B54929" w:rsidP="00A00C1A">
            <w:pPr>
              <w:spacing w:after="0"/>
              <w:rPr>
                <w:rFonts w:ascii="Palatino Linotype" w:eastAsia="SimSun" w:hAnsi="Palatino Linotype"/>
                <w:sz w:val="21"/>
                <w:szCs w:val="20"/>
                <w:lang w:eastAsia="zh-CN"/>
              </w:rPr>
            </w:pPr>
          </w:p>
        </w:tc>
      </w:tr>
      <w:tr w:rsidR="00B54929" w:rsidRPr="00211DF8" w14:paraId="4523B191" w14:textId="77777777" w:rsidTr="00A9505C">
        <w:trPr>
          <w:cantSplit/>
          <w:trHeight w:val="123"/>
        </w:trPr>
        <w:tc>
          <w:tcPr>
            <w:tcW w:w="1440" w:type="dxa"/>
            <w:shd w:val="clear" w:color="auto" w:fill="auto"/>
          </w:tcPr>
          <w:p w14:paraId="7B849366" w14:textId="77777777" w:rsidR="00B54929" w:rsidRPr="00211DF8" w:rsidRDefault="00B5492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Distributing pricing/master data to POS client</w:t>
            </w:r>
          </w:p>
        </w:tc>
        <w:tc>
          <w:tcPr>
            <w:tcW w:w="6210" w:type="dxa"/>
          </w:tcPr>
          <w:p w14:paraId="2817B61A" w14:textId="51C809C3" w:rsidR="00B54929" w:rsidRPr="00DD45AE" w:rsidRDefault="00B54929" w:rsidP="00DD45AE">
            <w:pPr>
              <w:pStyle w:val="ListParagraph"/>
              <w:numPr>
                <w:ilvl w:val="0"/>
                <w:numId w:val="37"/>
              </w:numPr>
              <w:spacing w:after="0"/>
              <w:rPr>
                <w:rFonts w:ascii="Palatino Linotype" w:eastAsia="SimSun" w:hAnsi="Palatino Linotype"/>
                <w:szCs w:val="20"/>
                <w:lang w:eastAsia="zh-CN"/>
              </w:rPr>
            </w:pPr>
            <w:r w:rsidRPr="00DD45AE">
              <w:rPr>
                <w:rFonts w:ascii="Palatino Linotype" w:eastAsia="SimSun" w:hAnsi="Palatino Linotype"/>
                <w:szCs w:val="20"/>
                <w:lang w:eastAsia="zh-CN"/>
              </w:rPr>
              <w:t>Continue on #1 task, the submitted job will distribute the corresponding pricing/master date into the target POS client.</w:t>
            </w:r>
          </w:p>
          <w:p w14:paraId="30B1DBA3" w14:textId="77777777" w:rsidR="00B54929" w:rsidRPr="00211DF8" w:rsidRDefault="00B54929" w:rsidP="00A00C1A">
            <w:pPr>
              <w:spacing w:after="0"/>
              <w:rPr>
                <w:rFonts w:ascii="Palatino Linotype" w:eastAsia="SimSun" w:hAnsi="Palatino Linotype"/>
                <w:szCs w:val="20"/>
                <w:lang w:eastAsia="zh-CN"/>
              </w:rPr>
            </w:pPr>
          </w:p>
        </w:tc>
        <w:tc>
          <w:tcPr>
            <w:tcW w:w="1260" w:type="dxa"/>
          </w:tcPr>
          <w:p w14:paraId="3243CE0A" w14:textId="77777777" w:rsidR="00B54929" w:rsidRPr="00211DF8" w:rsidRDefault="00B54929" w:rsidP="00A00C1A">
            <w:pPr>
              <w:spacing w:after="0"/>
              <w:jc w:val="center"/>
              <w:rPr>
                <w:rFonts w:ascii="Palatino Linotype" w:hAnsi="Palatino Linotype"/>
                <w:szCs w:val="20"/>
              </w:rPr>
            </w:pPr>
            <w:r w:rsidRPr="00211DF8">
              <w:rPr>
                <w:rFonts w:ascii="Palatino Linotype" w:hAnsi="Palatino Linotype"/>
                <w:szCs w:val="20"/>
              </w:rPr>
              <w:t>Output</w:t>
            </w:r>
          </w:p>
        </w:tc>
        <w:tc>
          <w:tcPr>
            <w:tcW w:w="1800" w:type="dxa"/>
          </w:tcPr>
          <w:p w14:paraId="6E441698" w14:textId="77777777" w:rsidR="00B54929" w:rsidRPr="00211DF8" w:rsidRDefault="00B54929" w:rsidP="00A00C1A">
            <w:pPr>
              <w:spacing w:after="0"/>
              <w:rPr>
                <w:rFonts w:ascii="Palatino Linotype" w:hAnsi="Palatino Linotype"/>
                <w:szCs w:val="20"/>
              </w:rPr>
            </w:pPr>
            <w:r w:rsidRPr="00211DF8">
              <w:rPr>
                <w:rFonts w:ascii="Palatino Linotype" w:eastAsia="SimSun" w:hAnsi="Palatino Linotype"/>
              </w:rPr>
              <w:t>Sales Data Download to Staging DB – Carl</w:t>
            </w:r>
          </w:p>
        </w:tc>
      </w:tr>
      <w:tr w:rsidR="00B54929" w:rsidRPr="00211DF8" w14:paraId="4626ACAD" w14:textId="77777777" w:rsidTr="00A9505C">
        <w:trPr>
          <w:cantSplit/>
          <w:trHeight w:val="123"/>
        </w:trPr>
        <w:tc>
          <w:tcPr>
            <w:tcW w:w="1440" w:type="dxa"/>
            <w:shd w:val="clear" w:color="auto" w:fill="auto"/>
          </w:tcPr>
          <w:p w14:paraId="055FD455" w14:textId="77777777" w:rsidR="00B54929" w:rsidRPr="00211DF8" w:rsidRDefault="00B5492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Distribution job completion</w:t>
            </w:r>
          </w:p>
        </w:tc>
        <w:tc>
          <w:tcPr>
            <w:tcW w:w="6210" w:type="dxa"/>
          </w:tcPr>
          <w:p w14:paraId="48616D63" w14:textId="28277CAF" w:rsidR="00B54929" w:rsidRPr="00DD45AE" w:rsidRDefault="00B54929" w:rsidP="00DD45AE">
            <w:pPr>
              <w:pStyle w:val="ListParagraph"/>
              <w:numPr>
                <w:ilvl w:val="0"/>
                <w:numId w:val="37"/>
              </w:numPr>
              <w:spacing w:after="0"/>
              <w:rPr>
                <w:rFonts w:ascii="Palatino Linotype" w:hAnsi="Palatino Linotype"/>
                <w:szCs w:val="20"/>
              </w:rPr>
            </w:pPr>
            <w:r w:rsidRPr="00DD45AE">
              <w:rPr>
                <w:rFonts w:ascii="Palatino Linotype" w:hAnsi="Palatino Linotype"/>
                <w:szCs w:val="20"/>
              </w:rPr>
              <w:t>Log down a job status and process summary of the POS client for track record.</w:t>
            </w:r>
          </w:p>
          <w:p w14:paraId="5CAE44C2" w14:textId="77777777" w:rsidR="00B54929" w:rsidRPr="00211DF8" w:rsidRDefault="00B54929" w:rsidP="00A00C1A">
            <w:pPr>
              <w:spacing w:after="0"/>
              <w:rPr>
                <w:rFonts w:ascii="Palatino Linotype" w:hAnsi="Palatino Linotype"/>
                <w:szCs w:val="20"/>
              </w:rPr>
            </w:pPr>
          </w:p>
        </w:tc>
        <w:tc>
          <w:tcPr>
            <w:tcW w:w="1260" w:type="dxa"/>
          </w:tcPr>
          <w:p w14:paraId="24909F7E" w14:textId="77777777" w:rsidR="00B54929" w:rsidRPr="00211DF8" w:rsidRDefault="00B54929" w:rsidP="00A00C1A">
            <w:pPr>
              <w:spacing w:after="0"/>
              <w:jc w:val="center"/>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800" w:type="dxa"/>
          </w:tcPr>
          <w:p w14:paraId="5B437685" w14:textId="77777777" w:rsidR="00B54929" w:rsidRPr="00211DF8" w:rsidRDefault="00B54929" w:rsidP="00A00C1A">
            <w:pPr>
              <w:spacing w:after="0"/>
              <w:rPr>
                <w:rFonts w:ascii="Palatino Linotype" w:eastAsia="SimSun" w:hAnsi="Palatino Linotype"/>
                <w:sz w:val="21"/>
                <w:szCs w:val="20"/>
                <w:lang w:eastAsia="zh-CN"/>
              </w:rPr>
            </w:pPr>
            <w:r w:rsidRPr="00211DF8">
              <w:rPr>
                <w:rFonts w:ascii="Palatino Linotype" w:eastAsia="SimSun" w:hAnsi="Palatino Linotype"/>
              </w:rPr>
              <w:t>Sales Data Download to Staging DB – Carl</w:t>
            </w:r>
          </w:p>
        </w:tc>
      </w:tr>
    </w:tbl>
    <w:p w14:paraId="54BB32F3" w14:textId="77777777" w:rsidR="0046512D" w:rsidRDefault="0046512D" w:rsidP="00B54929">
      <w:pPr>
        <w:pStyle w:val="ShapeTypeStyle"/>
        <w:spacing w:after="0"/>
        <w:jc w:val="both"/>
        <w:rPr>
          <w:rFonts w:ascii="Palatino Linotype" w:hAnsi="Palatino Linotype"/>
        </w:rPr>
      </w:pPr>
    </w:p>
    <w:p w14:paraId="2C9E86C5" w14:textId="77777777" w:rsidR="00B54929" w:rsidRPr="00211DF8" w:rsidRDefault="00B54929" w:rsidP="00B54929">
      <w:pPr>
        <w:pStyle w:val="ShapeTypeStyle"/>
        <w:spacing w:after="0"/>
        <w:jc w:val="both"/>
        <w:rPr>
          <w:rFonts w:ascii="Palatino Linotype" w:hAnsi="Palatino Linotype"/>
        </w:rPr>
      </w:pPr>
      <w:r w:rsidRPr="00211DF8">
        <w:rPr>
          <w:rFonts w:ascii="Palatino Linotype" w:hAnsi="Palatino Linotype"/>
        </w:rPr>
        <w:t>Role</w:t>
      </w: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507"/>
      </w:tblGrid>
      <w:tr w:rsidR="00B54929" w:rsidRPr="00211DF8" w14:paraId="736F0F96" w14:textId="77777777" w:rsidTr="00A00C1A">
        <w:trPr>
          <w:cantSplit/>
          <w:tblHeader/>
        </w:trPr>
        <w:tc>
          <w:tcPr>
            <w:tcW w:w="2453" w:type="dxa"/>
            <w:shd w:val="clear" w:color="auto" w:fill="365F91" w:themeFill="accent1" w:themeFillShade="BF"/>
          </w:tcPr>
          <w:p w14:paraId="58A4FC05" w14:textId="77777777"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14:paraId="4C653E75" w14:textId="77777777"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507" w:type="dxa"/>
            <w:shd w:val="clear" w:color="auto" w:fill="365F91" w:themeFill="accent1" w:themeFillShade="BF"/>
          </w:tcPr>
          <w:p w14:paraId="6319E4E5" w14:textId="77777777" w:rsidR="00B54929" w:rsidRPr="00211DF8" w:rsidRDefault="00B54929" w:rsidP="00A00C1A">
            <w:pPr>
              <w:spacing w:after="0"/>
              <w:jc w:val="center"/>
              <w:rPr>
                <w:rFonts w:ascii="Palatino Linotype" w:hAnsi="Palatino Linotype"/>
                <w:color w:val="FFFFFF"/>
                <w:szCs w:val="20"/>
              </w:rPr>
            </w:pPr>
            <w:r w:rsidRPr="00211DF8">
              <w:rPr>
                <w:rFonts w:ascii="Palatino Linotype" w:hAnsi="Palatino Linotype"/>
                <w:color w:val="FFFFFF"/>
                <w:szCs w:val="20"/>
              </w:rPr>
              <w:t>Type</w:t>
            </w:r>
          </w:p>
        </w:tc>
      </w:tr>
      <w:tr w:rsidR="00B54929" w:rsidRPr="00211DF8" w14:paraId="52AF12AB" w14:textId="77777777" w:rsidTr="00A00C1A">
        <w:trPr>
          <w:cantSplit/>
          <w:trHeight w:val="123"/>
        </w:trPr>
        <w:tc>
          <w:tcPr>
            <w:tcW w:w="2453" w:type="dxa"/>
            <w:shd w:val="clear" w:color="auto" w:fill="auto"/>
          </w:tcPr>
          <w:p w14:paraId="06B5EB00" w14:textId="77777777"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System Administrator</w:t>
            </w:r>
          </w:p>
        </w:tc>
        <w:tc>
          <w:tcPr>
            <w:tcW w:w="6750" w:type="dxa"/>
          </w:tcPr>
          <w:p w14:paraId="0C051C12" w14:textId="77777777" w:rsidR="00B54929" w:rsidRPr="00211DF8" w:rsidRDefault="00B5492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507" w:type="dxa"/>
          </w:tcPr>
          <w:p w14:paraId="3B129370" w14:textId="77777777" w:rsidR="00B54929" w:rsidRPr="00211DF8" w:rsidRDefault="00B54929" w:rsidP="00A00C1A">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B54929" w:rsidRPr="00211DF8" w14:paraId="531709EE" w14:textId="77777777" w:rsidTr="00A00C1A">
        <w:trPr>
          <w:cantSplit/>
          <w:trHeight w:val="123"/>
        </w:trPr>
        <w:tc>
          <w:tcPr>
            <w:tcW w:w="2453" w:type="dxa"/>
            <w:shd w:val="clear" w:color="auto" w:fill="auto"/>
          </w:tcPr>
          <w:p w14:paraId="216C01F0" w14:textId="77777777"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System Operator</w:t>
            </w:r>
          </w:p>
        </w:tc>
        <w:tc>
          <w:tcPr>
            <w:tcW w:w="6750" w:type="dxa"/>
          </w:tcPr>
          <w:p w14:paraId="47932988" w14:textId="0CC34373" w:rsidR="00B54929" w:rsidRPr="00211DF8" w:rsidRDefault="00B5492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 xml:space="preserve">The user role </w:t>
            </w:r>
            <w:r w:rsidR="009B3118">
              <w:rPr>
                <w:rFonts w:ascii="Palatino Linotype" w:eastAsia="SimSun" w:hAnsi="Palatino Linotype"/>
                <w:szCs w:val="20"/>
                <w:lang w:eastAsia="zh-CN"/>
              </w:rPr>
              <w:t>has the</w:t>
            </w:r>
            <w:r w:rsidRPr="00211DF8">
              <w:rPr>
                <w:rFonts w:ascii="Palatino Linotype" w:eastAsia="SimSun" w:hAnsi="Palatino Linotype"/>
                <w:szCs w:val="20"/>
                <w:lang w:eastAsia="zh-CN"/>
              </w:rPr>
              <w:t xml:space="preserve"> right to conduct job re-run, job logs and dashboard. And demander of daily summary report</w:t>
            </w:r>
            <w:r w:rsidR="004A4443">
              <w:rPr>
                <w:rFonts w:ascii="Palatino Linotype" w:eastAsia="SimSun" w:hAnsi="Palatino Linotype"/>
                <w:szCs w:val="20"/>
                <w:lang w:eastAsia="zh-CN"/>
              </w:rPr>
              <w:t>.</w:t>
            </w:r>
          </w:p>
        </w:tc>
        <w:tc>
          <w:tcPr>
            <w:tcW w:w="1507" w:type="dxa"/>
          </w:tcPr>
          <w:p w14:paraId="73AD1BF9" w14:textId="77777777" w:rsidR="00B54929" w:rsidRPr="00211DF8" w:rsidRDefault="00B54929" w:rsidP="00A00C1A">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B54929" w:rsidRPr="00211DF8" w14:paraId="66AA7DDD" w14:textId="77777777" w:rsidTr="00A00C1A">
        <w:trPr>
          <w:cantSplit/>
          <w:trHeight w:val="123"/>
        </w:trPr>
        <w:tc>
          <w:tcPr>
            <w:tcW w:w="2453" w:type="dxa"/>
            <w:shd w:val="clear" w:color="auto" w:fill="auto"/>
          </w:tcPr>
          <w:p w14:paraId="35E4CDA6" w14:textId="77777777"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POS Support</w:t>
            </w:r>
          </w:p>
        </w:tc>
        <w:tc>
          <w:tcPr>
            <w:tcW w:w="6750" w:type="dxa"/>
          </w:tcPr>
          <w:p w14:paraId="25B21925" w14:textId="12B82BF5" w:rsidR="00B54929" w:rsidRPr="00211DF8" w:rsidRDefault="00B54929" w:rsidP="00A00C1A">
            <w:pPr>
              <w:spacing w:after="0"/>
              <w:rPr>
                <w:rFonts w:ascii="Palatino Linotype" w:hAnsi="Palatino Linotype"/>
                <w:szCs w:val="20"/>
              </w:rPr>
            </w:pPr>
            <w:r w:rsidRPr="00211DF8">
              <w:rPr>
                <w:rFonts w:ascii="Palatino Linotype" w:eastAsia="SimSun" w:hAnsi="Palatino Linotype"/>
                <w:szCs w:val="20"/>
                <w:lang w:eastAsia="zh-CN"/>
              </w:rPr>
              <w:t xml:space="preserve">The user role </w:t>
            </w:r>
            <w:r w:rsidR="009B3118">
              <w:rPr>
                <w:rFonts w:ascii="Palatino Linotype" w:eastAsia="SimSun" w:hAnsi="Palatino Linotype"/>
                <w:szCs w:val="20"/>
                <w:lang w:eastAsia="zh-CN"/>
              </w:rPr>
              <w:t>has the</w:t>
            </w:r>
            <w:r w:rsidRPr="00211DF8">
              <w:rPr>
                <w:rFonts w:ascii="Palatino Linotype" w:eastAsia="SimSun" w:hAnsi="Palatino Linotype"/>
                <w:szCs w:val="20"/>
                <w:lang w:eastAsia="zh-CN"/>
              </w:rPr>
              <w:t xml:space="preserve"> right to conduct job re-run, job logs the responsibility to receive POS related alert email</w:t>
            </w:r>
            <w:r w:rsidR="004A4443">
              <w:rPr>
                <w:rFonts w:ascii="Palatino Linotype" w:eastAsia="SimSun" w:hAnsi="Palatino Linotype"/>
                <w:szCs w:val="20"/>
                <w:lang w:eastAsia="zh-CN"/>
              </w:rPr>
              <w:t>.</w:t>
            </w:r>
          </w:p>
        </w:tc>
        <w:tc>
          <w:tcPr>
            <w:tcW w:w="1507" w:type="dxa"/>
          </w:tcPr>
          <w:p w14:paraId="3C7B70FD" w14:textId="77777777" w:rsidR="00B54929" w:rsidRPr="00211DF8" w:rsidRDefault="00B54929" w:rsidP="00A00C1A">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14:paraId="35AB6CF7" w14:textId="77777777" w:rsidR="0046512D" w:rsidRDefault="0046512D" w:rsidP="00B54929">
      <w:pPr>
        <w:pStyle w:val="ShapeTypeStyle"/>
        <w:spacing w:after="0"/>
        <w:jc w:val="both"/>
        <w:rPr>
          <w:rFonts w:ascii="Palatino Linotype" w:hAnsi="Palatino Linotype"/>
        </w:rPr>
      </w:pPr>
    </w:p>
    <w:p w14:paraId="0C8005DE" w14:textId="77777777" w:rsidR="004A4443" w:rsidRDefault="004A4443">
      <w:pPr>
        <w:rPr>
          <w:rFonts w:ascii="Palatino Linotype" w:eastAsia="PMingLiU" w:hAnsi="Palatino Linotype" w:cs="Times New Roman"/>
          <w:b/>
          <w:color w:val="215868"/>
          <w:sz w:val="24"/>
          <w:lang w:val="en-GB" w:eastAsia="zh-CN"/>
        </w:rPr>
      </w:pPr>
      <w:r>
        <w:rPr>
          <w:rFonts w:ascii="Palatino Linotype" w:hAnsi="Palatino Linotype"/>
        </w:rPr>
        <w:br w:type="page"/>
      </w:r>
    </w:p>
    <w:p w14:paraId="266DC9BA" w14:textId="77777777" w:rsidR="00B54929" w:rsidRPr="00211DF8" w:rsidRDefault="00B54929" w:rsidP="00B54929">
      <w:pPr>
        <w:pStyle w:val="ShapeTypeStyle"/>
        <w:spacing w:after="0"/>
        <w:jc w:val="both"/>
        <w:rPr>
          <w:rFonts w:ascii="Palatino Linotype" w:hAnsi="Palatino Linotype"/>
        </w:rPr>
      </w:pPr>
      <w:r w:rsidRPr="00211DF8">
        <w:rPr>
          <w:rFonts w:ascii="Palatino Linotype" w:hAnsi="Palatino Linotype"/>
        </w:rPr>
        <w:lastRenderedPageBreak/>
        <w:t>Application</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B54929" w:rsidRPr="00211DF8" w14:paraId="3B35AAD9" w14:textId="77777777" w:rsidTr="00A9505C">
        <w:trPr>
          <w:cantSplit/>
          <w:tblHeader/>
        </w:trPr>
        <w:tc>
          <w:tcPr>
            <w:tcW w:w="2453" w:type="dxa"/>
            <w:shd w:val="clear" w:color="auto" w:fill="365F91" w:themeFill="accent1" w:themeFillShade="BF"/>
          </w:tcPr>
          <w:p w14:paraId="5CE0A143" w14:textId="77777777"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7920" w:type="dxa"/>
            <w:shd w:val="clear" w:color="auto" w:fill="365F91" w:themeFill="accent1" w:themeFillShade="BF"/>
          </w:tcPr>
          <w:p w14:paraId="30976620" w14:textId="77777777"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B54929" w:rsidRPr="00211DF8" w14:paraId="763BAD9A" w14:textId="77777777" w:rsidTr="00A9505C">
        <w:trPr>
          <w:cantSplit/>
          <w:trHeight w:val="123"/>
        </w:trPr>
        <w:tc>
          <w:tcPr>
            <w:tcW w:w="2453" w:type="dxa"/>
            <w:shd w:val="clear" w:color="auto" w:fill="auto"/>
          </w:tcPr>
          <w:p w14:paraId="14E81CC7" w14:textId="77777777"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Polling Gateway</w:t>
            </w:r>
          </w:p>
        </w:tc>
        <w:tc>
          <w:tcPr>
            <w:tcW w:w="7920" w:type="dxa"/>
          </w:tcPr>
          <w:p w14:paraId="27A4BEE2" w14:textId="77777777" w:rsidR="00B54929" w:rsidRPr="00211DF8" w:rsidRDefault="00B5492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B54929" w:rsidRPr="00211DF8" w14:paraId="5C62ED1A" w14:textId="77777777" w:rsidTr="00A9505C">
        <w:trPr>
          <w:cantSplit/>
          <w:trHeight w:val="123"/>
        </w:trPr>
        <w:tc>
          <w:tcPr>
            <w:tcW w:w="2453" w:type="dxa"/>
            <w:shd w:val="clear" w:color="auto" w:fill="auto"/>
          </w:tcPr>
          <w:p w14:paraId="6A7FF46A" w14:textId="77777777"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Sending Gateway</w:t>
            </w:r>
          </w:p>
        </w:tc>
        <w:tc>
          <w:tcPr>
            <w:tcW w:w="7920" w:type="dxa"/>
          </w:tcPr>
          <w:p w14:paraId="49D06FEF" w14:textId="77777777" w:rsidR="00B54929" w:rsidRPr="00211DF8" w:rsidRDefault="00B5492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r w:rsidR="004A4443">
              <w:rPr>
                <w:rFonts w:ascii="Palatino Linotype" w:eastAsia="SimSun" w:hAnsi="Palatino Linotype"/>
                <w:szCs w:val="20"/>
                <w:lang w:eastAsia="zh-CN"/>
              </w:rPr>
              <w:t>.</w:t>
            </w:r>
          </w:p>
        </w:tc>
      </w:tr>
      <w:tr w:rsidR="00B54929" w:rsidRPr="00211DF8" w14:paraId="2C85C31C" w14:textId="77777777" w:rsidTr="00A9505C">
        <w:trPr>
          <w:cantSplit/>
          <w:trHeight w:val="123"/>
        </w:trPr>
        <w:tc>
          <w:tcPr>
            <w:tcW w:w="2453" w:type="dxa"/>
            <w:shd w:val="clear" w:color="auto" w:fill="auto"/>
          </w:tcPr>
          <w:p w14:paraId="5A2EF102" w14:textId="77777777"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ESB Interfaces</w:t>
            </w:r>
          </w:p>
        </w:tc>
        <w:tc>
          <w:tcPr>
            <w:tcW w:w="7920" w:type="dxa"/>
          </w:tcPr>
          <w:p w14:paraId="55E0CF83" w14:textId="77777777" w:rsidR="00B54929" w:rsidRPr="00211DF8" w:rsidRDefault="00B5492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interface for data pushing from service bus application layer staging DB to EDW</w:t>
            </w:r>
            <w:r w:rsidR="004A4443">
              <w:rPr>
                <w:rFonts w:ascii="Palatino Linotype" w:eastAsia="SimSun" w:hAnsi="Palatino Linotype"/>
                <w:szCs w:val="20"/>
                <w:lang w:eastAsia="zh-CN"/>
              </w:rPr>
              <w:t>.</w:t>
            </w:r>
          </w:p>
        </w:tc>
      </w:tr>
    </w:tbl>
    <w:p w14:paraId="229ADFF1" w14:textId="77777777" w:rsidR="00B54929" w:rsidRDefault="00B54929" w:rsidP="00B54929">
      <w:pPr>
        <w:jc w:val="both"/>
        <w:rPr>
          <w:rFonts w:ascii="Palatino Linotype" w:hAnsi="Palatino Linotype"/>
        </w:rPr>
      </w:pPr>
    </w:p>
    <w:p w14:paraId="2A8DE111" w14:textId="77777777" w:rsidR="0046512D" w:rsidRPr="00211DF8" w:rsidRDefault="0046512D" w:rsidP="00B54929">
      <w:pPr>
        <w:jc w:val="both"/>
        <w:rPr>
          <w:rFonts w:ascii="Palatino Linotype" w:hAnsi="Palatino Linotype"/>
        </w:rPr>
      </w:pPr>
    </w:p>
    <w:p w14:paraId="20000BB7" w14:textId="77777777" w:rsidR="00B54929" w:rsidRPr="00211DF8" w:rsidRDefault="00B54929" w:rsidP="00B54929">
      <w:pPr>
        <w:pStyle w:val="Heading4"/>
        <w:numPr>
          <w:ilvl w:val="0"/>
          <w:numId w:val="0"/>
        </w:numPr>
        <w:ind w:left="864" w:hanging="864"/>
        <w:jc w:val="both"/>
        <w:rPr>
          <w:rFonts w:ascii="Palatino Linotype" w:eastAsia="Microsoft YaHei" w:hAnsi="Palatino Linotype" w:cs="Microsoft YaHei"/>
        </w:rPr>
        <w:sectPr w:rsidR="00B54929" w:rsidRPr="00211DF8" w:rsidSect="00175D3F">
          <w:pgSz w:w="12240" w:h="15840"/>
          <w:pgMar w:top="720" w:right="720" w:bottom="720" w:left="720" w:header="720" w:footer="794" w:gutter="0"/>
          <w:cols w:space="720"/>
          <w:docGrid w:linePitch="360"/>
        </w:sectPr>
      </w:pPr>
    </w:p>
    <w:p w14:paraId="3CCE2A59" w14:textId="77777777" w:rsidR="00B54929" w:rsidRPr="00211DF8" w:rsidRDefault="00B54929" w:rsidP="00B54929">
      <w:pPr>
        <w:pStyle w:val="Heading3"/>
        <w:spacing w:after="200" w:line="240" w:lineRule="auto"/>
        <w:jc w:val="both"/>
        <w:rPr>
          <w:rFonts w:ascii="Palatino Linotype" w:hAnsi="Palatino Linotype"/>
        </w:rPr>
      </w:pPr>
      <w:bookmarkStart w:id="230" w:name="_Toc469498475"/>
      <w:r w:rsidRPr="00211DF8">
        <w:rPr>
          <w:rFonts w:ascii="Palatino Linotype" w:hAnsi="Palatino Linotype"/>
        </w:rPr>
        <w:lastRenderedPageBreak/>
        <w:t>Requirement Details</w:t>
      </w:r>
      <w:bookmarkEnd w:id="230"/>
      <w:r w:rsidRPr="00211DF8">
        <w:rPr>
          <w:rFonts w:ascii="Palatino Linotype" w:hAnsi="Palatino Linotype"/>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870"/>
        <w:gridCol w:w="1096"/>
        <w:gridCol w:w="1170"/>
        <w:gridCol w:w="4029"/>
        <w:gridCol w:w="905"/>
      </w:tblGrid>
      <w:tr w:rsidR="00B54929" w:rsidRPr="00211DF8" w14:paraId="57AD39B5" w14:textId="77777777" w:rsidTr="00A9505C">
        <w:trPr>
          <w:cantSplit/>
          <w:tblHeader/>
        </w:trPr>
        <w:tc>
          <w:tcPr>
            <w:tcW w:w="1391" w:type="dxa"/>
            <w:shd w:val="clear" w:color="auto" w:fill="244061" w:themeFill="accent1" w:themeFillShade="80"/>
          </w:tcPr>
          <w:p w14:paraId="4C3B5B05" w14:textId="77777777" w:rsidR="00B54929" w:rsidRPr="00211DF8" w:rsidRDefault="00B54929"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530" w:type="dxa"/>
            <w:shd w:val="clear" w:color="auto" w:fill="244061" w:themeFill="accent1" w:themeFillShade="80"/>
          </w:tcPr>
          <w:p w14:paraId="1C1F9B9F" w14:textId="77777777" w:rsidR="00B54929" w:rsidRPr="00211DF8" w:rsidRDefault="00B54929"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870" w:type="dxa"/>
            <w:shd w:val="clear" w:color="auto" w:fill="244061" w:themeFill="accent1" w:themeFillShade="80"/>
          </w:tcPr>
          <w:p w14:paraId="03A1DD36" w14:textId="77777777" w:rsidR="00B54929" w:rsidRPr="00211DF8" w:rsidRDefault="00B54929"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096" w:type="dxa"/>
            <w:shd w:val="clear" w:color="auto" w:fill="244061" w:themeFill="accent1" w:themeFillShade="80"/>
          </w:tcPr>
          <w:p w14:paraId="73B007CD" w14:textId="77777777" w:rsidR="00B54929" w:rsidRPr="00211DF8" w:rsidRDefault="00B54929" w:rsidP="00EF0B14">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1170" w:type="dxa"/>
            <w:shd w:val="clear" w:color="auto" w:fill="244061" w:themeFill="accent1" w:themeFillShade="80"/>
          </w:tcPr>
          <w:p w14:paraId="4328439A" w14:textId="77777777" w:rsidR="00B54929" w:rsidRPr="00211DF8" w:rsidRDefault="00B54929"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4029" w:type="dxa"/>
            <w:shd w:val="clear" w:color="auto" w:fill="244061" w:themeFill="accent1" w:themeFillShade="80"/>
          </w:tcPr>
          <w:p w14:paraId="7AB635CC" w14:textId="77777777" w:rsidR="00B54929" w:rsidRPr="00211DF8" w:rsidRDefault="00B54929"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905" w:type="dxa"/>
            <w:shd w:val="clear" w:color="auto" w:fill="244061" w:themeFill="accent1" w:themeFillShade="80"/>
          </w:tcPr>
          <w:p w14:paraId="3B3ABE8F" w14:textId="77777777" w:rsidR="00B54929" w:rsidRPr="00211DF8" w:rsidRDefault="00B54929"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46512D" w:rsidRPr="00211DF8" w14:paraId="4BA48EA5" w14:textId="77777777" w:rsidTr="00A00C1A">
        <w:trPr>
          <w:cantSplit/>
          <w:trHeight w:val="123"/>
        </w:trPr>
        <w:tc>
          <w:tcPr>
            <w:tcW w:w="1391" w:type="dxa"/>
            <w:shd w:val="clear" w:color="auto" w:fill="auto"/>
          </w:tcPr>
          <w:p w14:paraId="2B8BB2B7" w14:textId="77777777" w:rsidR="0046512D" w:rsidRPr="00211DF8" w:rsidRDefault="0046512D" w:rsidP="0046512D">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ESB-MST-REQ-02</w:t>
            </w:r>
          </w:p>
        </w:tc>
        <w:tc>
          <w:tcPr>
            <w:tcW w:w="1530" w:type="dxa"/>
          </w:tcPr>
          <w:p w14:paraId="2953E7C8" w14:textId="77777777" w:rsidR="0046512D" w:rsidRPr="00211DF8" w:rsidRDefault="0046512D" w:rsidP="0046512D">
            <w:pPr>
              <w:jc w:val="both"/>
              <w:rPr>
                <w:rFonts w:ascii="Palatino Linotype" w:hAnsi="Palatino Linotype"/>
                <w:color w:val="000000"/>
                <w:sz w:val="20"/>
                <w:szCs w:val="20"/>
              </w:rPr>
            </w:pPr>
            <w:r w:rsidRPr="00211DF8">
              <w:rPr>
                <w:rFonts w:ascii="Palatino Linotype" w:hAnsi="Palatino Linotype"/>
                <w:color w:val="000000"/>
                <w:sz w:val="20"/>
                <w:szCs w:val="20"/>
              </w:rPr>
              <w:t>Pricing/master data processing</w:t>
            </w:r>
          </w:p>
        </w:tc>
        <w:tc>
          <w:tcPr>
            <w:tcW w:w="3870" w:type="dxa"/>
            <w:shd w:val="clear" w:color="auto" w:fill="BFBFBF" w:themeFill="background1" w:themeFillShade="BF"/>
          </w:tcPr>
          <w:p w14:paraId="12EF9A35" w14:textId="77777777" w:rsidR="0046512D" w:rsidRPr="00211DF8" w:rsidRDefault="0046512D" w:rsidP="00A00C1A">
            <w:pPr>
              <w:rPr>
                <w:rFonts w:ascii="Palatino Linotype" w:hAnsi="Palatino Linotype"/>
                <w:color w:val="000000"/>
                <w:sz w:val="20"/>
                <w:szCs w:val="20"/>
              </w:rPr>
            </w:pPr>
            <w:r>
              <w:rPr>
                <w:rFonts w:ascii="Palatino Linotype" w:hAnsi="Palatino Linotype"/>
                <w:color w:val="FF0000"/>
                <w:sz w:val="20"/>
                <w:szCs w:val="20"/>
              </w:rPr>
              <w:t>-</w:t>
            </w:r>
          </w:p>
        </w:tc>
        <w:tc>
          <w:tcPr>
            <w:tcW w:w="1096" w:type="dxa"/>
            <w:shd w:val="clear" w:color="auto" w:fill="BFBFBF" w:themeFill="background1" w:themeFillShade="BF"/>
          </w:tcPr>
          <w:p w14:paraId="0CFB9FB9" w14:textId="77777777" w:rsidR="0046512D" w:rsidRPr="00211DF8" w:rsidRDefault="0046512D" w:rsidP="00EF0B14">
            <w:pPr>
              <w:jc w:val="center"/>
              <w:rPr>
                <w:rFonts w:ascii="Palatino Linotype" w:hAnsi="Palatino Linotype"/>
                <w:color w:val="000000"/>
              </w:rPr>
            </w:pPr>
            <w:r>
              <w:rPr>
                <w:rFonts w:ascii="Palatino Linotype" w:hAnsi="Palatino Linotype"/>
                <w:color w:val="FF0000"/>
                <w:sz w:val="20"/>
                <w:szCs w:val="20"/>
              </w:rPr>
              <w:t>-</w:t>
            </w:r>
          </w:p>
        </w:tc>
        <w:tc>
          <w:tcPr>
            <w:tcW w:w="1170" w:type="dxa"/>
            <w:shd w:val="clear" w:color="auto" w:fill="BFBFBF" w:themeFill="background1" w:themeFillShade="BF"/>
          </w:tcPr>
          <w:p w14:paraId="2C2B4616" w14:textId="77777777" w:rsidR="0046512D" w:rsidRPr="00211DF8" w:rsidRDefault="0046512D" w:rsidP="00A00C1A">
            <w:pPr>
              <w:jc w:val="center"/>
              <w:rPr>
                <w:rFonts w:ascii="Palatino Linotype" w:hAnsi="Palatino Linotype"/>
                <w:color w:val="000000"/>
                <w:sz w:val="20"/>
                <w:szCs w:val="20"/>
              </w:rPr>
            </w:pPr>
            <w:r>
              <w:rPr>
                <w:rFonts w:ascii="Palatino Linotype" w:hAnsi="Palatino Linotype"/>
                <w:color w:val="FF0000"/>
                <w:sz w:val="20"/>
                <w:szCs w:val="20"/>
              </w:rPr>
              <w:t>-</w:t>
            </w:r>
          </w:p>
        </w:tc>
        <w:tc>
          <w:tcPr>
            <w:tcW w:w="4029" w:type="dxa"/>
            <w:shd w:val="clear" w:color="auto" w:fill="BFBFBF" w:themeFill="background1" w:themeFillShade="BF"/>
          </w:tcPr>
          <w:p w14:paraId="132C9795" w14:textId="77777777" w:rsidR="0046512D" w:rsidRPr="00211DF8" w:rsidRDefault="0046512D" w:rsidP="0046512D">
            <w:pPr>
              <w:jc w:val="both"/>
              <w:rPr>
                <w:rFonts w:ascii="Palatino Linotype" w:hAnsi="Palatino Linotype"/>
                <w:color w:val="000000"/>
                <w:sz w:val="20"/>
                <w:szCs w:val="20"/>
              </w:rPr>
            </w:pPr>
            <w:r>
              <w:rPr>
                <w:rFonts w:ascii="Palatino Linotype" w:hAnsi="Palatino Linotype"/>
                <w:color w:val="FF0000"/>
                <w:sz w:val="20"/>
                <w:szCs w:val="20"/>
              </w:rPr>
              <w:t>-</w:t>
            </w:r>
          </w:p>
        </w:tc>
        <w:tc>
          <w:tcPr>
            <w:tcW w:w="905" w:type="dxa"/>
            <w:shd w:val="clear" w:color="auto" w:fill="BFBFBF" w:themeFill="background1" w:themeFillShade="BF"/>
          </w:tcPr>
          <w:p w14:paraId="30BFDD96" w14:textId="77777777" w:rsidR="0046512D" w:rsidRPr="00211DF8" w:rsidRDefault="0046512D" w:rsidP="0046512D">
            <w:pPr>
              <w:spacing w:after="0"/>
              <w:jc w:val="both"/>
              <w:rPr>
                <w:rFonts w:ascii="Palatino Linotype" w:eastAsia="Microsoft YaHei" w:hAnsi="Palatino Linotype"/>
                <w:color w:val="FFFFFF"/>
                <w:sz w:val="20"/>
                <w:szCs w:val="20"/>
                <w:lang w:eastAsia="zh-CN"/>
              </w:rPr>
            </w:pPr>
            <w:r>
              <w:rPr>
                <w:rFonts w:ascii="Palatino Linotype" w:hAnsi="Palatino Linotype"/>
                <w:color w:val="FF0000"/>
                <w:sz w:val="20"/>
                <w:szCs w:val="20"/>
              </w:rPr>
              <w:t>-</w:t>
            </w:r>
          </w:p>
        </w:tc>
      </w:tr>
      <w:tr w:rsidR="00056942" w:rsidRPr="00211DF8" w14:paraId="2EA0C4CA" w14:textId="77777777" w:rsidTr="00A00C1A">
        <w:trPr>
          <w:cantSplit/>
          <w:trHeight w:val="123"/>
        </w:trPr>
        <w:tc>
          <w:tcPr>
            <w:tcW w:w="1391" w:type="dxa"/>
            <w:shd w:val="clear" w:color="auto" w:fill="auto"/>
          </w:tcPr>
          <w:p w14:paraId="030130E7" w14:textId="77777777" w:rsidR="00056942" w:rsidRPr="00211DF8" w:rsidRDefault="00056942" w:rsidP="00056942">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ESB-MST-REQ -02-01</w:t>
            </w:r>
          </w:p>
        </w:tc>
        <w:tc>
          <w:tcPr>
            <w:tcW w:w="1530" w:type="dxa"/>
          </w:tcPr>
          <w:p w14:paraId="5FBDC30A" w14:textId="77777777" w:rsidR="00056942" w:rsidRPr="00211DF8" w:rsidRDefault="00056942" w:rsidP="00056942">
            <w:pPr>
              <w:jc w:val="both"/>
              <w:rPr>
                <w:rFonts w:ascii="Palatino Linotype" w:hAnsi="Palatino Linotype"/>
                <w:color w:val="000000"/>
                <w:sz w:val="20"/>
                <w:szCs w:val="20"/>
              </w:rPr>
            </w:pPr>
            <w:r w:rsidRPr="00211DF8">
              <w:rPr>
                <w:rFonts w:ascii="Palatino Linotype" w:hAnsi="Palatino Linotype"/>
                <w:color w:val="000000"/>
                <w:sz w:val="20"/>
                <w:szCs w:val="20"/>
              </w:rPr>
              <w:t>Pricing/Master data distribution Process</w:t>
            </w:r>
          </w:p>
        </w:tc>
        <w:tc>
          <w:tcPr>
            <w:tcW w:w="3870" w:type="dxa"/>
          </w:tcPr>
          <w:p w14:paraId="0DF04E86" w14:textId="77777777" w:rsidR="00056942" w:rsidRPr="00211DF8" w:rsidRDefault="00056942"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The distribution process will be submitted by the job controller, and initiate a JDBC connection to update data into POS client. </w:t>
            </w:r>
          </w:p>
        </w:tc>
        <w:tc>
          <w:tcPr>
            <w:tcW w:w="1096" w:type="dxa"/>
          </w:tcPr>
          <w:p w14:paraId="570126C5" w14:textId="77777777" w:rsidR="00056942" w:rsidRPr="00211DF8" w:rsidRDefault="00056942" w:rsidP="00EF0B14">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62394754" w14:textId="77777777" w:rsidR="00056942" w:rsidRPr="00211DF8" w:rsidRDefault="00056942"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tcPr>
          <w:p w14:paraId="4A7253B5" w14:textId="77777777" w:rsidR="00056942" w:rsidRPr="00211DF8" w:rsidRDefault="00056942" w:rsidP="00A00C1A">
            <w:pPr>
              <w:rPr>
                <w:rFonts w:ascii="Palatino Linotype" w:hAnsi="Palatino Linotype"/>
                <w:color w:val="000000"/>
              </w:rPr>
            </w:pPr>
            <w:r w:rsidRPr="00211DF8">
              <w:rPr>
                <w:rFonts w:ascii="Palatino Linotype" w:hAnsi="Palatino Linotype"/>
                <w:color w:val="000000"/>
              </w:rPr>
              <w:t>Assume the pricing/master data has the primary key, the processing will update/merge the data by the reference key to avoid override.</w:t>
            </w:r>
          </w:p>
        </w:tc>
        <w:tc>
          <w:tcPr>
            <w:tcW w:w="905" w:type="dxa"/>
          </w:tcPr>
          <w:p w14:paraId="1F0219B4" w14:textId="77777777" w:rsidR="00056942" w:rsidRPr="00211DF8" w:rsidRDefault="00056942" w:rsidP="00056942">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ESB-MST-REQ-02</w:t>
            </w:r>
          </w:p>
        </w:tc>
      </w:tr>
      <w:tr w:rsidR="00056942" w:rsidRPr="00211DF8" w14:paraId="630D0328" w14:textId="77777777" w:rsidTr="00A00C1A">
        <w:trPr>
          <w:cantSplit/>
          <w:trHeight w:val="123"/>
        </w:trPr>
        <w:tc>
          <w:tcPr>
            <w:tcW w:w="1391" w:type="dxa"/>
            <w:shd w:val="clear" w:color="auto" w:fill="auto"/>
          </w:tcPr>
          <w:p w14:paraId="68AA4E46" w14:textId="77777777" w:rsidR="00056942" w:rsidRPr="00211DF8" w:rsidRDefault="00056942" w:rsidP="00056942">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ESB-MST-REQ -02-02</w:t>
            </w:r>
          </w:p>
        </w:tc>
        <w:tc>
          <w:tcPr>
            <w:tcW w:w="1530" w:type="dxa"/>
          </w:tcPr>
          <w:p w14:paraId="6889CBEA" w14:textId="77777777" w:rsidR="00056942" w:rsidRPr="00211DF8" w:rsidRDefault="00056942" w:rsidP="00056942">
            <w:pPr>
              <w:jc w:val="both"/>
              <w:rPr>
                <w:rFonts w:ascii="Palatino Linotype" w:hAnsi="Palatino Linotype"/>
                <w:color w:val="000000"/>
                <w:sz w:val="20"/>
                <w:szCs w:val="20"/>
              </w:rPr>
            </w:pPr>
            <w:r w:rsidRPr="00211DF8">
              <w:rPr>
                <w:rFonts w:ascii="Palatino Linotype" w:hAnsi="Palatino Linotype"/>
                <w:color w:val="000000"/>
                <w:sz w:val="20"/>
                <w:szCs w:val="20"/>
              </w:rPr>
              <w:t>Pricing/Master data distribution Process</w:t>
            </w:r>
          </w:p>
        </w:tc>
        <w:tc>
          <w:tcPr>
            <w:tcW w:w="3870" w:type="dxa"/>
          </w:tcPr>
          <w:p w14:paraId="0960ACD9" w14:textId="77777777" w:rsidR="00056942" w:rsidRPr="00211DF8" w:rsidRDefault="00056942" w:rsidP="00A00C1A">
            <w:pPr>
              <w:rPr>
                <w:rFonts w:ascii="Palatino Linotype" w:hAnsi="Palatino Linotype"/>
                <w:color w:val="000000"/>
                <w:sz w:val="20"/>
                <w:szCs w:val="20"/>
              </w:rPr>
            </w:pPr>
            <w:r w:rsidRPr="00211DF8">
              <w:rPr>
                <w:rFonts w:ascii="Palatino Linotype" w:hAnsi="Palatino Linotype"/>
                <w:color w:val="000000"/>
                <w:sz w:val="20"/>
                <w:szCs w:val="20"/>
              </w:rPr>
              <w:t>The process checks the total number of records to ensure the distribution is successful.</w:t>
            </w:r>
          </w:p>
        </w:tc>
        <w:tc>
          <w:tcPr>
            <w:tcW w:w="1096" w:type="dxa"/>
          </w:tcPr>
          <w:p w14:paraId="5CD3B654" w14:textId="77777777" w:rsidR="00056942" w:rsidRPr="00211DF8" w:rsidRDefault="00056942" w:rsidP="00EF0B14">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4106A8E1" w14:textId="77777777" w:rsidR="00056942" w:rsidRPr="00211DF8" w:rsidRDefault="00056942"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tcPr>
          <w:p w14:paraId="37899CF3" w14:textId="77777777" w:rsidR="00056942" w:rsidRPr="00211DF8" w:rsidRDefault="00056942" w:rsidP="00A00C1A">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Because there’s no reference of the data indicating it’s being distributed to one POS client, the process should check against the total number of records to ensure, the processing data are pushed to POS client.</w:t>
            </w:r>
          </w:p>
        </w:tc>
        <w:tc>
          <w:tcPr>
            <w:tcW w:w="905" w:type="dxa"/>
          </w:tcPr>
          <w:p w14:paraId="3556EE9E" w14:textId="77777777" w:rsidR="00056942" w:rsidRPr="00211DF8" w:rsidRDefault="00056942" w:rsidP="00056942">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ESB-MST-REQ-02</w:t>
            </w:r>
          </w:p>
        </w:tc>
      </w:tr>
      <w:tr w:rsidR="00056942" w:rsidRPr="00211DF8" w14:paraId="20C169D1" w14:textId="77777777" w:rsidTr="00A00C1A">
        <w:trPr>
          <w:cantSplit/>
          <w:trHeight w:val="123"/>
        </w:trPr>
        <w:tc>
          <w:tcPr>
            <w:tcW w:w="1391" w:type="dxa"/>
            <w:shd w:val="clear" w:color="auto" w:fill="auto"/>
          </w:tcPr>
          <w:p w14:paraId="053EF49F" w14:textId="77777777" w:rsidR="00056942" w:rsidRPr="00211DF8" w:rsidRDefault="00056942" w:rsidP="00056942">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ESB-MST-REQ -02-03</w:t>
            </w:r>
          </w:p>
        </w:tc>
        <w:tc>
          <w:tcPr>
            <w:tcW w:w="1530" w:type="dxa"/>
          </w:tcPr>
          <w:p w14:paraId="5B3B1821" w14:textId="77777777" w:rsidR="00056942" w:rsidRPr="00211DF8" w:rsidRDefault="00056942" w:rsidP="00056942">
            <w:pPr>
              <w:jc w:val="both"/>
              <w:rPr>
                <w:rFonts w:ascii="Palatino Linotype" w:hAnsi="Palatino Linotype"/>
                <w:color w:val="000000"/>
                <w:sz w:val="20"/>
                <w:szCs w:val="20"/>
              </w:rPr>
            </w:pPr>
            <w:r w:rsidRPr="00211DF8">
              <w:rPr>
                <w:rFonts w:ascii="Palatino Linotype" w:hAnsi="Palatino Linotype"/>
                <w:color w:val="000000"/>
                <w:sz w:val="20"/>
                <w:szCs w:val="20"/>
              </w:rPr>
              <w:t>Pricing/Master data distribution Process</w:t>
            </w:r>
          </w:p>
        </w:tc>
        <w:tc>
          <w:tcPr>
            <w:tcW w:w="3870" w:type="dxa"/>
          </w:tcPr>
          <w:p w14:paraId="051995D0" w14:textId="77777777" w:rsidR="00056942" w:rsidRPr="00211DF8" w:rsidRDefault="00056942" w:rsidP="00A00C1A">
            <w:pPr>
              <w:rPr>
                <w:rFonts w:ascii="Palatino Linotype" w:hAnsi="Palatino Linotype"/>
                <w:color w:val="000000"/>
                <w:sz w:val="20"/>
                <w:szCs w:val="20"/>
              </w:rPr>
            </w:pPr>
            <w:r w:rsidRPr="00211DF8">
              <w:rPr>
                <w:rFonts w:ascii="Palatino Linotype" w:hAnsi="Palatino Linotype"/>
                <w:color w:val="000000"/>
                <w:sz w:val="20"/>
                <w:szCs w:val="20"/>
              </w:rPr>
              <w:t>Data process will use incremental update towards POS clients.</w:t>
            </w:r>
          </w:p>
        </w:tc>
        <w:tc>
          <w:tcPr>
            <w:tcW w:w="1096" w:type="dxa"/>
          </w:tcPr>
          <w:p w14:paraId="41950EA6" w14:textId="77777777" w:rsidR="00056942" w:rsidRPr="00211DF8" w:rsidRDefault="00056942" w:rsidP="00EF0B14">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0E5FD817" w14:textId="77777777" w:rsidR="00056942" w:rsidRPr="00211DF8" w:rsidRDefault="00056942"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tcPr>
          <w:p w14:paraId="0DF19F68" w14:textId="77777777" w:rsidR="00056942" w:rsidRPr="00211DF8" w:rsidRDefault="00056942" w:rsidP="00A00C1A">
            <w:pPr>
              <w:rPr>
                <w:rFonts w:ascii="Palatino Linotype" w:hAnsi="Palatino Linotype"/>
                <w:color w:val="000000"/>
                <w:sz w:val="20"/>
                <w:szCs w:val="20"/>
              </w:rPr>
            </w:pPr>
            <w:r w:rsidRPr="00211DF8">
              <w:rPr>
                <w:rFonts w:ascii="Palatino Linotype" w:hAnsi="Palatino Linotype"/>
                <w:color w:val="000000"/>
                <w:sz w:val="20"/>
                <w:szCs w:val="20"/>
              </w:rPr>
              <w:t>System shall compare the data in staging DB with the data in POS client, continually merge the change into POS clients.</w:t>
            </w:r>
          </w:p>
        </w:tc>
        <w:tc>
          <w:tcPr>
            <w:tcW w:w="905" w:type="dxa"/>
          </w:tcPr>
          <w:p w14:paraId="097D2357" w14:textId="77777777" w:rsidR="00056942" w:rsidRPr="00211DF8" w:rsidRDefault="00056942" w:rsidP="00056942">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ESB-MST-REQ-02</w:t>
            </w:r>
          </w:p>
        </w:tc>
      </w:tr>
      <w:tr w:rsidR="00056942" w:rsidRPr="00211DF8" w14:paraId="5CAD7FC3" w14:textId="77777777" w:rsidTr="00A00C1A">
        <w:trPr>
          <w:cantSplit/>
          <w:trHeight w:val="123"/>
        </w:trPr>
        <w:tc>
          <w:tcPr>
            <w:tcW w:w="1391" w:type="dxa"/>
            <w:shd w:val="clear" w:color="auto" w:fill="auto"/>
          </w:tcPr>
          <w:p w14:paraId="37054D05" w14:textId="77777777" w:rsidR="00056942" w:rsidRPr="00211DF8" w:rsidRDefault="00056942" w:rsidP="00056942">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ESB-MST -REQ -02-04</w:t>
            </w:r>
          </w:p>
        </w:tc>
        <w:tc>
          <w:tcPr>
            <w:tcW w:w="1530" w:type="dxa"/>
          </w:tcPr>
          <w:p w14:paraId="61688757" w14:textId="77777777" w:rsidR="00056942" w:rsidRPr="00211DF8" w:rsidRDefault="00056942" w:rsidP="00056942">
            <w:pPr>
              <w:jc w:val="both"/>
              <w:rPr>
                <w:rFonts w:ascii="Palatino Linotype" w:hAnsi="Palatino Linotype"/>
                <w:color w:val="000000"/>
                <w:sz w:val="20"/>
                <w:szCs w:val="20"/>
              </w:rPr>
            </w:pPr>
            <w:r w:rsidRPr="00211DF8">
              <w:rPr>
                <w:rFonts w:ascii="Palatino Linotype" w:hAnsi="Palatino Linotype"/>
                <w:color w:val="000000"/>
                <w:sz w:val="20"/>
                <w:szCs w:val="20"/>
              </w:rPr>
              <w:t>Pricing/Master data distribution Process</w:t>
            </w:r>
          </w:p>
        </w:tc>
        <w:tc>
          <w:tcPr>
            <w:tcW w:w="3870" w:type="dxa"/>
          </w:tcPr>
          <w:p w14:paraId="021CFC3C" w14:textId="77777777" w:rsidR="00056942" w:rsidRPr="00211DF8" w:rsidRDefault="00056942" w:rsidP="00A00C1A">
            <w:pPr>
              <w:rPr>
                <w:rFonts w:ascii="Palatino Linotype" w:hAnsi="Palatino Linotype"/>
                <w:color w:val="000000"/>
                <w:sz w:val="20"/>
                <w:szCs w:val="20"/>
              </w:rPr>
            </w:pPr>
            <w:r w:rsidRPr="00211DF8">
              <w:rPr>
                <w:rFonts w:ascii="Palatino Linotype" w:hAnsi="Palatino Linotype"/>
                <w:color w:val="000000"/>
                <w:sz w:val="20"/>
                <w:szCs w:val="20"/>
              </w:rPr>
              <w:t>Update data synchronization status in Staging database and POS client</w:t>
            </w:r>
            <w:r w:rsidR="004A4443">
              <w:rPr>
                <w:rFonts w:ascii="Palatino Linotype" w:hAnsi="Palatino Linotype"/>
                <w:color w:val="000000"/>
                <w:sz w:val="20"/>
                <w:szCs w:val="20"/>
              </w:rPr>
              <w:t>.</w:t>
            </w:r>
          </w:p>
        </w:tc>
        <w:tc>
          <w:tcPr>
            <w:tcW w:w="1096" w:type="dxa"/>
          </w:tcPr>
          <w:p w14:paraId="2D05454B" w14:textId="77777777" w:rsidR="00056942" w:rsidRPr="00211DF8" w:rsidRDefault="00056942" w:rsidP="00EF0B14">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3E400A44" w14:textId="77777777" w:rsidR="00056942" w:rsidRPr="00211DF8" w:rsidRDefault="00056942"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tcPr>
          <w:p w14:paraId="39D6B024" w14:textId="77777777" w:rsidR="00056942" w:rsidRPr="00211DF8" w:rsidRDefault="00056942" w:rsidP="00A00C1A">
            <w:pPr>
              <w:rPr>
                <w:rFonts w:ascii="Palatino Linotype" w:hAnsi="Palatino Linotype"/>
                <w:color w:val="000000"/>
                <w:sz w:val="20"/>
                <w:szCs w:val="20"/>
              </w:rPr>
            </w:pPr>
            <w:r w:rsidRPr="00211DF8">
              <w:rPr>
                <w:rFonts w:ascii="Palatino Linotype" w:hAnsi="Palatino Linotype"/>
                <w:color w:val="000000"/>
                <w:sz w:val="20"/>
                <w:szCs w:val="20"/>
              </w:rPr>
              <w:t>After the Pricing/Master data is successfully input into POS client, the sending result shall revert back to service bus application’s staging database.</w:t>
            </w:r>
          </w:p>
        </w:tc>
        <w:tc>
          <w:tcPr>
            <w:tcW w:w="905" w:type="dxa"/>
          </w:tcPr>
          <w:p w14:paraId="7C301BF5" w14:textId="77777777" w:rsidR="00056942" w:rsidRPr="00211DF8" w:rsidRDefault="00056942" w:rsidP="00056942">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ESB-MST-REQ-02</w:t>
            </w:r>
          </w:p>
        </w:tc>
      </w:tr>
      <w:tr w:rsidR="00056942" w:rsidRPr="00211DF8" w14:paraId="21064F42" w14:textId="77777777" w:rsidTr="00A00C1A">
        <w:trPr>
          <w:cantSplit/>
          <w:trHeight w:val="123"/>
        </w:trPr>
        <w:tc>
          <w:tcPr>
            <w:tcW w:w="1391" w:type="dxa"/>
            <w:shd w:val="clear" w:color="auto" w:fill="auto"/>
          </w:tcPr>
          <w:p w14:paraId="070B3C20" w14:textId="77777777" w:rsidR="00056942" w:rsidRPr="00211DF8" w:rsidRDefault="00056942" w:rsidP="00056942">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ESB-MST -REQ -02-05</w:t>
            </w:r>
          </w:p>
        </w:tc>
        <w:tc>
          <w:tcPr>
            <w:tcW w:w="1530" w:type="dxa"/>
          </w:tcPr>
          <w:p w14:paraId="550E5AC3" w14:textId="77777777" w:rsidR="00056942" w:rsidRPr="00211DF8" w:rsidRDefault="00056942" w:rsidP="00056942">
            <w:pPr>
              <w:jc w:val="both"/>
              <w:rPr>
                <w:rFonts w:ascii="Palatino Linotype" w:hAnsi="Palatino Linotype"/>
                <w:color w:val="000000"/>
              </w:rPr>
            </w:pPr>
            <w:r w:rsidRPr="00211DF8">
              <w:rPr>
                <w:rFonts w:ascii="Palatino Linotype" w:hAnsi="Palatino Linotype"/>
                <w:color w:val="000000"/>
              </w:rPr>
              <w:t>EOD process job summary</w:t>
            </w:r>
          </w:p>
        </w:tc>
        <w:tc>
          <w:tcPr>
            <w:tcW w:w="3870" w:type="dxa"/>
          </w:tcPr>
          <w:p w14:paraId="22BCBB17" w14:textId="77777777" w:rsidR="00056942" w:rsidRPr="00211DF8" w:rsidRDefault="00056942" w:rsidP="00056942">
            <w:pPr>
              <w:jc w:val="both"/>
              <w:rPr>
                <w:rFonts w:ascii="Palatino Linotype" w:hAnsi="Palatino Linotype"/>
                <w:color w:val="000000"/>
              </w:rPr>
            </w:pPr>
            <w:r w:rsidRPr="00211DF8">
              <w:rPr>
                <w:rFonts w:ascii="Palatino Linotype" w:hAnsi="Palatino Linotype"/>
                <w:color w:val="000000"/>
              </w:rPr>
              <w:t>Job running summary will allow user to trace back the status and result of the schedule job.</w:t>
            </w:r>
          </w:p>
        </w:tc>
        <w:tc>
          <w:tcPr>
            <w:tcW w:w="1096" w:type="dxa"/>
          </w:tcPr>
          <w:p w14:paraId="3D622970" w14:textId="77777777" w:rsidR="00056942" w:rsidRPr="00211DF8" w:rsidRDefault="00056942" w:rsidP="00EF0B14">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79DC7D7C" w14:textId="77777777" w:rsidR="00056942" w:rsidRPr="00211DF8" w:rsidRDefault="00056942"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tcPr>
          <w:p w14:paraId="1AC6E90C" w14:textId="77777777" w:rsidR="00056942" w:rsidRPr="00211DF8" w:rsidRDefault="00056942" w:rsidP="00A00C1A">
            <w:pPr>
              <w:spacing w:after="0"/>
              <w:rPr>
                <w:rFonts w:ascii="Palatino Linotype" w:hAnsi="Palatino Linotype"/>
                <w:sz w:val="20"/>
                <w:szCs w:val="20"/>
              </w:rPr>
            </w:pPr>
            <w:r w:rsidRPr="00211DF8">
              <w:rPr>
                <w:rFonts w:ascii="Palatino Linotype" w:hAnsi="Palatino Linotype"/>
                <w:sz w:val="20"/>
                <w:szCs w:val="20"/>
              </w:rPr>
              <w:t>Update the job log to reflect the summary of the whole distribution process including</w:t>
            </w:r>
          </w:p>
          <w:p w14:paraId="5BE73385" w14:textId="77777777" w:rsidR="00056942" w:rsidRPr="00211DF8" w:rsidRDefault="00056942"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Job run status</w:t>
            </w:r>
          </w:p>
          <w:p w14:paraId="4FB05E11" w14:textId="77777777" w:rsidR="00056942" w:rsidRPr="00211DF8" w:rsidRDefault="00056942"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Number of records processed</w:t>
            </w:r>
          </w:p>
          <w:p w14:paraId="3C158978" w14:textId="77777777" w:rsidR="00056942" w:rsidRPr="00211DF8" w:rsidRDefault="00056942"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Job name, e.g. Master – Staging – POS</w:t>
            </w:r>
          </w:p>
          <w:p w14:paraId="21478B86" w14:textId="77777777" w:rsidR="00056942" w:rsidRPr="00211DF8" w:rsidRDefault="00056942"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Job ID</w:t>
            </w:r>
          </w:p>
          <w:p w14:paraId="50C05FBB" w14:textId="77777777" w:rsidR="00056942" w:rsidRPr="00211DF8" w:rsidRDefault="00056942"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Job run error stage (if any)</w:t>
            </w:r>
          </w:p>
          <w:p w14:paraId="7F2570C8" w14:textId="77777777" w:rsidR="00056942" w:rsidRPr="00211DF8" w:rsidRDefault="00056942"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Error Category, e.g. DB, Network and Other, etc.</w:t>
            </w:r>
          </w:p>
          <w:p w14:paraId="5A649F6B" w14:textId="77777777" w:rsidR="00056942" w:rsidRPr="00211DF8" w:rsidRDefault="00056942"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Job start/end time (regarded as Coping to POS start/end time)</w:t>
            </w:r>
          </w:p>
        </w:tc>
        <w:tc>
          <w:tcPr>
            <w:tcW w:w="905" w:type="dxa"/>
          </w:tcPr>
          <w:p w14:paraId="6144A1F6" w14:textId="77777777" w:rsidR="00056942" w:rsidRPr="00211DF8" w:rsidRDefault="00056942" w:rsidP="00056942">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ESB-MST-REQ-02</w:t>
            </w:r>
          </w:p>
        </w:tc>
      </w:tr>
    </w:tbl>
    <w:p w14:paraId="0A1B583E" w14:textId="77777777" w:rsidR="005A5979" w:rsidRPr="00211DF8" w:rsidRDefault="005A5979" w:rsidP="003C54CD">
      <w:pPr>
        <w:rPr>
          <w:rFonts w:ascii="Palatino Linotype" w:hAnsi="Palatino Linotype"/>
        </w:rPr>
        <w:sectPr w:rsidR="005A5979" w:rsidRPr="00211DF8" w:rsidSect="00175D3F">
          <w:pgSz w:w="15840" w:h="12240" w:orient="landscape"/>
          <w:pgMar w:top="720" w:right="720" w:bottom="720" w:left="720" w:header="720" w:footer="794" w:gutter="0"/>
          <w:cols w:space="720"/>
          <w:docGrid w:linePitch="360"/>
        </w:sectPr>
      </w:pPr>
    </w:p>
    <w:p w14:paraId="5614FE04" w14:textId="77777777" w:rsidR="009A3EE4" w:rsidRPr="00211DF8" w:rsidRDefault="0081166A" w:rsidP="00514A26">
      <w:pPr>
        <w:pStyle w:val="Heading2"/>
        <w:jc w:val="both"/>
        <w:rPr>
          <w:rFonts w:ascii="Palatino Linotype" w:hAnsi="Palatino Linotype"/>
          <w:lang w:eastAsia="zh-CN"/>
        </w:rPr>
      </w:pPr>
      <w:bookmarkStart w:id="231" w:name="_Toc469498476"/>
      <w:r w:rsidRPr="00211DF8">
        <w:rPr>
          <w:rFonts w:ascii="Palatino Linotype" w:hAnsi="Palatino Linotype"/>
          <w:lang w:eastAsia="zh-CN"/>
        </w:rPr>
        <w:lastRenderedPageBreak/>
        <w:t>Non-functional Requirement</w:t>
      </w:r>
      <w:bookmarkEnd w:id="231"/>
    </w:p>
    <w:p w14:paraId="7E61C1D5" w14:textId="77777777" w:rsidR="00514A26" w:rsidRPr="00211DF8" w:rsidRDefault="00514A26" w:rsidP="00514A26">
      <w:pPr>
        <w:pStyle w:val="Heading3"/>
        <w:spacing w:after="200" w:line="240" w:lineRule="auto"/>
        <w:jc w:val="both"/>
        <w:rPr>
          <w:rFonts w:ascii="Palatino Linotype" w:hAnsi="Palatino Linotype"/>
        </w:rPr>
      </w:pPr>
      <w:bookmarkStart w:id="232" w:name="_Toc469498477"/>
      <w:r w:rsidRPr="00211DF8">
        <w:rPr>
          <w:rFonts w:ascii="Palatino Linotype" w:hAnsi="Palatino Linotype"/>
        </w:rPr>
        <w:t>Requirement Details</w:t>
      </w:r>
      <w:bookmarkEnd w:id="232"/>
      <w:r w:rsidRPr="00211DF8">
        <w:rPr>
          <w:rFonts w:ascii="Palatino Linotype" w:hAnsi="Palatino Linotype"/>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577"/>
        <w:gridCol w:w="1389"/>
        <w:gridCol w:w="1170"/>
        <w:gridCol w:w="3741"/>
        <w:gridCol w:w="1193"/>
      </w:tblGrid>
      <w:tr w:rsidR="005E2989" w:rsidRPr="00211DF8" w14:paraId="3748E98C" w14:textId="77777777" w:rsidTr="00A00C1A">
        <w:trPr>
          <w:cantSplit/>
          <w:tblHeader/>
        </w:trPr>
        <w:tc>
          <w:tcPr>
            <w:tcW w:w="1391" w:type="dxa"/>
            <w:shd w:val="clear" w:color="auto" w:fill="244061" w:themeFill="accent1" w:themeFillShade="80"/>
          </w:tcPr>
          <w:p w14:paraId="0755F52E" w14:textId="77777777" w:rsidR="005E2989" w:rsidRPr="00211DF8" w:rsidRDefault="005E2989" w:rsidP="007E6F0F">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530" w:type="dxa"/>
            <w:shd w:val="clear" w:color="auto" w:fill="244061" w:themeFill="accent1" w:themeFillShade="80"/>
          </w:tcPr>
          <w:p w14:paraId="07AB8F4D" w14:textId="77777777" w:rsidR="005E2989" w:rsidRPr="00211DF8" w:rsidRDefault="005E2989" w:rsidP="00A00C1A">
            <w:pPr>
              <w:spacing w:after="0"/>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577" w:type="dxa"/>
            <w:shd w:val="clear" w:color="auto" w:fill="244061" w:themeFill="accent1" w:themeFillShade="80"/>
          </w:tcPr>
          <w:p w14:paraId="5BA5292E" w14:textId="77777777" w:rsidR="005E2989" w:rsidRPr="00211DF8" w:rsidRDefault="005E2989" w:rsidP="00A00C1A">
            <w:pPr>
              <w:spacing w:after="0"/>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389" w:type="dxa"/>
            <w:shd w:val="clear" w:color="auto" w:fill="244061" w:themeFill="accent1" w:themeFillShade="80"/>
          </w:tcPr>
          <w:p w14:paraId="6A29A9FE" w14:textId="77777777" w:rsidR="005E2989" w:rsidRPr="00211DF8" w:rsidRDefault="005E2989"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1170" w:type="dxa"/>
            <w:shd w:val="clear" w:color="auto" w:fill="244061" w:themeFill="accent1" w:themeFillShade="80"/>
          </w:tcPr>
          <w:p w14:paraId="5B6B5EC5" w14:textId="77777777" w:rsidR="005E2989" w:rsidRPr="00211DF8" w:rsidRDefault="005E2989" w:rsidP="007E6F0F">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3741" w:type="dxa"/>
            <w:shd w:val="clear" w:color="auto" w:fill="244061" w:themeFill="accent1" w:themeFillShade="80"/>
          </w:tcPr>
          <w:p w14:paraId="411FA22E" w14:textId="77777777" w:rsidR="005E2989" w:rsidRPr="00211DF8" w:rsidRDefault="005E2989" w:rsidP="00A00C1A">
            <w:pPr>
              <w:spacing w:after="0"/>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1193" w:type="dxa"/>
            <w:shd w:val="clear" w:color="auto" w:fill="244061" w:themeFill="accent1" w:themeFillShade="80"/>
          </w:tcPr>
          <w:p w14:paraId="759D86CA" w14:textId="77777777" w:rsidR="005E2989" w:rsidRPr="00211DF8" w:rsidRDefault="005E2989" w:rsidP="007E6F0F">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2C33B6" w:rsidRPr="00211DF8" w14:paraId="44D97735" w14:textId="77777777" w:rsidTr="00A00C1A">
        <w:trPr>
          <w:cantSplit/>
          <w:trHeight w:val="123"/>
        </w:trPr>
        <w:tc>
          <w:tcPr>
            <w:tcW w:w="1391" w:type="dxa"/>
            <w:shd w:val="clear" w:color="auto" w:fill="auto"/>
          </w:tcPr>
          <w:p w14:paraId="03346493" w14:textId="77777777" w:rsidR="002C33B6" w:rsidRPr="00211DF8" w:rsidRDefault="002C33B6" w:rsidP="002C33B6">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c>
          <w:tcPr>
            <w:tcW w:w="1530" w:type="dxa"/>
          </w:tcPr>
          <w:p w14:paraId="0C02FE2C" w14:textId="77777777" w:rsidR="002C33B6" w:rsidRPr="00211DF8" w:rsidRDefault="002C33B6" w:rsidP="00A00C1A">
            <w:pPr>
              <w:rPr>
                <w:rFonts w:ascii="Palatino Linotype" w:hAnsi="Palatino Linotype"/>
                <w:color w:val="000000"/>
                <w:sz w:val="20"/>
                <w:szCs w:val="20"/>
              </w:rPr>
            </w:pPr>
            <w:r w:rsidRPr="00211DF8">
              <w:rPr>
                <w:rFonts w:ascii="Palatino Linotype" w:hAnsi="Palatino Linotype"/>
                <w:color w:val="000000"/>
                <w:sz w:val="20"/>
                <w:szCs w:val="20"/>
              </w:rPr>
              <w:t>Non-functional Requirements</w:t>
            </w:r>
          </w:p>
        </w:tc>
        <w:tc>
          <w:tcPr>
            <w:tcW w:w="3577" w:type="dxa"/>
            <w:shd w:val="clear" w:color="auto" w:fill="BFBFBF" w:themeFill="background1" w:themeFillShade="BF"/>
          </w:tcPr>
          <w:p w14:paraId="69DD9C40" w14:textId="77777777" w:rsidR="002C33B6" w:rsidRPr="00211DF8" w:rsidRDefault="002C33B6" w:rsidP="00A00C1A">
            <w:pPr>
              <w:rPr>
                <w:rFonts w:ascii="Palatino Linotype" w:hAnsi="Palatino Linotype"/>
                <w:color w:val="000000"/>
                <w:sz w:val="20"/>
                <w:szCs w:val="20"/>
              </w:rPr>
            </w:pPr>
            <w:r>
              <w:rPr>
                <w:rFonts w:ascii="Palatino Linotype" w:hAnsi="Palatino Linotype"/>
                <w:color w:val="FF0000"/>
                <w:sz w:val="20"/>
                <w:szCs w:val="20"/>
              </w:rPr>
              <w:t>-</w:t>
            </w:r>
          </w:p>
        </w:tc>
        <w:tc>
          <w:tcPr>
            <w:tcW w:w="1389" w:type="dxa"/>
            <w:shd w:val="clear" w:color="auto" w:fill="BFBFBF" w:themeFill="background1" w:themeFillShade="BF"/>
          </w:tcPr>
          <w:p w14:paraId="75C031E8" w14:textId="77777777" w:rsidR="002C33B6" w:rsidRPr="00211DF8" w:rsidRDefault="002C33B6" w:rsidP="00A00C1A">
            <w:pPr>
              <w:jc w:val="center"/>
              <w:rPr>
                <w:rFonts w:ascii="Palatino Linotype" w:hAnsi="Palatino Linotype"/>
                <w:color w:val="000000"/>
              </w:rPr>
            </w:pPr>
            <w:r>
              <w:rPr>
                <w:rFonts w:ascii="Palatino Linotype" w:hAnsi="Palatino Linotype"/>
                <w:color w:val="FF0000"/>
                <w:sz w:val="20"/>
                <w:szCs w:val="20"/>
              </w:rPr>
              <w:t>-</w:t>
            </w:r>
          </w:p>
        </w:tc>
        <w:tc>
          <w:tcPr>
            <w:tcW w:w="1170" w:type="dxa"/>
            <w:shd w:val="clear" w:color="auto" w:fill="BFBFBF" w:themeFill="background1" w:themeFillShade="BF"/>
          </w:tcPr>
          <w:p w14:paraId="69478D10" w14:textId="77777777" w:rsidR="002C33B6" w:rsidRPr="00211DF8" w:rsidRDefault="002C33B6" w:rsidP="002C33B6">
            <w:pPr>
              <w:jc w:val="both"/>
              <w:rPr>
                <w:rFonts w:ascii="Palatino Linotype" w:hAnsi="Palatino Linotype"/>
                <w:color w:val="000000"/>
                <w:sz w:val="20"/>
                <w:szCs w:val="20"/>
              </w:rPr>
            </w:pPr>
            <w:r>
              <w:rPr>
                <w:rFonts w:ascii="Palatino Linotype" w:hAnsi="Palatino Linotype"/>
                <w:color w:val="FF0000"/>
                <w:sz w:val="20"/>
                <w:szCs w:val="20"/>
              </w:rPr>
              <w:t>-</w:t>
            </w:r>
          </w:p>
        </w:tc>
        <w:tc>
          <w:tcPr>
            <w:tcW w:w="3741" w:type="dxa"/>
            <w:shd w:val="clear" w:color="auto" w:fill="BFBFBF" w:themeFill="background1" w:themeFillShade="BF"/>
          </w:tcPr>
          <w:p w14:paraId="78FB7B59" w14:textId="77777777" w:rsidR="002C33B6" w:rsidRPr="00211DF8" w:rsidRDefault="002C33B6" w:rsidP="00A00C1A">
            <w:pPr>
              <w:rPr>
                <w:rFonts w:ascii="Palatino Linotype" w:hAnsi="Palatino Linotype"/>
                <w:color w:val="000000"/>
                <w:sz w:val="20"/>
                <w:szCs w:val="20"/>
              </w:rPr>
            </w:pPr>
            <w:r>
              <w:rPr>
                <w:rFonts w:ascii="Palatino Linotype" w:hAnsi="Palatino Linotype"/>
                <w:color w:val="FF0000"/>
                <w:sz w:val="20"/>
                <w:szCs w:val="20"/>
              </w:rPr>
              <w:t>-</w:t>
            </w:r>
          </w:p>
        </w:tc>
        <w:tc>
          <w:tcPr>
            <w:tcW w:w="1193" w:type="dxa"/>
            <w:shd w:val="clear" w:color="auto" w:fill="BFBFBF" w:themeFill="background1" w:themeFillShade="BF"/>
          </w:tcPr>
          <w:p w14:paraId="62B7EBAF" w14:textId="77777777" w:rsidR="002C33B6" w:rsidRPr="00211DF8" w:rsidRDefault="002C33B6" w:rsidP="002C33B6">
            <w:pPr>
              <w:spacing w:after="0"/>
              <w:jc w:val="both"/>
              <w:rPr>
                <w:rFonts w:ascii="Palatino Linotype" w:eastAsia="Microsoft YaHei" w:hAnsi="Palatino Linotype"/>
                <w:color w:val="FFFFFF"/>
                <w:sz w:val="20"/>
                <w:szCs w:val="20"/>
                <w:lang w:eastAsia="zh-CN"/>
              </w:rPr>
            </w:pPr>
            <w:r>
              <w:rPr>
                <w:rFonts w:ascii="Palatino Linotype" w:hAnsi="Palatino Linotype"/>
                <w:color w:val="FF0000"/>
                <w:sz w:val="20"/>
                <w:szCs w:val="20"/>
              </w:rPr>
              <w:t>-</w:t>
            </w:r>
          </w:p>
        </w:tc>
      </w:tr>
      <w:tr w:rsidR="00112404" w:rsidRPr="00211DF8" w14:paraId="193A7350" w14:textId="77777777" w:rsidTr="00A00C1A">
        <w:trPr>
          <w:cantSplit/>
          <w:trHeight w:val="123"/>
        </w:trPr>
        <w:tc>
          <w:tcPr>
            <w:tcW w:w="1391" w:type="dxa"/>
            <w:shd w:val="clear" w:color="auto" w:fill="auto"/>
          </w:tcPr>
          <w:p w14:paraId="65BF15E7"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ESB-NF-REQ-01-01</w:t>
            </w:r>
          </w:p>
        </w:tc>
        <w:tc>
          <w:tcPr>
            <w:tcW w:w="1530" w:type="dxa"/>
          </w:tcPr>
          <w:p w14:paraId="6EB81D1A" w14:textId="77777777" w:rsidR="00AD3E37"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System dashboard view</w:t>
            </w:r>
          </w:p>
          <w:p w14:paraId="284154A6" w14:textId="77777777" w:rsidR="00112404" w:rsidRPr="00211DF8" w:rsidRDefault="00AD3E37" w:rsidP="00A00C1A">
            <w:pPr>
              <w:rPr>
                <w:rFonts w:ascii="Palatino Linotype" w:hAnsi="Palatino Linotype"/>
                <w:color w:val="000000"/>
                <w:sz w:val="20"/>
                <w:szCs w:val="20"/>
              </w:rPr>
            </w:pPr>
            <w:r w:rsidRPr="00211DF8">
              <w:rPr>
                <w:rFonts w:ascii="Palatino Linotype" w:hAnsi="Palatino Linotype"/>
                <w:color w:val="000000"/>
                <w:sz w:val="20"/>
                <w:szCs w:val="20"/>
              </w:rPr>
              <w:t>– real time</w:t>
            </w:r>
          </w:p>
        </w:tc>
        <w:tc>
          <w:tcPr>
            <w:tcW w:w="3577" w:type="dxa"/>
          </w:tcPr>
          <w:p w14:paraId="6D5934DA" w14:textId="77777777" w:rsidR="00112404" w:rsidRPr="00211DF8" w:rsidRDefault="00AD3E37"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 xml:space="preserve">The system dash board for real time sales data processing, shall show the summary of every full batch of jobs covering all the POS </w:t>
            </w:r>
            <w:r w:rsidR="00866A3A" w:rsidRPr="00211DF8">
              <w:rPr>
                <w:rFonts w:ascii="Palatino Linotype" w:eastAsia="SimSun" w:hAnsi="Palatino Linotype"/>
                <w:color w:val="000000"/>
                <w:sz w:val="20"/>
                <w:szCs w:val="20"/>
                <w:lang w:eastAsia="zh-CN"/>
              </w:rPr>
              <w:t>client</w:t>
            </w:r>
            <w:r w:rsidRPr="00211DF8">
              <w:rPr>
                <w:rFonts w:ascii="Palatino Linotype" w:eastAsia="SimSun" w:hAnsi="Palatino Linotype"/>
                <w:color w:val="000000"/>
                <w:sz w:val="20"/>
                <w:szCs w:val="20"/>
                <w:lang w:eastAsia="zh-CN"/>
              </w:rPr>
              <w:t>s, and contain a brief summary of it.</w:t>
            </w:r>
          </w:p>
        </w:tc>
        <w:tc>
          <w:tcPr>
            <w:tcW w:w="1389" w:type="dxa"/>
          </w:tcPr>
          <w:p w14:paraId="124D7327" w14:textId="77777777" w:rsidR="00112404" w:rsidRPr="00211DF8" w:rsidRDefault="00112404"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40475EA2" w14:textId="77777777" w:rsidR="00112404"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741" w:type="dxa"/>
          </w:tcPr>
          <w:p w14:paraId="0D0640ED" w14:textId="77777777" w:rsidR="00112404" w:rsidRPr="00211DF8" w:rsidRDefault="00AD3E37" w:rsidP="00A00C1A">
            <w:pPr>
              <w:rPr>
                <w:rFonts w:ascii="Palatino Linotype" w:hAnsi="Palatino Linotype"/>
                <w:color w:val="000000"/>
                <w:sz w:val="20"/>
                <w:szCs w:val="20"/>
              </w:rPr>
            </w:pPr>
            <w:r w:rsidRPr="00211DF8">
              <w:rPr>
                <w:rFonts w:ascii="Palatino Linotype" w:hAnsi="Palatino Linotype"/>
                <w:color w:val="000000"/>
                <w:sz w:val="20"/>
                <w:szCs w:val="20"/>
              </w:rPr>
              <w:t>Initial design should contain information below for the dashboard purpose</w:t>
            </w:r>
          </w:p>
          <w:p w14:paraId="43F56FEE" w14:textId="4FD229AA" w:rsidR="00AD3E37" w:rsidRPr="00211DF8" w:rsidRDefault="00AD3E37" w:rsidP="00A00C1A">
            <w:pPr>
              <w:pStyle w:val="ListParagraph"/>
              <w:numPr>
                <w:ilvl w:val="0"/>
                <w:numId w:val="6"/>
              </w:numPr>
              <w:rPr>
                <w:rFonts w:ascii="Palatino Linotype" w:hAnsi="Palatino Linotype"/>
                <w:color w:val="000000"/>
                <w:sz w:val="20"/>
                <w:szCs w:val="20"/>
              </w:rPr>
            </w:pPr>
            <w:r w:rsidRPr="00211DF8">
              <w:rPr>
                <w:rFonts w:ascii="Palatino Linotype" w:hAnsi="Palatino Linotype"/>
                <w:color w:val="000000"/>
                <w:sz w:val="20"/>
                <w:szCs w:val="20"/>
              </w:rPr>
              <w:t xml:space="preserve">Because there are over 400 </w:t>
            </w:r>
            <w:r w:rsidR="00866A3A" w:rsidRPr="00211DF8">
              <w:rPr>
                <w:rFonts w:ascii="Palatino Linotype" w:hAnsi="Palatino Linotype"/>
                <w:color w:val="000000"/>
                <w:sz w:val="20"/>
                <w:szCs w:val="20"/>
              </w:rPr>
              <w:t>client</w:t>
            </w:r>
            <w:r w:rsidRPr="00211DF8">
              <w:rPr>
                <w:rFonts w:ascii="Palatino Linotype" w:hAnsi="Palatino Linotype"/>
                <w:color w:val="000000"/>
                <w:sz w:val="20"/>
                <w:szCs w:val="20"/>
              </w:rPr>
              <w:t>s, so a drop box will allow user to select one bat</w:t>
            </w:r>
            <w:r w:rsidR="00EA34BE">
              <w:rPr>
                <w:rFonts w:ascii="Palatino Linotype" w:hAnsi="Palatino Linotype"/>
                <w:color w:val="000000"/>
                <w:sz w:val="20"/>
                <w:szCs w:val="20"/>
              </w:rPr>
              <w:t>c</w:t>
            </w:r>
            <w:r w:rsidRPr="00211DF8">
              <w:rPr>
                <w:rFonts w:ascii="Palatino Linotype" w:hAnsi="Palatino Linotype"/>
                <w:color w:val="000000"/>
                <w:sz w:val="20"/>
                <w:szCs w:val="20"/>
              </w:rPr>
              <w:t>h, and system loads the summary info of the batch in the dashboard and a table</w:t>
            </w:r>
          </w:p>
          <w:p w14:paraId="39D3E144" w14:textId="77777777" w:rsidR="00AD3E37" w:rsidRPr="00211DF8" w:rsidRDefault="00AD3E37" w:rsidP="00A00C1A">
            <w:pPr>
              <w:pStyle w:val="ListParagraph"/>
              <w:numPr>
                <w:ilvl w:val="0"/>
                <w:numId w:val="6"/>
              </w:numPr>
              <w:rPr>
                <w:rFonts w:ascii="Palatino Linotype" w:hAnsi="Palatino Linotype"/>
                <w:color w:val="000000"/>
                <w:sz w:val="20"/>
                <w:szCs w:val="20"/>
              </w:rPr>
            </w:pPr>
            <w:r w:rsidRPr="00211DF8">
              <w:rPr>
                <w:rFonts w:ascii="Palatino Linotype" w:hAnsi="Palatino Linotype"/>
                <w:color w:val="000000"/>
                <w:sz w:val="20"/>
                <w:szCs w:val="20"/>
              </w:rPr>
              <w:t>The table will contain below column to show the job infos</w:t>
            </w:r>
          </w:p>
          <w:p w14:paraId="1075C573" w14:textId="77777777" w:rsidR="00AD3E37" w:rsidRPr="00211DF8" w:rsidRDefault="00AD3E37" w:rsidP="00A00C1A">
            <w:pPr>
              <w:pStyle w:val="ListParagraph"/>
              <w:numPr>
                <w:ilvl w:val="1"/>
                <w:numId w:val="6"/>
              </w:numPr>
              <w:rPr>
                <w:rFonts w:ascii="Palatino Linotype" w:hAnsi="Palatino Linotype"/>
                <w:color w:val="000000"/>
                <w:sz w:val="20"/>
                <w:szCs w:val="20"/>
              </w:rPr>
            </w:pPr>
            <w:r w:rsidRPr="00211DF8">
              <w:rPr>
                <w:rFonts w:ascii="Palatino Linotype" w:hAnsi="Palatino Linotype"/>
                <w:color w:val="000000"/>
                <w:sz w:val="20"/>
                <w:szCs w:val="20"/>
              </w:rPr>
              <w:t>Data source name (branch name)</w:t>
            </w:r>
          </w:p>
          <w:p w14:paraId="112474CB" w14:textId="77777777" w:rsidR="00AD3E37" w:rsidRPr="00211DF8" w:rsidRDefault="00AD3E37" w:rsidP="00A00C1A">
            <w:pPr>
              <w:pStyle w:val="ListParagraph"/>
              <w:numPr>
                <w:ilvl w:val="1"/>
                <w:numId w:val="6"/>
              </w:numPr>
              <w:rPr>
                <w:rFonts w:ascii="Palatino Linotype" w:hAnsi="Palatino Linotype"/>
                <w:color w:val="000000"/>
                <w:sz w:val="20"/>
                <w:szCs w:val="20"/>
              </w:rPr>
            </w:pPr>
            <w:r w:rsidRPr="00211DF8">
              <w:rPr>
                <w:rFonts w:ascii="Palatino Linotype" w:hAnsi="Palatino Linotype"/>
                <w:color w:val="000000"/>
                <w:sz w:val="20"/>
                <w:szCs w:val="20"/>
              </w:rPr>
              <w:t>Job start/end time</w:t>
            </w:r>
          </w:p>
          <w:p w14:paraId="3EA14313" w14:textId="77777777" w:rsidR="00AD3E37" w:rsidRPr="00211DF8" w:rsidRDefault="00AD3E37" w:rsidP="00A00C1A">
            <w:pPr>
              <w:pStyle w:val="ListParagraph"/>
              <w:numPr>
                <w:ilvl w:val="1"/>
                <w:numId w:val="6"/>
              </w:numPr>
              <w:rPr>
                <w:rFonts w:ascii="Palatino Linotype" w:hAnsi="Palatino Linotype"/>
                <w:color w:val="000000"/>
                <w:sz w:val="20"/>
                <w:szCs w:val="20"/>
              </w:rPr>
            </w:pPr>
            <w:r w:rsidRPr="00211DF8">
              <w:rPr>
                <w:rFonts w:ascii="Palatino Linotype" w:hAnsi="Palatino Linotype"/>
                <w:color w:val="000000"/>
                <w:sz w:val="20"/>
                <w:szCs w:val="20"/>
              </w:rPr>
              <w:t>Job status (Success/Failure)</w:t>
            </w:r>
          </w:p>
          <w:p w14:paraId="4B96F3A3" w14:textId="77777777" w:rsidR="00AD3E37" w:rsidRPr="00211DF8" w:rsidRDefault="00AD3E37" w:rsidP="00A00C1A">
            <w:pPr>
              <w:pStyle w:val="ListParagraph"/>
              <w:numPr>
                <w:ilvl w:val="1"/>
                <w:numId w:val="6"/>
              </w:numPr>
              <w:rPr>
                <w:rFonts w:ascii="Palatino Linotype" w:hAnsi="Palatino Linotype"/>
                <w:color w:val="000000"/>
                <w:sz w:val="20"/>
                <w:szCs w:val="20"/>
              </w:rPr>
            </w:pPr>
            <w:r w:rsidRPr="00211DF8">
              <w:rPr>
                <w:rFonts w:ascii="Palatino Linotype" w:hAnsi="Palatino Linotype"/>
                <w:color w:val="000000"/>
                <w:sz w:val="20"/>
                <w:szCs w:val="20"/>
              </w:rPr>
              <w:t xml:space="preserve">No of </w:t>
            </w:r>
            <w:r w:rsidR="00B966A6" w:rsidRPr="00211DF8">
              <w:rPr>
                <w:rFonts w:ascii="Palatino Linotype" w:hAnsi="Palatino Linotype"/>
                <w:color w:val="000000"/>
                <w:sz w:val="20"/>
                <w:szCs w:val="20"/>
              </w:rPr>
              <w:t>records processed</w:t>
            </w:r>
          </w:p>
        </w:tc>
        <w:tc>
          <w:tcPr>
            <w:tcW w:w="1193" w:type="dxa"/>
          </w:tcPr>
          <w:p w14:paraId="790D95D8"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112404" w:rsidRPr="00211DF8" w14:paraId="52659D66" w14:textId="77777777" w:rsidTr="00A00C1A">
        <w:trPr>
          <w:cantSplit/>
          <w:trHeight w:val="123"/>
        </w:trPr>
        <w:tc>
          <w:tcPr>
            <w:tcW w:w="1391" w:type="dxa"/>
            <w:shd w:val="clear" w:color="auto" w:fill="auto"/>
          </w:tcPr>
          <w:p w14:paraId="726670A4"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lastRenderedPageBreak/>
              <w:t>ESB-NF-REQ-01-02</w:t>
            </w:r>
          </w:p>
        </w:tc>
        <w:tc>
          <w:tcPr>
            <w:tcW w:w="1530" w:type="dxa"/>
          </w:tcPr>
          <w:p w14:paraId="5EFC46B3"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POS data source control</w:t>
            </w:r>
          </w:p>
        </w:tc>
        <w:tc>
          <w:tcPr>
            <w:tcW w:w="3577" w:type="dxa"/>
          </w:tcPr>
          <w:p w14:paraId="0F313C70"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The POS data source will have control indicators which enables the jobs easily manipulate them</w:t>
            </w:r>
          </w:p>
        </w:tc>
        <w:tc>
          <w:tcPr>
            <w:tcW w:w="1389" w:type="dxa"/>
          </w:tcPr>
          <w:p w14:paraId="6EE84E61" w14:textId="77777777" w:rsidR="00112404" w:rsidRPr="00211DF8" w:rsidRDefault="00112404"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6113DA32" w14:textId="77777777" w:rsidR="00112404"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741" w:type="dxa"/>
          </w:tcPr>
          <w:p w14:paraId="51A68CD9" w14:textId="77777777" w:rsidR="00112404" w:rsidRPr="00211DF8" w:rsidRDefault="007252F4" w:rsidP="00A00C1A">
            <w:pPr>
              <w:pStyle w:val="ListParagraph"/>
              <w:numPr>
                <w:ilvl w:val="0"/>
                <w:numId w:val="7"/>
              </w:numPr>
              <w:rPr>
                <w:rFonts w:ascii="Palatino Linotype" w:hAnsi="Palatino Linotype"/>
                <w:color w:val="000000"/>
                <w:sz w:val="20"/>
                <w:szCs w:val="20"/>
              </w:rPr>
            </w:pPr>
            <w:r w:rsidRPr="00211DF8">
              <w:rPr>
                <w:rFonts w:ascii="Palatino Linotype" w:hAnsi="Palatino Linotype"/>
                <w:color w:val="000000"/>
                <w:sz w:val="20"/>
                <w:szCs w:val="20"/>
              </w:rPr>
              <w:t>IsActive Indicator – the data source is active or not, if not active, the job will skip</w:t>
            </w:r>
          </w:p>
          <w:p w14:paraId="7D76551E" w14:textId="77777777" w:rsidR="007252F4" w:rsidRPr="00211DF8" w:rsidRDefault="007252F4" w:rsidP="00A00C1A">
            <w:pPr>
              <w:pStyle w:val="ListParagraph"/>
              <w:numPr>
                <w:ilvl w:val="0"/>
                <w:numId w:val="7"/>
              </w:numPr>
              <w:rPr>
                <w:rFonts w:ascii="Palatino Linotype" w:hAnsi="Palatino Linotype"/>
                <w:color w:val="000000"/>
                <w:sz w:val="20"/>
                <w:szCs w:val="20"/>
              </w:rPr>
            </w:pPr>
            <w:r w:rsidRPr="00211DF8">
              <w:rPr>
                <w:rFonts w:ascii="Palatino Linotype" w:hAnsi="Palatino Linotype"/>
                <w:color w:val="000000"/>
                <w:sz w:val="20"/>
                <w:szCs w:val="20"/>
              </w:rPr>
              <w:t>Polling Start/End time – this is to avoid useless jobs occupying system resource, to limit the jobs for certain data source only be submitted during a timed range. If user’s requirement is 24x7, the initially set to 0:00-24:00</w:t>
            </w:r>
          </w:p>
        </w:tc>
        <w:tc>
          <w:tcPr>
            <w:tcW w:w="1193" w:type="dxa"/>
          </w:tcPr>
          <w:p w14:paraId="3FAC5C81"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112404" w:rsidRPr="00211DF8" w14:paraId="7C1D4059" w14:textId="77777777" w:rsidTr="00A00C1A">
        <w:trPr>
          <w:cantSplit/>
          <w:trHeight w:val="123"/>
        </w:trPr>
        <w:tc>
          <w:tcPr>
            <w:tcW w:w="1391" w:type="dxa"/>
            <w:shd w:val="clear" w:color="auto" w:fill="auto"/>
          </w:tcPr>
          <w:p w14:paraId="1F543869"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ESB-NF-REQ-01-03</w:t>
            </w:r>
          </w:p>
        </w:tc>
        <w:tc>
          <w:tcPr>
            <w:tcW w:w="1530" w:type="dxa"/>
          </w:tcPr>
          <w:p w14:paraId="7D04CC43"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POS data source control</w:t>
            </w:r>
          </w:p>
        </w:tc>
        <w:tc>
          <w:tcPr>
            <w:tcW w:w="3577" w:type="dxa"/>
          </w:tcPr>
          <w:p w14:paraId="3C1D286A"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For privacy concern, the password preserved in the data source control table shall be encrypted by private key</w:t>
            </w:r>
          </w:p>
        </w:tc>
        <w:tc>
          <w:tcPr>
            <w:tcW w:w="1389" w:type="dxa"/>
          </w:tcPr>
          <w:p w14:paraId="45A450EF" w14:textId="77777777" w:rsidR="00112404" w:rsidRPr="00211DF8" w:rsidRDefault="00112404" w:rsidP="00A00C1A">
            <w:pPr>
              <w:jc w:val="center"/>
              <w:rPr>
                <w:rFonts w:ascii="Palatino Linotype" w:hAnsi="Palatino Linotype"/>
                <w:color w:val="000000"/>
              </w:rPr>
            </w:pPr>
            <w:r w:rsidRPr="00211DF8">
              <w:rPr>
                <w:rFonts w:ascii="Palatino Linotype" w:hAnsi="Palatino Linotype"/>
                <w:color w:val="000000"/>
              </w:rPr>
              <w:t>Nice to have</w:t>
            </w:r>
          </w:p>
        </w:tc>
        <w:tc>
          <w:tcPr>
            <w:tcW w:w="1170" w:type="dxa"/>
          </w:tcPr>
          <w:p w14:paraId="4BC1C647" w14:textId="77777777" w:rsidR="00112404"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741" w:type="dxa"/>
          </w:tcPr>
          <w:p w14:paraId="63E06962"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Apply private key encryption to data source related password.</w:t>
            </w:r>
          </w:p>
        </w:tc>
        <w:tc>
          <w:tcPr>
            <w:tcW w:w="1193" w:type="dxa"/>
          </w:tcPr>
          <w:p w14:paraId="3337BB67"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112404" w:rsidRPr="00211DF8" w14:paraId="0C4567DC" w14:textId="77777777" w:rsidTr="00A00C1A">
        <w:trPr>
          <w:cantSplit/>
          <w:trHeight w:val="123"/>
        </w:trPr>
        <w:tc>
          <w:tcPr>
            <w:tcW w:w="1391" w:type="dxa"/>
            <w:shd w:val="clear" w:color="auto" w:fill="auto"/>
          </w:tcPr>
          <w:p w14:paraId="093A7FAF"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lastRenderedPageBreak/>
              <w:t>ESB-NF-REQ-01-04</w:t>
            </w:r>
          </w:p>
        </w:tc>
        <w:tc>
          <w:tcPr>
            <w:tcW w:w="1530" w:type="dxa"/>
          </w:tcPr>
          <w:p w14:paraId="24411F0A"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System Exception Report – Jobs Process</w:t>
            </w:r>
          </w:p>
        </w:tc>
        <w:tc>
          <w:tcPr>
            <w:tcW w:w="3577" w:type="dxa"/>
          </w:tcPr>
          <w:p w14:paraId="71507A87" w14:textId="5CEA4554"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The job process exception shall be collected and viewable by the user according to </w:t>
            </w:r>
            <w:r w:rsidR="00054706">
              <w:rPr>
                <w:rFonts w:ascii="Palatino Linotype" w:hAnsi="Palatino Linotype"/>
                <w:color w:val="000000"/>
                <w:sz w:val="20"/>
                <w:szCs w:val="20"/>
              </w:rPr>
              <w:t>the exception’s severity.</w:t>
            </w:r>
          </w:p>
        </w:tc>
        <w:tc>
          <w:tcPr>
            <w:tcW w:w="1389" w:type="dxa"/>
          </w:tcPr>
          <w:p w14:paraId="37797A37" w14:textId="77777777" w:rsidR="00112404" w:rsidRPr="00211DF8" w:rsidRDefault="00112404"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4A525C7B" w14:textId="77777777" w:rsidR="00112404"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741" w:type="dxa"/>
          </w:tcPr>
          <w:p w14:paraId="54B2C5FB" w14:textId="77777777" w:rsidR="00112404" w:rsidRPr="00211DF8" w:rsidRDefault="00B966A6" w:rsidP="00A00C1A">
            <w:pPr>
              <w:rPr>
                <w:rFonts w:ascii="Palatino Linotype" w:hAnsi="Palatino Linotype"/>
                <w:color w:val="000000"/>
                <w:sz w:val="20"/>
                <w:szCs w:val="20"/>
              </w:rPr>
            </w:pPr>
            <w:r w:rsidRPr="00211DF8">
              <w:rPr>
                <w:rFonts w:ascii="Palatino Linotype" w:hAnsi="Palatino Linotype"/>
                <w:color w:val="000000"/>
                <w:sz w:val="20"/>
                <w:szCs w:val="20"/>
              </w:rPr>
              <w:t>The job process exception report should contain the information of exception occur in process logic, e.g.</w:t>
            </w:r>
          </w:p>
          <w:p w14:paraId="69620C37" w14:textId="77777777" w:rsidR="00B966A6" w:rsidRPr="00211DF8" w:rsidRDefault="00B966A6"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Network error (connection lost)</w:t>
            </w:r>
          </w:p>
          <w:p w14:paraId="717B989B" w14:textId="77777777" w:rsidR="00B966A6" w:rsidRPr="00211DF8" w:rsidRDefault="00B966A6"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DB error (cannot access)</w:t>
            </w:r>
          </w:p>
          <w:p w14:paraId="2D9A7177" w14:textId="77777777" w:rsidR="00B966A6" w:rsidRPr="00211DF8" w:rsidRDefault="00B966A6"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File error (file cannot read)</w:t>
            </w:r>
          </w:p>
          <w:p w14:paraId="18FF9F26" w14:textId="77777777" w:rsidR="00B966A6" w:rsidRPr="00211DF8" w:rsidRDefault="00B966A6"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Interface error (fail to invoke service)</w:t>
            </w:r>
          </w:p>
          <w:p w14:paraId="21894222" w14:textId="77777777" w:rsidR="00B966A6" w:rsidRPr="00211DF8" w:rsidRDefault="00B966A6"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w:t>
            </w:r>
          </w:p>
          <w:p w14:paraId="29BAD736" w14:textId="01D39E1B" w:rsidR="00B966A6" w:rsidRPr="00211DF8" w:rsidRDefault="00B966A6"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These exceptions could be </w:t>
            </w:r>
            <w:r w:rsidR="00175D3F" w:rsidRPr="00211DF8">
              <w:rPr>
                <w:rFonts w:ascii="Palatino Linotype" w:hAnsi="Palatino Linotype"/>
                <w:color w:val="000000"/>
                <w:sz w:val="20"/>
                <w:szCs w:val="20"/>
              </w:rPr>
              <w:t>categori</w:t>
            </w:r>
            <w:r w:rsidR="00175D3F">
              <w:rPr>
                <w:rFonts w:ascii="Palatino Linotype" w:hAnsi="Palatino Linotype"/>
                <w:color w:val="000000"/>
                <w:sz w:val="20"/>
                <w:szCs w:val="20"/>
              </w:rPr>
              <w:t>z</w:t>
            </w:r>
            <w:r w:rsidR="00175D3F" w:rsidRPr="00211DF8">
              <w:rPr>
                <w:rFonts w:ascii="Palatino Linotype" w:hAnsi="Palatino Linotype"/>
                <w:color w:val="000000"/>
                <w:sz w:val="20"/>
                <w:szCs w:val="20"/>
              </w:rPr>
              <w:t>ed</w:t>
            </w:r>
            <w:r w:rsidRPr="00211DF8">
              <w:rPr>
                <w:rFonts w:ascii="Palatino Linotype" w:hAnsi="Palatino Linotype"/>
                <w:color w:val="000000"/>
                <w:sz w:val="20"/>
                <w:szCs w:val="20"/>
              </w:rPr>
              <w:t xml:space="preserve"> into message severity and, the user could configure to justify above which severity, the job exception alert mail will be sent to application support team.</w:t>
            </w:r>
          </w:p>
          <w:p w14:paraId="7FDF09AE" w14:textId="77777777" w:rsidR="00DB10C2" w:rsidRPr="00211DF8" w:rsidRDefault="00DB10C2" w:rsidP="00A00C1A">
            <w:pPr>
              <w:rPr>
                <w:rFonts w:ascii="Palatino Linotype" w:hAnsi="Palatino Linotype"/>
                <w:color w:val="000000"/>
                <w:sz w:val="20"/>
                <w:szCs w:val="20"/>
              </w:rPr>
            </w:pPr>
            <w:r w:rsidRPr="00211DF8">
              <w:rPr>
                <w:rFonts w:ascii="Palatino Linotype" w:hAnsi="Palatino Linotype"/>
                <w:color w:val="000000"/>
                <w:sz w:val="20"/>
                <w:szCs w:val="20"/>
              </w:rPr>
              <w:t>For example, if the “send alert email severity” = 10, if error with severity &gt;</w:t>
            </w:r>
          </w:p>
        </w:tc>
        <w:tc>
          <w:tcPr>
            <w:tcW w:w="1193" w:type="dxa"/>
          </w:tcPr>
          <w:p w14:paraId="2A835AF6"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112404" w:rsidRPr="00211DF8" w14:paraId="6923C925" w14:textId="77777777" w:rsidTr="00A00C1A">
        <w:trPr>
          <w:cantSplit/>
          <w:trHeight w:val="123"/>
        </w:trPr>
        <w:tc>
          <w:tcPr>
            <w:tcW w:w="1391" w:type="dxa"/>
            <w:shd w:val="clear" w:color="auto" w:fill="auto"/>
          </w:tcPr>
          <w:p w14:paraId="5DAE2A41"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ESB-NF-REQ-01-05</w:t>
            </w:r>
          </w:p>
        </w:tc>
        <w:tc>
          <w:tcPr>
            <w:tcW w:w="1530" w:type="dxa"/>
          </w:tcPr>
          <w:p w14:paraId="7D97D674"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System Exception Report – </w:t>
            </w:r>
            <w:r w:rsidR="000C3C9A" w:rsidRPr="00211DF8">
              <w:rPr>
                <w:rFonts w:ascii="Palatino Linotype" w:hAnsi="Palatino Linotype"/>
                <w:color w:val="000000"/>
                <w:sz w:val="20"/>
                <w:szCs w:val="20"/>
              </w:rPr>
              <w:t>Data</w:t>
            </w:r>
            <w:r w:rsidRPr="00211DF8">
              <w:rPr>
                <w:rFonts w:ascii="Palatino Linotype" w:hAnsi="Palatino Linotype"/>
                <w:color w:val="000000"/>
                <w:sz w:val="20"/>
                <w:szCs w:val="20"/>
              </w:rPr>
              <w:t xml:space="preserve"> Process</w:t>
            </w:r>
          </w:p>
        </w:tc>
        <w:tc>
          <w:tcPr>
            <w:tcW w:w="3577" w:type="dxa"/>
          </w:tcPr>
          <w:p w14:paraId="450B0DFC" w14:textId="77777777" w:rsidR="00112404" w:rsidRPr="00211DF8" w:rsidRDefault="000C3C9A"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Before EOD process, if there’s still discrepant data accumulated in the exceptional data table, </w:t>
            </w:r>
            <w:r w:rsidR="00290451" w:rsidRPr="00211DF8">
              <w:rPr>
                <w:rFonts w:ascii="Palatino Linotype" w:hAnsi="Palatino Linotype"/>
                <w:color w:val="000000"/>
                <w:sz w:val="20"/>
                <w:szCs w:val="20"/>
              </w:rPr>
              <w:t>the system</w:t>
            </w:r>
            <w:r w:rsidR="00B966A6" w:rsidRPr="00211DF8">
              <w:rPr>
                <w:rFonts w:ascii="Palatino Linotype" w:hAnsi="Palatino Linotype"/>
                <w:color w:val="000000"/>
                <w:sz w:val="20"/>
                <w:szCs w:val="20"/>
              </w:rPr>
              <w:t xml:space="preserve"> shall send out a data exception report to application support team.</w:t>
            </w:r>
          </w:p>
        </w:tc>
        <w:tc>
          <w:tcPr>
            <w:tcW w:w="1389" w:type="dxa"/>
          </w:tcPr>
          <w:p w14:paraId="54246179" w14:textId="77777777" w:rsidR="00112404" w:rsidRPr="00211DF8" w:rsidRDefault="00112404"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12BC5280" w14:textId="77777777" w:rsidR="00112404"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741" w:type="dxa"/>
          </w:tcPr>
          <w:p w14:paraId="5DB5AF6C" w14:textId="77777777" w:rsidR="00112404" w:rsidRPr="00211DF8" w:rsidRDefault="000C3C9A" w:rsidP="00A00C1A">
            <w:pPr>
              <w:rPr>
                <w:rFonts w:ascii="Palatino Linotype" w:hAnsi="Palatino Linotype"/>
                <w:color w:val="000000"/>
                <w:sz w:val="20"/>
                <w:szCs w:val="20"/>
              </w:rPr>
            </w:pPr>
            <w:r w:rsidRPr="00211DF8">
              <w:rPr>
                <w:rFonts w:ascii="Palatino Linotype" w:hAnsi="Palatino Linotype"/>
                <w:color w:val="000000"/>
                <w:sz w:val="20"/>
                <w:szCs w:val="20"/>
              </w:rPr>
              <w:t>The scenarios of data exception:</w:t>
            </w:r>
          </w:p>
          <w:p w14:paraId="1E17A18C" w14:textId="77777777" w:rsidR="000C3C9A" w:rsidRPr="00211DF8" w:rsidRDefault="000C3C9A" w:rsidP="00A00C1A">
            <w:pPr>
              <w:pStyle w:val="ListParagraph"/>
              <w:numPr>
                <w:ilvl w:val="0"/>
                <w:numId w:val="11"/>
              </w:numPr>
              <w:rPr>
                <w:rFonts w:ascii="Palatino Linotype" w:hAnsi="Palatino Linotype"/>
                <w:color w:val="000000"/>
                <w:sz w:val="20"/>
                <w:szCs w:val="20"/>
              </w:rPr>
            </w:pPr>
            <w:r w:rsidRPr="00211DF8">
              <w:rPr>
                <w:rFonts w:ascii="Palatino Linotype" w:hAnsi="Palatino Linotype"/>
                <w:color w:val="000000"/>
                <w:sz w:val="20"/>
                <w:szCs w:val="20"/>
              </w:rPr>
              <w:t>Data not match</w:t>
            </w:r>
          </w:p>
          <w:p w14:paraId="0B9D2D23" w14:textId="77777777" w:rsidR="000C3C9A" w:rsidRPr="00211DF8" w:rsidRDefault="000C3C9A" w:rsidP="00A00C1A">
            <w:pPr>
              <w:pStyle w:val="ListParagraph"/>
              <w:numPr>
                <w:ilvl w:val="0"/>
                <w:numId w:val="11"/>
              </w:numPr>
              <w:rPr>
                <w:rFonts w:ascii="Palatino Linotype" w:hAnsi="Palatino Linotype"/>
                <w:color w:val="000000"/>
                <w:sz w:val="20"/>
                <w:szCs w:val="20"/>
              </w:rPr>
            </w:pPr>
            <w:r w:rsidRPr="00211DF8">
              <w:rPr>
                <w:rFonts w:ascii="Palatino Linotype" w:hAnsi="Palatino Linotype"/>
                <w:color w:val="000000"/>
                <w:sz w:val="20"/>
                <w:szCs w:val="20"/>
              </w:rPr>
              <w:t>The data cannot complete an entity relationship (e.g. order, order extra, order pay)</w:t>
            </w:r>
          </w:p>
          <w:p w14:paraId="27D950D0" w14:textId="77777777" w:rsidR="000C3C9A" w:rsidRPr="00211DF8" w:rsidRDefault="000C3C9A" w:rsidP="00A00C1A">
            <w:pPr>
              <w:pStyle w:val="ListParagraph"/>
              <w:numPr>
                <w:ilvl w:val="0"/>
                <w:numId w:val="11"/>
              </w:numPr>
              <w:rPr>
                <w:rFonts w:ascii="Palatino Linotype" w:hAnsi="Palatino Linotype"/>
                <w:color w:val="000000"/>
                <w:sz w:val="20"/>
                <w:szCs w:val="20"/>
              </w:rPr>
            </w:pPr>
            <w:r w:rsidRPr="00211DF8">
              <w:rPr>
                <w:rFonts w:ascii="Palatino Linotype" w:hAnsi="Palatino Linotype"/>
                <w:color w:val="000000"/>
                <w:sz w:val="20"/>
                <w:szCs w:val="20"/>
              </w:rPr>
              <w:t>The data does not have enough information for the interface (lack of mandatory fields for the web service call)</w:t>
            </w:r>
          </w:p>
        </w:tc>
        <w:tc>
          <w:tcPr>
            <w:tcW w:w="1193" w:type="dxa"/>
          </w:tcPr>
          <w:p w14:paraId="56FDFEC6"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112404" w:rsidRPr="00211DF8" w14:paraId="50BFD73A" w14:textId="77777777" w:rsidTr="00A00C1A">
        <w:trPr>
          <w:cantSplit/>
          <w:trHeight w:val="123"/>
        </w:trPr>
        <w:tc>
          <w:tcPr>
            <w:tcW w:w="1391" w:type="dxa"/>
            <w:shd w:val="clear" w:color="auto" w:fill="auto"/>
          </w:tcPr>
          <w:p w14:paraId="1CE87AC4"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lastRenderedPageBreak/>
              <w:t>ESB-NF-REQ-01-06</w:t>
            </w:r>
          </w:p>
        </w:tc>
        <w:tc>
          <w:tcPr>
            <w:tcW w:w="1530" w:type="dxa"/>
          </w:tcPr>
          <w:p w14:paraId="1DBA8161"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System Exception </w:t>
            </w:r>
            <w:r w:rsidR="002A5A14" w:rsidRPr="00211DF8">
              <w:rPr>
                <w:rFonts w:ascii="Palatino Linotype" w:hAnsi="Palatino Linotype"/>
                <w:color w:val="000000"/>
                <w:sz w:val="20"/>
                <w:szCs w:val="20"/>
              </w:rPr>
              <w:t>Handling</w:t>
            </w:r>
            <w:r w:rsidRPr="00211DF8">
              <w:rPr>
                <w:rFonts w:ascii="Palatino Linotype" w:hAnsi="Palatino Linotype"/>
                <w:color w:val="000000"/>
                <w:sz w:val="20"/>
                <w:szCs w:val="20"/>
              </w:rPr>
              <w:t xml:space="preserve"> – Jobs Process</w:t>
            </w:r>
          </w:p>
        </w:tc>
        <w:tc>
          <w:tcPr>
            <w:tcW w:w="3577" w:type="dxa"/>
          </w:tcPr>
          <w:p w14:paraId="1702275B"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Job processing retry mechanism</w:t>
            </w:r>
          </w:p>
          <w:p w14:paraId="48AC7B9D" w14:textId="77777777" w:rsidR="00112404" w:rsidRPr="00211DF8" w:rsidRDefault="00290451"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Real time processing</w:t>
            </w:r>
          </w:p>
        </w:tc>
        <w:tc>
          <w:tcPr>
            <w:tcW w:w="1389" w:type="dxa"/>
          </w:tcPr>
          <w:p w14:paraId="1C0F20A9" w14:textId="77777777" w:rsidR="00112404" w:rsidRPr="00211DF8" w:rsidRDefault="00112404"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0B64B915" w14:textId="77777777" w:rsidR="00112404"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741" w:type="dxa"/>
          </w:tcPr>
          <w:p w14:paraId="321D0B42" w14:textId="77777777" w:rsidR="00112404" w:rsidRPr="00211DF8" w:rsidRDefault="00290451"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In real time process there won’t be any retry mechanism for </w:t>
            </w:r>
            <w:r w:rsidR="000F5510" w:rsidRPr="00211DF8">
              <w:rPr>
                <w:rFonts w:ascii="Palatino Linotype" w:hAnsi="Palatino Linotype"/>
                <w:color w:val="000000"/>
                <w:sz w:val="20"/>
                <w:szCs w:val="20"/>
              </w:rPr>
              <w:t>MITPOS</w:t>
            </w:r>
            <w:r w:rsidRPr="00211DF8">
              <w:rPr>
                <w:rFonts w:ascii="Palatino Linotype" w:hAnsi="Palatino Linotype"/>
                <w:color w:val="000000"/>
                <w:sz w:val="20"/>
                <w:szCs w:val="20"/>
              </w:rPr>
              <w:t xml:space="preserve"> because the batch of jobs has been running in a short time interval and next run will cover the data which was not processed in the last job</w:t>
            </w:r>
          </w:p>
        </w:tc>
        <w:tc>
          <w:tcPr>
            <w:tcW w:w="1193" w:type="dxa"/>
          </w:tcPr>
          <w:p w14:paraId="1F45B866"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112404" w:rsidRPr="00211DF8" w14:paraId="5CBA9C32" w14:textId="77777777" w:rsidTr="00A00C1A">
        <w:trPr>
          <w:cantSplit/>
          <w:trHeight w:val="123"/>
        </w:trPr>
        <w:tc>
          <w:tcPr>
            <w:tcW w:w="1391" w:type="dxa"/>
            <w:shd w:val="clear" w:color="auto" w:fill="auto"/>
          </w:tcPr>
          <w:p w14:paraId="6AB0B26C"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ESB-NF-REQ-01-07</w:t>
            </w:r>
          </w:p>
        </w:tc>
        <w:tc>
          <w:tcPr>
            <w:tcW w:w="1530" w:type="dxa"/>
          </w:tcPr>
          <w:p w14:paraId="17B9B7B9"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System Exception </w:t>
            </w:r>
            <w:r w:rsidR="002A5A14" w:rsidRPr="00211DF8">
              <w:rPr>
                <w:rFonts w:ascii="Palatino Linotype" w:hAnsi="Palatino Linotype"/>
                <w:color w:val="000000"/>
                <w:sz w:val="20"/>
                <w:szCs w:val="20"/>
              </w:rPr>
              <w:t>Handling</w:t>
            </w:r>
            <w:r w:rsidRPr="00211DF8">
              <w:rPr>
                <w:rFonts w:ascii="Palatino Linotype" w:hAnsi="Palatino Linotype"/>
                <w:color w:val="000000"/>
                <w:sz w:val="20"/>
                <w:szCs w:val="20"/>
              </w:rPr>
              <w:t xml:space="preserve"> – Data Process</w:t>
            </w:r>
          </w:p>
        </w:tc>
        <w:tc>
          <w:tcPr>
            <w:tcW w:w="3577" w:type="dxa"/>
          </w:tcPr>
          <w:p w14:paraId="4AC9E98E" w14:textId="77777777" w:rsidR="00134FC6"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Job processing retry mechanism</w:t>
            </w:r>
            <w:r w:rsidR="00134FC6" w:rsidRPr="00211DF8">
              <w:rPr>
                <w:rFonts w:ascii="Palatino Linotype" w:hAnsi="Palatino Linotype"/>
                <w:color w:val="000000"/>
                <w:sz w:val="20"/>
                <w:szCs w:val="20"/>
              </w:rPr>
              <w:t>, will be introduce into several stage</w:t>
            </w:r>
          </w:p>
          <w:p w14:paraId="3F11D303" w14:textId="77777777" w:rsidR="00134FC6" w:rsidRPr="00211DF8" w:rsidRDefault="00E254F5"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EOD processing</w:t>
            </w:r>
          </w:p>
        </w:tc>
        <w:tc>
          <w:tcPr>
            <w:tcW w:w="1389" w:type="dxa"/>
          </w:tcPr>
          <w:p w14:paraId="29D8FF8B" w14:textId="77777777" w:rsidR="00112404" w:rsidRPr="00211DF8" w:rsidRDefault="00E254F5" w:rsidP="00A00C1A">
            <w:pPr>
              <w:jc w:val="center"/>
              <w:rPr>
                <w:rFonts w:ascii="Palatino Linotype" w:hAnsi="Palatino Linotype"/>
                <w:color w:val="000000"/>
              </w:rPr>
            </w:pPr>
            <w:r w:rsidRPr="00211DF8">
              <w:rPr>
                <w:rFonts w:ascii="Palatino Linotype" w:hAnsi="Palatino Linotype"/>
                <w:color w:val="000000"/>
              </w:rPr>
              <w:t>Nice to have</w:t>
            </w:r>
          </w:p>
        </w:tc>
        <w:tc>
          <w:tcPr>
            <w:tcW w:w="1170" w:type="dxa"/>
          </w:tcPr>
          <w:p w14:paraId="04D04F17" w14:textId="77777777" w:rsidR="00112404"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741" w:type="dxa"/>
          </w:tcPr>
          <w:p w14:paraId="4676E5CB" w14:textId="15B8D37B" w:rsidR="00112404"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EOD process will allow user to trigger re-run (UI based), when encounter job failure, the system admin will manual</w:t>
            </w:r>
            <w:r w:rsidR="00175D3F">
              <w:rPr>
                <w:rFonts w:ascii="Palatino Linotype" w:hAnsi="Palatino Linotype"/>
                <w:color w:val="000000"/>
                <w:sz w:val="20"/>
                <w:szCs w:val="20"/>
              </w:rPr>
              <w:t>ly</w:t>
            </w:r>
            <w:r w:rsidRPr="00211DF8">
              <w:rPr>
                <w:rFonts w:ascii="Palatino Linotype" w:hAnsi="Palatino Linotype"/>
                <w:color w:val="000000"/>
                <w:sz w:val="20"/>
                <w:szCs w:val="20"/>
              </w:rPr>
              <w:t xml:space="preserve"> submit the jobs to process the left data in previous failure.</w:t>
            </w:r>
          </w:p>
        </w:tc>
        <w:tc>
          <w:tcPr>
            <w:tcW w:w="1193" w:type="dxa"/>
          </w:tcPr>
          <w:p w14:paraId="5A5A7EAD"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E254F5" w:rsidRPr="00211DF8" w14:paraId="7743AE4C" w14:textId="77777777" w:rsidTr="00A00C1A">
        <w:trPr>
          <w:cantSplit/>
          <w:trHeight w:val="123"/>
        </w:trPr>
        <w:tc>
          <w:tcPr>
            <w:tcW w:w="1391" w:type="dxa"/>
            <w:shd w:val="clear" w:color="auto" w:fill="auto"/>
          </w:tcPr>
          <w:p w14:paraId="7E0712D6" w14:textId="77777777"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ESB-NF-REQ-01-08</w:t>
            </w:r>
          </w:p>
        </w:tc>
        <w:tc>
          <w:tcPr>
            <w:tcW w:w="1530" w:type="dxa"/>
          </w:tcPr>
          <w:p w14:paraId="706A926D" w14:textId="77777777" w:rsidR="00E254F5"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System Job Control</w:t>
            </w:r>
          </w:p>
        </w:tc>
        <w:tc>
          <w:tcPr>
            <w:tcW w:w="3577" w:type="dxa"/>
          </w:tcPr>
          <w:p w14:paraId="43805503" w14:textId="77777777" w:rsidR="00E254F5"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Polling schema maintenance will provide a UI for system admin to maintain the polling schema</w:t>
            </w:r>
          </w:p>
        </w:tc>
        <w:tc>
          <w:tcPr>
            <w:tcW w:w="1389" w:type="dxa"/>
          </w:tcPr>
          <w:p w14:paraId="2D4A1FD8" w14:textId="77777777" w:rsidR="00E254F5" w:rsidRPr="00211DF8" w:rsidRDefault="00E254F5" w:rsidP="00A00C1A">
            <w:pPr>
              <w:jc w:val="center"/>
              <w:rPr>
                <w:rFonts w:ascii="Palatino Linotype" w:hAnsi="Palatino Linotype"/>
                <w:color w:val="000000"/>
              </w:rPr>
            </w:pPr>
            <w:r w:rsidRPr="00211DF8">
              <w:rPr>
                <w:rFonts w:ascii="Palatino Linotype" w:hAnsi="Palatino Linotype"/>
                <w:color w:val="000000"/>
              </w:rPr>
              <w:t>Low priority</w:t>
            </w:r>
          </w:p>
        </w:tc>
        <w:tc>
          <w:tcPr>
            <w:tcW w:w="1170" w:type="dxa"/>
          </w:tcPr>
          <w:p w14:paraId="0FB46D73" w14:textId="77777777" w:rsidR="00E254F5" w:rsidRPr="00211DF8" w:rsidRDefault="00E254F5" w:rsidP="00E254F5">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741" w:type="dxa"/>
          </w:tcPr>
          <w:p w14:paraId="17D78F4D" w14:textId="77777777" w:rsidR="00E254F5"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An user interface to allow system admin to manipulate the polling schema rules including</w:t>
            </w:r>
          </w:p>
          <w:p w14:paraId="43A12B21" w14:textId="77777777" w:rsidR="00E254F5" w:rsidRPr="00211DF8" w:rsidRDefault="00E254F5"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Polling tables</w:t>
            </w:r>
          </w:p>
          <w:p w14:paraId="190066A2" w14:textId="77777777" w:rsidR="00E254F5" w:rsidRPr="00211DF8" w:rsidRDefault="00E254F5"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Polling columns</w:t>
            </w:r>
          </w:p>
          <w:p w14:paraId="3F6E1FEE" w14:textId="77777777" w:rsidR="00E254F5" w:rsidRPr="00211DF8" w:rsidRDefault="00E254F5"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Target tables</w:t>
            </w:r>
          </w:p>
          <w:p w14:paraId="7ECBC772" w14:textId="77777777" w:rsidR="00E254F5" w:rsidRPr="00211DF8" w:rsidRDefault="00E254F5"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Target columns</w:t>
            </w:r>
          </w:p>
          <w:p w14:paraId="6AAF6662" w14:textId="77777777" w:rsidR="00E254F5" w:rsidRPr="00211DF8" w:rsidRDefault="00E254F5"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Polling direction (inbound/outbound)</w:t>
            </w:r>
          </w:p>
          <w:p w14:paraId="65F7B51C" w14:textId="77777777" w:rsidR="00E254F5" w:rsidRPr="00211DF8" w:rsidRDefault="00E254F5"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w:t>
            </w:r>
          </w:p>
        </w:tc>
        <w:tc>
          <w:tcPr>
            <w:tcW w:w="1193" w:type="dxa"/>
          </w:tcPr>
          <w:p w14:paraId="6AEBE882" w14:textId="77777777"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E254F5" w:rsidRPr="00211DF8" w14:paraId="1EA1E0F9" w14:textId="77777777" w:rsidTr="00A00C1A">
        <w:trPr>
          <w:cantSplit/>
          <w:trHeight w:val="123"/>
        </w:trPr>
        <w:tc>
          <w:tcPr>
            <w:tcW w:w="1391" w:type="dxa"/>
            <w:shd w:val="clear" w:color="auto" w:fill="auto"/>
          </w:tcPr>
          <w:p w14:paraId="7A82892D" w14:textId="77777777"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ESB-NF-REQ-01-09</w:t>
            </w:r>
          </w:p>
        </w:tc>
        <w:tc>
          <w:tcPr>
            <w:tcW w:w="1530" w:type="dxa"/>
          </w:tcPr>
          <w:p w14:paraId="7CD56F04" w14:textId="77777777" w:rsidR="00E254F5"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System Job Control</w:t>
            </w:r>
          </w:p>
        </w:tc>
        <w:tc>
          <w:tcPr>
            <w:tcW w:w="3577" w:type="dxa"/>
          </w:tcPr>
          <w:p w14:paraId="2310ED68" w14:textId="2E652BCE" w:rsidR="00E254F5"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The data source data could be initialized into the system by migration from Maxim existing system called “Branch </w:t>
            </w:r>
            <w:r w:rsidR="00D31C7E">
              <w:rPr>
                <w:rFonts w:ascii="Palatino Linotype" w:hAnsi="Palatino Linotype"/>
                <w:color w:val="000000"/>
                <w:sz w:val="20"/>
                <w:szCs w:val="20"/>
              </w:rPr>
              <w:t>Master</w:t>
            </w:r>
            <w:r w:rsidRPr="00211DF8">
              <w:rPr>
                <w:rFonts w:ascii="Palatino Linotype" w:hAnsi="Palatino Linotype"/>
                <w:color w:val="000000"/>
                <w:sz w:val="20"/>
                <w:szCs w:val="20"/>
              </w:rPr>
              <w:t>”</w:t>
            </w:r>
          </w:p>
        </w:tc>
        <w:tc>
          <w:tcPr>
            <w:tcW w:w="1389" w:type="dxa"/>
          </w:tcPr>
          <w:p w14:paraId="5B70797C" w14:textId="77777777" w:rsidR="00E254F5" w:rsidRPr="00211DF8" w:rsidRDefault="00E254F5" w:rsidP="00A00C1A">
            <w:pPr>
              <w:jc w:val="center"/>
              <w:rPr>
                <w:rFonts w:ascii="Palatino Linotype" w:hAnsi="Palatino Linotype"/>
                <w:color w:val="000000"/>
              </w:rPr>
            </w:pPr>
            <w:r w:rsidRPr="00211DF8">
              <w:rPr>
                <w:rFonts w:ascii="Palatino Linotype" w:hAnsi="Palatino Linotype"/>
                <w:color w:val="000000"/>
              </w:rPr>
              <w:t>Nice to have</w:t>
            </w:r>
          </w:p>
        </w:tc>
        <w:tc>
          <w:tcPr>
            <w:tcW w:w="1170" w:type="dxa"/>
          </w:tcPr>
          <w:p w14:paraId="04F16790" w14:textId="77777777" w:rsidR="00E254F5" w:rsidRPr="00211DF8" w:rsidRDefault="00E254F5" w:rsidP="00E254F5">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741" w:type="dxa"/>
          </w:tcPr>
          <w:p w14:paraId="3C1EA6CD" w14:textId="282ACBAF" w:rsidR="00E254F5"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The service bus control of the POS client branch information will be </w:t>
            </w:r>
            <w:r w:rsidR="00175D3F" w:rsidRPr="00211DF8">
              <w:rPr>
                <w:rFonts w:ascii="Palatino Linotype" w:hAnsi="Palatino Linotype"/>
                <w:color w:val="000000"/>
                <w:sz w:val="20"/>
                <w:szCs w:val="20"/>
              </w:rPr>
              <w:t>initi</w:t>
            </w:r>
            <w:r w:rsidR="00175D3F">
              <w:rPr>
                <w:rFonts w:ascii="Palatino Linotype" w:hAnsi="Palatino Linotype"/>
                <w:color w:val="000000"/>
                <w:sz w:val="20"/>
                <w:szCs w:val="20"/>
              </w:rPr>
              <w:t>a</w:t>
            </w:r>
            <w:r w:rsidR="00175D3F" w:rsidRPr="00211DF8">
              <w:rPr>
                <w:rFonts w:ascii="Palatino Linotype" w:hAnsi="Palatino Linotype"/>
                <w:color w:val="000000"/>
                <w:sz w:val="20"/>
                <w:szCs w:val="20"/>
              </w:rPr>
              <w:t>ted</w:t>
            </w:r>
            <w:r w:rsidRPr="00211DF8">
              <w:rPr>
                <w:rFonts w:ascii="Palatino Linotype" w:hAnsi="Palatino Linotype"/>
                <w:color w:val="000000"/>
                <w:sz w:val="20"/>
                <w:szCs w:val="20"/>
              </w:rPr>
              <w:t xml:space="preserve"> from “branch </w:t>
            </w:r>
            <w:r w:rsidR="00D31C7E">
              <w:rPr>
                <w:rFonts w:ascii="Palatino Linotype" w:hAnsi="Palatino Linotype"/>
                <w:color w:val="000000"/>
                <w:sz w:val="20"/>
                <w:szCs w:val="20"/>
              </w:rPr>
              <w:t>master</w:t>
            </w:r>
            <w:r w:rsidRPr="00211DF8">
              <w:rPr>
                <w:rFonts w:ascii="Palatino Linotype" w:hAnsi="Palatino Linotype"/>
                <w:color w:val="000000"/>
                <w:sz w:val="20"/>
                <w:szCs w:val="20"/>
              </w:rPr>
              <w:t>” or synchronized data from it as single info source.</w:t>
            </w:r>
          </w:p>
        </w:tc>
        <w:tc>
          <w:tcPr>
            <w:tcW w:w="1193" w:type="dxa"/>
          </w:tcPr>
          <w:p w14:paraId="7EF1D5BE" w14:textId="77777777"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E254F5" w:rsidRPr="00211DF8" w14:paraId="6DB71547" w14:textId="77777777" w:rsidTr="00A00C1A">
        <w:trPr>
          <w:cantSplit/>
          <w:trHeight w:val="123"/>
        </w:trPr>
        <w:tc>
          <w:tcPr>
            <w:tcW w:w="1391" w:type="dxa"/>
            <w:shd w:val="clear" w:color="auto" w:fill="auto"/>
          </w:tcPr>
          <w:p w14:paraId="4340692E" w14:textId="77777777"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lastRenderedPageBreak/>
              <w:t>ESB-NF-REQ-01-10</w:t>
            </w:r>
          </w:p>
        </w:tc>
        <w:tc>
          <w:tcPr>
            <w:tcW w:w="1530" w:type="dxa"/>
          </w:tcPr>
          <w:p w14:paraId="190FD072" w14:textId="77777777" w:rsidR="00E254F5" w:rsidRPr="00211DF8" w:rsidRDefault="00E254F5"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System configuration</w:t>
            </w:r>
          </w:p>
        </w:tc>
        <w:tc>
          <w:tcPr>
            <w:tcW w:w="3577" w:type="dxa"/>
          </w:tcPr>
          <w:p w14:paraId="0EBC6AE0" w14:textId="77777777" w:rsidR="00E254F5"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Define system’s configuration items</w:t>
            </w:r>
          </w:p>
        </w:tc>
        <w:tc>
          <w:tcPr>
            <w:tcW w:w="1389" w:type="dxa"/>
          </w:tcPr>
          <w:p w14:paraId="6D5CD576" w14:textId="77777777" w:rsidR="00E254F5" w:rsidRPr="00211DF8" w:rsidRDefault="00E254F5"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1D75F1A7" w14:textId="77777777" w:rsidR="00E254F5" w:rsidRPr="00211DF8" w:rsidRDefault="00E254F5" w:rsidP="00E254F5">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741" w:type="dxa"/>
            <w:vAlign w:val="center"/>
          </w:tcPr>
          <w:p w14:paraId="50C448CB" w14:textId="77777777" w:rsidR="00E254F5"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Critical system parameters will be store in DB, e.g.</w:t>
            </w:r>
          </w:p>
          <w:p w14:paraId="15296545" w14:textId="77777777" w:rsidR="00E254F5" w:rsidRPr="00211DF8" w:rsidRDefault="00E254F5" w:rsidP="00A00C1A">
            <w:pPr>
              <w:pStyle w:val="ListParagraph"/>
              <w:numPr>
                <w:ilvl w:val="0"/>
                <w:numId w:val="12"/>
              </w:numPr>
              <w:rPr>
                <w:rFonts w:ascii="Palatino Linotype" w:hAnsi="Palatino Linotype"/>
                <w:color w:val="000000"/>
                <w:sz w:val="20"/>
                <w:szCs w:val="20"/>
              </w:rPr>
            </w:pPr>
            <w:r w:rsidRPr="00211DF8">
              <w:rPr>
                <w:rFonts w:ascii="Palatino Linotype" w:hAnsi="Palatino Linotype"/>
                <w:color w:val="000000"/>
                <w:sz w:val="20"/>
                <w:szCs w:val="20"/>
              </w:rPr>
              <w:t>Staging DB data source user/password</w:t>
            </w:r>
          </w:p>
          <w:p w14:paraId="701ED384" w14:textId="77777777" w:rsidR="00E254F5" w:rsidRPr="00211DF8" w:rsidRDefault="00E254F5" w:rsidP="00A00C1A">
            <w:pPr>
              <w:pStyle w:val="ListParagraph"/>
              <w:numPr>
                <w:ilvl w:val="0"/>
                <w:numId w:val="12"/>
              </w:numPr>
              <w:rPr>
                <w:rFonts w:ascii="Palatino Linotype" w:hAnsi="Palatino Linotype"/>
                <w:color w:val="000000"/>
                <w:sz w:val="20"/>
                <w:szCs w:val="20"/>
              </w:rPr>
            </w:pPr>
            <w:r w:rsidRPr="00211DF8">
              <w:rPr>
                <w:rFonts w:ascii="Palatino Linotype" w:hAnsi="Palatino Linotype"/>
                <w:color w:val="000000"/>
                <w:sz w:val="20"/>
                <w:szCs w:val="20"/>
              </w:rPr>
              <w:t>Number of retry limit</w:t>
            </w:r>
          </w:p>
          <w:p w14:paraId="69A56BC8" w14:textId="77777777" w:rsidR="00E254F5" w:rsidRPr="00211DF8" w:rsidRDefault="00E254F5" w:rsidP="00A00C1A">
            <w:pPr>
              <w:pStyle w:val="ListParagraph"/>
              <w:numPr>
                <w:ilvl w:val="0"/>
                <w:numId w:val="12"/>
              </w:numPr>
              <w:rPr>
                <w:rFonts w:ascii="Palatino Linotype" w:hAnsi="Palatino Linotype"/>
                <w:color w:val="000000"/>
                <w:sz w:val="20"/>
                <w:szCs w:val="20"/>
              </w:rPr>
            </w:pPr>
            <w:r w:rsidRPr="00211DF8">
              <w:rPr>
                <w:rFonts w:ascii="Palatino Linotype" w:hAnsi="Palatino Linotype"/>
                <w:color w:val="000000"/>
                <w:sz w:val="20"/>
                <w:szCs w:val="20"/>
              </w:rPr>
              <w:t>Housekeeping</w:t>
            </w:r>
          </w:p>
          <w:p w14:paraId="0A24C92D" w14:textId="77777777" w:rsidR="00E254F5" w:rsidRPr="00211DF8" w:rsidRDefault="00E254F5" w:rsidP="00A00C1A">
            <w:pPr>
              <w:pStyle w:val="ListParagraph"/>
              <w:numPr>
                <w:ilvl w:val="0"/>
                <w:numId w:val="12"/>
              </w:numPr>
              <w:rPr>
                <w:rFonts w:ascii="Palatino Linotype" w:hAnsi="Palatino Linotype"/>
                <w:color w:val="000000"/>
                <w:sz w:val="20"/>
                <w:szCs w:val="20"/>
              </w:rPr>
            </w:pPr>
            <w:r w:rsidRPr="00211DF8">
              <w:rPr>
                <w:rFonts w:ascii="Palatino Linotype" w:hAnsi="Palatino Linotype"/>
                <w:color w:val="000000"/>
                <w:sz w:val="20"/>
                <w:szCs w:val="20"/>
              </w:rPr>
              <w:t>Job controller time interval for</w:t>
            </w:r>
          </w:p>
          <w:p w14:paraId="40467DF1" w14:textId="77777777" w:rsidR="00E254F5" w:rsidRPr="00211DF8" w:rsidRDefault="00E254F5" w:rsidP="00A00C1A">
            <w:pPr>
              <w:pStyle w:val="ListParagraph"/>
              <w:numPr>
                <w:ilvl w:val="1"/>
                <w:numId w:val="12"/>
              </w:numPr>
              <w:rPr>
                <w:rFonts w:ascii="Palatino Linotype" w:hAnsi="Palatino Linotype"/>
                <w:color w:val="000000"/>
                <w:sz w:val="20"/>
                <w:szCs w:val="20"/>
              </w:rPr>
            </w:pPr>
            <w:r w:rsidRPr="00211DF8">
              <w:rPr>
                <w:rFonts w:ascii="Palatino Linotype" w:hAnsi="Palatino Linotype"/>
                <w:color w:val="000000"/>
                <w:sz w:val="20"/>
                <w:szCs w:val="20"/>
              </w:rPr>
              <w:t>Polling process controller</w:t>
            </w:r>
          </w:p>
          <w:p w14:paraId="6B5A6209" w14:textId="77777777" w:rsidR="00E254F5" w:rsidRPr="00211DF8" w:rsidRDefault="00E254F5" w:rsidP="00A00C1A">
            <w:pPr>
              <w:pStyle w:val="ListParagraph"/>
              <w:numPr>
                <w:ilvl w:val="1"/>
                <w:numId w:val="12"/>
              </w:numPr>
              <w:rPr>
                <w:rFonts w:ascii="Palatino Linotype" w:hAnsi="Palatino Linotype"/>
                <w:color w:val="000000"/>
                <w:sz w:val="20"/>
                <w:szCs w:val="20"/>
              </w:rPr>
            </w:pPr>
            <w:r w:rsidRPr="00211DF8">
              <w:rPr>
                <w:rFonts w:ascii="Palatino Linotype" w:hAnsi="Palatino Linotype"/>
                <w:color w:val="000000"/>
                <w:sz w:val="20"/>
                <w:szCs w:val="20"/>
              </w:rPr>
              <w:t>Distribution process controller</w:t>
            </w:r>
          </w:p>
          <w:p w14:paraId="056FEB29" w14:textId="77777777" w:rsidR="00E254F5" w:rsidRPr="00211DF8" w:rsidRDefault="00E254F5" w:rsidP="00A00C1A">
            <w:pPr>
              <w:pStyle w:val="ListParagraph"/>
              <w:numPr>
                <w:ilvl w:val="1"/>
                <w:numId w:val="12"/>
              </w:numPr>
              <w:rPr>
                <w:rFonts w:ascii="Palatino Linotype" w:hAnsi="Palatino Linotype"/>
                <w:color w:val="000000"/>
                <w:sz w:val="20"/>
                <w:szCs w:val="20"/>
              </w:rPr>
            </w:pPr>
            <w:r w:rsidRPr="00211DF8">
              <w:rPr>
                <w:rFonts w:ascii="Palatino Linotype" w:hAnsi="Palatino Linotype"/>
                <w:color w:val="000000"/>
                <w:sz w:val="20"/>
                <w:szCs w:val="20"/>
              </w:rPr>
              <w:t>Pricing/master data preparation process</w:t>
            </w:r>
          </w:p>
          <w:p w14:paraId="319D28FC" w14:textId="77777777" w:rsidR="00E254F5" w:rsidRPr="00211DF8" w:rsidRDefault="00E254F5" w:rsidP="00A00C1A">
            <w:pPr>
              <w:pStyle w:val="ListParagraph"/>
              <w:numPr>
                <w:ilvl w:val="1"/>
                <w:numId w:val="12"/>
              </w:numPr>
              <w:rPr>
                <w:rFonts w:ascii="Palatino Linotype" w:hAnsi="Palatino Linotype"/>
                <w:color w:val="000000"/>
                <w:sz w:val="20"/>
                <w:szCs w:val="20"/>
              </w:rPr>
            </w:pPr>
            <w:r w:rsidRPr="00211DF8">
              <w:rPr>
                <w:rFonts w:ascii="Palatino Linotype" w:hAnsi="Palatino Linotype"/>
                <w:color w:val="000000"/>
                <w:sz w:val="20"/>
                <w:szCs w:val="20"/>
              </w:rPr>
              <w:t>Interface web service url</w:t>
            </w:r>
          </w:p>
          <w:p w14:paraId="753A2203" w14:textId="77777777" w:rsidR="00E254F5" w:rsidRPr="00211DF8" w:rsidRDefault="00E254F5" w:rsidP="00A00C1A">
            <w:pPr>
              <w:pStyle w:val="ListParagraph"/>
              <w:numPr>
                <w:ilvl w:val="1"/>
                <w:numId w:val="12"/>
              </w:numPr>
              <w:rPr>
                <w:rFonts w:ascii="Palatino Linotype" w:hAnsi="Palatino Linotype"/>
                <w:color w:val="000000"/>
                <w:sz w:val="20"/>
                <w:szCs w:val="20"/>
              </w:rPr>
            </w:pPr>
            <w:r w:rsidRPr="00211DF8">
              <w:rPr>
                <w:rFonts w:ascii="Palatino Linotype" w:hAnsi="Palatino Linotype"/>
                <w:color w:val="000000"/>
                <w:sz w:val="20"/>
                <w:szCs w:val="20"/>
              </w:rPr>
              <w:t>Encryption keys</w:t>
            </w:r>
          </w:p>
          <w:p w14:paraId="5237BE75" w14:textId="77777777" w:rsidR="00971B22" w:rsidRPr="00A00C1A" w:rsidRDefault="00971B22" w:rsidP="00A00C1A">
            <w:pPr>
              <w:pStyle w:val="ListParagraph"/>
              <w:numPr>
                <w:ilvl w:val="1"/>
                <w:numId w:val="12"/>
              </w:numPr>
              <w:rPr>
                <w:rFonts w:ascii="Palatino Linotype" w:hAnsi="Palatino Linotype"/>
                <w:color w:val="000000"/>
                <w:sz w:val="20"/>
                <w:szCs w:val="20"/>
              </w:rPr>
            </w:pPr>
            <w:r w:rsidRPr="00211DF8">
              <w:rPr>
                <w:rFonts w:ascii="Palatino Linotype" w:hAnsi="Palatino Linotype"/>
                <w:color w:val="000000"/>
                <w:sz w:val="20"/>
                <w:szCs w:val="20"/>
              </w:rPr>
              <w:t>Support teams emai</w:t>
            </w:r>
            <w:r w:rsidR="00B43ADA">
              <w:rPr>
                <w:rFonts w:ascii="Palatino Linotype" w:hAnsi="Palatino Linotype"/>
                <w:color w:val="000000"/>
                <w:sz w:val="20"/>
                <w:szCs w:val="20"/>
              </w:rPr>
              <w:t>l</w:t>
            </w:r>
          </w:p>
        </w:tc>
        <w:tc>
          <w:tcPr>
            <w:tcW w:w="1193" w:type="dxa"/>
          </w:tcPr>
          <w:p w14:paraId="3F92619A" w14:textId="77777777"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bl>
    <w:p w14:paraId="23B837CF" w14:textId="77777777" w:rsidR="0093385D" w:rsidRPr="00211DF8" w:rsidRDefault="0093385D" w:rsidP="007E6F0F">
      <w:pPr>
        <w:jc w:val="both"/>
        <w:rPr>
          <w:rFonts w:ascii="Palatino Linotype" w:hAnsi="Palatino Linotype"/>
        </w:rPr>
        <w:sectPr w:rsidR="0093385D" w:rsidRPr="00211DF8" w:rsidSect="00175D3F">
          <w:pgSz w:w="15840" w:h="12240" w:orient="landscape"/>
          <w:pgMar w:top="720" w:right="720" w:bottom="720" w:left="720" w:header="720" w:footer="794" w:gutter="0"/>
          <w:cols w:space="720"/>
          <w:docGrid w:linePitch="360"/>
        </w:sectPr>
      </w:pPr>
    </w:p>
    <w:p w14:paraId="6D41D324" w14:textId="77777777" w:rsidR="009A3EE4" w:rsidRPr="00211DF8" w:rsidRDefault="0081166A" w:rsidP="00514A26">
      <w:pPr>
        <w:pStyle w:val="Heading3"/>
        <w:spacing w:after="200" w:line="240" w:lineRule="auto"/>
        <w:jc w:val="both"/>
        <w:rPr>
          <w:rFonts w:ascii="Palatino Linotype" w:hAnsi="Palatino Linotype"/>
        </w:rPr>
      </w:pPr>
      <w:bookmarkStart w:id="233" w:name="_Toc469498478"/>
      <w:r w:rsidRPr="00211DF8">
        <w:rPr>
          <w:rFonts w:ascii="Palatino Linotype" w:hAnsi="Palatino Linotype"/>
        </w:rPr>
        <w:lastRenderedPageBreak/>
        <w:t>System Interface</w:t>
      </w:r>
      <w:bookmarkEnd w:id="233"/>
    </w:p>
    <w:tbl>
      <w:tblPr>
        <w:tblW w:w="13795"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870"/>
        <w:gridCol w:w="990"/>
        <w:gridCol w:w="1080"/>
        <w:gridCol w:w="3800"/>
        <w:gridCol w:w="1134"/>
      </w:tblGrid>
      <w:tr w:rsidR="009E2AF3" w:rsidRPr="00211DF8" w14:paraId="7D6266A7" w14:textId="77777777" w:rsidTr="009E2AF3">
        <w:trPr>
          <w:cantSplit/>
          <w:tblHeader/>
        </w:trPr>
        <w:tc>
          <w:tcPr>
            <w:tcW w:w="1391" w:type="dxa"/>
            <w:shd w:val="clear" w:color="auto" w:fill="244061" w:themeFill="accent1" w:themeFillShade="80"/>
          </w:tcPr>
          <w:p w14:paraId="114E0F35" w14:textId="77777777" w:rsidR="009E2AF3" w:rsidRPr="00211DF8" w:rsidRDefault="009E2AF3" w:rsidP="007E6F0F">
            <w:pPr>
              <w:spacing w:after="0"/>
              <w:jc w:val="both"/>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w:t>
            </w:r>
          </w:p>
        </w:tc>
        <w:tc>
          <w:tcPr>
            <w:tcW w:w="1530" w:type="dxa"/>
            <w:shd w:val="clear" w:color="auto" w:fill="244061" w:themeFill="accent1" w:themeFillShade="80"/>
          </w:tcPr>
          <w:p w14:paraId="7AAA12EE" w14:textId="77777777" w:rsidR="009E2AF3" w:rsidRPr="00211DF8" w:rsidRDefault="009E2AF3" w:rsidP="00A00C1A">
            <w:pPr>
              <w:spacing w:after="0"/>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Name</w:t>
            </w:r>
          </w:p>
        </w:tc>
        <w:tc>
          <w:tcPr>
            <w:tcW w:w="3870" w:type="dxa"/>
            <w:shd w:val="clear" w:color="auto" w:fill="244061" w:themeFill="accent1" w:themeFillShade="80"/>
          </w:tcPr>
          <w:p w14:paraId="69A53AE1" w14:textId="77777777" w:rsidR="009E2AF3" w:rsidRPr="00211DF8" w:rsidRDefault="009E2AF3" w:rsidP="00A00C1A">
            <w:pPr>
              <w:spacing w:after="0"/>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Description</w:t>
            </w:r>
          </w:p>
        </w:tc>
        <w:tc>
          <w:tcPr>
            <w:tcW w:w="990" w:type="dxa"/>
            <w:shd w:val="clear" w:color="auto" w:fill="244061" w:themeFill="accent1" w:themeFillShade="80"/>
          </w:tcPr>
          <w:p w14:paraId="02D0C4D9" w14:textId="77777777" w:rsidR="009E2AF3" w:rsidRPr="00211DF8" w:rsidRDefault="009E2AF3" w:rsidP="007E6F0F">
            <w:pPr>
              <w:spacing w:after="0"/>
              <w:jc w:val="both"/>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Priority</w:t>
            </w:r>
          </w:p>
        </w:tc>
        <w:tc>
          <w:tcPr>
            <w:tcW w:w="1080" w:type="dxa"/>
            <w:shd w:val="clear" w:color="auto" w:fill="244061" w:themeFill="accent1" w:themeFillShade="80"/>
          </w:tcPr>
          <w:p w14:paraId="1E1C7D05" w14:textId="77777777" w:rsidR="009E2AF3" w:rsidRPr="00211DF8" w:rsidRDefault="009E2AF3" w:rsidP="007E6F0F">
            <w:pPr>
              <w:spacing w:after="0"/>
              <w:jc w:val="both"/>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Owner</w:t>
            </w:r>
          </w:p>
        </w:tc>
        <w:tc>
          <w:tcPr>
            <w:tcW w:w="3800" w:type="dxa"/>
            <w:shd w:val="clear" w:color="auto" w:fill="244061" w:themeFill="accent1" w:themeFillShade="80"/>
          </w:tcPr>
          <w:p w14:paraId="45F4E789" w14:textId="77777777" w:rsidR="009E2AF3" w:rsidRPr="00211DF8" w:rsidRDefault="009E2AF3" w:rsidP="00A00C1A">
            <w:pPr>
              <w:spacing w:after="0"/>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Business Logic</w:t>
            </w:r>
          </w:p>
        </w:tc>
        <w:tc>
          <w:tcPr>
            <w:tcW w:w="1134" w:type="dxa"/>
            <w:shd w:val="clear" w:color="auto" w:fill="244061" w:themeFill="accent1" w:themeFillShade="80"/>
          </w:tcPr>
          <w:p w14:paraId="5F633E85" w14:textId="77777777" w:rsidR="009E2AF3" w:rsidRPr="00211DF8" w:rsidRDefault="009E2AF3" w:rsidP="007E6F0F">
            <w:pPr>
              <w:spacing w:after="0"/>
              <w:jc w:val="both"/>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Parent</w:t>
            </w:r>
          </w:p>
        </w:tc>
      </w:tr>
      <w:tr w:rsidR="002C33B6" w:rsidRPr="00211DF8" w14:paraId="5875F3A0" w14:textId="77777777" w:rsidTr="00A00C1A">
        <w:trPr>
          <w:cantSplit/>
          <w:trHeight w:val="123"/>
        </w:trPr>
        <w:tc>
          <w:tcPr>
            <w:tcW w:w="1391" w:type="dxa"/>
            <w:shd w:val="clear" w:color="auto" w:fill="auto"/>
          </w:tcPr>
          <w:p w14:paraId="43091BEA" w14:textId="77777777" w:rsidR="002C33B6" w:rsidRPr="00211DF8" w:rsidRDefault="002C33B6" w:rsidP="002C33B6">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c>
          <w:tcPr>
            <w:tcW w:w="1530" w:type="dxa"/>
          </w:tcPr>
          <w:p w14:paraId="4F80B49A" w14:textId="77777777" w:rsidR="002C33B6" w:rsidRPr="00211DF8" w:rsidRDefault="002C33B6" w:rsidP="00A00C1A">
            <w:pPr>
              <w:spacing w:after="0"/>
              <w:rPr>
                <w:rFonts w:ascii="Palatino Linotype" w:eastAsia="Microsoft YaHei" w:hAnsi="Palatino Linotype"/>
                <w:sz w:val="20"/>
                <w:szCs w:val="20"/>
              </w:rPr>
            </w:pPr>
            <w:r w:rsidRPr="00211DF8">
              <w:rPr>
                <w:rFonts w:ascii="Palatino Linotype" w:eastAsia="Microsoft YaHei" w:hAnsi="Palatino Linotype" w:cs="Microsoft YaHei"/>
                <w:color w:val="000000"/>
                <w:lang w:eastAsia="zh-CN"/>
              </w:rPr>
              <w:t>System Interface</w:t>
            </w:r>
          </w:p>
        </w:tc>
        <w:tc>
          <w:tcPr>
            <w:tcW w:w="3870" w:type="dxa"/>
            <w:shd w:val="clear" w:color="auto" w:fill="BFBFBF" w:themeFill="background1" w:themeFillShade="BF"/>
          </w:tcPr>
          <w:p w14:paraId="179D548F" w14:textId="77777777" w:rsidR="002C33B6" w:rsidRPr="00211DF8" w:rsidRDefault="002C33B6" w:rsidP="00A00C1A">
            <w:pPr>
              <w:spacing w:after="0"/>
              <w:rPr>
                <w:rFonts w:ascii="Palatino Linotype" w:eastAsia="Microsoft YaHei" w:hAnsi="Palatino Linotype"/>
                <w:sz w:val="20"/>
                <w:szCs w:val="20"/>
              </w:rPr>
            </w:pPr>
            <w:r>
              <w:rPr>
                <w:rFonts w:ascii="Palatino Linotype" w:hAnsi="Palatino Linotype"/>
                <w:color w:val="FF0000"/>
                <w:sz w:val="20"/>
                <w:szCs w:val="20"/>
              </w:rPr>
              <w:t>-</w:t>
            </w:r>
          </w:p>
        </w:tc>
        <w:tc>
          <w:tcPr>
            <w:tcW w:w="990" w:type="dxa"/>
            <w:shd w:val="clear" w:color="auto" w:fill="BFBFBF" w:themeFill="background1" w:themeFillShade="BF"/>
          </w:tcPr>
          <w:p w14:paraId="09C1B8E9" w14:textId="77777777" w:rsidR="002C33B6" w:rsidRPr="00211DF8" w:rsidRDefault="002C33B6" w:rsidP="002C33B6">
            <w:pPr>
              <w:spacing w:after="0"/>
              <w:jc w:val="both"/>
              <w:rPr>
                <w:rFonts w:ascii="Palatino Linotype" w:eastAsia="Microsoft YaHei" w:hAnsi="Palatino Linotype"/>
                <w:sz w:val="20"/>
                <w:szCs w:val="20"/>
              </w:rPr>
            </w:pPr>
            <w:r>
              <w:rPr>
                <w:rFonts w:ascii="Palatino Linotype" w:hAnsi="Palatino Linotype"/>
                <w:color w:val="FF0000"/>
                <w:sz w:val="20"/>
                <w:szCs w:val="20"/>
              </w:rPr>
              <w:t>-</w:t>
            </w:r>
          </w:p>
        </w:tc>
        <w:tc>
          <w:tcPr>
            <w:tcW w:w="1080" w:type="dxa"/>
            <w:shd w:val="clear" w:color="auto" w:fill="BFBFBF" w:themeFill="background1" w:themeFillShade="BF"/>
          </w:tcPr>
          <w:p w14:paraId="67DF76A5" w14:textId="77777777" w:rsidR="002C33B6" w:rsidRPr="00211DF8" w:rsidRDefault="002C33B6" w:rsidP="002C33B6">
            <w:pPr>
              <w:spacing w:after="0"/>
              <w:jc w:val="both"/>
              <w:rPr>
                <w:rFonts w:ascii="Palatino Linotype" w:eastAsia="Microsoft YaHei" w:hAnsi="Palatino Linotype"/>
                <w:sz w:val="20"/>
                <w:szCs w:val="20"/>
              </w:rPr>
            </w:pPr>
            <w:r>
              <w:rPr>
                <w:rFonts w:ascii="Palatino Linotype" w:hAnsi="Palatino Linotype"/>
                <w:color w:val="FF0000"/>
                <w:sz w:val="20"/>
                <w:szCs w:val="20"/>
              </w:rPr>
              <w:t>-</w:t>
            </w:r>
          </w:p>
        </w:tc>
        <w:tc>
          <w:tcPr>
            <w:tcW w:w="3800" w:type="dxa"/>
            <w:shd w:val="clear" w:color="auto" w:fill="BFBFBF" w:themeFill="background1" w:themeFillShade="BF"/>
          </w:tcPr>
          <w:p w14:paraId="02D77408" w14:textId="77777777" w:rsidR="002C33B6" w:rsidRPr="00211DF8" w:rsidRDefault="002C33B6" w:rsidP="00A00C1A">
            <w:pPr>
              <w:rPr>
                <w:rFonts w:ascii="Palatino Linotype" w:eastAsia="Microsoft YaHei" w:hAnsi="Palatino Linotype"/>
                <w:color w:val="000000"/>
                <w:sz w:val="20"/>
                <w:szCs w:val="20"/>
              </w:rPr>
            </w:pPr>
            <w:r>
              <w:rPr>
                <w:rFonts w:ascii="Palatino Linotype" w:hAnsi="Palatino Linotype"/>
                <w:color w:val="FF0000"/>
                <w:sz w:val="20"/>
                <w:szCs w:val="20"/>
              </w:rPr>
              <w:t>-</w:t>
            </w:r>
          </w:p>
        </w:tc>
        <w:tc>
          <w:tcPr>
            <w:tcW w:w="1134" w:type="dxa"/>
            <w:shd w:val="clear" w:color="auto" w:fill="BFBFBF" w:themeFill="background1" w:themeFillShade="BF"/>
          </w:tcPr>
          <w:p w14:paraId="1E8B1373" w14:textId="77777777" w:rsidR="002C33B6" w:rsidRPr="00211DF8" w:rsidRDefault="002C33B6" w:rsidP="002C33B6">
            <w:pPr>
              <w:jc w:val="both"/>
              <w:rPr>
                <w:rFonts w:ascii="Palatino Linotype" w:hAnsi="Palatino Linotype"/>
                <w:color w:val="000000"/>
                <w:sz w:val="20"/>
                <w:szCs w:val="20"/>
              </w:rPr>
            </w:pPr>
            <w:r>
              <w:rPr>
                <w:rFonts w:ascii="Palatino Linotype" w:hAnsi="Palatino Linotype"/>
                <w:color w:val="FF0000"/>
                <w:sz w:val="20"/>
                <w:szCs w:val="20"/>
              </w:rPr>
              <w:t>-</w:t>
            </w:r>
          </w:p>
        </w:tc>
      </w:tr>
      <w:tr w:rsidR="0044500B" w:rsidRPr="00211DF8" w14:paraId="2A929B85" w14:textId="77777777" w:rsidTr="00A00C1A">
        <w:trPr>
          <w:cantSplit/>
          <w:trHeight w:val="123"/>
        </w:trPr>
        <w:tc>
          <w:tcPr>
            <w:tcW w:w="1391" w:type="dxa"/>
            <w:shd w:val="clear" w:color="auto" w:fill="auto"/>
          </w:tcPr>
          <w:p w14:paraId="40103198" w14:textId="77777777" w:rsidR="0044500B" w:rsidRPr="00211DF8" w:rsidRDefault="00380544" w:rsidP="0044500B">
            <w:pPr>
              <w:jc w:val="both"/>
              <w:rPr>
                <w:rFonts w:ascii="Palatino Linotype" w:hAnsi="Palatino Linotype"/>
                <w:color w:val="000000"/>
              </w:rPr>
            </w:pPr>
            <w:r w:rsidRPr="00211DF8">
              <w:rPr>
                <w:rFonts w:ascii="Palatino Linotype" w:hAnsi="Palatino Linotype"/>
                <w:color w:val="000000"/>
                <w:sz w:val="20"/>
                <w:szCs w:val="20"/>
              </w:rPr>
              <w:t>ESB-NF-REQ-02-0</w:t>
            </w:r>
            <w:r w:rsidR="0044500B" w:rsidRPr="00211DF8">
              <w:rPr>
                <w:rFonts w:ascii="Palatino Linotype" w:hAnsi="Palatino Linotype"/>
                <w:color w:val="000000"/>
                <w:sz w:val="20"/>
                <w:szCs w:val="20"/>
              </w:rPr>
              <w:t>1</w:t>
            </w:r>
          </w:p>
        </w:tc>
        <w:tc>
          <w:tcPr>
            <w:tcW w:w="1530" w:type="dxa"/>
          </w:tcPr>
          <w:p w14:paraId="484B6059" w14:textId="77777777" w:rsidR="0044500B" w:rsidRPr="00211DF8" w:rsidRDefault="00EB4239" w:rsidP="00A00C1A">
            <w:pPr>
              <w:rPr>
                <w:rFonts w:ascii="Palatino Linotype" w:hAnsi="Palatino Linotype"/>
                <w:color w:val="000000"/>
              </w:rPr>
            </w:pPr>
            <w:r w:rsidRPr="00211DF8">
              <w:rPr>
                <w:rFonts w:ascii="Palatino Linotype" w:hAnsi="Palatino Linotype"/>
                <w:color w:val="000000"/>
              </w:rPr>
              <w:t>Sales Data Web Service</w:t>
            </w:r>
          </w:p>
        </w:tc>
        <w:tc>
          <w:tcPr>
            <w:tcW w:w="3870" w:type="dxa"/>
          </w:tcPr>
          <w:p w14:paraId="0EBBFECB" w14:textId="77777777" w:rsidR="0044500B" w:rsidRPr="00211DF8" w:rsidRDefault="00EB4239" w:rsidP="00A00C1A">
            <w:pPr>
              <w:rPr>
                <w:rFonts w:ascii="Palatino Linotype" w:hAnsi="Palatino Linotype"/>
                <w:color w:val="000000"/>
              </w:rPr>
            </w:pPr>
            <w:r w:rsidRPr="00211DF8">
              <w:rPr>
                <w:rFonts w:ascii="Palatino Linotype" w:hAnsi="Palatino Linotype"/>
                <w:color w:val="000000"/>
              </w:rPr>
              <w:t>Web Service Interface allow external application calls to post a complete sales order data to EDO</w:t>
            </w:r>
            <w:r w:rsidR="00EF0B14">
              <w:rPr>
                <w:rFonts w:ascii="Palatino Linotype" w:hAnsi="Palatino Linotype"/>
                <w:color w:val="000000"/>
              </w:rPr>
              <w:t>.</w:t>
            </w:r>
          </w:p>
        </w:tc>
        <w:tc>
          <w:tcPr>
            <w:tcW w:w="990" w:type="dxa"/>
          </w:tcPr>
          <w:p w14:paraId="5D2A57A9" w14:textId="77777777" w:rsidR="0044500B" w:rsidRPr="00211DF8" w:rsidRDefault="0044500B" w:rsidP="0044500B">
            <w:pPr>
              <w:jc w:val="both"/>
              <w:rPr>
                <w:rFonts w:ascii="Palatino Linotype" w:hAnsi="Palatino Linotype"/>
                <w:color w:val="000000"/>
              </w:rPr>
            </w:pPr>
            <w:r w:rsidRPr="00211DF8">
              <w:rPr>
                <w:rFonts w:ascii="Palatino Linotype" w:hAnsi="Palatino Linotype"/>
                <w:color w:val="000000"/>
              </w:rPr>
              <w:t>Must Have</w:t>
            </w:r>
          </w:p>
        </w:tc>
        <w:tc>
          <w:tcPr>
            <w:tcW w:w="1080" w:type="dxa"/>
          </w:tcPr>
          <w:p w14:paraId="3C71C4CA" w14:textId="77777777" w:rsidR="0044500B" w:rsidRPr="00211DF8" w:rsidRDefault="0044500B" w:rsidP="0044500B">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800" w:type="dxa"/>
          </w:tcPr>
          <w:p w14:paraId="73973D6A" w14:textId="77777777" w:rsidR="00EB4239" w:rsidRPr="00211DF8" w:rsidRDefault="00EB4239" w:rsidP="00A00C1A">
            <w:pPr>
              <w:rPr>
                <w:rFonts w:ascii="Palatino Linotype" w:eastAsia="SimSun" w:hAnsi="Palatino Linotype"/>
                <w:color w:val="000000"/>
                <w:lang w:eastAsia="zh-CN"/>
              </w:rPr>
            </w:pPr>
            <w:r w:rsidRPr="00211DF8">
              <w:rPr>
                <w:rFonts w:ascii="Palatino Linotype" w:eastAsia="SimSun" w:hAnsi="Palatino Linotype"/>
                <w:color w:val="000000"/>
                <w:lang w:eastAsia="zh-CN"/>
              </w:rPr>
              <w:t>Data completeness - the order has a payment record for the composited key</w:t>
            </w:r>
            <w:r w:rsidR="00EF0B14">
              <w:rPr>
                <w:rFonts w:ascii="Palatino Linotype" w:eastAsia="SimSun" w:hAnsi="Palatino Linotype"/>
                <w:color w:val="000000"/>
                <w:lang w:eastAsia="zh-CN"/>
              </w:rPr>
              <w:t>.</w:t>
            </w:r>
          </w:p>
        </w:tc>
        <w:tc>
          <w:tcPr>
            <w:tcW w:w="1134" w:type="dxa"/>
          </w:tcPr>
          <w:p w14:paraId="0C1C0904" w14:textId="77777777" w:rsidR="0044500B" w:rsidRPr="00211DF8" w:rsidRDefault="0044500B" w:rsidP="0044500B">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r>
      <w:tr w:rsidR="0044500B" w:rsidRPr="00211DF8" w14:paraId="1B8A413B" w14:textId="77777777" w:rsidTr="00A00C1A">
        <w:trPr>
          <w:cantSplit/>
          <w:trHeight w:val="123"/>
        </w:trPr>
        <w:tc>
          <w:tcPr>
            <w:tcW w:w="1391" w:type="dxa"/>
            <w:shd w:val="clear" w:color="auto" w:fill="auto"/>
          </w:tcPr>
          <w:p w14:paraId="55651894" w14:textId="77777777" w:rsidR="0044500B" w:rsidRPr="00211DF8" w:rsidRDefault="0044500B" w:rsidP="00380544">
            <w:pPr>
              <w:jc w:val="both"/>
              <w:rPr>
                <w:rFonts w:ascii="Palatino Linotype" w:hAnsi="Palatino Linotype"/>
                <w:color w:val="000000"/>
              </w:rPr>
            </w:pPr>
            <w:r w:rsidRPr="00211DF8">
              <w:rPr>
                <w:rFonts w:ascii="Palatino Linotype" w:hAnsi="Palatino Linotype"/>
                <w:color w:val="000000"/>
                <w:sz w:val="20"/>
                <w:szCs w:val="20"/>
              </w:rPr>
              <w:t>ESB-NF-REQ-02-02</w:t>
            </w:r>
          </w:p>
        </w:tc>
        <w:tc>
          <w:tcPr>
            <w:tcW w:w="1530" w:type="dxa"/>
          </w:tcPr>
          <w:p w14:paraId="226CC8BF" w14:textId="77777777" w:rsidR="0044500B" w:rsidRPr="00211DF8" w:rsidRDefault="00EB4239" w:rsidP="00A00C1A">
            <w:pPr>
              <w:rPr>
                <w:rFonts w:ascii="Palatino Linotype" w:hAnsi="Palatino Linotype"/>
                <w:color w:val="000000"/>
              </w:rPr>
            </w:pPr>
            <w:r w:rsidRPr="00211DF8">
              <w:rPr>
                <w:rFonts w:ascii="Palatino Linotype" w:hAnsi="Palatino Linotype"/>
                <w:color w:val="000000"/>
              </w:rPr>
              <w:t>Pricing/Master data DB adapter</w:t>
            </w:r>
          </w:p>
        </w:tc>
        <w:tc>
          <w:tcPr>
            <w:tcW w:w="3870" w:type="dxa"/>
          </w:tcPr>
          <w:p w14:paraId="425E1F34" w14:textId="77777777" w:rsidR="0044500B" w:rsidRPr="00211DF8" w:rsidRDefault="00EB4239" w:rsidP="00A00C1A">
            <w:pPr>
              <w:rPr>
                <w:rFonts w:ascii="Palatino Linotype" w:hAnsi="Palatino Linotype"/>
                <w:color w:val="000000"/>
              </w:rPr>
            </w:pPr>
            <w:r w:rsidRPr="00211DF8">
              <w:rPr>
                <w:rFonts w:ascii="Palatino Linotype" w:hAnsi="Palatino Linotype"/>
                <w:color w:val="000000"/>
              </w:rPr>
              <w:t>DB adapter to trigger the stored procedures to prepare pricing/master data</w:t>
            </w:r>
            <w:r w:rsidR="00EF0B14">
              <w:rPr>
                <w:rFonts w:ascii="Palatino Linotype" w:hAnsi="Palatino Linotype"/>
                <w:color w:val="000000"/>
              </w:rPr>
              <w:t>.</w:t>
            </w:r>
          </w:p>
        </w:tc>
        <w:tc>
          <w:tcPr>
            <w:tcW w:w="990" w:type="dxa"/>
          </w:tcPr>
          <w:p w14:paraId="2FDFE33C" w14:textId="77777777" w:rsidR="0044500B" w:rsidRPr="00211DF8" w:rsidRDefault="0044500B" w:rsidP="0044500B">
            <w:pPr>
              <w:jc w:val="both"/>
              <w:rPr>
                <w:rFonts w:ascii="Palatino Linotype" w:hAnsi="Palatino Linotype"/>
                <w:color w:val="000000"/>
              </w:rPr>
            </w:pPr>
            <w:r w:rsidRPr="00211DF8">
              <w:rPr>
                <w:rFonts w:ascii="Palatino Linotype" w:hAnsi="Palatino Linotype"/>
                <w:color w:val="000000"/>
              </w:rPr>
              <w:t>Must Have</w:t>
            </w:r>
          </w:p>
        </w:tc>
        <w:tc>
          <w:tcPr>
            <w:tcW w:w="1080" w:type="dxa"/>
          </w:tcPr>
          <w:p w14:paraId="3B1D4A5E" w14:textId="77777777" w:rsidR="0044500B" w:rsidRPr="00211DF8" w:rsidRDefault="0044500B" w:rsidP="0044500B">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800" w:type="dxa"/>
          </w:tcPr>
          <w:p w14:paraId="6DBABC41" w14:textId="0CD4B80B" w:rsidR="0044500B" w:rsidRPr="00211DF8" w:rsidRDefault="00EB4239">
            <w:pPr>
              <w:rPr>
                <w:rFonts w:ascii="Palatino Linotype" w:hAnsi="Palatino Linotype"/>
                <w:color w:val="000000"/>
              </w:rPr>
            </w:pPr>
            <w:r w:rsidRPr="00211DF8">
              <w:rPr>
                <w:rFonts w:ascii="Palatino Linotype" w:hAnsi="Palatino Linotype"/>
                <w:color w:val="000000"/>
              </w:rPr>
              <w:t>Pricing/master data generated in different groups</w:t>
            </w:r>
            <w:r w:rsidR="00EF0B14">
              <w:rPr>
                <w:rFonts w:ascii="Palatino Linotype" w:hAnsi="Palatino Linotype"/>
                <w:color w:val="000000"/>
              </w:rPr>
              <w:t>.</w:t>
            </w:r>
          </w:p>
        </w:tc>
        <w:tc>
          <w:tcPr>
            <w:tcW w:w="1134" w:type="dxa"/>
          </w:tcPr>
          <w:p w14:paraId="2FD50E16" w14:textId="77777777" w:rsidR="0044500B" w:rsidRPr="00211DF8" w:rsidRDefault="0044500B" w:rsidP="0044500B">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r>
      <w:tr w:rsidR="00380544" w:rsidRPr="00211DF8" w14:paraId="3133727A" w14:textId="77777777" w:rsidTr="00A00C1A">
        <w:trPr>
          <w:cantSplit/>
          <w:trHeight w:val="123"/>
        </w:trPr>
        <w:tc>
          <w:tcPr>
            <w:tcW w:w="1391" w:type="dxa"/>
            <w:shd w:val="clear" w:color="auto" w:fill="auto"/>
          </w:tcPr>
          <w:p w14:paraId="21F522BE" w14:textId="77777777" w:rsidR="00380544" w:rsidRPr="00211DF8" w:rsidRDefault="00380544" w:rsidP="00380544">
            <w:pPr>
              <w:jc w:val="both"/>
              <w:rPr>
                <w:rFonts w:ascii="Palatino Linotype" w:hAnsi="Palatino Linotype"/>
                <w:color w:val="000000"/>
              </w:rPr>
            </w:pPr>
            <w:r w:rsidRPr="00211DF8">
              <w:rPr>
                <w:rFonts w:ascii="Palatino Linotype" w:hAnsi="Palatino Linotype"/>
                <w:color w:val="000000"/>
                <w:sz w:val="20"/>
                <w:szCs w:val="20"/>
              </w:rPr>
              <w:t>ESB-NF-REQ-02-03</w:t>
            </w:r>
          </w:p>
        </w:tc>
        <w:tc>
          <w:tcPr>
            <w:tcW w:w="1530" w:type="dxa"/>
          </w:tcPr>
          <w:p w14:paraId="5442903D" w14:textId="77777777" w:rsidR="00380544" w:rsidRPr="00211DF8" w:rsidRDefault="00380544" w:rsidP="00A00C1A">
            <w:pPr>
              <w:rPr>
                <w:rFonts w:ascii="Palatino Linotype" w:hAnsi="Palatino Linotype"/>
                <w:color w:val="000000"/>
              </w:rPr>
            </w:pPr>
            <w:r w:rsidRPr="00211DF8">
              <w:rPr>
                <w:rFonts w:ascii="Palatino Linotype" w:hAnsi="Palatino Linotype"/>
                <w:color w:val="000000"/>
              </w:rPr>
              <w:t>Sales data DB adapter</w:t>
            </w:r>
            <w:r w:rsidR="003E54C1" w:rsidRPr="00211DF8">
              <w:rPr>
                <w:rFonts w:ascii="Palatino Linotype" w:hAnsi="Palatino Linotype"/>
                <w:color w:val="000000"/>
              </w:rPr>
              <w:t>s</w:t>
            </w:r>
          </w:p>
        </w:tc>
        <w:tc>
          <w:tcPr>
            <w:tcW w:w="3870" w:type="dxa"/>
          </w:tcPr>
          <w:p w14:paraId="18A45D5D" w14:textId="77777777" w:rsidR="00380544" w:rsidRPr="00211DF8" w:rsidRDefault="00380544" w:rsidP="00A00C1A">
            <w:pPr>
              <w:rPr>
                <w:rFonts w:ascii="Palatino Linotype" w:hAnsi="Palatino Linotype"/>
                <w:color w:val="000000"/>
              </w:rPr>
            </w:pPr>
            <w:r w:rsidRPr="00211DF8">
              <w:rPr>
                <w:rFonts w:ascii="Palatino Linotype" w:hAnsi="Palatino Linotype"/>
                <w:color w:val="000000"/>
              </w:rPr>
              <w:t>DB adapters to query the total number of records being transferred in current EOD/real-time batch against the history tables</w:t>
            </w:r>
            <w:r w:rsidR="00EF0B14">
              <w:rPr>
                <w:rFonts w:ascii="Palatino Linotype" w:hAnsi="Palatino Linotype"/>
                <w:color w:val="000000"/>
              </w:rPr>
              <w:t>.</w:t>
            </w:r>
          </w:p>
        </w:tc>
        <w:tc>
          <w:tcPr>
            <w:tcW w:w="990" w:type="dxa"/>
          </w:tcPr>
          <w:p w14:paraId="749E6D28" w14:textId="77777777" w:rsidR="00380544" w:rsidRPr="00211DF8" w:rsidRDefault="00380544" w:rsidP="00380544">
            <w:pPr>
              <w:jc w:val="both"/>
              <w:rPr>
                <w:rFonts w:ascii="Palatino Linotype" w:hAnsi="Palatino Linotype"/>
                <w:color w:val="000000"/>
              </w:rPr>
            </w:pPr>
            <w:r w:rsidRPr="00211DF8">
              <w:rPr>
                <w:rFonts w:ascii="Palatino Linotype" w:hAnsi="Palatino Linotype"/>
                <w:color w:val="000000"/>
              </w:rPr>
              <w:t>Must Have</w:t>
            </w:r>
          </w:p>
        </w:tc>
        <w:tc>
          <w:tcPr>
            <w:tcW w:w="1080" w:type="dxa"/>
          </w:tcPr>
          <w:p w14:paraId="7CCE9675" w14:textId="77777777"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800" w:type="dxa"/>
          </w:tcPr>
          <w:p w14:paraId="1C6EFB52" w14:textId="77777777" w:rsidR="00380544" w:rsidRPr="00211DF8" w:rsidRDefault="00380544" w:rsidP="00A00C1A">
            <w:pPr>
              <w:rPr>
                <w:rFonts w:ascii="Palatino Linotype" w:hAnsi="Palatino Linotype"/>
                <w:color w:val="000000"/>
              </w:rPr>
            </w:pPr>
            <w:r w:rsidRPr="00211DF8">
              <w:rPr>
                <w:rFonts w:ascii="Palatino Linotype" w:hAnsi="Palatino Linotype"/>
                <w:color w:val="000000"/>
              </w:rPr>
              <w:t>Query parameter is the current batch ID (if EDW tables cannot change, use business dates) and the branch number, and sum the transferred records to compare.</w:t>
            </w:r>
          </w:p>
        </w:tc>
        <w:tc>
          <w:tcPr>
            <w:tcW w:w="1134" w:type="dxa"/>
          </w:tcPr>
          <w:p w14:paraId="68AC3328" w14:textId="77777777"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r>
      <w:tr w:rsidR="00380544" w:rsidRPr="00211DF8" w14:paraId="2561CD9E" w14:textId="77777777" w:rsidTr="00A00C1A">
        <w:trPr>
          <w:cantSplit/>
          <w:trHeight w:val="123"/>
        </w:trPr>
        <w:tc>
          <w:tcPr>
            <w:tcW w:w="1391" w:type="dxa"/>
            <w:shd w:val="clear" w:color="auto" w:fill="auto"/>
          </w:tcPr>
          <w:p w14:paraId="1DBB9035" w14:textId="77777777"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ESB-NF-REQ-02-04</w:t>
            </w:r>
          </w:p>
        </w:tc>
        <w:tc>
          <w:tcPr>
            <w:tcW w:w="1530" w:type="dxa"/>
          </w:tcPr>
          <w:p w14:paraId="3F980B95" w14:textId="77777777" w:rsidR="00380544" w:rsidRPr="00211DF8" w:rsidRDefault="00380544" w:rsidP="00A00C1A">
            <w:pPr>
              <w:rPr>
                <w:rFonts w:ascii="Palatino Linotype" w:hAnsi="Palatino Linotype"/>
                <w:color w:val="000000"/>
              </w:rPr>
            </w:pPr>
            <w:r w:rsidRPr="00211DF8">
              <w:rPr>
                <w:rFonts w:ascii="Palatino Linotype" w:hAnsi="Palatino Linotype"/>
                <w:color w:val="000000"/>
              </w:rPr>
              <w:t>Sales data DB adapter</w:t>
            </w:r>
            <w:r w:rsidR="003E54C1" w:rsidRPr="00211DF8">
              <w:rPr>
                <w:rFonts w:ascii="Palatino Linotype" w:hAnsi="Palatino Linotype"/>
                <w:color w:val="000000"/>
              </w:rPr>
              <w:t>s</w:t>
            </w:r>
          </w:p>
        </w:tc>
        <w:tc>
          <w:tcPr>
            <w:tcW w:w="3870" w:type="dxa"/>
          </w:tcPr>
          <w:p w14:paraId="47013429" w14:textId="77777777" w:rsidR="00380544" w:rsidRPr="00211DF8" w:rsidRDefault="00380544" w:rsidP="00A00C1A">
            <w:pPr>
              <w:rPr>
                <w:rFonts w:ascii="Palatino Linotype" w:hAnsi="Palatino Linotype"/>
                <w:color w:val="000000"/>
              </w:rPr>
            </w:pPr>
            <w:r w:rsidRPr="00211DF8">
              <w:rPr>
                <w:rFonts w:ascii="Palatino Linotype" w:hAnsi="Palatino Linotype"/>
                <w:color w:val="000000"/>
              </w:rPr>
              <w:t>DB adapters to query the total amount of records being transferred in current EOD/real-time batch against the history tables</w:t>
            </w:r>
            <w:r w:rsidR="00EF0B14">
              <w:rPr>
                <w:rFonts w:ascii="Palatino Linotype" w:hAnsi="Palatino Linotype"/>
                <w:color w:val="000000"/>
              </w:rPr>
              <w:t>.</w:t>
            </w:r>
          </w:p>
        </w:tc>
        <w:tc>
          <w:tcPr>
            <w:tcW w:w="990" w:type="dxa"/>
          </w:tcPr>
          <w:p w14:paraId="143AEB5A" w14:textId="77777777" w:rsidR="00380544" w:rsidRPr="00211DF8" w:rsidRDefault="00380544" w:rsidP="00380544">
            <w:pPr>
              <w:jc w:val="both"/>
              <w:rPr>
                <w:rFonts w:ascii="Palatino Linotype" w:hAnsi="Palatino Linotype"/>
                <w:color w:val="000000"/>
              </w:rPr>
            </w:pPr>
            <w:r w:rsidRPr="00211DF8">
              <w:rPr>
                <w:rFonts w:ascii="Palatino Linotype" w:hAnsi="Palatino Linotype"/>
                <w:color w:val="000000"/>
              </w:rPr>
              <w:t>Must Have</w:t>
            </w:r>
          </w:p>
        </w:tc>
        <w:tc>
          <w:tcPr>
            <w:tcW w:w="1080" w:type="dxa"/>
          </w:tcPr>
          <w:p w14:paraId="3363A919" w14:textId="77777777"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800" w:type="dxa"/>
          </w:tcPr>
          <w:p w14:paraId="115AEFEA" w14:textId="77777777" w:rsidR="00380544" w:rsidRPr="00211DF8" w:rsidRDefault="00380544" w:rsidP="00A00C1A">
            <w:pPr>
              <w:rPr>
                <w:rFonts w:ascii="Palatino Linotype" w:hAnsi="Palatino Linotype"/>
                <w:color w:val="000000"/>
              </w:rPr>
            </w:pPr>
            <w:r w:rsidRPr="00211DF8">
              <w:rPr>
                <w:rFonts w:ascii="Palatino Linotype" w:hAnsi="Palatino Linotype"/>
                <w:color w:val="000000"/>
              </w:rPr>
              <w:t>Query parameter is the current batch ID (if EDW tables cannot change, use business dates) and the branch number, and sum the total amount of transferred records in the target tables to compare.</w:t>
            </w:r>
          </w:p>
        </w:tc>
        <w:tc>
          <w:tcPr>
            <w:tcW w:w="1134" w:type="dxa"/>
          </w:tcPr>
          <w:p w14:paraId="68B29097" w14:textId="77777777"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r>
      <w:tr w:rsidR="00380544" w:rsidRPr="00211DF8" w14:paraId="2F9A707C" w14:textId="77777777" w:rsidTr="00A00C1A">
        <w:trPr>
          <w:cantSplit/>
          <w:trHeight w:val="123"/>
        </w:trPr>
        <w:tc>
          <w:tcPr>
            <w:tcW w:w="1391" w:type="dxa"/>
            <w:shd w:val="clear" w:color="auto" w:fill="auto"/>
          </w:tcPr>
          <w:p w14:paraId="3419FB4B" w14:textId="77777777" w:rsidR="00380544" w:rsidRPr="00211DF8" w:rsidRDefault="00380544" w:rsidP="00380544">
            <w:pPr>
              <w:jc w:val="both"/>
              <w:rPr>
                <w:rFonts w:ascii="Palatino Linotype" w:hAnsi="Palatino Linotype"/>
                <w:color w:val="000000"/>
              </w:rPr>
            </w:pPr>
            <w:r w:rsidRPr="00211DF8">
              <w:rPr>
                <w:rFonts w:ascii="Palatino Linotype" w:hAnsi="Palatino Linotype"/>
                <w:color w:val="000000"/>
                <w:sz w:val="20"/>
                <w:szCs w:val="20"/>
              </w:rPr>
              <w:lastRenderedPageBreak/>
              <w:t>ESB-NF-REQ-02-05</w:t>
            </w:r>
          </w:p>
        </w:tc>
        <w:tc>
          <w:tcPr>
            <w:tcW w:w="1530" w:type="dxa"/>
          </w:tcPr>
          <w:p w14:paraId="63CA3E5E" w14:textId="77777777" w:rsidR="00380544" w:rsidRPr="00211DF8" w:rsidRDefault="00380544" w:rsidP="00A00C1A">
            <w:pPr>
              <w:rPr>
                <w:rFonts w:ascii="Palatino Linotype" w:hAnsi="Palatino Linotype"/>
                <w:color w:val="000000"/>
              </w:rPr>
            </w:pPr>
            <w:r w:rsidRPr="00211DF8">
              <w:rPr>
                <w:rFonts w:ascii="Palatino Linotype" w:hAnsi="Palatino Linotype"/>
                <w:color w:val="000000"/>
              </w:rPr>
              <w:t>Pricing/Master data DB adapter</w:t>
            </w:r>
          </w:p>
        </w:tc>
        <w:tc>
          <w:tcPr>
            <w:tcW w:w="3870" w:type="dxa"/>
          </w:tcPr>
          <w:p w14:paraId="60C778FC" w14:textId="77777777" w:rsidR="00380544" w:rsidRPr="00211DF8" w:rsidRDefault="00380544" w:rsidP="00A00C1A">
            <w:pPr>
              <w:rPr>
                <w:rFonts w:ascii="Palatino Linotype" w:hAnsi="Palatino Linotype"/>
                <w:color w:val="000000"/>
              </w:rPr>
            </w:pPr>
            <w:r w:rsidRPr="00211DF8">
              <w:rPr>
                <w:rFonts w:ascii="Palatino Linotype" w:hAnsi="Palatino Linotype"/>
                <w:color w:val="000000"/>
              </w:rPr>
              <w:t>DB adapter to update/insert convert log into EDW</w:t>
            </w:r>
            <w:r w:rsidR="00EF0B14">
              <w:rPr>
                <w:rFonts w:ascii="Palatino Linotype" w:hAnsi="Palatino Linotype"/>
                <w:color w:val="000000"/>
              </w:rPr>
              <w:t>.</w:t>
            </w:r>
          </w:p>
        </w:tc>
        <w:tc>
          <w:tcPr>
            <w:tcW w:w="990" w:type="dxa"/>
          </w:tcPr>
          <w:p w14:paraId="5F793768" w14:textId="77777777" w:rsidR="00380544" w:rsidRPr="00211DF8" w:rsidRDefault="00380544" w:rsidP="00380544">
            <w:pPr>
              <w:jc w:val="both"/>
              <w:rPr>
                <w:rFonts w:ascii="Palatino Linotype" w:hAnsi="Palatino Linotype"/>
                <w:color w:val="000000"/>
              </w:rPr>
            </w:pPr>
            <w:r w:rsidRPr="00211DF8">
              <w:rPr>
                <w:rFonts w:ascii="Palatino Linotype" w:hAnsi="Palatino Linotype"/>
                <w:color w:val="000000"/>
              </w:rPr>
              <w:t>Must Have</w:t>
            </w:r>
          </w:p>
        </w:tc>
        <w:tc>
          <w:tcPr>
            <w:tcW w:w="1080" w:type="dxa"/>
          </w:tcPr>
          <w:p w14:paraId="484F8525" w14:textId="77777777"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800" w:type="dxa"/>
          </w:tcPr>
          <w:p w14:paraId="2DB3B9A7" w14:textId="57A52BB4" w:rsidR="00380544" w:rsidRPr="00211DF8" w:rsidRDefault="00380544">
            <w:pPr>
              <w:rPr>
                <w:rFonts w:ascii="Palatino Linotype" w:hAnsi="Palatino Linotype"/>
                <w:color w:val="000000"/>
              </w:rPr>
            </w:pPr>
            <w:r w:rsidRPr="00211DF8">
              <w:rPr>
                <w:rFonts w:ascii="Palatino Linotype" w:hAnsi="Palatino Linotype"/>
                <w:color w:val="000000"/>
              </w:rPr>
              <w:t xml:space="preserve">After the EOD data has been </w:t>
            </w:r>
            <w:r w:rsidR="00175D3F">
              <w:rPr>
                <w:rFonts w:ascii="Palatino Linotype" w:hAnsi="Palatino Linotype"/>
                <w:color w:val="000000"/>
              </w:rPr>
              <w:t>t</w:t>
            </w:r>
            <w:r w:rsidRPr="00211DF8">
              <w:rPr>
                <w:rFonts w:ascii="Palatino Linotype" w:hAnsi="Palatino Linotype"/>
                <w:color w:val="000000"/>
              </w:rPr>
              <w:t>ransferred to EDW after total record count and total amount have been validated, update the convert log in EDW to indicator the EOD data is ready for conversion.</w:t>
            </w:r>
          </w:p>
        </w:tc>
        <w:tc>
          <w:tcPr>
            <w:tcW w:w="1134" w:type="dxa"/>
          </w:tcPr>
          <w:p w14:paraId="62E61402" w14:textId="77777777"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r>
    </w:tbl>
    <w:p w14:paraId="52DA2421" w14:textId="77777777" w:rsidR="00297F55" w:rsidRPr="00211DF8" w:rsidRDefault="00297F55" w:rsidP="007E6F0F">
      <w:pPr>
        <w:jc w:val="both"/>
        <w:rPr>
          <w:rFonts w:ascii="Palatino Linotype" w:hAnsi="Palatino Linotype"/>
        </w:rPr>
      </w:pPr>
    </w:p>
    <w:p w14:paraId="15A8F316" w14:textId="77777777" w:rsidR="00297F55" w:rsidRPr="00211DF8" w:rsidRDefault="00297F55" w:rsidP="007E6F0F">
      <w:pPr>
        <w:jc w:val="both"/>
        <w:rPr>
          <w:rFonts w:ascii="Palatino Linotype" w:eastAsia="Microsoft YaHei" w:hAnsi="Palatino Linotype"/>
          <w:lang w:eastAsia="zh-CN"/>
        </w:rPr>
      </w:pPr>
    </w:p>
    <w:p w14:paraId="0D825874" w14:textId="77777777" w:rsidR="005E2989" w:rsidRPr="00211DF8" w:rsidRDefault="005E2989" w:rsidP="007E6F0F">
      <w:pPr>
        <w:jc w:val="both"/>
        <w:rPr>
          <w:rFonts w:ascii="Palatino Linotype" w:eastAsia="Microsoft YaHei" w:hAnsi="Palatino Linotype"/>
          <w:lang w:eastAsia="zh-CN"/>
        </w:rPr>
      </w:pPr>
    </w:p>
    <w:p w14:paraId="5C881C3A" w14:textId="77777777" w:rsidR="005E2989" w:rsidRPr="00211DF8" w:rsidRDefault="005E2989" w:rsidP="007E6F0F">
      <w:pPr>
        <w:jc w:val="both"/>
        <w:rPr>
          <w:rFonts w:ascii="Palatino Linotype" w:eastAsia="Microsoft YaHei" w:hAnsi="Palatino Linotype"/>
          <w:lang w:eastAsia="zh-CN"/>
        </w:rPr>
        <w:sectPr w:rsidR="005E2989" w:rsidRPr="00211DF8" w:rsidSect="00175D3F">
          <w:pgSz w:w="15840" w:h="12240" w:orient="landscape"/>
          <w:pgMar w:top="720" w:right="720" w:bottom="720" w:left="720" w:header="720" w:footer="794" w:gutter="0"/>
          <w:cols w:space="720"/>
          <w:docGrid w:linePitch="360"/>
        </w:sectPr>
      </w:pPr>
    </w:p>
    <w:p w14:paraId="6CAFBED9" w14:textId="77777777" w:rsidR="00F75917" w:rsidRDefault="00F75917" w:rsidP="00A00C1A">
      <w:pPr>
        <w:pStyle w:val="Heading1"/>
        <w:jc w:val="both"/>
        <w:rPr>
          <w:rFonts w:ascii="Palatino Linotype" w:eastAsia="Microsoft YaHei" w:hAnsi="Palatino Linotype" w:cs="Microsoft YaHei"/>
          <w:lang w:eastAsia="zh-CN"/>
        </w:rPr>
      </w:pPr>
      <w:bookmarkStart w:id="234" w:name="_Toc469498479"/>
      <w:r>
        <w:rPr>
          <w:rFonts w:ascii="Palatino Linotype" w:eastAsia="Microsoft YaHei" w:hAnsi="Palatino Linotype" w:cs="Microsoft YaHei"/>
          <w:lang w:eastAsia="zh-CN"/>
        </w:rPr>
        <w:lastRenderedPageBreak/>
        <w:t>Sign Off</w:t>
      </w:r>
      <w:bookmarkEnd w:id="234"/>
    </w:p>
    <w:p w14:paraId="2D398C9C" w14:textId="77777777" w:rsidR="00485B40" w:rsidRPr="00A00C1A" w:rsidRDefault="00485B40" w:rsidP="00A00C1A">
      <w:pPr>
        <w:rPr>
          <w:lang w:eastAsia="zh-C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97"/>
        <w:gridCol w:w="1931"/>
        <w:gridCol w:w="4032"/>
      </w:tblGrid>
      <w:tr w:rsidR="00420047" w:rsidRPr="00A00C1A" w14:paraId="76998F08" w14:textId="77777777" w:rsidTr="00A00C1A">
        <w:trPr>
          <w:cantSplit/>
        </w:trPr>
        <w:tc>
          <w:tcPr>
            <w:tcW w:w="10260" w:type="dxa"/>
            <w:gridSpan w:val="3"/>
            <w:shd w:val="clear" w:color="auto" w:fill="244061" w:themeFill="accent1" w:themeFillShade="80"/>
          </w:tcPr>
          <w:p w14:paraId="13D4073B" w14:textId="77777777" w:rsidR="00420047" w:rsidRPr="00A00C1A" w:rsidRDefault="00420047" w:rsidP="00A00C1A">
            <w:pPr>
              <w:spacing w:after="0"/>
              <w:jc w:val="both"/>
              <w:rPr>
                <w:rFonts w:ascii="Palatino Linotype" w:eastAsia="Microsoft YaHei" w:hAnsi="Palatino Linotype"/>
                <w:color w:val="FFFFFF"/>
                <w:sz w:val="24"/>
                <w:szCs w:val="20"/>
              </w:rPr>
            </w:pPr>
            <w:r w:rsidRPr="00A00C1A">
              <w:rPr>
                <w:rFonts w:ascii="Palatino Linotype" w:eastAsia="Microsoft YaHei" w:hAnsi="Palatino Linotype"/>
                <w:color w:val="FFFFFF"/>
                <w:sz w:val="24"/>
                <w:szCs w:val="20"/>
              </w:rPr>
              <w:t>Description of Deliverable</w:t>
            </w:r>
            <w:r w:rsidR="00911DAD" w:rsidRPr="00A00C1A">
              <w:rPr>
                <w:rFonts w:ascii="Palatino Linotype" w:eastAsia="Microsoft YaHei" w:hAnsi="Palatino Linotype"/>
                <w:color w:val="FFFFFF"/>
                <w:sz w:val="24"/>
                <w:szCs w:val="20"/>
              </w:rPr>
              <w:t>: Requirement Definition Document</w:t>
            </w:r>
          </w:p>
          <w:p w14:paraId="48260BA5" w14:textId="77777777" w:rsidR="00420047" w:rsidRPr="00A00C1A" w:rsidRDefault="00420047" w:rsidP="00A00C1A">
            <w:pPr>
              <w:spacing w:after="0"/>
              <w:jc w:val="both"/>
              <w:rPr>
                <w:sz w:val="24"/>
                <w:szCs w:val="24"/>
              </w:rPr>
            </w:pPr>
            <w:r w:rsidRPr="00A00C1A">
              <w:rPr>
                <w:rFonts w:ascii="Palatino Linotype" w:eastAsia="Microsoft YaHei" w:hAnsi="Palatino Linotype"/>
                <w:color w:val="FFFFFF"/>
                <w:sz w:val="24"/>
                <w:szCs w:val="20"/>
              </w:rPr>
              <w:t>The requirements specification for the application.</w:t>
            </w:r>
            <w:r w:rsidRPr="00A00C1A">
              <w:rPr>
                <w:rFonts w:eastAsia="Arial Unicode MS"/>
                <w:sz w:val="24"/>
                <w:szCs w:val="24"/>
              </w:rPr>
              <w:t xml:space="preserve"> </w:t>
            </w:r>
          </w:p>
        </w:tc>
      </w:tr>
      <w:tr w:rsidR="00420047" w:rsidRPr="003B730D" w14:paraId="373DC55F" w14:textId="77777777" w:rsidTr="005F3D2E">
        <w:trPr>
          <w:cantSplit/>
          <w:trHeight w:val="648"/>
        </w:trPr>
        <w:tc>
          <w:tcPr>
            <w:tcW w:w="10260" w:type="dxa"/>
            <w:gridSpan w:val="3"/>
            <w:vAlign w:val="center"/>
          </w:tcPr>
          <w:p w14:paraId="7C111ACB" w14:textId="41B1FAC6" w:rsidR="00420047" w:rsidRPr="00A00C1A" w:rsidRDefault="00420047" w:rsidP="00A00C1A">
            <w:pPr>
              <w:pStyle w:val="TableText"/>
              <w:rPr>
                <w:b/>
                <w:szCs w:val="24"/>
              </w:rPr>
            </w:pPr>
            <w:r w:rsidRPr="00A00C1A">
              <w:rPr>
                <w:b/>
                <w:bCs/>
                <w:sz w:val="28"/>
                <w:szCs w:val="24"/>
              </w:rPr>
              <w:t>POS</w:t>
            </w:r>
            <w:r w:rsidR="00485B40" w:rsidRPr="00A00C1A">
              <w:rPr>
                <w:b/>
                <w:bCs/>
                <w:sz w:val="28"/>
                <w:szCs w:val="24"/>
              </w:rPr>
              <w:t xml:space="preserve"> Part </w:t>
            </w:r>
            <w:r w:rsidRPr="00A00C1A">
              <w:rPr>
                <w:b/>
                <w:bCs/>
                <w:sz w:val="28"/>
                <w:szCs w:val="24"/>
              </w:rPr>
              <w:t>Sign-Off</w:t>
            </w:r>
            <w:r w:rsidRPr="00A00C1A">
              <w:rPr>
                <w:b/>
                <w:sz w:val="28"/>
                <w:szCs w:val="24"/>
              </w:rPr>
              <w:t xml:space="preserve"> (Section</w:t>
            </w:r>
            <w:r w:rsidR="00635A9B" w:rsidRPr="00A00C1A">
              <w:rPr>
                <w:b/>
                <w:sz w:val="28"/>
                <w:szCs w:val="24"/>
              </w:rPr>
              <w:t xml:space="preserve">: </w:t>
            </w:r>
            <w:r w:rsidR="00485B40" w:rsidRPr="00A00C1A">
              <w:rPr>
                <w:b/>
                <w:sz w:val="28"/>
                <w:szCs w:val="24"/>
              </w:rPr>
              <w:t>4</w:t>
            </w:r>
            <w:r w:rsidR="00E26087">
              <w:rPr>
                <w:b/>
                <w:sz w:val="28"/>
                <w:szCs w:val="24"/>
              </w:rPr>
              <w:t>.2.3</w:t>
            </w:r>
            <w:r w:rsidR="00635A9B" w:rsidRPr="00A00C1A">
              <w:rPr>
                <w:b/>
                <w:sz w:val="28"/>
                <w:szCs w:val="24"/>
              </w:rPr>
              <w:t xml:space="preserve">, </w:t>
            </w:r>
            <w:r w:rsidR="00485B40" w:rsidRPr="00A00C1A">
              <w:rPr>
                <w:b/>
                <w:sz w:val="28"/>
                <w:szCs w:val="24"/>
              </w:rPr>
              <w:t>4</w:t>
            </w:r>
            <w:r w:rsidR="00E26087">
              <w:rPr>
                <w:b/>
                <w:sz w:val="28"/>
                <w:szCs w:val="24"/>
              </w:rPr>
              <w:t>.2.5</w:t>
            </w:r>
            <w:r w:rsidR="00635A9B" w:rsidRPr="00A00C1A">
              <w:rPr>
                <w:b/>
                <w:sz w:val="28"/>
                <w:szCs w:val="24"/>
              </w:rPr>
              <w:t xml:space="preserve">, </w:t>
            </w:r>
            <w:r w:rsidR="00485B40" w:rsidRPr="00A00C1A">
              <w:rPr>
                <w:b/>
                <w:sz w:val="28"/>
                <w:szCs w:val="24"/>
              </w:rPr>
              <w:t>4</w:t>
            </w:r>
            <w:r w:rsidR="00E26087">
              <w:rPr>
                <w:b/>
                <w:sz w:val="28"/>
                <w:szCs w:val="24"/>
              </w:rPr>
              <w:t>.3.4</w:t>
            </w:r>
            <w:r w:rsidRPr="00A00C1A">
              <w:rPr>
                <w:b/>
                <w:sz w:val="28"/>
                <w:szCs w:val="24"/>
              </w:rPr>
              <w:t>)</w:t>
            </w:r>
          </w:p>
        </w:tc>
      </w:tr>
      <w:tr w:rsidR="00420047" w:rsidRPr="00A00C1A" w14:paraId="233BA655" w14:textId="77777777" w:rsidTr="00A00C1A">
        <w:trPr>
          <w:cantSplit/>
          <w:trHeight w:val="562"/>
        </w:trPr>
        <w:tc>
          <w:tcPr>
            <w:tcW w:w="4297" w:type="dxa"/>
            <w:vAlign w:val="center"/>
          </w:tcPr>
          <w:p w14:paraId="57C9AF71" w14:textId="77777777" w:rsidR="00420047" w:rsidRPr="00A00C1A" w:rsidRDefault="00420047" w:rsidP="005F3D2E">
            <w:pPr>
              <w:pStyle w:val="TableText"/>
              <w:jc w:val="center"/>
              <w:rPr>
                <w:sz w:val="28"/>
                <w:szCs w:val="24"/>
              </w:rPr>
            </w:pPr>
            <w:r w:rsidRPr="00A00C1A">
              <w:rPr>
                <w:sz w:val="28"/>
                <w:szCs w:val="24"/>
                <w:u w:val="single"/>
              </w:rPr>
              <w:t xml:space="preserve">Name </w:t>
            </w:r>
            <w:r w:rsidRPr="00A00C1A">
              <w:rPr>
                <w:sz w:val="28"/>
                <w:szCs w:val="24"/>
              </w:rPr>
              <w:t xml:space="preserve"> (Print or Type)</w:t>
            </w:r>
          </w:p>
        </w:tc>
        <w:tc>
          <w:tcPr>
            <w:tcW w:w="1931" w:type="dxa"/>
            <w:vAlign w:val="center"/>
          </w:tcPr>
          <w:p w14:paraId="6F5C6B66" w14:textId="77777777" w:rsidR="00420047" w:rsidRPr="00A00C1A" w:rsidRDefault="00420047" w:rsidP="005F3D2E">
            <w:pPr>
              <w:pStyle w:val="TableText"/>
              <w:jc w:val="center"/>
              <w:rPr>
                <w:sz w:val="28"/>
                <w:szCs w:val="24"/>
              </w:rPr>
            </w:pPr>
            <w:r w:rsidRPr="00A00C1A">
              <w:rPr>
                <w:sz w:val="28"/>
                <w:szCs w:val="24"/>
                <w:u w:val="single"/>
              </w:rPr>
              <w:t>Date</w:t>
            </w:r>
          </w:p>
        </w:tc>
        <w:tc>
          <w:tcPr>
            <w:tcW w:w="4032" w:type="dxa"/>
            <w:vAlign w:val="center"/>
          </w:tcPr>
          <w:p w14:paraId="479110BB" w14:textId="77777777" w:rsidR="00420047" w:rsidRPr="00A00C1A" w:rsidRDefault="00420047" w:rsidP="005F3D2E">
            <w:pPr>
              <w:pStyle w:val="TableText"/>
              <w:jc w:val="center"/>
              <w:rPr>
                <w:sz w:val="28"/>
                <w:szCs w:val="24"/>
              </w:rPr>
            </w:pPr>
            <w:r w:rsidRPr="00A00C1A">
              <w:rPr>
                <w:sz w:val="28"/>
                <w:szCs w:val="24"/>
                <w:u w:val="single"/>
              </w:rPr>
              <w:t>Signature</w:t>
            </w:r>
          </w:p>
        </w:tc>
      </w:tr>
      <w:tr w:rsidR="00420047" w:rsidRPr="003B730D" w14:paraId="105D78DB" w14:textId="77777777" w:rsidTr="00A00C1A">
        <w:trPr>
          <w:cantSplit/>
          <w:trHeight w:val="1250"/>
        </w:trPr>
        <w:tc>
          <w:tcPr>
            <w:tcW w:w="4297" w:type="dxa"/>
            <w:vAlign w:val="center"/>
          </w:tcPr>
          <w:p w14:paraId="4268E0E6" w14:textId="77777777" w:rsidR="00420047" w:rsidRPr="00A00C1A" w:rsidRDefault="00635A9B" w:rsidP="005F3D2E">
            <w:pPr>
              <w:pStyle w:val="TableText"/>
              <w:rPr>
                <w:b/>
                <w:sz w:val="28"/>
                <w:szCs w:val="24"/>
              </w:rPr>
            </w:pPr>
            <w:r w:rsidRPr="00A00C1A">
              <w:rPr>
                <w:b/>
                <w:sz w:val="28"/>
                <w:szCs w:val="24"/>
              </w:rPr>
              <w:t xml:space="preserve">CARL CHOW </w:t>
            </w:r>
          </w:p>
        </w:tc>
        <w:tc>
          <w:tcPr>
            <w:tcW w:w="1931" w:type="dxa"/>
          </w:tcPr>
          <w:p w14:paraId="4C889F1C" w14:textId="77777777" w:rsidR="00420047" w:rsidRPr="003B730D" w:rsidRDefault="00420047" w:rsidP="005F3D2E">
            <w:pPr>
              <w:pStyle w:val="TableText"/>
              <w:rPr>
                <w:szCs w:val="24"/>
                <w:u w:val="single"/>
              </w:rPr>
            </w:pPr>
          </w:p>
        </w:tc>
        <w:tc>
          <w:tcPr>
            <w:tcW w:w="4032" w:type="dxa"/>
          </w:tcPr>
          <w:p w14:paraId="304CE0EC" w14:textId="77777777" w:rsidR="00420047" w:rsidRPr="003B730D" w:rsidRDefault="00420047" w:rsidP="005F3D2E">
            <w:pPr>
              <w:pStyle w:val="TableText"/>
              <w:rPr>
                <w:szCs w:val="24"/>
                <w:u w:val="single"/>
              </w:rPr>
            </w:pPr>
          </w:p>
        </w:tc>
      </w:tr>
      <w:tr w:rsidR="00485B40" w:rsidRPr="003B730D" w14:paraId="211F7F1F" w14:textId="77777777" w:rsidTr="00A00C1A">
        <w:trPr>
          <w:cantSplit/>
          <w:trHeight w:val="179"/>
        </w:trPr>
        <w:tc>
          <w:tcPr>
            <w:tcW w:w="10260" w:type="dxa"/>
            <w:gridSpan w:val="3"/>
            <w:shd w:val="clear" w:color="auto" w:fill="0D0D0D" w:themeFill="text1" w:themeFillTint="F2"/>
            <w:vAlign w:val="center"/>
          </w:tcPr>
          <w:p w14:paraId="6CF22918" w14:textId="77777777" w:rsidR="00485B40" w:rsidRDefault="00485B40" w:rsidP="00485B40">
            <w:pPr>
              <w:pStyle w:val="TableText"/>
              <w:rPr>
                <w:b/>
                <w:bCs/>
                <w:szCs w:val="24"/>
              </w:rPr>
            </w:pPr>
          </w:p>
        </w:tc>
      </w:tr>
      <w:tr w:rsidR="00420047" w:rsidRPr="003B730D" w14:paraId="0B03254C" w14:textId="77777777" w:rsidTr="005F3D2E">
        <w:trPr>
          <w:cantSplit/>
          <w:trHeight w:val="648"/>
        </w:trPr>
        <w:tc>
          <w:tcPr>
            <w:tcW w:w="10260" w:type="dxa"/>
            <w:gridSpan w:val="3"/>
            <w:vAlign w:val="center"/>
          </w:tcPr>
          <w:p w14:paraId="505C9669" w14:textId="7A2FFC61" w:rsidR="00420047" w:rsidRPr="003B730D" w:rsidRDefault="00420047" w:rsidP="00ED4745">
            <w:pPr>
              <w:pStyle w:val="TableText"/>
              <w:rPr>
                <w:szCs w:val="24"/>
              </w:rPr>
            </w:pPr>
            <w:r w:rsidRPr="00A00C1A">
              <w:rPr>
                <w:b/>
                <w:bCs/>
                <w:sz w:val="28"/>
                <w:szCs w:val="24"/>
              </w:rPr>
              <w:t>St</w:t>
            </w:r>
            <w:r w:rsidR="00635A9B" w:rsidRPr="00A00C1A">
              <w:rPr>
                <w:b/>
                <w:bCs/>
                <w:sz w:val="28"/>
                <w:szCs w:val="24"/>
              </w:rPr>
              <w:t xml:space="preserve">aging to EDW </w:t>
            </w:r>
            <w:r w:rsidR="00485B40">
              <w:rPr>
                <w:b/>
                <w:bCs/>
                <w:sz w:val="28"/>
                <w:szCs w:val="24"/>
              </w:rPr>
              <w:t xml:space="preserve">Part </w:t>
            </w:r>
            <w:r w:rsidR="00635A9B" w:rsidRPr="00A00C1A">
              <w:rPr>
                <w:b/>
                <w:bCs/>
                <w:sz w:val="28"/>
                <w:szCs w:val="24"/>
              </w:rPr>
              <w:t>Sign-Off (</w:t>
            </w:r>
            <w:r w:rsidR="00485B40" w:rsidRPr="00A00C1A">
              <w:rPr>
                <w:b/>
                <w:bCs/>
                <w:sz w:val="28"/>
                <w:szCs w:val="24"/>
              </w:rPr>
              <w:t>4</w:t>
            </w:r>
            <w:r w:rsidR="00ED4745">
              <w:rPr>
                <w:b/>
                <w:bCs/>
                <w:sz w:val="28"/>
                <w:szCs w:val="24"/>
              </w:rPr>
              <w:t>.2.4</w:t>
            </w:r>
            <w:r w:rsidR="00635A9B" w:rsidRPr="00A00C1A">
              <w:rPr>
                <w:b/>
                <w:bCs/>
                <w:sz w:val="28"/>
                <w:szCs w:val="24"/>
              </w:rPr>
              <w:t xml:space="preserve">, </w:t>
            </w:r>
            <w:r w:rsidR="00485B40" w:rsidRPr="00A00C1A">
              <w:rPr>
                <w:b/>
                <w:bCs/>
                <w:sz w:val="28"/>
                <w:szCs w:val="24"/>
              </w:rPr>
              <w:t>4</w:t>
            </w:r>
            <w:r w:rsidR="00ED4745">
              <w:rPr>
                <w:b/>
                <w:bCs/>
                <w:sz w:val="28"/>
                <w:szCs w:val="24"/>
              </w:rPr>
              <w:t>.2.6</w:t>
            </w:r>
            <w:r w:rsidR="00635A9B" w:rsidRPr="00A00C1A">
              <w:rPr>
                <w:b/>
                <w:bCs/>
                <w:sz w:val="28"/>
                <w:szCs w:val="24"/>
              </w:rPr>
              <w:t>)</w:t>
            </w:r>
          </w:p>
        </w:tc>
      </w:tr>
      <w:tr w:rsidR="00420047" w:rsidRPr="00A00C1A" w14:paraId="738459AB" w14:textId="77777777" w:rsidTr="00A00C1A">
        <w:trPr>
          <w:cantSplit/>
          <w:trHeight w:val="562"/>
        </w:trPr>
        <w:tc>
          <w:tcPr>
            <w:tcW w:w="4297" w:type="dxa"/>
            <w:vAlign w:val="center"/>
          </w:tcPr>
          <w:p w14:paraId="12BA7E59" w14:textId="77777777" w:rsidR="00420047" w:rsidRPr="00A00C1A" w:rsidRDefault="00420047" w:rsidP="005F3D2E">
            <w:pPr>
              <w:pStyle w:val="TableText"/>
              <w:jc w:val="center"/>
              <w:rPr>
                <w:sz w:val="28"/>
                <w:szCs w:val="24"/>
                <w:u w:val="single"/>
              </w:rPr>
            </w:pPr>
            <w:r w:rsidRPr="00A00C1A">
              <w:rPr>
                <w:sz w:val="28"/>
                <w:szCs w:val="24"/>
                <w:u w:val="single"/>
              </w:rPr>
              <w:t xml:space="preserve">Name </w:t>
            </w:r>
            <w:r w:rsidRPr="00A00C1A">
              <w:rPr>
                <w:sz w:val="28"/>
                <w:szCs w:val="24"/>
              </w:rPr>
              <w:t xml:space="preserve"> (Print or Type)</w:t>
            </w:r>
          </w:p>
        </w:tc>
        <w:tc>
          <w:tcPr>
            <w:tcW w:w="1931" w:type="dxa"/>
            <w:vAlign w:val="center"/>
          </w:tcPr>
          <w:p w14:paraId="178DD67B" w14:textId="77777777" w:rsidR="00420047" w:rsidRPr="00A00C1A" w:rsidRDefault="00420047" w:rsidP="005F3D2E">
            <w:pPr>
              <w:pStyle w:val="TableText"/>
              <w:jc w:val="center"/>
              <w:rPr>
                <w:sz w:val="28"/>
                <w:szCs w:val="24"/>
              </w:rPr>
            </w:pPr>
            <w:r w:rsidRPr="00A00C1A">
              <w:rPr>
                <w:sz w:val="28"/>
                <w:szCs w:val="24"/>
                <w:u w:val="single"/>
              </w:rPr>
              <w:t>Date</w:t>
            </w:r>
          </w:p>
        </w:tc>
        <w:tc>
          <w:tcPr>
            <w:tcW w:w="4032" w:type="dxa"/>
            <w:vAlign w:val="center"/>
          </w:tcPr>
          <w:p w14:paraId="3769DE5D" w14:textId="77777777" w:rsidR="00420047" w:rsidRPr="00A00C1A" w:rsidRDefault="00420047" w:rsidP="005F3D2E">
            <w:pPr>
              <w:pStyle w:val="TableText"/>
              <w:jc w:val="center"/>
              <w:rPr>
                <w:sz w:val="28"/>
                <w:szCs w:val="24"/>
              </w:rPr>
            </w:pPr>
            <w:r w:rsidRPr="00A00C1A">
              <w:rPr>
                <w:sz w:val="28"/>
                <w:szCs w:val="24"/>
                <w:u w:val="single"/>
              </w:rPr>
              <w:t>Signature</w:t>
            </w:r>
          </w:p>
        </w:tc>
      </w:tr>
      <w:tr w:rsidR="00420047" w:rsidRPr="003B730D" w14:paraId="548CBB19" w14:textId="77777777" w:rsidTr="00A00C1A">
        <w:trPr>
          <w:cantSplit/>
          <w:trHeight w:val="1214"/>
        </w:trPr>
        <w:tc>
          <w:tcPr>
            <w:tcW w:w="4297" w:type="dxa"/>
            <w:vAlign w:val="center"/>
          </w:tcPr>
          <w:p w14:paraId="3770E4B1" w14:textId="77777777" w:rsidR="00420047" w:rsidRPr="003B730D" w:rsidRDefault="00635A9B" w:rsidP="005F3D2E">
            <w:pPr>
              <w:pStyle w:val="TableText"/>
              <w:rPr>
                <w:szCs w:val="24"/>
              </w:rPr>
            </w:pPr>
            <w:r w:rsidRPr="00A00C1A">
              <w:rPr>
                <w:b/>
                <w:sz w:val="28"/>
                <w:szCs w:val="24"/>
              </w:rPr>
              <w:t>POLLY KAM</w:t>
            </w:r>
          </w:p>
        </w:tc>
        <w:tc>
          <w:tcPr>
            <w:tcW w:w="1931" w:type="dxa"/>
          </w:tcPr>
          <w:p w14:paraId="01021F9D" w14:textId="77777777" w:rsidR="00420047" w:rsidRPr="003B730D" w:rsidRDefault="00420047" w:rsidP="005F3D2E">
            <w:pPr>
              <w:pStyle w:val="TableText"/>
              <w:rPr>
                <w:szCs w:val="24"/>
                <w:u w:val="single"/>
              </w:rPr>
            </w:pPr>
          </w:p>
        </w:tc>
        <w:tc>
          <w:tcPr>
            <w:tcW w:w="4032" w:type="dxa"/>
          </w:tcPr>
          <w:p w14:paraId="49837E2F" w14:textId="77777777" w:rsidR="00420047" w:rsidRPr="003B730D" w:rsidRDefault="00420047" w:rsidP="005F3D2E">
            <w:pPr>
              <w:pStyle w:val="TableText"/>
              <w:rPr>
                <w:szCs w:val="24"/>
                <w:u w:val="single"/>
              </w:rPr>
            </w:pPr>
          </w:p>
        </w:tc>
      </w:tr>
      <w:tr w:rsidR="00485B40" w:rsidRPr="003B730D" w14:paraId="362CA533" w14:textId="77777777" w:rsidTr="00FF036B">
        <w:trPr>
          <w:cantSplit/>
          <w:trHeight w:val="89"/>
        </w:trPr>
        <w:tc>
          <w:tcPr>
            <w:tcW w:w="10260" w:type="dxa"/>
            <w:gridSpan w:val="3"/>
            <w:shd w:val="clear" w:color="auto" w:fill="0D0D0D" w:themeFill="text1" w:themeFillTint="F2"/>
            <w:vAlign w:val="center"/>
          </w:tcPr>
          <w:p w14:paraId="35F29436" w14:textId="77777777" w:rsidR="00485B40" w:rsidRDefault="00485B40" w:rsidP="00FF036B">
            <w:pPr>
              <w:pStyle w:val="TableText"/>
              <w:rPr>
                <w:b/>
                <w:bCs/>
                <w:szCs w:val="24"/>
              </w:rPr>
            </w:pPr>
          </w:p>
        </w:tc>
      </w:tr>
      <w:tr w:rsidR="00420047" w:rsidRPr="003B730D" w14:paraId="1281A477" w14:textId="77777777" w:rsidTr="005F3D2E">
        <w:trPr>
          <w:cantSplit/>
          <w:trHeight w:val="648"/>
        </w:trPr>
        <w:tc>
          <w:tcPr>
            <w:tcW w:w="10260" w:type="dxa"/>
            <w:gridSpan w:val="3"/>
            <w:vAlign w:val="center"/>
          </w:tcPr>
          <w:p w14:paraId="69CA573D" w14:textId="77777777" w:rsidR="00420047" w:rsidRPr="003B730D" w:rsidRDefault="00420047" w:rsidP="00A00C1A">
            <w:pPr>
              <w:pStyle w:val="TableText"/>
              <w:rPr>
                <w:szCs w:val="24"/>
              </w:rPr>
            </w:pPr>
            <w:r w:rsidRPr="00A00C1A">
              <w:rPr>
                <w:b/>
                <w:bCs/>
                <w:sz w:val="28"/>
                <w:szCs w:val="24"/>
              </w:rPr>
              <w:t>Others</w:t>
            </w:r>
            <w:r w:rsidR="00485B40" w:rsidRPr="00A00C1A">
              <w:rPr>
                <w:b/>
                <w:bCs/>
                <w:sz w:val="28"/>
                <w:szCs w:val="24"/>
              </w:rPr>
              <w:t xml:space="preserve"> Sections</w:t>
            </w:r>
            <w:r w:rsidR="00635A9B" w:rsidRPr="00A00C1A">
              <w:rPr>
                <w:b/>
                <w:bCs/>
                <w:sz w:val="28"/>
                <w:szCs w:val="24"/>
              </w:rPr>
              <w:t xml:space="preserve"> Sign-Off (</w:t>
            </w:r>
            <w:r w:rsidR="00485B40">
              <w:rPr>
                <w:b/>
                <w:bCs/>
                <w:sz w:val="28"/>
                <w:szCs w:val="24"/>
              </w:rPr>
              <w:t>Others</w:t>
            </w:r>
            <w:r w:rsidR="00635A9B" w:rsidRPr="00A00C1A">
              <w:rPr>
                <w:b/>
                <w:bCs/>
                <w:sz w:val="28"/>
                <w:szCs w:val="24"/>
              </w:rPr>
              <w:t>)</w:t>
            </w:r>
            <w:r w:rsidR="00635A9B">
              <w:rPr>
                <w:b/>
                <w:szCs w:val="24"/>
              </w:rPr>
              <w:t xml:space="preserve"> </w:t>
            </w:r>
            <w:r>
              <w:rPr>
                <w:b/>
                <w:bCs/>
                <w:szCs w:val="24"/>
              </w:rPr>
              <w:t xml:space="preserve"> </w:t>
            </w:r>
          </w:p>
        </w:tc>
      </w:tr>
      <w:tr w:rsidR="00420047" w:rsidRPr="00A00C1A" w14:paraId="76D1EF27" w14:textId="77777777" w:rsidTr="00A00C1A">
        <w:trPr>
          <w:cantSplit/>
          <w:trHeight w:val="557"/>
        </w:trPr>
        <w:tc>
          <w:tcPr>
            <w:tcW w:w="4297" w:type="dxa"/>
            <w:vAlign w:val="center"/>
          </w:tcPr>
          <w:p w14:paraId="128F32E3" w14:textId="77777777" w:rsidR="00420047" w:rsidRPr="00A00C1A" w:rsidRDefault="00420047" w:rsidP="005F3D2E">
            <w:pPr>
              <w:pStyle w:val="TableText"/>
              <w:jc w:val="center"/>
              <w:rPr>
                <w:sz w:val="28"/>
                <w:szCs w:val="24"/>
                <w:u w:val="single"/>
              </w:rPr>
            </w:pPr>
            <w:r w:rsidRPr="00A00C1A">
              <w:rPr>
                <w:sz w:val="28"/>
                <w:szCs w:val="24"/>
                <w:u w:val="single"/>
              </w:rPr>
              <w:t xml:space="preserve">Name </w:t>
            </w:r>
            <w:r w:rsidRPr="00A00C1A">
              <w:rPr>
                <w:sz w:val="28"/>
                <w:szCs w:val="24"/>
              </w:rPr>
              <w:t xml:space="preserve"> (Print or Type)</w:t>
            </w:r>
          </w:p>
        </w:tc>
        <w:tc>
          <w:tcPr>
            <w:tcW w:w="1931" w:type="dxa"/>
            <w:vAlign w:val="center"/>
          </w:tcPr>
          <w:p w14:paraId="1A9FF726" w14:textId="77777777" w:rsidR="00420047" w:rsidRPr="00A00C1A" w:rsidRDefault="00420047" w:rsidP="005F3D2E">
            <w:pPr>
              <w:pStyle w:val="TableText"/>
              <w:jc w:val="center"/>
              <w:rPr>
                <w:sz w:val="28"/>
                <w:szCs w:val="24"/>
                <w:u w:val="single"/>
              </w:rPr>
            </w:pPr>
            <w:r w:rsidRPr="00A00C1A">
              <w:rPr>
                <w:sz w:val="28"/>
                <w:szCs w:val="24"/>
                <w:u w:val="single"/>
              </w:rPr>
              <w:t>Date</w:t>
            </w:r>
          </w:p>
        </w:tc>
        <w:tc>
          <w:tcPr>
            <w:tcW w:w="4032" w:type="dxa"/>
            <w:vAlign w:val="center"/>
          </w:tcPr>
          <w:p w14:paraId="05D927A1" w14:textId="77777777" w:rsidR="00420047" w:rsidRPr="00A00C1A" w:rsidRDefault="00420047" w:rsidP="005F3D2E">
            <w:pPr>
              <w:pStyle w:val="TableText"/>
              <w:jc w:val="center"/>
              <w:rPr>
                <w:sz w:val="28"/>
                <w:szCs w:val="24"/>
              </w:rPr>
            </w:pPr>
            <w:r w:rsidRPr="00A00C1A">
              <w:rPr>
                <w:sz w:val="28"/>
                <w:szCs w:val="24"/>
                <w:u w:val="single"/>
              </w:rPr>
              <w:t>Signature</w:t>
            </w:r>
          </w:p>
        </w:tc>
      </w:tr>
      <w:tr w:rsidR="00420047" w:rsidRPr="003B730D" w14:paraId="19729E42" w14:textId="77777777" w:rsidTr="00A00C1A">
        <w:trPr>
          <w:cantSplit/>
          <w:trHeight w:val="1295"/>
        </w:trPr>
        <w:tc>
          <w:tcPr>
            <w:tcW w:w="4297" w:type="dxa"/>
            <w:vAlign w:val="center"/>
          </w:tcPr>
          <w:p w14:paraId="6ED096B0" w14:textId="4C81C292" w:rsidR="00420047" w:rsidRPr="003B730D" w:rsidRDefault="00635A9B" w:rsidP="00A00C1A">
            <w:pPr>
              <w:pStyle w:val="TableText"/>
              <w:rPr>
                <w:szCs w:val="24"/>
              </w:rPr>
            </w:pPr>
            <w:r>
              <w:rPr>
                <w:b/>
                <w:sz w:val="28"/>
                <w:szCs w:val="24"/>
              </w:rPr>
              <w:t>CHOI</w:t>
            </w:r>
            <w:r w:rsidR="00550E2A">
              <w:rPr>
                <w:b/>
                <w:sz w:val="28"/>
                <w:szCs w:val="24"/>
              </w:rPr>
              <w:t xml:space="preserve"> KA WING</w:t>
            </w:r>
          </w:p>
        </w:tc>
        <w:tc>
          <w:tcPr>
            <w:tcW w:w="1931" w:type="dxa"/>
          </w:tcPr>
          <w:p w14:paraId="5331D0F4" w14:textId="77777777" w:rsidR="00420047" w:rsidRPr="003B730D" w:rsidRDefault="00420047" w:rsidP="005F3D2E">
            <w:pPr>
              <w:pStyle w:val="TableText"/>
              <w:rPr>
                <w:szCs w:val="24"/>
                <w:highlight w:val="yellow"/>
                <w:u w:val="single"/>
              </w:rPr>
            </w:pPr>
          </w:p>
        </w:tc>
        <w:tc>
          <w:tcPr>
            <w:tcW w:w="4032" w:type="dxa"/>
          </w:tcPr>
          <w:p w14:paraId="3929F396" w14:textId="77777777" w:rsidR="00420047" w:rsidRPr="003B730D" w:rsidRDefault="00420047" w:rsidP="005F3D2E">
            <w:pPr>
              <w:pStyle w:val="TableText"/>
              <w:rPr>
                <w:szCs w:val="24"/>
                <w:u w:val="single"/>
              </w:rPr>
            </w:pPr>
          </w:p>
        </w:tc>
      </w:tr>
      <w:tr w:rsidR="00485B40" w:rsidRPr="003B730D" w14:paraId="47A36559" w14:textId="77777777" w:rsidTr="00FF036B">
        <w:trPr>
          <w:cantSplit/>
          <w:trHeight w:val="89"/>
        </w:trPr>
        <w:tc>
          <w:tcPr>
            <w:tcW w:w="10260" w:type="dxa"/>
            <w:gridSpan w:val="3"/>
            <w:shd w:val="clear" w:color="auto" w:fill="0D0D0D" w:themeFill="text1" w:themeFillTint="F2"/>
            <w:vAlign w:val="center"/>
          </w:tcPr>
          <w:p w14:paraId="5D2DF881" w14:textId="77777777" w:rsidR="00485B40" w:rsidRDefault="00485B40" w:rsidP="00FF036B">
            <w:pPr>
              <w:pStyle w:val="TableText"/>
              <w:rPr>
                <w:b/>
                <w:bCs/>
                <w:szCs w:val="24"/>
              </w:rPr>
            </w:pPr>
          </w:p>
        </w:tc>
      </w:tr>
    </w:tbl>
    <w:p w14:paraId="6273E42B" w14:textId="77777777" w:rsidR="00F75917" w:rsidRDefault="00F75917" w:rsidP="00A00C1A">
      <w:pPr>
        <w:rPr>
          <w:lang w:eastAsia="zh-CN"/>
        </w:rPr>
      </w:pPr>
    </w:p>
    <w:p w14:paraId="1305217C" w14:textId="77777777" w:rsidR="00F75917" w:rsidRPr="00A00C1A" w:rsidRDefault="00F75917" w:rsidP="00A00C1A">
      <w:pPr>
        <w:rPr>
          <w:lang w:eastAsia="zh-CN"/>
        </w:rPr>
      </w:pPr>
    </w:p>
    <w:p w14:paraId="46E2600C" w14:textId="77777777" w:rsidR="00B17226" w:rsidRPr="00211DF8" w:rsidRDefault="00B17226" w:rsidP="007E6F0F">
      <w:pPr>
        <w:jc w:val="both"/>
        <w:rPr>
          <w:rFonts w:ascii="Palatino Linotype" w:eastAsia="Microsoft YaHei" w:hAnsi="Palatino Linotype" w:cs="Times New Roman"/>
          <w:i/>
          <w:color w:val="FF66CC"/>
          <w:szCs w:val="20"/>
          <w:lang w:eastAsia="en-US"/>
        </w:rPr>
      </w:pPr>
      <w:r w:rsidRPr="00211DF8">
        <w:rPr>
          <w:rFonts w:ascii="Palatino Linotype" w:eastAsia="Microsoft YaHei" w:hAnsi="Palatino Linotype"/>
          <w:color w:val="FF66CC"/>
        </w:rPr>
        <w:br w:type="page"/>
      </w:r>
    </w:p>
    <w:p w14:paraId="758B8991" w14:textId="77777777" w:rsidR="00380544" w:rsidRPr="00211DF8" w:rsidRDefault="00380544" w:rsidP="007E6F0F">
      <w:pPr>
        <w:pStyle w:val="Heading1"/>
        <w:jc w:val="both"/>
        <w:rPr>
          <w:rFonts w:ascii="Palatino Linotype" w:eastAsia="Microsoft YaHei" w:hAnsi="Palatino Linotype" w:cs="Microsoft YaHei"/>
          <w:lang w:eastAsia="zh-CN"/>
        </w:rPr>
      </w:pPr>
      <w:bookmarkStart w:id="235" w:name="_Toc469498480"/>
      <w:r w:rsidRPr="00211DF8">
        <w:rPr>
          <w:rFonts w:ascii="Palatino Linotype" w:eastAsia="Microsoft YaHei" w:hAnsi="Palatino Linotype" w:cs="Microsoft YaHei"/>
          <w:lang w:eastAsia="zh-CN"/>
        </w:rPr>
        <w:lastRenderedPageBreak/>
        <w:t>Appendix A – Existing Polling Servers Overview</w:t>
      </w:r>
      <w:bookmarkEnd w:id="235"/>
    </w:p>
    <w:bookmarkStart w:id="236" w:name="_MON_1542179819"/>
    <w:bookmarkEnd w:id="236"/>
    <w:p w14:paraId="05297E62" w14:textId="54D7F16B" w:rsidR="00380544" w:rsidRPr="00211DF8" w:rsidRDefault="00175D3F" w:rsidP="00380544">
      <w:pPr>
        <w:rPr>
          <w:rFonts w:ascii="Palatino Linotype" w:hAnsi="Palatino Linotype"/>
          <w:lang w:eastAsia="zh-CN"/>
        </w:rPr>
      </w:pPr>
      <w:r w:rsidRPr="00211DF8">
        <w:rPr>
          <w:rFonts w:ascii="Palatino Linotype" w:hAnsi="Palatino Linotype"/>
          <w:lang w:eastAsia="zh-CN"/>
        </w:rPr>
        <w:object w:dxaOrig="1000" w:dyaOrig="653" w14:anchorId="2BBB2A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pt;height:44pt" o:ole="">
            <v:imagedata r:id="rId26" o:title=""/>
          </v:shape>
          <o:OLEObject Type="Embed" ProgID="Excel.Sheet.12" ShapeID="_x0000_i1025" DrawAspect="Icon" ObjectID="_1543416392" r:id="rId27"/>
        </w:object>
      </w:r>
    </w:p>
    <w:p w14:paraId="23E22F13" w14:textId="77777777" w:rsidR="00A247A0" w:rsidRDefault="00A247A0" w:rsidP="00A247A0">
      <w:pPr>
        <w:pStyle w:val="Heading1"/>
        <w:jc w:val="both"/>
        <w:rPr>
          <w:rFonts w:ascii="Palatino Linotype" w:eastAsia="Microsoft YaHei" w:hAnsi="Palatino Linotype" w:cs="Microsoft YaHei"/>
          <w:lang w:eastAsia="zh-CN"/>
        </w:rPr>
      </w:pPr>
      <w:bookmarkStart w:id="237" w:name="_Toc468439637"/>
      <w:bookmarkStart w:id="238" w:name="_Toc468440135"/>
      <w:bookmarkStart w:id="239" w:name="_Toc468468131"/>
      <w:bookmarkStart w:id="240" w:name="_Toc468468555"/>
      <w:bookmarkStart w:id="241" w:name="_Toc468468996"/>
      <w:bookmarkStart w:id="242" w:name="_Toc468439638"/>
      <w:bookmarkStart w:id="243" w:name="_Toc468440136"/>
      <w:bookmarkStart w:id="244" w:name="_Toc468468132"/>
      <w:bookmarkStart w:id="245" w:name="_Toc468468556"/>
      <w:bookmarkStart w:id="246" w:name="_Toc468468997"/>
      <w:bookmarkStart w:id="247" w:name="_Toc469498481"/>
      <w:bookmarkEnd w:id="237"/>
      <w:bookmarkEnd w:id="238"/>
      <w:bookmarkEnd w:id="239"/>
      <w:bookmarkEnd w:id="240"/>
      <w:bookmarkEnd w:id="241"/>
      <w:bookmarkEnd w:id="242"/>
      <w:bookmarkEnd w:id="243"/>
      <w:bookmarkEnd w:id="244"/>
      <w:bookmarkEnd w:id="245"/>
      <w:bookmarkEnd w:id="246"/>
      <w:r w:rsidRPr="00211DF8">
        <w:rPr>
          <w:rFonts w:ascii="Palatino Linotype" w:eastAsia="Microsoft YaHei" w:hAnsi="Palatino Linotype" w:cs="Microsoft YaHei"/>
          <w:lang w:eastAsia="zh-CN"/>
        </w:rPr>
        <w:t>Appendix</w:t>
      </w:r>
      <w:r>
        <w:rPr>
          <w:rFonts w:ascii="Palatino Linotype" w:eastAsia="Microsoft YaHei" w:hAnsi="Palatino Linotype" w:cs="Microsoft YaHei"/>
          <w:lang w:eastAsia="zh-CN"/>
        </w:rPr>
        <w:t xml:space="preserve"> </w:t>
      </w:r>
      <w:r w:rsidR="000812BA">
        <w:rPr>
          <w:rFonts w:ascii="Palatino Linotype" w:eastAsia="Microsoft YaHei" w:hAnsi="Palatino Linotype" w:cs="Microsoft YaHei"/>
          <w:lang w:eastAsia="zh-CN"/>
        </w:rPr>
        <w:t>B</w:t>
      </w:r>
      <w:r w:rsidR="000812BA" w:rsidRPr="00211DF8">
        <w:rPr>
          <w:rFonts w:ascii="Palatino Linotype" w:eastAsia="Microsoft YaHei" w:hAnsi="Palatino Linotype" w:cs="Microsoft YaHei"/>
          <w:lang w:eastAsia="zh-CN"/>
        </w:rPr>
        <w:t xml:space="preserve"> </w:t>
      </w:r>
      <w:r w:rsidRPr="00211DF8">
        <w:rPr>
          <w:rFonts w:ascii="Palatino Linotype" w:eastAsia="Microsoft YaHei" w:hAnsi="Palatino Linotype" w:cs="Microsoft YaHei"/>
          <w:lang w:eastAsia="zh-CN"/>
        </w:rPr>
        <w:t>–</w:t>
      </w:r>
      <w:r>
        <w:rPr>
          <w:rFonts w:ascii="Palatino Linotype" w:eastAsia="Microsoft YaHei" w:hAnsi="Palatino Linotype" w:cs="Microsoft YaHei"/>
          <w:lang w:eastAsia="zh-CN"/>
        </w:rPr>
        <w:t xml:space="preserve"> Data Process Flowchart</w:t>
      </w:r>
      <w:bookmarkEnd w:id="247"/>
    </w:p>
    <w:p w14:paraId="174C1D95" w14:textId="77777777" w:rsidR="00EE1043" w:rsidRDefault="009F3B2E" w:rsidP="00A247A0">
      <w:pPr>
        <w:rPr>
          <w:lang w:eastAsia="zh-CN"/>
        </w:rPr>
      </w:pPr>
      <w:r>
        <w:rPr>
          <w:lang w:eastAsia="zh-CN"/>
        </w:rPr>
        <w:object w:dxaOrig="1500" w:dyaOrig="982" w14:anchorId="38DDBBAE">
          <v:shape id="_x0000_i1026" type="#_x0000_t75" style="width:75pt;height:49.5pt" o:ole="">
            <v:imagedata r:id="rId28" o:title=""/>
          </v:shape>
          <o:OLEObject Type="Embed" ProgID="AcroExch.Document.DC" ShapeID="_x0000_i1026" DrawAspect="Icon" ObjectID="_1543416393" r:id="rId29"/>
        </w:object>
      </w:r>
    </w:p>
    <w:p w14:paraId="004DA691" w14:textId="77777777" w:rsidR="00E713E6" w:rsidRPr="00C70F8A" w:rsidRDefault="00E713E6" w:rsidP="00E713E6">
      <w:pPr>
        <w:pStyle w:val="Heading1"/>
        <w:rPr>
          <w:rFonts w:ascii="Palatino Linotype" w:eastAsia="Microsoft YaHei" w:hAnsi="Palatino Linotype" w:cs="Microsoft YaHei"/>
          <w:lang w:eastAsia="zh-CN"/>
        </w:rPr>
      </w:pPr>
      <w:bookmarkStart w:id="248" w:name="_Toc469495240"/>
      <w:bookmarkStart w:id="249" w:name="_Toc469498482"/>
      <w:bookmarkEnd w:id="248"/>
      <w:r w:rsidRPr="00C70F8A">
        <w:rPr>
          <w:rFonts w:ascii="Palatino Linotype" w:eastAsia="Microsoft YaHei" w:hAnsi="Palatino Linotype" w:cs="Microsoft YaHei"/>
          <w:lang w:eastAsia="zh-CN"/>
        </w:rPr>
        <w:t xml:space="preserve">Appendix C – </w:t>
      </w:r>
      <w:r>
        <w:rPr>
          <w:rFonts w:ascii="Palatino Linotype" w:eastAsia="Microsoft YaHei" w:hAnsi="Palatino Linotype" w:cs="Microsoft YaHei"/>
          <w:lang w:eastAsia="zh-CN"/>
        </w:rPr>
        <w:t>EDW</w:t>
      </w:r>
      <w:r w:rsidRPr="00C70F8A">
        <w:rPr>
          <w:rFonts w:ascii="Palatino Linotype" w:eastAsia="Microsoft YaHei" w:hAnsi="Palatino Linotype" w:cs="Microsoft YaHei"/>
          <w:lang w:eastAsia="zh-CN"/>
        </w:rPr>
        <w:t xml:space="preserve"> </w:t>
      </w:r>
      <w:r w:rsidRPr="00E713E6">
        <w:rPr>
          <w:rFonts w:ascii="Palatino Linotype" w:eastAsia="Microsoft YaHei" w:hAnsi="Palatino Linotype" w:cs="Microsoft YaHei"/>
          <w:lang w:eastAsia="zh-CN"/>
        </w:rPr>
        <w:t>Virtual Branch Sales Inbound</w:t>
      </w:r>
      <w:r>
        <w:rPr>
          <w:rFonts w:ascii="Palatino Linotype" w:eastAsia="Microsoft YaHei" w:hAnsi="Palatino Linotype" w:cs="Microsoft YaHei"/>
          <w:lang w:eastAsia="zh-CN"/>
        </w:rPr>
        <w:t xml:space="preserve"> Tables</w:t>
      </w:r>
      <w:bookmarkEnd w:id="249"/>
      <w:r>
        <w:rPr>
          <w:rFonts w:ascii="Palatino Linotype" w:eastAsia="Microsoft YaHei" w:hAnsi="Palatino Linotype" w:cs="Microsoft YaHei"/>
          <w:lang w:eastAsia="zh-CN"/>
        </w:rPr>
        <w:t xml:space="preserve"> </w:t>
      </w:r>
    </w:p>
    <w:bookmarkStart w:id="250" w:name="_MON_1543239417"/>
    <w:bookmarkEnd w:id="250"/>
    <w:p w14:paraId="53BD19CF" w14:textId="3DFBB243" w:rsidR="00E713E6" w:rsidRPr="00DD45AE" w:rsidRDefault="00E713E6" w:rsidP="00DD45AE">
      <w:pPr>
        <w:rPr>
          <w:lang w:eastAsia="zh-CN"/>
        </w:rPr>
      </w:pPr>
      <w:r>
        <w:rPr>
          <w:lang w:eastAsia="zh-CN"/>
        </w:rPr>
        <w:object w:dxaOrig="1500" w:dyaOrig="982" w14:anchorId="1893FC95">
          <v:shape id="_x0000_i1027" type="#_x0000_t75" style="width:75pt;height:49pt" o:ole="">
            <v:imagedata r:id="rId30" o:title=""/>
          </v:shape>
          <o:OLEObject Type="Embed" ProgID="Word.Document.12" ShapeID="_x0000_i1027" DrawAspect="Icon" ObjectID="_1543416394" r:id="rId31">
            <o:FieldCodes>\s</o:FieldCodes>
          </o:OLEObject>
        </w:object>
      </w:r>
    </w:p>
    <w:p w14:paraId="4948A8C9" w14:textId="09805C9E" w:rsidR="00EE1043" w:rsidRPr="00DD45AE" w:rsidRDefault="001228F0" w:rsidP="00DD45AE">
      <w:pPr>
        <w:pStyle w:val="Heading1"/>
        <w:jc w:val="both"/>
        <w:rPr>
          <w:rFonts w:ascii="Palatino Linotype" w:eastAsia="Microsoft YaHei" w:hAnsi="Palatino Linotype" w:cs="Microsoft YaHei"/>
          <w:lang w:eastAsia="zh-CN"/>
        </w:rPr>
      </w:pPr>
      <w:bookmarkStart w:id="251" w:name="_Toc469498483"/>
      <w:r w:rsidRPr="00DD45AE">
        <w:rPr>
          <w:rFonts w:ascii="Palatino Linotype" w:eastAsia="Microsoft YaHei" w:hAnsi="Palatino Linotype" w:cs="Microsoft YaHei"/>
          <w:lang w:eastAsia="zh-CN"/>
        </w:rPr>
        <w:t xml:space="preserve">Appendix </w:t>
      </w:r>
      <w:r>
        <w:rPr>
          <w:rFonts w:ascii="Palatino Linotype" w:eastAsia="Microsoft YaHei" w:hAnsi="Palatino Linotype" w:cs="Microsoft YaHei"/>
          <w:lang w:eastAsia="zh-CN"/>
        </w:rPr>
        <w:t>D</w:t>
      </w:r>
      <w:r w:rsidR="00EE1043" w:rsidRPr="00DD45AE">
        <w:rPr>
          <w:rFonts w:ascii="Palatino Linotype" w:eastAsia="Microsoft YaHei" w:hAnsi="Palatino Linotype" w:cs="Microsoft YaHei"/>
          <w:lang w:eastAsia="zh-CN"/>
        </w:rPr>
        <w:t xml:space="preserve"> – POS Client Polling Table</w:t>
      </w:r>
      <w:bookmarkEnd w:id="251"/>
    </w:p>
    <w:tbl>
      <w:tblPr>
        <w:tblW w:w="10150" w:type="dxa"/>
        <w:tblInd w:w="355" w:type="dxa"/>
        <w:tblLook w:val="04A0" w:firstRow="1" w:lastRow="0" w:firstColumn="1" w:lastColumn="0" w:noHBand="0" w:noVBand="1"/>
      </w:tblPr>
      <w:tblGrid>
        <w:gridCol w:w="4030"/>
        <w:gridCol w:w="1400"/>
        <w:gridCol w:w="2020"/>
        <w:gridCol w:w="1480"/>
        <w:gridCol w:w="1220"/>
      </w:tblGrid>
      <w:tr w:rsidR="00EE1043" w:rsidRPr="00EE1043" w14:paraId="7FEE9E51" w14:textId="77777777" w:rsidTr="00DD45AE">
        <w:trPr>
          <w:trHeight w:val="310"/>
          <w:tblHeader/>
        </w:trPr>
        <w:tc>
          <w:tcPr>
            <w:tcW w:w="403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6BB7A610" w14:textId="77777777" w:rsidR="00EE1043" w:rsidRPr="00EE1043" w:rsidRDefault="00EE1043" w:rsidP="00EE1043">
            <w:pPr>
              <w:spacing w:after="0" w:line="240" w:lineRule="auto"/>
              <w:rPr>
                <w:rFonts w:ascii="Trebuchet MS" w:eastAsia="Times New Roman" w:hAnsi="Trebuchet MS" w:cs="Calibri"/>
                <w:b/>
                <w:bCs/>
                <w:i/>
                <w:iCs/>
                <w:color w:val="000000"/>
                <w:sz w:val="24"/>
                <w:szCs w:val="24"/>
                <w:lang w:val="en-GB" w:eastAsia="zh-CN"/>
              </w:rPr>
            </w:pPr>
            <w:r w:rsidRPr="00EE1043">
              <w:rPr>
                <w:rFonts w:ascii="Trebuchet MS" w:eastAsia="Times New Roman" w:hAnsi="Trebuchet MS" w:cs="Calibri"/>
                <w:b/>
                <w:bCs/>
                <w:i/>
                <w:iCs/>
                <w:color w:val="000000"/>
                <w:sz w:val="24"/>
                <w:szCs w:val="24"/>
                <w:lang w:val="en-GB" w:eastAsia="zh-CN"/>
              </w:rPr>
              <w:t>Table</w:t>
            </w:r>
          </w:p>
        </w:tc>
        <w:tc>
          <w:tcPr>
            <w:tcW w:w="1400" w:type="dxa"/>
            <w:tcBorders>
              <w:top w:val="single" w:sz="4" w:space="0" w:color="auto"/>
              <w:left w:val="nil"/>
              <w:bottom w:val="single" w:sz="4" w:space="0" w:color="auto"/>
              <w:right w:val="single" w:sz="4" w:space="0" w:color="auto"/>
            </w:tcBorders>
            <w:shd w:val="clear" w:color="000000" w:fill="BFBFBF"/>
            <w:noWrap/>
            <w:vAlign w:val="center"/>
            <w:hideMark/>
          </w:tcPr>
          <w:p w14:paraId="7F6A918B" w14:textId="77777777" w:rsidR="00EE1043" w:rsidRPr="00EE1043" w:rsidRDefault="00EE1043" w:rsidP="00EE1043">
            <w:pPr>
              <w:spacing w:after="0" w:line="240" w:lineRule="auto"/>
              <w:rPr>
                <w:rFonts w:ascii="Trebuchet MS" w:eastAsia="Times New Roman" w:hAnsi="Trebuchet MS" w:cs="Calibri"/>
                <w:b/>
                <w:bCs/>
                <w:i/>
                <w:iCs/>
                <w:color w:val="000000"/>
                <w:sz w:val="24"/>
                <w:szCs w:val="24"/>
                <w:lang w:val="en-GB" w:eastAsia="zh-CN"/>
              </w:rPr>
            </w:pPr>
            <w:r w:rsidRPr="00EE1043">
              <w:rPr>
                <w:rFonts w:ascii="Trebuchet MS" w:eastAsia="Times New Roman" w:hAnsi="Trebuchet MS" w:cs="Calibri"/>
                <w:b/>
                <w:bCs/>
                <w:i/>
                <w:iCs/>
                <w:color w:val="000000"/>
                <w:sz w:val="24"/>
                <w:szCs w:val="24"/>
                <w:lang w:val="en-GB" w:eastAsia="zh-CN"/>
              </w:rPr>
              <w:t>Type</w:t>
            </w:r>
          </w:p>
        </w:tc>
        <w:tc>
          <w:tcPr>
            <w:tcW w:w="2020" w:type="dxa"/>
            <w:tcBorders>
              <w:top w:val="single" w:sz="4" w:space="0" w:color="auto"/>
              <w:left w:val="nil"/>
              <w:bottom w:val="single" w:sz="4" w:space="0" w:color="auto"/>
              <w:right w:val="single" w:sz="4" w:space="0" w:color="auto"/>
            </w:tcBorders>
            <w:shd w:val="clear" w:color="000000" w:fill="BFBFBF"/>
            <w:noWrap/>
            <w:vAlign w:val="center"/>
            <w:hideMark/>
          </w:tcPr>
          <w:p w14:paraId="365E8AB1" w14:textId="77777777" w:rsidR="00EE1043" w:rsidRPr="00EE1043" w:rsidRDefault="00EE1043" w:rsidP="00EE1043">
            <w:pPr>
              <w:spacing w:after="0" w:line="240" w:lineRule="auto"/>
              <w:rPr>
                <w:rFonts w:ascii="Trebuchet MS" w:eastAsia="Times New Roman" w:hAnsi="Trebuchet MS" w:cs="Calibri"/>
                <w:b/>
                <w:bCs/>
                <w:i/>
                <w:iCs/>
                <w:color w:val="000000"/>
                <w:sz w:val="24"/>
                <w:szCs w:val="24"/>
                <w:lang w:val="en-GB" w:eastAsia="zh-CN"/>
              </w:rPr>
            </w:pPr>
            <w:r w:rsidRPr="00EE1043">
              <w:rPr>
                <w:rFonts w:ascii="Trebuchet MS" w:eastAsia="Times New Roman" w:hAnsi="Trebuchet MS" w:cs="Calibri"/>
                <w:b/>
                <w:bCs/>
                <w:i/>
                <w:iCs/>
                <w:color w:val="000000"/>
                <w:sz w:val="24"/>
                <w:szCs w:val="24"/>
                <w:lang w:val="en-GB" w:eastAsia="zh-CN"/>
              </w:rPr>
              <w:t>Update Freq.</w:t>
            </w:r>
          </w:p>
        </w:tc>
        <w:tc>
          <w:tcPr>
            <w:tcW w:w="1480" w:type="dxa"/>
            <w:tcBorders>
              <w:top w:val="single" w:sz="4" w:space="0" w:color="auto"/>
              <w:left w:val="nil"/>
              <w:bottom w:val="single" w:sz="4" w:space="0" w:color="auto"/>
              <w:right w:val="single" w:sz="4" w:space="0" w:color="auto"/>
            </w:tcBorders>
            <w:shd w:val="clear" w:color="000000" w:fill="BFBFBF"/>
            <w:noWrap/>
            <w:vAlign w:val="center"/>
            <w:hideMark/>
          </w:tcPr>
          <w:p w14:paraId="63FB7241" w14:textId="77777777" w:rsidR="00EE1043" w:rsidRPr="00EE1043" w:rsidRDefault="00EE1043" w:rsidP="00EE1043">
            <w:pPr>
              <w:spacing w:after="0" w:line="240" w:lineRule="auto"/>
              <w:rPr>
                <w:rFonts w:ascii="Trebuchet MS" w:eastAsia="Times New Roman" w:hAnsi="Trebuchet MS" w:cs="Calibri"/>
                <w:b/>
                <w:bCs/>
                <w:i/>
                <w:iCs/>
                <w:color w:val="000000"/>
                <w:sz w:val="24"/>
                <w:szCs w:val="24"/>
                <w:lang w:val="en-GB" w:eastAsia="zh-CN"/>
              </w:rPr>
            </w:pPr>
            <w:r w:rsidRPr="00EE1043">
              <w:rPr>
                <w:rFonts w:ascii="Trebuchet MS" w:eastAsia="Times New Roman" w:hAnsi="Trebuchet MS" w:cs="Calibri"/>
                <w:b/>
                <w:bCs/>
                <w:i/>
                <w:iCs/>
                <w:color w:val="000000"/>
                <w:sz w:val="24"/>
                <w:szCs w:val="24"/>
                <w:lang w:val="en-GB" w:eastAsia="zh-CN"/>
              </w:rPr>
              <w:t>Up/Down</w:t>
            </w:r>
          </w:p>
        </w:tc>
        <w:tc>
          <w:tcPr>
            <w:tcW w:w="1220" w:type="dxa"/>
            <w:tcBorders>
              <w:top w:val="single" w:sz="4" w:space="0" w:color="auto"/>
              <w:left w:val="nil"/>
              <w:bottom w:val="single" w:sz="4" w:space="0" w:color="auto"/>
              <w:right w:val="single" w:sz="4" w:space="0" w:color="auto"/>
            </w:tcBorders>
            <w:shd w:val="clear" w:color="000000" w:fill="BFBFBF"/>
            <w:noWrap/>
            <w:vAlign w:val="center"/>
            <w:hideMark/>
          </w:tcPr>
          <w:p w14:paraId="405B0C2B" w14:textId="77777777" w:rsidR="00EE1043" w:rsidRPr="00EE1043" w:rsidRDefault="00EE1043" w:rsidP="00EE1043">
            <w:pPr>
              <w:spacing w:after="0" w:line="240" w:lineRule="auto"/>
              <w:rPr>
                <w:rFonts w:ascii="Trebuchet MS" w:eastAsia="Times New Roman" w:hAnsi="Trebuchet MS" w:cs="Calibri"/>
                <w:b/>
                <w:bCs/>
                <w:i/>
                <w:iCs/>
                <w:color w:val="000000"/>
                <w:sz w:val="24"/>
                <w:szCs w:val="24"/>
                <w:lang w:val="en-GB" w:eastAsia="zh-CN"/>
              </w:rPr>
            </w:pPr>
            <w:r w:rsidRPr="00EE1043">
              <w:rPr>
                <w:rFonts w:ascii="Trebuchet MS" w:eastAsia="Times New Roman" w:hAnsi="Trebuchet MS" w:cs="Calibri"/>
                <w:b/>
                <w:bCs/>
                <w:i/>
                <w:iCs/>
                <w:color w:val="000000"/>
                <w:sz w:val="24"/>
                <w:szCs w:val="24"/>
                <w:lang w:val="en-GB" w:eastAsia="zh-CN"/>
              </w:rPr>
              <w:t>Source</w:t>
            </w:r>
          </w:p>
        </w:tc>
      </w:tr>
      <w:tr w:rsidR="00EE1043" w:rsidRPr="00EE1043" w14:paraId="276B1AEF"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03C7B5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ACCOUNTS</w:t>
            </w:r>
          </w:p>
        </w:tc>
        <w:tc>
          <w:tcPr>
            <w:tcW w:w="1400" w:type="dxa"/>
            <w:tcBorders>
              <w:top w:val="nil"/>
              <w:left w:val="nil"/>
              <w:bottom w:val="single" w:sz="4" w:space="0" w:color="auto"/>
              <w:right w:val="single" w:sz="4" w:space="0" w:color="auto"/>
            </w:tcBorders>
            <w:shd w:val="clear" w:color="auto" w:fill="auto"/>
            <w:noWrap/>
            <w:vAlign w:val="center"/>
            <w:hideMark/>
          </w:tcPr>
          <w:p w14:paraId="2B53AFD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48E782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8A4EB6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9E7A9D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12268835"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2F5126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COUPON_CONTROL</w:t>
            </w:r>
          </w:p>
        </w:tc>
        <w:tc>
          <w:tcPr>
            <w:tcW w:w="1400" w:type="dxa"/>
            <w:tcBorders>
              <w:top w:val="nil"/>
              <w:left w:val="nil"/>
              <w:bottom w:val="single" w:sz="4" w:space="0" w:color="auto"/>
              <w:right w:val="single" w:sz="4" w:space="0" w:color="auto"/>
            </w:tcBorders>
            <w:shd w:val="clear" w:color="auto" w:fill="auto"/>
            <w:noWrap/>
            <w:vAlign w:val="center"/>
            <w:hideMark/>
          </w:tcPr>
          <w:p w14:paraId="1ECFA92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F98E55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7A2AF2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725D9E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57314166"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B441FA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COUPON_RANGE</w:t>
            </w:r>
          </w:p>
        </w:tc>
        <w:tc>
          <w:tcPr>
            <w:tcW w:w="1400" w:type="dxa"/>
            <w:tcBorders>
              <w:top w:val="nil"/>
              <w:left w:val="nil"/>
              <w:bottom w:val="single" w:sz="4" w:space="0" w:color="auto"/>
              <w:right w:val="single" w:sz="4" w:space="0" w:color="auto"/>
            </w:tcBorders>
            <w:shd w:val="clear" w:color="auto" w:fill="auto"/>
            <w:noWrap/>
            <w:vAlign w:val="center"/>
            <w:hideMark/>
          </w:tcPr>
          <w:p w14:paraId="2F8072E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DC4411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D02B66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C1D32C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17B9E8CF"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7A6C8B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CURRENCY</w:t>
            </w:r>
          </w:p>
        </w:tc>
        <w:tc>
          <w:tcPr>
            <w:tcW w:w="1400" w:type="dxa"/>
            <w:tcBorders>
              <w:top w:val="nil"/>
              <w:left w:val="nil"/>
              <w:bottom w:val="single" w:sz="4" w:space="0" w:color="auto"/>
              <w:right w:val="single" w:sz="4" w:space="0" w:color="auto"/>
            </w:tcBorders>
            <w:shd w:val="clear" w:color="auto" w:fill="auto"/>
            <w:noWrap/>
            <w:vAlign w:val="center"/>
            <w:hideMark/>
          </w:tcPr>
          <w:p w14:paraId="746FB69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CBD17C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D45DB1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BF2412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6D60196D"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22501D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EMPLOYEE</w:t>
            </w:r>
          </w:p>
        </w:tc>
        <w:tc>
          <w:tcPr>
            <w:tcW w:w="1400" w:type="dxa"/>
            <w:tcBorders>
              <w:top w:val="nil"/>
              <w:left w:val="nil"/>
              <w:bottom w:val="single" w:sz="4" w:space="0" w:color="auto"/>
              <w:right w:val="single" w:sz="4" w:space="0" w:color="auto"/>
            </w:tcBorders>
            <w:shd w:val="clear" w:color="auto" w:fill="auto"/>
            <w:noWrap/>
            <w:vAlign w:val="center"/>
            <w:hideMark/>
          </w:tcPr>
          <w:p w14:paraId="70C5BC7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CDB6BF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38C96A4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1FFCCC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6C067285"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ABC65B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HIST_CHECK_LOGS</w:t>
            </w:r>
          </w:p>
        </w:tc>
        <w:tc>
          <w:tcPr>
            <w:tcW w:w="1400" w:type="dxa"/>
            <w:tcBorders>
              <w:top w:val="nil"/>
              <w:left w:val="nil"/>
              <w:bottom w:val="single" w:sz="4" w:space="0" w:color="auto"/>
              <w:right w:val="single" w:sz="4" w:space="0" w:color="auto"/>
            </w:tcBorders>
            <w:shd w:val="clear" w:color="auto" w:fill="auto"/>
            <w:noWrap/>
            <w:vAlign w:val="center"/>
            <w:hideMark/>
          </w:tcPr>
          <w:p w14:paraId="4896950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3DF802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04395B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BD3162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2A70376A"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E643EB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HIST_COUPON_SALES</w:t>
            </w:r>
          </w:p>
        </w:tc>
        <w:tc>
          <w:tcPr>
            <w:tcW w:w="1400" w:type="dxa"/>
            <w:tcBorders>
              <w:top w:val="nil"/>
              <w:left w:val="nil"/>
              <w:bottom w:val="single" w:sz="4" w:space="0" w:color="auto"/>
              <w:right w:val="single" w:sz="4" w:space="0" w:color="auto"/>
            </w:tcBorders>
            <w:shd w:val="clear" w:color="auto" w:fill="auto"/>
            <w:noWrap/>
            <w:vAlign w:val="center"/>
            <w:hideMark/>
          </w:tcPr>
          <w:p w14:paraId="76C7E48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D97D3C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4A4827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62EBF5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5FD859FB"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E0AB52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HIST_ITEM</w:t>
            </w:r>
          </w:p>
        </w:tc>
        <w:tc>
          <w:tcPr>
            <w:tcW w:w="1400" w:type="dxa"/>
            <w:tcBorders>
              <w:top w:val="nil"/>
              <w:left w:val="nil"/>
              <w:bottom w:val="single" w:sz="4" w:space="0" w:color="auto"/>
              <w:right w:val="single" w:sz="4" w:space="0" w:color="auto"/>
            </w:tcBorders>
            <w:shd w:val="clear" w:color="auto" w:fill="auto"/>
            <w:noWrap/>
            <w:vAlign w:val="center"/>
            <w:hideMark/>
          </w:tcPr>
          <w:p w14:paraId="6BD546C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00837E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656427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64067B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7F059502"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A00E55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HIST_ITEMSTOCK</w:t>
            </w:r>
          </w:p>
        </w:tc>
        <w:tc>
          <w:tcPr>
            <w:tcW w:w="1400" w:type="dxa"/>
            <w:tcBorders>
              <w:top w:val="nil"/>
              <w:left w:val="nil"/>
              <w:bottom w:val="single" w:sz="4" w:space="0" w:color="auto"/>
              <w:right w:val="single" w:sz="4" w:space="0" w:color="auto"/>
            </w:tcBorders>
            <w:shd w:val="clear" w:color="auto" w:fill="auto"/>
            <w:noWrap/>
            <w:vAlign w:val="center"/>
            <w:hideMark/>
          </w:tcPr>
          <w:p w14:paraId="5F6B682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686FAA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349CC4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12DA45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1ACE1A09"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43268F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HIST_ORDERS</w:t>
            </w:r>
          </w:p>
        </w:tc>
        <w:tc>
          <w:tcPr>
            <w:tcW w:w="1400" w:type="dxa"/>
            <w:tcBorders>
              <w:top w:val="nil"/>
              <w:left w:val="nil"/>
              <w:bottom w:val="single" w:sz="4" w:space="0" w:color="auto"/>
              <w:right w:val="single" w:sz="4" w:space="0" w:color="auto"/>
            </w:tcBorders>
            <w:shd w:val="clear" w:color="auto" w:fill="auto"/>
            <w:noWrap/>
            <w:vAlign w:val="center"/>
            <w:hideMark/>
          </w:tcPr>
          <w:p w14:paraId="6CF25DB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90325D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8CF0DC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A4F99D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75143353"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FC99CF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HIST_ORDERS_EXTRA</w:t>
            </w:r>
          </w:p>
        </w:tc>
        <w:tc>
          <w:tcPr>
            <w:tcW w:w="1400" w:type="dxa"/>
            <w:tcBorders>
              <w:top w:val="nil"/>
              <w:left w:val="nil"/>
              <w:bottom w:val="single" w:sz="4" w:space="0" w:color="auto"/>
              <w:right w:val="single" w:sz="4" w:space="0" w:color="auto"/>
            </w:tcBorders>
            <w:shd w:val="clear" w:color="auto" w:fill="auto"/>
            <w:noWrap/>
            <w:vAlign w:val="center"/>
            <w:hideMark/>
          </w:tcPr>
          <w:p w14:paraId="2496A2F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1F5C5D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CB40EE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2AD153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2AF94E79"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301EEA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HIST_ORDERS_PAY</w:t>
            </w:r>
          </w:p>
        </w:tc>
        <w:tc>
          <w:tcPr>
            <w:tcW w:w="1400" w:type="dxa"/>
            <w:tcBorders>
              <w:top w:val="nil"/>
              <w:left w:val="nil"/>
              <w:bottom w:val="single" w:sz="4" w:space="0" w:color="auto"/>
              <w:right w:val="single" w:sz="4" w:space="0" w:color="auto"/>
            </w:tcBorders>
            <w:shd w:val="clear" w:color="auto" w:fill="auto"/>
            <w:noWrap/>
            <w:vAlign w:val="center"/>
            <w:hideMark/>
          </w:tcPr>
          <w:p w14:paraId="1C2DBEC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1FDD6E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22293AC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2BF966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66BD24B4"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944511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HIST_ORDERS_PAY_PROGRESS</w:t>
            </w:r>
          </w:p>
        </w:tc>
        <w:tc>
          <w:tcPr>
            <w:tcW w:w="1400" w:type="dxa"/>
            <w:tcBorders>
              <w:top w:val="nil"/>
              <w:left w:val="nil"/>
              <w:bottom w:val="single" w:sz="4" w:space="0" w:color="auto"/>
              <w:right w:val="single" w:sz="4" w:space="0" w:color="auto"/>
            </w:tcBorders>
            <w:shd w:val="clear" w:color="auto" w:fill="auto"/>
            <w:noWrap/>
            <w:vAlign w:val="center"/>
            <w:hideMark/>
          </w:tcPr>
          <w:p w14:paraId="0CE8F1F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F96A90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1DF62C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1DC97E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1697DC22"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13603C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HIST_PAYFIG</w:t>
            </w:r>
          </w:p>
        </w:tc>
        <w:tc>
          <w:tcPr>
            <w:tcW w:w="1400" w:type="dxa"/>
            <w:tcBorders>
              <w:top w:val="nil"/>
              <w:left w:val="nil"/>
              <w:bottom w:val="single" w:sz="4" w:space="0" w:color="auto"/>
              <w:right w:val="single" w:sz="4" w:space="0" w:color="auto"/>
            </w:tcBorders>
            <w:shd w:val="clear" w:color="auto" w:fill="auto"/>
            <w:noWrap/>
            <w:vAlign w:val="center"/>
            <w:hideMark/>
          </w:tcPr>
          <w:p w14:paraId="103BC2D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FAE418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B15408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95896A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4DFDD62F"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AE4D3E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HIST_PAYSUM</w:t>
            </w:r>
          </w:p>
        </w:tc>
        <w:tc>
          <w:tcPr>
            <w:tcW w:w="1400" w:type="dxa"/>
            <w:tcBorders>
              <w:top w:val="nil"/>
              <w:left w:val="nil"/>
              <w:bottom w:val="single" w:sz="4" w:space="0" w:color="auto"/>
              <w:right w:val="single" w:sz="4" w:space="0" w:color="auto"/>
            </w:tcBorders>
            <w:shd w:val="clear" w:color="auto" w:fill="auto"/>
            <w:noWrap/>
            <w:vAlign w:val="center"/>
            <w:hideMark/>
          </w:tcPr>
          <w:p w14:paraId="17A3013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371835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4C7EEC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5202A2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22A8BEF8"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E0EB5D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HIST_POSSYSTEM</w:t>
            </w:r>
          </w:p>
        </w:tc>
        <w:tc>
          <w:tcPr>
            <w:tcW w:w="1400" w:type="dxa"/>
            <w:tcBorders>
              <w:top w:val="nil"/>
              <w:left w:val="nil"/>
              <w:bottom w:val="single" w:sz="4" w:space="0" w:color="auto"/>
              <w:right w:val="single" w:sz="4" w:space="0" w:color="auto"/>
            </w:tcBorders>
            <w:shd w:val="clear" w:color="auto" w:fill="auto"/>
            <w:noWrap/>
            <w:vAlign w:val="center"/>
            <w:hideMark/>
          </w:tcPr>
          <w:p w14:paraId="3563FBF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7C5DEF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D067D7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D084E1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4D2DBA70"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EB2F82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HIST_REDEEMED_COUPON</w:t>
            </w:r>
          </w:p>
        </w:tc>
        <w:tc>
          <w:tcPr>
            <w:tcW w:w="1400" w:type="dxa"/>
            <w:tcBorders>
              <w:top w:val="nil"/>
              <w:left w:val="nil"/>
              <w:bottom w:val="single" w:sz="4" w:space="0" w:color="auto"/>
              <w:right w:val="single" w:sz="4" w:space="0" w:color="auto"/>
            </w:tcBorders>
            <w:shd w:val="clear" w:color="auto" w:fill="auto"/>
            <w:noWrap/>
            <w:vAlign w:val="center"/>
            <w:hideMark/>
          </w:tcPr>
          <w:p w14:paraId="72E7A62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BDDC47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5C5E53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3F7315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431A41F2"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E564BF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HIST_SAFEBOXCHECK</w:t>
            </w:r>
          </w:p>
        </w:tc>
        <w:tc>
          <w:tcPr>
            <w:tcW w:w="1400" w:type="dxa"/>
            <w:tcBorders>
              <w:top w:val="nil"/>
              <w:left w:val="nil"/>
              <w:bottom w:val="single" w:sz="4" w:space="0" w:color="auto"/>
              <w:right w:val="single" w:sz="4" w:space="0" w:color="auto"/>
            </w:tcBorders>
            <w:shd w:val="clear" w:color="auto" w:fill="auto"/>
            <w:noWrap/>
            <w:vAlign w:val="center"/>
            <w:hideMark/>
          </w:tcPr>
          <w:p w14:paraId="7FADA83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41BEDB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E7BA9A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9281E2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01B4DEC1"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160B11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HIST_SAFEBOXCHECKTENDER</w:t>
            </w:r>
          </w:p>
        </w:tc>
        <w:tc>
          <w:tcPr>
            <w:tcW w:w="1400" w:type="dxa"/>
            <w:tcBorders>
              <w:top w:val="nil"/>
              <w:left w:val="nil"/>
              <w:bottom w:val="single" w:sz="4" w:space="0" w:color="auto"/>
              <w:right w:val="single" w:sz="4" w:space="0" w:color="auto"/>
            </w:tcBorders>
            <w:shd w:val="clear" w:color="auto" w:fill="auto"/>
            <w:noWrap/>
            <w:vAlign w:val="center"/>
            <w:hideMark/>
          </w:tcPr>
          <w:p w14:paraId="5576807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E2B4F8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E963F3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503E6A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1DB60892"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2D2412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HIST_SAFEBOXINOUT</w:t>
            </w:r>
          </w:p>
        </w:tc>
        <w:tc>
          <w:tcPr>
            <w:tcW w:w="1400" w:type="dxa"/>
            <w:tcBorders>
              <w:top w:val="nil"/>
              <w:left w:val="nil"/>
              <w:bottom w:val="single" w:sz="4" w:space="0" w:color="auto"/>
              <w:right w:val="single" w:sz="4" w:space="0" w:color="auto"/>
            </w:tcBorders>
            <w:shd w:val="clear" w:color="auto" w:fill="auto"/>
            <w:noWrap/>
            <w:vAlign w:val="center"/>
            <w:hideMark/>
          </w:tcPr>
          <w:p w14:paraId="271AEB2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EBC5AE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2AF78BE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5BE39A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6C989CA0"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B73814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HIST_SAFEBOXINOUTEXTENDINFO</w:t>
            </w:r>
          </w:p>
        </w:tc>
        <w:tc>
          <w:tcPr>
            <w:tcW w:w="1400" w:type="dxa"/>
            <w:tcBorders>
              <w:top w:val="nil"/>
              <w:left w:val="nil"/>
              <w:bottom w:val="single" w:sz="4" w:space="0" w:color="auto"/>
              <w:right w:val="single" w:sz="4" w:space="0" w:color="auto"/>
            </w:tcBorders>
            <w:shd w:val="clear" w:color="auto" w:fill="auto"/>
            <w:noWrap/>
            <w:vAlign w:val="center"/>
            <w:hideMark/>
          </w:tcPr>
          <w:p w14:paraId="49349D5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2853DA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C9B96E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7F8BDD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33A969D8"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5BDA20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HIST_SAFEBOXPICKUP</w:t>
            </w:r>
          </w:p>
        </w:tc>
        <w:tc>
          <w:tcPr>
            <w:tcW w:w="1400" w:type="dxa"/>
            <w:tcBorders>
              <w:top w:val="nil"/>
              <w:left w:val="nil"/>
              <w:bottom w:val="single" w:sz="4" w:space="0" w:color="auto"/>
              <w:right w:val="single" w:sz="4" w:space="0" w:color="auto"/>
            </w:tcBorders>
            <w:shd w:val="clear" w:color="auto" w:fill="auto"/>
            <w:noWrap/>
            <w:vAlign w:val="center"/>
            <w:hideMark/>
          </w:tcPr>
          <w:p w14:paraId="46FEDDB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A8C54C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49E137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F5D91A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3C50306B"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54E437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lastRenderedPageBreak/>
              <w:t>HIST_SESSIONINFO</w:t>
            </w:r>
          </w:p>
        </w:tc>
        <w:tc>
          <w:tcPr>
            <w:tcW w:w="1400" w:type="dxa"/>
            <w:tcBorders>
              <w:top w:val="nil"/>
              <w:left w:val="nil"/>
              <w:bottom w:val="single" w:sz="4" w:space="0" w:color="auto"/>
              <w:right w:val="single" w:sz="4" w:space="0" w:color="auto"/>
            </w:tcBorders>
            <w:shd w:val="clear" w:color="auto" w:fill="auto"/>
            <w:noWrap/>
            <w:vAlign w:val="center"/>
            <w:hideMark/>
          </w:tcPr>
          <w:p w14:paraId="267EBDF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74B6E9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3DFB03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477706E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6687B683"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B5E5FA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HIST_SESSIONTENDER</w:t>
            </w:r>
          </w:p>
        </w:tc>
        <w:tc>
          <w:tcPr>
            <w:tcW w:w="1400" w:type="dxa"/>
            <w:tcBorders>
              <w:top w:val="nil"/>
              <w:left w:val="nil"/>
              <w:bottom w:val="single" w:sz="4" w:space="0" w:color="auto"/>
              <w:right w:val="single" w:sz="4" w:space="0" w:color="auto"/>
            </w:tcBorders>
            <w:shd w:val="clear" w:color="auto" w:fill="auto"/>
            <w:noWrap/>
            <w:vAlign w:val="center"/>
            <w:hideMark/>
          </w:tcPr>
          <w:p w14:paraId="1E892B6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F536AE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E3A1C1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655040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11D08A6D"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F71AE1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HIST_STOCK_MOVEMENT</w:t>
            </w:r>
          </w:p>
        </w:tc>
        <w:tc>
          <w:tcPr>
            <w:tcW w:w="1400" w:type="dxa"/>
            <w:tcBorders>
              <w:top w:val="nil"/>
              <w:left w:val="nil"/>
              <w:bottom w:val="single" w:sz="4" w:space="0" w:color="auto"/>
              <w:right w:val="single" w:sz="4" w:space="0" w:color="auto"/>
            </w:tcBorders>
            <w:shd w:val="clear" w:color="auto" w:fill="auto"/>
            <w:noWrap/>
            <w:vAlign w:val="center"/>
            <w:hideMark/>
          </w:tcPr>
          <w:p w14:paraId="47313EF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748643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F39627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782D92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28C68EC5"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85B3D5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HIST_SUPP</w:t>
            </w:r>
          </w:p>
        </w:tc>
        <w:tc>
          <w:tcPr>
            <w:tcW w:w="1400" w:type="dxa"/>
            <w:tcBorders>
              <w:top w:val="nil"/>
              <w:left w:val="nil"/>
              <w:bottom w:val="single" w:sz="4" w:space="0" w:color="auto"/>
              <w:right w:val="single" w:sz="4" w:space="0" w:color="auto"/>
            </w:tcBorders>
            <w:shd w:val="clear" w:color="auto" w:fill="auto"/>
            <w:noWrap/>
            <w:vAlign w:val="center"/>
            <w:hideMark/>
          </w:tcPr>
          <w:p w14:paraId="2F4DAA0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180531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3015C7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644643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4E8DC796"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45FD2C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HIST_TRANS</w:t>
            </w:r>
          </w:p>
        </w:tc>
        <w:tc>
          <w:tcPr>
            <w:tcW w:w="1400" w:type="dxa"/>
            <w:tcBorders>
              <w:top w:val="nil"/>
              <w:left w:val="nil"/>
              <w:bottom w:val="single" w:sz="4" w:space="0" w:color="auto"/>
              <w:right w:val="single" w:sz="4" w:space="0" w:color="auto"/>
            </w:tcBorders>
            <w:shd w:val="clear" w:color="auto" w:fill="auto"/>
            <w:noWrap/>
            <w:vAlign w:val="center"/>
            <w:hideMark/>
          </w:tcPr>
          <w:p w14:paraId="4B26643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ADEEA0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4C588F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923D42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16C4E2D5"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02E97E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HIST_TRANS_ECARD</w:t>
            </w:r>
          </w:p>
        </w:tc>
        <w:tc>
          <w:tcPr>
            <w:tcW w:w="1400" w:type="dxa"/>
            <w:tcBorders>
              <w:top w:val="nil"/>
              <w:left w:val="nil"/>
              <w:bottom w:val="single" w:sz="4" w:space="0" w:color="auto"/>
              <w:right w:val="single" w:sz="4" w:space="0" w:color="auto"/>
            </w:tcBorders>
            <w:shd w:val="clear" w:color="auto" w:fill="auto"/>
            <w:noWrap/>
            <w:vAlign w:val="center"/>
            <w:hideMark/>
          </w:tcPr>
          <w:p w14:paraId="0686BE5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A41746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C1CBC3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56C4CA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78D6BE09"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A3EC22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HIST_TRANS_MODIFIER</w:t>
            </w:r>
          </w:p>
        </w:tc>
        <w:tc>
          <w:tcPr>
            <w:tcW w:w="1400" w:type="dxa"/>
            <w:tcBorders>
              <w:top w:val="nil"/>
              <w:left w:val="nil"/>
              <w:bottom w:val="single" w:sz="4" w:space="0" w:color="auto"/>
              <w:right w:val="single" w:sz="4" w:space="0" w:color="auto"/>
            </w:tcBorders>
            <w:shd w:val="clear" w:color="auto" w:fill="auto"/>
            <w:noWrap/>
            <w:vAlign w:val="center"/>
            <w:hideMark/>
          </w:tcPr>
          <w:p w14:paraId="74AAEB3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C0DAA4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349C91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0B4881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71ED13E1"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14568F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INVITATION</w:t>
            </w:r>
          </w:p>
        </w:tc>
        <w:tc>
          <w:tcPr>
            <w:tcW w:w="1400" w:type="dxa"/>
            <w:tcBorders>
              <w:top w:val="nil"/>
              <w:left w:val="nil"/>
              <w:bottom w:val="single" w:sz="4" w:space="0" w:color="auto"/>
              <w:right w:val="single" w:sz="4" w:space="0" w:color="auto"/>
            </w:tcBorders>
            <w:shd w:val="clear" w:color="auto" w:fill="auto"/>
            <w:noWrap/>
            <w:vAlign w:val="center"/>
            <w:hideMark/>
          </w:tcPr>
          <w:p w14:paraId="3ED9865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A041FB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B423E7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76467C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645582E1"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F20847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ITEM</w:t>
            </w:r>
          </w:p>
        </w:tc>
        <w:tc>
          <w:tcPr>
            <w:tcW w:w="1400" w:type="dxa"/>
            <w:tcBorders>
              <w:top w:val="nil"/>
              <w:left w:val="nil"/>
              <w:bottom w:val="single" w:sz="4" w:space="0" w:color="auto"/>
              <w:right w:val="single" w:sz="4" w:space="0" w:color="auto"/>
            </w:tcBorders>
            <w:shd w:val="clear" w:color="auto" w:fill="auto"/>
            <w:noWrap/>
            <w:vAlign w:val="center"/>
            <w:hideMark/>
          </w:tcPr>
          <w:p w14:paraId="0D87A30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786017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AF1DA8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B58AF9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7B81F033"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F8AED1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ITEM_BARCODE</w:t>
            </w:r>
          </w:p>
        </w:tc>
        <w:tc>
          <w:tcPr>
            <w:tcW w:w="1400" w:type="dxa"/>
            <w:tcBorders>
              <w:top w:val="nil"/>
              <w:left w:val="nil"/>
              <w:bottom w:val="single" w:sz="4" w:space="0" w:color="auto"/>
              <w:right w:val="single" w:sz="4" w:space="0" w:color="auto"/>
            </w:tcBorders>
            <w:shd w:val="clear" w:color="auto" w:fill="auto"/>
            <w:noWrap/>
            <w:vAlign w:val="center"/>
            <w:hideMark/>
          </w:tcPr>
          <w:p w14:paraId="4FB5A4A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6798D3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02AE02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7E51C7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09207C5D"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2E8BD1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ITEM_MODIFIER</w:t>
            </w:r>
          </w:p>
        </w:tc>
        <w:tc>
          <w:tcPr>
            <w:tcW w:w="1400" w:type="dxa"/>
            <w:tcBorders>
              <w:top w:val="nil"/>
              <w:left w:val="nil"/>
              <w:bottom w:val="single" w:sz="4" w:space="0" w:color="auto"/>
              <w:right w:val="single" w:sz="4" w:space="0" w:color="auto"/>
            </w:tcBorders>
            <w:shd w:val="clear" w:color="auto" w:fill="auto"/>
            <w:noWrap/>
            <w:vAlign w:val="center"/>
            <w:hideMark/>
          </w:tcPr>
          <w:p w14:paraId="75AC087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3CE35B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8EEAD6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7801E8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0FAB7621"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E4FA26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ITEMANLY</w:t>
            </w:r>
          </w:p>
        </w:tc>
        <w:tc>
          <w:tcPr>
            <w:tcW w:w="1400" w:type="dxa"/>
            <w:tcBorders>
              <w:top w:val="nil"/>
              <w:left w:val="nil"/>
              <w:bottom w:val="single" w:sz="4" w:space="0" w:color="auto"/>
              <w:right w:val="single" w:sz="4" w:space="0" w:color="auto"/>
            </w:tcBorders>
            <w:shd w:val="clear" w:color="auto" w:fill="auto"/>
            <w:noWrap/>
            <w:vAlign w:val="center"/>
            <w:hideMark/>
          </w:tcPr>
          <w:p w14:paraId="1015054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1777A4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F9B1D0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CB5A5E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18D83E2C"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FDF7B5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ITEMDEPT</w:t>
            </w:r>
          </w:p>
        </w:tc>
        <w:tc>
          <w:tcPr>
            <w:tcW w:w="1400" w:type="dxa"/>
            <w:tcBorders>
              <w:top w:val="nil"/>
              <w:left w:val="nil"/>
              <w:bottom w:val="single" w:sz="4" w:space="0" w:color="auto"/>
              <w:right w:val="single" w:sz="4" w:space="0" w:color="auto"/>
            </w:tcBorders>
            <w:shd w:val="clear" w:color="auto" w:fill="auto"/>
            <w:noWrap/>
            <w:vAlign w:val="center"/>
            <w:hideMark/>
          </w:tcPr>
          <w:p w14:paraId="7B8CCBD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375F41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3F22EF1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A3B87D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16F4D016"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AD5CE6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MENU</w:t>
            </w:r>
          </w:p>
        </w:tc>
        <w:tc>
          <w:tcPr>
            <w:tcW w:w="1400" w:type="dxa"/>
            <w:tcBorders>
              <w:top w:val="nil"/>
              <w:left w:val="nil"/>
              <w:bottom w:val="single" w:sz="4" w:space="0" w:color="auto"/>
              <w:right w:val="single" w:sz="4" w:space="0" w:color="auto"/>
            </w:tcBorders>
            <w:shd w:val="clear" w:color="auto" w:fill="auto"/>
            <w:noWrap/>
            <w:vAlign w:val="center"/>
            <w:hideMark/>
          </w:tcPr>
          <w:p w14:paraId="375B92D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F1D2B0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D07AA9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A284BE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4A663566"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8DF967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MENUITEM</w:t>
            </w:r>
          </w:p>
        </w:tc>
        <w:tc>
          <w:tcPr>
            <w:tcW w:w="1400" w:type="dxa"/>
            <w:tcBorders>
              <w:top w:val="nil"/>
              <w:left w:val="nil"/>
              <w:bottom w:val="single" w:sz="4" w:space="0" w:color="auto"/>
              <w:right w:val="single" w:sz="4" w:space="0" w:color="auto"/>
            </w:tcBorders>
            <w:shd w:val="clear" w:color="auto" w:fill="auto"/>
            <w:noWrap/>
            <w:vAlign w:val="center"/>
            <w:hideMark/>
          </w:tcPr>
          <w:p w14:paraId="449B143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C6441E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D41EBC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4FFF4F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7466C233"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E1B595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MESSAGES</w:t>
            </w:r>
          </w:p>
        </w:tc>
        <w:tc>
          <w:tcPr>
            <w:tcW w:w="1400" w:type="dxa"/>
            <w:tcBorders>
              <w:top w:val="nil"/>
              <w:left w:val="nil"/>
              <w:bottom w:val="single" w:sz="4" w:space="0" w:color="auto"/>
              <w:right w:val="single" w:sz="4" w:space="0" w:color="auto"/>
            </w:tcBorders>
            <w:shd w:val="clear" w:color="auto" w:fill="auto"/>
            <w:noWrap/>
            <w:vAlign w:val="center"/>
            <w:hideMark/>
          </w:tcPr>
          <w:p w14:paraId="0A3ECC1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628BA1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377EA7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A6B60A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0559BC80"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53503D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MODIFIER</w:t>
            </w:r>
          </w:p>
        </w:tc>
        <w:tc>
          <w:tcPr>
            <w:tcW w:w="1400" w:type="dxa"/>
            <w:tcBorders>
              <w:top w:val="nil"/>
              <w:left w:val="nil"/>
              <w:bottom w:val="single" w:sz="4" w:space="0" w:color="auto"/>
              <w:right w:val="single" w:sz="4" w:space="0" w:color="auto"/>
            </w:tcBorders>
            <w:shd w:val="clear" w:color="auto" w:fill="auto"/>
            <w:noWrap/>
            <w:vAlign w:val="center"/>
            <w:hideMark/>
          </w:tcPr>
          <w:p w14:paraId="7DE0CC0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4003DF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855749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1675CA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558D7813"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EA1217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MODIFIER_GRP</w:t>
            </w:r>
          </w:p>
        </w:tc>
        <w:tc>
          <w:tcPr>
            <w:tcW w:w="1400" w:type="dxa"/>
            <w:tcBorders>
              <w:top w:val="nil"/>
              <w:left w:val="nil"/>
              <w:bottom w:val="single" w:sz="4" w:space="0" w:color="auto"/>
              <w:right w:val="single" w:sz="4" w:space="0" w:color="auto"/>
            </w:tcBorders>
            <w:shd w:val="clear" w:color="auto" w:fill="auto"/>
            <w:noWrap/>
            <w:vAlign w:val="center"/>
            <w:hideMark/>
          </w:tcPr>
          <w:p w14:paraId="668D971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0EA246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1841FA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4BDEF2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0F9A9A81"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F444BD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MODIFIER_LIST</w:t>
            </w:r>
          </w:p>
        </w:tc>
        <w:tc>
          <w:tcPr>
            <w:tcW w:w="1400" w:type="dxa"/>
            <w:tcBorders>
              <w:top w:val="nil"/>
              <w:left w:val="nil"/>
              <w:bottom w:val="single" w:sz="4" w:space="0" w:color="auto"/>
              <w:right w:val="single" w:sz="4" w:space="0" w:color="auto"/>
            </w:tcBorders>
            <w:shd w:val="clear" w:color="auto" w:fill="auto"/>
            <w:noWrap/>
            <w:vAlign w:val="center"/>
            <w:hideMark/>
          </w:tcPr>
          <w:p w14:paraId="6A1F4AC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D83B66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0F9D45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B54645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400A9AC2"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925F71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ONHOUSE</w:t>
            </w:r>
          </w:p>
        </w:tc>
        <w:tc>
          <w:tcPr>
            <w:tcW w:w="1400" w:type="dxa"/>
            <w:tcBorders>
              <w:top w:val="nil"/>
              <w:left w:val="nil"/>
              <w:bottom w:val="single" w:sz="4" w:space="0" w:color="auto"/>
              <w:right w:val="single" w:sz="4" w:space="0" w:color="auto"/>
            </w:tcBorders>
            <w:shd w:val="clear" w:color="auto" w:fill="auto"/>
            <w:noWrap/>
            <w:vAlign w:val="center"/>
            <w:hideMark/>
          </w:tcPr>
          <w:p w14:paraId="008612D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28D8CE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B629E9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16A8F5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57EA7E55"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1DFD24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OPTIONS</w:t>
            </w:r>
          </w:p>
        </w:tc>
        <w:tc>
          <w:tcPr>
            <w:tcW w:w="1400" w:type="dxa"/>
            <w:tcBorders>
              <w:top w:val="nil"/>
              <w:left w:val="nil"/>
              <w:bottom w:val="single" w:sz="4" w:space="0" w:color="auto"/>
              <w:right w:val="single" w:sz="4" w:space="0" w:color="auto"/>
            </w:tcBorders>
            <w:shd w:val="clear" w:color="auto" w:fill="auto"/>
            <w:noWrap/>
            <w:vAlign w:val="center"/>
            <w:hideMark/>
          </w:tcPr>
          <w:p w14:paraId="3291CFE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EE24F2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B034A6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84A5D4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6EC15383"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9FD6C9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ORDERS</w:t>
            </w:r>
          </w:p>
        </w:tc>
        <w:tc>
          <w:tcPr>
            <w:tcW w:w="1400" w:type="dxa"/>
            <w:tcBorders>
              <w:top w:val="nil"/>
              <w:left w:val="nil"/>
              <w:bottom w:val="single" w:sz="4" w:space="0" w:color="auto"/>
              <w:right w:val="single" w:sz="4" w:space="0" w:color="auto"/>
            </w:tcBorders>
            <w:shd w:val="clear" w:color="auto" w:fill="auto"/>
            <w:noWrap/>
            <w:vAlign w:val="center"/>
            <w:hideMark/>
          </w:tcPr>
          <w:p w14:paraId="6A3C351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22CDE22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F6A362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8AD632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2F3F7072"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9ADB6F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ORDERS_EXTRA</w:t>
            </w:r>
          </w:p>
        </w:tc>
        <w:tc>
          <w:tcPr>
            <w:tcW w:w="1400" w:type="dxa"/>
            <w:tcBorders>
              <w:top w:val="nil"/>
              <w:left w:val="nil"/>
              <w:bottom w:val="single" w:sz="4" w:space="0" w:color="auto"/>
              <w:right w:val="single" w:sz="4" w:space="0" w:color="auto"/>
            </w:tcBorders>
            <w:shd w:val="clear" w:color="auto" w:fill="auto"/>
            <w:noWrap/>
            <w:vAlign w:val="center"/>
            <w:hideMark/>
          </w:tcPr>
          <w:p w14:paraId="6850C44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7D86812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C15993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3A2FFE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0A5F261D"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FC99C1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ORDERS_PAY</w:t>
            </w:r>
          </w:p>
        </w:tc>
        <w:tc>
          <w:tcPr>
            <w:tcW w:w="1400" w:type="dxa"/>
            <w:tcBorders>
              <w:top w:val="nil"/>
              <w:left w:val="nil"/>
              <w:bottom w:val="single" w:sz="4" w:space="0" w:color="auto"/>
              <w:right w:val="single" w:sz="4" w:space="0" w:color="auto"/>
            </w:tcBorders>
            <w:shd w:val="clear" w:color="auto" w:fill="auto"/>
            <w:noWrap/>
            <w:vAlign w:val="center"/>
            <w:hideMark/>
          </w:tcPr>
          <w:p w14:paraId="647697B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34A7348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D95F75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4D3F244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2FED63D4"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F45DF1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PAYCAT</w:t>
            </w:r>
          </w:p>
        </w:tc>
        <w:tc>
          <w:tcPr>
            <w:tcW w:w="1400" w:type="dxa"/>
            <w:tcBorders>
              <w:top w:val="nil"/>
              <w:left w:val="nil"/>
              <w:bottom w:val="single" w:sz="4" w:space="0" w:color="auto"/>
              <w:right w:val="single" w:sz="4" w:space="0" w:color="auto"/>
            </w:tcBorders>
            <w:shd w:val="clear" w:color="auto" w:fill="auto"/>
            <w:noWrap/>
            <w:vAlign w:val="center"/>
            <w:hideMark/>
          </w:tcPr>
          <w:p w14:paraId="368CEDF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79210F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9A0E33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C38890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70C99162"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11B7BC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PAYMENT</w:t>
            </w:r>
          </w:p>
        </w:tc>
        <w:tc>
          <w:tcPr>
            <w:tcW w:w="1400" w:type="dxa"/>
            <w:tcBorders>
              <w:top w:val="nil"/>
              <w:left w:val="nil"/>
              <w:bottom w:val="single" w:sz="4" w:space="0" w:color="auto"/>
              <w:right w:val="single" w:sz="4" w:space="0" w:color="auto"/>
            </w:tcBorders>
            <w:shd w:val="clear" w:color="auto" w:fill="auto"/>
            <w:noWrap/>
            <w:vAlign w:val="center"/>
            <w:hideMark/>
          </w:tcPr>
          <w:p w14:paraId="5668713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FCCF2D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48E3A5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F5FFF1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7DF041AF"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FDB44C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PMT_ACTION</w:t>
            </w:r>
          </w:p>
        </w:tc>
        <w:tc>
          <w:tcPr>
            <w:tcW w:w="1400" w:type="dxa"/>
            <w:tcBorders>
              <w:top w:val="nil"/>
              <w:left w:val="nil"/>
              <w:bottom w:val="single" w:sz="4" w:space="0" w:color="auto"/>
              <w:right w:val="single" w:sz="4" w:space="0" w:color="auto"/>
            </w:tcBorders>
            <w:shd w:val="clear" w:color="auto" w:fill="auto"/>
            <w:noWrap/>
            <w:vAlign w:val="center"/>
            <w:hideMark/>
          </w:tcPr>
          <w:p w14:paraId="19E9662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A01798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5A01E3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AB2F1B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2E91C624"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514E3F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PMT_CONDITION</w:t>
            </w:r>
          </w:p>
        </w:tc>
        <w:tc>
          <w:tcPr>
            <w:tcW w:w="1400" w:type="dxa"/>
            <w:tcBorders>
              <w:top w:val="nil"/>
              <w:left w:val="nil"/>
              <w:bottom w:val="single" w:sz="4" w:space="0" w:color="auto"/>
              <w:right w:val="single" w:sz="4" w:space="0" w:color="auto"/>
            </w:tcBorders>
            <w:shd w:val="clear" w:color="auto" w:fill="auto"/>
            <w:noWrap/>
            <w:vAlign w:val="center"/>
            <w:hideMark/>
          </w:tcPr>
          <w:p w14:paraId="0D7A4B4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7A6C6C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423731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F02195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19E773F6"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96B0FC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PMT_HDR</w:t>
            </w:r>
          </w:p>
        </w:tc>
        <w:tc>
          <w:tcPr>
            <w:tcW w:w="1400" w:type="dxa"/>
            <w:tcBorders>
              <w:top w:val="nil"/>
              <w:left w:val="nil"/>
              <w:bottom w:val="single" w:sz="4" w:space="0" w:color="auto"/>
              <w:right w:val="single" w:sz="4" w:space="0" w:color="auto"/>
            </w:tcBorders>
            <w:shd w:val="clear" w:color="auto" w:fill="auto"/>
            <w:noWrap/>
            <w:vAlign w:val="center"/>
            <w:hideMark/>
          </w:tcPr>
          <w:p w14:paraId="0B48D75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47A68E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717D55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85F450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7E3A21D7"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F585F1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POSBUSDATE</w:t>
            </w:r>
          </w:p>
        </w:tc>
        <w:tc>
          <w:tcPr>
            <w:tcW w:w="1400" w:type="dxa"/>
            <w:tcBorders>
              <w:top w:val="nil"/>
              <w:left w:val="nil"/>
              <w:bottom w:val="single" w:sz="4" w:space="0" w:color="auto"/>
              <w:right w:val="single" w:sz="4" w:space="0" w:color="auto"/>
            </w:tcBorders>
            <w:shd w:val="clear" w:color="auto" w:fill="auto"/>
            <w:noWrap/>
            <w:vAlign w:val="center"/>
            <w:hideMark/>
          </w:tcPr>
          <w:p w14:paraId="5C459E9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5E21CD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E7A167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CBD88E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6A8F8A6B"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731351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ROLE</w:t>
            </w:r>
          </w:p>
        </w:tc>
        <w:tc>
          <w:tcPr>
            <w:tcW w:w="1400" w:type="dxa"/>
            <w:tcBorders>
              <w:top w:val="nil"/>
              <w:left w:val="nil"/>
              <w:bottom w:val="single" w:sz="4" w:space="0" w:color="auto"/>
              <w:right w:val="single" w:sz="4" w:space="0" w:color="auto"/>
            </w:tcBorders>
            <w:shd w:val="clear" w:color="auto" w:fill="auto"/>
            <w:noWrap/>
            <w:vAlign w:val="center"/>
            <w:hideMark/>
          </w:tcPr>
          <w:p w14:paraId="55CE49C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5F07D3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6010D8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171171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57AD7846"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FBE2C8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ROLE_PERMISSION</w:t>
            </w:r>
          </w:p>
        </w:tc>
        <w:tc>
          <w:tcPr>
            <w:tcW w:w="1400" w:type="dxa"/>
            <w:tcBorders>
              <w:top w:val="nil"/>
              <w:left w:val="nil"/>
              <w:bottom w:val="single" w:sz="4" w:space="0" w:color="auto"/>
              <w:right w:val="single" w:sz="4" w:space="0" w:color="auto"/>
            </w:tcBorders>
            <w:shd w:val="clear" w:color="auto" w:fill="auto"/>
            <w:noWrap/>
            <w:vAlign w:val="center"/>
            <w:hideMark/>
          </w:tcPr>
          <w:p w14:paraId="5DBDF29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B100DE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1F3281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856093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27D04111"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4EBECB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SUPP</w:t>
            </w:r>
          </w:p>
        </w:tc>
        <w:tc>
          <w:tcPr>
            <w:tcW w:w="1400" w:type="dxa"/>
            <w:tcBorders>
              <w:top w:val="nil"/>
              <w:left w:val="nil"/>
              <w:bottom w:val="single" w:sz="4" w:space="0" w:color="auto"/>
              <w:right w:val="single" w:sz="4" w:space="0" w:color="auto"/>
            </w:tcBorders>
            <w:shd w:val="clear" w:color="auto" w:fill="auto"/>
            <w:noWrap/>
            <w:vAlign w:val="center"/>
            <w:hideMark/>
          </w:tcPr>
          <w:p w14:paraId="59E5402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4ADA4AC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3373290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3FACE7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76878B04"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B5CF0B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SYSSETTINGS</w:t>
            </w:r>
          </w:p>
        </w:tc>
        <w:tc>
          <w:tcPr>
            <w:tcW w:w="1400" w:type="dxa"/>
            <w:tcBorders>
              <w:top w:val="nil"/>
              <w:left w:val="nil"/>
              <w:bottom w:val="single" w:sz="4" w:space="0" w:color="auto"/>
              <w:right w:val="single" w:sz="4" w:space="0" w:color="auto"/>
            </w:tcBorders>
            <w:shd w:val="clear" w:color="auto" w:fill="auto"/>
            <w:noWrap/>
            <w:vAlign w:val="center"/>
            <w:hideMark/>
          </w:tcPr>
          <w:p w14:paraId="378C21A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5F4F1D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0EEB8F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139EEB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5B5B269F"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8ECFC8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TRANS</w:t>
            </w:r>
          </w:p>
        </w:tc>
        <w:tc>
          <w:tcPr>
            <w:tcW w:w="1400" w:type="dxa"/>
            <w:tcBorders>
              <w:top w:val="nil"/>
              <w:left w:val="nil"/>
              <w:bottom w:val="single" w:sz="4" w:space="0" w:color="auto"/>
              <w:right w:val="single" w:sz="4" w:space="0" w:color="auto"/>
            </w:tcBorders>
            <w:shd w:val="clear" w:color="auto" w:fill="auto"/>
            <w:noWrap/>
            <w:vAlign w:val="center"/>
            <w:hideMark/>
          </w:tcPr>
          <w:p w14:paraId="46A1C73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4763D3C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BC07AD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2358C7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502BC3F0"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2E576B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TRANS_ECARD</w:t>
            </w:r>
          </w:p>
        </w:tc>
        <w:tc>
          <w:tcPr>
            <w:tcW w:w="1400" w:type="dxa"/>
            <w:tcBorders>
              <w:top w:val="nil"/>
              <w:left w:val="nil"/>
              <w:bottom w:val="single" w:sz="4" w:space="0" w:color="auto"/>
              <w:right w:val="single" w:sz="4" w:space="0" w:color="auto"/>
            </w:tcBorders>
            <w:shd w:val="clear" w:color="auto" w:fill="auto"/>
            <w:noWrap/>
            <w:vAlign w:val="center"/>
            <w:hideMark/>
          </w:tcPr>
          <w:p w14:paraId="4808D40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15BAE03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3D3794D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856ACB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54C4BFC3"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A08AC8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TRANS_MODIFIER</w:t>
            </w:r>
          </w:p>
        </w:tc>
        <w:tc>
          <w:tcPr>
            <w:tcW w:w="1400" w:type="dxa"/>
            <w:tcBorders>
              <w:top w:val="nil"/>
              <w:left w:val="nil"/>
              <w:bottom w:val="single" w:sz="4" w:space="0" w:color="auto"/>
              <w:right w:val="single" w:sz="4" w:space="0" w:color="auto"/>
            </w:tcBorders>
            <w:shd w:val="clear" w:color="auto" w:fill="auto"/>
            <w:noWrap/>
            <w:vAlign w:val="center"/>
            <w:hideMark/>
          </w:tcPr>
          <w:p w14:paraId="79CF5E7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236776D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345C7F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715A76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77DF0610"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AFD7A6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TRANS_TYPE</w:t>
            </w:r>
          </w:p>
        </w:tc>
        <w:tc>
          <w:tcPr>
            <w:tcW w:w="1400" w:type="dxa"/>
            <w:tcBorders>
              <w:top w:val="nil"/>
              <w:left w:val="nil"/>
              <w:bottom w:val="single" w:sz="4" w:space="0" w:color="auto"/>
              <w:right w:val="single" w:sz="4" w:space="0" w:color="auto"/>
            </w:tcBorders>
            <w:shd w:val="clear" w:color="auto" w:fill="auto"/>
            <w:noWrap/>
            <w:vAlign w:val="center"/>
            <w:hideMark/>
          </w:tcPr>
          <w:p w14:paraId="094D7DB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CDD779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74234C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1EF641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31B126EE"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1F899D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USER_PERMISSION</w:t>
            </w:r>
          </w:p>
        </w:tc>
        <w:tc>
          <w:tcPr>
            <w:tcW w:w="1400" w:type="dxa"/>
            <w:tcBorders>
              <w:top w:val="nil"/>
              <w:left w:val="nil"/>
              <w:bottom w:val="single" w:sz="4" w:space="0" w:color="auto"/>
              <w:right w:val="single" w:sz="4" w:space="0" w:color="auto"/>
            </w:tcBorders>
            <w:shd w:val="clear" w:color="auto" w:fill="auto"/>
            <w:noWrap/>
            <w:vAlign w:val="center"/>
            <w:hideMark/>
          </w:tcPr>
          <w:p w14:paraId="7933651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3BADB5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27E196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AA0B0F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6117B431"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42F4B5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USER_ROLE</w:t>
            </w:r>
          </w:p>
        </w:tc>
        <w:tc>
          <w:tcPr>
            <w:tcW w:w="1400" w:type="dxa"/>
            <w:tcBorders>
              <w:top w:val="nil"/>
              <w:left w:val="nil"/>
              <w:bottom w:val="single" w:sz="4" w:space="0" w:color="auto"/>
              <w:right w:val="single" w:sz="4" w:space="0" w:color="auto"/>
            </w:tcBorders>
            <w:shd w:val="clear" w:color="auto" w:fill="auto"/>
            <w:noWrap/>
            <w:vAlign w:val="center"/>
            <w:hideMark/>
          </w:tcPr>
          <w:p w14:paraId="5569D1A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79D8C9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226BC1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30BA72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1579EB37"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568AAC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WIFI CODE</w:t>
            </w:r>
          </w:p>
        </w:tc>
        <w:tc>
          <w:tcPr>
            <w:tcW w:w="1400" w:type="dxa"/>
            <w:tcBorders>
              <w:top w:val="nil"/>
              <w:left w:val="nil"/>
              <w:bottom w:val="single" w:sz="4" w:space="0" w:color="auto"/>
              <w:right w:val="single" w:sz="4" w:space="0" w:color="auto"/>
            </w:tcBorders>
            <w:shd w:val="clear" w:color="auto" w:fill="auto"/>
            <w:noWrap/>
            <w:vAlign w:val="center"/>
            <w:hideMark/>
          </w:tcPr>
          <w:p w14:paraId="7B6C21C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E58C3C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E5CA10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29B939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bl>
    <w:p w14:paraId="7178EAF6" w14:textId="62ADE95B" w:rsidR="00E713E6" w:rsidRDefault="001228F0" w:rsidP="00EE1043">
      <w:pPr>
        <w:pStyle w:val="Heading1"/>
        <w:jc w:val="both"/>
        <w:rPr>
          <w:rFonts w:ascii="Palatino Linotype" w:eastAsia="Microsoft YaHei" w:hAnsi="Palatino Linotype" w:cs="Microsoft YaHei"/>
          <w:lang w:eastAsia="zh-CN"/>
        </w:rPr>
      </w:pPr>
      <w:bookmarkStart w:id="252" w:name="_Toc469498484"/>
      <w:r>
        <w:rPr>
          <w:rFonts w:ascii="Palatino Linotype" w:eastAsia="Microsoft YaHei" w:hAnsi="Palatino Linotype" w:cs="Microsoft YaHei"/>
          <w:lang w:eastAsia="zh-CN"/>
        </w:rPr>
        <w:lastRenderedPageBreak/>
        <w:t>Appendix E</w:t>
      </w:r>
      <w:r w:rsidR="00EE1043" w:rsidRPr="00C70F8A">
        <w:rPr>
          <w:rFonts w:ascii="Palatino Linotype" w:eastAsia="Microsoft YaHei" w:hAnsi="Palatino Linotype" w:cs="Microsoft YaHei"/>
          <w:lang w:eastAsia="zh-CN"/>
        </w:rPr>
        <w:t xml:space="preserve"> – </w:t>
      </w:r>
      <w:r w:rsidR="00EE1043">
        <w:rPr>
          <w:rFonts w:ascii="Palatino Linotype" w:eastAsia="Microsoft YaHei" w:hAnsi="Palatino Linotype" w:cs="Microsoft YaHei"/>
          <w:lang w:eastAsia="zh-CN"/>
        </w:rPr>
        <w:t>EDW</w:t>
      </w:r>
      <w:r w:rsidR="00EE1043" w:rsidRPr="00C70F8A">
        <w:rPr>
          <w:rFonts w:ascii="Palatino Linotype" w:eastAsia="Microsoft YaHei" w:hAnsi="Palatino Linotype" w:cs="Microsoft YaHei"/>
          <w:lang w:eastAsia="zh-CN"/>
        </w:rPr>
        <w:t xml:space="preserve"> Table</w:t>
      </w:r>
      <w:r w:rsidR="00EE1043">
        <w:rPr>
          <w:rFonts w:ascii="Palatino Linotype" w:eastAsia="Microsoft YaHei" w:hAnsi="Palatino Linotype" w:cs="Microsoft YaHei"/>
          <w:lang w:eastAsia="zh-CN"/>
        </w:rPr>
        <w:t>s</w:t>
      </w:r>
      <w:bookmarkEnd w:id="252"/>
    </w:p>
    <w:tbl>
      <w:tblPr>
        <w:tblW w:w="10800" w:type="dxa"/>
        <w:tblInd w:w="-5" w:type="dxa"/>
        <w:tblLook w:val="04A0" w:firstRow="1" w:lastRow="0" w:firstColumn="1" w:lastColumn="0" w:noHBand="0" w:noVBand="1"/>
      </w:tblPr>
      <w:tblGrid>
        <w:gridCol w:w="3567"/>
        <w:gridCol w:w="1160"/>
        <w:gridCol w:w="3320"/>
        <w:gridCol w:w="2753"/>
      </w:tblGrid>
      <w:tr w:rsidR="00A73B85" w:rsidRPr="00A73B85" w14:paraId="3546BD41" w14:textId="77777777" w:rsidTr="00A73B85">
        <w:trPr>
          <w:trHeight w:val="310"/>
        </w:trPr>
        <w:tc>
          <w:tcPr>
            <w:tcW w:w="3567"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A306AFA" w14:textId="77777777" w:rsidR="00A73B85" w:rsidRPr="00DD45AE" w:rsidRDefault="00A73B85" w:rsidP="00DD45AE">
            <w:pPr>
              <w:spacing w:after="0" w:line="240" w:lineRule="auto"/>
              <w:rPr>
                <w:rFonts w:ascii="Palatino Linotype" w:eastAsia="Times New Roman" w:hAnsi="Palatino Linotype" w:cs="Calibri"/>
                <w:b/>
                <w:bCs/>
                <w:color w:val="000000"/>
                <w:sz w:val="20"/>
                <w:szCs w:val="20"/>
                <w:lang w:val="en-GB" w:eastAsia="zh-CN"/>
              </w:rPr>
            </w:pPr>
            <w:r w:rsidRPr="00DD45AE">
              <w:rPr>
                <w:rFonts w:ascii="Palatino Linotype" w:eastAsia="Times New Roman" w:hAnsi="Palatino Linotype" w:cs="Calibri"/>
                <w:b/>
                <w:bCs/>
                <w:color w:val="000000"/>
                <w:sz w:val="20"/>
                <w:szCs w:val="20"/>
                <w:lang w:val="en-GB" w:eastAsia="zh-CN"/>
              </w:rPr>
              <w:t>Tables</w:t>
            </w:r>
          </w:p>
        </w:tc>
        <w:tc>
          <w:tcPr>
            <w:tcW w:w="1160" w:type="dxa"/>
            <w:tcBorders>
              <w:top w:val="single" w:sz="4" w:space="0" w:color="auto"/>
              <w:left w:val="nil"/>
              <w:bottom w:val="single" w:sz="4" w:space="0" w:color="auto"/>
              <w:right w:val="single" w:sz="4" w:space="0" w:color="auto"/>
            </w:tcBorders>
            <w:shd w:val="clear" w:color="000000" w:fill="BFBFBF"/>
            <w:noWrap/>
            <w:vAlign w:val="center"/>
            <w:hideMark/>
          </w:tcPr>
          <w:p w14:paraId="0E84D150" w14:textId="77777777" w:rsidR="00A73B85" w:rsidRPr="00DD45AE" w:rsidRDefault="00A73B85" w:rsidP="00DD45AE">
            <w:pPr>
              <w:spacing w:after="0" w:line="240" w:lineRule="auto"/>
              <w:rPr>
                <w:rFonts w:ascii="Palatino Linotype" w:eastAsia="Times New Roman" w:hAnsi="Palatino Linotype" w:cs="Calibri"/>
                <w:b/>
                <w:bCs/>
                <w:color w:val="000000"/>
                <w:sz w:val="20"/>
                <w:szCs w:val="20"/>
                <w:lang w:val="en-GB" w:eastAsia="zh-CN"/>
              </w:rPr>
            </w:pPr>
            <w:r w:rsidRPr="00DD45AE">
              <w:rPr>
                <w:rFonts w:ascii="Palatino Linotype" w:eastAsia="Times New Roman" w:hAnsi="Palatino Linotype" w:cs="Calibri"/>
                <w:b/>
                <w:bCs/>
                <w:color w:val="000000"/>
                <w:sz w:val="20"/>
                <w:szCs w:val="20"/>
                <w:lang w:val="en-GB" w:eastAsia="zh-CN"/>
              </w:rPr>
              <w:t>Source</w:t>
            </w:r>
          </w:p>
        </w:tc>
        <w:tc>
          <w:tcPr>
            <w:tcW w:w="3320" w:type="dxa"/>
            <w:tcBorders>
              <w:top w:val="single" w:sz="4" w:space="0" w:color="auto"/>
              <w:left w:val="nil"/>
              <w:bottom w:val="single" w:sz="4" w:space="0" w:color="auto"/>
              <w:right w:val="single" w:sz="4" w:space="0" w:color="auto"/>
            </w:tcBorders>
            <w:shd w:val="clear" w:color="000000" w:fill="BFBFBF"/>
            <w:noWrap/>
            <w:vAlign w:val="center"/>
            <w:hideMark/>
          </w:tcPr>
          <w:p w14:paraId="185EB166" w14:textId="77777777" w:rsidR="00A73B85" w:rsidRPr="00DD45AE" w:rsidRDefault="00A73B85" w:rsidP="00DD45AE">
            <w:pPr>
              <w:spacing w:after="0" w:line="240" w:lineRule="auto"/>
              <w:rPr>
                <w:rFonts w:ascii="Palatino Linotype" w:eastAsia="Times New Roman" w:hAnsi="Palatino Linotype" w:cs="Calibri"/>
                <w:b/>
                <w:bCs/>
                <w:color w:val="000000"/>
                <w:sz w:val="20"/>
                <w:szCs w:val="20"/>
                <w:lang w:val="en-GB" w:eastAsia="zh-CN"/>
              </w:rPr>
            </w:pPr>
            <w:r w:rsidRPr="00DD45AE">
              <w:rPr>
                <w:rFonts w:ascii="Palatino Linotype" w:eastAsia="Times New Roman" w:hAnsi="Palatino Linotype" w:cs="Calibri"/>
                <w:b/>
                <w:bCs/>
                <w:color w:val="000000"/>
                <w:sz w:val="20"/>
                <w:szCs w:val="20"/>
                <w:lang w:val="en-GB" w:eastAsia="zh-CN"/>
              </w:rPr>
              <w:t>Matched with Polling Tables</w:t>
            </w:r>
          </w:p>
        </w:tc>
        <w:tc>
          <w:tcPr>
            <w:tcW w:w="2753" w:type="dxa"/>
            <w:tcBorders>
              <w:top w:val="single" w:sz="4" w:space="0" w:color="auto"/>
              <w:left w:val="nil"/>
              <w:bottom w:val="single" w:sz="4" w:space="0" w:color="auto"/>
              <w:right w:val="single" w:sz="4" w:space="0" w:color="auto"/>
            </w:tcBorders>
            <w:shd w:val="clear" w:color="000000" w:fill="BFBFBF"/>
            <w:vAlign w:val="center"/>
            <w:hideMark/>
          </w:tcPr>
          <w:p w14:paraId="03C8468A" w14:textId="77777777" w:rsidR="00A73B85" w:rsidRPr="00DD45AE" w:rsidRDefault="00A73B85" w:rsidP="00DD45AE">
            <w:pPr>
              <w:spacing w:after="0" w:line="240" w:lineRule="auto"/>
              <w:rPr>
                <w:rFonts w:ascii="Palatino Linotype" w:eastAsia="Times New Roman" w:hAnsi="Palatino Linotype" w:cs="Calibri"/>
                <w:b/>
                <w:bCs/>
                <w:color w:val="000000"/>
                <w:sz w:val="20"/>
                <w:szCs w:val="20"/>
                <w:lang w:val="en-GB" w:eastAsia="zh-CN"/>
              </w:rPr>
            </w:pPr>
            <w:r w:rsidRPr="00DD45AE">
              <w:rPr>
                <w:rFonts w:ascii="Palatino Linotype" w:eastAsia="Times New Roman" w:hAnsi="Palatino Linotype" w:cs="Calibri"/>
                <w:b/>
                <w:bCs/>
                <w:color w:val="000000"/>
                <w:sz w:val="20"/>
                <w:szCs w:val="20"/>
                <w:lang w:val="en-GB" w:eastAsia="zh-CN"/>
              </w:rPr>
              <w:t>Remark</w:t>
            </w:r>
          </w:p>
        </w:tc>
      </w:tr>
      <w:tr w:rsidR="00A853A8" w:rsidRPr="00A73B85" w14:paraId="1E8AEE70" w14:textId="77777777" w:rsidTr="002E0FED">
        <w:trPr>
          <w:trHeight w:val="310"/>
        </w:trPr>
        <w:tc>
          <w:tcPr>
            <w:tcW w:w="3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4B493F" w14:textId="114126CD"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HIST_COUPON_SALES</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5545A7DD" w14:textId="6CEC8B6A"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6C45A90B" w14:textId="19415F26"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HIST_COUPON_SALES</w:t>
            </w:r>
          </w:p>
        </w:tc>
        <w:tc>
          <w:tcPr>
            <w:tcW w:w="2753" w:type="dxa"/>
            <w:tcBorders>
              <w:top w:val="single" w:sz="4" w:space="0" w:color="auto"/>
              <w:left w:val="nil"/>
              <w:bottom w:val="single" w:sz="4" w:space="0" w:color="auto"/>
              <w:right w:val="single" w:sz="4" w:space="0" w:color="auto"/>
            </w:tcBorders>
            <w:shd w:val="clear" w:color="auto" w:fill="auto"/>
            <w:hideMark/>
          </w:tcPr>
          <w:p w14:paraId="4772EA14" w14:textId="1E9A9192"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8C31E2">
              <w:rPr>
                <w:rFonts w:ascii="Palatino Linotype" w:eastAsia="Times New Roman" w:hAnsi="Palatino Linotype" w:cs="Calibri"/>
                <w:color w:val="000000"/>
                <w:sz w:val="20"/>
                <w:szCs w:val="20"/>
                <w:lang w:val="en-GB" w:eastAsia="zh-CN"/>
              </w:rPr>
              <w:t>EOD</w:t>
            </w:r>
          </w:p>
        </w:tc>
      </w:tr>
      <w:tr w:rsidR="00A853A8" w:rsidRPr="00A73B85" w14:paraId="5B3FCE9A" w14:textId="77777777" w:rsidTr="002E0FED">
        <w:trPr>
          <w:trHeight w:val="310"/>
        </w:trPr>
        <w:tc>
          <w:tcPr>
            <w:tcW w:w="3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EA0B1D" w14:textId="7C5E2E97"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HIST_ITEM</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77B93BDC" w14:textId="3D3115D7"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183A6F72" w14:textId="1CBF2F7F"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HIST_ITEM</w:t>
            </w:r>
          </w:p>
        </w:tc>
        <w:tc>
          <w:tcPr>
            <w:tcW w:w="2753" w:type="dxa"/>
            <w:tcBorders>
              <w:top w:val="single" w:sz="4" w:space="0" w:color="auto"/>
              <w:left w:val="nil"/>
              <w:bottom w:val="single" w:sz="4" w:space="0" w:color="auto"/>
              <w:right w:val="single" w:sz="4" w:space="0" w:color="auto"/>
            </w:tcBorders>
            <w:shd w:val="clear" w:color="auto" w:fill="auto"/>
            <w:hideMark/>
          </w:tcPr>
          <w:p w14:paraId="14D21A18" w14:textId="6B987C0E"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8C31E2">
              <w:rPr>
                <w:rFonts w:ascii="Palatino Linotype" w:eastAsia="Times New Roman" w:hAnsi="Palatino Linotype" w:cs="Calibri"/>
                <w:color w:val="000000"/>
                <w:sz w:val="20"/>
                <w:szCs w:val="20"/>
                <w:lang w:val="en-GB" w:eastAsia="zh-CN"/>
              </w:rPr>
              <w:t>EOD</w:t>
            </w:r>
          </w:p>
        </w:tc>
      </w:tr>
      <w:tr w:rsidR="00A853A8" w:rsidRPr="00A73B85" w14:paraId="0E82FDCF" w14:textId="77777777" w:rsidTr="002E0FED">
        <w:trPr>
          <w:trHeight w:val="310"/>
        </w:trPr>
        <w:tc>
          <w:tcPr>
            <w:tcW w:w="3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E5D984" w14:textId="3E7B117F"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HIST_ITEMSTOCK</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41D66230" w14:textId="4BCD2DCF"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58819EFB" w14:textId="0F2A40A5"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HIST_ITEMSTOCK</w:t>
            </w:r>
          </w:p>
        </w:tc>
        <w:tc>
          <w:tcPr>
            <w:tcW w:w="2753" w:type="dxa"/>
            <w:tcBorders>
              <w:top w:val="single" w:sz="4" w:space="0" w:color="auto"/>
              <w:left w:val="nil"/>
              <w:bottom w:val="single" w:sz="4" w:space="0" w:color="auto"/>
              <w:right w:val="single" w:sz="4" w:space="0" w:color="auto"/>
            </w:tcBorders>
            <w:shd w:val="clear" w:color="auto" w:fill="auto"/>
            <w:hideMark/>
          </w:tcPr>
          <w:p w14:paraId="7FBCF153" w14:textId="3CAF7ABD"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8C31E2">
              <w:rPr>
                <w:rFonts w:ascii="Palatino Linotype" w:eastAsia="Times New Roman" w:hAnsi="Palatino Linotype" w:cs="Calibri"/>
                <w:color w:val="000000"/>
                <w:sz w:val="20"/>
                <w:szCs w:val="20"/>
                <w:lang w:val="en-GB" w:eastAsia="zh-CN"/>
              </w:rPr>
              <w:t>EOD</w:t>
            </w:r>
          </w:p>
        </w:tc>
      </w:tr>
      <w:tr w:rsidR="00A853A8" w:rsidRPr="00A73B85" w14:paraId="068FBF10" w14:textId="77777777" w:rsidTr="002E0FED">
        <w:trPr>
          <w:trHeight w:val="310"/>
        </w:trPr>
        <w:tc>
          <w:tcPr>
            <w:tcW w:w="3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4F9D07" w14:textId="4EEDB0FE"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HIST_ORDERS</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53480389" w14:textId="517BFDF2"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0CBC917D" w14:textId="0C97759E"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HIST_ORDERS</w:t>
            </w:r>
          </w:p>
        </w:tc>
        <w:tc>
          <w:tcPr>
            <w:tcW w:w="2753" w:type="dxa"/>
            <w:tcBorders>
              <w:top w:val="single" w:sz="4" w:space="0" w:color="auto"/>
              <w:left w:val="nil"/>
              <w:bottom w:val="single" w:sz="4" w:space="0" w:color="auto"/>
              <w:right w:val="single" w:sz="4" w:space="0" w:color="auto"/>
            </w:tcBorders>
            <w:shd w:val="clear" w:color="auto" w:fill="auto"/>
            <w:hideMark/>
          </w:tcPr>
          <w:p w14:paraId="39261F69" w14:textId="4C8FFC07"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8C31E2">
              <w:rPr>
                <w:rFonts w:ascii="Palatino Linotype" w:eastAsia="Times New Roman" w:hAnsi="Palatino Linotype" w:cs="Calibri"/>
                <w:color w:val="000000"/>
                <w:sz w:val="20"/>
                <w:szCs w:val="20"/>
                <w:lang w:val="en-GB" w:eastAsia="zh-CN"/>
              </w:rPr>
              <w:t>EOD</w:t>
            </w:r>
          </w:p>
        </w:tc>
      </w:tr>
      <w:tr w:rsidR="00A853A8" w:rsidRPr="00A73B85" w14:paraId="30F8386A" w14:textId="77777777" w:rsidTr="002E0FED">
        <w:trPr>
          <w:trHeight w:val="310"/>
        </w:trPr>
        <w:tc>
          <w:tcPr>
            <w:tcW w:w="3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A179F7" w14:textId="7B2C14CA"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HIST_ORDERS_PAY</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74D0D890" w14:textId="0F70F429"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0B10F25E" w14:textId="4DD6EEAC"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HIST_ORDERS_PAY</w:t>
            </w:r>
          </w:p>
        </w:tc>
        <w:tc>
          <w:tcPr>
            <w:tcW w:w="2753" w:type="dxa"/>
            <w:tcBorders>
              <w:top w:val="single" w:sz="4" w:space="0" w:color="auto"/>
              <w:left w:val="nil"/>
              <w:bottom w:val="single" w:sz="4" w:space="0" w:color="auto"/>
              <w:right w:val="single" w:sz="4" w:space="0" w:color="auto"/>
            </w:tcBorders>
            <w:shd w:val="clear" w:color="auto" w:fill="auto"/>
            <w:hideMark/>
          </w:tcPr>
          <w:p w14:paraId="242EC2E9" w14:textId="6E36C1D5"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8C31E2">
              <w:rPr>
                <w:rFonts w:ascii="Palatino Linotype" w:eastAsia="Times New Roman" w:hAnsi="Palatino Linotype" w:cs="Calibri"/>
                <w:color w:val="000000"/>
                <w:sz w:val="20"/>
                <w:szCs w:val="20"/>
                <w:lang w:val="en-GB" w:eastAsia="zh-CN"/>
              </w:rPr>
              <w:t>EOD</w:t>
            </w:r>
          </w:p>
        </w:tc>
      </w:tr>
      <w:tr w:rsidR="00A853A8" w:rsidRPr="00A73B85" w14:paraId="0CFDB262" w14:textId="77777777" w:rsidTr="002E0FED">
        <w:trPr>
          <w:trHeight w:val="310"/>
        </w:trPr>
        <w:tc>
          <w:tcPr>
            <w:tcW w:w="3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91732" w14:textId="2F676FD5"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HIST_PAYFIG</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351BA717" w14:textId="02841344"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00E5F39A" w14:textId="00893A4E"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HIST_PAYFIG</w:t>
            </w:r>
          </w:p>
        </w:tc>
        <w:tc>
          <w:tcPr>
            <w:tcW w:w="2753" w:type="dxa"/>
            <w:tcBorders>
              <w:top w:val="single" w:sz="4" w:space="0" w:color="auto"/>
              <w:left w:val="nil"/>
              <w:bottom w:val="single" w:sz="4" w:space="0" w:color="auto"/>
              <w:right w:val="single" w:sz="4" w:space="0" w:color="auto"/>
            </w:tcBorders>
            <w:shd w:val="clear" w:color="auto" w:fill="auto"/>
            <w:hideMark/>
          </w:tcPr>
          <w:p w14:paraId="10BF110C" w14:textId="14E8E678"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8C31E2">
              <w:rPr>
                <w:rFonts w:ascii="Palatino Linotype" w:eastAsia="Times New Roman" w:hAnsi="Palatino Linotype" w:cs="Calibri"/>
                <w:color w:val="000000"/>
                <w:sz w:val="20"/>
                <w:szCs w:val="20"/>
                <w:lang w:val="en-GB" w:eastAsia="zh-CN"/>
              </w:rPr>
              <w:t>EOD</w:t>
            </w:r>
          </w:p>
        </w:tc>
      </w:tr>
      <w:tr w:rsidR="00A853A8" w:rsidRPr="00A73B85" w14:paraId="0B00382E" w14:textId="77777777" w:rsidTr="002E0FED">
        <w:trPr>
          <w:trHeight w:val="310"/>
        </w:trPr>
        <w:tc>
          <w:tcPr>
            <w:tcW w:w="3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B12158" w14:textId="2AC8528C"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HIST_PAYSUM</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555916F4" w14:textId="20E52271"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55D2791D" w14:textId="389925B4"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HIST_PAYSUM</w:t>
            </w:r>
          </w:p>
        </w:tc>
        <w:tc>
          <w:tcPr>
            <w:tcW w:w="2753" w:type="dxa"/>
            <w:tcBorders>
              <w:top w:val="single" w:sz="4" w:space="0" w:color="auto"/>
              <w:left w:val="nil"/>
              <w:bottom w:val="single" w:sz="4" w:space="0" w:color="auto"/>
              <w:right w:val="single" w:sz="4" w:space="0" w:color="auto"/>
            </w:tcBorders>
            <w:shd w:val="clear" w:color="auto" w:fill="auto"/>
            <w:hideMark/>
          </w:tcPr>
          <w:p w14:paraId="067D2BA6" w14:textId="7B8BB9AE"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8C31E2">
              <w:rPr>
                <w:rFonts w:ascii="Palatino Linotype" w:eastAsia="Times New Roman" w:hAnsi="Palatino Linotype" w:cs="Calibri"/>
                <w:color w:val="000000"/>
                <w:sz w:val="20"/>
                <w:szCs w:val="20"/>
                <w:lang w:val="en-GB" w:eastAsia="zh-CN"/>
              </w:rPr>
              <w:t>EOD</w:t>
            </w:r>
          </w:p>
        </w:tc>
      </w:tr>
      <w:tr w:rsidR="00A853A8" w:rsidRPr="00A73B85" w14:paraId="5A88A96C" w14:textId="77777777" w:rsidTr="002E0FED">
        <w:trPr>
          <w:trHeight w:val="310"/>
        </w:trPr>
        <w:tc>
          <w:tcPr>
            <w:tcW w:w="3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77EB05" w14:textId="18A14D62"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HIST_SUPP</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6D7FDC08" w14:textId="685DACF5"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5D29081B" w14:textId="45DFC316"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HIST_SUPP</w:t>
            </w:r>
          </w:p>
        </w:tc>
        <w:tc>
          <w:tcPr>
            <w:tcW w:w="2753" w:type="dxa"/>
            <w:tcBorders>
              <w:top w:val="single" w:sz="4" w:space="0" w:color="auto"/>
              <w:left w:val="nil"/>
              <w:bottom w:val="single" w:sz="4" w:space="0" w:color="auto"/>
              <w:right w:val="single" w:sz="4" w:space="0" w:color="auto"/>
            </w:tcBorders>
            <w:shd w:val="clear" w:color="auto" w:fill="auto"/>
            <w:hideMark/>
          </w:tcPr>
          <w:p w14:paraId="0A28CE8D" w14:textId="7313CB91"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8C31E2">
              <w:rPr>
                <w:rFonts w:ascii="Palatino Linotype" w:eastAsia="Times New Roman" w:hAnsi="Palatino Linotype" w:cs="Calibri"/>
                <w:color w:val="000000"/>
                <w:sz w:val="20"/>
                <w:szCs w:val="20"/>
                <w:lang w:val="en-GB" w:eastAsia="zh-CN"/>
              </w:rPr>
              <w:t>EOD</w:t>
            </w:r>
          </w:p>
        </w:tc>
      </w:tr>
      <w:tr w:rsidR="00A853A8" w:rsidRPr="00A73B85" w14:paraId="351CFF50" w14:textId="77777777" w:rsidTr="002E0FED">
        <w:trPr>
          <w:trHeight w:val="310"/>
        </w:trPr>
        <w:tc>
          <w:tcPr>
            <w:tcW w:w="3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D888E6" w14:textId="3049C46D"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HIST_TRANS</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5908B246" w14:textId="63062BBD"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3DAC15A6" w14:textId="7D63C36B"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HIST_TRANS</w:t>
            </w:r>
          </w:p>
        </w:tc>
        <w:tc>
          <w:tcPr>
            <w:tcW w:w="2753" w:type="dxa"/>
            <w:tcBorders>
              <w:top w:val="single" w:sz="4" w:space="0" w:color="auto"/>
              <w:left w:val="nil"/>
              <w:bottom w:val="single" w:sz="4" w:space="0" w:color="auto"/>
              <w:right w:val="single" w:sz="4" w:space="0" w:color="auto"/>
            </w:tcBorders>
            <w:shd w:val="clear" w:color="auto" w:fill="auto"/>
            <w:hideMark/>
          </w:tcPr>
          <w:p w14:paraId="0DC76291" w14:textId="09812DB2"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8C31E2">
              <w:rPr>
                <w:rFonts w:ascii="Palatino Linotype" w:eastAsia="Times New Roman" w:hAnsi="Palatino Linotype" w:cs="Calibri"/>
                <w:color w:val="000000"/>
                <w:sz w:val="20"/>
                <w:szCs w:val="20"/>
                <w:lang w:val="en-GB" w:eastAsia="zh-CN"/>
              </w:rPr>
              <w:t>EOD</w:t>
            </w:r>
          </w:p>
        </w:tc>
      </w:tr>
      <w:tr w:rsidR="00A853A8" w:rsidRPr="00A73B85" w14:paraId="459454B1" w14:textId="77777777" w:rsidTr="002E0FED">
        <w:trPr>
          <w:trHeight w:val="310"/>
        </w:trPr>
        <w:tc>
          <w:tcPr>
            <w:tcW w:w="3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CC93E9" w14:textId="1A88630B"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HIST_TRANS_ECARD</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0D534304" w14:textId="776C98F3"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4E3E9D1C" w14:textId="27A3B8F4"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HIST_TRANS_ECARD</w:t>
            </w:r>
          </w:p>
        </w:tc>
        <w:tc>
          <w:tcPr>
            <w:tcW w:w="2753" w:type="dxa"/>
            <w:tcBorders>
              <w:top w:val="single" w:sz="4" w:space="0" w:color="auto"/>
              <w:left w:val="nil"/>
              <w:bottom w:val="single" w:sz="4" w:space="0" w:color="auto"/>
              <w:right w:val="single" w:sz="4" w:space="0" w:color="auto"/>
            </w:tcBorders>
            <w:shd w:val="clear" w:color="auto" w:fill="auto"/>
            <w:hideMark/>
          </w:tcPr>
          <w:p w14:paraId="531E1EE7" w14:textId="37CF910E"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8C31E2">
              <w:rPr>
                <w:rFonts w:ascii="Palatino Linotype" w:eastAsia="Times New Roman" w:hAnsi="Palatino Linotype" w:cs="Calibri"/>
                <w:color w:val="000000"/>
                <w:sz w:val="20"/>
                <w:szCs w:val="20"/>
                <w:lang w:val="en-GB" w:eastAsia="zh-CN"/>
              </w:rPr>
              <w:t>EOD</w:t>
            </w:r>
          </w:p>
        </w:tc>
      </w:tr>
      <w:tr w:rsidR="00A73B85" w:rsidRPr="00A73B85" w14:paraId="00179A15" w14:textId="77777777" w:rsidTr="00DD45AE">
        <w:trPr>
          <w:trHeight w:val="310"/>
        </w:trPr>
        <w:tc>
          <w:tcPr>
            <w:tcW w:w="3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81DCCB" w14:textId="145DDE54" w:rsidR="00A73B85" w:rsidRPr="00DD45AE" w:rsidRDefault="00A73B85" w:rsidP="00DD45AE">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ITEM</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1F00576D" w14:textId="2186CCCD" w:rsidR="00A73B85" w:rsidRPr="00DD45AE" w:rsidRDefault="00A73B85" w:rsidP="00DD45AE">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6B26B7DA" w14:textId="7892F834" w:rsidR="00A73B85" w:rsidRPr="00DD45AE" w:rsidRDefault="00A73B85" w:rsidP="00DD45AE">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ITEM</w:t>
            </w:r>
          </w:p>
        </w:tc>
        <w:tc>
          <w:tcPr>
            <w:tcW w:w="2753" w:type="dxa"/>
            <w:tcBorders>
              <w:top w:val="single" w:sz="4" w:space="0" w:color="auto"/>
              <w:left w:val="nil"/>
              <w:bottom w:val="single" w:sz="4" w:space="0" w:color="auto"/>
              <w:right w:val="single" w:sz="4" w:space="0" w:color="auto"/>
            </w:tcBorders>
            <w:shd w:val="clear" w:color="auto" w:fill="auto"/>
            <w:vAlign w:val="center"/>
            <w:hideMark/>
          </w:tcPr>
          <w:p w14:paraId="47681C6F" w14:textId="1F4908D3" w:rsidR="00A73B85" w:rsidRPr="00DD45AE" w:rsidRDefault="00A73B85" w:rsidP="00DD45AE">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eastAsia="Times New Roman" w:hAnsi="Palatino Linotype" w:cs="Calibri"/>
                <w:color w:val="000000"/>
                <w:sz w:val="20"/>
                <w:szCs w:val="20"/>
                <w:lang w:val="en-GB" w:eastAsia="zh-CN"/>
              </w:rPr>
              <w:t> </w:t>
            </w:r>
            <w:r w:rsidR="00A853A8">
              <w:rPr>
                <w:rFonts w:ascii="Palatino Linotype" w:eastAsia="Times New Roman" w:hAnsi="Palatino Linotype" w:cs="Calibri"/>
                <w:color w:val="000000"/>
                <w:sz w:val="20"/>
                <w:szCs w:val="20"/>
                <w:lang w:val="en-GB" w:eastAsia="zh-CN"/>
              </w:rPr>
              <w:t>Master</w:t>
            </w:r>
          </w:p>
        </w:tc>
      </w:tr>
      <w:tr w:rsidR="00A73B85" w:rsidRPr="00A73B85" w14:paraId="0443A1A8" w14:textId="77777777" w:rsidTr="00DD45AE">
        <w:trPr>
          <w:trHeight w:val="310"/>
        </w:trPr>
        <w:tc>
          <w:tcPr>
            <w:tcW w:w="3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7EBD3F" w14:textId="6DB97A31" w:rsidR="00A73B85" w:rsidRPr="00DD45AE" w:rsidRDefault="00A73B85" w:rsidP="00DD45AE">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ITEMSTOCK</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2D2ED469" w14:textId="10D229F2" w:rsidR="00A73B85" w:rsidRPr="00DD45AE" w:rsidRDefault="00A73B85" w:rsidP="00DD45AE">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78977BEF" w14:textId="3601AC8D" w:rsidR="00A73B85" w:rsidRPr="00DD45AE" w:rsidRDefault="00A73B85" w:rsidP="00DD45AE">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ITEMSTOCK</w:t>
            </w:r>
          </w:p>
        </w:tc>
        <w:tc>
          <w:tcPr>
            <w:tcW w:w="2753" w:type="dxa"/>
            <w:tcBorders>
              <w:top w:val="single" w:sz="4" w:space="0" w:color="auto"/>
              <w:left w:val="nil"/>
              <w:bottom w:val="single" w:sz="4" w:space="0" w:color="auto"/>
              <w:right w:val="single" w:sz="4" w:space="0" w:color="auto"/>
            </w:tcBorders>
            <w:shd w:val="clear" w:color="auto" w:fill="auto"/>
            <w:vAlign w:val="center"/>
            <w:hideMark/>
          </w:tcPr>
          <w:p w14:paraId="667A7E14" w14:textId="2E2CC407" w:rsidR="00A73B85" w:rsidRPr="00DD45AE" w:rsidRDefault="00A73B85" w:rsidP="00DD45AE">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eastAsia="Times New Roman" w:hAnsi="Palatino Linotype" w:cs="Calibri"/>
                <w:color w:val="000000"/>
                <w:sz w:val="20"/>
                <w:szCs w:val="20"/>
                <w:lang w:val="en-GB" w:eastAsia="zh-CN"/>
              </w:rPr>
              <w:t> </w:t>
            </w:r>
            <w:r w:rsidR="00A853A8">
              <w:rPr>
                <w:rFonts w:ascii="Palatino Linotype" w:eastAsia="Times New Roman" w:hAnsi="Palatino Linotype" w:cs="Calibri"/>
                <w:color w:val="000000"/>
                <w:sz w:val="20"/>
                <w:szCs w:val="20"/>
                <w:lang w:val="en-GB" w:eastAsia="zh-CN"/>
              </w:rPr>
              <w:t>?</w:t>
            </w:r>
          </w:p>
        </w:tc>
      </w:tr>
      <w:tr w:rsidR="00A73B85" w:rsidRPr="00A73B85" w14:paraId="2489FEC2" w14:textId="77777777" w:rsidTr="00DD45AE">
        <w:trPr>
          <w:trHeight w:val="310"/>
        </w:trPr>
        <w:tc>
          <w:tcPr>
            <w:tcW w:w="3567" w:type="dxa"/>
            <w:tcBorders>
              <w:top w:val="single" w:sz="4" w:space="0" w:color="auto"/>
              <w:left w:val="single" w:sz="4" w:space="0" w:color="auto"/>
              <w:bottom w:val="single" w:sz="4" w:space="0" w:color="auto"/>
              <w:right w:val="single" w:sz="4" w:space="0" w:color="auto"/>
            </w:tcBorders>
            <w:shd w:val="clear" w:color="auto" w:fill="auto"/>
            <w:vAlign w:val="center"/>
          </w:tcPr>
          <w:p w14:paraId="74A9D339" w14:textId="25B79BEE" w:rsidR="00A73B85" w:rsidRPr="00DD45AE" w:rsidRDefault="00A73B85" w:rsidP="00DD45AE">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ORDERS</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32192C97" w14:textId="7BB7A75F" w:rsidR="00A73B85" w:rsidRPr="00DD45AE" w:rsidRDefault="00A73B85" w:rsidP="00DD45AE">
            <w:pPr>
              <w:spacing w:after="0" w:line="240" w:lineRule="auto"/>
              <w:rPr>
                <w:rFonts w:ascii="Palatino Linotype" w:eastAsia="Times New Roman" w:hAnsi="Palatino Linotype" w:cs="Calibri"/>
                <w:color w:val="000000"/>
                <w:sz w:val="20"/>
                <w:szCs w:val="20"/>
                <w:lang w:val="en-GB" w:eastAsia="zh-CN"/>
              </w:rPr>
            </w:pPr>
            <w:r w:rsidRPr="00C70F8A">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0AD07281" w14:textId="4E8C8A98" w:rsidR="00A73B85" w:rsidRPr="00DD45AE" w:rsidRDefault="00A73B85" w:rsidP="00DD45AE">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ORDERS</w:t>
            </w:r>
          </w:p>
        </w:tc>
        <w:tc>
          <w:tcPr>
            <w:tcW w:w="2753" w:type="dxa"/>
            <w:tcBorders>
              <w:top w:val="single" w:sz="4" w:space="0" w:color="auto"/>
              <w:left w:val="nil"/>
              <w:bottom w:val="single" w:sz="4" w:space="0" w:color="auto"/>
              <w:right w:val="single" w:sz="4" w:space="0" w:color="auto"/>
            </w:tcBorders>
            <w:shd w:val="clear" w:color="auto" w:fill="auto"/>
            <w:vAlign w:val="center"/>
          </w:tcPr>
          <w:p w14:paraId="79C56393" w14:textId="58724261" w:rsidR="00A73B85" w:rsidRPr="00DD45AE" w:rsidRDefault="00A853A8" w:rsidP="00DD45AE">
            <w:pPr>
              <w:spacing w:after="0" w:line="240" w:lineRule="auto"/>
              <w:rPr>
                <w:rFonts w:ascii="Palatino Linotype" w:eastAsia="Times New Roman" w:hAnsi="Palatino Linotype" w:cs="Calibri"/>
                <w:color w:val="000000"/>
                <w:sz w:val="20"/>
                <w:szCs w:val="20"/>
                <w:lang w:val="en-GB" w:eastAsia="zh-CN"/>
              </w:rPr>
            </w:pPr>
            <w:r>
              <w:rPr>
                <w:rFonts w:ascii="Palatino Linotype" w:eastAsia="Times New Roman" w:hAnsi="Palatino Linotype" w:cs="Calibri"/>
                <w:color w:val="000000"/>
                <w:sz w:val="20"/>
                <w:szCs w:val="20"/>
                <w:lang w:val="en-GB" w:eastAsia="zh-CN"/>
              </w:rPr>
              <w:t>Real time</w:t>
            </w:r>
          </w:p>
        </w:tc>
      </w:tr>
      <w:tr w:rsidR="00A73B85" w:rsidRPr="00A73B85" w14:paraId="49EADBD9" w14:textId="77777777" w:rsidTr="00DD45AE">
        <w:trPr>
          <w:trHeight w:val="310"/>
        </w:trPr>
        <w:tc>
          <w:tcPr>
            <w:tcW w:w="3567" w:type="dxa"/>
            <w:tcBorders>
              <w:top w:val="single" w:sz="4" w:space="0" w:color="auto"/>
              <w:left w:val="single" w:sz="4" w:space="0" w:color="auto"/>
              <w:bottom w:val="single" w:sz="4" w:space="0" w:color="auto"/>
              <w:right w:val="single" w:sz="4" w:space="0" w:color="auto"/>
            </w:tcBorders>
            <w:shd w:val="clear" w:color="auto" w:fill="auto"/>
            <w:vAlign w:val="center"/>
          </w:tcPr>
          <w:p w14:paraId="07DDDBD6" w14:textId="24774FC1" w:rsidR="00A73B85" w:rsidRPr="00DD45AE" w:rsidRDefault="00A73B85" w:rsidP="00DD45AE">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ORDERS_PAY</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65475856" w14:textId="50BC526E" w:rsidR="00A73B85" w:rsidRPr="00DD45AE" w:rsidRDefault="00A73B85" w:rsidP="00DD45AE">
            <w:pPr>
              <w:spacing w:after="0" w:line="240" w:lineRule="auto"/>
              <w:rPr>
                <w:rFonts w:ascii="Palatino Linotype" w:eastAsia="Times New Roman" w:hAnsi="Palatino Linotype" w:cs="Calibri"/>
                <w:color w:val="000000"/>
                <w:sz w:val="20"/>
                <w:szCs w:val="20"/>
                <w:lang w:val="en-GB" w:eastAsia="zh-CN"/>
              </w:rPr>
            </w:pPr>
            <w:r w:rsidRPr="00C70F8A">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7D14D2E6" w14:textId="6C51A097" w:rsidR="00A73B85" w:rsidRPr="00DD45AE" w:rsidRDefault="00A73B85" w:rsidP="00DD45AE">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ORDERS_PAY</w:t>
            </w:r>
          </w:p>
        </w:tc>
        <w:tc>
          <w:tcPr>
            <w:tcW w:w="2753" w:type="dxa"/>
            <w:tcBorders>
              <w:top w:val="single" w:sz="4" w:space="0" w:color="auto"/>
              <w:left w:val="nil"/>
              <w:bottom w:val="single" w:sz="4" w:space="0" w:color="auto"/>
              <w:right w:val="single" w:sz="4" w:space="0" w:color="auto"/>
            </w:tcBorders>
            <w:shd w:val="clear" w:color="auto" w:fill="auto"/>
            <w:vAlign w:val="center"/>
          </w:tcPr>
          <w:p w14:paraId="22EBC4D5" w14:textId="48573A71" w:rsidR="00A73B85" w:rsidRPr="00DD45AE" w:rsidRDefault="00A853A8" w:rsidP="00DD45AE">
            <w:pPr>
              <w:spacing w:after="0" w:line="240" w:lineRule="auto"/>
              <w:rPr>
                <w:rFonts w:ascii="Palatino Linotype" w:eastAsia="Times New Roman" w:hAnsi="Palatino Linotype" w:cs="Calibri"/>
                <w:color w:val="000000"/>
                <w:sz w:val="20"/>
                <w:szCs w:val="20"/>
                <w:lang w:val="en-GB" w:eastAsia="zh-CN"/>
              </w:rPr>
            </w:pPr>
            <w:r>
              <w:rPr>
                <w:rFonts w:ascii="Palatino Linotype" w:eastAsia="Times New Roman" w:hAnsi="Palatino Linotype" w:cs="Calibri"/>
                <w:color w:val="000000"/>
                <w:sz w:val="20"/>
                <w:szCs w:val="20"/>
                <w:lang w:val="en-GB" w:eastAsia="zh-CN"/>
              </w:rPr>
              <w:t>Real time</w:t>
            </w:r>
          </w:p>
        </w:tc>
      </w:tr>
      <w:tr w:rsidR="00A853A8" w:rsidRPr="00A73B85" w14:paraId="78AA2AA8" w14:textId="77777777" w:rsidTr="00DD45AE">
        <w:trPr>
          <w:trHeight w:val="310"/>
        </w:trPr>
        <w:tc>
          <w:tcPr>
            <w:tcW w:w="3567" w:type="dxa"/>
            <w:tcBorders>
              <w:top w:val="single" w:sz="4" w:space="0" w:color="auto"/>
              <w:left w:val="single" w:sz="4" w:space="0" w:color="auto"/>
              <w:bottom w:val="single" w:sz="4" w:space="0" w:color="auto"/>
              <w:right w:val="single" w:sz="4" w:space="0" w:color="auto"/>
            </w:tcBorders>
            <w:shd w:val="clear" w:color="auto" w:fill="auto"/>
            <w:vAlign w:val="center"/>
          </w:tcPr>
          <w:p w14:paraId="1A635A87" w14:textId="6B93E271"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SUPP</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7094A22A" w14:textId="26EB9105"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C70F8A">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111E1D25" w14:textId="1695C8D8"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SUPP</w:t>
            </w:r>
          </w:p>
        </w:tc>
        <w:tc>
          <w:tcPr>
            <w:tcW w:w="2753" w:type="dxa"/>
            <w:tcBorders>
              <w:top w:val="single" w:sz="4" w:space="0" w:color="auto"/>
              <w:left w:val="nil"/>
              <w:bottom w:val="single" w:sz="4" w:space="0" w:color="auto"/>
              <w:right w:val="single" w:sz="4" w:space="0" w:color="auto"/>
            </w:tcBorders>
            <w:shd w:val="clear" w:color="auto" w:fill="auto"/>
            <w:vAlign w:val="center"/>
          </w:tcPr>
          <w:p w14:paraId="4B50DFE5" w14:textId="2172CE08"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Pr>
                <w:rFonts w:ascii="Palatino Linotype" w:eastAsia="Times New Roman" w:hAnsi="Palatino Linotype" w:cs="Calibri"/>
                <w:color w:val="000000"/>
                <w:sz w:val="20"/>
                <w:szCs w:val="20"/>
                <w:lang w:val="en-GB" w:eastAsia="zh-CN"/>
              </w:rPr>
              <w:t>Real time</w:t>
            </w:r>
          </w:p>
        </w:tc>
      </w:tr>
      <w:tr w:rsidR="00A853A8" w:rsidRPr="00A73B85" w14:paraId="6A504A1C" w14:textId="77777777" w:rsidTr="00DD45AE">
        <w:trPr>
          <w:trHeight w:val="310"/>
        </w:trPr>
        <w:tc>
          <w:tcPr>
            <w:tcW w:w="3567" w:type="dxa"/>
            <w:tcBorders>
              <w:top w:val="single" w:sz="4" w:space="0" w:color="auto"/>
              <w:left w:val="single" w:sz="4" w:space="0" w:color="auto"/>
              <w:bottom w:val="single" w:sz="4" w:space="0" w:color="auto"/>
              <w:right w:val="single" w:sz="4" w:space="0" w:color="auto"/>
            </w:tcBorders>
            <w:shd w:val="clear" w:color="auto" w:fill="auto"/>
            <w:vAlign w:val="center"/>
          </w:tcPr>
          <w:p w14:paraId="2778FFD3" w14:textId="32FF2E99"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TRANS</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67FB1771" w14:textId="040C370C"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C70F8A">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26BF496E" w14:textId="4E7DCEF0"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TRANS</w:t>
            </w:r>
          </w:p>
        </w:tc>
        <w:tc>
          <w:tcPr>
            <w:tcW w:w="2753" w:type="dxa"/>
            <w:tcBorders>
              <w:top w:val="single" w:sz="4" w:space="0" w:color="auto"/>
              <w:left w:val="nil"/>
              <w:bottom w:val="single" w:sz="4" w:space="0" w:color="auto"/>
              <w:right w:val="single" w:sz="4" w:space="0" w:color="auto"/>
            </w:tcBorders>
            <w:shd w:val="clear" w:color="auto" w:fill="auto"/>
            <w:vAlign w:val="center"/>
          </w:tcPr>
          <w:p w14:paraId="1370D2B6" w14:textId="3356301C"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Pr>
                <w:rFonts w:ascii="Palatino Linotype" w:eastAsia="Times New Roman" w:hAnsi="Palatino Linotype" w:cs="Calibri"/>
                <w:color w:val="000000"/>
                <w:sz w:val="20"/>
                <w:szCs w:val="20"/>
                <w:lang w:val="en-GB" w:eastAsia="zh-CN"/>
              </w:rPr>
              <w:t>Real time</w:t>
            </w:r>
          </w:p>
        </w:tc>
      </w:tr>
      <w:tr w:rsidR="00A853A8" w:rsidRPr="00A73B85" w14:paraId="2FAAF692" w14:textId="77777777" w:rsidTr="00DD45AE">
        <w:trPr>
          <w:trHeight w:val="310"/>
        </w:trPr>
        <w:tc>
          <w:tcPr>
            <w:tcW w:w="3567" w:type="dxa"/>
            <w:tcBorders>
              <w:top w:val="single" w:sz="4" w:space="0" w:color="auto"/>
              <w:left w:val="single" w:sz="4" w:space="0" w:color="auto"/>
              <w:bottom w:val="single" w:sz="4" w:space="0" w:color="auto"/>
              <w:right w:val="single" w:sz="4" w:space="0" w:color="auto"/>
            </w:tcBorders>
            <w:shd w:val="clear" w:color="auto" w:fill="auto"/>
            <w:vAlign w:val="center"/>
          </w:tcPr>
          <w:p w14:paraId="5F61C574" w14:textId="6EE046E2"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TRANS_ECARD</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44E0D991" w14:textId="4C289A76"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C70F8A">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01077522" w14:textId="29F0D8B2"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TRANS_ECARD</w:t>
            </w:r>
          </w:p>
        </w:tc>
        <w:tc>
          <w:tcPr>
            <w:tcW w:w="2753" w:type="dxa"/>
            <w:tcBorders>
              <w:top w:val="single" w:sz="4" w:space="0" w:color="auto"/>
              <w:left w:val="nil"/>
              <w:bottom w:val="single" w:sz="4" w:space="0" w:color="auto"/>
              <w:right w:val="single" w:sz="4" w:space="0" w:color="auto"/>
            </w:tcBorders>
            <w:shd w:val="clear" w:color="auto" w:fill="auto"/>
            <w:vAlign w:val="center"/>
          </w:tcPr>
          <w:p w14:paraId="16254A95" w14:textId="0E78F59A"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Pr>
                <w:rFonts w:ascii="Palatino Linotype" w:eastAsia="Times New Roman" w:hAnsi="Palatino Linotype" w:cs="Calibri"/>
                <w:color w:val="000000"/>
                <w:sz w:val="20"/>
                <w:szCs w:val="20"/>
                <w:lang w:val="en-GB" w:eastAsia="zh-CN"/>
              </w:rPr>
              <w:t>Real time</w:t>
            </w:r>
          </w:p>
        </w:tc>
      </w:tr>
      <w:tr w:rsidR="00A853A8" w:rsidRPr="00A73B85" w14:paraId="5082DCDD" w14:textId="77777777" w:rsidTr="00DD45AE">
        <w:trPr>
          <w:trHeight w:val="310"/>
        </w:trPr>
        <w:tc>
          <w:tcPr>
            <w:tcW w:w="3567" w:type="dxa"/>
            <w:tcBorders>
              <w:top w:val="single" w:sz="4" w:space="0" w:color="auto"/>
              <w:left w:val="single" w:sz="4" w:space="0" w:color="auto"/>
              <w:bottom w:val="single" w:sz="4" w:space="0" w:color="auto"/>
              <w:right w:val="single" w:sz="4" w:space="0" w:color="auto"/>
            </w:tcBorders>
            <w:shd w:val="clear" w:color="auto" w:fill="auto"/>
            <w:vAlign w:val="center"/>
          </w:tcPr>
          <w:p w14:paraId="53E73296" w14:textId="369C09F7"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HIST_POSSYSTEM</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678C7902" w14:textId="2D4A2BCF"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C70F8A">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130B3DBC" w14:textId="5EAF29DF"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HIST_POSSYSTEM</w:t>
            </w:r>
          </w:p>
        </w:tc>
        <w:tc>
          <w:tcPr>
            <w:tcW w:w="2753" w:type="dxa"/>
            <w:tcBorders>
              <w:top w:val="single" w:sz="4" w:space="0" w:color="auto"/>
              <w:left w:val="nil"/>
              <w:bottom w:val="single" w:sz="4" w:space="0" w:color="auto"/>
              <w:right w:val="single" w:sz="4" w:space="0" w:color="auto"/>
            </w:tcBorders>
            <w:shd w:val="clear" w:color="auto" w:fill="auto"/>
            <w:vAlign w:val="center"/>
          </w:tcPr>
          <w:p w14:paraId="314C2060" w14:textId="2CE6D360"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Pr>
                <w:rFonts w:ascii="Palatino Linotype" w:eastAsia="Times New Roman" w:hAnsi="Palatino Linotype" w:cs="Calibri"/>
                <w:color w:val="000000"/>
                <w:sz w:val="20"/>
                <w:szCs w:val="20"/>
                <w:lang w:val="en-GB" w:eastAsia="zh-CN"/>
              </w:rPr>
              <w:t>EOD</w:t>
            </w:r>
          </w:p>
        </w:tc>
      </w:tr>
      <w:tr w:rsidR="00A853A8" w:rsidRPr="00A73B85" w14:paraId="3CE55AFC" w14:textId="77777777" w:rsidTr="00DD45AE">
        <w:trPr>
          <w:trHeight w:val="310"/>
        </w:trPr>
        <w:tc>
          <w:tcPr>
            <w:tcW w:w="3567" w:type="dxa"/>
            <w:tcBorders>
              <w:top w:val="single" w:sz="4" w:space="0" w:color="auto"/>
              <w:left w:val="single" w:sz="4" w:space="0" w:color="auto"/>
              <w:bottom w:val="single" w:sz="4" w:space="0" w:color="auto"/>
              <w:right w:val="single" w:sz="4" w:space="0" w:color="auto"/>
            </w:tcBorders>
            <w:shd w:val="clear" w:color="auto" w:fill="auto"/>
            <w:vAlign w:val="center"/>
          </w:tcPr>
          <w:p w14:paraId="0CC7343D" w14:textId="18D20284"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TRANS_TYPE</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512BC66D" w14:textId="518ED758"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C70F8A">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17681B44" w14:textId="3A936B72"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TRANS_TYPE</w:t>
            </w:r>
          </w:p>
        </w:tc>
        <w:tc>
          <w:tcPr>
            <w:tcW w:w="2753" w:type="dxa"/>
            <w:tcBorders>
              <w:top w:val="single" w:sz="4" w:space="0" w:color="auto"/>
              <w:left w:val="nil"/>
              <w:bottom w:val="single" w:sz="4" w:space="0" w:color="auto"/>
              <w:right w:val="single" w:sz="4" w:space="0" w:color="auto"/>
            </w:tcBorders>
            <w:shd w:val="clear" w:color="auto" w:fill="auto"/>
            <w:vAlign w:val="center"/>
          </w:tcPr>
          <w:p w14:paraId="0FEAC71D" w14:textId="26CA50F3"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Pr>
                <w:rFonts w:ascii="Palatino Linotype" w:eastAsia="Times New Roman" w:hAnsi="Palatino Linotype" w:cs="Calibri"/>
                <w:color w:val="000000"/>
                <w:sz w:val="20"/>
                <w:szCs w:val="20"/>
                <w:lang w:val="en-GB" w:eastAsia="zh-CN"/>
              </w:rPr>
              <w:t>Master</w:t>
            </w:r>
          </w:p>
        </w:tc>
      </w:tr>
      <w:tr w:rsidR="00A853A8" w:rsidRPr="00A73B85" w14:paraId="2CA5EE57" w14:textId="77777777" w:rsidTr="00DD45AE">
        <w:trPr>
          <w:trHeight w:val="310"/>
        </w:trPr>
        <w:tc>
          <w:tcPr>
            <w:tcW w:w="3567" w:type="dxa"/>
            <w:tcBorders>
              <w:top w:val="single" w:sz="4" w:space="0" w:color="auto"/>
              <w:left w:val="single" w:sz="4" w:space="0" w:color="auto"/>
              <w:bottom w:val="single" w:sz="4" w:space="0" w:color="auto"/>
              <w:right w:val="single" w:sz="4" w:space="0" w:color="auto"/>
            </w:tcBorders>
            <w:shd w:val="clear" w:color="auto" w:fill="auto"/>
            <w:vAlign w:val="center"/>
          </w:tcPr>
          <w:p w14:paraId="0DC990D4" w14:textId="0E87ACCA"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HIST_REDEEMED_COUPON</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08C5BFBA" w14:textId="425DDF1C"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C70F8A">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25590A94" w14:textId="421E7A9B"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HIST_REDEEMED_COUPON</w:t>
            </w:r>
          </w:p>
        </w:tc>
        <w:tc>
          <w:tcPr>
            <w:tcW w:w="2753" w:type="dxa"/>
            <w:tcBorders>
              <w:top w:val="single" w:sz="4" w:space="0" w:color="auto"/>
              <w:left w:val="nil"/>
              <w:bottom w:val="single" w:sz="4" w:space="0" w:color="auto"/>
              <w:right w:val="single" w:sz="4" w:space="0" w:color="auto"/>
            </w:tcBorders>
            <w:shd w:val="clear" w:color="auto" w:fill="auto"/>
            <w:vAlign w:val="center"/>
          </w:tcPr>
          <w:p w14:paraId="63F79898" w14:textId="1667FB9F"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Pr>
                <w:rFonts w:ascii="Palatino Linotype" w:eastAsia="Times New Roman" w:hAnsi="Palatino Linotype" w:cs="Calibri"/>
                <w:color w:val="000000"/>
                <w:sz w:val="20"/>
                <w:szCs w:val="20"/>
                <w:lang w:val="en-GB" w:eastAsia="zh-CN"/>
              </w:rPr>
              <w:t>EOD</w:t>
            </w:r>
          </w:p>
        </w:tc>
      </w:tr>
    </w:tbl>
    <w:p w14:paraId="6DA90A5A" w14:textId="77777777" w:rsidR="00E713E6" w:rsidRDefault="00E713E6">
      <w:pPr>
        <w:rPr>
          <w:rFonts w:ascii="Palatino Linotype" w:eastAsia="Microsoft YaHei" w:hAnsi="Palatino Linotype" w:cs="Microsoft YaHei"/>
          <w:b/>
          <w:bCs/>
          <w:color w:val="365F91" w:themeColor="accent1" w:themeShade="BF"/>
          <w:sz w:val="28"/>
          <w:szCs w:val="28"/>
          <w:lang w:eastAsia="zh-CN"/>
        </w:rPr>
      </w:pPr>
      <w:r>
        <w:rPr>
          <w:rFonts w:ascii="Palatino Linotype" w:eastAsia="Microsoft YaHei" w:hAnsi="Palatino Linotype" w:cs="Microsoft YaHei"/>
          <w:lang w:eastAsia="zh-CN"/>
        </w:rPr>
        <w:br w:type="page"/>
      </w:r>
    </w:p>
    <w:p w14:paraId="2C2777DC" w14:textId="4982BCE8" w:rsidR="00EE1043" w:rsidRDefault="001228F0">
      <w:pPr>
        <w:pStyle w:val="Heading1"/>
        <w:jc w:val="both"/>
        <w:rPr>
          <w:rFonts w:ascii="Palatino Linotype" w:eastAsia="Microsoft YaHei" w:hAnsi="Palatino Linotype" w:cs="Microsoft YaHei"/>
          <w:lang w:eastAsia="zh-CN"/>
        </w:rPr>
      </w:pPr>
      <w:bookmarkStart w:id="253" w:name="_Toc469498485"/>
      <w:r>
        <w:rPr>
          <w:rFonts w:ascii="Palatino Linotype" w:eastAsia="Microsoft YaHei" w:hAnsi="Palatino Linotype" w:cs="Microsoft YaHei"/>
          <w:lang w:eastAsia="zh-CN"/>
        </w:rPr>
        <w:lastRenderedPageBreak/>
        <w:t xml:space="preserve">Appendix F - </w:t>
      </w:r>
      <w:r w:rsidR="00276ED5" w:rsidRPr="00DD45AE">
        <w:rPr>
          <w:rFonts w:ascii="Palatino Linotype" w:eastAsia="Microsoft YaHei" w:hAnsi="Palatino Linotype" w:cs="Microsoft YaHei"/>
          <w:lang w:eastAsia="zh-CN"/>
        </w:rPr>
        <w:t>Report Templates</w:t>
      </w:r>
      <w:bookmarkEnd w:id="253"/>
    </w:p>
    <w:tbl>
      <w:tblPr>
        <w:tblW w:w="0" w:type="auto"/>
        <w:tblInd w:w="-10" w:type="dxa"/>
        <w:tblCellMar>
          <w:left w:w="0" w:type="dxa"/>
          <w:right w:w="0" w:type="dxa"/>
        </w:tblCellMar>
        <w:tblLook w:val="04A0" w:firstRow="1" w:lastRow="0" w:firstColumn="1" w:lastColumn="0" w:noHBand="0" w:noVBand="1"/>
      </w:tblPr>
      <w:tblGrid>
        <w:gridCol w:w="2415"/>
        <w:gridCol w:w="2126"/>
      </w:tblGrid>
      <w:tr w:rsidR="00276ED5" w:rsidRPr="00276ED5" w14:paraId="19E3E152" w14:textId="77777777" w:rsidTr="00175D3F">
        <w:tc>
          <w:tcPr>
            <w:tcW w:w="241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5901F0E" w14:textId="77777777" w:rsidR="00276ED5" w:rsidRPr="00DD45AE" w:rsidRDefault="00276ED5" w:rsidP="00DD45AE">
            <w:pPr>
              <w:spacing w:after="0"/>
              <w:jc w:val="both"/>
              <w:rPr>
                <w:rFonts w:ascii="Palatino Linotype" w:eastAsia="SimSun" w:hAnsi="Palatino Linotype" w:cs="Calibri"/>
                <w:color w:val="000000"/>
                <w:sz w:val="21"/>
                <w:szCs w:val="21"/>
                <w:lang w:eastAsia="zh-CN"/>
              </w:rPr>
            </w:pPr>
            <w:r w:rsidRPr="00DD45AE">
              <w:rPr>
                <w:rFonts w:ascii="Palatino Linotype" w:eastAsia="PMingLiU" w:hAnsi="Palatino Linotype"/>
                <w:color w:val="000000"/>
              </w:rPr>
              <w:t> </w:t>
            </w:r>
          </w:p>
        </w:tc>
        <w:tc>
          <w:tcPr>
            <w:tcW w:w="212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5041D46" w14:textId="77777777" w:rsidR="00276ED5" w:rsidRPr="00DD45AE" w:rsidRDefault="00276ED5" w:rsidP="00DD45AE">
            <w:pPr>
              <w:spacing w:after="0"/>
              <w:jc w:val="both"/>
              <w:rPr>
                <w:rFonts w:ascii="Palatino Linotype" w:hAnsi="Palatino Linotype" w:cs="Calibri"/>
                <w:color w:val="000000"/>
                <w:sz w:val="21"/>
                <w:szCs w:val="21"/>
              </w:rPr>
            </w:pPr>
            <w:r w:rsidRPr="00DD45AE">
              <w:rPr>
                <w:rFonts w:ascii="Palatino Linotype" w:eastAsia="Microsoft YaHei" w:hAnsi="Palatino Linotype" w:cs="Microsoft YaHei" w:hint="eastAsia"/>
                <w:color w:val="000000"/>
              </w:rPr>
              <w:t>未能上數分店數量</w:t>
            </w:r>
          </w:p>
        </w:tc>
      </w:tr>
      <w:tr w:rsidR="00276ED5" w:rsidRPr="00276ED5" w14:paraId="21E1E7CA" w14:textId="77777777" w:rsidTr="00175D3F">
        <w:tc>
          <w:tcPr>
            <w:tcW w:w="241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47C6ED" w14:textId="77777777" w:rsidR="00276ED5" w:rsidRPr="00DD45AE" w:rsidRDefault="00276ED5" w:rsidP="00DD45AE">
            <w:pPr>
              <w:spacing w:after="0"/>
              <w:jc w:val="both"/>
              <w:rPr>
                <w:rFonts w:ascii="Palatino Linotype" w:hAnsi="Palatino Linotype" w:cs="Calibri"/>
                <w:color w:val="000000"/>
                <w:sz w:val="21"/>
                <w:szCs w:val="21"/>
              </w:rPr>
            </w:pPr>
            <w:r w:rsidRPr="00DD45AE">
              <w:rPr>
                <w:rFonts w:ascii="Palatino Linotype" w:eastAsia="Microsoft YaHei" w:hAnsi="Palatino Linotype" w:cs="Microsoft YaHei" w:hint="eastAsia"/>
                <w:color w:val="000000"/>
              </w:rPr>
              <w:t>香港美心西餅</w:t>
            </w:r>
          </w:p>
        </w:tc>
        <w:tc>
          <w:tcPr>
            <w:tcW w:w="212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AA75E86"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w:t>
            </w:r>
          </w:p>
        </w:tc>
      </w:tr>
      <w:tr w:rsidR="00276ED5" w:rsidRPr="00276ED5" w14:paraId="14478126" w14:textId="77777777" w:rsidTr="00175D3F">
        <w:tc>
          <w:tcPr>
            <w:tcW w:w="241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85F131" w14:textId="77777777" w:rsidR="00276ED5" w:rsidRPr="00DD45AE" w:rsidRDefault="00276ED5" w:rsidP="00DD45AE">
            <w:pPr>
              <w:spacing w:after="0"/>
              <w:jc w:val="both"/>
              <w:rPr>
                <w:rFonts w:ascii="Palatino Linotype" w:hAnsi="Palatino Linotype" w:cs="Calibri"/>
                <w:color w:val="000000"/>
                <w:sz w:val="21"/>
                <w:szCs w:val="21"/>
              </w:rPr>
            </w:pPr>
            <w:r w:rsidRPr="00DD45AE">
              <w:rPr>
                <w:rFonts w:ascii="Palatino Linotype" w:eastAsia="Microsoft YaHei" w:hAnsi="Palatino Linotype" w:cs="Microsoft YaHei" w:hint="eastAsia"/>
                <w:color w:val="000000"/>
              </w:rPr>
              <w:t>東海堂西餅</w:t>
            </w:r>
          </w:p>
        </w:tc>
        <w:tc>
          <w:tcPr>
            <w:tcW w:w="212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782E994"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w:t>
            </w:r>
          </w:p>
        </w:tc>
      </w:tr>
      <w:tr w:rsidR="00276ED5" w:rsidRPr="00276ED5" w14:paraId="4947FD06" w14:textId="77777777" w:rsidTr="00175D3F">
        <w:tc>
          <w:tcPr>
            <w:tcW w:w="241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63252FE" w14:textId="77777777" w:rsidR="00276ED5" w:rsidRPr="00DD45AE" w:rsidRDefault="00276ED5" w:rsidP="00DD45AE">
            <w:pPr>
              <w:spacing w:after="0"/>
              <w:jc w:val="both"/>
              <w:rPr>
                <w:rFonts w:ascii="Palatino Linotype" w:hAnsi="Palatino Linotype" w:cs="Calibri"/>
                <w:color w:val="000000"/>
                <w:sz w:val="21"/>
                <w:szCs w:val="21"/>
              </w:rPr>
            </w:pPr>
            <w:r w:rsidRPr="00DD45AE">
              <w:rPr>
                <w:rFonts w:ascii="Palatino Linotype" w:eastAsia="Microsoft YaHei" w:hAnsi="Palatino Linotype" w:cs="Microsoft YaHei" w:hint="eastAsia"/>
                <w:color w:val="000000"/>
              </w:rPr>
              <w:t>廣州</w:t>
            </w:r>
            <w:r w:rsidRPr="00DD45AE">
              <w:rPr>
                <w:rFonts w:ascii="Palatino Linotype" w:eastAsia="PMingLiU" w:hAnsi="Palatino Linotype"/>
                <w:color w:val="000000"/>
              </w:rPr>
              <w:t>Mei-Xin</w:t>
            </w:r>
            <w:r w:rsidRPr="00DD45AE">
              <w:rPr>
                <w:rFonts w:ascii="Palatino Linotype" w:eastAsia="Microsoft YaHei" w:hAnsi="Palatino Linotype" w:cs="Microsoft YaHei" w:hint="eastAsia"/>
                <w:color w:val="000000"/>
              </w:rPr>
              <w:t>西餅</w:t>
            </w:r>
          </w:p>
        </w:tc>
        <w:tc>
          <w:tcPr>
            <w:tcW w:w="212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3A698FE"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w:t>
            </w:r>
          </w:p>
        </w:tc>
      </w:tr>
      <w:tr w:rsidR="00276ED5" w:rsidRPr="00276ED5" w14:paraId="389479CC" w14:textId="77777777" w:rsidTr="00175D3F">
        <w:tc>
          <w:tcPr>
            <w:tcW w:w="241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9C2A439" w14:textId="77777777" w:rsidR="00276ED5" w:rsidRPr="00DD45AE" w:rsidRDefault="00276ED5" w:rsidP="00DD45AE">
            <w:pPr>
              <w:spacing w:after="0"/>
              <w:jc w:val="both"/>
              <w:rPr>
                <w:rFonts w:ascii="Palatino Linotype" w:hAnsi="Palatino Linotype" w:cs="Calibri"/>
                <w:color w:val="000000"/>
                <w:sz w:val="21"/>
                <w:szCs w:val="21"/>
              </w:rPr>
            </w:pPr>
            <w:r w:rsidRPr="00DD45AE">
              <w:rPr>
                <w:rFonts w:ascii="Palatino Linotype" w:eastAsia="Microsoft YaHei" w:hAnsi="Palatino Linotype" w:cs="Microsoft YaHei" w:hint="eastAsia"/>
                <w:color w:val="000000"/>
              </w:rPr>
              <w:t>總數</w:t>
            </w:r>
          </w:p>
        </w:tc>
        <w:tc>
          <w:tcPr>
            <w:tcW w:w="2126" w:type="dxa"/>
            <w:tcBorders>
              <w:top w:val="nil"/>
              <w:left w:val="nil"/>
              <w:bottom w:val="single" w:sz="8" w:space="0" w:color="auto"/>
              <w:right w:val="single" w:sz="8" w:space="0" w:color="auto"/>
            </w:tcBorders>
            <w:tcMar>
              <w:top w:w="0" w:type="dxa"/>
              <w:left w:w="108" w:type="dxa"/>
              <w:bottom w:w="0" w:type="dxa"/>
              <w:right w:w="108" w:type="dxa"/>
            </w:tcMar>
            <w:hideMark/>
          </w:tcPr>
          <w:p w14:paraId="6B22FEC3"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10</w:t>
            </w:r>
          </w:p>
        </w:tc>
      </w:tr>
    </w:tbl>
    <w:p w14:paraId="3D2E5709" w14:textId="77777777" w:rsidR="00276ED5" w:rsidRPr="00DD45AE" w:rsidRDefault="00276ED5" w:rsidP="00DD45AE">
      <w:pPr>
        <w:spacing w:after="0"/>
        <w:jc w:val="both"/>
        <w:rPr>
          <w:rFonts w:ascii="Palatino Linotype" w:hAnsi="Palatino Linotype" w:cs="Arial"/>
          <w:color w:val="000000"/>
          <w:sz w:val="21"/>
          <w:szCs w:val="21"/>
        </w:rPr>
      </w:pPr>
    </w:p>
    <w:tbl>
      <w:tblPr>
        <w:tblpPr w:leftFromText="165" w:rightFromText="165" w:vertAnchor="text"/>
        <w:tblW w:w="6650" w:type="dxa"/>
        <w:tblCellMar>
          <w:left w:w="0" w:type="dxa"/>
          <w:right w:w="0" w:type="dxa"/>
        </w:tblCellMar>
        <w:tblLook w:val="04A0" w:firstRow="1" w:lastRow="0" w:firstColumn="1" w:lastColumn="0" w:noHBand="0" w:noVBand="1"/>
      </w:tblPr>
      <w:tblGrid>
        <w:gridCol w:w="1003"/>
        <w:gridCol w:w="1507"/>
        <w:gridCol w:w="1800"/>
        <w:gridCol w:w="2340"/>
      </w:tblGrid>
      <w:tr w:rsidR="00276ED5" w:rsidRPr="00276ED5" w14:paraId="2B46321C" w14:textId="77777777" w:rsidTr="00DD45AE">
        <w:trPr>
          <w:trHeight w:val="69"/>
          <w:tblHeader/>
        </w:trPr>
        <w:tc>
          <w:tcPr>
            <w:tcW w:w="2510" w:type="dxa"/>
            <w:gridSpan w:val="2"/>
            <w:tcBorders>
              <w:top w:val="single" w:sz="8" w:space="0" w:color="auto"/>
              <w:left w:val="single" w:sz="8" w:space="0" w:color="auto"/>
              <w:bottom w:val="single" w:sz="8" w:space="0" w:color="auto"/>
              <w:right w:val="single" w:sz="8" w:space="0" w:color="auto"/>
            </w:tcBorders>
            <w:shd w:val="clear" w:color="auto" w:fill="auto"/>
            <w:vAlign w:val="center"/>
            <w:hideMark/>
          </w:tcPr>
          <w:p w14:paraId="35CDCA83" w14:textId="77777777" w:rsidR="00276ED5" w:rsidRPr="00DD45AE" w:rsidRDefault="00276ED5" w:rsidP="00DD45AE">
            <w:pPr>
              <w:spacing w:after="0" w:line="69" w:lineRule="atLeast"/>
              <w:jc w:val="center"/>
              <w:rPr>
                <w:rFonts w:ascii="Palatino Linotype" w:hAnsi="Palatino Linotype" w:cs="Calibri"/>
                <w:color w:val="1F497D"/>
                <w:sz w:val="16"/>
                <w:szCs w:val="16"/>
              </w:rPr>
            </w:pPr>
            <w:r w:rsidRPr="00DD45AE">
              <w:rPr>
                <w:rFonts w:ascii="Palatino Linotype" w:hAnsi="Palatino Linotype"/>
                <w:color w:val="1F497D"/>
                <w:sz w:val="16"/>
                <w:szCs w:val="16"/>
              </w:rPr>
              <w:t>Convert Count</w:t>
            </w:r>
          </w:p>
        </w:tc>
        <w:tc>
          <w:tcPr>
            <w:tcW w:w="4140" w:type="dxa"/>
            <w:gridSpan w:val="2"/>
            <w:tcBorders>
              <w:top w:val="single" w:sz="8" w:space="0" w:color="auto"/>
              <w:left w:val="nil"/>
              <w:bottom w:val="single" w:sz="8" w:space="0" w:color="auto"/>
              <w:right w:val="single" w:sz="8" w:space="0" w:color="auto"/>
            </w:tcBorders>
            <w:shd w:val="clear" w:color="auto" w:fill="auto"/>
            <w:vAlign w:val="center"/>
            <w:hideMark/>
          </w:tcPr>
          <w:p w14:paraId="32DEE00D" w14:textId="77777777" w:rsidR="00276ED5" w:rsidRPr="00DD45AE" w:rsidRDefault="00276ED5" w:rsidP="00DD45AE">
            <w:pPr>
              <w:spacing w:after="0" w:line="69" w:lineRule="atLeast"/>
              <w:jc w:val="center"/>
              <w:rPr>
                <w:rFonts w:ascii="Palatino Linotype" w:hAnsi="Palatino Linotype" w:cs="Calibri"/>
                <w:color w:val="1F497D"/>
                <w:sz w:val="16"/>
                <w:szCs w:val="16"/>
              </w:rPr>
            </w:pPr>
            <w:r w:rsidRPr="00DD45AE">
              <w:rPr>
                <w:rFonts w:ascii="Palatino Linotype" w:hAnsi="Palatino Linotype"/>
                <w:color w:val="1F497D"/>
                <w:sz w:val="16"/>
                <w:szCs w:val="16"/>
              </w:rPr>
              <w:t>Green: 5%  Yellow: 5-10%   Red: &gt;10%</w:t>
            </w:r>
          </w:p>
        </w:tc>
      </w:tr>
      <w:tr w:rsidR="00276ED5" w:rsidRPr="00276ED5" w14:paraId="3D7C4D78" w14:textId="77777777" w:rsidTr="00DD45AE">
        <w:trPr>
          <w:trHeight w:val="60"/>
        </w:trPr>
        <w:tc>
          <w:tcPr>
            <w:tcW w:w="1003" w:type="dxa"/>
            <w:tcBorders>
              <w:top w:val="nil"/>
              <w:left w:val="single" w:sz="8" w:space="0" w:color="auto"/>
              <w:bottom w:val="single" w:sz="8" w:space="0" w:color="auto"/>
              <w:right w:val="single" w:sz="8" w:space="0" w:color="auto"/>
            </w:tcBorders>
            <w:shd w:val="clear" w:color="auto" w:fill="auto"/>
            <w:hideMark/>
          </w:tcPr>
          <w:p w14:paraId="3EFD186A" w14:textId="77777777" w:rsidR="00276ED5" w:rsidRPr="00DD45AE" w:rsidRDefault="00276ED5" w:rsidP="00DD45AE">
            <w:pPr>
              <w:spacing w:after="0" w:line="60" w:lineRule="atLeast"/>
              <w:jc w:val="center"/>
              <w:rPr>
                <w:rFonts w:ascii="Palatino Linotype" w:hAnsi="Palatino Linotype" w:cs="Times New Roman"/>
                <w:b/>
                <w:bCs/>
                <w:color w:val="1F497D"/>
                <w:sz w:val="16"/>
                <w:szCs w:val="16"/>
              </w:rPr>
            </w:pPr>
            <w:r w:rsidRPr="00DD45AE">
              <w:rPr>
                <w:rFonts w:ascii="Palatino Linotype" w:hAnsi="Palatino Linotype"/>
                <w:b/>
                <w:bCs/>
                <w:color w:val="1F497D"/>
                <w:sz w:val="16"/>
                <w:szCs w:val="16"/>
              </w:rPr>
              <w:t>BU</w:t>
            </w:r>
          </w:p>
        </w:tc>
        <w:tc>
          <w:tcPr>
            <w:tcW w:w="1507" w:type="dxa"/>
            <w:tcBorders>
              <w:top w:val="nil"/>
              <w:left w:val="nil"/>
              <w:bottom w:val="single" w:sz="8" w:space="0" w:color="auto"/>
              <w:right w:val="single" w:sz="8" w:space="0" w:color="auto"/>
            </w:tcBorders>
            <w:shd w:val="clear" w:color="auto" w:fill="auto"/>
            <w:vAlign w:val="center"/>
            <w:hideMark/>
          </w:tcPr>
          <w:p w14:paraId="0E9E75D9" w14:textId="77777777" w:rsidR="00276ED5" w:rsidRPr="00DD45AE" w:rsidRDefault="00276ED5" w:rsidP="00DD45AE">
            <w:pPr>
              <w:spacing w:after="0" w:line="60" w:lineRule="atLeast"/>
              <w:jc w:val="center"/>
              <w:rPr>
                <w:rFonts w:ascii="Palatino Linotype" w:hAnsi="Palatino Linotype" w:cs="Calibri"/>
                <w:color w:val="1F497D"/>
                <w:sz w:val="16"/>
                <w:szCs w:val="16"/>
              </w:rPr>
            </w:pPr>
            <w:r w:rsidRPr="00DD45AE">
              <w:rPr>
                <w:rFonts w:ascii="Palatino Linotype" w:hAnsi="Palatino Linotype"/>
                <w:color w:val="1F497D"/>
                <w:sz w:val="16"/>
                <w:szCs w:val="16"/>
              </w:rPr>
              <w:t>Time</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71B8A359" w14:textId="77777777" w:rsidR="00276ED5" w:rsidRDefault="00276ED5" w:rsidP="00DD45AE">
            <w:pPr>
              <w:spacing w:after="0" w:line="60" w:lineRule="atLeast"/>
              <w:jc w:val="center"/>
              <w:rPr>
                <w:rFonts w:ascii="Palatino Linotype" w:hAnsi="Palatino Linotype"/>
                <w:color w:val="1F497D"/>
                <w:sz w:val="16"/>
                <w:szCs w:val="16"/>
              </w:rPr>
            </w:pPr>
            <w:r w:rsidRPr="00DD45AE">
              <w:rPr>
                <w:rFonts w:ascii="Palatino Linotype" w:hAnsi="Palatino Linotype"/>
                <w:color w:val="1F497D"/>
                <w:sz w:val="16"/>
                <w:szCs w:val="16"/>
              </w:rPr>
              <w:t>Converted</w:t>
            </w:r>
          </w:p>
          <w:p w14:paraId="701BC96A" w14:textId="615A0726" w:rsidR="00276ED5" w:rsidRPr="00DD45AE" w:rsidRDefault="00276ED5" w:rsidP="00DD45AE">
            <w:pPr>
              <w:spacing w:after="0" w:line="60" w:lineRule="atLeast"/>
              <w:jc w:val="center"/>
              <w:rPr>
                <w:rFonts w:ascii="Palatino Linotype" w:hAnsi="Palatino Linotype" w:cs="Calibri"/>
                <w:color w:val="1F497D"/>
                <w:sz w:val="16"/>
                <w:szCs w:val="16"/>
                <w:u w:val="single"/>
              </w:rPr>
            </w:pPr>
            <w:r w:rsidRPr="00DD45AE">
              <w:rPr>
                <w:rFonts w:ascii="Palatino Linotype" w:hAnsi="Palatino Linotype"/>
                <w:color w:val="1F497D"/>
                <w:sz w:val="16"/>
                <w:szCs w:val="16"/>
                <w:u w:val="single"/>
              </w:rPr>
              <w:t>(color of this column will be eliminated)</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750AE190" w14:textId="77777777" w:rsidR="00276ED5" w:rsidRPr="00DD45AE" w:rsidRDefault="00276ED5" w:rsidP="00DD45AE">
            <w:pPr>
              <w:spacing w:after="0" w:line="60" w:lineRule="atLeast"/>
              <w:jc w:val="center"/>
              <w:rPr>
                <w:rFonts w:ascii="Palatino Linotype" w:hAnsi="Palatino Linotype" w:cs="Calibri"/>
                <w:color w:val="1F497D"/>
                <w:sz w:val="16"/>
                <w:szCs w:val="16"/>
              </w:rPr>
            </w:pPr>
            <w:r w:rsidRPr="00DD45AE">
              <w:rPr>
                <w:rFonts w:ascii="Palatino Linotype" w:hAnsi="Palatino Linotype"/>
                <w:color w:val="1F497D"/>
                <w:sz w:val="16"/>
                <w:szCs w:val="16"/>
              </w:rPr>
              <w:t>Expected</w:t>
            </w:r>
          </w:p>
        </w:tc>
      </w:tr>
      <w:tr w:rsidR="00276ED5" w:rsidRPr="00276ED5" w14:paraId="421716A1" w14:textId="77777777" w:rsidTr="00DD45AE">
        <w:trPr>
          <w:trHeight w:val="194"/>
        </w:trPr>
        <w:tc>
          <w:tcPr>
            <w:tcW w:w="1003" w:type="dxa"/>
            <w:vMerge w:val="restart"/>
            <w:tcBorders>
              <w:top w:val="nil"/>
              <w:left w:val="single" w:sz="8" w:space="0" w:color="auto"/>
              <w:bottom w:val="single" w:sz="8" w:space="0" w:color="auto"/>
              <w:right w:val="single" w:sz="8" w:space="0" w:color="auto"/>
            </w:tcBorders>
            <w:shd w:val="clear" w:color="auto" w:fill="auto"/>
            <w:vAlign w:val="center"/>
            <w:hideMark/>
          </w:tcPr>
          <w:p w14:paraId="64B4CDAE" w14:textId="77777777" w:rsidR="00276ED5" w:rsidRPr="00DD45AE" w:rsidRDefault="00276ED5" w:rsidP="00DD45AE">
            <w:pPr>
              <w:spacing w:after="0"/>
              <w:jc w:val="center"/>
              <w:rPr>
                <w:rFonts w:ascii="Palatino Linotype" w:hAnsi="Palatino Linotype" w:cs="Arial"/>
                <w:b/>
                <w:bCs/>
                <w:color w:val="1F497D"/>
                <w:sz w:val="16"/>
                <w:szCs w:val="16"/>
              </w:rPr>
            </w:pPr>
            <w:r w:rsidRPr="00DD45AE">
              <w:rPr>
                <w:rFonts w:ascii="Palatino Linotype" w:hAnsi="Palatino Linotype" w:cs="Arial"/>
                <w:b/>
                <w:bCs/>
                <w:color w:val="1F497D"/>
                <w:sz w:val="16"/>
                <w:szCs w:val="16"/>
              </w:rPr>
              <w:t>CAK</w:t>
            </w:r>
          </w:p>
        </w:tc>
        <w:tc>
          <w:tcPr>
            <w:tcW w:w="1507" w:type="dxa"/>
            <w:tcBorders>
              <w:top w:val="nil"/>
              <w:left w:val="nil"/>
              <w:bottom w:val="single" w:sz="8" w:space="0" w:color="auto"/>
              <w:right w:val="single" w:sz="8" w:space="0" w:color="auto"/>
            </w:tcBorders>
            <w:shd w:val="clear" w:color="auto" w:fill="auto"/>
            <w:vAlign w:val="center"/>
            <w:hideMark/>
          </w:tcPr>
          <w:p w14:paraId="07438B4B"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9:00pm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543721F"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57</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77DD9BE"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44</w:t>
            </w:r>
          </w:p>
        </w:tc>
      </w:tr>
      <w:tr w:rsidR="00276ED5" w:rsidRPr="00276ED5" w14:paraId="37680C32"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0ACBF8B5"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4E10DF8A"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10:00pm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785C9C47"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122</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13E44642"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94</w:t>
            </w:r>
          </w:p>
        </w:tc>
      </w:tr>
      <w:tr w:rsidR="00276ED5" w:rsidRPr="00276ED5" w14:paraId="2975B6FA"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2DA8B92D"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3CD4B31D"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11:00pm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6E8291D"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194</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537E259C"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133</w:t>
            </w:r>
          </w:p>
        </w:tc>
      </w:tr>
      <w:tr w:rsidR="00276ED5" w:rsidRPr="00276ED5" w14:paraId="4467EDF8"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23F95E7A"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30AA3701"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12:00am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0D0CDC2F"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249</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167C11B"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167</w:t>
            </w:r>
          </w:p>
        </w:tc>
      </w:tr>
      <w:tr w:rsidR="00276ED5" w:rsidRPr="00276ED5" w14:paraId="782C2E81"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62210FAB"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29630563"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01:00am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56D280E1"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290</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64A71060"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254</w:t>
            </w:r>
          </w:p>
        </w:tc>
      </w:tr>
      <w:tr w:rsidR="00276ED5" w:rsidRPr="00276ED5" w14:paraId="22504D82"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5200FFD3"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0B633053"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02:00am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77419E7D"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331</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2B6A2669"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311</w:t>
            </w:r>
          </w:p>
        </w:tc>
      </w:tr>
      <w:tr w:rsidR="00276ED5" w:rsidRPr="00276ED5" w14:paraId="32F07722"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7DBA3303"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6B440288"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03:00am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2B2212C5"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332</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5536D0AE"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350</w:t>
            </w:r>
          </w:p>
        </w:tc>
      </w:tr>
      <w:tr w:rsidR="00276ED5" w:rsidRPr="00276ED5" w14:paraId="161CA06F"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4E17179C"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66F1A7B7"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04:00am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5FBC14D5"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338</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D782B29"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350</w:t>
            </w:r>
          </w:p>
        </w:tc>
      </w:tr>
      <w:tr w:rsidR="00276ED5" w:rsidRPr="00276ED5" w14:paraId="79D974AE" w14:textId="77777777" w:rsidTr="00DD45AE">
        <w:trPr>
          <w:trHeight w:val="185"/>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63438250"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2FEB158C"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07:00am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68A67792"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340</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55460277"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350</w:t>
            </w:r>
          </w:p>
        </w:tc>
      </w:tr>
      <w:tr w:rsidR="00276ED5" w:rsidRPr="00276ED5" w14:paraId="2A3E4560" w14:textId="77777777" w:rsidTr="00DD45AE">
        <w:trPr>
          <w:trHeight w:val="193"/>
        </w:trPr>
        <w:tc>
          <w:tcPr>
            <w:tcW w:w="0" w:type="auto"/>
            <w:vMerge w:val="restart"/>
            <w:tcBorders>
              <w:top w:val="nil"/>
              <w:left w:val="single" w:sz="8" w:space="0" w:color="auto"/>
              <w:bottom w:val="single" w:sz="8" w:space="0" w:color="auto"/>
              <w:right w:val="single" w:sz="8" w:space="0" w:color="auto"/>
            </w:tcBorders>
            <w:shd w:val="clear" w:color="auto" w:fill="auto"/>
            <w:vAlign w:val="center"/>
            <w:hideMark/>
          </w:tcPr>
          <w:p w14:paraId="265E352B" w14:textId="77777777" w:rsidR="00276ED5" w:rsidRPr="00DD45AE" w:rsidRDefault="00276ED5" w:rsidP="00DD45AE">
            <w:pPr>
              <w:spacing w:after="0"/>
              <w:jc w:val="center"/>
              <w:rPr>
                <w:rFonts w:ascii="Palatino Linotype" w:hAnsi="Palatino Linotype" w:cs="Arial"/>
                <w:b/>
                <w:bCs/>
                <w:color w:val="1F497D"/>
                <w:sz w:val="16"/>
                <w:szCs w:val="16"/>
              </w:rPr>
            </w:pPr>
            <w:r w:rsidRPr="00DD45AE">
              <w:rPr>
                <w:rFonts w:ascii="Palatino Linotype" w:hAnsi="Palatino Linotype" w:cs="Arial"/>
                <w:b/>
                <w:bCs/>
                <w:color w:val="1F497D"/>
                <w:sz w:val="16"/>
                <w:szCs w:val="16"/>
              </w:rPr>
              <w:t>CHI</w:t>
            </w:r>
          </w:p>
        </w:tc>
        <w:tc>
          <w:tcPr>
            <w:tcW w:w="1507" w:type="dxa"/>
            <w:tcBorders>
              <w:top w:val="nil"/>
              <w:left w:val="nil"/>
              <w:bottom w:val="single" w:sz="8" w:space="0" w:color="auto"/>
              <w:right w:val="single" w:sz="8" w:space="0" w:color="auto"/>
            </w:tcBorders>
            <w:shd w:val="clear" w:color="auto" w:fill="auto"/>
            <w:vAlign w:val="center"/>
            <w:hideMark/>
          </w:tcPr>
          <w:p w14:paraId="072A7323"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9:00pm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028FC841"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6102247A"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w:t>
            </w:r>
          </w:p>
        </w:tc>
      </w:tr>
      <w:tr w:rsidR="00276ED5" w:rsidRPr="00276ED5" w14:paraId="3D918940"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31F83151"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1988C82B"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10:00pm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2F73E7FF"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2</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0C97FB54"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w:t>
            </w:r>
          </w:p>
        </w:tc>
      </w:tr>
      <w:tr w:rsidR="00276ED5" w:rsidRPr="00276ED5" w14:paraId="4B3636DA"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134B3DE2"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4891D494"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11:00pm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1D950490"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5</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78DCD722"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2</w:t>
            </w:r>
          </w:p>
        </w:tc>
      </w:tr>
      <w:tr w:rsidR="00276ED5" w:rsidRPr="00276ED5" w14:paraId="39AB2280"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79E31AA4"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1881F06E"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12:00am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BF16056"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17</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06099BD0"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w:t>
            </w:r>
          </w:p>
        </w:tc>
      </w:tr>
      <w:tr w:rsidR="00276ED5" w:rsidRPr="00276ED5" w14:paraId="2C331690"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75575B38"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33536190"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01:00am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20D2B2A6"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44</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E1C3BE8"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w:t>
            </w:r>
          </w:p>
        </w:tc>
      </w:tr>
      <w:tr w:rsidR="00276ED5" w:rsidRPr="00276ED5" w14:paraId="32A8CCFE"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3EF55FA4"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6662DB6F"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02:00am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79892EC0"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59</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1ED37E81"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14</w:t>
            </w:r>
          </w:p>
        </w:tc>
      </w:tr>
      <w:tr w:rsidR="00276ED5" w:rsidRPr="00276ED5" w14:paraId="7A1C2B3A"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10CCF39C"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21AA5827"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03:00am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1F0497A7"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60</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0E3AA016"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61</w:t>
            </w:r>
          </w:p>
        </w:tc>
      </w:tr>
      <w:tr w:rsidR="00276ED5" w:rsidRPr="00276ED5" w14:paraId="561A4F5A"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25B35BF7"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6CDBCB00"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04:00am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707A8A6"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60</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0BDDC6A5"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61</w:t>
            </w:r>
          </w:p>
        </w:tc>
      </w:tr>
      <w:tr w:rsidR="00276ED5" w:rsidRPr="00276ED5" w14:paraId="344F1721"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4A631E5D"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5790BA7D"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07:00am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664F2C0B"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60</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06598BA6"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61</w:t>
            </w:r>
          </w:p>
        </w:tc>
      </w:tr>
      <w:tr w:rsidR="00276ED5" w:rsidRPr="00276ED5" w14:paraId="4F7660BC" w14:textId="77777777" w:rsidTr="00DD45AE">
        <w:trPr>
          <w:trHeight w:val="193"/>
        </w:trPr>
        <w:tc>
          <w:tcPr>
            <w:tcW w:w="0" w:type="auto"/>
            <w:vMerge w:val="restart"/>
            <w:tcBorders>
              <w:top w:val="nil"/>
              <w:left w:val="single" w:sz="8" w:space="0" w:color="auto"/>
              <w:bottom w:val="single" w:sz="8" w:space="0" w:color="auto"/>
              <w:right w:val="single" w:sz="8" w:space="0" w:color="auto"/>
            </w:tcBorders>
            <w:shd w:val="clear" w:color="auto" w:fill="auto"/>
            <w:vAlign w:val="center"/>
            <w:hideMark/>
          </w:tcPr>
          <w:p w14:paraId="59370CD3" w14:textId="77777777" w:rsidR="00276ED5" w:rsidRPr="00DD45AE" w:rsidRDefault="00276ED5" w:rsidP="00DD45AE">
            <w:pPr>
              <w:spacing w:after="0"/>
              <w:jc w:val="center"/>
              <w:rPr>
                <w:rFonts w:ascii="Palatino Linotype" w:hAnsi="Palatino Linotype" w:cs="Arial"/>
                <w:b/>
                <w:bCs/>
                <w:color w:val="1F497D"/>
                <w:sz w:val="16"/>
                <w:szCs w:val="16"/>
              </w:rPr>
            </w:pPr>
            <w:r w:rsidRPr="00DD45AE">
              <w:rPr>
                <w:rFonts w:ascii="Palatino Linotype" w:hAnsi="Palatino Linotype" w:cs="Arial"/>
                <w:b/>
                <w:bCs/>
                <w:color w:val="1F497D"/>
                <w:sz w:val="16"/>
                <w:szCs w:val="16"/>
              </w:rPr>
              <w:t>EUR</w:t>
            </w:r>
          </w:p>
        </w:tc>
        <w:tc>
          <w:tcPr>
            <w:tcW w:w="1507" w:type="dxa"/>
            <w:tcBorders>
              <w:top w:val="nil"/>
              <w:left w:val="nil"/>
              <w:bottom w:val="single" w:sz="8" w:space="0" w:color="auto"/>
              <w:right w:val="single" w:sz="8" w:space="0" w:color="auto"/>
            </w:tcBorders>
            <w:shd w:val="clear" w:color="auto" w:fill="auto"/>
            <w:vAlign w:val="center"/>
            <w:hideMark/>
          </w:tcPr>
          <w:p w14:paraId="2FF3F191"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9:00pm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3C870544"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22E1E762"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2</w:t>
            </w:r>
          </w:p>
        </w:tc>
      </w:tr>
      <w:tr w:rsidR="00276ED5" w:rsidRPr="00276ED5" w14:paraId="604AE118"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0B69E6BD"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78C59D59"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10:00pm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5032647B"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5</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384593FB"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6</w:t>
            </w:r>
          </w:p>
        </w:tc>
      </w:tr>
      <w:tr w:rsidR="00276ED5" w:rsidRPr="00276ED5" w14:paraId="042C9FBB"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33AA388D"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2448431B"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11:00pm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03431A09"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14</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04A79BA"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8</w:t>
            </w:r>
          </w:p>
        </w:tc>
      </w:tr>
      <w:tr w:rsidR="00276ED5" w:rsidRPr="00276ED5" w14:paraId="43C394D5"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3EF8742B"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5C8D680A"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12:00am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37DD4058"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26</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3DFA3B59"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11</w:t>
            </w:r>
          </w:p>
        </w:tc>
      </w:tr>
      <w:tr w:rsidR="00276ED5" w:rsidRPr="00276ED5" w14:paraId="17228FBA"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41317E81"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22CEED83"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01:00am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777A7B7A"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34</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30DFDCB3"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19</w:t>
            </w:r>
          </w:p>
        </w:tc>
      </w:tr>
      <w:tr w:rsidR="00276ED5" w:rsidRPr="00276ED5" w14:paraId="74CE9FF0"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23F09E1A"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60EE0284"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02:00am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25E36F33"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37</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212DCAED"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29</w:t>
            </w:r>
          </w:p>
        </w:tc>
      </w:tr>
      <w:tr w:rsidR="00276ED5" w:rsidRPr="00276ED5" w14:paraId="7B929D57"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35DAC315"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247AD113"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03:00am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16B39494"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42</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0257C0F8"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37</w:t>
            </w:r>
          </w:p>
        </w:tc>
      </w:tr>
      <w:tr w:rsidR="00276ED5" w:rsidRPr="00276ED5" w14:paraId="365C72C6"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42AB1C1A"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3961E7D7"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04:00am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7C07E723"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42</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563B2738"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43</w:t>
            </w:r>
          </w:p>
        </w:tc>
      </w:tr>
      <w:tr w:rsidR="00276ED5" w:rsidRPr="00276ED5" w14:paraId="2E3B4D8B"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13ABF132"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4650C7C8"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07:00am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240D1B79"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42</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25E3C64D"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43</w:t>
            </w:r>
          </w:p>
        </w:tc>
      </w:tr>
      <w:tr w:rsidR="00276ED5" w:rsidRPr="00276ED5" w14:paraId="06F96CC6" w14:textId="77777777" w:rsidTr="00DD45AE">
        <w:trPr>
          <w:trHeight w:val="193"/>
        </w:trPr>
        <w:tc>
          <w:tcPr>
            <w:tcW w:w="0" w:type="auto"/>
            <w:vMerge w:val="restart"/>
            <w:tcBorders>
              <w:top w:val="nil"/>
              <w:left w:val="single" w:sz="8" w:space="0" w:color="auto"/>
              <w:bottom w:val="single" w:sz="8" w:space="0" w:color="auto"/>
              <w:right w:val="single" w:sz="8" w:space="0" w:color="auto"/>
            </w:tcBorders>
            <w:shd w:val="clear" w:color="auto" w:fill="auto"/>
            <w:vAlign w:val="center"/>
            <w:hideMark/>
          </w:tcPr>
          <w:p w14:paraId="341A919B" w14:textId="77777777" w:rsidR="00276ED5" w:rsidRPr="00DD45AE" w:rsidRDefault="00276ED5" w:rsidP="00DD45AE">
            <w:pPr>
              <w:spacing w:after="0"/>
              <w:jc w:val="center"/>
              <w:rPr>
                <w:rFonts w:ascii="Palatino Linotype" w:hAnsi="Palatino Linotype" w:cs="Arial"/>
                <w:b/>
                <w:bCs/>
                <w:color w:val="1F497D"/>
                <w:sz w:val="16"/>
                <w:szCs w:val="16"/>
              </w:rPr>
            </w:pPr>
            <w:r w:rsidRPr="00DD45AE">
              <w:rPr>
                <w:rFonts w:ascii="Palatino Linotype" w:hAnsi="Palatino Linotype" w:cs="Arial"/>
                <w:b/>
                <w:bCs/>
                <w:color w:val="1F497D"/>
                <w:sz w:val="16"/>
                <w:szCs w:val="16"/>
              </w:rPr>
              <w:t>FFS</w:t>
            </w:r>
          </w:p>
        </w:tc>
        <w:tc>
          <w:tcPr>
            <w:tcW w:w="1507" w:type="dxa"/>
            <w:tcBorders>
              <w:top w:val="nil"/>
              <w:left w:val="nil"/>
              <w:bottom w:val="single" w:sz="8" w:space="0" w:color="auto"/>
              <w:right w:val="single" w:sz="8" w:space="0" w:color="auto"/>
            </w:tcBorders>
            <w:shd w:val="clear" w:color="auto" w:fill="auto"/>
            <w:vAlign w:val="center"/>
            <w:hideMark/>
          </w:tcPr>
          <w:p w14:paraId="7A50C56A"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9:00pm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07B2791C"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29</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64DCD58D"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28</w:t>
            </w:r>
          </w:p>
        </w:tc>
      </w:tr>
      <w:tr w:rsidR="00276ED5" w:rsidRPr="00276ED5" w14:paraId="25C917D3"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29CEA6A5"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77DBE30D"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10:00pm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9A26521"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52</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760E831E"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46</w:t>
            </w:r>
          </w:p>
        </w:tc>
      </w:tr>
      <w:tr w:rsidR="00276ED5" w:rsidRPr="00276ED5" w14:paraId="32DE34AA"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2EA3D24B"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5DC75C83"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11:00pm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435028E"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81</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0AFC9D1"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103</w:t>
            </w:r>
          </w:p>
        </w:tc>
      </w:tr>
      <w:tr w:rsidR="00276ED5" w:rsidRPr="00276ED5" w14:paraId="3EDCA1AB"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11971A27"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6CD30D14"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12:00am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77A999F8"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116</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084B9E7"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125</w:t>
            </w:r>
          </w:p>
        </w:tc>
      </w:tr>
      <w:tr w:rsidR="00276ED5" w:rsidRPr="00276ED5" w14:paraId="7143AE73"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3132F34A"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0AAC3361"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01:00am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0B3BCD62"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125</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1042E479"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129</w:t>
            </w:r>
          </w:p>
        </w:tc>
      </w:tr>
      <w:tr w:rsidR="00276ED5" w:rsidRPr="00276ED5" w14:paraId="37EF27B4"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4C887055"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294A3EC7"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02:00am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2057203A"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125</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97C12EF"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129</w:t>
            </w:r>
          </w:p>
        </w:tc>
      </w:tr>
      <w:tr w:rsidR="00276ED5" w:rsidRPr="00276ED5" w14:paraId="58F03785"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6CD2E5CD"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71C6D943"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03:00am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7489DFD7"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135</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685D28B9"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136</w:t>
            </w:r>
          </w:p>
        </w:tc>
      </w:tr>
      <w:tr w:rsidR="00276ED5" w:rsidRPr="00276ED5" w14:paraId="6D751F8F"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128EBBE4"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08CAD3C0"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04:00am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682A2FE2"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135</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357BE7B7"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138</w:t>
            </w:r>
          </w:p>
        </w:tc>
      </w:tr>
      <w:tr w:rsidR="00276ED5" w:rsidRPr="00276ED5" w14:paraId="176F355F"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4148A71D"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1B3FC83F"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07:00am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78F1E203"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135</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72789814"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138</w:t>
            </w:r>
          </w:p>
        </w:tc>
      </w:tr>
      <w:tr w:rsidR="00276ED5" w:rsidRPr="00276ED5" w14:paraId="03100C18" w14:textId="77777777" w:rsidTr="00DD45AE">
        <w:trPr>
          <w:trHeight w:val="193"/>
        </w:trPr>
        <w:tc>
          <w:tcPr>
            <w:tcW w:w="0" w:type="auto"/>
            <w:vMerge w:val="restart"/>
            <w:tcBorders>
              <w:top w:val="nil"/>
              <w:left w:val="single" w:sz="8" w:space="0" w:color="auto"/>
              <w:bottom w:val="single" w:sz="8" w:space="0" w:color="auto"/>
              <w:right w:val="single" w:sz="8" w:space="0" w:color="auto"/>
            </w:tcBorders>
            <w:shd w:val="clear" w:color="auto" w:fill="auto"/>
            <w:vAlign w:val="center"/>
            <w:hideMark/>
          </w:tcPr>
          <w:p w14:paraId="205F4BF7" w14:textId="77777777" w:rsidR="00276ED5" w:rsidRPr="00DD45AE" w:rsidRDefault="00276ED5" w:rsidP="00DD45AE">
            <w:pPr>
              <w:spacing w:after="0"/>
              <w:jc w:val="center"/>
              <w:rPr>
                <w:rFonts w:ascii="Palatino Linotype" w:hAnsi="Palatino Linotype" w:cs="Arial"/>
                <w:b/>
                <w:bCs/>
                <w:color w:val="1F497D"/>
                <w:sz w:val="16"/>
                <w:szCs w:val="16"/>
              </w:rPr>
            </w:pPr>
            <w:r w:rsidRPr="00DD45AE">
              <w:rPr>
                <w:rFonts w:ascii="Palatino Linotype" w:hAnsi="Palatino Linotype" w:cs="Arial"/>
                <w:b/>
                <w:bCs/>
                <w:color w:val="1F497D"/>
                <w:sz w:val="16"/>
                <w:szCs w:val="16"/>
              </w:rPr>
              <w:t>JCR</w:t>
            </w:r>
          </w:p>
        </w:tc>
        <w:tc>
          <w:tcPr>
            <w:tcW w:w="1507" w:type="dxa"/>
            <w:tcBorders>
              <w:top w:val="nil"/>
              <w:left w:val="nil"/>
              <w:bottom w:val="single" w:sz="8" w:space="0" w:color="auto"/>
              <w:right w:val="single" w:sz="8" w:space="0" w:color="auto"/>
            </w:tcBorders>
            <w:shd w:val="clear" w:color="auto" w:fill="auto"/>
            <w:vAlign w:val="center"/>
            <w:hideMark/>
          </w:tcPr>
          <w:p w14:paraId="02F1FD07"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9:00pm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1884B529"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3626A18A"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w:t>
            </w:r>
          </w:p>
        </w:tc>
      </w:tr>
      <w:tr w:rsidR="00276ED5" w:rsidRPr="00276ED5" w14:paraId="2D793C12"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19ACA9D8"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0FFC94FF"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10:00pm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67ECB6BA"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7F2AF155"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w:t>
            </w:r>
          </w:p>
        </w:tc>
      </w:tr>
      <w:tr w:rsidR="00276ED5" w:rsidRPr="00276ED5" w14:paraId="55A016F1"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1F02517D"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36FCDECF"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11:00pm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1DFC8018"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7ACAEAD6"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6</w:t>
            </w:r>
          </w:p>
        </w:tc>
      </w:tr>
      <w:tr w:rsidR="00276ED5" w:rsidRPr="00276ED5" w14:paraId="64D84373"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799CF77C"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15CF4B62"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12:00am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4C8BA17A"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21</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23BEABF9"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75</w:t>
            </w:r>
          </w:p>
        </w:tc>
      </w:tr>
      <w:tr w:rsidR="00276ED5" w:rsidRPr="00276ED5" w14:paraId="1DEB3DAA"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57A0845E"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4402F213"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01:00am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400D9A45"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154</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64E41AF6"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147</w:t>
            </w:r>
          </w:p>
        </w:tc>
      </w:tr>
      <w:tr w:rsidR="00276ED5" w:rsidRPr="00276ED5" w14:paraId="6E676087"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64A9649E"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5185F4A3"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02:00am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1B06F8FE"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164</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758AF1B3"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159</w:t>
            </w:r>
          </w:p>
        </w:tc>
      </w:tr>
      <w:tr w:rsidR="00276ED5" w:rsidRPr="00276ED5" w14:paraId="0C5BA9D4"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0EEF08AB"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032C31B6"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03:00am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517BBF53"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166</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1367B371"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164</w:t>
            </w:r>
          </w:p>
        </w:tc>
      </w:tr>
      <w:tr w:rsidR="00276ED5" w:rsidRPr="00276ED5" w14:paraId="4112169C"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338EF133"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0DC7FA70"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04:00am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4BDF440C"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168</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F426463"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167</w:t>
            </w:r>
          </w:p>
        </w:tc>
      </w:tr>
      <w:tr w:rsidR="00276ED5" w:rsidRPr="00276ED5" w14:paraId="361C5C3C"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6DFA470B"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3584722C"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07:00am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351CE185"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168</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3004757F"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167</w:t>
            </w:r>
          </w:p>
        </w:tc>
      </w:tr>
      <w:tr w:rsidR="00276ED5" w:rsidRPr="00276ED5" w14:paraId="089212C4" w14:textId="77777777" w:rsidTr="00DD45AE">
        <w:trPr>
          <w:trHeight w:val="193"/>
        </w:trPr>
        <w:tc>
          <w:tcPr>
            <w:tcW w:w="0" w:type="auto"/>
            <w:vMerge w:val="restart"/>
            <w:tcBorders>
              <w:top w:val="nil"/>
              <w:left w:val="single" w:sz="8" w:space="0" w:color="auto"/>
              <w:bottom w:val="single" w:sz="8" w:space="0" w:color="auto"/>
              <w:right w:val="single" w:sz="8" w:space="0" w:color="auto"/>
            </w:tcBorders>
            <w:shd w:val="clear" w:color="auto" w:fill="auto"/>
            <w:vAlign w:val="center"/>
            <w:hideMark/>
          </w:tcPr>
          <w:p w14:paraId="790B2E21" w14:textId="77777777" w:rsidR="00276ED5" w:rsidRPr="00DD45AE" w:rsidRDefault="00276ED5" w:rsidP="00DD45AE">
            <w:pPr>
              <w:spacing w:after="0"/>
              <w:jc w:val="center"/>
              <w:rPr>
                <w:rFonts w:ascii="Palatino Linotype" w:hAnsi="Palatino Linotype" w:cs="Arial"/>
                <w:b/>
                <w:bCs/>
                <w:color w:val="1F497D"/>
                <w:sz w:val="16"/>
                <w:szCs w:val="16"/>
              </w:rPr>
            </w:pPr>
            <w:r w:rsidRPr="00DD45AE">
              <w:rPr>
                <w:rFonts w:ascii="Palatino Linotype" w:hAnsi="Palatino Linotype" w:cs="Arial"/>
                <w:b/>
                <w:bCs/>
                <w:color w:val="1F497D"/>
                <w:sz w:val="16"/>
                <w:szCs w:val="16"/>
              </w:rPr>
              <w:t>SBS</w:t>
            </w:r>
          </w:p>
        </w:tc>
        <w:tc>
          <w:tcPr>
            <w:tcW w:w="1507" w:type="dxa"/>
            <w:tcBorders>
              <w:top w:val="nil"/>
              <w:left w:val="nil"/>
              <w:bottom w:val="single" w:sz="8" w:space="0" w:color="auto"/>
              <w:right w:val="single" w:sz="8" w:space="0" w:color="auto"/>
            </w:tcBorders>
            <w:shd w:val="clear" w:color="auto" w:fill="auto"/>
            <w:vAlign w:val="center"/>
            <w:hideMark/>
          </w:tcPr>
          <w:p w14:paraId="3CF59B01"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9:00pm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3548484F"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11</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310ADB76"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w:t>
            </w:r>
          </w:p>
        </w:tc>
      </w:tr>
      <w:tr w:rsidR="00276ED5" w:rsidRPr="00276ED5" w14:paraId="7DAD93BE"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66E694F6"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36ED7E34"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10:00pm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500F6CC1"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7ACBF61C"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37</w:t>
            </w:r>
          </w:p>
        </w:tc>
      </w:tr>
      <w:tr w:rsidR="00276ED5" w:rsidRPr="00276ED5" w14:paraId="6B9730F2"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0709DEBB"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20B26568"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11:00pm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76E90678"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33</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64AA1291"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55</w:t>
            </w:r>
          </w:p>
        </w:tc>
      </w:tr>
      <w:tr w:rsidR="00276ED5" w:rsidRPr="00276ED5" w14:paraId="46A87032"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223D9FD0"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3128B79E"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12:00am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02190610"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58</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150A493D"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87</w:t>
            </w:r>
          </w:p>
        </w:tc>
      </w:tr>
      <w:tr w:rsidR="00276ED5" w:rsidRPr="00276ED5" w14:paraId="082FE8C6"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46E50023"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5A430D9D"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01:00am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596E2423"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103</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716D4654"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120</w:t>
            </w:r>
          </w:p>
        </w:tc>
      </w:tr>
      <w:tr w:rsidR="00276ED5" w:rsidRPr="00276ED5" w14:paraId="3299A5FC"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3101A8E8"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27B98FDE"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02:00am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14D10B59"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113</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32AD04B0"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162</w:t>
            </w:r>
          </w:p>
        </w:tc>
      </w:tr>
      <w:tr w:rsidR="00276ED5" w:rsidRPr="00276ED5" w14:paraId="4BF6CBF7"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4B818A6A"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43A7E47E"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03:00am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1AF58367"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152</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57BEC0C9"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168</w:t>
            </w:r>
          </w:p>
        </w:tc>
      </w:tr>
      <w:tr w:rsidR="00276ED5" w:rsidRPr="00276ED5" w14:paraId="7FEB4DD1"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55FBA09D"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314D97BB"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04:00am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08C29B9B"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159</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2CD84567"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171</w:t>
            </w:r>
          </w:p>
        </w:tc>
      </w:tr>
      <w:tr w:rsidR="00276ED5" w:rsidRPr="00276ED5" w14:paraId="4ACCD5C9"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01153D1F"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26D67AD9"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07:00am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0D338D3C"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160</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0DBDF0D5"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171</w:t>
            </w:r>
          </w:p>
        </w:tc>
      </w:tr>
    </w:tbl>
    <w:p w14:paraId="2F325D45" w14:textId="77777777" w:rsidR="00276ED5" w:rsidRPr="00DD45AE" w:rsidRDefault="00276ED5" w:rsidP="00DD45AE">
      <w:pPr>
        <w:spacing w:after="0"/>
        <w:ind w:left="240" w:right="1440"/>
        <w:jc w:val="both"/>
        <w:rPr>
          <w:rFonts w:ascii="Palatino Linotype" w:eastAsia="SimSun" w:hAnsi="Palatino Linotype" w:cs="Calibri"/>
          <w:color w:val="000000"/>
          <w:sz w:val="21"/>
          <w:szCs w:val="21"/>
        </w:rPr>
      </w:pPr>
    </w:p>
    <w:p w14:paraId="3A30E8BF" w14:textId="77777777" w:rsidR="00276ED5" w:rsidRPr="00DD45AE" w:rsidRDefault="00276ED5" w:rsidP="00DD45AE">
      <w:pPr>
        <w:spacing w:after="0"/>
        <w:ind w:left="240" w:right="1440"/>
        <w:jc w:val="both"/>
        <w:rPr>
          <w:rFonts w:ascii="Palatino Linotype" w:hAnsi="Palatino Linotype" w:cs="Calibri"/>
          <w:color w:val="000000"/>
          <w:sz w:val="21"/>
          <w:szCs w:val="21"/>
        </w:rPr>
      </w:pPr>
    </w:p>
    <w:p w14:paraId="015DC893" w14:textId="77777777" w:rsidR="00276ED5" w:rsidRPr="00DD45AE" w:rsidRDefault="00276ED5" w:rsidP="00DD45AE">
      <w:pPr>
        <w:spacing w:after="0"/>
        <w:ind w:left="240" w:right="1440"/>
        <w:jc w:val="both"/>
        <w:rPr>
          <w:rFonts w:ascii="Palatino Linotype" w:hAnsi="Palatino Linotype" w:cs="Calibri"/>
          <w:color w:val="000000"/>
          <w:sz w:val="21"/>
          <w:szCs w:val="21"/>
        </w:rPr>
      </w:pPr>
    </w:p>
    <w:p w14:paraId="05E45312" w14:textId="77777777" w:rsidR="00276ED5" w:rsidRPr="00DD45AE" w:rsidRDefault="00276ED5" w:rsidP="00DD45AE">
      <w:pPr>
        <w:spacing w:after="0"/>
        <w:ind w:left="240" w:right="1440"/>
        <w:jc w:val="both"/>
        <w:rPr>
          <w:rFonts w:ascii="Palatino Linotype" w:hAnsi="Palatino Linotype" w:cs="Calibri"/>
          <w:color w:val="000000"/>
          <w:sz w:val="21"/>
          <w:szCs w:val="21"/>
        </w:rPr>
      </w:pPr>
    </w:p>
    <w:p w14:paraId="23539EB3" w14:textId="77777777" w:rsidR="00276ED5" w:rsidRPr="00DD45AE" w:rsidRDefault="00276ED5" w:rsidP="00DD45AE">
      <w:pPr>
        <w:spacing w:after="0"/>
        <w:ind w:left="240" w:right="1440"/>
        <w:jc w:val="both"/>
        <w:rPr>
          <w:rFonts w:ascii="Palatino Linotype" w:hAnsi="Palatino Linotype" w:cs="Calibri"/>
          <w:color w:val="000000"/>
          <w:sz w:val="21"/>
          <w:szCs w:val="21"/>
        </w:rPr>
      </w:pPr>
    </w:p>
    <w:p w14:paraId="59FC1119" w14:textId="77777777" w:rsidR="00276ED5" w:rsidRPr="00DD45AE" w:rsidRDefault="00276ED5" w:rsidP="00DD45AE">
      <w:pPr>
        <w:spacing w:after="0"/>
        <w:ind w:left="240" w:right="1440"/>
        <w:jc w:val="both"/>
        <w:rPr>
          <w:rFonts w:ascii="Palatino Linotype" w:hAnsi="Palatino Linotype" w:cs="Calibri"/>
          <w:color w:val="000000"/>
          <w:sz w:val="21"/>
          <w:szCs w:val="21"/>
        </w:rPr>
      </w:pPr>
    </w:p>
    <w:p w14:paraId="3628E55B" w14:textId="77777777" w:rsidR="00276ED5" w:rsidRPr="00DD45AE" w:rsidRDefault="00276ED5" w:rsidP="00DD45AE">
      <w:pPr>
        <w:spacing w:after="0"/>
        <w:ind w:left="120" w:right="720"/>
        <w:jc w:val="both"/>
        <w:rPr>
          <w:rFonts w:ascii="Palatino Linotype" w:hAnsi="Palatino Linotype" w:cs="Calibri"/>
          <w:color w:val="000000"/>
          <w:sz w:val="21"/>
          <w:szCs w:val="21"/>
        </w:rPr>
      </w:pPr>
    </w:p>
    <w:p w14:paraId="59F39A31" w14:textId="77777777" w:rsidR="00276ED5" w:rsidRPr="00DD45AE" w:rsidRDefault="00276ED5" w:rsidP="00DD45AE">
      <w:pPr>
        <w:spacing w:after="0"/>
        <w:jc w:val="both"/>
        <w:rPr>
          <w:rFonts w:ascii="Palatino Linotype" w:hAnsi="Palatino Linotype" w:cs="Calibri"/>
          <w:color w:val="000000"/>
          <w:sz w:val="21"/>
          <w:szCs w:val="21"/>
        </w:rPr>
      </w:pPr>
    </w:p>
    <w:p w14:paraId="716F243D" w14:textId="77777777" w:rsidR="00276ED5" w:rsidRPr="00DD45AE" w:rsidRDefault="00276ED5" w:rsidP="00DD45AE">
      <w:pPr>
        <w:spacing w:after="0"/>
        <w:jc w:val="both"/>
        <w:rPr>
          <w:rFonts w:ascii="Palatino Linotype" w:hAnsi="Palatino Linotype" w:cs="Calibri"/>
          <w:color w:val="000000"/>
          <w:sz w:val="21"/>
          <w:szCs w:val="21"/>
        </w:rPr>
      </w:pPr>
      <w:r w:rsidRPr="00DD45AE">
        <w:rPr>
          <w:rFonts w:ascii="Palatino Linotype" w:hAnsi="Palatino Linotype" w:cs="Calibri"/>
          <w:color w:val="1F497D"/>
          <w:sz w:val="21"/>
          <w:szCs w:val="21"/>
        </w:rPr>
        <w:t> </w:t>
      </w:r>
    </w:p>
    <w:p w14:paraId="4FCE1B37" w14:textId="77777777" w:rsidR="00276ED5" w:rsidRPr="00DD45AE" w:rsidRDefault="00276ED5" w:rsidP="00DD45AE">
      <w:pPr>
        <w:spacing w:after="0"/>
        <w:jc w:val="both"/>
        <w:rPr>
          <w:rFonts w:ascii="Palatino Linotype" w:hAnsi="Palatino Linotype" w:cs="Calibri"/>
          <w:color w:val="000000"/>
          <w:sz w:val="21"/>
          <w:szCs w:val="21"/>
        </w:rPr>
      </w:pPr>
      <w:r w:rsidRPr="00DD45AE">
        <w:rPr>
          <w:rFonts w:ascii="Palatino Linotype" w:hAnsi="Palatino Linotype" w:cs="Calibri"/>
          <w:color w:val="1F497D"/>
        </w:rPr>
        <w:lastRenderedPageBreak/>
        <w:t xml:space="preserve">                                                                                                                                                                                           </w:t>
      </w:r>
    </w:p>
    <w:p w14:paraId="30F6EBEA" w14:textId="3EEADD0A" w:rsidR="00175D3F" w:rsidRDefault="00276ED5">
      <w:pPr>
        <w:spacing w:after="0"/>
        <w:jc w:val="both"/>
        <w:rPr>
          <w:rFonts w:ascii="Palatino Linotype" w:hAnsi="Palatino Linotype" w:cs="Calibri"/>
          <w:color w:val="000000"/>
          <w:sz w:val="21"/>
          <w:szCs w:val="21"/>
        </w:rPr>
      </w:pPr>
      <w:r w:rsidRPr="00DD45AE">
        <w:rPr>
          <w:rFonts w:ascii="Palatino Linotype" w:hAnsi="Palatino Linotype"/>
          <w:color w:val="1F497D"/>
          <w:sz w:val="16"/>
          <w:szCs w:val="16"/>
        </w:rPr>
        <w:br w:type="textWrapping" w:clear="all"/>
      </w:r>
    </w:p>
    <w:p w14:paraId="532EB068" w14:textId="77777777" w:rsidR="00175D3F" w:rsidRDefault="00175D3F">
      <w:pPr>
        <w:rPr>
          <w:rFonts w:ascii="Palatino Linotype" w:hAnsi="Palatino Linotype" w:cs="Calibri"/>
          <w:color w:val="000000"/>
          <w:sz w:val="21"/>
          <w:szCs w:val="21"/>
        </w:rPr>
      </w:pPr>
      <w:r>
        <w:rPr>
          <w:rFonts w:ascii="Palatino Linotype" w:hAnsi="Palatino Linotype" w:cs="Calibri"/>
          <w:color w:val="000000"/>
          <w:sz w:val="21"/>
          <w:szCs w:val="21"/>
        </w:rPr>
        <w:br w:type="page"/>
      </w:r>
    </w:p>
    <w:p w14:paraId="2B7AF253" w14:textId="0FD49B5B" w:rsidR="00276ED5" w:rsidRPr="00DD45AE" w:rsidRDefault="00276ED5" w:rsidP="00DD45AE">
      <w:pPr>
        <w:spacing w:after="0"/>
        <w:jc w:val="both"/>
        <w:rPr>
          <w:rFonts w:ascii="Palatino Linotype" w:hAnsi="Palatino Linotype" w:cs="Calibri"/>
          <w:color w:val="000000"/>
          <w:sz w:val="21"/>
          <w:szCs w:val="21"/>
        </w:rPr>
      </w:pPr>
      <w:r w:rsidRPr="00DD45AE">
        <w:rPr>
          <w:rFonts w:ascii="Palatino Linotype" w:hAnsi="Palatino Linotype" w:cs="Calibri"/>
          <w:color w:val="1F497D"/>
          <w:sz w:val="21"/>
          <w:szCs w:val="21"/>
        </w:rPr>
        <w:lastRenderedPageBreak/>
        <w:t>Error Log</w:t>
      </w:r>
    </w:p>
    <w:tbl>
      <w:tblPr>
        <w:tblW w:w="10543" w:type="dxa"/>
        <w:tblInd w:w="-23" w:type="dxa"/>
        <w:tblCellMar>
          <w:left w:w="0" w:type="dxa"/>
          <w:right w:w="0" w:type="dxa"/>
        </w:tblCellMar>
        <w:tblLook w:val="04A0" w:firstRow="1" w:lastRow="0" w:firstColumn="1" w:lastColumn="0" w:noHBand="0" w:noVBand="1"/>
      </w:tblPr>
      <w:tblGrid>
        <w:gridCol w:w="2436"/>
        <w:gridCol w:w="1010"/>
        <w:gridCol w:w="5477"/>
        <w:gridCol w:w="1620"/>
      </w:tblGrid>
      <w:tr w:rsidR="00276ED5" w:rsidRPr="00276ED5" w14:paraId="66A14196" w14:textId="77777777" w:rsidTr="00DD45AE">
        <w:trPr>
          <w:trHeight w:val="179"/>
        </w:trPr>
        <w:tc>
          <w:tcPr>
            <w:tcW w:w="243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6AF1B7E" w14:textId="77777777" w:rsidR="00276ED5" w:rsidRPr="00DD45AE" w:rsidRDefault="00276ED5" w:rsidP="00DD45AE">
            <w:pPr>
              <w:spacing w:after="0"/>
              <w:rPr>
                <w:rFonts w:ascii="Palatino Linotype" w:hAnsi="Palatino Linotype" w:cs="Calibri"/>
                <w:color w:val="000000"/>
                <w:sz w:val="21"/>
                <w:szCs w:val="21"/>
              </w:rPr>
            </w:pPr>
            <w:r w:rsidRPr="00DD45AE">
              <w:rPr>
                <w:rFonts w:ascii="Palatino Linotype" w:hAnsi="Palatino Linotype"/>
                <w:b/>
                <w:bCs/>
                <w:color w:val="1F497D"/>
                <w:sz w:val="16"/>
                <w:szCs w:val="16"/>
              </w:rPr>
              <w:t xml:space="preserve">Server </w:t>
            </w:r>
          </w:p>
          <w:p w14:paraId="26BE733D" w14:textId="77777777" w:rsidR="00276ED5" w:rsidRPr="00DD45AE" w:rsidRDefault="00276ED5" w:rsidP="00DD45AE">
            <w:pPr>
              <w:spacing w:after="0" w:line="179" w:lineRule="atLeast"/>
              <w:jc w:val="both"/>
              <w:rPr>
                <w:rFonts w:ascii="Palatino Linotype" w:hAnsi="Palatino Linotype" w:cs="Calibri"/>
                <w:color w:val="000000"/>
                <w:sz w:val="21"/>
                <w:szCs w:val="21"/>
              </w:rPr>
            </w:pPr>
            <w:r w:rsidRPr="00DD45AE">
              <w:rPr>
                <w:rFonts w:ascii="Palatino Linotype" w:hAnsi="Palatino Linotype"/>
                <w:b/>
                <w:bCs/>
                <w:color w:val="1F497D"/>
                <w:sz w:val="16"/>
                <w:szCs w:val="16"/>
              </w:rPr>
              <w:t>/ Job name</w:t>
            </w:r>
          </w:p>
        </w:tc>
        <w:tc>
          <w:tcPr>
            <w:tcW w:w="1010" w:type="dxa"/>
            <w:tcBorders>
              <w:top w:val="single" w:sz="8" w:space="0" w:color="auto"/>
              <w:left w:val="nil"/>
              <w:bottom w:val="single" w:sz="8" w:space="0" w:color="auto"/>
              <w:right w:val="single" w:sz="8" w:space="0" w:color="auto"/>
            </w:tcBorders>
            <w:hideMark/>
          </w:tcPr>
          <w:p w14:paraId="7357A30E" w14:textId="77777777" w:rsidR="00276ED5" w:rsidRPr="00DD45AE" w:rsidRDefault="00276ED5" w:rsidP="00DD45AE">
            <w:pPr>
              <w:spacing w:after="0"/>
              <w:rPr>
                <w:rFonts w:ascii="Palatino Linotype" w:hAnsi="Palatino Linotype" w:cs="Calibri"/>
                <w:color w:val="000000"/>
                <w:sz w:val="21"/>
                <w:szCs w:val="21"/>
              </w:rPr>
            </w:pPr>
            <w:r w:rsidRPr="00DD45AE">
              <w:rPr>
                <w:rFonts w:ascii="Palatino Linotype" w:hAnsi="Palatino Linotype"/>
                <w:b/>
                <w:bCs/>
                <w:color w:val="1F497D"/>
                <w:sz w:val="16"/>
                <w:szCs w:val="16"/>
              </w:rPr>
              <w:t>Check Time</w:t>
            </w:r>
          </w:p>
          <w:p w14:paraId="04173D43" w14:textId="77777777" w:rsidR="00276ED5" w:rsidRPr="00DD45AE" w:rsidRDefault="00276ED5" w:rsidP="00DD45AE">
            <w:pPr>
              <w:spacing w:after="0"/>
              <w:rPr>
                <w:rFonts w:ascii="Palatino Linotype" w:hAnsi="Palatino Linotype" w:cs="Times New Roman"/>
                <w:color w:val="000000"/>
                <w:sz w:val="24"/>
                <w:szCs w:val="24"/>
              </w:rPr>
            </w:pPr>
            <w:r w:rsidRPr="00DD45AE">
              <w:rPr>
                <w:rFonts w:ascii="Palatino Linotype" w:hAnsi="Palatino Linotype"/>
                <w:b/>
                <w:bCs/>
                <w:color w:val="1F497D"/>
                <w:sz w:val="16"/>
                <w:szCs w:val="16"/>
              </w:rPr>
              <w:t>Failed</w:t>
            </w:r>
          </w:p>
          <w:p w14:paraId="0A95D97B" w14:textId="77777777" w:rsidR="00276ED5" w:rsidRPr="00DD45AE" w:rsidRDefault="00276ED5" w:rsidP="00DD45AE">
            <w:pPr>
              <w:spacing w:after="0" w:line="179" w:lineRule="atLeast"/>
              <w:jc w:val="both"/>
              <w:rPr>
                <w:rFonts w:ascii="Palatino Linotype" w:hAnsi="Palatino Linotype" w:cs="Calibri"/>
                <w:color w:val="000000"/>
                <w:sz w:val="21"/>
                <w:szCs w:val="21"/>
              </w:rPr>
            </w:pPr>
            <w:r w:rsidRPr="00DD45AE">
              <w:rPr>
                <w:rFonts w:ascii="Palatino Linotype" w:hAnsi="Palatino Linotype"/>
                <w:b/>
                <w:bCs/>
                <w:color w:val="1F497D"/>
                <w:sz w:val="16"/>
                <w:szCs w:val="16"/>
              </w:rPr>
              <w:t>/Stall</w:t>
            </w:r>
          </w:p>
        </w:tc>
        <w:tc>
          <w:tcPr>
            <w:tcW w:w="5477" w:type="dxa"/>
            <w:tcBorders>
              <w:top w:val="single" w:sz="8" w:space="0" w:color="auto"/>
              <w:left w:val="nil"/>
              <w:bottom w:val="single" w:sz="8" w:space="0" w:color="auto"/>
              <w:right w:val="single" w:sz="8" w:space="0" w:color="auto"/>
            </w:tcBorders>
            <w:hideMark/>
          </w:tcPr>
          <w:p w14:paraId="31C5089E" w14:textId="77777777" w:rsidR="00276ED5" w:rsidRPr="00DD45AE" w:rsidRDefault="00276ED5" w:rsidP="00DD45AE">
            <w:pPr>
              <w:spacing w:after="0"/>
              <w:rPr>
                <w:rFonts w:ascii="Palatino Linotype" w:hAnsi="Palatino Linotype" w:cs="Calibri"/>
                <w:color w:val="000000"/>
                <w:sz w:val="21"/>
                <w:szCs w:val="21"/>
              </w:rPr>
            </w:pPr>
          </w:p>
        </w:tc>
        <w:tc>
          <w:tcPr>
            <w:tcW w:w="1620" w:type="dxa"/>
            <w:tcBorders>
              <w:top w:val="single" w:sz="8" w:space="0" w:color="auto"/>
              <w:left w:val="nil"/>
              <w:bottom w:val="single" w:sz="8" w:space="0" w:color="auto"/>
              <w:right w:val="single" w:sz="8" w:space="0" w:color="auto"/>
            </w:tcBorders>
            <w:hideMark/>
          </w:tcPr>
          <w:p w14:paraId="6EE8736E" w14:textId="77777777" w:rsidR="00276ED5" w:rsidRPr="00DD45AE" w:rsidRDefault="00276ED5" w:rsidP="00DD45AE">
            <w:pPr>
              <w:spacing w:after="0" w:line="179" w:lineRule="atLeast"/>
              <w:jc w:val="both"/>
              <w:rPr>
                <w:rFonts w:ascii="Palatino Linotype" w:eastAsia="SimSun" w:hAnsi="Palatino Linotype" w:cs="Calibri"/>
                <w:color w:val="000000"/>
                <w:sz w:val="21"/>
                <w:szCs w:val="21"/>
              </w:rPr>
            </w:pPr>
            <w:r w:rsidRPr="00DD45AE">
              <w:rPr>
                <w:rFonts w:ascii="Palatino Linotype" w:hAnsi="Palatino Linotype"/>
                <w:b/>
                <w:bCs/>
                <w:color w:val="1F497D"/>
                <w:sz w:val="16"/>
                <w:szCs w:val="16"/>
              </w:rPr>
              <w:t>Action</w:t>
            </w:r>
          </w:p>
        </w:tc>
      </w:tr>
      <w:tr w:rsidR="00276ED5" w:rsidRPr="00276ED5" w14:paraId="43ED94C5" w14:textId="77777777" w:rsidTr="00DD45AE">
        <w:trPr>
          <w:trHeight w:val="284"/>
        </w:trPr>
        <w:tc>
          <w:tcPr>
            <w:tcW w:w="2436" w:type="dxa"/>
            <w:tcBorders>
              <w:top w:val="nil"/>
              <w:left w:val="single" w:sz="8" w:space="0" w:color="auto"/>
              <w:bottom w:val="nil"/>
              <w:right w:val="single" w:sz="8" w:space="0" w:color="auto"/>
            </w:tcBorders>
            <w:tcMar>
              <w:top w:w="0" w:type="dxa"/>
              <w:left w:w="108" w:type="dxa"/>
              <w:bottom w:w="0" w:type="dxa"/>
              <w:right w:w="108" w:type="dxa"/>
            </w:tcMar>
            <w:hideMark/>
          </w:tcPr>
          <w:p w14:paraId="535E16CB" w14:textId="77777777" w:rsidR="00276ED5" w:rsidRPr="00DD45AE" w:rsidRDefault="00276ED5" w:rsidP="00DD45AE">
            <w:pPr>
              <w:spacing w:after="0"/>
              <w:rPr>
                <w:rFonts w:ascii="Palatino Linotype" w:hAnsi="Palatino Linotype" w:cs="Arial"/>
                <w:sz w:val="18"/>
                <w:szCs w:val="18"/>
              </w:rPr>
            </w:pPr>
            <w:r w:rsidRPr="00DD45AE">
              <w:rPr>
                <w:rFonts w:ascii="Palatino Linotype" w:hAnsi="Palatino Linotype" w:cs="Arial"/>
                <w:sz w:val="18"/>
                <w:szCs w:val="18"/>
              </w:rPr>
              <w:t>udj_Gen_Pricing (HOPOS)</w:t>
            </w:r>
          </w:p>
        </w:tc>
        <w:tc>
          <w:tcPr>
            <w:tcW w:w="1010" w:type="dxa"/>
            <w:tcBorders>
              <w:top w:val="nil"/>
              <w:left w:val="nil"/>
              <w:bottom w:val="nil"/>
              <w:right w:val="single" w:sz="8" w:space="0" w:color="auto"/>
            </w:tcBorders>
            <w:hideMark/>
          </w:tcPr>
          <w:p w14:paraId="5B9D5AE3" w14:textId="77777777" w:rsidR="00276ED5" w:rsidRPr="00DD45AE" w:rsidRDefault="00276ED5" w:rsidP="00DD45AE">
            <w:pPr>
              <w:spacing w:after="0"/>
              <w:rPr>
                <w:rFonts w:ascii="Palatino Linotype" w:hAnsi="Palatino Linotype" w:cs="Arial"/>
                <w:sz w:val="18"/>
                <w:szCs w:val="18"/>
              </w:rPr>
            </w:pPr>
            <w:r w:rsidRPr="00DD45AE">
              <w:rPr>
                <w:rFonts w:ascii="Palatino Linotype" w:hAnsi="Palatino Linotype" w:cs="Arial"/>
                <w:sz w:val="18"/>
                <w:szCs w:val="18"/>
              </w:rPr>
              <w:t>11/30/2016 9:47:55 PM</w:t>
            </w:r>
          </w:p>
          <w:p w14:paraId="3EB49AF2" w14:textId="1B35DA58" w:rsidR="00276ED5" w:rsidRPr="00DD45AE" w:rsidRDefault="00276ED5" w:rsidP="00DD45AE">
            <w:pPr>
              <w:spacing w:after="0"/>
              <w:rPr>
                <w:rFonts w:ascii="Palatino Linotype" w:hAnsi="Palatino Linotype" w:cs="Arial"/>
                <w:sz w:val="18"/>
                <w:szCs w:val="18"/>
              </w:rPr>
            </w:pPr>
            <w:r w:rsidRPr="00DD45AE">
              <w:rPr>
                <w:rFonts w:ascii="Palatino Linotype" w:hAnsi="Palatino Linotype" w:cs="Arial"/>
                <w:sz w:val="18"/>
                <w:szCs w:val="18"/>
              </w:rPr>
              <w:t>Is failed</w:t>
            </w:r>
          </w:p>
        </w:tc>
        <w:tc>
          <w:tcPr>
            <w:tcW w:w="5477" w:type="dxa"/>
            <w:tcBorders>
              <w:top w:val="nil"/>
              <w:left w:val="nil"/>
              <w:bottom w:val="nil"/>
              <w:right w:val="single" w:sz="8" w:space="0" w:color="auto"/>
            </w:tcBorders>
          </w:tcPr>
          <w:p w14:paraId="31A8FFA5" w14:textId="77B821EA" w:rsidR="00276ED5" w:rsidRPr="00DD45AE" w:rsidRDefault="00175D3F" w:rsidP="00DD45AE">
            <w:pPr>
              <w:spacing w:after="0"/>
              <w:rPr>
                <w:rFonts w:ascii="Palatino Linotype" w:hAnsi="Palatino Linotype" w:cs="Arial"/>
                <w:sz w:val="18"/>
                <w:szCs w:val="18"/>
              </w:rPr>
            </w:pPr>
            <w:r w:rsidRPr="00DD45AE">
              <w:rPr>
                <w:rFonts w:ascii="Palatino Linotype" w:eastAsia="SimSun" w:hAnsi="Palatino Linotype" w:cs="Calibri"/>
                <w:noProof/>
                <w:color w:val="000000"/>
                <w:sz w:val="21"/>
                <w:szCs w:val="21"/>
                <w:lang w:val="en-GB" w:eastAsia="zh-CN"/>
              </w:rPr>
              <mc:AlternateContent>
                <mc:Choice Requires="wps">
                  <w:drawing>
                    <wp:anchor distT="0" distB="0" distL="114300" distR="114300" simplePos="0" relativeHeight="251721728" behindDoc="0" locked="0" layoutInCell="1" allowOverlap="1" wp14:anchorId="6FACA2D3" wp14:editId="6681769E">
                      <wp:simplePos x="0" y="0"/>
                      <wp:positionH relativeFrom="column">
                        <wp:posOffset>17145</wp:posOffset>
                      </wp:positionH>
                      <wp:positionV relativeFrom="paragraph">
                        <wp:posOffset>8890</wp:posOffset>
                      </wp:positionV>
                      <wp:extent cx="3438525" cy="4010025"/>
                      <wp:effectExtent l="0" t="0" r="28575" b="28575"/>
                      <wp:wrapNone/>
                      <wp:docPr id="18" name="Text Box 18"/>
                      <wp:cNvGraphicFramePr/>
                      <a:graphic xmlns:a="http://schemas.openxmlformats.org/drawingml/2006/main">
                        <a:graphicData uri="http://schemas.microsoft.com/office/word/2010/wordprocessingShape">
                          <wps:wsp>
                            <wps:cNvSpPr txBox="1"/>
                            <wps:spPr>
                              <a:xfrm>
                                <a:off x="0" y="0"/>
                                <a:ext cx="3438525" cy="401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9E884C" w14:textId="73985035" w:rsidR="002E0FED" w:rsidRDefault="002E0FED" w:rsidP="00DD45AE">
                                  <w:pPr>
                                    <w:jc w:val="center"/>
                                  </w:pPr>
                                  <w:r>
                                    <w:t>High level grouped error message. (e.g. To be confirmed in SA&amp;D period)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ACA2D3" id="_x0000_t202" coordsize="21600,21600" o:spt="202" path="m,l,21600r21600,l21600,xe">
                      <v:stroke joinstyle="miter"/>
                      <v:path gradientshapeok="t" o:connecttype="rect"/>
                    </v:shapetype>
                    <v:shape id="Text Box 18" o:spid="_x0000_s1057" type="#_x0000_t202" style="position:absolute;margin-left:1.35pt;margin-top:.7pt;width:270.75pt;height:315.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" fillcolor="white [3201]" strokeweight=".5pt">
                      <v:textbox>
                        <w:txbxContent>
                          <w:p w14:paraId="379E884C" w14:textId="73985035" w:rsidR="002E0FED" w:rsidRDefault="002E0FED" w:rsidP="00DD45AE">
                            <w:pPr>
                              <w:jc w:val="center"/>
                            </w:pPr>
                            <w:r>
                              <w:t>High level grouped error message. (e.g. To be confirmed in SA&amp;D period)</w:t>
                            </w:r>
                          </w:p>
                        </w:txbxContent>
                      </v:textbox>
                    </v:shape>
                  </w:pict>
                </mc:Fallback>
              </mc:AlternateContent>
            </w:r>
            <w:r w:rsidR="00276ED5" w:rsidRPr="00DD45AE">
              <w:rPr>
                <w:rFonts w:ascii="Palatino Linotype" w:hAnsi="Palatino Linotype" w:cs="Arial"/>
                <w:sz w:val="18"/>
                <w:szCs w:val="18"/>
              </w:rPr>
              <w:t>Date          11/30/2016 9:47:55 PM</w:t>
            </w:r>
          </w:p>
          <w:p w14:paraId="3B642C97" w14:textId="05B8DC00" w:rsidR="00276ED5" w:rsidRPr="00DD45AE" w:rsidRDefault="00276ED5" w:rsidP="00DD45AE">
            <w:pPr>
              <w:spacing w:after="0"/>
              <w:rPr>
                <w:rFonts w:ascii="Palatino Linotype" w:hAnsi="Palatino Linotype" w:cs="Arial"/>
                <w:sz w:val="18"/>
                <w:szCs w:val="18"/>
              </w:rPr>
            </w:pPr>
            <w:r w:rsidRPr="00DD45AE">
              <w:rPr>
                <w:rFonts w:ascii="Palatino Linotype" w:hAnsi="Palatino Linotype" w:cs="Arial"/>
                <w:sz w:val="18"/>
                <w:szCs w:val="18"/>
              </w:rPr>
              <w:t>Log            Job History (udj_Gen_Pricing (HOPOS))</w:t>
            </w:r>
          </w:p>
          <w:p w14:paraId="0D0F79EB" w14:textId="4712FF83" w:rsidR="00276ED5" w:rsidRPr="00DD45AE" w:rsidRDefault="00276ED5" w:rsidP="00DD45AE">
            <w:pPr>
              <w:spacing w:after="0"/>
              <w:rPr>
                <w:rFonts w:ascii="Palatino Linotype" w:hAnsi="Palatino Linotype" w:cs="Arial"/>
                <w:sz w:val="18"/>
                <w:szCs w:val="18"/>
              </w:rPr>
            </w:pPr>
          </w:p>
          <w:p w14:paraId="25C4F6C7" w14:textId="7C0625ED" w:rsidR="00276ED5" w:rsidRPr="00DD45AE" w:rsidRDefault="00E84073" w:rsidP="00DD45AE">
            <w:pPr>
              <w:spacing w:after="0"/>
              <w:rPr>
                <w:rFonts w:ascii="Palatino Linotype" w:hAnsi="Palatino Linotype" w:cs="Arial"/>
                <w:sz w:val="18"/>
                <w:szCs w:val="18"/>
              </w:rPr>
            </w:pPr>
            <w:r w:rsidRPr="00175D3F">
              <w:rPr>
                <w:noProof/>
                <w:lang w:val="en-GB" w:eastAsia="zh-CN"/>
              </w:rPr>
              <w:drawing>
                <wp:anchor distT="0" distB="0" distL="114300" distR="114300" simplePos="0" relativeHeight="251722752" behindDoc="0" locked="0" layoutInCell="1" allowOverlap="1" wp14:anchorId="7208E9C8" wp14:editId="38976CF4">
                  <wp:simplePos x="0" y="0"/>
                  <wp:positionH relativeFrom="column">
                    <wp:posOffset>-1905</wp:posOffset>
                  </wp:positionH>
                  <wp:positionV relativeFrom="paragraph">
                    <wp:posOffset>104775</wp:posOffset>
                  </wp:positionV>
                  <wp:extent cx="2895600" cy="2162175"/>
                  <wp:effectExtent l="0" t="0" r="0"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95600" cy="2162175"/>
                          </a:xfrm>
                          <a:prstGeom prst="rect">
                            <a:avLst/>
                          </a:prstGeom>
                        </pic:spPr>
                      </pic:pic>
                    </a:graphicData>
                  </a:graphic>
                  <wp14:sizeRelH relativeFrom="page">
                    <wp14:pctWidth>0</wp14:pctWidth>
                  </wp14:sizeRelH>
                  <wp14:sizeRelV relativeFrom="page">
                    <wp14:pctHeight>0</wp14:pctHeight>
                  </wp14:sizeRelV>
                </wp:anchor>
              </w:drawing>
            </w:r>
            <w:r w:rsidR="00276ED5" w:rsidRPr="00DD45AE">
              <w:rPr>
                <w:rFonts w:ascii="Palatino Linotype" w:hAnsi="Palatino Linotype" w:cs="Arial"/>
                <w:sz w:val="18"/>
                <w:szCs w:val="18"/>
              </w:rPr>
              <w:t>Step ID               5</w:t>
            </w:r>
          </w:p>
          <w:p w14:paraId="103BF1EF" w14:textId="0B81FB99" w:rsidR="00276ED5" w:rsidRPr="00DD45AE" w:rsidRDefault="00276ED5" w:rsidP="00DD45AE">
            <w:pPr>
              <w:spacing w:after="0"/>
              <w:rPr>
                <w:rFonts w:ascii="Palatino Linotype" w:hAnsi="Palatino Linotype" w:cs="Arial"/>
                <w:sz w:val="18"/>
                <w:szCs w:val="18"/>
              </w:rPr>
            </w:pPr>
            <w:r w:rsidRPr="00DD45AE">
              <w:rPr>
                <w:rFonts w:ascii="Palatino Linotype" w:hAnsi="Palatino Linotype" w:cs="Arial"/>
                <w:sz w:val="18"/>
                <w:szCs w:val="18"/>
              </w:rPr>
              <w:t>Server                IT51</w:t>
            </w:r>
          </w:p>
          <w:p w14:paraId="66BD15CB" w14:textId="1FA5636A" w:rsidR="00276ED5" w:rsidRPr="00DD45AE" w:rsidRDefault="00276ED5" w:rsidP="00DD45AE">
            <w:pPr>
              <w:spacing w:after="0"/>
              <w:rPr>
                <w:rFonts w:ascii="Palatino Linotype" w:hAnsi="Palatino Linotype" w:cs="Arial"/>
                <w:sz w:val="18"/>
                <w:szCs w:val="18"/>
              </w:rPr>
            </w:pPr>
            <w:r w:rsidRPr="00DD45AE">
              <w:rPr>
                <w:rFonts w:ascii="Palatino Linotype" w:hAnsi="Palatino Linotype" w:cs="Arial"/>
                <w:sz w:val="18"/>
                <w:szCs w:val="18"/>
              </w:rPr>
              <w:t>Job Name                  udj_Gen_Pricing (HOPOS)</w:t>
            </w:r>
          </w:p>
          <w:p w14:paraId="7EFA00E2" w14:textId="3F75C8AC" w:rsidR="00276ED5" w:rsidRPr="00DD45AE" w:rsidRDefault="00276ED5" w:rsidP="00DD45AE">
            <w:pPr>
              <w:spacing w:after="0"/>
              <w:rPr>
                <w:rFonts w:ascii="Palatino Linotype" w:hAnsi="Palatino Linotype" w:cs="Arial"/>
                <w:sz w:val="18"/>
                <w:szCs w:val="18"/>
              </w:rPr>
            </w:pPr>
            <w:r w:rsidRPr="00DD45AE">
              <w:rPr>
                <w:rFonts w:ascii="Palatino Linotype" w:hAnsi="Palatino Linotype" w:cs="Arial"/>
                <w:sz w:val="18"/>
                <w:szCs w:val="18"/>
              </w:rPr>
              <w:t>Step Name                 MAXTC1</w:t>
            </w:r>
          </w:p>
          <w:p w14:paraId="5800CCC5" w14:textId="77777777" w:rsidR="00276ED5" w:rsidRPr="00DD45AE" w:rsidRDefault="00276ED5" w:rsidP="00DD45AE">
            <w:pPr>
              <w:spacing w:after="0"/>
              <w:rPr>
                <w:rFonts w:ascii="Palatino Linotype" w:hAnsi="Palatino Linotype" w:cs="Arial"/>
                <w:sz w:val="18"/>
                <w:szCs w:val="18"/>
              </w:rPr>
            </w:pPr>
            <w:r w:rsidRPr="00DD45AE">
              <w:rPr>
                <w:rFonts w:ascii="Palatino Linotype" w:hAnsi="Palatino Linotype" w:cs="Arial"/>
                <w:sz w:val="18"/>
                <w:szCs w:val="18"/>
              </w:rPr>
              <w:t>Duration            00:17:53</w:t>
            </w:r>
          </w:p>
          <w:p w14:paraId="31BC8659" w14:textId="10BEFBA7" w:rsidR="00276ED5" w:rsidRPr="00DD45AE" w:rsidRDefault="00276ED5" w:rsidP="00DD45AE">
            <w:pPr>
              <w:spacing w:after="0"/>
              <w:rPr>
                <w:rFonts w:ascii="Palatino Linotype" w:hAnsi="Palatino Linotype" w:cs="Arial"/>
                <w:sz w:val="18"/>
                <w:szCs w:val="18"/>
              </w:rPr>
            </w:pPr>
            <w:r w:rsidRPr="00DD45AE">
              <w:rPr>
                <w:rFonts w:ascii="Palatino Linotype" w:hAnsi="Palatino Linotype" w:cs="Arial"/>
                <w:sz w:val="18"/>
                <w:szCs w:val="18"/>
              </w:rPr>
              <w:t>Sql Severity                18</w:t>
            </w:r>
          </w:p>
          <w:p w14:paraId="287AC393" w14:textId="5DC9921F" w:rsidR="00276ED5" w:rsidRPr="00DD45AE" w:rsidRDefault="00276ED5" w:rsidP="00DD45AE">
            <w:pPr>
              <w:spacing w:after="0"/>
              <w:rPr>
                <w:rFonts w:ascii="Palatino Linotype" w:hAnsi="Palatino Linotype" w:cs="Arial"/>
                <w:sz w:val="18"/>
                <w:szCs w:val="18"/>
              </w:rPr>
            </w:pPr>
            <w:r w:rsidRPr="00DD45AE">
              <w:rPr>
                <w:rFonts w:ascii="Palatino Linotype" w:hAnsi="Palatino Linotype" w:cs="Arial"/>
                <w:sz w:val="18"/>
                <w:szCs w:val="18"/>
              </w:rPr>
              <w:t>Sql Message ID                  7221</w:t>
            </w:r>
          </w:p>
          <w:p w14:paraId="08AD9D92" w14:textId="3C767288" w:rsidR="00276ED5" w:rsidRPr="00DD45AE" w:rsidRDefault="00276ED5" w:rsidP="00DD45AE">
            <w:pPr>
              <w:spacing w:after="0"/>
              <w:rPr>
                <w:rFonts w:ascii="Palatino Linotype" w:hAnsi="Palatino Linotype" w:cs="Arial"/>
                <w:sz w:val="18"/>
                <w:szCs w:val="18"/>
              </w:rPr>
            </w:pPr>
            <w:r w:rsidRPr="00DD45AE">
              <w:rPr>
                <w:rFonts w:ascii="Palatino Linotype" w:hAnsi="Palatino Linotype" w:cs="Arial"/>
                <w:sz w:val="18"/>
                <w:szCs w:val="18"/>
              </w:rPr>
              <w:t xml:space="preserve">Operator Emailed              </w:t>
            </w:r>
          </w:p>
          <w:p w14:paraId="0782A23D" w14:textId="77777777" w:rsidR="00276ED5" w:rsidRPr="00DD45AE" w:rsidRDefault="00276ED5" w:rsidP="00DD45AE">
            <w:pPr>
              <w:spacing w:after="0"/>
              <w:rPr>
                <w:rFonts w:ascii="Palatino Linotype" w:hAnsi="Palatino Linotype" w:cs="Arial"/>
                <w:sz w:val="18"/>
                <w:szCs w:val="18"/>
              </w:rPr>
            </w:pPr>
            <w:r w:rsidRPr="00DD45AE">
              <w:rPr>
                <w:rFonts w:ascii="Palatino Linotype" w:hAnsi="Palatino Linotype" w:cs="Arial"/>
                <w:sz w:val="18"/>
                <w:szCs w:val="18"/>
              </w:rPr>
              <w:t xml:space="preserve">Operator Net sent               </w:t>
            </w:r>
          </w:p>
          <w:p w14:paraId="3996BA7A" w14:textId="0B7468CB" w:rsidR="00276ED5" w:rsidRPr="00DD45AE" w:rsidRDefault="00276ED5" w:rsidP="00DD45AE">
            <w:pPr>
              <w:spacing w:after="0"/>
              <w:rPr>
                <w:rFonts w:ascii="Palatino Linotype" w:hAnsi="Palatino Linotype" w:cs="Arial"/>
                <w:sz w:val="18"/>
                <w:szCs w:val="18"/>
              </w:rPr>
            </w:pPr>
            <w:r w:rsidRPr="00DD45AE">
              <w:rPr>
                <w:rFonts w:ascii="Palatino Linotype" w:hAnsi="Palatino Linotype" w:cs="Arial"/>
                <w:sz w:val="18"/>
                <w:szCs w:val="18"/>
              </w:rPr>
              <w:t xml:space="preserve">Operator Paged                  </w:t>
            </w:r>
          </w:p>
          <w:p w14:paraId="667CBCA0" w14:textId="7271C01D" w:rsidR="00276ED5" w:rsidRPr="00DD45AE" w:rsidRDefault="00276ED5" w:rsidP="00DD45AE">
            <w:pPr>
              <w:spacing w:after="0"/>
              <w:rPr>
                <w:rFonts w:ascii="Palatino Linotype" w:hAnsi="Palatino Linotype" w:cs="Arial"/>
                <w:sz w:val="18"/>
                <w:szCs w:val="18"/>
              </w:rPr>
            </w:pPr>
            <w:r w:rsidRPr="00DD45AE">
              <w:rPr>
                <w:rFonts w:ascii="Palatino Linotype" w:hAnsi="Palatino Linotype" w:cs="Arial"/>
                <w:sz w:val="18"/>
                <w:szCs w:val="18"/>
              </w:rPr>
              <w:t>Retries Attempted              1</w:t>
            </w:r>
          </w:p>
          <w:p w14:paraId="5A5D2BF4" w14:textId="77777777" w:rsidR="00276ED5" w:rsidRPr="00DD45AE" w:rsidRDefault="00276ED5" w:rsidP="00DD45AE">
            <w:pPr>
              <w:spacing w:after="0"/>
              <w:rPr>
                <w:rFonts w:ascii="Palatino Linotype" w:hAnsi="Palatino Linotype" w:cs="Arial"/>
                <w:sz w:val="18"/>
                <w:szCs w:val="18"/>
              </w:rPr>
            </w:pPr>
          </w:p>
          <w:p w14:paraId="436C03B6" w14:textId="77777777" w:rsidR="00276ED5" w:rsidRPr="00DD45AE" w:rsidRDefault="00276ED5" w:rsidP="00DD45AE">
            <w:pPr>
              <w:spacing w:after="0"/>
              <w:rPr>
                <w:rFonts w:ascii="Palatino Linotype" w:hAnsi="Palatino Linotype" w:cs="Arial"/>
                <w:sz w:val="18"/>
                <w:szCs w:val="18"/>
              </w:rPr>
            </w:pPr>
            <w:r w:rsidRPr="00DD45AE">
              <w:rPr>
                <w:rFonts w:ascii="Palatino Linotype" w:hAnsi="Palatino Linotype" w:cs="Arial"/>
                <w:sz w:val="18"/>
                <w:szCs w:val="18"/>
              </w:rPr>
              <w:t>Message</w:t>
            </w:r>
          </w:p>
          <w:p w14:paraId="21D72F51" w14:textId="56BB7372" w:rsidR="00276ED5" w:rsidRPr="00DD45AE" w:rsidRDefault="00276ED5" w:rsidP="00DD45AE">
            <w:pPr>
              <w:spacing w:after="0"/>
              <w:rPr>
                <w:rFonts w:ascii="Palatino Linotype" w:hAnsi="Palatino Linotype" w:cs="Arial"/>
                <w:sz w:val="18"/>
                <w:szCs w:val="18"/>
              </w:rPr>
            </w:pPr>
            <w:r w:rsidRPr="00DD45AE">
              <w:rPr>
                <w:rFonts w:ascii="Palatino Linotype" w:hAnsi="Palatino Linotype" w:cs="Arial"/>
                <w:sz w:val="18"/>
                <w:szCs w:val="18"/>
              </w:rPr>
              <w:t>Executed as user: MAXIMS\systemmail. Could not relay results of procedure 'udsp_gen_menuitem_exclude_itemseq' from remote server 'it12'. [SQLSTATE 42000] (Error 7221).  NOTE: The step was retried the requested number of times (1) without succeeding.  The step failed.</w:t>
            </w:r>
          </w:p>
        </w:tc>
        <w:tc>
          <w:tcPr>
            <w:tcW w:w="1620" w:type="dxa"/>
            <w:tcBorders>
              <w:top w:val="nil"/>
              <w:left w:val="nil"/>
              <w:bottom w:val="nil"/>
              <w:right w:val="single" w:sz="8" w:space="0" w:color="auto"/>
            </w:tcBorders>
          </w:tcPr>
          <w:p w14:paraId="573EF3DE" w14:textId="77777777" w:rsidR="00276ED5" w:rsidRPr="00DD45AE" w:rsidRDefault="00276ED5" w:rsidP="00DD45AE">
            <w:pPr>
              <w:spacing w:after="0"/>
              <w:rPr>
                <w:rFonts w:ascii="Palatino Linotype" w:hAnsi="Palatino Linotype" w:cs="Arial"/>
                <w:sz w:val="18"/>
                <w:szCs w:val="18"/>
              </w:rPr>
            </w:pPr>
            <w:r w:rsidRPr="00DD45AE">
              <w:rPr>
                <w:rFonts w:ascii="Palatino Linotype" w:hAnsi="Palatino Linotype" w:cs="Arial"/>
                <w:sz w:val="18"/>
                <w:szCs w:val="18"/>
              </w:rPr>
              <w:t>11/30/2016 10:10:00 PM</w:t>
            </w:r>
          </w:p>
          <w:p w14:paraId="251E6364" w14:textId="77777777" w:rsidR="00276ED5" w:rsidRPr="00DD45AE" w:rsidRDefault="00276ED5" w:rsidP="00DD45AE">
            <w:pPr>
              <w:spacing w:after="0"/>
              <w:rPr>
                <w:rFonts w:ascii="Palatino Linotype" w:hAnsi="Palatino Linotype" w:cs="Arial"/>
                <w:sz w:val="18"/>
                <w:szCs w:val="18"/>
              </w:rPr>
            </w:pPr>
            <w:r w:rsidRPr="00DD45AE">
              <w:rPr>
                <w:rFonts w:ascii="Palatino Linotype" w:hAnsi="Palatino Linotype" w:cs="Arial"/>
                <w:sz w:val="18"/>
                <w:szCs w:val="18"/>
              </w:rPr>
              <w:t>Rerun</w:t>
            </w:r>
          </w:p>
          <w:p w14:paraId="19D7C1B5" w14:textId="77777777" w:rsidR="00276ED5" w:rsidRPr="00DD45AE" w:rsidRDefault="00276ED5" w:rsidP="00DD45AE">
            <w:pPr>
              <w:spacing w:after="0"/>
              <w:rPr>
                <w:rFonts w:ascii="Palatino Linotype" w:hAnsi="Palatino Linotype" w:cs="Arial"/>
                <w:sz w:val="18"/>
                <w:szCs w:val="18"/>
              </w:rPr>
            </w:pPr>
          </w:p>
          <w:p w14:paraId="052EF015" w14:textId="77777777" w:rsidR="00276ED5" w:rsidRPr="00DD45AE" w:rsidRDefault="00276ED5" w:rsidP="00DD45AE">
            <w:pPr>
              <w:spacing w:after="0"/>
              <w:rPr>
                <w:rFonts w:ascii="Palatino Linotype" w:hAnsi="Palatino Linotype" w:cs="Arial"/>
                <w:sz w:val="18"/>
                <w:szCs w:val="18"/>
              </w:rPr>
            </w:pPr>
          </w:p>
          <w:p w14:paraId="74BD195C" w14:textId="77777777" w:rsidR="00276ED5" w:rsidRPr="00DD45AE" w:rsidRDefault="00276ED5" w:rsidP="00DD45AE">
            <w:pPr>
              <w:spacing w:after="0"/>
              <w:rPr>
                <w:rFonts w:ascii="Palatino Linotype" w:hAnsi="Palatino Linotype" w:cs="Arial"/>
                <w:sz w:val="18"/>
                <w:szCs w:val="18"/>
              </w:rPr>
            </w:pPr>
            <w:r w:rsidRPr="00DD45AE">
              <w:rPr>
                <w:rFonts w:ascii="Palatino Linotype" w:hAnsi="Palatino Linotype" w:cs="Arial"/>
                <w:sz w:val="18"/>
                <w:szCs w:val="18"/>
              </w:rPr>
              <w:t>11/30/2016 10:20:00 PM</w:t>
            </w:r>
          </w:p>
          <w:p w14:paraId="1582E66B" w14:textId="77777777" w:rsidR="00276ED5" w:rsidRPr="00DD45AE" w:rsidRDefault="00276ED5" w:rsidP="00DD45AE">
            <w:pPr>
              <w:spacing w:after="0"/>
              <w:rPr>
                <w:rFonts w:ascii="Palatino Linotype" w:hAnsi="Palatino Linotype" w:cs="Arial"/>
                <w:sz w:val="18"/>
                <w:szCs w:val="18"/>
              </w:rPr>
            </w:pPr>
            <w:r w:rsidRPr="00DD45AE">
              <w:rPr>
                <w:rFonts w:ascii="Palatino Linotype" w:hAnsi="Palatino Linotype" w:cs="Arial"/>
                <w:sz w:val="18"/>
                <w:szCs w:val="18"/>
              </w:rPr>
              <w:t>Call SA</w:t>
            </w:r>
          </w:p>
          <w:p w14:paraId="59CE646C" w14:textId="77777777" w:rsidR="00276ED5" w:rsidRPr="00DD45AE" w:rsidRDefault="00276ED5" w:rsidP="00DD45AE">
            <w:pPr>
              <w:spacing w:after="0"/>
              <w:rPr>
                <w:rFonts w:ascii="Palatino Linotype" w:hAnsi="Palatino Linotype" w:cs="Arial"/>
                <w:sz w:val="18"/>
                <w:szCs w:val="18"/>
              </w:rPr>
            </w:pPr>
          </w:p>
          <w:p w14:paraId="5DEF5CFF" w14:textId="77777777" w:rsidR="00276ED5" w:rsidRPr="00DD45AE" w:rsidRDefault="00276ED5" w:rsidP="00DD45AE">
            <w:pPr>
              <w:spacing w:after="0"/>
              <w:rPr>
                <w:rFonts w:ascii="Palatino Linotype" w:hAnsi="Palatino Linotype" w:cs="Arial"/>
                <w:sz w:val="18"/>
                <w:szCs w:val="18"/>
              </w:rPr>
            </w:pPr>
          </w:p>
          <w:p w14:paraId="42CF93B4" w14:textId="77777777" w:rsidR="00276ED5" w:rsidRPr="00DD45AE" w:rsidRDefault="00276ED5" w:rsidP="00DD45AE">
            <w:pPr>
              <w:spacing w:after="0"/>
              <w:rPr>
                <w:rFonts w:ascii="Palatino Linotype" w:hAnsi="Palatino Linotype" w:cs="Arial"/>
                <w:sz w:val="18"/>
                <w:szCs w:val="18"/>
              </w:rPr>
            </w:pPr>
            <w:r w:rsidRPr="00DD45AE">
              <w:rPr>
                <w:rFonts w:ascii="Palatino Linotype" w:hAnsi="Palatino Linotype" w:cs="Arial"/>
                <w:sz w:val="18"/>
                <w:szCs w:val="18"/>
              </w:rPr>
              <w:t>11/30/2016 11:30:00 PM</w:t>
            </w:r>
          </w:p>
          <w:p w14:paraId="30623DE7" w14:textId="77777777" w:rsidR="00276ED5" w:rsidRPr="00DD45AE" w:rsidRDefault="00276ED5" w:rsidP="00DD45AE">
            <w:pPr>
              <w:spacing w:after="0"/>
              <w:rPr>
                <w:rFonts w:ascii="Palatino Linotype" w:hAnsi="Palatino Linotype" w:cs="Arial"/>
                <w:sz w:val="18"/>
                <w:szCs w:val="18"/>
              </w:rPr>
            </w:pPr>
            <w:r w:rsidRPr="00DD45AE">
              <w:rPr>
                <w:rFonts w:ascii="Palatino Linotype" w:hAnsi="Palatino Linotype" w:cs="Arial"/>
                <w:sz w:val="18"/>
                <w:szCs w:val="18"/>
              </w:rPr>
              <w:t>succeeded</w:t>
            </w:r>
          </w:p>
        </w:tc>
      </w:tr>
      <w:tr w:rsidR="00175D3F" w:rsidRPr="00276ED5" w14:paraId="1805CDAD" w14:textId="77777777" w:rsidTr="00276ED5">
        <w:trPr>
          <w:trHeight w:val="284"/>
        </w:trPr>
        <w:tc>
          <w:tcPr>
            <w:tcW w:w="2436" w:type="dxa"/>
            <w:tcBorders>
              <w:top w:val="nil"/>
              <w:left w:val="single" w:sz="8" w:space="0" w:color="auto"/>
              <w:bottom w:val="nil"/>
              <w:right w:val="single" w:sz="8" w:space="0" w:color="auto"/>
            </w:tcBorders>
            <w:tcMar>
              <w:top w:w="0" w:type="dxa"/>
              <w:left w:w="108" w:type="dxa"/>
              <w:bottom w:w="0" w:type="dxa"/>
              <w:right w:w="108" w:type="dxa"/>
            </w:tcMar>
          </w:tcPr>
          <w:p w14:paraId="7153D2CA" w14:textId="77777777" w:rsidR="00175D3F" w:rsidRPr="00276ED5" w:rsidRDefault="00175D3F">
            <w:pPr>
              <w:spacing w:after="0"/>
              <w:rPr>
                <w:rFonts w:ascii="Palatino Linotype" w:hAnsi="Palatino Linotype" w:cs="Arial"/>
                <w:sz w:val="18"/>
                <w:szCs w:val="18"/>
              </w:rPr>
            </w:pPr>
          </w:p>
        </w:tc>
        <w:tc>
          <w:tcPr>
            <w:tcW w:w="1010" w:type="dxa"/>
            <w:tcBorders>
              <w:top w:val="nil"/>
              <w:left w:val="nil"/>
              <w:bottom w:val="nil"/>
              <w:right w:val="single" w:sz="8" w:space="0" w:color="auto"/>
            </w:tcBorders>
          </w:tcPr>
          <w:p w14:paraId="37CA877E" w14:textId="77777777" w:rsidR="00175D3F" w:rsidRPr="00276ED5" w:rsidRDefault="00175D3F">
            <w:pPr>
              <w:spacing w:after="0"/>
              <w:rPr>
                <w:rFonts w:ascii="Palatino Linotype" w:hAnsi="Palatino Linotype" w:cs="Arial"/>
                <w:sz w:val="18"/>
                <w:szCs w:val="18"/>
              </w:rPr>
            </w:pPr>
          </w:p>
        </w:tc>
        <w:tc>
          <w:tcPr>
            <w:tcW w:w="5477" w:type="dxa"/>
            <w:tcBorders>
              <w:top w:val="nil"/>
              <w:left w:val="nil"/>
              <w:bottom w:val="nil"/>
              <w:right w:val="single" w:sz="8" w:space="0" w:color="auto"/>
            </w:tcBorders>
          </w:tcPr>
          <w:p w14:paraId="6FBCCD34" w14:textId="4590B46F" w:rsidR="00175D3F" w:rsidRPr="00276ED5" w:rsidRDefault="00175D3F">
            <w:pPr>
              <w:spacing w:after="0"/>
              <w:rPr>
                <w:rFonts w:ascii="Palatino Linotype" w:hAnsi="Palatino Linotype" w:cs="Arial"/>
                <w:sz w:val="18"/>
                <w:szCs w:val="18"/>
              </w:rPr>
            </w:pPr>
          </w:p>
        </w:tc>
        <w:tc>
          <w:tcPr>
            <w:tcW w:w="1620" w:type="dxa"/>
            <w:tcBorders>
              <w:top w:val="nil"/>
              <w:left w:val="nil"/>
              <w:bottom w:val="nil"/>
              <w:right w:val="single" w:sz="8" w:space="0" w:color="auto"/>
            </w:tcBorders>
          </w:tcPr>
          <w:p w14:paraId="39193B54" w14:textId="77777777" w:rsidR="00175D3F" w:rsidRPr="00276ED5" w:rsidRDefault="00175D3F">
            <w:pPr>
              <w:spacing w:after="0"/>
              <w:rPr>
                <w:rFonts w:ascii="Palatino Linotype" w:hAnsi="Palatino Linotype" w:cs="Arial"/>
                <w:sz w:val="18"/>
                <w:szCs w:val="18"/>
              </w:rPr>
            </w:pPr>
          </w:p>
        </w:tc>
      </w:tr>
      <w:tr w:rsidR="00276ED5" w:rsidRPr="00276ED5" w14:paraId="085A6F94" w14:textId="77777777" w:rsidTr="00DD45AE">
        <w:trPr>
          <w:trHeight w:val="80"/>
        </w:trPr>
        <w:tc>
          <w:tcPr>
            <w:tcW w:w="24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C7118D8" w14:textId="77777777" w:rsidR="00276ED5" w:rsidRPr="00DD45AE" w:rsidRDefault="00276ED5" w:rsidP="00DD45AE">
            <w:pPr>
              <w:spacing w:after="0"/>
              <w:rPr>
                <w:rFonts w:ascii="Palatino Linotype" w:hAnsi="Palatino Linotype" w:cs="Arial"/>
                <w:sz w:val="18"/>
                <w:szCs w:val="18"/>
              </w:rPr>
            </w:pPr>
          </w:p>
        </w:tc>
        <w:tc>
          <w:tcPr>
            <w:tcW w:w="1010" w:type="dxa"/>
            <w:tcBorders>
              <w:top w:val="nil"/>
              <w:left w:val="nil"/>
              <w:bottom w:val="single" w:sz="8" w:space="0" w:color="auto"/>
              <w:right w:val="single" w:sz="8" w:space="0" w:color="auto"/>
            </w:tcBorders>
          </w:tcPr>
          <w:p w14:paraId="69D2D0B0" w14:textId="77777777" w:rsidR="00276ED5" w:rsidRPr="00DD45AE" w:rsidRDefault="00276ED5" w:rsidP="00DD45AE">
            <w:pPr>
              <w:spacing w:after="0"/>
              <w:rPr>
                <w:rFonts w:ascii="Palatino Linotype" w:hAnsi="Palatino Linotype" w:cs="Arial"/>
                <w:sz w:val="18"/>
                <w:szCs w:val="18"/>
              </w:rPr>
            </w:pPr>
          </w:p>
        </w:tc>
        <w:tc>
          <w:tcPr>
            <w:tcW w:w="5477" w:type="dxa"/>
            <w:tcBorders>
              <w:top w:val="nil"/>
              <w:left w:val="nil"/>
              <w:bottom w:val="single" w:sz="8" w:space="0" w:color="auto"/>
              <w:right w:val="single" w:sz="8" w:space="0" w:color="auto"/>
            </w:tcBorders>
          </w:tcPr>
          <w:p w14:paraId="579CCEF2" w14:textId="77777777" w:rsidR="00276ED5" w:rsidRPr="00DD45AE" w:rsidRDefault="00276ED5" w:rsidP="00DD45AE">
            <w:pPr>
              <w:spacing w:after="0"/>
              <w:rPr>
                <w:rFonts w:ascii="Palatino Linotype" w:hAnsi="Palatino Linotype" w:cs="Arial"/>
                <w:sz w:val="18"/>
                <w:szCs w:val="18"/>
              </w:rPr>
            </w:pPr>
          </w:p>
        </w:tc>
        <w:tc>
          <w:tcPr>
            <w:tcW w:w="1620" w:type="dxa"/>
            <w:tcBorders>
              <w:top w:val="nil"/>
              <w:left w:val="nil"/>
              <w:bottom w:val="single" w:sz="8" w:space="0" w:color="auto"/>
              <w:right w:val="single" w:sz="8" w:space="0" w:color="auto"/>
            </w:tcBorders>
          </w:tcPr>
          <w:p w14:paraId="35BC000B" w14:textId="77777777" w:rsidR="00276ED5" w:rsidRPr="00DD45AE" w:rsidRDefault="00276ED5" w:rsidP="00DD45AE">
            <w:pPr>
              <w:spacing w:after="0"/>
              <w:rPr>
                <w:rFonts w:ascii="Palatino Linotype" w:hAnsi="Palatino Linotype" w:cs="Arial"/>
                <w:sz w:val="18"/>
                <w:szCs w:val="18"/>
              </w:rPr>
            </w:pPr>
          </w:p>
        </w:tc>
      </w:tr>
    </w:tbl>
    <w:p w14:paraId="4A3E27A0" w14:textId="77777777" w:rsidR="00276ED5" w:rsidRDefault="00276ED5" w:rsidP="00DD45AE">
      <w:pPr>
        <w:spacing w:after="0"/>
        <w:jc w:val="both"/>
        <w:rPr>
          <w:rFonts w:ascii="Palatino Linotype" w:hAnsi="Palatino Linotype" w:cs="Arial"/>
          <w:color w:val="1F497D"/>
          <w:sz w:val="18"/>
          <w:szCs w:val="18"/>
        </w:rPr>
      </w:pPr>
      <w:r w:rsidRPr="00DD45AE">
        <w:rPr>
          <w:rFonts w:ascii="Palatino Linotype" w:hAnsi="Palatino Linotype" w:cs="Arial"/>
          <w:color w:val="1F497D"/>
          <w:sz w:val="18"/>
          <w:szCs w:val="18"/>
        </w:rPr>
        <w:t> </w:t>
      </w:r>
    </w:p>
    <w:p w14:paraId="4D82EEC7" w14:textId="63F60F5F" w:rsidR="00276ED5" w:rsidRDefault="00276ED5" w:rsidP="00DD45AE">
      <w:pPr>
        <w:spacing w:after="0"/>
        <w:jc w:val="both"/>
        <w:rPr>
          <w:rFonts w:ascii="Palatino Linotype" w:eastAsia="PMingLiU" w:hAnsi="Palatino Linotype"/>
          <w:b/>
          <w:bCs/>
          <w:color w:val="1F497D"/>
        </w:rPr>
      </w:pPr>
      <w:r w:rsidRPr="00DD45AE">
        <w:rPr>
          <w:rFonts w:ascii="Palatino Linotype" w:eastAsia="PMingLiU" w:hAnsi="Palatino Linotype"/>
          <w:b/>
          <w:bCs/>
          <w:color w:val="1F497D"/>
        </w:rPr>
        <w:t>Missed Branch</w:t>
      </w:r>
      <w:r>
        <w:rPr>
          <w:rFonts w:ascii="Palatino Linotype" w:eastAsia="PMingLiU" w:hAnsi="Palatino Linotype"/>
          <w:b/>
          <w:bCs/>
          <w:color w:val="1F497D"/>
        </w:rPr>
        <w:t xml:space="preserve"> (merged into error log)</w:t>
      </w:r>
    </w:p>
    <w:p w14:paraId="7515255D" w14:textId="77777777" w:rsidR="00175D3F" w:rsidRPr="00DD45AE" w:rsidRDefault="00175D3F" w:rsidP="00DD45AE">
      <w:pPr>
        <w:spacing w:after="0"/>
        <w:jc w:val="both"/>
        <w:rPr>
          <w:rFonts w:ascii="Palatino Linotype" w:hAnsi="Palatino Linotype" w:cs="Calibri"/>
          <w:color w:val="000000"/>
          <w:sz w:val="21"/>
          <w:szCs w:val="21"/>
        </w:rPr>
      </w:pPr>
    </w:p>
    <w:tbl>
      <w:tblPr>
        <w:tblW w:w="9140" w:type="dxa"/>
        <w:tblInd w:w="-23" w:type="dxa"/>
        <w:tblCellMar>
          <w:left w:w="0" w:type="dxa"/>
          <w:right w:w="0" w:type="dxa"/>
        </w:tblCellMar>
        <w:tblLook w:val="04A0" w:firstRow="1" w:lastRow="0" w:firstColumn="1" w:lastColumn="0" w:noHBand="0" w:noVBand="1"/>
      </w:tblPr>
      <w:tblGrid>
        <w:gridCol w:w="725"/>
        <w:gridCol w:w="1156"/>
        <w:gridCol w:w="2818"/>
        <w:gridCol w:w="1753"/>
        <w:gridCol w:w="1609"/>
        <w:gridCol w:w="1079"/>
      </w:tblGrid>
      <w:tr w:rsidR="00276ED5" w:rsidRPr="00276ED5" w14:paraId="57A36947" w14:textId="77777777" w:rsidTr="00DD45AE">
        <w:trPr>
          <w:trHeight w:val="270"/>
          <w:tblHeader/>
        </w:trPr>
        <w:tc>
          <w:tcPr>
            <w:tcW w:w="71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30F3756" w14:textId="77777777" w:rsidR="00276ED5" w:rsidRPr="00DD45AE" w:rsidRDefault="00276ED5" w:rsidP="00DD45AE">
            <w:pPr>
              <w:spacing w:after="0"/>
              <w:rPr>
                <w:rFonts w:ascii="Palatino Linotype" w:hAnsi="Palatino Linotype" w:cs="Calibri"/>
                <w:color w:val="000000"/>
                <w:sz w:val="21"/>
                <w:szCs w:val="21"/>
              </w:rPr>
            </w:pPr>
          </w:p>
        </w:tc>
        <w:tc>
          <w:tcPr>
            <w:tcW w:w="115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69CABF6C" w14:textId="77777777" w:rsidR="00276ED5" w:rsidRPr="00DD45AE" w:rsidRDefault="00276ED5" w:rsidP="00DD45AE">
            <w:pPr>
              <w:spacing w:after="0"/>
              <w:jc w:val="both"/>
              <w:rPr>
                <w:rFonts w:ascii="Palatino Linotype" w:eastAsia="SimSun" w:hAnsi="Palatino Linotype" w:cs="Calibri"/>
                <w:color w:val="000000"/>
                <w:sz w:val="21"/>
                <w:szCs w:val="21"/>
              </w:rPr>
            </w:pPr>
            <w:r w:rsidRPr="00DD45AE">
              <w:rPr>
                <w:rFonts w:ascii="Palatino Linotype" w:hAnsi="Palatino Linotype" w:cs="Arial"/>
                <w:color w:val="376091"/>
                <w:sz w:val="18"/>
                <w:szCs w:val="18"/>
              </w:rPr>
              <w:t>Branch</w:t>
            </w:r>
          </w:p>
        </w:tc>
        <w:tc>
          <w:tcPr>
            <w:tcW w:w="282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21E82A1" w14:textId="77777777" w:rsidR="00276ED5" w:rsidRPr="00DD45AE" w:rsidRDefault="00276ED5" w:rsidP="00DD45AE">
            <w:pPr>
              <w:spacing w:after="0"/>
              <w:jc w:val="both"/>
              <w:rPr>
                <w:rFonts w:ascii="Palatino Linotype" w:hAnsi="Palatino Linotype" w:cs="Calibri"/>
                <w:color w:val="000000"/>
                <w:sz w:val="21"/>
                <w:szCs w:val="21"/>
              </w:rPr>
            </w:pPr>
            <w:r w:rsidRPr="00DD45AE">
              <w:rPr>
                <w:rFonts w:ascii="Palatino Linotype" w:hAnsi="Palatino Linotype" w:cs="Arial"/>
                <w:color w:val="376091"/>
                <w:sz w:val="18"/>
                <w:szCs w:val="18"/>
              </w:rPr>
              <w:t>Name</w:t>
            </w:r>
          </w:p>
        </w:tc>
        <w:tc>
          <w:tcPr>
            <w:tcW w:w="175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7861FA7" w14:textId="77777777" w:rsidR="00276ED5" w:rsidRPr="00DD45AE" w:rsidRDefault="00276ED5" w:rsidP="00DD45AE">
            <w:pPr>
              <w:spacing w:after="0"/>
              <w:jc w:val="both"/>
              <w:rPr>
                <w:rFonts w:ascii="Palatino Linotype" w:hAnsi="Palatino Linotype" w:cs="Calibri"/>
                <w:color w:val="000000"/>
                <w:sz w:val="21"/>
                <w:szCs w:val="21"/>
              </w:rPr>
            </w:pPr>
            <w:r w:rsidRPr="00DD45AE">
              <w:rPr>
                <w:rFonts w:ascii="Palatino Linotype" w:hAnsi="Palatino Linotype" w:cs="Arial"/>
                <w:color w:val="376091"/>
                <w:sz w:val="18"/>
                <w:szCs w:val="18"/>
              </w:rPr>
              <w:t>Day end</w:t>
            </w:r>
          </w:p>
        </w:tc>
        <w:tc>
          <w:tcPr>
            <w:tcW w:w="1611"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F78EFE2" w14:textId="77777777" w:rsidR="00276ED5" w:rsidRPr="00DD45AE" w:rsidRDefault="00276ED5" w:rsidP="00DD45AE">
            <w:pPr>
              <w:spacing w:after="0"/>
              <w:jc w:val="both"/>
              <w:rPr>
                <w:rFonts w:ascii="Palatino Linotype" w:hAnsi="Palatino Linotype" w:cs="Calibri"/>
                <w:color w:val="000000"/>
                <w:sz w:val="21"/>
                <w:szCs w:val="21"/>
              </w:rPr>
            </w:pPr>
            <w:r w:rsidRPr="00DD45AE">
              <w:rPr>
                <w:rFonts w:ascii="Palatino Linotype" w:hAnsi="Palatino Linotype" w:cs="Arial"/>
                <w:color w:val="376091"/>
                <w:sz w:val="18"/>
                <w:szCs w:val="18"/>
              </w:rPr>
              <w:t>Client Server</w:t>
            </w:r>
          </w:p>
        </w:tc>
        <w:tc>
          <w:tcPr>
            <w:tcW w:w="108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D977D02" w14:textId="77777777" w:rsidR="00276ED5" w:rsidRPr="00DD45AE" w:rsidRDefault="00276ED5" w:rsidP="00DD45AE">
            <w:pPr>
              <w:spacing w:after="0"/>
              <w:jc w:val="both"/>
              <w:rPr>
                <w:rFonts w:ascii="Palatino Linotype" w:hAnsi="Palatino Linotype" w:cs="Calibri"/>
                <w:color w:val="000000"/>
                <w:sz w:val="21"/>
                <w:szCs w:val="21"/>
              </w:rPr>
            </w:pPr>
            <w:r w:rsidRPr="00DD45AE">
              <w:rPr>
                <w:rFonts w:ascii="Palatino Linotype" w:hAnsi="Palatino Linotype" w:cs="Arial"/>
                <w:color w:val="376091"/>
                <w:sz w:val="18"/>
                <w:szCs w:val="18"/>
              </w:rPr>
              <w:t>ping</w:t>
            </w:r>
          </w:p>
        </w:tc>
      </w:tr>
      <w:tr w:rsidR="00276ED5" w:rsidRPr="00276ED5" w14:paraId="30DE87BF" w14:textId="77777777" w:rsidTr="00175D3F">
        <w:trPr>
          <w:trHeight w:val="270"/>
        </w:trPr>
        <w:tc>
          <w:tcPr>
            <w:tcW w:w="71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330AA16F"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GEN</w:t>
            </w:r>
          </w:p>
        </w:tc>
        <w:tc>
          <w:tcPr>
            <w:tcW w:w="11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9DFF498"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6156</w:t>
            </w:r>
          </w:p>
        </w:tc>
        <w:tc>
          <w:tcPr>
            <w:tcW w:w="28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FB739D1"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6156</w:t>
            </w:r>
          </w:p>
        </w:tc>
        <w:tc>
          <w:tcPr>
            <w:tcW w:w="17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331F586"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2016/12/1 0:02</w:t>
            </w:r>
          </w:p>
        </w:tc>
        <w:tc>
          <w:tcPr>
            <w:tcW w:w="1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EA4CD0C"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M6156</w:t>
            </w:r>
          </w:p>
        </w:tc>
        <w:tc>
          <w:tcPr>
            <w:tcW w:w="1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35B4E7B"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5663B58C" w14:textId="77777777" w:rsidTr="00175D3F">
        <w:trPr>
          <w:trHeight w:val="270"/>
        </w:trPr>
        <w:tc>
          <w:tcPr>
            <w:tcW w:w="71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640A73AA"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SBS</w:t>
            </w:r>
          </w:p>
        </w:tc>
        <w:tc>
          <w:tcPr>
            <w:tcW w:w="11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0043354"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4364</w:t>
            </w:r>
          </w:p>
        </w:tc>
        <w:tc>
          <w:tcPr>
            <w:tcW w:w="28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C31C694"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eastAsia="Microsoft YaHei" w:hAnsi="Palatino Linotype" w:cs="Microsoft YaHei" w:hint="eastAsia"/>
                <w:sz w:val="18"/>
                <w:szCs w:val="18"/>
              </w:rPr>
              <w:t>北衛星客運廊</w:t>
            </w:r>
            <w:r w:rsidRPr="00DD45AE">
              <w:rPr>
                <w:rFonts w:ascii="Palatino Linotype" w:hAnsi="Palatino Linotype" w:cs="Arial"/>
                <w:sz w:val="18"/>
                <w:szCs w:val="18"/>
              </w:rPr>
              <w:t xml:space="preserve"> Starbucks</w:t>
            </w:r>
          </w:p>
        </w:tc>
        <w:tc>
          <w:tcPr>
            <w:tcW w:w="17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C9BE3EC"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23:11</w:t>
            </w:r>
          </w:p>
        </w:tc>
        <w:tc>
          <w:tcPr>
            <w:tcW w:w="1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383B95C"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M4364_01</w:t>
            </w:r>
          </w:p>
        </w:tc>
        <w:tc>
          <w:tcPr>
            <w:tcW w:w="1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F6AFC73"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50E43F0F" w14:textId="77777777" w:rsidTr="00175D3F">
        <w:trPr>
          <w:trHeight w:val="270"/>
        </w:trPr>
        <w:tc>
          <w:tcPr>
            <w:tcW w:w="71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4A3899AB"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EUR</w:t>
            </w:r>
          </w:p>
        </w:tc>
        <w:tc>
          <w:tcPr>
            <w:tcW w:w="11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86C1ED7"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1298</w:t>
            </w:r>
          </w:p>
        </w:tc>
        <w:tc>
          <w:tcPr>
            <w:tcW w:w="28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6E8299F" w14:textId="77777777" w:rsidR="00276ED5" w:rsidRPr="00DD45AE" w:rsidRDefault="00276ED5" w:rsidP="00DD45AE">
            <w:pPr>
              <w:spacing w:after="0"/>
              <w:rPr>
                <w:rFonts w:ascii="Palatino Linotype" w:hAnsi="Palatino Linotype" w:cs="Arial"/>
                <w:sz w:val="18"/>
                <w:szCs w:val="18"/>
              </w:rPr>
            </w:pPr>
          </w:p>
        </w:tc>
        <w:tc>
          <w:tcPr>
            <w:tcW w:w="17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3919AFD" w14:textId="77777777" w:rsidR="00276ED5" w:rsidRPr="00DD45AE" w:rsidRDefault="00276ED5" w:rsidP="00DD45AE">
            <w:pPr>
              <w:spacing w:after="0"/>
              <w:jc w:val="center"/>
              <w:rPr>
                <w:rFonts w:ascii="Palatino Linotype" w:eastAsia="SimSun" w:hAnsi="Palatino Linotype" w:cs="Arial"/>
                <w:sz w:val="18"/>
                <w:szCs w:val="18"/>
              </w:rPr>
            </w:pPr>
            <w:r w:rsidRPr="00DD45AE">
              <w:rPr>
                <w:rFonts w:ascii="Palatino Linotype" w:hAnsi="Palatino Linotype" w:cs="Arial"/>
                <w:sz w:val="18"/>
                <w:szCs w:val="18"/>
              </w:rPr>
              <w:t>2016/11/30 22:40</w:t>
            </w:r>
          </w:p>
        </w:tc>
        <w:tc>
          <w:tcPr>
            <w:tcW w:w="1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3F3E122" w14:textId="77777777" w:rsidR="00276ED5" w:rsidRPr="00DD45AE" w:rsidRDefault="00276ED5" w:rsidP="00DD45AE">
            <w:pPr>
              <w:spacing w:after="0"/>
              <w:rPr>
                <w:rFonts w:ascii="Palatino Linotype" w:hAnsi="Palatino Linotype" w:cs="Arial"/>
                <w:sz w:val="18"/>
                <w:szCs w:val="18"/>
              </w:rPr>
            </w:pPr>
          </w:p>
        </w:tc>
        <w:tc>
          <w:tcPr>
            <w:tcW w:w="1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E10ADB2" w14:textId="77777777" w:rsidR="00276ED5" w:rsidRPr="00DD45AE" w:rsidRDefault="00276ED5" w:rsidP="00DD45AE">
            <w:pPr>
              <w:spacing w:after="0"/>
              <w:rPr>
                <w:rFonts w:ascii="Palatino Linotype" w:eastAsia="Times New Roman" w:hAnsi="Palatino Linotype"/>
                <w:sz w:val="20"/>
                <w:szCs w:val="20"/>
              </w:rPr>
            </w:pPr>
          </w:p>
        </w:tc>
      </w:tr>
      <w:tr w:rsidR="00276ED5" w:rsidRPr="00276ED5" w14:paraId="6A215648" w14:textId="77777777" w:rsidTr="00175D3F">
        <w:trPr>
          <w:trHeight w:val="270"/>
        </w:trPr>
        <w:tc>
          <w:tcPr>
            <w:tcW w:w="71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5F540188" w14:textId="77777777" w:rsidR="00276ED5" w:rsidRPr="00DD45AE" w:rsidRDefault="00276ED5" w:rsidP="00DD45AE">
            <w:pPr>
              <w:spacing w:after="0"/>
              <w:jc w:val="center"/>
              <w:rPr>
                <w:rFonts w:ascii="Palatino Linotype" w:eastAsia="SimSun" w:hAnsi="Palatino Linotype" w:cs="Arial"/>
                <w:sz w:val="18"/>
                <w:szCs w:val="18"/>
              </w:rPr>
            </w:pPr>
            <w:r w:rsidRPr="00DD45AE">
              <w:rPr>
                <w:rFonts w:ascii="Palatino Linotype" w:hAnsi="Palatino Linotype" w:cs="Arial"/>
                <w:sz w:val="18"/>
                <w:szCs w:val="18"/>
              </w:rPr>
              <w:t>SBS</w:t>
            </w:r>
          </w:p>
        </w:tc>
        <w:tc>
          <w:tcPr>
            <w:tcW w:w="11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4CBAB81"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4609</w:t>
            </w:r>
          </w:p>
        </w:tc>
        <w:tc>
          <w:tcPr>
            <w:tcW w:w="28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47F3953"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Pacific Place</w:t>
            </w:r>
          </w:p>
        </w:tc>
        <w:tc>
          <w:tcPr>
            <w:tcW w:w="17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FC6E73E"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21:50</w:t>
            </w:r>
          </w:p>
        </w:tc>
        <w:tc>
          <w:tcPr>
            <w:tcW w:w="1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CA1F0F1"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m4609_01</w:t>
            </w:r>
          </w:p>
        </w:tc>
        <w:tc>
          <w:tcPr>
            <w:tcW w:w="1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BA528F6"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25CE2DF6" w14:textId="77777777" w:rsidTr="00175D3F">
        <w:trPr>
          <w:trHeight w:val="270"/>
        </w:trPr>
        <w:tc>
          <w:tcPr>
            <w:tcW w:w="71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1BF7FE19"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SBS</w:t>
            </w:r>
          </w:p>
        </w:tc>
        <w:tc>
          <w:tcPr>
            <w:tcW w:w="11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3DBB4D0"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4432</w:t>
            </w:r>
          </w:p>
        </w:tc>
        <w:tc>
          <w:tcPr>
            <w:tcW w:w="28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EB45E16"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Three Exchange Square</w:t>
            </w:r>
          </w:p>
        </w:tc>
        <w:tc>
          <w:tcPr>
            <w:tcW w:w="17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88A599F"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21:47</w:t>
            </w:r>
          </w:p>
        </w:tc>
        <w:tc>
          <w:tcPr>
            <w:tcW w:w="1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E9CE455"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M4432_01</w:t>
            </w:r>
          </w:p>
        </w:tc>
        <w:tc>
          <w:tcPr>
            <w:tcW w:w="1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3F053DE"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54343CB6" w14:textId="77777777" w:rsidTr="00175D3F">
        <w:trPr>
          <w:trHeight w:val="270"/>
        </w:trPr>
        <w:tc>
          <w:tcPr>
            <w:tcW w:w="71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71C606B0"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SBS</w:t>
            </w:r>
          </w:p>
        </w:tc>
        <w:tc>
          <w:tcPr>
            <w:tcW w:w="11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4FB8359"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4302</w:t>
            </w:r>
          </w:p>
        </w:tc>
        <w:tc>
          <w:tcPr>
            <w:tcW w:w="28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FEADF72"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Star Ferry</w:t>
            </w:r>
          </w:p>
        </w:tc>
        <w:tc>
          <w:tcPr>
            <w:tcW w:w="17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08B0AC2"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21:39</w:t>
            </w:r>
          </w:p>
        </w:tc>
        <w:tc>
          <w:tcPr>
            <w:tcW w:w="1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1286EFE"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M4302_01</w:t>
            </w:r>
          </w:p>
        </w:tc>
        <w:tc>
          <w:tcPr>
            <w:tcW w:w="1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7370128"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645EBCD0" w14:textId="77777777" w:rsidTr="00175D3F">
        <w:trPr>
          <w:trHeight w:val="270"/>
        </w:trPr>
        <w:tc>
          <w:tcPr>
            <w:tcW w:w="71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730A0282"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SBS</w:t>
            </w:r>
          </w:p>
        </w:tc>
        <w:tc>
          <w:tcPr>
            <w:tcW w:w="11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20F20BF"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4626</w:t>
            </w:r>
          </w:p>
        </w:tc>
        <w:tc>
          <w:tcPr>
            <w:tcW w:w="28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9683266"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MTR - Central</w:t>
            </w:r>
          </w:p>
        </w:tc>
        <w:tc>
          <w:tcPr>
            <w:tcW w:w="17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D626C4A"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20:59</w:t>
            </w:r>
          </w:p>
        </w:tc>
        <w:tc>
          <w:tcPr>
            <w:tcW w:w="1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3E128D4"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m4626_01</w:t>
            </w:r>
          </w:p>
        </w:tc>
        <w:tc>
          <w:tcPr>
            <w:tcW w:w="1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FE80D9A"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02F2E42E" w14:textId="77777777" w:rsidTr="00175D3F">
        <w:trPr>
          <w:trHeight w:val="270"/>
        </w:trPr>
        <w:tc>
          <w:tcPr>
            <w:tcW w:w="71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217E58AC"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FFS</w:t>
            </w:r>
          </w:p>
        </w:tc>
        <w:tc>
          <w:tcPr>
            <w:tcW w:w="11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71C818D"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4692</w:t>
            </w:r>
          </w:p>
        </w:tc>
        <w:tc>
          <w:tcPr>
            <w:tcW w:w="28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BA2A123"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 xml:space="preserve">Starbucks </w:t>
            </w:r>
            <w:r w:rsidRPr="00DD45AE">
              <w:rPr>
                <w:rFonts w:ascii="Palatino Linotype" w:eastAsia="Microsoft YaHei" w:hAnsi="Palatino Linotype" w:cs="Microsoft YaHei" w:hint="eastAsia"/>
                <w:sz w:val="18"/>
                <w:szCs w:val="18"/>
              </w:rPr>
              <w:t>寫字樓</w:t>
            </w:r>
          </w:p>
        </w:tc>
        <w:tc>
          <w:tcPr>
            <w:tcW w:w="17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90CAE47"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18:22</w:t>
            </w:r>
          </w:p>
        </w:tc>
        <w:tc>
          <w:tcPr>
            <w:tcW w:w="1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686CFA7"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ITPOSTS</w:t>
            </w:r>
          </w:p>
        </w:tc>
        <w:tc>
          <w:tcPr>
            <w:tcW w:w="1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CD92F29"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42013ADD" w14:textId="77777777" w:rsidTr="00175D3F">
        <w:trPr>
          <w:trHeight w:val="270"/>
        </w:trPr>
        <w:tc>
          <w:tcPr>
            <w:tcW w:w="71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3B287999"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SBS</w:t>
            </w:r>
          </w:p>
        </w:tc>
        <w:tc>
          <w:tcPr>
            <w:tcW w:w="11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ACDC7F7"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4683</w:t>
            </w:r>
          </w:p>
        </w:tc>
        <w:tc>
          <w:tcPr>
            <w:tcW w:w="28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37D0FFE"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CORPORATE SALES</w:t>
            </w:r>
          </w:p>
        </w:tc>
        <w:tc>
          <w:tcPr>
            <w:tcW w:w="17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FDB6521"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17:49</w:t>
            </w:r>
          </w:p>
        </w:tc>
        <w:tc>
          <w:tcPr>
            <w:tcW w:w="1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EC3855F"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ITPOSTS</w:t>
            </w:r>
          </w:p>
        </w:tc>
        <w:tc>
          <w:tcPr>
            <w:tcW w:w="1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DE053F2"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3DAD3664" w14:textId="77777777" w:rsidTr="00175D3F">
        <w:trPr>
          <w:trHeight w:val="270"/>
        </w:trPr>
        <w:tc>
          <w:tcPr>
            <w:tcW w:w="71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443C02DB"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CAKE</w:t>
            </w:r>
          </w:p>
        </w:tc>
        <w:tc>
          <w:tcPr>
            <w:tcW w:w="11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D466BD7"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3745</w:t>
            </w:r>
          </w:p>
        </w:tc>
        <w:tc>
          <w:tcPr>
            <w:tcW w:w="28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1A4009B"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 xml:space="preserve">GZMTR- </w:t>
            </w:r>
            <w:r w:rsidRPr="00DD45AE">
              <w:rPr>
                <w:rFonts w:ascii="Palatino Linotype" w:eastAsia="Microsoft YaHei" w:hAnsi="Palatino Linotype" w:cs="Microsoft YaHei" w:hint="eastAsia"/>
                <w:sz w:val="18"/>
                <w:szCs w:val="18"/>
              </w:rPr>
              <w:t>芳村</w:t>
            </w:r>
          </w:p>
        </w:tc>
        <w:tc>
          <w:tcPr>
            <w:tcW w:w="17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BB80A8F"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21:54</w:t>
            </w:r>
          </w:p>
        </w:tc>
        <w:tc>
          <w:tcPr>
            <w:tcW w:w="1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E79D808"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M3745_01</w:t>
            </w:r>
          </w:p>
        </w:tc>
        <w:tc>
          <w:tcPr>
            <w:tcW w:w="1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3617AB5"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0D271FA4" w14:textId="77777777" w:rsidTr="00175D3F">
        <w:trPr>
          <w:trHeight w:val="270"/>
        </w:trPr>
        <w:tc>
          <w:tcPr>
            <w:tcW w:w="71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390C5C7E"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CAKE</w:t>
            </w:r>
          </w:p>
        </w:tc>
        <w:tc>
          <w:tcPr>
            <w:tcW w:w="11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A451029"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3476</w:t>
            </w:r>
          </w:p>
        </w:tc>
        <w:tc>
          <w:tcPr>
            <w:tcW w:w="28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689CC30"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eastAsia="Microsoft YaHei" w:hAnsi="Palatino Linotype" w:cs="Microsoft YaHei" w:hint="eastAsia"/>
                <w:sz w:val="18"/>
                <w:szCs w:val="18"/>
              </w:rPr>
              <w:t>金鐘站餅店</w:t>
            </w:r>
          </w:p>
        </w:tc>
        <w:tc>
          <w:tcPr>
            <w:tcW w:w="17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F6B185D"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21:38</w:t>
            </w:r>
          </w:p>
        </w:tc>
        <w:tc>
          <w:tcPr>
            <w:tcW w:w="1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A929A34"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M3476_01</w:t>
            </w:r>
          </w:p>
        </w:tc>
        <w:tc>
          <w:tcPr>
            <w:tcW w:w="1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5327E61"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501C9BBC" w14:textId="77777777" w:rsidTr="00175D3F">
        <w:trPr>
          <w:trHeight w:val="270"/>
        </w:trPr>
        <w:tc>
          <w:tcPr>
            <w:tcW w:w="71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30F5863C"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CAKE</w:t>
            </w:r>
          </w:p>
        </w:tc>
        <w:tc>
          <w:tcPr>
            <w:tcW w:w="11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62B735A"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5510</w:t>
            </w:r>
          </w:p>
        </w:tc>
        <w:tc>
          <w:tcPr>
            <w:tcW w:w="28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BF52F71"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eastAsia="Microsoft YaHei" w:hAnsi="Palatino Linotype" w:cs="Microsoft YaHei" w:hint="eastAsia"/>
                <w:sz w:val="18"/>
                <w:szCs w:val="18"/>
              </w:rPr>
              <w:t>香港仔</w:t>
            </w:r>
            <w:r w:rsidRPr="00DD45AE">
              <w:rPr>
                <w:rFonts w:ascii="Palatino Linotype" w:hAnsi="Palatino Linotype" w:cs="Arial"/>
                <w:sz w:val="18"/>
                <w:szCs w:val="18"/>
              </w:rPr>
              <w:t>(</w:t>
            </w:r>
            <w:r w:rsidRPr="00DD45AE">
              <w:rPr>
                <w:rFonts w:ascii="Palatino Linotype" w:eastAsia="Microsoft YaHei" w:hAnsi="Palatino Linotype" w:cs="Microsoft YaHei" w:hint="eastAsia"/>
                <w:sz w:val="18"/>
                <w:szCs w:val="18"/>
              </w:rPr>
              <w:t>東海堂</w:t>
            </w:r>
            <w:r w:rsidRPr="00DD45AE">
              <w:rPr>
                <w:rFonts w:ascii="Palatino Linotype" w:hAnsi="Palatino Linotype" w:cs="Arial"/>
                <w:sz w:val="18"/>
                <w:szCs w:val="18"/>
              </w:rPr>
              <w:t>)</w:t>
            </w:r>
          </w:p>
        </w:tc>
        <w:tc>
          <w:tcPr>
            <w:tcW w:w="17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829E388"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21:09</w:t>
            </w:r>
          </w:p>
        </w:tc>
        <w:tc>
          <w:tcPr>
            <w:tcW w:w="1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A0ABE4F"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M5510_01</w:t>
            </w:r>
          </w:p>
        </w:tc>
        <w:tc>
          <w:tcPr>
            <w:tcW w:w="1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933B7BC"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7EC88D06" w14:textId="77777777" w:rsidTr="00175D3F">
        <w:trPr>
          <w:trHeight w:val="270"/>
        </w:trPr>
        <w:tc>
          <w:tcPr>
            <w:tcW w:w="71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748F5F9F"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CAKE</w:t>
            </w:r>
          </w:p>
        </w:tc>
        <w:tc>
          <w:tcPr>
            <w:tcW w:w="11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B545F48"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3133</w:t>
            </w:r>
          </w:p>
        </w:tc>
        <w:tc>
          <w:tcPr>
            <w:tcW w:w="28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ED82533"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eastAsia="Microsoft YaHei" w:hAnsi="Palatino Linotype" w:cs="Microsoft YaHei" w:hint="eastAsia"/>
                <w:sz w:val="18"/>
                <w:szCs w:val="18"/>
              </w:rPr>
              <w:t>竹園餅店</w:t>
            </w:r>
          </w:p>
        </w:tc>
        <w:tc>
          <w:tcPr>
            <w:tcW w:w="17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517D96A"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20:21</w:t>
            </w:r>
          </w:p>
        </w:tc>
        <w:tc>
          <w:tcPr>
            <w:tcW w:w="1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EFC80B6"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M3133_01</w:t>
            </w:r>
          </w:p>
        </w:tc>
        <w:tc>
          <w:tcPr>
            <w:tcW w:w="1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7E2B1B6"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672330C6" w14:textId="77777777" w:rsidTr="00175D3F">
        <w:trPr>
          <w:trHeight w:val="270"/>
        </w:trPr>
        <w:tc>
          <w:tcPr>
            <w:tcW w:w="71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6ED70D52"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GEN</w:t>
            </w:r>
          </w:p>
        </w:tc>
        <w:tc>
          <w:tcPr>
            <w:tcW w:w="11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B270397"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2822</w:t>
            </w:r>
          </w:p>
        </w:tc>
        <w:tc>
          <w:tcPr>
            <w:tcW w:w="28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2C19AFD"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2822</w:t>
            </w:r>
          </w:p>
        </w:tc>
        <w:tc>
          <w:tcPr>
            <w:tcW w:w="17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8639B4D"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2016/12/1 2:50</w:t>
            </w:r>
          </w:p>
        </w:tc>
        <w:tc>
          <w:tcPr>
            <w:tcW w:w="1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049A613"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M2822</w:t>
            </w:r>
          </w:p>
        </w:tc>
        <w:tc>
          <w:tcPr>
            <w:tcW w:w="1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474FD39"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3D86C576" w14:textId="77777777" w:rsidTr="00175D3F">
        <w:trPr>
          <w:trHeight w:val="270"/>
        </w:trPr>
        <w:tc>
          <w:tcPr>
            <w:tcW w:w="71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4C12F731"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lastRenderedPageBreak/>
              <w:t>FFS</w:t>
            </w:r>
          </w:p>
        </w:tc>
        <w:tc>
          <w:tcPr>
            <w:tcW w:w="11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EA1F5C9"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2222</w:t>
            </w:r>
          </w:p>
        </w:tc>
        <w:tc>
          <w:tcPr>
            <w:tcW w:w="28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65ED178"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eastAsia="Microsoft YaHei" w:hAnsi="Palatino Linotype" w:cs="Microsoft YaHei" w:hint="eastAsia"/>
                <w:sz w:val="18"/>
                <w:szCs w:val="18"/>
              </w:rPr>
              <w:t>杏花</w:t>
            </w:r>
            <w:r w:rsidRPr="00DD45AE">
              <w:rPr>
                <w:rFonts w:ascii="Palatino Linotype" w:hAnsi="Palatino Linotype" w:cs="Arial"/>
                <w:sz w:val="18"/>
                <w:szCs w:val="18"/>
              </w:rPr>
              <w:t>MX</w:t>
            </w:r>
          </w:p>
        </w:tc>
        <w:tc>
          <w:tcPr>
            <w:tcW w:w="17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E96E44D"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21:54</w:t>
            </w:r>
          </w:p>
        </w:tc>
        <w:tc>
          <w:tcPr>
            <w:tcW w:w="1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DC1339D"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M2222</w:t>
            </w:r>
          </w:p>
        </w:tc>
        <w:tc>
          <w:tcPr>
            <w:tcW w:w="1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7E5FF7A"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55358BD4" w14:textId="77777777" w:rsidTr="00175D3F">
        <w:trPr>
          <w:trHeight w:val="270"/>
        </w:trPr>
        <w:tc>
          <w:tcPr>
            <w:tcW w:w="71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7652070C"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ICD</w:t>
            </w:r>
          </w:p>
        </w:tc>
        <w:tc>
          <w:tcPr>
            <w:tcW w:w="11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3E546A1"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2881</w:t>
            </w:r>
          </w:p>
        </w:tc>
        <w:tc>
          <w:tcPr>
            <w:tcW w:w="28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DD35E49"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eastAsia="Microsoft YaHei" w:hAnsi="Palatino Linotype" w:cs="Microsoft YaHei" w:hint="eastAsia"/>
                <w:sz w:val="18"/>
                <w:szCs w:val="18"/>
              </w:rPr>
              <w:t>瑞信銀行職員餐廳</w:t>
            </w:r>
          </w:p>
        </w:tc>
        <w:tc>
          <w:tcPr>
            <w:tcW w:w="17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0D50184"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19:34</w:t>
            </w:r>
          </w:p>
        </w:tc>
        <w:tc>
          <w:tcPr>
            <w:tcW w:w="1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6A80D7A"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M2881</w:t>
            </w:r>
          </w:p>
        </w:tc>
        <w:tc>
          <w:tcPr>
            <w:tcW w:w="1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819EA12"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bl>
    <w:p w14:paraId="04ADAB45" w14:textId="77777777" w:rsidR="00276ED5" w:rsidRPr="00DD45AE" w:rsidRDefault="00276ED5" w:rsidP="00DD45AE">
      <w:pPr>
        <w:spacing w:after="0"/>
        <w:rPr>
          <w:lang w:eastAsia="zh-CN"/>
        </w:rPr>
      </w:pPr>
    </w:p>
    <w:p w14:paraId="03BFD5C7" w14:textId="77777777" w:rsidR="00EE1043" w:rsidRPr="00211DF8" w:rsidRDefault="00EE1043" w:rsidP="007E6F0F">
      <w:pPr>
        <w:jc w:val="both"/>
        <w:rPr>
          <w:rFonts w:ascii="Palatino Linotype" w:hAnsi="Palatino Linotype"/>
          <w:lang w:eastAsia="zh-CN"/>
        </w:rPr>
      </w:pPr>
    </w:p>
    <w:p w14:paraId="0D04B937" w14:textId="77777777" w:rsidR="00C103F0" w:rsidRPr="00211DF8" w:rsidRDefault="00C103F0" w:rsidP="007E6F0F">
      <w:pPr>
        <w:jc w:val="both"/>
        <w:rPr>
          <w:rFonts w:ascii="Palatino Linotype" w:eastAsia="Microsoft YaHei" w:hAnsi="Palatino Linotype"/>
        </w:rPr>
      </w:pPr>
    </w:p>
    <w:p w14:paraId="0942318D" w14:textId="77777777" w:rsidR="0061154C" w:rsidRDefault="0061154C" w:rsidP="007E6F0F">
      <w:pPr>
        <w:jc w:val="both"/>
        <w:rPr>
          <w:rFonts w:ascii="Palatino Linotype" w:eastAsia="Microsoft YaHei" w:hAnsi="Palatino Linotype"/>
        </w:rPr>
      </w:pPr>
    </w:p>
    <w:p w14:paraId="4B739509" w14:textId="77777777" w:rsidR="0061154C" w:rsidRPr="0061154C" w:rsidRDefault="0061154C" w:rsidP="0061154C">
      <w:pPr>
        <w:rPr>
          <w:rFonts w:ascii="Palatino Linotype" w:eastAsia="Microsoft YaHei" w:hAnsi="Palatino Linotype"/>
        </w:rPr>
      </w:pPr>
    </w:p>
    <w:p w14:paraId="2C29578F" w14:textId="77777777" w:rsidR="0061154C" w:rsidRPr="0061154C" w:rsidRDefault="0061154C" w:rsidP="0061154C">
      <w:pPr>
        <w:rPr>
          <w:rFonts w:ascii="Palatino Linotype" w:eastAsia="Microsoft YaHei" w:hAnsi="Palatino Linotype"/>
        </w:rPr>
      </w:pPr>
    </w:p>
    <w:p w14:paraId="4910C1E5" w14:textId="77777777" w:rsidR="0061154C" w:rsidRPr="0061154C" w:rsidRDefault="0061154C" w:rsidP="0061154C">
      <w:pPr>
        <w:rPr>
          <w:rFonts w:ascii="Palatino Linotype" w:eastAsia="Microsoft YaHei" w:hAnsi="Palatino Linotype"/>
        </w:rPr>
      </w:pPr>
    </w:p>
    <w:p w14:paraId="22EB49D5" w14:textId="77777777" w:rsidR="0061154C" w:rsidRPr="0061154C" w:rsidRDefault="0061154C" w:rsidP="0061154C">
      <w:pPr>
        <w:rPr>
          <w:rFonts w:ascii="Palatino Linotype" w:eastAsia="Microsoft YaHei" w:hAnsi="Palatino Linotype"/>
        </w:rPr>
      </w:pPr>
    </w:p>
    <w:p w14:paraId="377C297A" w14:textId="77777777" w:rsidR="0061154C" w:rsidRPr="0061154C" w:rsidRDefault="0061154C" w:rsidP="0061154C">
      <w:pPr>
        <w:rPr>
          <w:rFonts w:ascii="Palatino Linotype" w:eastAsia="Microsoft YaHei" w:hAnsi="Palatino Linotype"/>
        </w:rPr>
      </w:pPr>
    </w:p>
    <w:p w14:paraId="314FF088" w14:textId="77777777" w:rsidR="0061154C" w:rsidRPr="0061154C" w:rsidRDefault="0061154C" w:rsidP="0061154C">
      <w:pPr>
        <w:rPr>
          <w:rFonts w:ascii="Palatino Linotype" w:eastAsia="Microsoft YaHei" w:hAnsi="Palatino Linotype"/>
        </w:rPr>
      </w:pPr>
    </w:p>
    <w:p w14:paraId="62CB689F" w14:textId="77777777" w:rsidR="0061154C" w:rsidRPr="0061154C" w:rsidRDefault="0061154C" w:rsidP="0061154C">
      <w:pPr>
        <w:rPr>
          <w:rFonts w:ascii="Palatino Linotype" w:eastAsia="Microsoft YaHei" w:hAnsi="Palatino Linotype"/>
        </w:rPr>
      </w:pPr>
    </w:p>
    <w:p w14:paraId="30798616" w14:textId="77777777" w:rsidR="0061154C" w:rsidRPr="0061154C" w:rsidRDefault="0061154C" w:rsidP="0061154C">
      <w:pPr>
        <w:rPr>
          <w:rFonts w:ascii="Palatino Linotype" w:eastAsia="Microsoft YaHei" w:hAnsi="Palatino Linotype"/>
        </w:rPr>
      </w:pPr>
    </w:p>
    <w:p w14:paraId="4119CA2A" w14:textId="77777777" w:rsidR="0061154C" w:rsidRPr="0061154C" w:rsidRDefault="0061154C" w:rsidP="0061154C">
      <w:pPr>
        <w:rPr>
          <w:rFonts w:ascii="Palatino Linotype" w:eastAsia="Microsoft YaHei" w:hAnsi="Palatino Linotype"/>
        </w:rPr>
      </w:pPr>
    </w:p>
    <w:p w14:paraId="156D94BD" w14:textId="77777777" w:rsidR="0061154C" w:rsidRPr="0061154C" w:rsidRDefault="0061154C" w:rsidP="0061154C">
      <w:pPr>
        <w:rPr>
          <w:rFonts w:ascii="Palatino Linotype" w:eastAsia="Microsoft YaHei" w:hAnsi="Palatino Linotype"/>
        </w:rPr>
      </w:pPr>
    </w:p>
    <w:p w14:paraId="27EFC438" w14:textId="77777777" w:rsidR="0061154C" w:rsidRDefault="0061154C" w:rsidP="0061154C">
      <w:pPr>
        <w:rPr>
          <w:rFonts w:ascii="Palatino Linotype" w:eastAsia="Microsoft YaHei" w:hAnsi="Palatino Linotype"/>
        </w:rPr>
      </w:pPr>
    </w:p>
    <w:p w14:paraId="34475C9B" w14:textId="77777777" w:rsidR="00460F4D" w:rsidRPr="0061154C" w:rsidRDefault="0061154C" w:rsidP="0061154C">
      <w:pPr>
        <w:tabs>
          <w:tab w:val="left" w:pos="2369"/>
        </w:tabs>
        <w:rPr>
          <w:rFonts w:ascii="Palatino Linotype" w:eastAsia="Microsoft YaHei" w:hAnsi="Palatino Linotype"/>
        </w:rPr>
      </w:pPr>
      <w:r>
        <w:rPr>
          <w:rFonts w:ascii="Palatino Linotype" w:eastAsia="Microsoft YaHei" w:hAnsi="Palatino Linotype"/>
        </w:rPr>
        <w:tab/>
      </w:r>
    </w:p>
    <w:sectPr w:rsidR="00460F4D" w:rsidRPr="0061154C" w:rsidSect="00DD45AE">
      <w:pgSz w:w="12240" w:h="15840"/>
      <w:pgMar w:top="720" w:right="720" w:bottom="720" w:left="720" w:header="720" w:footer="794"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11" w:author="Polly Kam (IT)" w:date="2016-12-07T22:34:00Z" w:initials="PK(">
    <w:p w14:paraId="073E7144" w14:textId="4402BABF" w:rsidR="002E0FED" w:rsidRDefault="002E0FED">
      <w:pPr>
        <w:pStyle w:val="CommentText"/>
      </w:pPr>
      <w:r>
        <w:rPr>
          <w:rStyle w:val="CommentReference"/>
        </w:rPr>
        <w:annotationRef/>
      </w:r>
      <w:r>
        <w:t>Not understand</w:t>
      </w:r>
    </w:p>
    <w:p w14:paraId="09C459A8" w14:textId="77777777" w:rsidR="002E0FED" w:rsidRDefault="002E0FED">
      <w:pPr>
        <w:pStyle w:val="CommentText"/>
      </w:pPr>
    </w:p>
    <w:p w14:paraId="4CB02D31" w14:textId="4925A015" w:rsidR="002E0FED" w:rsidRPr="00685D77" w:rsidRDefault="002E0FED">
      <w:pPr>
        <w:pStyle w:val="CommentText"/>
        <w:rPr>
          <w:highlight w:val="yellow"/>
        </w:rPr>
      </w:pPr>
      <w:r w:rsidRPr="00685D77">
        <w:rPr>
          <w:highlight w:val="yellow"/>
        </w:rPr>
        <w:t>Table list to be updated</w:t>
      </w:r>
    </w:p>
    <w:p w14:paraId="1DC27C42" w14:textId="442BAECE" w:rsidR="002E0FED" w:rsidRDefault="002E0FED">
      <w:pPr>
        <w:pStyle w:val="CommentText"/>
      </w:pPr>
      <w:r w:rsidRPr="00685D77">
        <w:rPr>
          <w:highlight w:val="yellow"/>
        </w:rPr>
        <w:t>From Polly provided list, mark down which ta</w:t>
      </w:r>
      <w:r>
        <w:rPr>
          <w:highlight w:val="yellow"/>
        </w:rPr>
        <w:t>ble can be handle and which can</w:t>
      </w:r>
      <w:r w:rsidRPr="00685D77">
        <w:rPr>
          <w:highlight w:val="yellow"/>
        </w:rPr>
        <w:t>t</w:t>
      </w:r>
    </w:p>
  </w:comment>
  <w:comment w:id="212" w:author="Polly Kam (IT)" w:date="2016-12-07T22:36:00Z" w:initials="PK(">
    <w:p w14:paraId="2FB9CA1A" w14:textId="250DBA0B" w:rsidR="002E0FED" w:rsidRDefault="002E0FED">
      <w:pPr>
        <w:pStyle w:val="CommentText"/>
      </w:pPr>
      <w:r>
        <w:rPr>
          <w:rStyle w:val="CommentReference"/>
        </w:rPr>
        <w:annotationRef/>
      </w:r>
      <w:r>
        <w:t>A table in current polling server?</w:t>
      </w:r>
    </w:p>
  </w:comment>
  <w:comment w:id="213" w:author="Polly Kam (IT)" w:date="2016-12-07T22:38:00Z" w:initials="PK(">
    <w:p w14:paraId="63FFED40" w14:textId="77777777" w:rsidR="002E0FED" w:rsidRDefault="002E0FED" w:rsidP="003D63F9">
      <w:pPr>
        <w:pStyle w:val="CommentText"/>
        <w:numPr>
          <w:ilvl w:val="0"/>
          <w:numId w:val="38"/>
        </w:numPr>
      </w:pPr>
      <w:r>
        <w:rPr>
          <w:rStyle w:val="CommentReference"/>
        </w:rPr>
        <w:annotationRef/>
      </w:r>
      <w:r>
        <w:t>What is “Order extra info”?</w:t>
      </w:r>
    </w:p>
    <w:p w14:paraId="5AD96052" w14:textId="5B4DDA1A" w:rsidR="002E0FED" w:rsidRDefault="002E0FED" w:rsidP="00685D77">
      <w:pPr>
        <w:pStyle w:val="CommentText"/>
      </w:pPr>
      <w:r>
        <w:tab/>
      </w:r>
      <w:r>
        <w:tab/>
      </w:r>
      <w:r>
        <w:tab/>
      </w:r>
      <w:r>
        <w:tab/>
        <w:t xml:space="preserve"> </w:t>
      </w:r>
      <w:r w:rsidRPr="00685D77">
        <w:rPr>
          <w:highlight w:val="yellow"/>
        </w:rPr>
        <w:t>Add back exact table name</w:t>
      </w:r>
      <w:r>
        <w:t xml:space="preserve"> </w:t>
      </w:r>
    </w:p>
    <w:p w14:paraId="05AACB9D" w14:textId="2698C3A4" w:rsidR="002E0FED" w:rsidRDefault="002E0FED" w:rsidP="003D63F9">
      <w:pPr>
        <w:pStyle w:val="CommentText"/>
        <w:numPr>
          <w:ilvl w:val="0"/>
          <w:numId w:val="38"/>
        </w:numPr>
      </w:pPr>
      <w:r>
        <w:t>How about “item”, “itemstock”,”trans_type”, “emfc_trans_log”,”convert_log”, “redeemed_coupon”?</w:t>
      </w:r>
    </w:p>
    <w:p w14:paraId="39B3114E" w14:textId="29CEC79F" w:rsidR="002E0FED" w:rsidRDefault="002E0FED" w:rsidP="003D63F9">
      <w:pPr>
        <w:pStyle w:val="CommentText"/>
        <w:numPr>
          <w:ilvl w:val="0"/>
          <w:numId w:val="38"/>
        </w:numPr>
      </w:pPr>
      <w:r>
        <w:t>What is the logic for these tables?</w:t>
      </w:r>
    </w:p>
    <w:p w14:paraId="76428C54" w14:textId="77777777" w:rsidR="002E0FED" w:rsidRDefault="002E0FED" w:rsidP="00685D77">
      <w:pPr>
        <w:pStyle w:val="CommentText"/>
      </w:pPr>
    </w:p>
    <w:p w14:paraId="68974653" w14:textId="6976CE56" w:rsidR="002E0FED" w:rsidRDefault="002E0FED" w:rsidP="00685D77">
      <w:pPr>
        <w:pStyle w:val="CommentText"/>
      </w:pPr>
      <w:r w:rsidRPr="00685D77">
        <w:rPr>
          <w:highlight w:val="yellow"/>
        </w:rPr>
        <w:t>Refer Polly provided table list</w:t>
      </w:r>
    </w:p>
  </w:comment>
  <w:comment w:id="220" w:author="Polly Kam (IT)" w:date="2016-12-07T23:07:00Z" w:initials="PK(">
    <w:p w14:paraId="464B99AB" w14:textId="667F41BA" w:rsidR="002E0FED" w:rsidRDefault="002E0FED">
      <w:pPr>
        <w:pStyle w:val="CommentText"/>
      </w:pPr>
      <w:r>
        <w:rPr>
          <w:rStyle w:val="CommentReference"/>
        </w:rPr>
        <w:annotationRef/>
      </w:r>
      <w:r>
        <w:t>As I know, current polling system will check no. of records and check sum for each polling tables to ensure data transfer from POS to polling server is completed.</w:t>
      </w:r>
    </w:p>
    <w:p w14:paraId="466D9FD0" w14:textId="77777777" w:rsidR="002E0FED" w:rsidRDefault="002E0FED">
      <w:pPr>
        <w:pStyle w:val="CommentText"/>
      </w:pPr>
    </w:p>
    <w:p w14:paraId="0B1CC560" w14:textId="7C44492E" w:rsidR="002E0FED" w:rsidRDefault="002E0FED">
      <w:pPr>
        <w:pStyle w:val="CommentText"/>
      </w:pPr>
      <w:r w:rsidRPr="00FF6FCE">
        <w:rPr>
          <w:highlight w:val="yellow"/>
        </w:rPr>
        <w:t>Noted</w:t>
      </w:r>
      <w:r>
        <w:t xml:space="preserve"> </w:t>
      </w:r>
    </w:p>
  </w:comment>
  <w:comment w:id="221" w:author="Polly Kam (IT)" w:date="2016-12-07T23:08:00Z" w:initials="PK(">
    <w:p w14:paraId="7AB20008" w14:textId="34679DB9" w:rsidR="002E0FED" w:rsidRDefault="002E0FED" w:rsidP="001A09AF">
      <w:pPr>
        <w:pStyle w:val="CommentText"/>
        <w:numPr>
          <w:ilvl w:val="0"/>
          <w:numId w:val="39"/>
        </w:numPr>
      </w:pPr>
      <w:r>
        <w:rPr>
          <w:rStyle w:val="CommentReference"/>
        </w:rPr>
        <w:annotationRef/>
      </w:r>
      <w:r>
        <w:t>Need to check no. of records and check sum</w:t>
      </w:r>
    </w:p>
    <w:p w14:paraId="061A8DF7" w14:textId="73FC3633" w:rsidR="002E0FED" w:rsidRDefault="002E0FED" w:rsidP="001A09AF">
      <w:pPr>
        <w:pStyle w:val="CommentText"/>
        <w:numPr>
          <w:ilvl w:val="0"/>
          <w:numId w:val="39"/>
        </w:numPr>
      </w:pPr>
      <w:r>
        <w:t>Ensure order, item and payment table has at least one record for each complete transaction</w:t>
      </w:r>
    </w:p>
    <w:p w14:paraId="294F2F78" w14:textId="5E92D37A" w:rsidR="002E0FED" w:rsidRDefault="002E0FED" w:rsidP="00570F80">
      <w:pPr>
        <w:pStyle w:val="CommentText"/>
      </w:pPr>
      <w:r>
        <w:t>Noted. At leaset one payment in order</w:t>
      </w:r>
    </w:p>
    <w:p w14:paraId="2F67E952" w14:textId="77777777" w:rsidR="002E0FED" w:rsidRDefault="002E0FED" w:rsidP="00FF6FCE">
      <w:pPr>
        <w:pStyle w:val="CommentText"/>
      </w:pPr>
    </w:p>
    <w:p w14:paraId="191833FB" w14:textId="578334E7" w:rsidR="002E0FED" w:rsidRDefault="002E0FED" w:rsidP="00FF6FCE">
      <w:pPr>
        <w:pStyle w:val="CommentText"/>
      </w:pPr>
      <w:r w:rsidRPr="00FF6FCE">
        <w:rPr>
          <w:highlight w:val="yellow"/>
        </w:rPr>
        <w:t>Noted</w:t>
      </w:r>
      <w:r>
        <w:t xml:space="preserv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DC27C42" w15:done="0"/>
  <w15:commentEx w15:paraId="2FB9CA1A" w15:done="0"/>
  <w15:commentEx w15:paraId="68974653" w15:done="0"/>
  <w15:commentEx w15:paraId="0B1CC560" w15:done="0"/>
  <w15:commentEx w15:paraId="191833F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EBB3D9" w14:textId="77777777" w:rsidR="00B06FE6" w:rsidRDefault="00B06FE6" w:rsidP="008D7BAB">
      <w:pPr>
        <w:spacing w:after="0" w:line="240" w:lineRule="auto"/>
      </w:pPr>
      <w:r>
        <w:separator/>
      </w:r>
    </w:p>
  </w:endnote>
  <w:endnote w:type="continuationSeparator" w:id="0">
    <w:p w14:paraId="1BFAF521" w14:textId="77777777" w:rsidR="00B06FE6" w:rsidRDefault="00B06FE6" w:rsidP="008D7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PMingLiU">
    <w:altName w:val="Malgun Gothic Semilight"/>
    <w:panose1 w:val="02020500000000000000"/>
    <w:charset w:val="88"/>
    <w:family w:val="auto"/>
    <w:notTrueType/>
    <w:pitch w:val="variable"/>
    <w:sig w:usb0="00000000" w:usb1="08080000" w:usb2="00000010" w:usb3="00000000" w:csb0="00100000"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8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Times New Roman"/>
    <w:panose1 w:val="020B07040202020202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918D9" w14:textId="208F1086" w:rsidR="002E0FED" w:rsidRPr="0061154C" w:rsidRDefault="002E0FED" w:rsidP="008D7BAB">
    <w:pPr>
      <w:pStyle w:val="Footer"/>
      <w:ind w:right="440"/>
      <w:rPr>
        <w:rFonts w:ascii="Palatino Linotype" w:hAnsi="Palatino Linotype"/>
        <w:sz w:val="18"/>
      </w:rPr>
    </w:pPr>
    <w:r w:rsidRPr="0061154C">
      <w:rPr>
        <w:rFonts w:ascii="Palatino Linotype" w:hAnsi="Palatino Linotype"/>
        <w:sz w:val="18"/>
      </w:rPr>
      <w:t>Requirement Definition</w:t>
    </w:r>
    <w:r w:rsidRPr="0061154C">
      <w:rPr>
        <w:rFonts w:ascii="Palatino Linotype" w:hAnsi="Palatino Linotype"/>
        <w:sz w:val="18"/>
      </w:rPr>
      <w:tab/>
    </w:r>
    <w:sdt>
      <w:sdtPr>
        <w:rPr>
          <w:rFonts w:ascii="Palatino Linotype" w:hAnsi="Palatino Linotype"/>
          <w:sz w:val="18"/>
        </w:rPr>
        <w:id w:val="-103429775"/>
        <w:docPartObj>
          <w:docPartGallery w:val="Page Numbers (Bottom of Page)"/>
          <w:docPartUnique/>
        </w:docPartObj>
      </w:sdtPr>
      <w:sdtContent>
        <w:sdt>
          <w:sdtPr>
            <w:rPr>
              <w:rFonts w:ascii="Palatino Linotype" w:hAnsi="Palatino Linotype"/>
              <w:sz w:val="18"/>
            </w:rPr>
            <w:id w:val="1613932008"/>
            <w:docPartObj>
              <w:docPartGallery w:val="Page Numbers (Top of Page)"/>
              <w:docPartUnique/>
            </w:docPartObj>
          </w:sdtPr>
          <w:sdtContent>
            <w:r w:rsidRPr="0061154C">
              <w:rPr>
                <w:rFonts w:ascii="Palatino Linotype" w:hAnsi="Palatino Linotype"/>
                <w:sz w:val="18"/>
              </w:rPr>
              <w:t xml:space="preserve">Page </w:t>
            </w:r>
            <w:r w:rsidRPr="0061154C">
              <w:rPr>
                <w:rFonts w:ascii="Palatino Linotype" w:hAnsi="Palatino Linotype"/>
                <w:b/>
                <w:bCs/>
                <w:sz w:val="20"/>
                <w:szCs w:val="24"/>
              </w:rPr>
              <w:fldChar w:fldCharType="begin"/>
            </w:r>
            <w:r w:rsidRPr="0061154C">
              <w:rPr>
                <w:rFonts w:ascii="Palatino Linotype" w:hAnsi="Palatino Linotype"/>
                <w:b/>
                <w:bCs/>
                <w:sz w:val="18"/>
              </w:rPr>
              <w:instrText xml:space="preserve"> PAGE </w:instrText>
            </w:r>
            <w:r w:rsidRPr="0061154C">
              <w:rPr>
                <w:rFonts w:ascii="Palatino Linotype" w:hAnsi="Palatino Linotype"/>
                <w:b/>
                <w:bCs/>
                <w:sz w:val="20"/>
                <w:szCs w:val="24"/>
              </w:rPr>
              <w:fldChar w:fldCharType="separate"/>
            </w:r>
            <w:r w:rsidR="001F5740">
              <w:rPr>
                <w:rFonts w:ascii="Palatino Linotype" w:hAnsi="Palatino Linotype"/>
                <w:b/>
                <w:bCs/>
                <w:noProof/>
                <w:sz w:val="18"/>
              </w:rPr>
              <w:t>20</w:t>
            </w:r>
            <w:r w:rsidRPr="0061154C">
              <w:rPr>
                <w:rFonts w:ascii="Palatino Linotype" w:hAnsi="Palatino Linotype"/>
                <w:b/>
                <w:bCs/>
                <w:sz w:val="20"/>
                <w:szCs w:val="24"/>
              </w:rPr>
              <w:fldChar w:fldCharType="end"/>
            </w:r>
            <w:r w:rsidRPr="0061154C">
              <w:rPr>
                <w:rFonts w:ascii="Palatino Linotype" w:hAnsi="Palatino Linotype"/>
                <w:sz w:val="18"/>
              </w:rPr>
              <w:t xml:space="preserve"> of </w:t>
            </w:r>
            <w:r w:rsidRPr="0061154C">
              <w:rPr>
                <w:rFonts w:ascii="Palatino Linotype" w:hAnsi="Palatino Linotype"/>
                <w:b/>
                <w:bCs/>
                <w:sz w:val="20"/>
                <w:szCs w:val="24"/>
              </w:rPr>
              <w:fldChar w:fldCharType="begin"/>
            </w:r>
            <w:r w:rsidRPr="0061154C">
              <w:rPr>
                <w:rFonts w:ascii="Palatino Linotype" w:hAnsi="Palatino Linotype"/>
                <w:b/>
                <w:bCs/>
                <w:sz w:val="18"/>
              </w:rPr>
              <w:instrText xml:space="preserve"> NUMPAGES  </w:instrText>
            </w:r>
            <w:r w:rsidRPr="0061154C">
              <w:rPr>
                <w:rFonts w:ascii="Palatino Linotype" w:hAnsi="Palatino Linotype"/>
                <w:b/>
                <w:bCs/>
                <w:sz w:val="20"/>
                <w:szCs w:val="24"/>
              </w:rPr>
              <w:fldChar w:fldCharType="separate"/>
            </w:r>
            <w:r w:rsidR="001F5740">
              <w:rPr>
                <w:rFonts w:ascii="Palatino Linotype" w:hAnsi="Palatino Linotype"/>
                <w:b/>
                <w:bCs/>
                <w:noProof/>
                <w:sz w:val="18"/>
              </w:rPr>
              <w:t>67</w:t>
            </w:r>
            <w:r w:rsidRPr="0061154C">
              <w:rPr>
                <w:rFonts w:ascii="Palatino Linotype" w:hAnsi="Palatino Linotype"/>
                <w:b/>
                <w:bCs/>
                <w:sz w:val="20"/>
                <w:szCs w:val="24"/>
              </w:rPr>
              <w:fldChar w:fldCharType="end"/>
            </w:r>
          </w:sdtContent>
        </w:sdt>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25F94" w14:textId="00F5B63E" w:rsidR="002E0FED" w:rsidRPr="0061154C" w:rsidRDefault="002E0FED" w:rsidP="008D7BAB">
    <w:pPr>
      <w:pStyle w:val="Footer"/>
      <w:ind w:right="440"/>
      <w:rPr>
        <w:rFonts w:ascii="Palatino Linotype" w:hAnsi="Palatino Linotype"/>
        <w:sz w:val="18"/>
      </w:rPr>
    </w:pPr>
    <w:r w:rsidRPr="0061154C">
      <w:rPr>
        <w:rFonts w:ascii="Palatino Linotype" w:hAnsi="Palatino Linotype"/>
        <w:sz w:val="18"/>
      </w:rPr>
      <w:t>Requirement Definition</w:t>
    </w:r>
    <w:r w:rsidRPr="0061154C">
      <w:rPr>
        <w:rFonts w:ascii="Palatino Linotype" w:hAnsi="Palatino Linotype"/>
        <w:sz w:val="18"/>
      </w:rPr>
      <w:tab/>
    </w:r>
    <w:sdt>
      <w:sdtPr>
        <w:rPr>
          <w:rFonts w:ascii="Palatino Linotype" w:hAnsi="Palatino Linotype"/>
          <w:sz w:val="18"/>
        </w:rPr>
        <w:id w:val="1366405855"/>
        <w:docPartObj>
          <w:docPartGallery w:val="Page Numbers (Bottom of Page)"/>
          <w:docPartUnique/>
        </w:docPartObj>
      </w:sdtPr>
      <w:sdtContent>
        <w:sdt>
          <w:sdtPr>
            <w:rPr>
              <w:rFonts w:ascii="Palatino Linotype" w:hAnsi="Palatino Linotype"/>
              <w:sz w:val="18"/>
            </w:rPr>
            <w:id w:val="-2116824707"/>
            <w:docPartObj>
              <w:docPartGallery w:val="Page Numbers (Top of Page)"/>
              <w:docPartUnique/>
            </w:docPartObj>
          </w:sdtPr>
          <w:sdtContent>
            <w:r w:rsidRPr="0061154C">
              <w:rPr>
                <w:rFonts w:ascii="Palatino Linotype" w:hAnsi="Palatino Linotype"/>
                <w:sz w:val="18"/>
              </w:rPr>
              <w:t xml:space="preserve">Page </w:t>
            </w:r>
            <w:r w:rsidRPr="0061154C">
              <w:rPr>
                <w:rFonts w:ascii="Palatino Linotype" w:hAnsi="Palatino Linotype"/>
                <w:b/>
                <w:bCs/>
                <w:sz w:val="20"/>
                <w:szCs w:val="24"/>
              </w:rPr>
              <w:fldChar w:fldCharType="begin"/>
            </w:r>
            <w:r w:rsidRPr="0061154C">
              <w:rPr>
                <w:rFonts w:ascii="Palatino Linotype" w:hAnsi="Palatino Linotype"/>
                <w:b/>
                <w:bCs/>
                <w:sz w:val="18"/>
              </w:rPr>
              <w:instrText xml:space="preserve"> PAGE </w:instrText>
            </w:r>
            <w:r w:rsidRPr="0061154C">
              <w:rPr>
                <w:rFonts w:ascii="Palatino Linotype" w:hAnsi="Palatino Linotype"/>
                <w:b/>
                <w:bCs/>
                <w:sz w:val="20"/>
                <w:szCs w:val="24"/>
              </w:rPr>
              <w:fldChar w:fldCharType="separate"/>
            </w:r>
            <w:r w:rsidR="007A608F">
              <w:rPr>
                <w:rFonts w:ascii="Palatino Linotype" w:hAnsi="Palatino Linotype"/>
                <w:b/>
                <w:bCs/>
                <w:noProof/>
                <w:sz w:val="18"/>
              </w:rPr>
              <w:t>29</w:t>
            </w:r>
            <w:r w:rsidRPr="0061154C">
              <w:rPr>
                <w:rFonts w:ascii="Palatino Linotype" w:hAnsi="Palatino Linotype"/>
                <w:b/>
                <w:bCs/>
                <w:sz w:val="20"/>
                <w:szCs w:val="24"/>
              </w:rPr>
              <w:fldChar w:fldCharType="end"/>
            </w:r>
            <w:r w:rsidRPr="0061154C">
              <w:rPr>
                <w:rFonts w:ascii="Palatino Linotype" w:hAnsi="Palatino Linotype"/>
                <w:sz w:val="18"/>
              </w:rPr>
              <w:t xml:space="preserve"> of </w:t>
            </w:r>
            <w:r w:rsidRPr="0061154C">
              <w:rPr>
                <w:rFonts w:ascii="Palatino Linotype" w:hAnsi="Palatino Linotype"/>
                <w:b/>
                <w:bCs/>
                <w:sz w:val="20"/>
                <w:szCs w:val="24"/>
              </w:rPr>
              <w:fldChar w:fldCharType="begin"/>
            </w:r>
            <w:r w:rsidRPr="0061154C">
              <w:rPr>
                <w:rFonts w:ascii="Palatino Linotype" w:hAnsi="Palatino Linotype"/>
                <w:b/>
                <w:bCs/>
                <w:sz w:val="18"/>
              </w:rPr>
              <w:instrText xml:space="preserve"> NUMPAGES  </w:instrText>
            </w:r>
            <w:r w:rsidRPr="0061154C">
              <w:rPr>
                <w:rFonts w:ascii="Palatino Linotype" w:hAnsi="Palatino Linotype"/>
                <w:b/>
                <w:bCs/>
                <w:sz w:val="20"/>
                <w:szCs w:val="24"/>
              </w:rPr>
              <w:fldChar w:fldCharType="separate"/>
            </w:r>
            <w:r w:rsidR="007A608F">
              <w:rPr>
                <w:rFonts w:ascii="Palatino Linotype" w:hAnsi="Palatino Linotype"/>
                <w:b/>
                <w:bCs/>
                <w:noProof/>
                <w:sz w:val="18"/>
              </w:rPr>
              <w:t>67</w:t>
            </w:r>
            <w:r w:rsidRPr="0061154C">
              <w:rPr>
                <w:rFonts w:ascii="Palatino Linotype" w:hAnsi="Palatino Linotype"/>
                <w:b/>
                <w:bCs/>
                <w:sz w:val="20"/>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9EE132" w14:textId="77777777" w:rsidR="00B06FE6" w:rsidRDefault="00B06FE6" w:rsidP="008D7BAB">
      <w:pPr>
        <w:spacing w:after="0" w:line="240" w:lineRule="auto"/>
      </w:pPr>
      <w:r>
        <w:separator/>
      </w:r>
    </w:p>
  </w:footnote>
  <w:footnote w:type="continuationSeparator" w:id="0">
    <w:p w14:paraId="3A37BD3F" w14:textId="77777777" w:rsidR="00B06FE6" w:rsidRDefault="00B06FE6" w:rsidP="008D7B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325555" w14:textId="77777777" w:rsidR="002E0FED" w:rsidRDefault="002E0FED">
    <w:pPr>
      <w:pStyle w:val="Header"/>
    </w:pPr>
    <w:r>
      <w:tab/>
    </w:r>
    <w:r>
      <w:tab/>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3DEB2" w14:textId="77777777" w:rsidR="002E0FED" w:rsidRDefault="002E0FED">
    <w:pPr>
      <w:pStyle w:val="Header"/>
    </w:pPr>
    <w:r>
      <w:tab/>
    </w:r>
    <w: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860476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EF6E3C"/>
    <w:multiLevelType w:val="hybridMultilevel"/>
    <w:tmpl w:val="0F64BBDE"/>
    <w:lvl w:ilvl="0" w:tplc="BF84DB42">
      <w:start w:val="1"/>
      <w:numFmt w:val="bullet"/>
      <w:lvlText w:val="-"/>
      <w:lvlJc w:val="left"/>
      <w:pPr>
        <w:ind w:left="360" w:hanging="360"/>
      </w:pPr>
      <w:rPr>
        <w:rFonts w:ascii="Palatino Linotype" w:eastAsiaTheme="minorEastAsia" w:hAnsi="Palatino Linotype"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2D2508"/>
    <w:multiLevelType w:val="hybridMultilevel"/>
    <w:tmpl w:val="B5E0D45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BD06A34"/>
    <w:multiLevelType w:val="hybridMultilevel"/>
    <w:tmpl w:val="E4F405D0"/>
    <w:lvl w:ilvl="0" w:tplc="40AC739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3C116DD"/>
    <w:multiLevelType w:val="hybridMultilevel"/>
    <w:tmpl w:val="07EA0D48"/>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4954E50"/>
    <w:multiLevelType w:val="hybridMultilevel"/>
    <w:tmpl w:val="1E76034E"/>
    <w:lvl w:ilvl="0" w:tplc="3C09000F">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6">
    <w:nsid w:val="1CEA728A"/>
    <w:multiLevelType w:val="hybridMultilevel"/>
    <w:tmpl w:val="D37E45F2"/>
    <w:lvl w:ilvl="0" w:tplc="BF84DB42">
      <w:start w:val="1"/>
      <w:numFmt w:val="bullet"/>
      <w:lvlText w:val="-"/>
      <w:lvlJc w:val="left"/>
      <w:pPr>
        <w:ind w:left="360" w:hanging="360"/>
      </w:pPr>
      <w:rPr>
        <w:rFonts w:ascii="Palatino Linotype" w:eastAsiaTheme="minorEastAsia" w:hAnsi="Palatino Linotype" w:cstheme="minorBidi"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nsid w:val="1FBE6E12"/>
    <w:multiLevelType w:val="hybridMultilevel"/>
    <w:tmpl w:val="E9388CF8"/>
    <w:lvl w:ilvl="0" w:tplc="8EB42710">
      <w:start w:val="1"/>
      <w:numFmt w:val="lowerLetter"/>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5C07765"/>
    <w:multiLevelType w:val="hybridMultilevel"/>
    <w:tmpl w:val="01068A3E"/>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9BD6DEC"/>
    <w:multiLevelType w:val="hybridMultilevel"/>
    <w:tmpl w:val="3A58B20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0237C2"/>
    <w:multiLevelType w:val="hybridMultilevel"/>
    <w:tmpl w:val="B23887F6"/>
    <w:lvl w:ilvl="0" w:tplc="339416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C254921"/>
    <w:multiLevelType w:val="hybridMultilevel"/>
    <w:tmpl w:val="636475AC"/>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D403AF4"/>
    <w:multiLevelType w:val="hybridMultilevel"/>
    <w:tmpl w:val="D506CE2A"/>
    <w:lvl w:ilvl="0" w:tplc="04090019">
      <w:start w:val="1"/>
      <w:numFmt w:val="lowerLetter"/>
      <w:lvlText w:val="%1)"/>
      <w:lvlJc w:val="left"/>
      <w:pPr>
        <w:ind w:left="840" w:hanging="42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69B0471"/>
    <w:multiLevelType w:val="hybridMultilevel"/>
    <w:tmpl w:val="5C826B20"/>
    <w:lvl w:ilvl="0" w:tplc="2B32884C">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EFC1853"/>
    <w:multiLevelType w:val="hybridMultilevel"/>
    <w:tmpl w:val="2DA2EB30"/>
    <w:lvl w:ilvl="0" w:tplc="A1D4B0B8">
      <w:numFmt w:val="bullet"/>
      <w:lvlText w:val="-"/>
      <w:lvlJc w:val="left"/>
      <w:pPr>
        <w:ind w:left="720" w:hanging="360"/>
      </w:pPr>
      <w:rPr>
        <w:rFonts w:ascii="Microsoft YaHei" w:eastAsia="Microsoft YaHei" w:hAnsi="Microsoft YaHei"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03031FF"/>
    <w:multiLevelType w:val="hybridMultilevel"/>
    <w:tmpl w:val="BAEC7186"/>
    <w:lvl w:ilvl="0" w:tplc="5C767090">
      <w:start w:val="5"/>
      <w:numFmt w:val="bullet"/>
      <w:lvlText w:val="-"/>
      <w:lvlJc w:val="left"/>
      <w:pPr>
        <w:ind w:left="720" w:hanging="360"/>
      </w:pPr>
      <w:rPr>
        <w:rFonts w:ascii="Palatino Linotype" w:eastAsia="Microsoft YaHei"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9F1766F"/>
    <w:multiLevelType w:val="hybridMultilevel"/>
    <w:tmpl w:val="C17C46F8"/>
    <w:lvl w:ilvl="0" w:tplc="3C09000F">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7">
    <w:nsid w:val="4A130322"/>
    <w:multiLevelType w:val="hybridMultilevel"/>
    <w:tmpl w:val="C42A0C24"/>
    <w:lvl w:ilvl="0" w:tplc="306AE0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0231BFD"/>
    <w:multiLevelType w:val="hybridMultilevel"/>
    <w:tmpl w:val="EBB41726"/>
    <w:lvl w:ilvl="0" w:tplc="1764D18E">
      <w:start w:val="1"/>
      <w:numFmt w:val="lowerLetter"/>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5F01A48"/>
    <w:multiLevelType w:val="hybridMultilevel"/>
    <w:tmpl w:val="DB3401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574A7D3E"/>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289"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5C0F0191"/>
    <w:multiLevelType w:val="hybridMultilevel"/>
    <w:tmpl w:val="07EA0D48"/>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D792E7A"/>
    <w:multiLevelType w:val="hybridMultilevel"/>
    <w:tmpl w:val="4A505042"/>
    <w:lvl w:ilvl="0" w:tplc="A3C40A44">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081707C"/>
    <w:multiLevelType w:val="hybridMultilevel"/>
    <w:tmpl w:val="E64EC2BC"/>
    <w:lvl w:ilvl="0" w:tplc="117C03B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1CD4356"/>
    <w:multiLevelType w:val="hybridMultilevel"/>
    <w:tmpl w:val="636475A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1E3035B"/>
    <w:multiLevelType w:val="hybridMultilevel"/>
    <w:tmpl w:val="FD3A4AF0"/>
    <w:lvl w:ilvl="0" w:tplc="325EA4E8">
      <w:start w:val="1"/>
      <w:numFmt w:val="lowerLetter"/>
      <w:lvlText w:val="%1)"/>
      <w:lvlJc w:val="left"/>
      <w:pPr>
        <w:ind w:left="360" w:hanging="360"/>
      </w:pPr>
      <w:rPr>
        <w:rFonts w:hint="eastAsia"/>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nsid w:val="61F131AD"/>
    <w:multiLevelType w:val="hybridMultilevel"/>
    <w:tmpl w:val="33C0AD8A"/>
    <w:lvl w:ilvl="0" w:tplc="EEE0CF32">
      <w:numFmt w:val="bullet"/>
      <w:lvlText w:val="-"/>
      <w:lvlJc w:val="left"/>
      <w:pPr>
        <w:ind w:left="720" w:hanging="360"/>
      </w:pPr>
      <w:rPr>
        <w:rFonts w:ascii="Microsoft YaHei" w:eastAsia="Microsoft YaHei" w:hAnsi="Microsoft YaHei"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C0D7604"/>
    <w:multiLevelType w:val="hybridMultilevel"/>
    <w:tmpl w:val="01068A3E"/>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F94579F"/>
    <w:multiLevelType w:val="hybridMultilevel"/>
    <w:tmpl w:val="E64EC2BC"/>
    <w:lvl w:ilvl="0" w:tplc="117C03B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0B5253D"/>
    <w:multiLevelType w:val="hybridMultilevel"/>
    <w:tmpl w:val="F550A1AC"/>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73C7A56"/>
    <w:multiLevelType w:val="hybridMultilevel"/>
    <w:tmpl w:val="01068A3E"/>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9A042C8"/>
    <w:multiLevelType w:val="hybridMultilevel"/>
    <w:tmpl w:val="B5FCF5A0"/>
    <w:lvl w:ilvl="0" w:tplc="0956AA7A">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7D0866E7"/>
    <w:multiLevelType w:val="hybridMultilevel"/>
    <w:tmpl w:val="9260F432"/>
    <w:lvl w:ilvl="0" w:tplc="0A70CFB2">
      <w:start w:val="9"/>
      <w:numFmt w:val="bullet"/>
      <w:lvlText w:val="-"/>
      <w:lvlJc w:val="left"/>
      <w:pPr>
        <w:ind w:left="720" w:hanging="360"/>
      </w:pPr>
      <w:rPr>
        <w:rFonts w:ascii="Palatino Linotype" w:eastAsiaTheme="minorEastAsia"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7DEA3FDD"/>
    <w:multiLevelType w:val="hybridMultilevel"/>
    <w:tmpl w:val="07EA0D48"/>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0"/>
  </w:num>
  <w:num w:numId="3">
    <w:abstractNumId w:val="13"/>
  </w:num>
  <w:num w:numId="4">
    <w:abstractNumId w:val="22"/>
  </w:num>
  <w:num w:numId="5">
    <w:abstractNumId w:val="1"/>
  </w:num>
  <w:num w:numId="6">
    <w:abstractNumId w:val="3"/>
  </w:num>
  <w:num w:numId="7">
    <w:abstractNumId w:val="17"/>
  </w:num>
  <w:num w:numId="8">
    <w:abstractNumId w:val="27"/>
  </w:num>
  <w:num w:numId="9">
    <w:abstractNumId w:val="23"/>
  </w:num>
  <w:num w:numId="10">
    <w:abstractNumId w:val="8"/>
  </w:num>
  <w:num w:numId="11">
    <w:abstractNumId w:val="10"/>
  </w:num>
  <w:num w:numId="12">
    <w:abstractNumId w:val="29"/>
  </w:num>
  <w:num w:numId="13">
    <w:abstractNumId w:val="11"/>
  </w:num>
  <w:num w:numId="14">
    <w:abstractNumId w:val="14"/>
  </w:num>
  <w:num w:numId="15">
    <w:abstractNumId w:val="26"/>
  </w:num>
  <w:num w:numId="16">
    <w:abstractNumId w:val="25"/>
  </w:num>
  <w:num w:numId="17">
    <w:abstractNumId w:val="18"/>
  </w:num>
  <w:num w:numId="18">
    <w:abstractNumId w:val="9"/>
  </w:num>
  <w:num w:numId="19">
    <w:abstractNumId w:val="7"/>
  </w:num>
  <w:num w:numId="20">
    <w:abstractNumId w:val="32"/>
  </w:num>
  <w:num w:numId="21">
    <w:abstractNumId w:val="28"/>
  </w:num>
  <w:num w:numId="22">
    <w:abstractNumId w:val="20"/>
  </w:num>
  <w:num w:numId="23">
    <w:abstractNumId w:val="20"/>
  </w:num>
  <w:num w:numId="24">
    <w:abstractNumId w:val="33"/>
  </w:num>
  <w:num w:numId="25">
    <w:abstractNumId w:val="19"/>
  </w:num>
  <w:num w:numId="26">
    <w:abstractNumId w:val="2"/>
  </w:num>
  <w:num w:numId="27">
    <w:abstractNumId w:val="6"/>
  </w:num>
  <w:num w:numId="28">
    <w:abstractNumId w:val="24"/>
  </w:num>
  <w:num w:numId="29">
    <w:abstractNumId w:val="12"/>
  </w:num>
  <w:num w:numId="30">
    <w:abstractNumId w:val="21"/>
  </w:num>
  <w:num w:numId="31">
    <w:abstractNumId w:val="20"/>
  </w:num>
  <w:num w:numId="32">
    <w:abstractNumId w:val="20"/>
  </w:num>
  <w:num w:numId="33">
    <w:abstractNumId w:val="4"/>
  </w:num>
  <w:num w:numId="34">
    <w:abstractNumId w:val="31"/>
  </w:num>
  <w:num w:numId="35">
    <w:abstractNumId w:val="20"/>
  </w:num>
  <w:num w:numId="36">
    <w:abstractNumId w:val="20"/>
  </w:num>
  <w:num w:numId="37">
    <w:abstractNumId w:val="30"/>
  </w:num>
  <w:num w:numId="38">
    <w:abstractNumId w:val="5"/>
  </w:num>
  <w:num w:numId="39">
    <w:abstractNumId w:val="16"/>
  </w:num>
  <w:num w:numId="40">
    <w:abstractNumId w:val="15"/>
  </w:num>
  <w:num w:numId="41">
    <w:abstractNumId w:val="20"/>
  </w:num>
  <w:num w:numId="42">
    <w:abstractNumId w:val="20"/>
  </w:num>
  <w:numIdMacAtCleanup w:val="1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n Chen">
    <w15:presenceInfo w15:providerId="Windows Live" w15:userId="39114e7f79bc0371"/>
  </w15:person>
  <w15:person w15:author="Polly Kam (IT)">
    <w15:presenceInfo w15:providerId="AD" w15:userId="S-1-5-21-583907252-1960408961-1801674531-3942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en-GB" w:vendorID="64" w:dllVersion="131078" w:nlCheck="1" w:checkStyle="1"/>
  <w:activeWritingStyle w:appName="MSWord" w:lang="en-AU" w:vendorID="64" w:dllVersion="131078" w:nlCheck="1" w:checkStyle="1"/>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D2D"/>
    <w:rsid w:val="000003EB"/>
    <w:rsid w:val="00001CE2"/>
    <w:rsid w:val="00011B9A"/>
    <w:rsid w:val="00013276"/>
    <w:rsid w:val="00014400"/>
    <w:rsid w:val="000150CA"/>
    <w:rsid w:val="0002435C"/>
    <w:rsid w:val="00032923"/>
    <w:rsid w:val="00033D38"/>
    <w:rsid w:val="0003433B"/>
    <w:rsid w:val="0003555D"/>
    <w:rsid w:val="0004002D"/>
    <w:rsid w:val="00040256"/>
    <w:rsid w:val="0004266B"/>
    <w:rsid w:val="000521C1"/>
    <w:rsid w:val="000539B7"/>
    <w:rsid w:val="000545D9"/>
    <w:rsid w:val="00054706"/>
    <w:rsid w:val="00055F21"/>
    <w:rsid w:val="00056942"/>
    <w:rsid w:val="00057C82"/>
    <w:rsid w:val="00061C86"/>
    <w:rsid w:val="00062201"/>
    <w:rsid w:val="00064A43"/>
    <w:rsid w:val="0007169F"/>
    <w:rsid w:val="00071D7E"/>
    <w:rsid w:val="00071E11"/>
    <w:rsid w:val="00073D81"/>
    <w:rsid w:val="000812BA"/>
    <w:rsid w:val="00082F25"/>
    <w:rsid w:val="00084668"/>
    <w:rsid w:val="00084986"/>
    <w:rsid w:val="00094593"/>
    <w:rsid w:val="000B1039"/>
    <w:rsid w:val="000B19F9"/>
    <w:rsid w:val="000B3F72"/>
    <w:rsid w:val="000B556C"/>
    <w:rsid w:val="000C3C9A"/>
    <w:rsid w:val="000C5B6E"/>
    <w:rsid w:val="000C5C50"/>
    <w:rsid w:val="000C6662"/>
    <w:rsid w:val="000E0320"/>
    <w:rsid w:val="000E1B41"/>
    <w:rsid w:val="000E544B"/>
    <w:rsid w:val="000F0D8D"/>
    <w:rsid w:val="000F1EF2"/>
    <w:rsid w:val="000F5510"/>
    <w:rsid w:val="000F67A7"/>
    <w:rsid w:val="000F72C3"/>
    <w:rsid w:val="00100E58"/>
    <w:rsid w:val="0010707D"/>
    <w:rsid w:val="001072F8"/>
    <w:rsid w:val="00110074"/>
    <w:rsid w:val="001116BB"/>
    <w:rsid w:val="00112404"/>
    <w:rsid w:val="00114446"/>
    <w:rsid w:val="001160A9"/>
    <w:rsid w:val="001228F0"/>
    <w:rsid w:val="00130821"/>
    <w:rsid w:val="00134FC6"/>
    <w:rsid w:val="00141BDA"/>
    <w:rsid w:val="00145009"/>
    <w:rsid w:val="00150130"/>
    <w:rsid w:val="001505BA"/>
    <w:rsid w:val="00151A88"/>
    <w:rsid w:val="001553FA"/>
    <w:rsid w:val="0015743C"/>
    <w:rsid w:val="001627BD"/>
    <w:rsid w:val="00165C2D"/>
    <w:rsid w:val="0016619E"/>
    <w:rsid w:val="001739F6"/>
    <w:rsid w:val="0017505A"/>
    <w:rsid w:val="00175D3F"/>
    <w:rsid w:val="001814AB"/>
    <w:rsid w:val="001828B5"/>
    <w:rsid w:val="001835EC"/>
    <w:rsid w:val="00185972"/>
    <w:rsid w:val="00187054"/>
    <w:rsid w:val="00187C32"/>
    <w:rsid w:val="001956B1"/>
    <w:rsid w:val="00197E65"/>
    <w:rsid w:val="001A09AF"/>
    <w:rsid w:val="001A2DB4"/>
    <w:rsid w:val="001B2197"/>
    <w:rsid w:val="001B2684"/>
    <w:rsid w:val="001C0BEE"/>
    <w:rsid w:val="001C3F48"/>
    <w:rsid w:val="001C5938"/>
    <w:rsid w:val="001C685A"/>
    <w:rsid w:val="001C7649"/>
    <w:rsid w:val="001C7EF0"/>
    <w:rsid w:val="001D79DF"/>
    <w:rsid w:val="001F0E39"/>
    <w:rsid w:val="001F2FE6"/>
    <w:rsid w:val="001F5555"/>
    <w:rsid w:val="001F5740"/>
    <w:rsid w:val="001F5AA7"/>
    <w:rsid w:val="0020279C"/>
    <w:rsid w:val="002041D0"/>
    <w:rsid w:val="0020580B"/>
    <w:rsid w:val="00205F6F"/>
    <w:rsid w:val="00206DA5"/>
    <w:rsid w:val="002108A2"/>
    <w:rsid w:val="00210C44"/>
    <w:rsid w:val="00211DF8"/>
    <w:rsid w:val="00211F60"/>
    <w:rsid w:val="002126E1"/>
    <w:rsid w:val="00213671"/>
    <w:rsid w:val="00214D23"/>
    <w:rsid w:val="00215F58"/>
    <w:rsid w:val="00222F78"/>
    <w:rsid w:val="00223F51"/>
    <w:rsid w:val="002265DC"/>
    <w:rsid w:val="002329C1"/>
    <w:rsid w:val="002341FA"/>
    <w:rsid w:val="0023542D"/>
    <w:rsid w:val="00240CA9"/>
    <w:rsid w:val="0024148A"/>
    <w:rsid w:val="002429D9"/>
    <w:rsid w:val="00253316"/>
    <w:rsid w:val="00253B83"/>
    <w:rsid w:val="0025730F"/>
    <w:rsid w:val="002615BD"/>
    <w:rsid w:val="002639FA"/>
    <w:rsid w:val="002701F5"/>
    <w:rsid w:val="0027234F"/>
    <w:rsid w:val="00276ED5"/>
    <w:rsid w:val="002813FF"/>
    <w:rsid w:val="00290061"/>
    <w:rsid w:val="00290451"/>
    <w:rsid w:val="00293283"/>
    <w:rsid w:val="002942E7"/>
    <w:rsid w:val="002945A1"/>
    <w:rsid w:val="0029730E"/>
    <w:rsid w:val="00297F55"/>
    <w:rsid w:val="002A1938"/>
    <w:rsid w:val="002A5A14"/>
    <w:rsid w:val="002A7F92"/>
    <w:rsid w:val="002B0E38"/>
    <w:rsid w:val="002B2329"/>
    <w:rsid w:val="002B3713"/>
    <w:rsid w:val="002C33B6"/>
    <w:rsid w:val="002D633D"/>
    <w:rsid w:val="002E0FED"/>
    <w:rsid w:val="002E2CFC"/>
    <w:rsid w:val="002E65DE"/>
    <w:rsid w:val="002F7EA2"/>
    <w:rsid w:val="00301446"/>
    <w:rsid w:val="003041E1"/>
    <w:rsid w:val="00304DFA"/>
    <w:rsid w:val="00307FFB"/>
    <w:rsid w:val="003177F2"/>
    <w:rsid w:val="00331A36"/>
    <w:rsid w:val="00332BA8"/>
    <w:rsid w:val="00337895"/>
    <w:rsid w:val="00343B23"/>
    <w:rsid w:val="00345D44"/>
    <w:rsid w:val="003524C0"/>
    <w:rsid w:val="0035262A"/>
    <w:rsid w:val="00360F6C"/>
    <w:rsid w:val="00367588"/>
    <w:rsid w:val="00373224"/>
    <w:rsid w:val="00380544"/>
    <w:rsid w:val="00390376"/>
    <w:rsid w:val="00396E19"/>
    <w:rsid w:val="003A06EA"/>
    <w:rsid w:val="003A3B25"/>
    <w:rsid w:val="003A772F"/>
    <w:rsid w:val="003B0A82"/>
    <w:rsid w:val="003B2E24"/>
    <w:rsid w:val="003B6170"/>
    <w:rsid w:val="003B642F"/>
    <w:rsid w:val="003C54CD"/>
    <w:rsid w:val="003C553D"/>
    <w:rsid w:val="003C5DC6"/>
    <w:rsid w:val="003C730A"/>
    <w:rsid w:val="003D4291"/>
    <w:rsid w:val="003D4F62"/>
    <w:rsid w:val="003D5002"/>
    <w:rsid w:val="003D63F9"/>
    <w:rsid w:val="003E02E8"/>
    <w:rsid w:val="003E54C1"/>
    <w:rsid w:val="003F1E80"/>
    <w:rsid w:val="003F48AD"/>
    <w:rsid w:val="004035A7"/>
    <w:rsid w:val="0041222E"/>
    <w:rsid w:val="00420047"/>
    <w:rsid w:val="00440B34"/>
    <w:rsid w:val="00441697"/>
    <w:rsid w:val="0044500B"/>
    <w:rsid w:val="004516FA"/>
    <w:rsid w:val="004530BB"/>
    <w:rsid w:val="004533E2"/>
    <w:rsid w:val="00457418"/>
    <w:rsid w:val="00460F4D"/>
    <w:rsid w:val="00464332"/>
    <w:rsid w:val="0046512D"/>
    <w:rsid w:val="004666E3"/>
    <w:rsid w:val="00485B40"/>
    <w:rsid w:val="00496CB4"/>
    <w:rsid w:val="004A11E7"/>
    <w:rsid w:val="004A4443"/>
    <w:rsid w:val="004A4D08"/>
    <w:rsid w:val="004A54AF"/>
    <w:rsid w:val="004B011B"/>
    <w:rsid w:val="004B6EB7"/>
    <w:rsid w:val="004C1D64"/>
    <w:rsid w:val="004C60AE"/>
    <w:rsid w:val="004D02D2"/>
    <w:rsid w:val="004D7C59"/>
    <w:rsid w:val="004E004E"/>
    <w:rsid w:val="004E1819"/>
    <w:rsid w:val="004E3805"/>
    <w:rsid w:val="004E7CEC"/>
    <w:rsid w:val="004F4B87"/>
    <w:rsid w:val="00501756"/>
    <w:rsid w:val="005060B2"/>
    <w:rsid w:val="00506802"/>
    <w:rsid w:val="0051008E"/>
    <w:rsid w:val="00513841"/>
    <w:rsid w:val="0051478A"/>
    <w:rsid w:val="00514A26"/>
    <w:rsid w:val="00524C81"/>
    <w:rsid w:val="00525FEB"/>
    <w:rsid w:val="00526E94"/>
    <w:rsid w:val="005273BA"/>
    <w:rsid w:val="00531F6B"/>
    <w:rsid w:val="00534BCC"/>
    <w:rsid w:val="00535F8B"/>
    <w:rsid w:val="005436E9"/>
    <w:rsid w:val="00550D22"/>
    <w:rsid w:val="00550E2A"/>
    <w:rsid w:val="0055391A"/>
    <w:rsid w:val="00553FC1"/>
    <w:rsid w:val="00556B07"/>
    <w:rsid w:val="00561E24"/>
    <w:rsid w:val="005656B9"/>
    <w:rsid w:val="00570F80"/>
    <w:rsid w:val="00573151"/>
    <w:rsid w:val="00583D6E"/>
    <w:rsid w:val="0058426D"/>
    <w:rsid w:val="00585026"/>
    <w:rsid w:val="00587B46"/>
    <w:rsid w:val="00591E8F"/>
    <w:rsid w:val="00594EE3"/>
    <w:rsid w:val="005A0AD3"/>
    <w:rsid w:val="005A3C22"/>
    <w:rsid w:val="005A5979"/>
    <w:rsid w:val="005A7A11"/>
    <w:rsid w:val="005B0B55"/>
    <w:rsid w:val="005B21C6"/>
    <w:rsid w:val="005B4A05"/>
    <w:rsid w:val="005B7E2E"/>
    <w:rsid w:val="005C1C00"/>
    <w:rsid w:val="005C3C95"/>
    <w:rsid w:val="005C5247"/>
    <w:rsid w:val="005D372D"/>
    <w:rsid w:val="005D7940"/>
    <w:rsid w:val="005E2989"/>
    <w:rsid w:val="005E595D"/>
    <w:rsid w:val="005E691D"/>
    <w:rsid w:val="005F0B2F"/>
    <w:rsid w:val="005F24C9"/>
    <w:rsid w:val="005F3D2E"/>
    <w:rsid w:val="0060272F"/>
    <w:rsid w:val="00605BBE"/>
    <w:rsid w:val="00610E0A"/>
    <w:rsid w:val="0061154C"/>
    <w:rsid w:val="00613BEA"/>
    <w:rsid w:val="0061417B"/>
    <w:rsid w:val="00620528"/>
    <w:rsid w:val="00631187"/>
    <w:rsid w:val="00633EF1"/>
    <w:rsid w:val="00634DA5"/>
    <w:rsid w:val="00635A9B"/>
    <w:rsid w:val="00636DED"/>
    <w:rsid w:val="006435BF"/>
    <w:rsid w:val="0064399A"/>
    <w:rsid w:val="00643BBE"/>
    <w:rsid w:val="00644FA5"/>
    <w:rsid w:val="00652878"/>
    <w:rsid w:val="00674CC8"/>
    <w:rsid w:val="006777EB"/>
    <w:rsid w:val="00677EFA"/>
    <w:rsid w:val="00685D77"/>
    <w:rsid w:val="00687EBC"/>
    <w:rsid w:val="00693050"/>
    <w:rsid w:val="00696326"/>
    <w:rsid w:val="006971BB"/>
    <w:rsid w:val="006975D4"/>
    <w:rsid w:val="00697D2F"/>
    <w:rsid w:val="006A0B8D"/>
    <w:rsid w:val="006A1E7D"/>
    <w:rsid w:val="006A384D"/>
    <w:rsid w:val="006A6CF2"/>
    <w:rsid w:val="006B326D"/>
    <w:rsid w:val="006C0768"/>
    <w:rsid w:val="006C49E4"/>
    <w:rsid w:val="006D05DE"/>
    <w:rsid w:val="006D14A8"/>
    <w:rsid w:val="006E0353"/>
    <w:rsid w:val="006E058E"/>
    <w:rsid w:val="006E16D0"/>
    <w:rsid w:val="006E26E7"/>
    <w:rsid w:val="006E5C28"/>
    <w:rsid w:val="006E7CA3"/>
    <w:rsid w:val="006F0DC3"/>
    <w:rsid w:val="006F1C31"/>
    <w:rsid w:val="006F3F31"/>
    <w:rsid w:val="00705894"/>
    <w:rsid w:val="007077C0"/>
    <w:rsid w:val="00711BEE"/>
    <w:rsid w:val="00712F2B"/>
    <w:rsid w:val="00714511"/>
    <w:rsid w:val="007203BE"/>
    <w:rsid w:val="0072240A"/>
    <w:rsid w:val="00724B90"/>
    <w:rsid w:val="007252F4"/>
    <w:rsid w:val="00736E29"/>
    <w:rsid w:val="0074360E"/>
    <w:rsid w:val="0074368E"/>
    <w:rsid w:val="0075116C"/>
    <w:rsid w:val="00755B47"/>
    <w:rsid w:val="00763C76"/>
    <w:rsid w:val="0077575D"/>
    <w:rsid w:val="00780736"/>
    <w:rsid w:val="007813E9"/>
    <w:rsid w:val="00781BDB"/>
    <w:rsid w:val="00790C2E"/>
    <w:rsid w:val="00794A24"/>
    <w:rsid w:val="00797C72"/>
    <w:rsid w:val="007A0C66"/>
    <w:rsid w:val="007A4BB5"/>
    <w:rsid w:val="007A608F"/>
    <w:rsid w:val="007A712D"/>
    <w:rsid w:val="007B2581"/>
    <w:rsid w:val="007B2731"/>
    <w:rsid w:val="007C0923"/>
    <w:rsid w:val="007C10F6"/>
    <w:rsid w:val="007C20D2"/>
    <w:rsid w:val="007C7962"/>
    <w:rsid w:val="007D3CD5"/>
    <w:rsid w:val="007D4BBF"/>
    <w:rsid w:val="007D58F0"/>
    <w:rsid w:val="007E402B"/>
    <w:rsid w:val="007E670F"/>
    <w:rsid w:val="007E6F0F"/>
    <w:rsid w:val="007F0094"/>
    <w:rsid w:val="007F00B4"/>
    <w:rsid w:val="007F4153"/>
    <w:rsid w:val="007F7BFB"/>
    <w:rsid w:val="00800475"/>
    <w:rsid w:val="00800DCB"/>
    <w:rsid w:val="0080120B"/>
    <w:rsid w:val="008028C8"/>
    <w:rsid w:val="0080334F"/>
    <w:rsid w:val="00804D2D"/>
    <w:rsid w:val="00806F32"/>
    <w:rsid w:val="0081166A"/>
    <w:rsid w:val="00815EE4"/>
    <w:rsid w:val="008210D2"/>
    <w:rsid w:val="00823568"/>
    <w:rsid w:val="00827046"/>
    <w:rsid w:val="008276C0"/>
    <w:rsid w:val="00834B73"/>
    <w:rsid w:val="0083570E"/>
    <w:rsid w:val="008454B2"/>
    <w:rsid w:val="00866A3A"/>
    <w:rsid w:val="0086733C"/>
    <w:rsid w:val="00867FB0"/>
    <w:rsid w:val="0087400A"/>
    <w:rsid w:val="008740E7"/>
    <w:rsid w:val="008763D0"/>
    <w:rsid w:val="00883926"/>
    <w:rsid w:val="00883F68"/>
    <w:rsid w:val="00890CFC"/>
    <w:rsid w:val="00891BF5"/>
    <w:rsid w:val="00893C45"/>
    <w:rsid w:val="0089710A"/>
    <w:rsid w:val="008A15B6"/>
    <w:rsid w:val="008A592D"/>
    <w:rsid w:val="008A6339"/>
    <w:rsid w:val="008B0458"/>
    <w:rsid w:val="008B41E9"/>
    <w:rsid w:val="008B6881"/>
    <w:rsid w:val="008C0E5A"/>
    <w:rsid w:val="008C5348"/>
    <w:rsid w:val="008C6A14"/>
    <w:rsid w:val="008D47BB"/>
    <w:rsid w:val="008D5F0D"/>
    <w:rsid w:val="008D7BAB"/>
    <w:rsid w:val="008E1233"/>
    <w:rsid w:val="008E7E47"/>
    <w:rsid w:val="008F4F6E"/>
    <w:rsid w:val="009059CA"/>
    <w:rsid w:val="00911DAD"/>
    <w:rsid w:val="0091249D"/>
    <w:rsid w:val="00912794"/>
    <w:rsid w:val="009160E8"/>
    <w:rsid w:val="00916F2B"/>
    <w:rsid w:val="00920B25"/>
    <w:rsid w:val="0092108B"/>
    <w:rsid w:val="00924599"/>
    <w:rsid w:val="0093385D"/>
    <w:rsid w:val="009407C0"/>
    <w:rsid w:val="00942BDD"/>
    <w:rsid w:val="00947B39"/>
    <w:rsid w:val="00950414"/>
    <w:rsid w:val="00950EAD"/>
    <w:rsid w:val="00956FCB"/>
    <w:rsid w:val="0096672E"/>
    <w:rsid w:val="009706A7"/>
    <w:rsid w:val="00971B22"/>
    <w:rsid w:val="00972ED7"/>
    <w:rsid w:val="00980E73"/>
    <w:rsid w:val="00981365"/>
    <w:rsid w:val="00985BCD"/>
    <w:rsid w:val="00985C73"/>
    <w:rsid w:val="00996003"/>
    <w:rsid w:val="009974AC"/>
    <w:rsid w:val="009A0562"/>
    <w:rsid w:val="009A06C8"/>
    <w:rsid w:val="009A0FED"/>
    <w:rsid w:val="009A3EE4"/>
    <w:rsid w:val="009A41AC"/>
    <w:rsid w:val="009B1BDD"/>
    <w:rsid w:val="009B3118"/>
    <w:rsid w:val="009B54C6"/>
    <w:rsid w:val="009C4A4C"/>
    <w:rsid w:val="009C63B6"/>
    <w:rsid w:val="009C7CD2"/>
    <w:rsid w:val="009D24E5"/>
    <w:rsid w:val="009D3C34"/>
    <w:rsid w:val="009D54C9"/>
    <w:rsid w:val="009D63ED"/>
    <w:rsid w:val="009D7245"/>
    <w:rsid w:val="009E1640"/>
    <w:rsid w:val="009E2274"/>
    <w:rsid w:val="009E2AF3"/>
    <w:rsid w:val="009E6C66"/>
    <w:rsid w:val="009F032D"/>
    <w:rsid w:val="009F0B6D"/>
    <w:rsid w:val="009F3B2E"/>
    <w:rsid w:val="009F4F8F"/>
    <w:rsid w:val="009F7B37"/>
    <w:rsid w:val="00A00C1A"/>
    <w:rsid w:val="00A02678"/>
    <w:rsid w:val="00A02A7C"/>
    <w:rsid w:val="00A03FFE"/>
    <w:rsid w:val="00A042CF"/>
    <w:rsid w:val="00A23C57"/>
    <w:rsid w:val="00A247A0"/>
    <w:rsid w:val="00A2646E"/>
    <w:rsid w:val="00A31AF2"/>
    <w:rsid w:val="00A35195"/>
    <w:rsid w:val="00A37790"/>
    <w:rsid w:val="00A41558"/>
    <w:rsid w:val="00A427C1"/>
    <w:rsid w:val="00A44698"/>
    <w:rsid w:val="00A46AFC"/>
    <w:rsid w:val="00A50170"/>
    <w:rsid w:val="00A505A5"/>
    <w:rsid w:val="00A577E2"/>
    <w:rsid w:val="00A65409"/>
    <w:rsid w:val="00A6702D"/>
    <w:rsid w:val="00A73B85"/>
    <w:rsid w:val="00A73CE8"/>
    <w:rsid w:val="00A821B3"/>
    <w:rsid w:val="00A825E8"/>
    <w:rsid w:val="00A853A8"/>
    <w:rsid w:val="00A86042"/>
    <w:rsid w:val="00A91B89"/>
    <w:rsid w:val="00A931CD"/>
    <w:rsid w:val="00A9505C"/>
    <w:rsid w:val="00A96ED7"/>
    <w:rsid w:val="00AA2394"/>
    <w:rsid w:val="00AA55D3"/>
    <w:rsid w:val="00AA64B6"/>
    <w:rsid w:val="00AB0671"/>
    <w:rsid w:val="00AB7EEB"/>
    <w:rsid w:val="00AC06EE"/>
    <w:rsid w:val="00AC1B94"/>
    <w:rsid w:val="00AC1FD3"/>
    <w:rsid w:val="00AC2B55"/>
    <w:rsid w:val="00AD14B8"/>
    <w:rsid w:val="00AD2CA8"/>
    <w:rsid w:val="00AD2DF9"/>
    <w:rsid w:val="00AD39B4"/>
    <w:rsid w:val="00AD3E37"/>
    <w:rsid w:val="00AE5DAD"/>
    <w:rsid w:val="00AF64DB"/>
    <w:rsid w:val="00AF7D3E"/>
    <w:rsid w:val="00B03190"/>
    <w:rsid w:val="00B06FE6"/>
    <w:rsid w:val="00B11A43"/>
    <w:rsid w:val="00B13649"/>
    <w:rsid w:val="00B14715"/>
    <w:rsid w:val="00B16A1F"/>
    <w:rsid w:val="00B17226"/>
    <w:rsid w:val="00B25E3A"/>
    <w:rsid w:val="00B30116"/>
    <w:rsid w:val="00B303EF"/>
    <w:rsid w:val="00B402F8"/>
    <w:rsid w:val="00B43ADA"/>
    <w:rsid w:val="00B46FD1"/>
    <w:rsid w:val="00B501E3"/>
    <w:rsid w:val="00B52C05"/>
    <w:rsid w:val="00B539C5"/>
    <w:rsid w:val="00B54094"/>
    <w:rsid w:val="00B54929"/>
    <w:rsid w:val="00B549E4"/>
    <w:rsid w:val="00B5661F"/>
    <w:rsid w:val="00B62D92"/>
    <w:rsid w:val="00B633C8"/>
    <w:rsid w:val="00B71F87"/>
    <w:rsid w:val="00B80109"/>
    <w:rsid w:val="00B8471F"/>
    <w:rsid w:val="00B86B48"/>
    <w:rsid w:val="00B96480"/>
    <w:rsid w:val="00B966A6"/>
    <w:rsid w:val="00B9683E"/>
    <w:rsid w:val="00B97187"/>
    <w:rsid w:val="00BA16B1"/>
    <w:rsid w:val="00BA3500"/>
    <w:rsid w:val="00BA4DED"/>
    <w:rsid w:val="00BA6945"/>
    <w:rsid w:val="00BC4C23"/>
    <w:rsid w:val="00BC6B82"/>
    <w:rsid w:val="00BD530A"/>
    <w:rsid w:val="00BE0107"/>
    <w:rsid w:val="00BE606A"/>
    <w:rsid w:val="00BF019D"/>
    <w:rsid w:val="00BF0849"/>
    <w:rsid w:val="00BF23AE"/>
    <w:rsid w:val="00BF2BA2"/>
    <w:rsid w:val="00BF381B"/>
    <w:rsid w:val="00BF600D"/>
    <w:rsid w:val="00C03BAB"/>
    <w:rsid w:val="00C103F0"/>
    <w:rsid w:val="00C12065"/>
    <w:rsid w:val="00C12C58"/>
    <w:rsid w:val="00C13E18"/>
    <w:rsid w:val="00C1402B"/>
    <w:rsid w:val="00C274A2"/>
    <w:rsid w:val="00C275EE"/>
    <w:rsid w:val="00C3197D"/>
    <w:rsid w:val="00C32682"/>
    <w:rsid w:val="00C33666"/>
    <w:rsid w:val="00C5062F"/>
    <w:rsid w:val="00C603B0"/>
    <w:rsid w:val="00C70162"/>
    <w:rsid w:val="00C71D6D"/>
    <w:rsid w:val="00C74C5C"/>
    <w:rsid w:val="00C75A29"/>
    <w:rsid w:val="00C8347C"/>
    <w:rsid w:val="00C93F64"/>
    <w:rsid w:val="00C952E6"/>
    <w:rsid w:val="00C9681A"/>
    <w:rsid w:val="00CA10DF"/>
    <w:rsid w:val="00CA3249"/>
    <w:rsid w:val="00CA68D2"/>
    <w:rsid w:val="00CA6BF5"/>
    <w:rsid w:val="00CB3F23"/>
    <w:rsid w:val="00CB4D07"/>
    <w:rsid w:val="00CD0AEF"/>
    <w:rsid w:val="00CD0E8E"/>
    <w:rsid w:val="00CD2477"/>
    <w:rsid w:val="00CD55B3"/>
    <w:rsid w:val="00CD6BBF"/>
    <w:rsid w:val="00CE227B"/>
    <w:rsid w:val="00CE433F"/>
    <w:rsid w:val="00CE7296"/>
    <w:rsid w:val="00CF4839"/>
    <w:rsid w:val="00CF7BCF"/>
    <w:rsid w:val="00D02A13"/>
    <w:rsid w:val="00D07909"/>
    <w:rsid w:val="00D13F30"/>
    <w:rsid w:val="00D16925"/>
    <w:rsid w:val="00D21579"/>
    <w:rsid w:val="00D21CB5"/>
    <w:rsid w:val="00D22817"/>
    <w:rsid w:val="00D31C7E"/>
    <w:rsid w:val="00D36D25"/>
    <w:rsid w:val="00D412F4"/>
    <w:rsid w:val="00D4247B"/>
    <w:rsid w:val="00D55A98"/>
    <w:rsid w:val="00D576B8"/>
    <w:rsid w:val="00D601D3"/>
    <w:rsid w:val="00D613C2"/>
    <w:rsid w:val="00D61A7E"/>
    <w:rsid w:val="00D64D69"/>
    <w:rsid w:val="00D67929"/>
    <w:rsid w:val="00D67F9B"/>
    <w:rsid w:val="00D70EEE"/>
    <w:rsid w:val="00D71F77"/>
    <w:rsid w:val="00D7723D"/>
    <w:rsid w:val="00D81441"/>
    <w:rsid w:val="00D85558"/>
    <w:rsid w:val="00D87112"/>
    <w:rsid w:val="00D93973"/>
    <w:rsid w:val="00D957D7"/>
    <w:rsid w:val="00D9617D"/>
    <w:rsid w:val="00D96F01"/>
    <w:rsid w:val="00DA11E9"/>
    <w:rsid w:val="00DA283A"/>
    <w:rsid w:val="00DA53EB"/>
    <w:rsid w:val="00DB10C2"/>
    <w:rsid w:val="00DC1AF8"/>
    <w:rsid w:val="00DC7527"/>
    <w:rsid w:val="00DD1429"/>
    <w:rsid w:val="00DD2C6E"/>
    <w:rsid w:val="00DD2E0B"/>
    <w:rsid w:val="00DD3705"/>
    <w:rsid w:val="00DD3E03"/>
    <w:rsid w:val="00DD45AE"/>
    <w:rsid w:val="00DD46B2"/>
    <w:rsid w:val="00DD4BC9"/>
    <w:rsid w:val="00DE3347"/>
    <w:rsid w:val="00DF1E99"/>
    <w:rsid w:val="00DF48E4"/>
    <w:rsid w:val="00DF50F5"/>
    <w:rsid w:val="00DF5223"/>
    <w:rsid w:val="00E023BE"/>
    <w:rsid w:val="00E11A8B"/>
    <w:rsid w:val="00E132B9"/>
    <w:rsid w:val="00E254F5"/>
    <w:rsid w:val="00E26087"/>
    <w:rsid w:val="00E26165"/>
    <w:rsid w:val="00E276EA"/>
    <w:rsid w:val="00E27AA9"/>
    <w:rsid w:val="00E31DA9"/>
    <w:rsid w:val="00E32A25"/>
    <w:rsid w:val="00E32E1E"/>
    <w:rsid w:val="00E4346F"/>
    <w:rsid w:val="00E439C3"/>
    <w:rsid w:val="00E45849"/>
    <w:rsid w:val="00E46AE1"/>
    <w:rsid w:val="00E5095C"/>
    <w:rsid w:val="00E56B8A"/>
    <w:rsid w:val="00E57C5D"/>
    <w:rsid w:val="00E651BD"/>
    <w:rsid w:val="00E666CF"/>
    <w:rsid w:val="00E66B1C"/>
    <w:rsid w:val="00E713D3"/>
    <w:rsid w:val="00E713E6"/>
    <w:rsid w:val="00E73C38"/>
    <w:rsid w:val="00E74614"/>
    <w:rsid w:val="00E750F1"/>
    <w:rsid w:val="00E7687B"/>
    <w:rsid w:val="00E819A7"/>
    <w:rsid w:val="00E84073"/>
    <w:rsid w:val="00E86913"/>
    <w:rsid w:val="00E90907"/>
    <w:rsid w:val="00E90B74"/>
    <w:rsid w:val="00E9372F"/>
    <w:rsid w:val="00E94B24"/>
    <w:rsid w:val="00E97E9D"/>
    <w:rsid w:val="00EA34BE"/>
    <w:rsid w:val="00EA4D25"/>
    <w:rsid w:val="00EB4239"/>
    <w:rsid w:val="00EC509D"/>
    <w:rsid w:val="00EC5212"/>
    <w:rsid w:val="00EC6571"/>
    <w:rsid w:val="00EC71D1"/>
    <w:rsid w:val="00ED2924"/>
    <w:rsid w:val="00ED4745"/>
    <w:rsid w:val="00EE0B58"/>
    <w:rsid w:val="00EE1043"/>
    <w:rsid w:val="00EE1681"/>
    <w:rsid w:val="00EE3F96"/>
    <w:rsid w:val="00EE65A2"/>
    <w:rsid w:val="00EE7915"/>
    <w:rsid w:val="00EF0B14"/>
    <w:rsid w:val="00EF1D40"/>
    <w:rsid w:val="00EF2027"/>
    <w:rsid w:val="00EF22E2"/>
    <w:rsid w:val="00EF42DF"/>
    <w:rsid w:val="00EF6794"/>
    <w:rsid w:val="00EF78F2"/>
    <w:rsid w:val="00F00B90"/>
    <w:rsid w:val="00F03D7F"/>
    <w:rsid w:val="00F103F4"/>
    <w:rsid w:val="00F22373"/>
    <w:rsid w:val="00F230C4"/>
    <w:rsid w:val="00F25CBE"/>
    <w:rsid w:val="00F3012D"/>
    <w:rsid w:val="00F345E8"/>
    <w:rsid w:val="00F34EF0"/>
    <w:rsid w:val="00F412BA"/>
    <w:rsid w:val="00F415C1"/>
    <w:rsid w:val="00F41F74"/>
    <w:rsid w:val="00F47646"/>
    <w:rsid w:val="00F52D7F"/>
    <w:rsid w:val="00F66936"/>
    <w:rsid w:val="00F71512"/>
    <w:rsid w:val="00F733F1"/>
    <w:rsid w:val="00F74281"/>
    <w:rsid w:val="00F75917"/>
    <w:rsid w:val="00F77BD5"/>
    <w:rsid w:val="00F80D13"/>
    <w:rsid w:val="00F81512"/>
    <w:rsid w:val="00F94FE7"/>
    <w:rsid w:val="00FA19F5"/>
    <w:rsid w:val="00FA37CD"/>
    <w:rsid w:val="00FB081B"/>
    <w:rsid w:val="00FB3A8D"/>
    <w:rsid w:val="00FB78F8"/>
    <w:rsid w:val="00FC0185"/>
    <w:rsid w:val="00FC2BE7"/>
    <w:rsid w:val="00FC66B9"/>
    <w:rsid w:val="00FD0EA3"/>
    <w:rsid w:val="00FD2ACC"/>
    <w:rsid w:val="00FD369F"/>
    <w:rsid w:val="00FD4597"/>
    <w:rsid w:val="00FD566A"/>
    <w:rsid w:val="00FE04D9"/>
    <w:rsid w:val="00FE7C5E"/>
    <w:rsid w:val="00FF036B"/>
    <w:rsid w:val="00FF3928"/>
    <w:rsid w:val="00FF4ADD"/>
    <w:rsid w:val="00FF5B79"/>
    <w:rsid w:val="00FF6FC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0A265E"/>
  <w15:docId w15:val="{EB4ACB29-6268-4DFA-AFDC-75BF54199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979"/>
    <w:rPr>
      <w:rFonts w:ascii="Microsoft YaHei" w:hAnsi="Microsoft YaHei"/>
    </w:rPr>
  </w:style>
  <w:style w:type="paragraph" w:styleId="Heading1">
    <w:name w:val="heading 1"/>
    <w:aliases w:val="H1"/>
    <w:basedOn w:val="Normal"/>
    <w:next w:val="Normal"/>
    <w:link w:val="Heading1Char"/>
    <w:uiPriority w:val="9"/>
    <w:qFormat/>
    <w:rsid w:val="00996003"/>
    <w:pPr>
      <w:keepNext/>
      <w:keepLines/>
      <w:numPr>
        <w:numId w:val="2"/>
      </w:numPr>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6003"/>
    <w:pPr>
      <w:keepNext/>
      <w:keepLines/>
      <w:numPr>
        <w:ilvl w:val="1"/>
        <w:numId w:val="2"/>
      </w:numPr>
      <w:spacing w:before="200" w:after="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996003"/>
    <w:pPr>
      <w:keepNext/>
      <w:keepLines/>
      <w:numPr>
        <w:ilvl w:val="2"/>
        <w:numId w:val="2"/>
      </w:numPr>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D412F4"/>
    <w:pPr>
      <w:keepNext/>
      <w:keepLines/>
      <w:numPr>
        <w:ilvl w:val="3"/>
        <w:numId w:val="2"/>
      </w:numPr>
      <w:spacing w:before="200" w:after="0"/>
      <w:ind w:left="864"/>
      <w:outlineLvl w:val="3"/>
    </w:pPr>
    <w:rPr>
      <w:rFonts w:eastAsiaTheme="majorEastAsia" w:cstheme="majorBidi"/>
      <w:b/>
      <w:bCs/>
      <w:i/>
      <w:iCs/>
    </w:rPr>
  </w:style>
  <w:style w:type="paragraph" w:styleId="Heading5">
    <w:name w:val="heading 5"/>
    <w:basedOn w:val="Normal"/>
    <w:next w:val="Normal"/>
    <w:link w:val="Heading5Char"/>
    <w:uiPriority w:val="9"/>
    <w:qFormat/>
    <w:rsid w:val="00D412F4"/>
    <w:pPr>
      <w:numPr>
        <w:ilvl w:val="4"/>
        <w:numId w:val="2"/>
      </w:numPr>
      <w:spacing w:before="240" w:after="60" w:line="240" w:lineRule="auto"/>
      <w:outlineLvl w:val="4"/>
    </w:pPr>
    <w:rPr>
      <w:rFonts w:eastAsia="Times New Roman" w:cs="Times New Roman"/>
      <w:b/>
      <w:bCs/>
      <w:i/>
      <w:iCs/>
      <w:szCs w:val="26"/>
      <w:lang w:val="fr-FR" w:eastAsia="fr-FR"/>
    </w:rPr>
  </w:style>
  <w:style w:type="paragraph" w:styleId="Heading6">
    <w:name w:val="heading 6"/>
    <w:basedOn w:val="Normal"/>
    <w:next w:val="Normal"/>
    <w:link w:val="Heading6Char"/>
    <w:uiPriority w:val="9"/>
    <w:qFormat/>
    <w:rsid w:val="009A3EE4"/>
    <w:pPr>
      <w:numPr>
        <w:ilvl w:val="5"/>
        <w:numId w:val="2"/>
      </w:numPr>
      <w:spacing w:before="240" w:after="60" w:line="240" w:lineRule="auto"/>
      <w:outlineLvl w:val="5"/>
    </w:pPr>
    <w:rPr>
      <w:rFonts w:ascii="Times New Roman" w:eastAsia="Times New Roman" w:hAnsi="Times New Roman" w:cs="Times New Roman"/>
      <w:b/>
      <w:bCs/>
      <w:sz w:val="24"/>
      <w:lang w:val="fr-FR" w:eastAsia="fr-FR"/>
    </w:rPr>
  </w:style>
  <w:style w:type="paragraph" w:styleId="Heading7">
    <w:name w:val="heading 7"/>
    <w:basedOn w:val="Normal"/>
    <w:next w:val="Normal"/>
    <w:link w:val="Heading7Char"/>
    <w:uiPriority w:val="9"/>
    <w:qFormat/>
    <w:rsid w:val="009A3EE4"/>
    <w:pPr>
      <w:numPr>
        <w:ilvl w:val="6"/>
        <w:numId w:val="2"/>
      </w:numPr>
      <w:spacing w:before="240" w:after="60" w:line="240" w:lineRule="auto"/>
      <w:outlineLvl w:val="6"/>
    </w:pPr>
    <w:rPr>
      <w:rFonts w:ascii="Times New Roman" w:eastAsia="Times New Roman" w:hAnsi="Times New Roman" w:cs="Times New Roman"/>
      <w:sz w:val="24"/>
      <w:szCs w:val="24"/>
      <w:lang w:val="fr-FR" w:eastAsia="fr-FR"/>
    </w:rPr>
  </w:style>
  <w:style w:type="paragraph" w:styleId="Heading8">
    <w:name w:val="heading 8"/>
    <w:basedOn w:val="Normal"/>
    <w:next w:val="Normal"/>
    <w:link w:val="Heading8Char"/>
    <w:uiPriority w:val="9"/>
    <w:qFormat/>
    <w:rsid w:val="009A3EE4"/>
    <w:pPr>
      <w:numPr>
        <w:ilvl w:val="7"/>
        <w:numId w:val="2"/>
      </w:numPr>
      <w:spacing w:before="240" w:after="60" w:line="240" w:lineRule="auto"/>
      <w:outlineLvl w:val="7"/>
    </w:pPr>
    <w:rPr>
      <w:rFonts w:ascii="Times New Roman" w:eastAsia="Times New Roman" w:hAnsi="Times New Roman" w:cs="Times New Roman"/>
      <w:i/>
      <w:iCs/>
      <w:sz w:val="24"/>
      <w:szCs w:val="24"/>
      <w:lang w:val="fr-FR" w:eastAsia="fr-FR"/>
    </w:rPr>
  </w:style>
  <w:style w:type="paragraph" w:styleId="Heading9">
    <w:name w:val="heading 9"/>
    <w:basedOn w:val="Normal"/>
    <w:next w:val="Normal"/>
    <w:link w:val="Heading9Char"/>
    <w:uiPriority w:val="9"/>
    <w:qFormat/>
    <w:rsid w:val="009A3EE4"/>
    <w:pPr>
      <w:numPr>
        <w:ilvl w:val="8"/>
        <w:numId w:val="2"/>
      </w:numPr>
      <w:spacing w:before="240" w:after="60" w:line="240" w:lineRule="auto"/>
      <w:outlineLvl w:val="8"/>
    </w:pPr>
    <w:rPr>
      <w:rFonts w:ascii="Arial" w:eastAsia="Times New Roman" w:hAnsi="Arial" w:cs="Times New Roman"/>
      <w:sz w:val="24"/>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TP header,Header1,page-header,ph,even,ITT i,ho,header odd,Header - HPS Document,Header - HPS Document Char"/>
    <w:basedOn w:val="Normal"/>
    <w:link w:val="HeaderChar"/>
    <w:unhideWhenUsed/>
    <w:rsid w:val="008D7BAB"/>
    <w:pPr>
      <w:tabs>
        <w:tab w:val="center" w:pos="4680"/>
        <w:tab w:val="right" w:pos="9360"/>
      </w:tabs>
      <w:spacing w:after="0" w:line="240" w:lineRule="auto"/>
    </w:pPr>
  </w:style>
  <w:style w:type="character" w:customStyle="1" w:styleId="HeaderChar">
    <w:name w:val="Header Char"/>
    <w:aliases w:val="h Char,TP header Char,Header1 Char,page-header Char,ph Char,even Char,ITT i Char,ho Char,header odd Char,Header - HPS Document Char1,Header - HPS Document Char Char"/>
    <w:basedOn w:val="DefaultParagraphFont"/>
    <w:link w:val="Header"/>
    <w:rsid w:val="008D7BAB"/>
  </w:style>
  <w:style w:type="paragraph" w:styleId="Footer">
    <w:name w:val="footer"/>
    <w:basedOn w:val="Normal"/>
    <w:link w:val="FooterChar"/>
    <w:uiPriority w:val="99"/>
    <w:unhideWhenUsed/>
    <w:rsid w:val="008D7B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BAB"/>
  </w:style>
  <w:style w:type="paragraph" w:styleId="BalloonText">
    <w:name w:val="Balloon Text"/>
    <w:basedOn w:val="Normal"/>
    <w:link w:val="BalloonTextChar"/>
    <w:uiPriority w:val="99"/>
    <w:semiHidden/>
    <w:unhideWhenUsed/>
    <w:rsid w:val="009A05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562"/>
    <w:rPr>
      <w:rFonts w:ascii="Tahoma" w:hAnsi="Tahoma" w:cs="Tahoma"/>
      <w:sz w:val="16"/>
      <w:szCs w:val="16"/>
    </w:rPr>
  </w:style>
  <w:style w:type="paragraph" w:customStyle="1" w:styleId="sysTitle">
    <w:name w:val="sys Title"/>
    <w:basedOn w:val="Normal"/>
    <w:uiPriority w:val="99"/>
    <w:semiHidden/>
    <w:rsid w:val="009A0562"/>
    <w:pPr>
      <w:framePr w:w="4649" w:h="1247" w:hRule="exact" w:hSpace="142" w:vSpace="142" w:wrap="notBeside" w:vAnchor="page" w:hAnchor="page" w:x="1532" w:y="3687"/>
      <w:spacing w:line="360" w:lineRule="auto"/>
      <w:jc w:val="both"/>
    </w:pPr>
    <w:rPr>
      <w:rFonts w:ascii="Times New Roman" w:eastAsia="PMingLiU" w:hAnsi="Times New Roman" w:cs="Times New Roman"/>
      <w:noProof/>
      <w:szCs w:val="24"/>
      <w:lang w:eastAsia="zh-HK"/>
    </w:rPr>
  </w:style>
  <w:style w:type="character" w:styleId="Strong">
    <w:name w:val="Strong"/>
    <w:uiPriority w:val="22"/>
    <w:qFormat/>
    <w:rsid w:val="009A0562"/>
    <w:rPr>
      <w:rFonts w:cs="Times New Roman"/>
      <w:b/>
      <w:bCs/>
    </w:rPr>
  </w:style>
  <w:style w:type="paragraph" w:customStyle="1" w:styleId="DocStatistics">
    <w:name w:val="Doc Statistics"/>
    <w:basedOn w:val="Normal"/>
    <w:rsid w:val="009A0562"/>
    <w:pPr>
      <w:tabs>
        <w:tab w:val="right" w:pos="2410"/>
      </w:tabs>
      <w:spacing w:after="0" w:line="240" w:lineRule="auto"/>
      <w:ind w:left="2552" w:hanging="2552"/>
    </w:pPr>
    <w:rPr>
      <w:rFonts w:ascii="Arial" w:eastAsia="Times New Roman" w:hAnsi="Arial" w:cs="Times New Roman"/>
      <w:smallCaps/>
      <w:szCs w:val="20"/>
      <w:lang w:val="en-GB" w:eastAsia="en-US"/>
    </w:rPr>
  </w:style>
  <w:style w:type="table" w:styleId="TableGrid">
    <w:name w:val="Table Grid"/>
    <w:basedOn w:val="TableNormal"/>
    <w:uiPriority w:val="39"/>
    <w:rsid w:val="007224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aliases w:val="Use Case List Paragraph"/>
    <w:basedOn w:val="Normal"/>
    <w:link w:val="ListParagraphChar"/>
    <w:uiPriority w:val="34"/>
    <w:qFormat/>
    <w:rsid w:val="00C103F0"/>
    <w:pPr>
      <w:ind w:left="720"/>
      <w:contextualSpacing/>
    </w:pPr>
  </w:style>
  <w:style w:type="character" w:customStyle="1" w:styleId="Heading1Char">
    <w:name w:val="Heading 1 Char"/>
    <w:aliases w:val="H1 Char"/>
    <w:basedOn w:val="DefaultParagraphFont"/>
    <w:link w:val="Heading1"/>
    <w:uiPriority w:val="9"/>
    <w:rsid w:val="00996003"/>
    <w:rPr>
      <w:rFonts w:ascii="Microsoft YaHei" w:eastAsiaTheme="majorEastAsia" w:hAnsi="Microsoft YaHe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96003"/>
    <w:rPr>
      <w:rFonts w:ascii="Microsoft YaHei" w:eastAsiaTheme="majorEastAsia" w:hAnsi="Microsoft YaHei" w:cstheme="majorBidi"/>
      <w:b/>
      <w:bCs/>
      <w:color w:val="4F81BD" w:themeColor="accent1"/>
      <w:sz w:val="26"/>
      <w:szCs w:val="26"/>
    </w:rPr>
  </w:style>
  <w:style w:type="character" w:customStyle="1" w:styleId="Heading3Char">
    <w:name w:val="Heading 3 Char"/>
    <w:basedOn w:val="DefaultParagraphFont"/>
    <w:link w:val="Heading3"/>
    <w:uiPriority w:val="9"/>
    <w:rsid w:val="00996003"/>
    <w:rPr>
      <w:rFonts w:ascii="Microsoft YaHei" w:eastAsiaTheme="majorEastAsia" w:hAnsi="Microsoft YaHei" w:cstheme="majorBidi"/>
      <w:b/>
      <w:bCs/>
      <w:color w:val="4F81BD" w:themeColor="accent1"/>
    </w:rPr>
  </w:style>
  <w:style w:type="character" w:customStyle="1" w:styleId="Heading4Char">
    <w:name w:val="Heading 4 Char"/>
    <w:basedOn w:val="DefaultParagraphFont"/>
    <w:link w:val="Heading4"/>
    <w:uiPriority w:val="9"/>
    <w:rsid w:val="00D412F4"/>
    <w:rPr>
      <w:rFonts w:ascii="Microsoft YaHei" w:eastAsiaTheme="majorEastAsia" w:hAnsi="Microsoft YaHei" w:cstheme="majorBidi"/>
      <w:b/>
      <w:bCs/>
      <w:i/>
      <w:iCs/>
    </w:rPr>
  </w:style>
  <w:style w:type="paragraph" w:customStyle="1" w:styleId="TableText">
    <w:name w:val="Table Text"/>
    <w:basedOn w:val="Normal"/>
    <w:link w:val="TableTextChar"/>
    <w:rsid w:val="00C103F0"/>
    <w:pPr>
      <w:keepLines/>
      <w:overflowPunct w:val="0"/>
      <w:autoSpaceDE w:val="0"/>
      <w:autoSpaceDN w:val="0"/>
      <w:adjustRightInd w:val="0"/>
      <w:spacing w:after="60" w:line="280" w:lineRule="atLeast"/>
      <w:ind w:left="57" w:right="57"/>
      <w:textAlignment w:val="baseline"/>
    </w:pPr>
    <w:rPr>
      <w:rFonts w:ascii="Calibri" w:eastAsia="Times New Roman" w:hAnsi="Calibri" w:cs="Times New Roman"/>
      <w:sz w:val="20"/>
      <w:szCs w:val="20"/>
      <w:lang w:val="en-GB" w:eastAsia="en-US"/>
    </w:rPr>
  </w:style>
  <w:style w:type="character" w:customStyle="1" w:styleId="TableTextChar">
    <w:name w:val="Table Text Char"/>
    <w:link w:val="TableText"/>
    <w:locked/>
    <w:rsid w:val="00C103F0"/>
    <w:rPr>
      <w:rFonts w:ascii="Calibri" w:eastAsia="Times New Roman" w:hAnsi="Calibri" w:cs="Times New Roman"/>
      <w:sz w:val="20"/>
      <w:szCs w:val="20"/>
      <w:lang w:val="en-GB" w:eastAsia="en-US"/>
    </w:rPr>
  </w:style>
  <w:style w:type="paragraph" w:customStyle="1" w:styleId="TableHeader">
    <w:name w:val="Table Header"/>
    <w:basedOn w:val="TableText"/>
    <w:rsid w:val="00C103F0"/>
    <w:pPr>
      <w:keepLines w:val="0"/>
      <w:overflowPunct/>
      <w:adjustRightInd/>
      <w:spacing w:before="40" w:after="40" w:line="240" w:lineRule="auto"/>
      <w:ind w:left="0" w:right="0"/>
      <w:textAlignment w:val="auto"/>
    </w:pPr>
    <w:rPr>
      <w:rFonts w:ascii="Arial Bold" w:hAnsi="Arial Bold" w:cs="Arial Bold"/>
      <w:b/>
      <w:bCs/>
      <w:sz w:val="24"/>
      <w:szCs w:val="24"/>
      <w:lang w:val="en-US"/>
    </w:rPr>
  </w:style>
  <w:style w:type="paragraph" w:styleId="TOCHeading">
    <w:name w:val="TOC Heading"/>
    <w:basedOn w:val="Heading1"/>
    <w:next w:val="Normal"/>
    <w:uiPriority w:val="39"/>
    <w:semiHidden/>
    <w:unhideWhenUsed/>
    <w:qFormat/>
    <w:rsid w:val="00506802"/>
    <w:pPr>
      <w:outlineLvl w:val="9"/>
    </w:pPr>
    <w:rPr>
      <w:lang w:eastAsia="ja-JP"/>
    </w:rPr>
  </w:style>
  <w:style w:type="paragraph" w:styleId="TOC1">
    <w:name w:val="toc 1"/>
    <w:basedOn w:val="Normal"/>
    <w:next w:val="Normal"/>
    <w:autoRedefine/>
    <w:uiPriority w:val="39"/>
    <w:unhideWhenUsed/>
    <w:rsid w:val="00506802"/>
    <w:pPr>
      <w:spacing w:after="100"/>
    </w:pPr>
  </w:style>
  <w:style w:type="paragraph" w:styleId="TOC2">
    <w:name w:val="toc 2"/>
    <w:basedOn w:val="Normal"/>
    <w:next w:val="Normal"/>
    <w:autoRedefine/>
    <w:uiPriority w:val="39"/>
    <w:unhideWhenUsed/>
    <w:rsid w:val="00506802"/>
    <w:pPr>
      <w:spacing w:after="100"/>
      <w:ind w:left="220"/>
    </w:pPr>
  </w:style>
  <w:style w:type="paragraph" w:styleId="TOC3">
    <w:name w:val="toc 3"/>
    <w:basedOn w:val="Normal"/>
    <w:next w:val="Normal"/>
    <w:autoRedefine/>
    <w:uiPriority w:val="39"/>
    <w:unhideWhenUsed/>
    <w:rsid w:val="00A73CE8"/>
    <w:pPr>
      <w:tabs>
        <w:tab w:val="left" w:pos="1320"/>
        <w:tab w:val="right" w:leader="dot" w:pos="10790"/>
      </w:tabs>
      <w:spacing w:after="100"/>
      <w:ind w:left="440"/>
    </w:pPr>
    <w:rPr>
      <w:rFonts w:eastAsia="Microsoft YaHei" w:cs="Microsoft YaHei"/>
      <w:noProof/>
      <w:lang w:eastAsia="zh-CN"/>
    </w:rPr>
  </w:style>
  <w:style w:type="character" w:styleId="Hyperlink">
    <w:name w:val="Hyperlink"/>
    <w:basedOn w:val="DefaultParagraphFont"/>
    <w:uiPriority w:val="99"/>
    <w:unhideWhenUsed/>
    <w:rsid w:val="00506802"/>
    <w:rPr>
      <w:color w:val="0000FF" w:themeColor="hyperlink"/>
      <w:u w:val="single"/>
    </w:rPr>
  </w:style>
  <w:style w:type="character" w:customStyle="1" w:styleId="Heading5Char">
    <w:name w:val="Heading 5 Char"/>
    <w:basedOn w:val="DefaultParagraphFont"/>
    <w:link w:val="Heading5"/>
    <w:uiPriority w:val="9"/>
    <w:rsid w:val="00D412F4"/>
    <w:rPr>
      <w:rFonts w:ascii="Microsoft YaHei" w:eastAsia="Times New Roman" w:hAnsi="Microsoft YaHei" w:cs="Times New Roman"/>
      <w:b/>
      <w:bCs/>
      <w:i/>
      <w:iCs/>
      <w:szCs w:val="26"/>
      <w:lang w:val="fr-FR" w:eastAsia="fr-FR"/>
    </w:rPr>
  </w:style>
  <w:style w:type="character" w:customStyle="1" w:styleId="Heading6Char">
    <w:name w:val="Heading 6 Char"/>
    <w:basedOn w:val="DefaultParagraphFont"/>
    <w:link w:val="Heading6"/>
    <w:uiPriority w:val="9"/>
    <w:rsid w:val="009A3EE4"/>
    <w:rPr>
      <w:rFonts w:ascii="Times New Roman" w:eastAsia="Times New Roman" w:hAnsi="Times New Roman" w:cs="Times New Roman"/>
      <w:b/>
      <w:bCs/>
      <w:sz w:val="24"/>
      <w:lang w:val="fr-FR" w:eastAsia="fr-FR"/>
    </w:rPr>
  </w:style>
  <w:style w:type="character" w:customStyle="1" w:styleId="Heading7Char">
    <w:name w:val="Heading 7 Char"/>
    <w:basedOn w:val="DefaultParagraphFont"/>
    <w:link w:val="Heading7"/>
    <w:uiPriority w:val="9"/>
    <w:rsid w:val="009A3EE4"/>
    <w:rPr>
      <w:rFonts w:ascii="Times New Roman" w:eastAsia="Times New Roman" w:hAnsi="Times New Roman" w:cs="Times New Roman"/>
      <w:sz w:val="24"/>
      <w:szCs w:val="24"/>
      <w:lang w:val="fr-FR" w:eastAsia="fr-FR"/>
    </w:rPr>
  </w:style>
  <w:style w:type="character" w:customStyle="1" w:styleId="Heading8Char">
    <w:name w:val="Heading 8 Char"/>
    <w:basedOn w:val="DefaultParagraphFont"/>
    <w:link w:val="Heading8"/>
    <w:uiPriority w:val="9"/>
    <w:rsid w:val="009A3EE4"/>
    <w:rPr>
      <w:rFonts w:ascii="Times New Roman" w:eastAsia="Times New Roman" w:hAnsi="Times New Roman" w:cs="Times New Roman"/>
      <w:i/>
      <w:iCs/>
      <w:sz w:val="24"/>
      <w:szCs w:val="24"/>
      <w:lang w:val="fr-FR" w:eastAsia="fr-FR"/>
    </w:rPr>
  </w:style>
  <w:style w:type="character" w:customStyle="1" w:styleId="Heading9Char">
    <w:name w:val="Heading 9 Char"/>
    <w:basedOn w:val="DefaultParagraphFont"/>
    <w:link w:val="Heading9"/>
    <w:uiPriority w:val="9"/>
    <w:rsid w:val="009A3EE4"/>
    <w:rPr>
      <w:rFonts w:ascii="Arial" w:eastAsia="Times New Roman" w:hAnsi="Arial" w:cs="Times New Roman"/>
      <w:sz w:val="24"/>
      <w:lang w:val="fr-FR" w:eastAsia="fr-FR"/>
    </w:rPr>
  </w:style>
  <w:style w:type="paragraph" w:customStyle="1" w:styleId="KommentierterInhalt">
    <w:name w:val="Kommentierter Inhalt"/>
    <w:basedOn w:val="Normal"/>
    <w:next w:val="Normal"/>
    <w:rsid w:val="009A3EE4"/>
    <w:pPr>
      <w:overflowPunct w:val="0"/>
      <w:autoSpaceDE w:val="0"/>
      <w:autoSpaceDN w:val="0"/>
      <w:adjustRightInd w:val="0"/>
      <w:spacing w:after="0" w:line="240" w:lineRule="auto"/>
      <w:textAlignment w:val="baseline"/>
    </w:pPr>
    <w:rPr>
      <w:rFonts w:ascii="Arial" w:eastAsia="Times New Roman" w:hAnsi="Arial" w:cs="Times New Roman"/>
      <w:i/>
      <w:color w:val="0000FF"/>
      <w:szCs w:val="20"/>
      <w:lang w:eastAsia="en-US"/>
    </w:rPr>
  </w:style>
  <w:style w:type="paragraph" w:styleId="ListBullet">
    <w:name w:val="List Bullet"/>
    <w:basedOn w:val="Normal"/>
    <w:rsid w:val="009A3EE4"/>
    <w:pPr>
      <w:numPr>
        <w:numId w:val="1"/>
      </w:numPr>
      <w:spacing w:after="0" w:line="240" w:lineRule="auto"/>
      <w:contextualSpacing/>
    </w:pPr>
    <w:rPr>
      <w:rFonts w:ascii="Arial" w:eastAsia="Times New Roman" w:hAnsi="Arial" w:cs="Times New Roman"/>
      <w:sz w:val="24"/>
      <w:szCs w:val="20"/>
      <w:lang w:val="fr-FR" w:eastAsia="fr-FR"/>
    </w:rPr>
  </w:style>
  <w:style w:type="paragraph" w:styleId="Caption">
    <w:name w:val="caption"/>
    <w:basedOn w:val="Normal"/>
    <w:next w:val="Normal"/>
    <w:uiPriority w:val="35"/>
    <w:unhideWhenUsed/>
    <w:qFormat/>
    <w:rsid w:val="00DA283A"/>
    <w:pPr>
      <w:spacing w:line="240" w:lineRule="auto"/>
      <w:ind w:left="144"/>
    </w:pPr>
    <w:rPr>
      <w:rFonts w:ascii="Arial" w:eastAsia="PMingLiU" w:hAnsi="Arial" w:cs="Times New Roman"/>
      <w:b/>
      <w:bCs/>
      <w:sz w:val="20"/>
      <w:szCs w:val="20"/>
      <w:lang w:val="en-GB" w:eastAsia="zh-CN"/>
    </w:rPr>
  </w:style>
  <w:style w:type="paragraph" w:customStyle="1" w:styleId="Default">
    <w:name w:val="Default"/>
    <w:rsid w:val="006E0353"/>
    <w:pPr>
      <w:autoSpaceDE w:val="0"/>
      <w:autoSpaceDN w:val="0"/>
      <w:adjustRightInd w:val="0"/>
      <w:spacing w:after="0" w:line="240" w:lineRule="auto"/>
    </w:pPr>
    <w:rPr>
      <w:rFonts w:ascii="Arial" w:eastAsia="PMingLiU" w:hAnsi="Arial" w:cs="Arial"/>
      <w:color w:val="000000"/>
      <w:sz w:val="24"/>
      <w:szCs w:val="24"/>
      <w:lang w:val="en-GB" w:eastAsia="zh-CN"/>
    </w:rPr>
  </w:style>
  <w:style w:type="paragraph" w:styleId="TOC4">
    <w:name w:val="toc 4"/>
    <w:basedOn w:val="Normal"/>
    <w:next w:val="Normal"/>
    <w:autoRedefine/>
    <w:uiPriority w:val="39"/>
    <w:unhideWhenUsed/>
    <w:rsid w:val="00071D7E"/>
    <w:pPr>
      <w:spacing w:after="100"/>
      <w:ind w:left="660"/>
    </w:pPr>
  </w:style>
  <w:style w:type="paragraph" w:customStyle="1" w:styleId="TableHead">
    <w:name w:val="Table Head"/>
    <w:basedOn w:val="Normal"/>
    <w:link w:val="TableHeadChar"/>
    <w:qFormat/>
    <w:rsid w:val="00D21579"/>
    <w:pPr>
      <w:spacing w:after="0" w:line="240" w:lineRule="auto"/>
    </w:pPr>
    <w:rPr>
      <w:rFonts w:ascii="Times New Roman" w:eastAsia="SimSun" w:hAnsi="Times New Roman"/>
      <w:color w:val="FFFFFF" w:themeColor="background1"/>
      <w:lang w:eastAsia="zh-CN"/>
    </w:rPr>
  </w:style>
  <w:style w:type="character" w:customStyle="1" w:styleId="TableHeadChar">
    <w:name w:val="Table Head Char"/>
    <w:basedOn w:val="DefaultParagraphFont"/>
    <w:link w:val="TableHead"/>
    <w:rsid w:val="00D21579"/>
    <w:rPr>
      <w:rFonts w:ascii="Times New Roman" w:eastAsia="SimSun" w:hAnsi="Times New Roman"/>
      <w:color w:val="FFFFFF" w:themeColor="background1"/>
      <w:lang w:eastAsia="zh-CN"/>
    </w:rPr>
  </w:style>
  <w:style w:type="paragraph" w:styleId="BodyText2">
    <w:name w:val="Body Text 2"/>
    <w:basedOn w:val="Normal"/>
    <w:link w:val="BodyText2Char"/>
    <w:rsid w:val="004E1819"/>
    <w:pPr>
      <w:spacing w:after="120" w:line="480" w:lineRule="auto"/>
    </w:pPr>
    <w:rPr>
      <w:rFonts w:ascii="Times New Roman" w:eastAsia="Times New Roman" w:hAnsi="Times New Roman" w:cs="Times New Roman"/>
      <w:sz w:val="24"/>
      <w:szCs w:val="24"/>
      <w:lang w:val="en-AU" w:eastAsia="en-US"/>
    </w:rPr>
  </w:style>
  <w:style w:type="character" w:customStyle="1" w:styleId="BodyText2Char">
    <w:name w:val="Body Text 2 Char"/>
    <w:basedOn w:val="DefaultParagraphFont"/>
    <w:link w:val="BodyText2"/>
    <w:rsid w:val="004E1819"/>
    <w:rPr>
      <w:rFonts w:ascii="Times New Roman" w:eastAsia="Times New Roman" w:hAnsi="Times New Roman" w:cs="Times New Roman"/>
      <w:sz w:val="24"/>
      <w:szCs w:val="24"/>
      <w:lang w:val="en-AU" w:eastAsia="en-US"/>
    </w:rPr>
  </w:style>
  <w:style w:type="paragraph" w:customStyle="1" w:styleId="ShapeTypeStyle">
    <w:name w:val="Shape Type Style"/>
    <w:basedOn w:val="Normal"/>
    <w:next w:val="Normal"/>
    <w:qFormat/>
    <w:rsid w:val="00D36D25"/>
    <w:pPr>
      <w:spacing w:before="200" w:line="240" w:lineRule="auto"/>
      <w:jc w:val="center"/>
    </w:pPr>
    <w:rPr>
      <w:rFonts w:ascii="Arial" w:eastAsia="PMingLiU" w:hAnsi="Arial" w:cs="Times New Roman"/>
      <w:b/>
      <w:color w:val="215868"/>
      <w:sz w:val="24"/>
      <w:lang w:val="en-GB" w:eastAsia="zh-CN"/>
    </w:rPr>
  </w:style>
  <w:style w:type="paragraph" w:customStyle="1" w:styleId="TableStyle">
    <w:name w:val="Table Style"/>
    <w:basedOn w:val="Normal"/>
    <w:next w:val="Normal"/>
    <w:qFormat/>
    <w:rsid w:val="00D36D25"/>
    <w:pPr>
      <w:spacing w:after="0" w:line="240" w:lineRule="auto"/>
    </w:pPr>
    <w:rPr>
      <w:rFonts w:ascii="Arial" w:eastAsia="PMingLiU" w:hAnsi="Arial" w:cs="Times New Roman"/>
      <w:sz w:val="20"/>
      <w:lang w:val="en-GB" w:eastAsia="zh-CN"/>
    </w:rPr>
  </w:style>
  <w:style w:type="character" w:customStyle="1" w:styleId="ListParagraphChar">
    <w:name w:val="List Paragraph Char"/>
    <w:aliases w:val="Use Case List Paragraph Char"/>
    <w:basedOn w:val="DefaultParagraphFont"/>
    <w:link w:val="ListParagraph"/>
    <w:uiPriority w:val="34"/>
    <w:locked/>
    <w:rsid w:val="0064399A"/>
    <w:rPr>
      <w:rFonts w:ascii="Microsoft YaHei" w:hAnsi="Microsoft YaHei"/>
    </w:rPr>
  </w:style>
  <w:style w:type="paragraph" w:styleId="Revision">
    <w:name w:val="Revision"/>
    <w:hidden/>
    <w:uiPriority w:val="99"/>
    <w:semiHidden/>
    <w:rsid w:val="002C33B6"/>
    <w:pPr>
      <w:spacing w:after="0" w:line="240" w:lineRule="auto"/>
    </w:pPr>
    <w:rPr>
      <w:rFonts w:ascii="Microsoft YaHei" w:hAnsi="Microsoft YaHei"/>
    </w:rPr>
  </w:style>
  <w:style w:type="character" w:styleId="CommentReference">
    <w:name w:val="annotation reference"/>
    <w:basedOn w:val="DefaultParagraphFont"/>
    <w:uiPriority w:val="99"/>
    <w:semiHidden/>
    <w:unhideWhenUsed/>
    <w:rsid w:val="00A931CD"/>
    <w:rPr>
      <w:sz w:val="16"/>
      <w:szCs w:val="16"/>
    </w:rPr>
  </w:style>
  <w:style w:type="paragraph" w:styleId="CommentText">
    <w:name w:val="annotation text"/>
    <w:basedOn w:val="Normal"/>
    <w:link w:val="CommentTextChar"/>
    <w:uiPriority w:val="99"/>
    <w:semiHidden/>
    <w:unhideWhenUsed/>
    <w:rsid w:val="00A931CD"/>
    <w:pPr>
      <w:spacing w:line="240" w:lineRule="auto"/>
    </w:pPr>
    <w:rPr>
      <w:sz w:val="20"/>
      <w:szCs w:val="20"/>
    </w:rPr>
  </w:style>
  <w:style w:type="character" w:customStyle="1" w:styleId="CommentTextChar">
    <w:name w:val="Comment Text Char"/>
    <w:basedOn w:val="DefaultParagraphFont"/>
    <w:link w:val="CommentText"/>
    <w:uiPriority w:val="99"/>
    <w:semiHidden/>
    <w:rsid w:val="00A931CD"/>
    <w:rPr>
      <w:rFonts w:ascii="Microsoft YaHei" w:hAnsi="Microsoft YaHei"/>
      <w:sz w:val="20"/>
      <w:szCs w:val="20"/>
    </w:rPr>
  </w:style>
  <w:style w:type="paragraph" w:styleId="CommentSubject">
    <w:name w:val="annotation subject"/>
    <w:basedOn w:val="CommentText"/>
    <w:next w:val="CommentText"/>
    <w:link w:val="CommentSubjectChar"/>
    <w:uiPriority w:val="99"/>
    <w:semiHidden/>
    <w:unhideWhenUsed/>
    <w:rsid w:val="00A931CD"/>
    <w:rPr>
      <w:b/>
      <w:bCs/>
    </w:rPr>
  </w:style>
  <w:style w:type="character" w:customStyle="1" w:styleId="CommentSubjectChar">
    <w:name w:val="Comment Subject Char"/>
    <w:basedOn w:val="CommentTextChar"/>
    <w:link w:val="CommentSubject"/>
    <w:uiPriority w:val="99"/>
    <w:semiHidden/>
    <w:rsid w:val="00A931CD"/>
    <w:rPr>
      <w:rFonts w:ascii="Microsoft YaHei" w:hAnsi="Microsoft YaHe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104883">
      <w:bodyDiv w:val="1"/>
      <w:marLeft w:val="0"/>
      <w:marRight w:val="0"/>
      <w:marTop w:val="0"/>
      <w:marBottom w:val="0"/>
      <w:divBdr>
        <w:top w:val="none" w:sz="0" w:space="0" w:color="auto"/>
        <w:left w:val="none" w:sz="0" w:space="0" w:color="auto"/>
        <w:bottom w:val="none" w:sz="0" w:space="0" w:color="auto"/>
        <w:right w:val="none" w:sz="0" w:space="0" w:color="auto"/>
      </w:divBdr>
    </w:div>
    <w:div w:id="130635612">
      <w:bodyDiv w:val="1"/>
      <w:marLeft w:val="0"/>
      <w:marRight w:val="0"/>
      <w:marTop w:val="0"/>
      <w:marBottom w:val="0"/>
      <w:divBdr>
        <w:top w:val="none" w:sz="0" w:space="0" w:color="auto"/>
        <w:left w:val="none" w:sz="0" w:space="0" w:color="auto"/>
        <w:bottom w:val="none" w:sz="0" w:space="0" w:color="auto"/>
        <w:right w:val="none" w:sz="0" w:space="0" w:color="auto"/>
      </w:divBdr>
    </w:div>
    <w:div w:id="207451304">
      <w:bodyDiv w:val="1"/>
      <w:marLeft w:val="0"/>
      <w:marRight w:val="0"/>
      <w:marTop w:val="0"/>
      <w:marBottom w:val="0"/>
      <w:divBdr>
        <w:top w:val="none" w:sz="0" w:space="0" w:color="auto"/>
        <w:left w:val="none" w:sz="0" w:space="0" w:color="auto"/>
        <w:bottom w:val="none" w:sz="0" w:space="0" w:color="auto"/>
        <w:right w:val="none" w:sz="0" w:space="0" w:color="auto"/>
      </w:divBdr>
    </w:div>
    <w:div w:id="503520998">
      <w:bodyDiv w:val="1"/>
      <w:marLeft w:val="0"/>
      <w:marRight w:val="0"/>
      <w:marTop w:val="0"/>
      <w:marBottom w:val="0"/>
      <w:divBdr>
        <w:top w:val="none" w:sz="0" w:space="0" w:color="auto"/>
        <w:left w:val="none" w:sz="0" w:space="0" w:color="auto"/>
        <w:bottom w:val="none" w:sz="0" w:space="0" w:color="auto"/>
        <w:right w:val="none" w:sz="0" w:space="0" w:color="auto"/>
      </w:divBdr>
    </w:div>
    <w:div w:id="527528659">
      <w:bodyDiv w:val="1"/>
      <w:marLeft w:val="0"/>
      <w:marRight w:val="0"/>
      <w:marTop w:val="0"/>
      <w:marBottom w:val="0"/>
      <w:divBdr>
        <w:top w:val="none" w:sz="0" w:space="0" w:color="auto"/>
        <w:left w:val="none" w:sz="0" w:space="0" w:color="auto"/>
        <w:bottom w:val="none" w:sz="0" w:space="0" w:color="auto"/>
        <w:right w:val="none" w:sz="0" w:space="0" w:color="auto"/>
      </w:divBdr>
    </w:div>
    <w:div w:id="560361759">
      <w:bodyDiv w:val="1"/>
      <w:marLeft w:val="0"/>
      <w:marRight w:val="0"/>
      <w:marTop w:val="0"/>
      <w:marBottom w:val="0"/>
      <w:divBdr>
        <w:top w:val="none" w:sz="0" w:space="0" w:color="auto"/>
        <w:left w:val="none" w:sz="0" w:space="0" w:color="auto"/>
        <w:bottom w:val="none" w:sz="0" w:space="0" w:color="auto"/>
        <w:right w:val="none" w:sz="0" w:space="0" w:color="auto"/>
      </w:divBdr>
    </w:div>
    <w:div w:id="704407975">
      <w:bodyDiv w:val="1"/>
      <w:marLeft w:val="0"/>
      <w:marRight w:val="0"/>
      <w:marTop w:val="0"/>
      <w:marBottom w:val="0"/>
      <w:divBdr>
        <w:top w:val="none" w:sz="0" w:space="0" w:color="auto"/>
        <w:left w:val="none" w:sz="0" w:space="0" w:color="auto"/>
        <w:bottom w:val="none" w:sz="0" w:space="0" w:color="auto"/>
        <w:right w:val="none" w:sz="0" w:space="0" w:color="auto"/>
      </w:divBdr>
    </w:div>
    <w:div w:id="705298984">
      <w:bodyDiv w:val="1"/>
      <w:marLeft w:val="0"/>
      <w:marRight w:val="0"/>
      <w:marTop w:val="0"/>
      <w:marBottom w:val="0"/>
      <w:divBdr>
        <w:top w:val="none" w:sz="0" w:space="0" w:color="auto"/>
        <w:left w:val="none" w:sz="0" w:space="0" w:color="auto"/>
        <w:bottom w:val="none" w:sz="0" w:space="0" w:color="auto"/>
        <w:right w:val="none" w:sz="0" w:space="0" w:color="auto"/>
      </w:divBdr>
    </w:div>
    <w:div w:id="1016275189">
      <w:bodyDiv w:val="1"/>
      <w:marLeft w:val="0"/>
      <w:marRight w:val="0"/>
      <w:marTop w:val="0"/>
      <w:marBottom w:val="0"/>
      <w:divBdr>
        <w:top w:val="none" w:sz="0" w:space="0" w:color="auto"/>
        <w:left w:val="none" w:sz="0" w:space="0" w:color="auto"/>
        <w:bottom w:val="none" w:sz="0" w:space="0" w:color="auto"/>
        <w:right w:val="none" w:sz="0" w:space="0" w:color="auto"/>
      </w:divBdr>
    </w:div>
    <w:div w:id="1030960314">
      <w:bodyDiv w:val="1"/>
      <w:marLeft w:val="0"/>
      <w:marRight w:val="0"/>
      <w:marTop w:val="0"/>
      <w:marBottom w:val="0"/>
      <w:divBdr>
        <w:top w:val="none" w:sz="0" w:space="0" w:color="auto"/>
        <w:left w:val="none" w:sz="0" w:space="0" w:color="auto"/>
        <w:bottom w:val="none" w:sz="0" w:space="0" w:color="auto"/>
        <w:right w:val="none" w:sz="0" w:space="0" w:color="auto"/>
      </w:divBdr>
    </w:div>
    <w:div w:id="1050348566">
      <w:bodyDiv w:val="1"/>
      <w:marLeft w:val="0"/>
      <w:marRight w:val="0"/>
      <w:marTop w:val="0"/>
      <w:marBottom w:val="0"/>
      <w:divBdr>
        <w:top w:val="none" w:sz="0" w:space="0" w:color="auto"/>
        <w:left w:val="none" w:sz="0" w:space="0" w:color="auto"/>
        <w:bottom w:val="none" w:sz="0" w:space="0" w:color="auto"/>
        <w:right w:val="none" w:sz="0" w:space="0" w:color="auto"/>
      </w:divBdr>
    </w:div>
    <w:div w:id="1209564626">
      <w:bodyDiv w:val="1"/>
      <w:marLeft w:val="0"/>
      <w:marRight w:val="0"/>
      <w:marTop w:val="0"/>
      <w:marBottom w:val="0"/>
      <w:divBdr>
        <w:top w:val="none" w:sz="0" w:space="0" w:color="auto"/>
        <w:left w:val="none" w:sz="0" w:space="0" w:color="auto"/>
        <w:bottom w:val="none" w:sz="0" w:space="0" w:color="auto"/>
        <w:right w:val="none" w:sz="0" w:space="0" w:color="auto"/>
      </w:divBdr>
    </w:div>
    <w:div w:id="1263413461">
      <w:bodyDiv w:val="1"/>
      <w:marLeft w:val="0"/>
      <w:marRight w:val="0"/>
      <w:marTop w:val="0"/>
      <w:marBottom w:val="0"/>
      <w:divBdr>
        <w:top w:val="none" w:sz="0" w:space="0" w:color="auto"/>
        <w:left w:val="none" w:sz="0" w:space="0" w:color="auto"/>
        <w:bottom w:val="none" w:sz="0" w:space="0" w:color="auto"/>
        <w:right w:val="none" w:sz="0" w:space="0" w:color="auto"/>
      </w:divBdr>
    </w:div>
    <w:div w:id="1628848595">
      <w:bodyDiv w:val="1"/>
      <w:marLeft w:val="0"/>
      <w:marRight w:val="0"/>
      <w:marTop w:val="0"/>
      <w:marBottom w:val="0"/>
      <w:divBdr>
        <w:top w:val="none" w:sz="0" w:space="0" w:color="auto"/>
        <w:left w:val="none" w:sz="0" w:space="0" w:color="auto"/>
        <w:bottom w:val="none" w:sz="0" w:space="0" w:color="auto"/>
        <w:right w:val="none" w:sz="0" w:space="0" w:color="auto"/>
      </w:divBdr>
    </w:div>
    <w:div w:id="1629236447">
      <w:bodyDiv w:val="1"/>
      <w:marLeft w:val="0"/>
      <w:marRight w:val="0"/>
      <w:marTop w:val="0"/>
      <w:marBottom w:val="0"/>
      <w:divBdr>
        <w:top w:val="none" w:sz="0" w:space="0" w:color="auto"/>
        <w:left w:val="none" w:sz="0" w:space="0" w:color="auto"/>
        <w:bottom w:val="none" w:sz="0" w:space="0" w:color="auto"/>
        <w:right w:val="none" w:sz="0" w:space="0" w:color="auto"/>
      </w:divBdr>
    </w:div>
    <w:div w:id="1637877744">
      <w:bodyDiv w:val="1"/>
      <w:marLeft w:val="0"/>
      <w:marRight w:val="0"/>
      <w:marTop w:val="0"/>
      <w:marBottom w:val="0"/>
      <w:divBdr>
        <w:top w:val="none" w:sz="0" w:space="0" w:color="auto"/>
        <w:left w:val="none" w:sz="0" w:space="0" w:color="auto"/>
        <w:bottom w:val="none" w:sz="0" w:space="0" w:color="auto"/>
        <w:right w:val="none" w:sz="0" w:space="0" w:color="auto"/>
      </w:divBdr>
    </w:div>
    <w:div w:id="1684698232">
      <w:bodyDiv w:val="1"/>
      <w:marLeft w:val="0"/>
      <w:marRight w:val="0"/>
      <w:marTop w:val="0"/>
      <w:marBottom w:val="0"/>
      <w:divBdr>
        <w:top w:val="none" w:sz="0" w:space="0" w:color="auto"/>
        <w:left w:val="none" w:sz="0" w:space="0" w:color="auto"/>
        <w:bottom w:val="none" w:sz="0" w:space="0" w:color="auto"/>
        <w:right w:val="none" w:sz="0" w:space="0" w:color="auto"/>
      </w:divBdr>
    </w:div>
    <w:div w:id="1787651361">
      <w:bodyDiv w:val="1"/>
      <w:marLeft w:val="0"/>
      <w:marRight w:val="0"/>
      <w:marTop w:val="0"/>
      <w:marBottom w:val="0"/>
      <w:divBdr>
        <w:top w:val="none" w:sz="0" w:space="0" w:color="auto"/>
        <w:left w:val="none" w:sz="0" w:space="0" w:color="auto"/>
        <w:bottom w:val="none" w:sz="0" w:space="0" w:color="auto"/>
        <w:right w:val="none" w:sz="0" w:space="0" w:color="auto"/>
      </w:divBdr>
    </w:div>
    <w:div w:id="1847359591">
      <w:bodyDiv w:val="1"/>
      <w:marLeft w:val="0"/>
      <w:marRight w:val="0"/>
      <w:marTop w:val="0"/>
      <w:marBottom w:val="0"/>
      <w:divBdr>
        <w:top w:val="none" w:sz="0" w:space="0" w:color="auto"/>
        <w:left w:val="none" w:sz="0" w:space="0" w:color="auto"/>
        <w:bottom w:val="none" w:sz="0" w:space="0" w:color="auto"/>
        <w:right w:val="none" w:sz="0" w:space="0" w:color="auto"/>
      </w:divBdr>
    </w:div>
    <w:div w:id="1855071853">
      <w:bodyDiv w:val="1"/>
      <w:marLeft w:val="0"/>
      <w:marRight w:val="0"/>
      <w:marTop w:val="0"/>
      <w:marBottom w:val="0"/>
      <w:divBdr>
        <w:top w:val="none" w:sz="0" w:space="0" w:color="auto"/>
        <w:left w:val="none" w:sz="0" w:space="0" w:color="auto"/>
        <w:bottom w:val="none" w:sz="0" w:space="0" w:color="auto"/>
        <w:right w:val="none" w:sz="0" w:space="0" w:color="auto"/>
      </w:divBdr>
    </w:div>
    <w:div w:id="2124684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8.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comments" Target="comments.xml"/><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7.emf"/><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0.jpg"/><Relationship Id="rId28" Type="http://schemas.openxmlformats.org/officeDocument/2006/relationships/image" Target="media/image14.emf"/><Relationship Id="rId10" Type="http://schemas.openxmlformats.org/officeDocument/2006/relationships/image" Target="media/image3.jpg"/><Relationship Id="rId19" Type="http://schemas.openxmlformats.org/officeDocument/2006/relationships/image" Target="media/image6.png"/><Relationship Id="rId31" Type="http://schemas.openxmlformats.org/officeDocument/2006/relationships/package" Target="embeddings/Microsoft_Word_Document2.doc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package" Target="embeddings/Microsoft_Excel_Worksheet1.xlsx"/><Relationship Id="rId30" Type="http://schemas.openxmlformats.org/officeDocument/2006/relationships/image" Target="media/image15.emf"/><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B4990E-C82F-4AC5-A5CD-95AC4CDAF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67</Pages>
  <Words>9647</Words>
  <Characters>54988</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Atos</Company>
  <LinksUpToDate>false</LinksUpToDate>
  <CharactersWithSpaces>64506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Siu, Wing Fung, David</dc:creator>
  <cp:keywords/>
  <dc:description/>
  <cp:lastModifiedBy>Steven Chen</cp:lastModifiedBy>
  <cp:revision>62</cp:revision>
  <dcterms:created xsi:type="dcterms:W3CDTF">2016-12-14T08:10:00Z</dcterms:created>
  <dcterms:modified xsi:type="dcterms:W3CDTF">2016-12-16T09:59:00Z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