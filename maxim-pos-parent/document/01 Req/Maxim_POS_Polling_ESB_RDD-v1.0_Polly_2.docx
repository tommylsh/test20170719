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7AB88C" w14:textId="77777777" w:rsidR="009A0562" w:rsidRPr="00211DF8" w:rsidRDefault="002B0E38" w:rsidP="007E6F0F">
      <w:pPr>
        <w:pStyle w:val="sysTitle"/>
        <w:framePr w:w="8873" w:h="5725" w:hRule="exact" w:wrap="notBeside" w:x="1518" w:y="3601"/>
        <w:spacing w:line="276" w:lineRule="auto"/>
        <w:rPr>
          <w:rStyle w:val="Strong"/>
          <w:rFonts w:ascii="Palatino Linotype" w:eastAsia="Microsoft YaHei" w:hAnsi="Palatino Linotype"/>
          <w:color w:val="000000"/>
          <w:sz w:val="44"/>
          <w:szCs w:val="44"/>
          <w:lang w:eastAsia="zh-TW"/>
        </w:rPr>
      </w:pPr>
      <w:r w:rsidRPr="00211DF8">
        <w:rPr>
          <w:rStyle w:val="Strong"/>
          <w:rFonts w:ascii="Palatino Linotype" w:eastAsia="Microsoft YaHei" w:hAnsi="Palatino Linotype"/>
          <w:color w:val="000000"/>
          <w:sz w:val="44"/>
          <w:szCs w:val="44"/>
          <w:lang w:eastAsia="zh-TW"/>
        </w:rPr>
        <w:t xml:space="preserve">Maxim POS Polling </w:t>
      </w:r>
      <w:r w:rsidR="000F72C3" w:rsidRPr="00211DF8">
        <w:rPr>
          <w:rStyle w:val="Strong"/>
          <w:rFonts w:ascii="Palatino Linotype" w:eastAsia="Microsoft YaHei" w:hAnsi="Palatino Linotype"/>
          <w:color w:val="000000"/>
          <w:sz w:val="44"/>
          <w:szCs w:val="44"/>
          <w:lang w:eastAsia="zh-TW"/>
        </w:rPr>
        <w:t xml:space="preserve">Enterprise Service Bus </w:t>
      </w:r>
      <w:r w:rsidRPr="00211DF8">
        <w:rPr>
          <w:rStyle w:val="Strong"/>
          <w:rFonts w:ascii="Palatino Linotype" w:eastAsia="Microsoft YaHei" w:hAnsi="Palatino Linotype"/>
          <w:color w:val="000000"/>
          <w:sz w:val="44"/>
          <w:szCs w:val="44"/>
          <w:lang w:eastAsia="zh-TW"/>
        </w:rPr>
        <w:t>Implmentation Service</w:t>
      </w:r>
    </w:p>
    <w:p w14:paraId="5E06CC9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b w:val="0"/>
          <w:color w:val="000000"/>
          <w:sz w:val="44"/>
          <w:szCs w:val="44"/>
          <w:lang w:eastAsia="zh-TW"/>
        </w:rPr>
      </w:pPr>
      <w:r w:rsidRPr="00211DF8">
        <w:rPr>
          <w:rStyle w:val="Strong"/>
          <w:rFonts w:ascii="Palatino Linotype" w:eastAsia="Microsoft YaHei" w:hAnsi="Palatino Linotype"/>
          <w:b w:val="0"/>
          <w:color w:val="000000"/>
          <w:sz w:val="44"/>
          <w:szCs w:val="44"/>
          <w:lang w:eastAsia="zh-TW"/>
        </w:rPr>
        <w:t>EL-FY16-902</w:t>
      </w:r>
    </w:p>
    <w:p w14:paraId="45E4A9AE" w14:textId="77777777" w:rsidR="00E45849" w:rsidRPr="00211DF8" w:rsidRDefault="00E45849" w:rsidP="007E6F0F">
      <w:pPr>
        <w:pStyle w:val="sysTitle"/>
        <w:framePr w:w="8873" w:h="5725" w:hRule="exact" w:wrap="notBeside" w:x="1518" w:y="3601"/>
        <w:spacing w:line="276" w:lineRule="auto"/>
        <w:rPr>
          <w:rStyle w:val="Strong"/>
          <w:rFonts w:ascii="Palatino Linotype" w:eastAsiaTheme="minorEastAsia" w:hAnsi="Palatino Linotype"/>
          <w:color w:val="000000"/>
          <w:sz w:val="44"/>
          <w:szCs w:val="44"/>
          <w:lang w:eastAsia="zh-TW"/>
        </w:rPr>
      </w:pPr>
    </w:p>
    <w:p w14:paraId="704E61B5" w14:textId="77777777" w:rsidR="00F81512" w:rsidRPr="00211DF8" w:rsidRDefault="000F72C3" w:rsidP="007E6F0F">
      <w:pPr>
        <w:pStyle w:val="sysTitle"/>
        <w:framePr w:w="8873" w:h="5725" w:hRule="exact" w:wrap="notBeside" w:x="1518" w:y="3601"/>
        <w:spacing w:line="276" w:lineRule="auto"/>
        <w:rPr>
          <w:rStyle w:val="Strong"/>
          <w:rFonts w:ascii="Palatino Linotype" w:eastAsia="Microsoft YaHei" w:hAnsi="Palatino Linotype"/>
          <w:b w:val="0"/>
          <w:color w:val="4F81BD" w:themeColor="accent1"/>
          <w:sz w:val="52"/>
          <w:szCs w:val="56"/>
          <w:lang w:eastAsia="zh-TW"/>
        </w:rPr>
      </w:pPr>
      <w:r w:rsidRPr="00211DF8">
        <w:rPr>
          <w:rStyle w:val="Strong"/>
          <w:rFonts w:ascii="Palatino Linotype" w:eastAsia="Microsoft YaHei" w:hAnsi="Palatino Linotype"/>
          <w:b w:val="0"/>
          <w:color w:val="4F81BD" w:themeColor="accent1"/>
          <w:sz w:val="52"/>
          <w:szCs w:val="56"/>
          <w:lang w:eastAsia="zh-CN"/>
        </w:rPr>
        <w:t>Sale/Master/Pricing Data Exchange</w:t>
      </w:r>
    </w:p>
    <w:p w14:paraId="0A07535E" w14:textId="77777777" w:rsidR="009A0562" w:rsidRPr="00211DF8" w:rsidRDefault="009A3EE4" w:rsidP="00F00B90">
      <w:pPr>
        <w:pStyle w:val="sysTitle"/>
        <w:framePr w:w="8873" w:h="5725" w:hRule="exact" w:wrap="notBeside" w:x="1518" w:y="3601"/>
        <w:spacing w:line="276" w:lineRule="auto"/>
        <w:jc w:val="left"/>
        <w:rPr>
          <w:rStyle w:val="Strong"/>
          <w:rFonts w:ascii="Palatino Linotype" w:eastAsia="Microsoft YaHei" w:hAnsi="Palatino Linotype"/>
          <w:b w:val="0"/>
          <w:bCs w:val="0"/>
          <w:color w:val="800000"/>
          <w:sz w:val="56"/>
          <w:szCs w:val="56"/>
          <w:lang w:eastAsia="zh-CN"/>
        </w:rPr>
      </w:pPr>
      <w:r w:rsidRPr="00211DF8">
        <w:rPr>
          <w:rFonts w:ascii="Palatino Linotype" w:eastAsia="Microsoft YaHei" w:hAnsi="Palatino Linotype"/>
          <w:color w:val="800000"/>
          <w:sz w:val="56"/>
          <w:szCs w:val="56"/>
          <w:lang w:eastAsia="zh-TW"/>
        </w:rPr>
        <w:t xml:space="preserve">Requirement Definition </w:t>
      </w:r>
      <w:r w:rsidR="00F00B90" w:rsidRPr="00211DF8">
        <w:rPr>
          <w:rFonts w:ascii="Palatino Linotype" w:eastAsia="Microsoft YaHei" w:hAnsi="Palatino Linotype"/>
          <w:color w:val="800000"/>
          <w:sz w:val="56"/>
          <w:szCs w:val="56"/>
          <w:lang w:eastAsia="zh-TW"/>
        </w:rPr>
        <w:t>Document</w:t>
      </w:r>
    </w:p>
    <w:p w14:paraId="5616054E" w14:textId="77777777" w:rsidR="009A0562" w:rsidRPr="00211DF8" w:rsidRDefault="009A0562" w:rsidP="007E6F0F">
      <w:pPr>
        <w:jc w:val="both"/>
        <w:rPr>
          <w:rFonts w:ascii="Palatino Linotype" w:eastAsia="Microsoft YaHei" w:hAnsi="Palatino Linotype"/>
        </w:rPr>
      </w:pPr>
    </w:p>
    <w:p w14:paraId="25D6581B" w14:textId="77777777" w:rsidR="009A0562" w:rsidRPr="00211DF8" w:rsidRDefault="009A0562" w:rsidP="007E6F0F">
      <w:pPr>
        <w:jc w:val="both"/>
        <w:rPr>
          <w:rFonts w:ascii="Palatino Linotype" w:eastAsia="Microsoft YaHei" w:hAnsi="Palatino Linotype"/>
        </w:rPr>
      </w:pPr>
    </w:p>
    <w:p w14:paraId="2AFEC453" w14:textId="77777777" w:rsidR="009A0562" w:rsidRPr="00211DF8" w:rsidRDefault="009A0562" w:rsidP="007E6F0F">
      <w:pPr>
        <w:jc w:val="both"/>
        <w:rPr>
          <w:rFonts w:ascii="Palatino Linotype" w:eastAsia="Microsoft YaHei" w:hAnsi="Palatino Linotype"/>
        </w:rPr>
      </w:pPr>
    </w:p>
    <w:p w14:paraId="0ABE66B1" w14:textId="77777777" w:rsidR="009A0562" w:rsidRPr="00211DF8" w:rsidRDefault="0016619E" w:rsidP="007E6F0F">
      <w:pPr>
        <w:jc w:val="both"/>
        <w:rPr>
          <w:rFonts w:ascii="Palatino Linotype" w:eastAsia="Microsoft YaHei" w:hAnsi="Palatino Linotype"/>
        </w:rPr>
      </w:pPr>
      <w:r w:rsidRPr="00211DF8">
        <w:rPr>
          <w:rFonts w:ascii="Palatino Linotype" w:eastAsia="Microsoft YaHei" w:hAnsi="Palatino Linotype"/>
          <w:noProof/>
          <w:lang w:val="en-GB" w:eastAsia="zh-CN"/>
        </w:rPr>
        <mc:AlternateContent>
          <mc:Choice Requires="wps">
            <w:drawing>
              <wp:anchor distT="0" distB="0" distL="114300" distR="114300" simplePos="0" relativeHeight="251658240" behindDoc="0" locked="0" layoutInCell="0" allowOverlap="1" wp14:anchorId="30B86BFE" wp14:editId="2E13C644">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685D77" w:rsidRPr="0081166A" w:rsidRDefault="00685D77" w:rsidP="009A0562">
                            <w:pPr>
                              <w:rPr>
                                <w:rFonts w:ascii="Palatino Linotype" w:hAnsi="Palatino Linotype"/>
                              </w:rPr>
                            </w:pPr>
                            <w:r w:rsidRPr="0081166A">
                              <w:rPr>
                                <w:rFonts w:ascii="Palatino Linotype" w:hAnsi="Palatino Linotype"/>
                              </w:rPr>
                              <w:t>Prepared by: Buzz IT Company Limited</w:t>
                            </w:r>
                          </w:p>
                          <w:p w14:paraId="37B9779D" w14:textId="77777777" w:rsidR="00685D77" w:rsidRPr="0081166A" w:rsidRDefault="00685D77" w:rsidP="009A0562">
                            <w:pPr>
                              <w:rPr>
                                <w:rFonts w:ascii="Palatino Linotype" w:hAnsi="Palatino Linotype"/>
                              </w:rPr>
                            </w:pPr>
                            <w:r w:rsidRPr="0081166A">
                              <w:rPr>
                                <w:rFonts w:ascii="Palatino Linotype" w:hAnsi="Palatino Linotype"/>
                              </w:rPr>
                              <w:t>Author: Steven Chen</w:t>
                            </w:r>
                          </w:p>
                          <w:p w14:paraId="612E9F65" w14:textId="77777777" w:rsidR="00685D77" w:rsidRPr="0081166A" w:rsidRDefault="00685D77"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7777777" w:rsidR="00685D77" w:rsidRPr="0081166A" w:rsidRDefault="00685D77" w:rsidP="009A0562">
                            <w:pPr>
                              <w:rPr>
                                <w:rFonts w:ascii="Palatino Linotype" w:hAnsi="Palatino Linotype"/>
                                <w:color w:val="7F7F7F"/>
                              </w:rPr>
                            </w:pPr>
                            <w:r>
                              <w:rPr>
                                <w:rFonts w:ascii="Palatino Linotype" w:hAnsi="Palatino Linotype"/>
                              </w:rPr>
                              <w:t>Version: 1.0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685D77" w:rsidRPr="0081166A" w:rsidRDefault="00685D77" w:rsidP="009A0562">
                      <w:pPr>
                        <w:rPr>
                          <w:rFonts w:ascii="Palatino Linotype" w:hAnsi="Palatino Linotype"/>
                        </w:rPr>
                      </w:pPr>
                      <w:r w:rsidRPr="0081166A">
                        <w:rPr>
                          <w:rFonts w:ascii="Palatino Linotype" w:hAnsi="Palatino Linotype"/>
                        </w:rPr>
                        <w:t>Prepared by: Buzz IT Company Limited</w:t>
                      </w:r>
                    </w:p>
                    <w:p w14:paraId="37B9779D" w14:textId="77777777" w:rsidR="00685D77" w:rsidRPr="0081166A" w:rsidRDefault="00685D77" w:rsidP="009A0562">
                      <w:pPr>
                        <w:rPr>
                          <w:rFonts w:ascii="Palatino Linotype" w:hAnsi="Palatino Linotype"/>
                        </w:rPr>
                      </w:pPr>
                      <w:r w:rsidRPr="0081166A">
                        <w:rPr>
                          <w:rFonts w:ascii="Palatino Linotype" w:hAnsi="Palatino Linotype"/>
                        </w:rPr>
                        <w:t>Author: Steven Chen</w:t>
                      </w:r>
                    </w:p>
                    <w:p w14:paraId="612E9F65" w14:textId="77777777" w:rsidR="00685D77" w:rsidRPr="0081166A" w:rsidRDefault="00685D77" w:rsidP="009A0562">
                      <w:pPr>
                        <w:rPr>
                          <w:rFonts w:ascii="Palatino Linotype" w:hAnsi="Palatino Linotype"/>
                        </w:rPr>
                      </w:pPr>
                      <w:r>
                        <w:rPr>
                          <w:rFonts w:ascii="Palatino Linotype" w:hAnsi="Palatino Linotype"/>
                        </w:rPr>
                        <w:t>Date: 02</w:t>
                      </w:r>
                      <w:r w:rsidRPr="0081166A">
                        <w:rPr>
                          <w:rFonts w:ascii="Palatino Linotype" w:hAnsi="Palatino Linotype"/>
                        </w:rPr>
                        <w:t>/1</w:t>
                      </w:r>
                      <w:r>
                        <w:rPr>
                          <w:rFonts w:ascii="Palatino Linotype" w:hAnsi="Palatino Linotype"/>
                        </w:rPr>
                        <w:t>2</w:t>
                      </w:r>
                      <w:r w:rsidRPr="0081166A">
                        <w:rPr>
                          <w:rFonts w:ascii="Palatino Linotype" w:hAnsi="Palatino Linotype"/>
                        </w:rPr>
                        <w:t>/2016</w:t>
                      </w:r>
                    </w:p>
                    <w:p w14:paraId="54A5CBF8" w14:textId="77777777" w:rsidR="00685D77" w:rsidRPr="0081166A" w:rsidRDefault="00685D77" w:rsidP="009A0562">
                      <w:pPr>
                        <w:rPr>
                          <w:rFonts w:ascii="Palatino Linotype" w:hAnsi="Palatino Linotype"/>
                          <w:color w:val="7F7F7F"/>
                        </w:rPr>
                      </w:pPr>
                      <w:r>
                        <w:rPr>
                          <w:rFonts w:ascii="Palatino Linotype" w:hAnsi="Palatino Linotype"/>
                        </w:rPr>
                        <w:t>Version: 1.0</w:t>
                      </w:r>
                    </w:p>
                  </w:txbxContent>
                </v:textbox>
                <w10:wrap type="square" anchorx="margin" anchory="margin"/>
              </v:shape>
            </w:pict>
          </mc:Fallback>
        </mc:AlternateContent>
      </w:r>
    </w:p>
    <w:p w14:paraId="4576532A" w14:textId="77777777" w:rsidR="009A0562" w:rsidRPr="00211DF8" w:rsidRDefault="009A0562" w:rsidP="007E6F0F">
      <w:pPr>
        <w:jc w:val="both"/>
        <w:rPr>
          <w:rFonts w:ascii="Palatino Linotype" w:eastAsia="Microsoft YaHei" w:hAnsi="Palatino Linotype"/>
        </w:rPr>
      </w:pPr>
      <w:r w:rsidRPr="00211DF8">
        <w:rPr>
          <w:rFonts w:ascii="Palatino Linotype" w:eastAsia="Microsoft YaHei" w:hAnsi="Palatino Linotype"/>
        </w:rPr>
        <w:br w:type="page"/>
      </w:r>
    </w:p>
    <w:p w14:paraId="67615B4E" w14:textId="77777777" w:rsidR="005B21C6" w:rsidRPr="00211DF8" w:rsidRDefault="000F72C3" w:rsidP="007E6F0F">
      <w:pPr>
        <w:pStyle w:val="Heading1"/>
        <w:pageBreakBefore/>
        <w:numPr>
          <w:ilvl w:val="0"/>
          <w:numId w:val="0"/>
        </w:numPr>
        <w:spacing w:before="0" w:line="360" w:lineRule="auto"/>
        <w:ind w:left="432" w:hanging="432"/>
        <w:jc w:val="both"/>
        <w:rPr>
          <w:rFonts w:ascii="Palatino Linotype" w:eastAsia="Microsoft YaHei" w:hAnsi="Palatino Linotype"/>
        </w:rPr>
      </w:pPr>
      <w:bookmarkStart w:id="0" w:name="_Toc468468905"/>
      <w:r w:rsidRPr="00211DF8">
        <w:rPr>
          <w:rFonts w:ascii="Palatino Linotype" w:eastAsia="Microsoft YaHei" w:hAnsi="Palatino Linotype"/>
          <w:lang w:eastAsia="zh-CN"/>
        </w:rPr>
        <w:lastRenderedPageBreak/>
        <w:t>Document Control</w:t>
      </w:r>
      <w:bookmarkEnd w:id="0"/>
    </w:p>
    <w:p w14:paraId="1CF8B281" w14:textId="77777777" w:rsidR="005B21C6" w:rsidRPr="00211DF8" w:rsidRDefault="003D4291" w:rsidP="007E6F0F">
      <w:pPr>
        <w:pStyle w:val="Heading2"/>
        <w:numPr>
          <w:ilvl w:val="1"/>
          <w:numId w:val="0"/>
        </w:numPr>
        <w:spacing w:after="200" w:line="240" w:lineRule="auto"/>
        <w:ind w:left="576" w:hanging="576"/>
        <w:jc w:val="both"/>
        <w:rPr>
          <w:rFonts w:ascii="Palatino Linotype" w:eastAsia="Microsoft YaHei" w:hAnsi="Palatino Linotype"/>
        </w:rPr>
      </w:pPr>
      <w:bookmarkStart w:id="1" w:name="_Toc468468906"/>
      <w:r w:rsidRPr="00211DF8">
        <w:rPr>
          <w:rFonts w:ascii="Palatino Linotype" w:eastAsia="Microsoft YaHei" w:hAnsi="Palatino Linotype"/>
          <w:lang w:eastAsia="zh-CN"/>
        </w:rPr>
        <w:t>Document History</w:t>
      </w:r>
      <w:bookmarkEnd w:id="1"/>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211DF8"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Revision Remark</w:t>
            </w:r>
          </w:p>
        </w:tc>
      </w:tr>
      <w:tr w:rsidR="005B21C6" w:rsidRPr="00211DF8"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7777777" w:rsidR="005B21C6" w:rsidRPr="00211DF8" w:rsidRDefault="001F0E39" w:rsidP="007E6F0F">
            <w:pPr>
              <w:spacing w:after="0"/>
              <w:jc w:val="both"/>
              <w:rPr>
                <w:rFonts w:ascii="Palatino Linotype" w:eastAsia="Microsoft YaHei" w:hAnsi="Palatino Linotype"/>
                <w:sz w:val="20"/>
                <w:szCs w:val="20"/>
              </w:rPr>
            </w:pPr>
            <w:r>
              <w:rPr>
                <w:rFonts w:ascii="Palatino Linotype" w:eastAsia="Microsoft YaHei" w:hAnsi="Palatino Linotype"/>
                <w:sz w:val="20"/>
                <w:szCs w:val="20"/>
              </w:rPr>
              <w:t>1.0</w:t>
            </w:r>
          </w:p>
        </w:tc>
        <w:tc>
          <w:tcPr>
            <w:tcW w:w="1798" w:type="dxa"/>
            <w:tcBorders>
              <w:top w:val="single" w:sz="4" w:space="0" w:color="auto"/>
              <w:left w:val="single" w:sz="4" w:space="0" w:color="auto"/>
              <w:bottom w:val="single" w:sz="4" w:space="0" w:color="auto"/>
              <w:right w:val="single" w:sz="4" w:space="0" w:color="auto"/>
            </w:tcBorders>
          </w:tcPr>
          <w:p w14:paraId="57CBFC92" w14:textId="77777777" w:rsidR="005B21C6" w:rsidRPr="00211DF8" w:rsidRDefault="001F0E39">
            <w:pPr>
              <w:spacing w:after="0"/>
              <w:jc w:val="both"/>
              <w:rPr>
                <w:rFonts w:ascii="Palatino Linotype" w:eastAsia="Microsoft YaHei" w:hAnsi="Palatino Linotype"/>
                <w:sz w:val="20"/>
                <w:szCs w:val="20"/>
              </w:rPr>
            </w:pPr>
            <w:r>
              <w:rPr>
                <w:rFonts w:ascii="Palatino Linotype" w:eastAsia="Microsoft YaHei" w:hAnsi="Palatino Linotype"/>
                <w:sz w:val="20"/>
                <w:szCs w:val="20"/>
              </w:rPr>
              <w:t>02</w:t>
            </w:r>
            <w:r w:rsidR="00867FB0">
              <w:rPr>
                <w:rFonts w:ascii="Palatino Linotype" w:eastAsia="Microsoft YaHei" w:hAnsi="Palatino Linotype"/>
                <w:sz w:val="20"/>
                <w:szCs w:val="20"/>
              </w:rPr>
              <w:t>/12/2016</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211DF8" w:rsidRDefault="000F72C3"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1</w:t>
            </w:r>
            <w:r w:rsidRPr="00211DF8">
              <w:rPr>
                <w:rFonts w:ascii="Palatino Linotype" w:eastAsia="Microsoft YaHei" w:hAnsi="Palatino Linotype"/>
                <w:sz w:val="20"/>
                <w:szCs w:val="20"/>
                <w:vertAlign w:val="superscript"/>
                <w:lang w:eastAsia="zh-CN"/>
              </w:rPr>
              <w:t>st</w:t>
            </w:r>
            <w:r w:rsidRPr="00211DF8">
              <w:rPr>
                <w:rFonts w:ascii="Palatino Linotype" w:eastAsia="Microsoft YaHei" w:hAnsi="Palatino Linotype"/>
                <w:sz w:val="20"/>
                <w:szCs w:val="20"/>
                <w:lang w:eastAsia="zh-CN"/>
              </w:rPr>
              <w:t xml:space="preserve"> draft</w:t>
            </w:r>
          </w:p>
        </w:tc>
      </w:tr>
      <w:tr w:rsidR="002108A2" w:rsidRPr="00211DF8" w14:paraId="00A43744" w14:textId="77777777" w:rsidTr="00A00C1A">
        <w:trPr>
          <w:cantSplit/>
          <w:ins w:id="2" w:author="Steven Chen" w:date="2016-12-13T15:51:00Z"/>
        </w:trPr>
        <w:tc>
          <w:tcPr>
            <w:tcW w:w="975" w:type="dxa"/>
            <w:tcBorders>
              <w:top w:val="single" w:sz="4" w:space="0" w:color="auto"/>
              <w:left w:val="single" w:sz="4" w:space="0" w:color="auto"/>
              <w:bottom w:val="single" w:sz="4" w:space="0" w:color="auto"/>
              <w:right w:val="single" w:sz="4" w:space="0" w:color="auto"/>
            </w:tcBorders>
          </w:tcPr>
          <w:p w14:paraId="4130324D" w14:textId="4AE32176" w:rsidR="002108A2" w:rsidRDefault="002108A2" w:rsidP="002108A2">
            <w:pPr>
              <w:spacing w:after="0"/>
              <w:jc w:val="both"/>
              <w:rPr>
                <w:ins w:id="3" w:author="Steven Chen" w:date="2016-12-13T15:51:00Z"/>
                <w:rFonts w:ascii="Palatino Linotype" w:eastAsia="Microsoft YaHei" w:hAnsi="Palatino Linotype"/>
                <w:sz w:val="20"/>
                <w:szCs w:val="20"/>
              </w:rPr>
            </w:pPr>
            <w:ins w:id="4" w:author="Steven Chen" w:date="2016-12-13T15:51:00Z">
              <w:r>
                <w:rPr>
                  <w:rFonts w:ascii="Palatino Linotype" w:eastAsia="Microsoft YaHei" w:hAnsi="Palatino Linotype"/>
                  <w:sz w:val="20"/>
                  <w:szCs w:val="20"/>
                </w:rPr>
                <w:t>1.01</w:t>
              </w:r>
            </w:ins>
          </w:p>
        </w:tc>
        <w:tc>
          <w:tcPr>
            <w:tcW w:w="1798" w:type="dxa"/>
            <w:tcBorders>
              <w:top w:val="single" w:sz="4" w:space="0" w:color="auto"/>
              <w:left w:val="single" w:sz="4" w:space="0" w:color="auto"/>
              <w:bottom w:val="single" w:sz="4" w:space="0" w:color="auto"/>
              <w:right w:val="single" w:sz="4" w:space="0" w:color="auto"/>
            </w:tcBorders>
          </w:tcPr>
          <w:p w14:paraId="710680FF" w14:textId="396D7EDA" w:rsidR="002108A2" w:rsidRDefault="002108A2" w:rsidP="002108A2">
            <w:pPr>
              <w:spacing w:after="0"/>
              <w:jc w:val="both"/>
              <w:rPr>
                <w:ins w:id="5" w:author="Steven Chen" w:date="2016-12-13T15:51:00Z"/>
                <w:rFonts w:ascii="Palatino Linotype" w:eastAsia="Microsoft YaHei" w:hAnsi="Palatino Linotype"/>
                <w:sz w:val="20"/>
                <w:szCs w:val="20"/>
              </w:rPr>
            </w:pPr>
            <w:ins w:id="6" w:author="Steven Chen" w:date="2016-12-13T15:51:00Z">
              <w:r>
                <w:rPr>
                  <w:rFonts w:ascii="Palatino Linotype" w:eastAsia="Microsoft YaHei" w:hAnsi="Palatino Linotype"/>
                  <w:sz w:val="20"/>
                  <w:szCs w:val="20"/>
                </w:rPr>
                <w:t>13/12/2016</w:t>
              </w:r>
            </w:ins>
          </w:p>
        </w:tc>
        <w:tc>
          <w:tcPr>
            <w:tcW w:w="1787" w:type="dxa"/>
            <w:tcBorders>
              <w:top w:val="single" w:sz="4" w:space="0" w:color="auto"/>
              <w:left w:val="single" w:sz="4" w:space="0" w:color="auto"/>
              <w:bottom w:val="single" w:sz="4" w:space="0" w:color="auto"/>
              <w:right w:val="single" w:sz="4" w:space="0" w:color="auto"/>
            </w:tcBorders>
          </w:tcPr>
          <w:p w14:paraId="218FB7D1" w14:textId="307AAC8B" w:rsidR="002108A2" w:rsidRPr="00211DF8" w:rsidRDefault="002108A2" w:rsidP="002108A2">
            <w:pPr>
              <w:spacing w:after="0"/>
              <w:jc w:val="both"/>
              <w:rPr>
                <w:ins w:id="7" w:author="Steven Chen" w:date="2016-12-13T15:51:00Z"/>
                <w:rFonts w:ascii="Palatino Linotype" w:eastAsia="Microsoft YaHei" w:hAnsi="Palatino Linotype"/>
                <w:sz w:val="20"/>
                <w:szCs w:val="20"/>
              </w:rPr>
            </w:pPr>
            <w:ins w:id="8" w:author="Steven Chen" w:date="2016-12-13T15:51:00Z">
              <w:r w:rsidRPr="00211DF8">
                <w:rPr>
                  <w:rFonts w:ascii="Palatino Linotype" w:eastAsia="Microsoft YaHei" w:hAnsi="Palatino Linotype"/>
                  <w:sz w:val="20"/>
                  <w:szCs w:val="20"/>
                </w:rPr>
                <w:t>Steven Chen</w:t>
              </w:r>
            </w:ins>
          </w:p>
        </w:tc>
        <w:tc>
          <w:tcPr>
            <w:tcW w:w="5430" w:type="dxa"/>
            <w:tcBorders>
              <w:top w:val="single" w:sz="4" w:space="0" w:color="auto"/>
              <w:left w:val="single" w:sz="4" w:space="0" w:color="auto"/>
              <w:bottom w:val="single" w:sz="4" w:space="0" w:color="auto"/>
              <w:right w:val="single" w:sz="4" w:space="0" w:color="auto"/>
            </w:tcBorders>
          </w:tcPr>
          <w:p w14:paraId="218B8619" w14:textId="26DCACDA" w:rsidR="002108A2" w:rsidRPr="00211DF8" w:rsidRDefault="002108A2" w:rsidP="002108A2">
            <w:pPr>
              <w:spacing w:after="0"/>
              <w:jc w:val="both"/>
              <w:rPr>
                <w:ins w:id="9" w:author="Steven Chen" w:date="2016-12-13T15:51:00Z"/>
                <w:rFonts w:ascii="Palatino Linotype" w:eastAsia="Microsoft YaHei" w:hAnsi="Palatino Linotype"/>
                <w:sz w:val="20"/>
                <w:szCs w:val="20"/>
                <w:lang w:eastAsia="zh-CN"/>
              </w:rPr>
            </w:pPr>
          </w:p>
        </w:tc>
      </w:tr>
    </w:tbl>
    <w:p w14:paraId="1E7562C1" w14:textId="77777777" w:rsidR="005B21C6" w:rsidRPr="00211DF8" w:rsidRDefault="000F72C3" w:rsidP="007E6F0F">
      <w:pPr>
        <w:pStyle w:val="Heading2"/>
        <w:numPr>
          <w:ilvl w:val="1"/>
          <w:numId w:val="0"/>
        </w:numPr>
        <w:spacing w:after="200" w:line="240" w:lineRule="auto"/>
        <w:ind w:left="576" w:hanging="576"/>
        <w:jc w:val="both"/>
        <w:rPr>
          <w:rFonts w:ascii="Palatino Linotype" w:eastAsia="Microsoft YaHei" w:hAnsi="Palatino Linotype"/>
        </w:rPr>
      </w:pPr>
      <w:bookmarkStart w:id="10" w:name="_Toc468468907"/>
      <w:bookmarkStart w:id="11" w:name="_Toc248913659"/>
      <w:r w:rsidRPr="00211DF8">
        <w:rPr>
          <w:rFonts w:ascii="Palatino Linotype" w:eastAsia="Microsoft YaHei" w:hAnsi="Palatino Linotype"/>
          <w:lang w:eastAsia="zh-CN"/>
        </w:rPr>
        <w:t>Document/Design Owner</w:t>
      </w:r>
      <w:bookmarkEnd w:id="10"/>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211DF8"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211DF8" w:rsidRDefault="000F72C3"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Title</w:t>
            </w:r>
          </w:p>
        </w:tc>
      </w:tr>
      <w:tr w:rsidR="005B21C6" w:rsidRPr="00211DF8"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211DF8" w:rsidRDefault="005B21C6" w:rsidP="007E6F0F">
            <w:pPr>
              <w:spacing w:after="0"/>
              <w:jc w:val="both"/>
              <w:rPr>
                <w:rFonts w:ascii="Palatino Linotype" w:eastAsia="Microsoft YaHei" w:hAnsi="Palatino Linotype"/>
                <w:sz w:val="20"/>
                <w:szCs w:val="20"/>
              </w:rPr>
            </w:pPr>
            <w:r w:rsidRPr="00211DF8">
              <w:rPr>
                <w:rFonts w:ascii="Palatino Linotype" w:eastAsia="Microsoft YaHei" w:hAnsi="Palatino Linotype"/>
                <w:sz w:val="20"/>
                <w:szCs w:val="20"/>
              </w:rPr>
              <w:t>System Analyst</w:t>
            </w:r>
          </w:p>
        </w:tc>
      </w:tr>
    </w:tbl>
    <w:p w14:paraId="1B176007" w14:textId="77777777" w:rsidR="0074368E" w:rsidRPr="00211DF8" w:rsidRDefault="00C13E18" w:rsidP="007E6F0F">
      <w:pPr>
        <w:pStyle w:val="Heading2"/>
        <w:numPr>
          <w:ilvl w:val="1"/>
          <w:numId w:val="0"/>
        </w:numPr>
        <w:spacing w:after="200" w:line="240" w:lineRule="auto"/>
        <w:ind w:left="576" w:hanging="576"/>
        <w:jc w:val="both"/>
        <w:rPr>
          <w:rFonts w:ascii="Palatino Linotype" w:eastAsia="Microsoft YaHei" w:hAnsi="Palatino Linotype"/>
          <w:lang w:eastAsia="zh-CN"/>
        </w:rPr>
      </w:pPr>
      <w:bookmarkStart w:id="12" w:name="_Toc468468908"/>
      <w:bookmarkEnd w:id="11"/>
      <w:r w:rsidRPr="00211DF8">
        <w:rPr>
          <w:rFonts w:ascii="Palatino Linotype" w:eastAsia="Microsoft YaHei" w:hAnsi="Palatino Linotype"/>
          <w:lang w:eastAsia="zh-CN"/>
        </w:rPr>
        <w:t>Key Comments</w:t>
      </w:r>
      <w:bookmarkEnd w:id="12"/>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438"/>
      </w:tblGrid>
      <w:tr w:rsidR="0074368E" w:rsidRPr="00211DF8" w14:paraId="36C0A434" w14:textId="77777777" w:rsidTr="00AE5DAD">
        <w:trPr>
          <w:cantSplit/>
          <w:tblHeader/>
        </w:trPr>
        <w:tc>
          <w:tcPr>
            <w:tcW w:w="1319" w:type="dxa"/>
            <w:vMerge w:val="restart"/>
            <w:shd w:val="clear" w:color="auto" w:fill="17365D" w:themeFill="text2" w:themeFillShade="BF"/>
            <w:vAlign w:val="center"/>
          </w:tcPr>
          <w:p w14:paraId="6ACB9FCB" w14:textId="77777777" w:rsidR="0074368E" w:rsidRPr="00211DF8" w:rsidRDefault="00AE5DAD" w:rsidP="007E6F0F">
            <w:pPr>
              <w:spacing w:after="0"/>
              <w:jc w:val="both"/>
              <w:rPr>
                <w:rFonts w:ascii="Palatino Linotype" w:eastAsia="Microsoft YaHei" w:hAnsi="Palatino Linotype"/>
                <w:color w:val="FFFFFF"/>
                <w:szCs w:val="20"/>
                <w:lang w:eastAsia="zh-CN"/>
              </w:rPr>
            </w:pPr>
            <w:r w:rsidRPr="00211DF8">
              <w:rPr>
                <w:rFonts w:ascii="Palatino Linotype" w:eastAsia="Microsoft YaHei" w:hAnsi="Palatino Linotype"/>
                <w:color w:val="FFFFFF"/>
                <w:szCs w:val="20"/>
                <w:lang w:eastAsia="zh-CN"/>
              </w:rPr>
              <w:t>Name/Title</w:t>
            </w:r>
          </w:p>
        </w:tc>
        <w:tc>
          <w:tcPr>
            <w:tcW w:w="8913" w:type="dxa"/>
            <w:gridSpan w:val="2"/>
            <w:shd w:val="clear" w:color="auto" w:fill="auto"/>
            <w:vAlign w:val="center"/>
          </w:tcPr>
          <w:p w14:paraId="20BE11E1" w14:textId="77777777" w:rsidR="0074368E" w:rsidRPr="00211DF8" w:rsidRDefault="0074368E" w:rsidP="007E6F0F">
            <w:pPr>
              <w:spacing w:after="0"/>
              <w:jc w:val="both"/>
              <w:rPr>
                <w:rFonts w:ascii="Palatino Linotype" w:eastAsia="Microsoft YaHei" w:hAnsi="Palatino Linotype"/>
                <w:szCs w:val="20"/>
              </w:rPr>
            </w:pPr>
          </w:p>
        </w:tc>
      </w:tr>
      <w:tr w:rsidR="0074368E" w:rsidRPr="00211DF8" w14:paraId="3FB54FA4" w14:textId="77777777" w:rsidTr="00AE5DAD">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211DF8" w:rsidRDefault="0074368E" w:rsidP="007E6F0F">
            <w:pPr>
              <w:spacing w:after="0"/>
              <w:jc w:val="both"/>
              <w:rPr>
                <w:rFonts w:ascii="Palatino Linotype" w:eastAsia="Microsoft YaHei" w:hAnsi="Palatino Linotype"/>
                <w:color w:val="FFFFFF"/>
                <w:szCs w:val="20"/>
              </w:rPr>
            </w:pPr>
          </w:p>
        </w:tc>
        <w:tc>
          <w:tcPr>
            <w:tcW w:w="475" w:type="dxa"/>
            <w:shd w:val="clear" w:color="auto" w:fill="17365D" w:themeFill="text2" w:themeFillShade="BF"/>
            <w:vAlign w:val="center"/>
          </w:tcPr>
          <w:p w14:paraId="1377D991" w14:textId="77777777" w:rsidR="0074368E" w:rsidRPr="00211DF8" w:rsidRDefault="0074368E"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rPr>
              <w:t>#</w:t>
            </w:r>
          </w:p>
        </w:tc>
        <w:tc>
          <w:tcPr>
            <w:tcW w:w="8438" w:type="dxa"/>
            <w:shd w:val="clear" w:color="auto" w:fill="17365D" w:themeFill="text2" w:themeFillShade="BF"/>
            <w:vAlign w:val="center"/>
          </w:tcPr>
          <w:p w14:paraId="77E24D1D" w14:textId="77777777" w:rsidR="0074368E" w:rsidRPr="00211DF8" w:rsidRDefault="00AE5DAD"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Comments</w:t>
            </w:r>
          </w:p>
        </w:tc>
      </w:tr>
      <w:tr w:rsidR="0074368E" w:rsidRPr="00211DF8" w14:paraId="2F13D6DF" w14:textId="77777777" w:rsidTr="00912794">
        <w:trPr>
          <w:cantSplit/>
          <w:trHeight w:val="70"/>
        </w:trPr>
        <w:tc>
          <w:tcPr>
            <w:tcW w:w="1319" w:type="dxa"/>
            <w:shd w:val="clear" w:color="auto" w:fill="DBE5F1" w:themeFill="accent1" w:themeFillTint="33"/>
            <w:vAlign w:val="center"/>
          </w:tcPr>
          <w:p w14:paraId="29BD1508" w14:textId="77777777" w:rsidR="0074368E" w:rsidRPr="00211DF8" w:rsidRDefault="00AE5DAD" w:rsidP="007E6F0F">
            <w:pPr>
              <w:spacing w:after="0"/>
              <w:jc w:val="both"/>
              <w:rPr>
                <w:rFonts w:ascii="Palatino Linotype" w:eastAsia="Microsoft YaHei" w:hAnsi="Palatino Linotype"/>
                <w:b/>
                <w:szCs w:val="20"/>
              </w:rPr>
            </w:pPr>
            <w:r w:rsidRPr="00211DF8">
              <w:rPr>
                <w:rFonts w:ascii="Palatino Linotype" w:eastAsia="Microsoft YaHei" w:hAnsi="Palatino Linotype"/>
                <w:b/>
                <w:szCs w:val="20"/>
                <w:lang w:eastAsia="zh-CN"/>
              </w:rPr>
              <w:t>Comment</w:t>
            </w:r>
          </w:p>
        </w:tc>
        <w:tc>
          <w:tcPr>
            <w:tcW w:w="475" w:type="dxa"/>
            <w:shd w:val="clear" w:color="auto" w:fill="DBE5F1" w:themeFill="accent1" w:themeFillTint="33"/>
            <w:vAlign w:val="center"/>
          </w:tcPr>
          <w:p w14:paraId="55DC8E33" w14:textId="77777777"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14:paraId="09482082" w14:textId="77777777" w:rsidR="0074368E" w:rsidRPr="00211DF8" w:rsidRDefault="0074368E" w:rsidP="007E6F0F">
            <w:pPr>
              <w:spacing w:after="0" w:line="240" w:lineRule="auto"/>
              <w:jc w:val="both"/>
              <w:rPr>
                <w:rFonts w:ascii="Palatino Linotype" w:hAnsi="Palatino Linotype"/>
                <w:szCs w:val="20"/>
              </w:rPr>
            </w:pPr>
          </w:p>
        </w:tc>
      </w:tr>
      <w:tr w:rsidR="0074368E" w:rsidRPr="00211DF8" w14:paraId="6AA62EDF" w14:textId="77777777" w:rsidTr="00AE5DAD">
        <w:trPr>
          <w:cantSplit/>
          <w:trHeight w:val="323"/>
        </w:trPr>
        <w:tc>
          <w:tcPr>
            <w:tcW w:w="1319" w:type="dxa"/>
            <w:shd w:val="clear" w:color="auto" w:fill="DBE5F1" w:themeFill="accent1" w:themeFillTint="33"/>
            <w:vAlign w:val="center"/>
          </w:tcPr>
          <w:p w14:paraId="2726F2F8" w14:textId="77777777" w:rsidR="0074368E" w:rsidRPr="00211DF8" w:rsidRDefault="00AE5DAD" w:rsidP="007E6F0F">
            <w:pPr>
              <w:spacing w:after="0"/>
              <w:jc w:val="both"/>
              <w:rPr>
                <w:rFonts w:ascii="Palatino Linotype" w:eastAsia="Microsoft YaHei" w:hAnsi="Palatino Linotype"/>
                <w:b/>
                <w:szCs w:val="20"/>
                <w:lang w:eastAsia="zh-CN"/>
              </w:rPr>
            </w:pPr>
            <w:r w:rsidRPr="00211DF8">
              <w:rPr>
                <w:rFonts w:ascii="Palatino Linotype" w:eastAsia="Microsoft YaHei" w:hAnsi="Palatino Linotype"/>
                <w:b/>
                <w:szCs w:val="20"/>
                <w:lang w:eastAsia="zh-CN"/>
              </w:rPr>
              <w:t>Response</w:t>
            </w:r>
          </w:p>
        </w:tc>
        <w:tc>
          <w:tcPr>
            <w:tcW w:w="475" w:type="dxa"/>
            <w:shd w:val="clear" w:color="auto" w:fill="DBE5F1" w:themeFill="accent1" w:themeFillTint="33"/>
            <w:vAlign w:val="center"/>
          </w:tcPr>
          <w:p w14:paraId="1C43D249" w14:textId="77777777" w:rsidR="0074368E" w:rsidRPr="00211DF8" w:rsidRDefault="0074368E" w:rsidP="007E6F0F">
            <w:pPr>
              <w:spacing w:after="0"/>
              <w:jc w:val="both"/>
              <w:rPr>
                <w:rFonts w:ascii="Palatino Linotype" w:eastAsia="Microsoft YaHei" w:hAnsi="Palatino Linotype"/>
                <w:szCs w:val="20"/>
              </w:rPr>
            </w:pPr>
          </w:p>
        </w:tc>
        <w:tc>
          <w:tcPr>
            <w:tcW w:w="8438" w:type="dxa"/>
            <w:shd w:val="clear" w:color="auto" w:fill="DBE5F1" w:themeFill="accent1" w:themeFillTint="33"/>
            <w:vAlign w:val="center"/>
          </w:tcPr>
          <w:p w14:paraId="70E70B37" w14:textId="77777777" w:rsidR="0074368E" w:rsidRPr="00211DF8" w:rsidRDefault="0074368E" w:rsidP="007E6F0F">
            <w:pPr>
              <w:spacing w:after="0"/>
              <w:jc w:val="both"/>
              <w:rPr>
                <w:rFonts w:ascii="Palatino Linotype" w:eastAsia="Microsoft YaHei" w:hAnsi="Palatino Linotype"/>
                <w:szCs w:val="20"/>
              </w:rPr>
            </w:pPr>
          </w:p>
        </w:tc>
      </w:tr>
    </w:tbl>
    <w:p w14:paraId="0460FE74" w14:textId="77777777" w:rsidR="0074368E" w:rsidRPr="00211DF8" w:rsidRDefault="0074368E" w:rsidP="007E6F0F">
      <w:pPr>
        <w:jc w:val="both"/>
        <w:rPr>
          <w:rFonts w:ascii="Palatino Linotype" w:hAnsi="Palatino Linotype"/>
          <w:lang w:eastAsia="zh-CN"/>
        </w:rPr>
      </w:pPr>
    </w:p>
    <w:p w14:paraId="180E48AA" w14:textId="77777777" w:rsidR="00C103F0" w:rsidRPr="00211DF8" w:rsidRDefault="0072240A" w:rsidP="007E6F0F">
      <w:pPr>
        <w:jc w:val="both"/>
        <w:rPr>
          <w:rFonts w:ascii="Palatino Linotype" w:eastAsia="Microsoft YaHei" w:hAnsi="Palatino Linotype"/>
        </w:rPr>
      </w:pPr>
      <w:r w:rsidRPr="00211DF8">
        <w:rPr>
          <w:rFonts w:ascii="Palatino Linotype" w:eastAsia="Microsoft YaHei" w:hAnsi="Palatino Linotype"/>
        </w:rPr>
        <w:br w:type="page"/>
      </w:r>
    </w:p>
    <w:bookmarkStart w:id="13" w:name="_Toc468468909" w:displacedByCustomXml="next"/>
    <w:sdt>
      <w:sdtPr>
        <w:rPr>
          <w:rFonts w:ascii="Palatino Linotype" w:eastAsiaTheme="minorEastAsia" w:hAnsi="Palatino Linotype" w:cstheme="minorBidi"/>
          <w:b w:val="0"/>
          <w:bCs w:val="0"/>
          <w:color w:val="auto"/>
          <w:sz w:val="22"/>
          <w:szCs w:val="22"/>
        </w:rPr>
        <w:id w:val="653269361"/>
        <w:docPartObj>
          <w:docPartGallery w:val="Table of Contents"/>
          <w:docPartUnique/>
        </w:docPartObj>
      </w:sdtPr>
      <w:sdtEndPr>
        <w:rPr>
          <w:rFonts w:eastAsia="Microsoft YaHei"/>
          <w:noProof/>
        </w:rPr>
      </w:sdtEndPr>
      <w:sdtContent>
        <w:p w14:paraId="77064EC9" w14:textId="77777777" w:rsidR="00D412F4" w:rsidRPr="00211DF8" w:rsidRDefault="00AE5DAD" w:rsidP="007E6F0F">
          <w:pPr>
            <w:pStyle w:val="Heading1"/>
            <w:numPr>
              <w:ilvl w:val="0"/>
              <w:numId w:val="0"/>
            </w:numPr>
            <w:ind w:left="432" w:hanging="432"/>
            <w:jc w:val="both"/>
            <w:rPr>
              <w:rFonts w:ascii="Palatino Linotype" w:eastAsia="Microsoft YaHei" w:hAnsi="Palatino Linotype"/>
            </w:rPr>
          </w:pPr>
          <w:r w:rsidRPr="00211DF8">
            <w:rPr>
              <w:rFonts w:ascii="Palatino Linotype" w:eastAsia="Microsoft YaHei" w:hAnsi="Palatino Linotype"/>
              <w:lang w:eastAsia="zh-CN"/>
            </w:rPr>
            <w:t>Table of Content</w:t>
          </w:r>
          <w:bookmarkEnd w:id="13"/>
        </w:p>
        <w:p w14:paraId="48097B97" w14:textId="77777777" w:rsidR="00485B40" w:rsidRDefault="00071D7E">
          <w:pPr>
            <w:pStyle w:val="TOC1"/>
            <w:tabs>
              <w:tab w:val="right" w:leader="dot" w:pos="10790"/>
            </w:tabs>
            <w:rPr>
              <w:rFonts w:asciiTheme="minorHAnsi" w:hAnsiTheme="minorHAnsi"/>
              <w:noProof/>
            </w:rPr>
          </w:pPr>
          <w:r w:rsidRPr="00211DF8">
            <w:rPr>
              <w:rFonts w:ascii="Palatino Linotype" w:eastAsia="Microsoft YaHei" w:hAnsi="Palatino Linotype"/>
            </w:rPr>
            <w:fldChar w:fldCharType="begin"/>
          </w:r>
          <w:r w:rsidRPr="00211DF8">
            <w:rPr>
              <w:rFonts w:ascii="Palatino Linotype" w:eastAsia="Microsoft YaHei" w:hAnsi="Palatino Linotype"/>
            </w:rPr>
            <w:instrText xml:space="preserve"> TOC \o "1-4" \h \z \u </w:instrText>
          </w:r>
          <w:r w:rsidRPr="00211DF8">
            <w:rPr>
              <w:rFonts w:ascii="Palatino Linotype" w:eastAsia="Microsoft YaHei" w:hAnsi="Palatino Linotype"/>
            </w:rPr>
            <w:fldChar w:fldCharType="separate"/>
          </w:r>
          <w:hyperlink w:anchor="_Toc468468905" w:history="1">
            <w:r w:rsidR="00485B40" w:rsidRPr="000961AC">
              <w:rPr>
                <w:rStyle w:val="Hyperlink"/>
                <w:rFonts w:ascii="Palatino Linotype" w:eastAsia="Microsoft YaHei" w:hAnsi="Palatino Linotype"/>
                <w:noProof/>
                <w:lang w:eastAsia="zh-CN"/>
              </w:rPr>
              <w:t>Document Control</w:t>
            </w:r>
            <w:r w:rsidR="00485B40">
              <w:rPr>
                <w:noProof/>
                <w:webHidden/>
              </w:rPr>
              <w:tab/>
            </w:r>
            <w:r w:rsidR="00485B40">
              <w:rPr>
                <w:noProof/>
                <w:webHidden/>
              </w:rPr>
              <w:fldChar w:fldCharType="begin"/>
            </w:r>
            <w:r w:rsidR="00485B40">
              <w:rPr>
                <w:noProof/>
                <w:webHidden/>
              </w:rPr>
              <w:instrText xml:space="preserve"> PAGEREF _Toc468468905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2ED73263" w14:textId="77777777" w:rsidR="00485B40" w:rsidRDefault="00213879">
          <w:pPr>
            <w:pStyle w:val="TOC2"/>
            <w:tabs>
              <w:tab w:val="right" w:leader="dot" w:pos="10790"/>
            </w:tabs>
            <w:rPr>
              <w:rFonts w:asciiTheme="minorHAnsi" w:hAnsiTheme="minorHAnsi"/>
              <w:noProof/>
            </w:rPr>
          </w:pPr>
          <w:hyperlink w:anchor="_Toc468468906" w:history="1">
            <w:r w:rsidR="00485B40" w:rsidRPr="000961AC">
              <w:rPr>
                <w:rStyle w:val="Hyperlink"/>
                <w:rFonts w:ascii="Palatino Linotype" w:eastAsia="Microsoft YaHei" w:hAnsi="Palatino Linotype"/>
                <w:noProof/>
                <w:lang w:eastAsia="zh-CN"/>
              </w:rPr>
              <w:t>Document History</w:t>
            </w:r>
            <w:r w:rsidR="00485B40">
              <w:rPr>
                <w:noProof/>
                <w:webHidden/>
              </w:rPr>
              <w:tab/>
            </w:r>
            <w:r w:rsidR="00485B40">
              <w:rPr>
                <w:noProof/>
                <w:webHidden/>
              </w:rPr>
              <w:fldChar w:fldCharType="begin"/>
            </w:r>
            <w:r w:rsidR="00485B40">
              <w:rPr>
                <w:noProof/>
                <w:webHidden/>
              </w:rPr>
              <w:instrText xml:space="preserve"> PAGEREF _Toc468468906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10B4D456" w14:textId="77777777" w:rsidR="00485B40" w:rsidRDefault="00213879">
          <w:pPr>
            <w:pStyle w:val="TOC2"/>
            <w:tabs>
              <w:tab w:val="right" w:leader="dot" w:pos="10790"/>
            </w:tabs>
            <w:rPr>
              <w:rFonts w:asciiTheme="minorHAnsi" w:hAnsiTheme="minorHAnsi"/>
              <w:noProof/>
            </w:rPr>
          </w:pPr>
          <w:hyperlink w:anchor="_Toc468468907" w:history="1">
            <w:r w:rsidR="00485B40" w:rsidRPr="000961AC">
              <w:rPr>
                <w:rStyle w:val="Hyperlink"/>
                <w:rFonts w:ascii="Palatino Linotype" w:eastAsia="Microsoft YaHei" w:hAnsi="Palatino Linotype"/>
                <w:noProof/>
                <w:lang w:eastAsia="zh-CN"/>
              </w:rPr>
              <w:t>Document/Design Owner</w:t>
            </w:r>
            <w:r w:rsidR="00485B40">
              <w:rPr>
                <w:noProof/>
                <w:webHidden/>
              </w:rPr>
              <w:tab/>
            </w:r>
            <w:r w:rsidR="00485B40">
              <w:rPr>
                <w:noProof/>
                <w:webHidden/>
              </w:rPr>
              <w:fldChar w:fldCharType="begin"/>
            </w:r>
            <w:r w:rsidR="00485B40">
              <w:rPr>
                <w:noProof/>
                <w:webHidden/>
              </w:rPr>
              <w:instrText xml:space="preserve"> PAGEREF _Toc468468907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0442AEF4" w14:textId="77777777" w:rsidR="00485B40" w:rsidRDefault="00213879">
          <w:pPr>
            <w:pStyle w:val="TOC2"/>
            <w:tabs>
              <w:tab w:val="right" w:leader="dot" w:pos="10790"/>
            </w:tabs>
            <w:rPr>
              <w:rFonts w:asciiTheme="minorHAnsi" w:hAnsiTheme="minorHAnsi"/>
              <w:noProof/>
            </w:rPr>
          </w:pPr>
          <w:hyperlink w:anchor="_Toc468468908" w:history="1">
            <w:r w:rsidR="00485B40" w:rsidRPr="000961AC">
              <w:rPr>
                <w:rStyle w:val="Hyperlink"/>
                <w:rFonts w:ascii="Palatino Linotype" w:eastAsia="Microsoft YaHei" w:hAnsi="Palatino Linotype"/>
                <w:noProof/>
                <w:lang w:eastAsia="zh-CN"/>
              </w:rPr>
              <w:t>Key Comments</w:t>
            </w:r>
            <w:r w:rsidR="00485B40">
              <w:rPr>
                <w:noProof/>
                <w:webHidden/>
              </w:rPr>
              <w:tab/>
            </w:r>
            <w:r w:rsidR="00485B40">
              <w:rPr>
                <w:noProof/>
                <w:webHidden/>
              </w:rPr>
              <w:fldChar w:fldCharType="begin"/>
            </w:r>
            <w:r w:rsidR="00485B40">
              <w:rPr>
                <w:noProof/>
                <w:webHidden/>
              </w:rPr>
              <w:instrText xml:space="preserve"> PAGEREF _Toc468468908 \h </w:instrText>
            </w:r>
            <w:r w:rsidR="00485B40">
              <w:rPr>
                <w:noProof/>
                <w:webHidden/>
              </w:rPr>
            </w:r>
            <w:r w:rsidR="00485B40">
              <w:rPr>
                <w:noProof/>
                <w:webHidden/>
              </w:rPr>
              <w:fldChar w:fldCharType="separate"/>
            </w:r>
            <w:r w:rsidR="00485B40">
              <w:rPr>
                <w:noProof/>
                <w:webHidden/>
              </w:rPr>
              <w:t>2</w:t>
            </w:r>
            <w:r w:rsidR="00485B40">
              <w:rPr>
                <w:noProof/>
                <w:webHidden/>
              </w:rPr>
              <w:fldChar w:fldCharType="end"/>
            </w:r>
          </w:hyperlink>
        </w:p>
        <w:p w14:paraId="0D3E739A" w14:textId="77777777" w:rsidR="00485B40" w:rsidRDefault="00213879">
          <w:pPr>
            <w:pStyle w:val="TOC1"/>
            <w:tabs>
              <w:tab w:val="right" w:leader="dot" w:pos="10790"/>
            </w:tabs>
            <w:rPr>
              <w:rFonts w:asciiTheme="minorHAnsi" w:hAnsiTheme="minorHAnsi"/>
              <w:noProof/>
            </w:rPr>
          </w:pPr>
          <w:hyperlink w:anchor="_Toc468468909" w:history="1">
            <w:r w:rsidR="00485B40" w:rsidRPr="000961AC">
              <w:rPr>
                <w:rStyle w:val="Hyperlink"/>
                <w:rFonts w:ascii="Palatino Linotype" w:eastAsia="Microsoft YaHei" w:hAnsi="Palatino Linotype"/>
                <w:noProof/>
                <w:lang w:eastAsia="zh-CN"/>
              </w:rPr>
              <w:t>Table of Content</w:t>
            </w:r>
            <w:r w:rsidR="00485B40">
              <w:rPr>
                <w:noProof/>
                <w:webHidden/>
              </w:rPr>
              <w:tab/>
            </w:r>
            <w:r w:rsidR="00485B40">
              <w:rPr>
                <w:noProof/>
                <w:webHidden/>
              </w:rPr>
              <w:fldChar w:fldCharType="begin"/>
            </w:r>
            <w:r w:rsidR="00485B40">
              <w:rPr>
                <w:noProof/>
                <w:webHidden/>
              </w:rPr>
              <w:instrText xml:space="preserve"> PAGEREF _Toc468468909 \h </w:instrText>
            </w:r>
            <w:r w:rsidR="00485B40">
              <w:rPr>
                <w:noProof/>
                <w:webHidden/>
              </w:rPr>
            </w:r>
            <w:r w:rsidR="00485B40">
              <w:rPr>
                <w:noProof/>
                <w:webHidden/>
              </w:rPr>
              <w:fldChar w:fldCharType="separate"/>
            </w:r>
            <w:r w:rsidR="00485B40">
              <w:rPr>
                <w:noProof/>
                <w:webHidden/>
              </w:rPr>
              <w:t>3</w:t>
            </w:r>
            <w:r w:rsidR="00485B40">
              <w:rPr>
                <w:noProof/>
                <w:webHidden/>
              </w:rPr>
              <w:fldChar w:fldCharType="end"/>
            </w:r>
          </w:hyperlink>
        </w:p>
        <w:p w14:paraId="2FE58DD3" w14:textId="77777777" w:rsidR="00485B40" w:rsidRDefault="00213879">
          <w:pPr>
            <w:pStyle w:val="TOC1"/>
            <w:tabs>
              <w:tab w:val="left" w:pos="440"/>
              <w:tab w:val="right" w:leader="dot" w:pos="10790"/>
            </w:tabs>
            <w:rPr>
              <w:rFonts w:asciiTheme="minorHAnsi" w:hAnsiTheme="minorHAnsi"/>
              <w:noProof/>
            </w:rPr>
          </w:pPr>
          <w:hyperlink w:anchor="_Toc468468910" w:history="1">
            <w:r w:rsidR="00485B40" w:rsidRPr="000961AC">
              <w:rPr>
                <w:rStyle w:val="Hyperlink"/>
                <w:rFonts w:ascii="Palatino Linotype" w:hAnsi="Palatino Linotype"/>
                <w:noProof/>
              </w:rPr>
              <w:t>1</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Background</w:t>
            </w:r>
            <w:r w:rsidR="00485B40">
              <w:rPr>
                <w:noProof/>
                <w:webHidden/>
              </w:rPr>
              <w:tab/>
            </w:r>
            <w:r w:rsidR="00485B40">
              <w:rPr>
                <w:noProof/>
                <w:webHidden/>
              </w:rPr>
              <w:fldChar w:fldCharType="begin"/>
            </w:r>
            <w:r w:rsidR="00485B40">
              <w:rPr>
                <w:noProof/>
                <w:webHidden/>
              </w:rPr>
              <w:instrText xml:space="preserve"> PAGEREF _Toc468468910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147E97F2" w14:textId="77777777" w:rsidR="00485B40" w:rsidRDefault="00213879">
          <w:pPr>
            <w:pStyle w:val="TOC2"/>
            <w:tabs>
              <w:tab w:val="left" w:pos="880"/>
              <w:tab w:val="right" w:leader="dot" w:pos="10790"/>
            </w:tabs>
            <w:rPr>
              <w:rFonts w:asciiTheme="minorHAnsi" w:hAnsiTheme="minorHAnsi"/>
              <w:noProof/>
            </w:rPr>
          </w:pPr>
          <w:hyperlink w:anchor="_Toc468468911" w:history="1">
            <w:r w:rsidR="00485B40" w:rsidRPr="000961AC">
              <w:rPr>
                <w:rStyle w:val="Hyperlink"/>
                <w:rFonts w:ascii="Palatino Linotype" w:eastAsia="Microsoft YaHei" w:hAnsi="Palatino Linotype" w:cs="Microsoft YaHei"/>
                <w:noProof/>
                <w:lang w:eastAsia="zh-CN"/>
              </w:rPr>
              <w:t>1.1</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Purpose</w:t>
            </w:r>
            <w:r w:rsidR="00485B40">
              <w:rPr>
                <w:noProof/>
                <w:webHidden/>
              </w:rPr>
              <w:tab/>
            </w:r>
            <w:r w:rsidR="00485B40">
              <w:rPr>
                <w:noProof/>
                <w:webHidden/>
              </w:rPr>
              <w:fldChar w:fldCharType="begin"/>
            </w:r>
            <w:r w:rsidR="00485B40">
              <w:rPr>
                <w:noProof/>
                <w:webHidden/>
              </w:rPr>
              <w:instrText xml:space="preserve"> PAGEREF _Toc468468911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5797CC8B" w14:textId="77777777" w:rsidR="00485B40" w:rsidRDefault="00213879">
          <w:pPr>
            <w:pStyle w:val="TOC2"/>
            <w:tabs>
              <w:tab w:val="left" w:pos="880"/>
              <w:tab w:val="right" w:leader="dot" w:pos="10790"/>
            </w:tabs>
            <w:rPr>
              <w:rFonts w:asciiTheme="minorHAnsi" w:hAnsiTheme="minorHAnsi"/>
              <w:noProof/>
            </w:rPr>
          </w:pPr>
          <w:hyperlink w:anchor="_Toc468468912" w:history="1">
            <w:r w:rsidR="00485B40" w:rsidRPr="000961AC">
              <w:rPr>
                <w:rStyle w:val="Hyperlink"/>
                <w:rFonts w:ascii="Palatino Linotype" w:eastAsia="Microsoft YaHei" w:hAnsi="Palatino Linotype" w:cs="Microsoft YaHei"/>
                <w:noProof/>
                <w:lang w:eastAsia="zh-CN"/>
              </w:rPr>
              <w:t>1.2</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Scope</w:t>
            </w:r>
            <w:r w:rsidR="00485B40">
              <w:rPr>
                <w:noProof/>
                <w:webHidden/>
              </w:rPr>
              <w:tab/>
            </w:r>
            <w:r w:rsidR="00485B40">
              <w:rPr>
                <w:noProof/>
                <w:webHidden/>
              </w:rPr>
              <w:fldChar w:fldCharType="begin"/>
            </w:r>
            <w:r w:rsidR="00485B40">
              <w:rPr>
                <w:noProof/>
                <w:webHidden/>
              </w:rPr>
              <w:instrText xml:space="preserve"> PAGEREF _Toc468468912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758EE216" w14:textId="77777777" w:rsidR="00485B40" w:rsidRDefault="00213879">
          <w:pPr>
            <w:pStyle w:val="TOC2"/>
            <w:tabs>
              <w:tab w:val="left" w:pos="880"/>
              <w:tab w:val="right" w:leader="dot" w:pos="10790"/>
            </w:tabs>
            <w:rPr>
              <w:rFonts w:asciiTheme="minorHAnsi" w:hAnsiTheme="minorHAnsi"/>
              <w:noProof/>
            </w:rPr>
          </w:pPr>
          <w:hyperlink w:anchor="_Toc468468913" w:history="1">
            <w:r w:rsidR="00485B40" w:rsidRPr="000961AC">
              <w:rPr>
                <w:rStyle w:val="Hyperlink"/>
                <w:rFonts w:ascii="Palatino Linotype" w:eastAsia="Microsoft YaHei" w:hAnsi="Palatino Linotype" w:cs="Microsoft YaHei"/>
                <w:noProof/>
                <w:lang w:eastAsia="zh-CN"/>
              </w:rPr>
              <w:t>1.3</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Document Audience</w:t>
            </w:r>
            <w:r w:rsidR="00485B40">
              <w:rPr>
                <w:noProof/>
                <w:webHidden/>
              </w:rPr>
              <w:tab/>
            </w:r>
            <w:r w:rsidR="00485B40">
              <w:rPr>
                <w:noProof/>
                <w:webHidden/>
              </w:rPr>
              <w:fldChar w:fldCharType="begin"/>
            </w:r>
            <w:r w:rsidR="00485B40">
              <w:rPr>
                <w:noProof/>
                <w:webHidden/>
              </w:rPr>
              <w:instrText xml:space="preserve"> PAGEREF _Toc468468913 \h </w:instrText>
            </w:r>
            <w:r w:rsidR="00485B40">
              <w:rPr>
                <w:noProof/>
                <w:webHidden/>
              </w:rPr>
            </w:r>
            <w:r w:rsidR="00485B40">
              <w:rPr>
                <w:noProof/>
                <w:webHidden/>
              </w:rPr>
              <w:fldChar w:fldCharType="separate"/>
            </w:r>
            <w:r w:rsidR="00485B40">
              <w:rPr>
                <w:noProof/>
                <w:webHidden/>
              </w:rPr>
              <w:t>5</w:t>
            </w:r>
            <w:r w:rsidR="00485B40">
              <w:rPr>
                <w:noProof/>
                <w:webHidden/>
              </w:rPr>
              <w:fldChar w:fldCharType="end"/>
            </w:r>
          </w:hyperlink>
        </w:p>
        <w:p w14:paraId="05844DEC" w14:textId="77777777" w:rsidR="00485B40" w:rsidRDefault="00213879">
          <w:pPr>
            <w:pStyle w:val="TOC2"/>
            <w:tabs>
              <w:tab w:val="left" w:pos="880"/>
              <w:tab w:val="right" w:leader="dot" w:pos="10790"/>
            </w:tabs>
            <w:rPr>
              <w:rFonts w:asciiTheme="minorHAnsi" w:hAnsiTheme="minorHAnsi"/>
              <w:noProof/>
            </w:rPr>
          </w:pPr>
          <w:hyperlink w:anchor="_Toc468468914" w:history="1">
            <w:r w:rsidR="00485B40" w:rsidRPr="000961AC">
              <w:rPr>
                <w:rStyle w:val="Hyperlink"/>
                <w:rFonts w:ascii="Palatino Linotype" w:eastAsia="Microsoft YaHei" w:hAnsi="Palatino Linotype" w:cs="Microsoft YaHei"/>
                <w:noProof/>
              </w:rPr>
              <w:t>1.4</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Terms &amp; Abbreviation</w:t>
            </w:r>
            <w:r w:rsidR="00485B40">
              <w:rPr>
                <w:noProof/>
                <w:webHidden/>
              </w:rPr>
              <w:tab/>
            </w:r>
            <w:r w:rsidR="00485B40">
              <w:rPr>
                <w:noProof/>
                <w:webHidden/>
              </w:rPr>
              <w:fldChar w:fldCharType="begin"/>
            </w:r>
            <w:r w:rsidR="00485B40">
              <w:rPr>
                <w:noProof/>
                <w:webHidden/>
              </w:rPr>
              <w:instrText xml:space="preserve"> PAGEREF _Toc468468914 \h </w:instrText>
            </w:r>
            <w:r w:rsidR="00485B40">
              <w:rPr>
                <w:noProof/>
                <w:webHidden/>
              </w:rPr>
            </w:r>
            <w:r w:rsidR="00485B40">
              <w:rPr>
                <w:noProof/>
                <w:webHidden/>
              </w:rPr>
              <w:fldChar w:fldCharType="separate"/>
            </w:r>
            <w:r w:rsidR="00485B40">
              <w:rPr>
                <w:noProof/>
                <w:webHidden/>
              </w:rPr>
              <w:t>6</w:t>
            </w:r>
            <w:r w:rsidR="00485B40">
              <w:rPr>
                <w:noProof/>
                <w:webHidden/>
              </w:rPr>
              <w:fldChar w:fldCharType="end"/>
            </w:r>
          </w:hyperlink>
        </w:p>
        <w:p w14:paraId="3FAE07D0" w14:textId="77777777" w:rsidR="00485B40" w:rsidRDefault="00213879">
          <w:pPr>
            <w:pStyle w:val="TOC2"/>
            <w:tabs>
              <w:tab w:val="left" w:pos="880"/>
              <w:tab w:val="right" w:leader="dot" w:pos="10790"/>
            </w:tabs>
            <w:rPr>
              <w:rFonts w:asciiTheme="minorHAnsi" w:hAnsiTheme="minorHAnsi"/>
              <w:noProof/>
            </w:rPr>
          </w:pPr>
          <w:hyperlink w:anchor="_Toc468468915" w:history="1">
            <w:r w:rsidR="00485B40" w:rsidRPr="000961AC">
              <w:rPr>
                <w:rStyle w:val="Hyperlink"/>
                <w:rFonts w:ascii="Palatino Linotype" w:eastAsia="Microsoft YaHei" w:hAnsi="Palatino Linotype"/>
                <w:noProof/>
              </w:rPr>
              <w:t>1.5</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Reference Materials</w:t>
            </w:r>
            <w:r w:rsidR="00485B40">
              <w:rPr>
                <w:noProof/>
                <w:webHidden/>
              </w:rPr>
              <w:tab/>
            </w:r>
            <w:r w:rsidR="00485B40">
              <w:rPr>
                <w:noProof/>
                <w:webHidden/>
              </w:rPr>
              <w:fldChar w:fldCharType="begin"/>
            </w:r>
            <w:r w:rsidR="00485B40">
              <w:rPr>
                <w:noProof/>
                <w:webHidden/>
              </w:rPr>
              <w:instrText xml:space="preserve"> PAGEREF _Toc468468915 \h </w:instrText>
            </w:r>
            <w:r w:rsidR="00485B40">
              <w:rPr>
                <w:noProof/>
                <w:webHidden/>
              </w:rPr>
            </w:r>
            <w:r w:rsidR="00485B40">
              <w:rPr>
                <w:noProof/>
                <w:webHidden/>
              </w:rPr>
              <w:fldChar w:fldCharType="separate"/>
            </w:r>
            <w:r w:rsidR="00485B40">
              <w:rPr>
                <w:noProof/>
                <w:webHidden/>
              </w:rPr>
              <w:t>6</w:t>
            </w:r>
            <w:r w:rsidR="00485B40">
              <w:rPr>
                <w:noProof/>
                <w:webHidden/>
              </w:rPr>
              <w:fldChar w:fldCharType="end"/>
            </w:r>
          </w:hyperlink>
        </w:p>
        <w:p w14:paraId="126E8F6E" w14:textId="77777777" w:rsidR="00485B40" w:rsidRDefault="00213879">
          <w:pPr>
            <w:pStyle w:val="TOC1"/>
            <w:tabs>
              <w:tab w:val="left" w:pos="440"/>
              <w:tab w:val="right" w:leader="dot" w:pos="10790"/>
            </w:tabs>
            <w:rPr>
              <w:rFonts w:asciiTheme="minorHAnsi" w:hAnsiTheme="minorHAnsi"/>
              <w:noProof/>
            </w:rPr>
          </w:pPr>
          <w:hyperlink w:anchor="_Toc468468916" w:history="1">
            <w:r w:rsidR="00485B40" w:rsidRPr="000961AC">
              <w:rPr>
                <w:rStyle w:val="Hyperlink"/>
                <w:rFonts w:ascii="Palatino Linotype" w:eastAsia="SimSun" w:hAnsi="Palatino Linotype" w:cs="Microsoft YaHei"/>
                <w:noProof/>
                <w:lang w:eastAsia="zh-CN"/>
              </w:rPr>
              <w:t>2</w:t>
            </w:r>
            <w:r w:rsidR="00485B40">
              <w:rPr>
                <w:rFonts w:asciiTheme="minorHAnsi" w:hAnsiTheme="minorHAnsi"/>
                <w:noProof/>
              </w:rPr>
              <w:tab/>
            </w:r>
            <w:r w:rsidR="00485B40" w:rsidRPr="000961AC">
              <w:rPr>
                <w:rStyle w:val="Hyperlink"/>
                <w:rFonts w:ascii="Palatino Linotype" w:eastAsia="SimSun" w:hAnsi="Palatino Linotype" w:cs="Microsoft YaHei"/>
                <w:noProof/>
                <w:lang w:eastAsia="zh-CN"/>
              </w:rPr>
              <w:t>Executive Summary</w:t>
            </w:r>
            <w:r w:rsidR="00485B40">
              <w:rPr>
                <w:noProof/>
                <w:webHidden/>
              </w:rPr>
              <w:tab/>
            </w:r>
            <w:r w:rsidR="00485B40">
              <w:rPr>
                <w:noProof/>
                <w:webHidden/>
              </w:rPr>
              <w:fldChar w:fldCharType="begin"/>
            </w:r>
            <w:r w:rsidR="00485B40">
              <w:rPr>
                <w:noProof/>
                <w:webHidden/>
              </w:rPr>
              <w:instrText xml:space="preserve"> PAGEREF _Toc468468916 \h </w:instrText>
            </w:r>
            <w:r w:rsidR="00485B40">
              <w:rPr>
                <w:noProof/>
                <w:webHidden/>
              </w:rPr>
            </w:r>
            <w:r w:rsidR="00485B40">
              <w:rPr>
                <w:noProof/>
                <w:webHidden/>
              </w:rPr>
              <w:fldChar w:fldCharType="separate"/>
            </w:r>
            <w:r w:rsidR="00485B40">
              <w:rPr>
                <w:noProof/>
                <w:webHidden/>
              </w:rPr>
              <w:t>7</w:t>
            </w:r>
            <w:r w:rsidR="00485B40">
              <w:rPr>
                <w:noProof/>
                <w:webHidden/>
              </w:rPr>
              <w:fldChar w:fldCharType="end"/>
            </w:r>
          </w:hyperlink>
        </w:p>
        <w:p w14:paraId="368132C6" w14:textId="77777777" w:rsidR="00485B40" w:rsidRDefault="00213879">
          <w:pPr>
            <w:pStyle w:val="TOC1"/>
            <w:tabs>
              <w:tab w:val="left" w:pos="440"/>
              <w:tab w:val="right" w:leader="dot" w:pos="10790"/>
            </w:tabs>
            <w:rPr>
              <w:rFonts w:asciiTheme="minorHAnsi" w:hAnsiTheme="minorHAnsi"/>
              <w:noProof/>
            </w:rPr>
          </w:pPr>
          <w:hyperlink w:anchor="_Toc468468917" w:history="1">
            <w:r w:rsidR="00485B40" w:rsidRPr="000961AC">
              <w:rPr>
                <w:rStyle w:val="Hyperlink"/>
                <w:rFonts w:ascii="Palatino Linotype" w:hAnsi="Palatino Linotype"/>
                <w:noProof/>
              </w:rPr>
              <w:t>3</w:t>
            </w:r>
            <w:r w:rsidR="00485B40">
              <w:rPr>
                <w:rFonts w:asciiTheme="minorHAnsi" w:hAnsiTheme="minorHAnsi"/>
                <w:noProof/>
              </w:rPr>
              <w:tab/>
            </w:r>
            <w:r w:rsidR="00485B40" w:rsidRPr="000961AC">
              <w:rPr>
                <w:rStyle w:val="Hyperlink"/>
                <w:rFonts w:ascii="Palatino Linotype" w:hAnsi="Palatino Linotype"/>
                <w:noProof/>
              </w:rPr>
              <w:t>Business Context &amp; Concept</w:t>
            </w:r>
            <w:r w:rsidR="00485B40">
              <w:rPr>
                <w:noProof/>
                <w:webHidden/>
              </w:rPr>
              <w:tab/>
            </w:r>
            <w:r w:rsidR="00485B40">
              <w:rPr>
                <w:noProof/>
                <w:webHidden/>
              </w:rPr>
              <w:fldChar w:fldCharType="begin"/>
            </w:r>
            <w:r w:rsidR="00485B40">
              <w:rPr>
                <w:noProof/>
                <w:webHidden/>
              </w:rPr>
              <w:instrText xml:space="preserve"> PAGEREF _Toc468468917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1585982B" w14:textId="77777777" w:rsidR="00485B40" w:rsidRDefault="00213879">
          <w:pPr>
            <w:pStyle w:val="TOC2"/>
            <w:tabs>
              <w:tab w:val="left" w:pos="880"/>
              <w:tab w:val="right" w:leader="dot" w:pos="10790"/>
            </w:tabs>
            <w:rPr>
              <w:rFonts w:asciiTheme="minorHAnsi" w:hAnsiTheme="minorHAnsi"/>
              <w:noProof/>
            </w:rPr>
          </w:pPr>
          <w:hyperlink w:anchor="_Toc468468918" w:history="1">
            <w:r w:rsidR="00485B40" w:rsidRPr="000961AC">
              <w:rPr>
                <w:rStyle w:val="Hyperlink"/>
                <w:rFonts w:ascii="Palatino Linotype" w:eastAsia="Microsoft YaHei" w:hAnsi="Palatino Linotype"/>
                <w:noProof/>
                <w:lang w:eastAsia="zh-CN"/>
              </w:rPr>
              <w:t>3.1</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Business Rationale, Objectives &amp; Considerations</w:t>
            </w:r>
            <w:r w:rsidR="00485B40">
              <w:rPr>
                <w:noProof/>
                <w:webHidden/>
              </w:rPr>
              <w:tab/>
            </w:r>
            <w:r w:rsidR="00485B40">
              <w:rPr>
                <w:noProof/>
                <w:webHidden/>
              </w:rPr>
              <w:fldChar w:fldCharType="begin"/>
            </w:r>
            <w:r w:rsidR="00485B40">
              <w:rPr>
                <w:noProof/>
                <w:webHidden/>
              </w:rPr>
              <w:instrText xml:space="preserve"> PAGEREF _Toc468468918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412B72FA" w14:textId="77777777" w:rsidR="00485B40" w:rsidRDefault="00213879">
          <w:pPr>
            <w:pStyle w:val="TOC3"/>
            <w:rPr>
              <w:rFonts w:asciiTheme="minorHAnsi" w:eastAsiaTheme="minorEastAsia" w:hAnsiTheme="minorHAnsi" w:cstheme="minorBidi"/>
              <w:lang w:eastAsia="zh-TW"/>
            </w:rPr>
          </w:pPr>
          <w:hyperlink w:anchor="_Toc468468919" w:history="1">
            <w:r w:rsidR="00485B40" w:rsidRPr="000961AC">
              <w:rPr>
                <w:rStyle w:val="Hyperlink"/>
                <w:rFonts w:ascii="Palatino Linotype" w:hAnsi="Palatino Linotype"/>
              </w:rPr>
              <w:t>3.1.1</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Objectives</w:t>
            </w:r>
            <w:r w:rsidR="00485B40">
              <w:rPr>
                <w:webHidden/>
              </w:rPr>
              <w:tab/>
            </w:r>
            <w:r w:rsidR="00485B40">
              <w:rPr>
                <w:webHidden/>
              </w:rPr>
              <w:fldChar w:fldCharType="begin"/>
            </w:r>
            <w:r w:rsidR="00485B40">
              <w:rPr>
                <w:webHidden/>
              </w:rPr>
              <w:instrText xml:space="preserve"> PAGEREF _Toc468468919 \h </w:instrText>
            </w:r>
            <w:r w:rsidR="00485B40">
              <w:rPr>
                <w:webHidden/>
              </w:rPr>
            </w:r>
            <w:r w:rsidR="00485B40">
              <w:rPr>
                <w:webHidden/>
              </w:rPr>
              <w:fldChar w:fldCharType="separate"/>
            </w:r>
            <w:r w:rsidR="00485B40">
              <w:rPr>
                <w:webHidden/>
              </w:rPr>
              <w:t>8</w:t>
            </w:r>
            <w:r w:rsidR="00485B40">
              <w:rPr>
                <w:webHidden/>
              </w:rPr>
              <w:fldChar w:fldCharType="end"/>
            </w:r>
          </w:hyperlink>
        </w:p>
        <w:p w14:paraId="3AE6B3FE" w14:textId="77777777" w:rsidR="00485B40" w:rsidRDefault="00213879">
          <w:pPr>
            <w:pStyle w:val="TOC3"/>
            <w:rPr>
              <w:rFonts w:asciiTheme="minorHAnsi" w:eastAsiaTheme="minorEastAsia" w:hAnsiTheme="minorHAnsi" w:cstheme="minorBidi"/>
              <w:lang w:eastAsia="zh-TW"/>
            </w:rPr>
          </w:pPr>
          <w:hyperlink w:anchor="_Toc468468920" w:history="1">
            <w:r w:rsidR="00485B40" w:rsidRPr="000961AC">
              <w:rPr>
                <w:rStyle w:val="Hyperlink"/>
                <w:rFonts w:ascii="Palatino Linotype" w:hAnsi="Palatino Linotype"/>
              </w:rPr>
              <w:t>3.1.2</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Expected Business Benefits</w:t>
            </w:r>
            <w:r w:rsidR="00485B40">
              <w:rPr>
                <w:webHidden/>
              </w:rPr>
              <w:tab/>
            </w:r>
            <w:r w:rsidR="00485B40">
              <w:rPr>
                <w:webHidden/>
              </w:rPr>
              <w:fldChar w:fldCharType="begin"/>
            </w:r>
            <w:r w:rsidR="00485B40">
              <w:rPr>
                <w:webHidden/>
              </w:rPr>
              <w:instrText xml:space="preserve"> PAGEREF _Toc468468920 \h </w:instrText>
            </w:r>
            <w:r w:rsidR="00485B40">
              <w:rPr>
                <w:webHidden/>
              </w:rPr>
            </w:r>
            <w:r w:rsidR="00485B40">
              <w:rPr>
                <w:webHidden/>
              </w:rPr>
              <w:fldChar w:fldCharType="separate"/>
            </w:r>
            <w:r w:rsidR="00485B40">
              <w:rPr>
                <w:webHidden/>
              </w:rPr>
              <w:t>8</w:t>
            </w:r>
            <w:r w:rsidR="00485B40">
              <w:rPr>
                <w:webHidden/>
              </w:rPr>
              <w:fldChar w:fldCharType="end"/>
            </w:r>
          </w:hyperlink>
        </w:p>
        <w:p w14:paraId="3F93E294" w14:textId="77777777" w:rsidR="00485B40" w:rsidRDefault="00213879">
          <w:pPr>
            <w:pStyle w:val="TOC3"/>
            <w:rPr>
              <w:rFonts w:asciiTheme="minorHAnsi" w:eastAsiaTheme="minorEastAsia" w:hAnsiTheme="minorHAnsi" w:cstheme="minorBidi"/>
              <w:lang w:eastAsia="zh-TW"/>
            </w:rPr>
          </w:pPr>
          <w:hyperlink w:anchor="_Toc468468921" w:history="1">
            <w:r w:rsidR="00485B40" w:rsidRPr="000961AC">
              <w:rPr>
                <w:rStyle w:val="Hyperlink"/>
                <w:rFonts w:ascii="Palatino Linotype" w:hAnsi="Palatino Linotype"/>
              </w:rPr>
              <w:t>3.1.3</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Considerations</w:t>
            </w:r>
            <w:r w:rsidR="00485B40">
              <w:rPr>
                <w:webHidden/>
              </w:rPr>
              <w:tab/>
            </w:r>
            <w:r w:rsidR="00485B40">
              <w:rPr>
                <w:webHidden/>
              </w:rPr>
              <w:fldChar w:fldCharType="begin"/>
            </w:r>
            <w:r w:rsidR="00485B40">
              <w:rPr>
                <w:webHidden/>
              </w:rPr>
              <w:instrText xml:space="preserve"> PAGEREF _Toc468468921 \h </w:instrText>
            </w:r>
            <w:r w:rsidR="00485B40">
              <w:rPr>
                <w:webHidden/>
              </w:rPr>
            </w:r>
            <w:r w:rsidR="00485B40">
              <w:rPr>
                <w:webHidden/>
              </w:rPr>
              <w:fldChar w:fldCharType="separate"/>
            </w:r>
            <w:r w:rsidR="00485B40">
              <w:rPr>
                <w:webHidden/>
              </w:rPr>
              <w:t>8</w:t>
            </w:r>
            <w:r w:rsidR="00485B40">
              <w:rPr>
                <w:webHidden/>
              </w:rPr>
              <w:fldChar w:fldCharType="end"/>
            </w:r>
          </w:hyperlink>
        </w:p>
        <w:p w14:paraId="2768104C" w14:textId="77777777" w:rsidR="00485B40" w:rsidRDefault="00213879">
          <w:pPr>
            <w:pStyle w:val="TOC4"/>
            <w:tabs>
              <w:tab w:val="left" w:pos="1540"/>
              <w:tab w:val="right" w:leader="dot" w:pos="10790"/>
            </w:tabs>
            <w:rPr>
              <w:rFonts w:asciiTheme="minorHAnsi" w:hAnsiTheme="minorHAnsi"/>
              <w:noProof/>
            </w:rPr>
          </w:pPr>
          <w:hyperlink w:anchor="_Toc468468922" w:history="1">
            <w:r w:rsidR="00485B40" w:rsidRPr="000961AC">
              <w:rPr>
                <w:rStyle w:val="Hyperlink"/>
                <w:rFonts w:ascii="Palatino Linotype" w:hAnsi="Palatino Linotype"/>
                <w:noProof/>
              </w:rPr>
              <w:t>3.1.3.1</w:t>
            </w:r>
            <w:r w:rsidR="00485B40">
              <w:rPr>
                <w:rFonts w:asciiTheme="minorHAnsi" w:hAnsiTheme="minorHAnsi"/>
                <w:noProof/>
              </w:rPr>
              <w:tab/>
            </w:r>
            <w:r w:rsidR="00485B40" w:rsidRPr="000961AC">
              <w:rPr>
                <w:rStyle w:val="Hyperlink"/>
                <w:rFonts w:ascii="Palatino Linotype" w:hAnsi="Palatino Linotype"/>
                <w:noProof/>
              </w:rPr>
              <w:t>Assumptions</w:t>
            </w:r>
            <w:r w:rsidR="00485B40">
              <w:rPr>
                <w:noProof/>
                <w:webHidden/>
              </w:rPr>
              <w:tab/>
            </w:r>
            <w:r w:rsidR="00485B40">
              <w:rPr>
                <w:noProof/>
                <w:webHidden/>
              </w:rPr>
              <w:fldChar w:fldCharType="begin"/>
            </w:r>
            <w:r w:rsidR="00485B40">
              <w:rPr>
                <w:noProof/>
                <w:webHidden/>
              </w:rPr>
              <w:instrText xml:space="preserve"> PAGEREF _Toc468468922 \h </w:instrText>
            </w:r>
            <w:r w:rsidR="00485B40">
              <w:rPr>
                <w:noProof/>
                <w:webHidden/>
              </w:rPr>
            </w:r>
            <w:r w:rsidR="00485B40">
              <w:rPr>
                <w:noProof/>
                <w:webHidden/>
              </w:rPr>
              <w:fldChar w:fldCharType="separate"/>
            </w:r>
            <w:r w:rsidR="00485B40">
              <w:rPr>
                <w:noProof/>
                <w:webHidden/>
              </w:rPr>
              <w:t>8</w:t>
            </w:r>
            <w:r w:rsidR="00485B40">
              <w:rPr>
                <w:noProof/>
                <w:webHidden/>
              </w:rPr>
              <w:fldChar w:fldCharType="end"/>
            </w:r>
          </w:hyperlink>
        </w:p>
        <w:p w14:paraId="5E4606DA" w14:textId="77777777" w:rsidR="00485B40" w:rsidRDefault="00213879">
          <w:pPr>
            <w:pStyle w:val="TOC4"/>
            <w:tabs>
              <w:tab w:val="left" w:pos="1540"/>
              <w:tab w:val="right" w:leader="dot" w:pos="10790"/>
            </w:tabs>
            <w:rPr>
              <w:rFonts w:asciiTheme="minorHAnsi" w:hAnsiTheme="minorHAnsi"/>
              <w:noProof/>
            </w:rPr>
          </w:pPr>
          <w:hyperlink w:anchor="_Toc468468924" w:history="1">
            <w:r w:rsidR="00485B40" w:rsidRPr="000961AC">
              <w:rPr>
                <w:rStyle w:val="Hyperlink"/>
                <w:rFonts w:ascii="Palatino Linotype" w:hAnsi="Palatino Linotype"/>
                <w:noProof/>
              </w:rPr>
              <w:t>3.1.3.2</w:t>
            </w:r>
            <w:r w:rsidR="00485B40">
              <w:rPr>
                <w:rFonts w:asciiTheme="minorHAnsi" w:hAnsiTheme="minorHAnsi"/>
                <w:noProof/>
              </w:rPr>
              <w:tab/>
            </w:r>
            <w:r w:rsidR="00485B40" w:rsidRPr="000961AC">
              <w:rPr>
                <w:rStyle w:val="Hyperlink"/>
                <w:rFonts w:ascii="Palatino Linotype" w:hAnsi="Palatino Linotype"/>
                <w:noProof/>
              </w:rPr>
              <w:t>Constraints</w:t>
            </w:r>
            <w:r w:rsidR="00485B40">
              <w:rPr>
                <w:noProof/>
                <w:webHidden/>
              </w:rPr>
              <w:tab/>
            </w:r>
            <w:r w:rsidR="00485B40">
              <w:rPr>
                <w:noProof/>
                <w:webHidden/>
              </w:rPr>
              <w:fldChar w:fldCharType="begin"/>
            </w:r>
            <w:r w:rsidR="00485B40">
              <w:rPr>
                <w:noProof/>
                <w:webHidden/>
              </w:rPr>
              <w:instrText xml:space="preserve"> PAGEREF _Toc468468924 \h </w:instrText>
            </w:r>
            <w:r w:rsidR="00485B40">
              <w:rPr>
                <w:noProof/>
                <w:webHidden/>
              </w:rPr>
            </w:r>
            <w:r w:rsidR="00485B40">
              <w:rPr>
                <w:noProof/>
                <w:webHidden/>
              </w:rPr>
              <w:fldChar w:fldCharType="separate"/>
            </w:r>
            <w:r w:rsidR="00485B40">
              <w:rPr>
                <w:noProof/>
                <w:webHidden/>
              </w:rPr>
              <w:t>10</w:t>
            </w:r>
            <w:r w:rsidR="00485B40">
              <w:rPr>
                <w:noProof/>
                <w:webHidden/>
              </w:rPr>
              <w:fldChar w:fldCharType="end"/>
            </w:r>
          </w:hyperlink>
        </w:p>
        <w:p w14:paraId="3F81D1D5" w14:textId="77777777" w:rsidR="00485B40" w:rsidRDefault="00213879">
          <w:pPr>
            <w:pStyle w:val="TOC4"/>
            <w:tabs>
              <w:tab w:val="left" w:pos="1540"/>
              <w:tab w:val="right" w:leader="dot" w:pos="10790"/>
            </w:tabs>
            <w:rPr>
              <w:rFonts w:asciiTheme="minorHAnsi" w:hAnsiTheme="minorHAnsi"/>
              <w:noProof/>
            </w:rPr>
          </w:pPr>
          <w:hyperlink w:anchor="_Toc468468926" w:history="1">
            <w:r w:rsidR="00485B40" w:rsidRPr="000961AC">
              <w:rPr>
                <w:rStyle w:val="Hyperlink"/>
                <w:rFonts w:ascii="Palatino Linotype" w:hAnsi="Palatino Linotype"/>
                <w:noProof/>
              </w:rPr>
              <w:t>3.1.3.3</w:t>
            </w:r>
            <w:r w:rsidR="00485B40">
              <w:rPr>
                <w:rFonts w:asciiTheme="minorHAnsi" w:hAnsiTheme="minorHAnsi"/>
                <w:noProof/>
              </w:rPr>
              <w:tab/>
            </w:r>
            <w:r w:rsidR="00485B40" w:rsidRPr="000961AC">
              <w:rPr>
                <w:rStyle w:val="Hyperlink"/>
                <w:rFonts w:ascii="Palatino Linotype" w:hAnsi="Palatino Linotype"/>
                <w:noProof/>
              </w:rPr>
              <w:t>Dependencies</w:t>
            </w:r>
            <w:r w:rsidR="00485B40">
              <w:rPr>
                <w:noProof/>
                <w:webHidden/>
              </w:rPr>
              <w:tab/>
            </w:r>
            <w:r w:rsidR="00485B40">
              <w:rPr>
                <w:noProof/>
                <w:webHidden/>
              </w:rPr>
              <w:fldChar w:fldCharType="begin"/>
            </w:r>
            <w:r w:rsidR="00485B40">
              <w:rPr>
                <w:noProof/>
                <w:webHidden/>
              </w:rPr>
              <w:instrText xml:space="preserve"> PAGEREF _Toc468468926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725B9CC9" w14:textId="77777777" w:rsidR="00485B40" w:rsidRDefault="00213879">
          <w:pPr>
            <w:pStyle w:val="TOC4"/>
            <w:tabs>
              <w:tab w:val="left" w:pos="1540"/>
              <w:tab w:val="right" w:leader="dot" w:pos="10790"/>
            </w:tabs>
            <w:rPr>
              <w:rFonts w:asciiTheme="minorHAnsi" w:hAnsiTheme="minorHAnsi"/>
              <w:noProof/>
            </w:rPr>
          </w:pPr>
          <w:hyperlink w:anchor="_Toc468468927" w:history="1">
            <w:r w:rsidR="00485B40" w:rsidRPr="000961AC">
              <w:rPr>
                <w:rStyle w:val="Hyperlink"/>
                <w:rFonts w:ascii="Palatino Linotype" w:hAnsi="Palatino Linotype"/>
                <w:noProof/>
              </w:rPr>
              <w:t>3.1.3.4</w:t>
            </w:r>
            <w:r w:rsidR="00485B40">
              <w:rPr>
                <w:rFonts w:asciiTheme="minorHAnsi" w:hAnsiTheme="minorHAnsi"/>
                <w:noProof/>
              </w:rPr>
              <w:tab/>
            </w:r>
            <w:r w:rsidR="00485B40" w:rsidRPr="000961AC">
              <w:rPr>
                <w:rStyle w:val="Hyperlink"/>
                <w:rFonts w:ascii="Palatino Linotype" w:hAnsi="Palatino Linotype"/>
                <w:noProof/>
              </w:rPr>
              <w:t>Issues</w:t>
            </w:r>
            <w:r w:rsidR="00485B40">
              <w:rPr>
                <w:noProof/>
                <w:webHidden/>
              </w:rPr>
              <w:tab/>
            </w:r>
            <w:r w:rsidR="00485B40">
              <w:rPr>
                <w:noProof/>
                <w:webHidden/>
              </w:rPr>
              <w:fldChar w:fldCharType="begin"/>
            </w:r>
            <w:r w:rsidR="00485B40">
              <w:rPr>
                <w:noProof/>
                <w:webHidden/>
              </w:rPr>
              <w:instrText xml:space="preserve"> PAGEREF _Toc468468927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3F9AC501" w14:textId="77777777" w:rsidR="00485B40" w:rsidRDefault="00213879">
          <w:pPr>
            <w:pStyle w:val="TOC4"/>
            <w:tabs>
              <w:tab w:val="left" w:pos="1540"/>
              <w:tab w:val="right" w:leader="dot" w:pos="10790"/>
            </w:tabs>
            <w:rPr>
              <w:rFonts w:asciiTheme="minorHAnsi" w:hAnsiTheme="minorHAnsi"/>
              <w:noProof/>
            </w:rPr>
          </w:pPr>
          <w:hyperlink w:anchor="_Toc468468929" w:history="1">
            <w:r w:rsidR="00485B40" w:rsidRPr="000961AC">
              <w:rPr>
                <w:rStyle w:val="Hyperlink"/>
                <w:rFonts w:ascii="Palatino Linotype" w:hAnsi="Palatino Linotype"/>
                <w:noProof/>
              </w:rPr>
              <w:t>3.1.3.5</w:t>
            </w:r>
            <w:r w:rsidR="00485B40">
              <w:rPr>
                <w:rFonts w:asciiTheme="minorHAnsi" w:hAnsiTheme="minorHAnsi"/>
                <w:noProof/>
              </w:rPr>
              <w:tab/>
            </w:r>
            <w:r w:rsidR="00485B40" w:rsidRPr="000961AC">
              <w:rPr>
                <w:rStyle w:val="Hyperlink"/>
                <w:rFonts w:ascii="Palatino Linotype" w:hAnsi="Palatino Linotype"/>
                <w:noProof/>
              </w:rPr>
              <w:t>Risks</w:t>
            </w:r>
            <w:r w:rsidR="00485B40">
              <w:rPr>
                <w:noProof/>
                <w:webHidden/>
              </w:rPr>
              <w:tab/>
            </w:r>
            <w:r w:rsidR="00485B40">
              <w:rPr>
                <w:noProof/>
                <w:webHidden/>
              </w:rPr>
              <w:fldChar w:fldCharType="begin"/>
            </w:r>
            <w:r w:rsidR="00485B40">
              <w:rPr>
                <w:noProof/>
                <w:webHidden/>
              </w:rPr>
              <w:instrText xml:space="preserve"> PAGEREF _Toc468468929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2F84861D" w14:textId="77777777" w:rsidR="00485B40" w:rsidRDefault="00213879">
          <w:pPr>
            <w:pStyle w:val="TOC2"/>
            <w:tabs>
              <w:tab w:val="left" w:pos="880"/>
              <w:tab w:val="right" w:leader="dot" w:pos="10790"/>
            </w:tabs>
            <w:rPr>
              <w:rFonts w:asciiTheme="minorHAnsi" w:hAnsiTheme="minorHAnsi"/>
              <w:noProof/>
            </w:rPr>
          </w:pPr>
          <w:hyperlink w:anchor="_Toc468468930" w:history="1">
            <w:r w:rsidR="00485B40" w:rsidRPr="000961AC">
              <w:rPr>
                <w:rStyle w:val="Hyperlink"/>
                <w:rFonts w:ascii="Palatino Linotype" w:eastAsia="Microsoft YaHei" w:hAnsi="Palatino Linotype"/>
                <w:noProof/>
                <w:lang w:eastAsia="zh-CN"/>
              </w:rPr>
              <w:t>3.2</w:t>
            </w:r>
            <w:r w:rsidR="00485B40">
              <w:rPr>
                <w:rFonts w:asciiTheme="minorHAnsi" w:hAnsiTheme="minorHAnsi"/>
                <w:noProof/>
              </w:rPr>
              <w:tab/>
            </w:r>
            <w:r w:rsidR="00485B40" w:rsidRPr="000961AC">
              <w:rPr>
                <w:rStyle w:val="Hyperlink"/>
                <w:rFonts w:ascii="Palatino Linotype" w:eastAsia="Microsoft YaHei" w:hAnsi="Palatino Linotype"/>
                <w:noProof/>
                <w:lang w:eastAsia="zh-CN"/>
              </w:rPr>
              <w:t>Value Propositions</w:t>
            </w:r>
            <w:r w:rsidR="00485B40">
              <w:rPr>
                <w:noProof/>
                <w:webHidden/>
              </w:rPr>
              <w:tab/>
            </w:r>
            <w:r w:rsidR="00485B40">
              <w:rPr>
                <w:noProof/>
                <w:webHidden/>
              </w:rPr>
              <w:fldChar w:fldCharType="begin"/>
            </w:r>
            <w:r w:rsidR="00485B40">
              <w:rPr>
                <w:noProof/>
                <w:webHidden/>
              </w:rPr>
              <w:instrText xml:space="preserve"> PAGEREF _Toc468468930 \h </w:instrText>
            </w:r>
            <w:r w:rsidR="00485B40">
              <w:rPr>
                <w:noProof/>
                <w:webHidden/>
              </w:rPr>
            </w:r>
            <w:r w:rsidR="00485B40">
              <w:rPr>
                <w:noProof/>
                <w:webHidden/>
              </w:rPr>
              <w:fldChar w:fldCharType="separate"/>
            </w:r>
            <w:r w:rsidR="00485B40">
              <w:rPr>
                <w:noProof/>
                <w:webHidden/>
              </w:rPr>
              <w:t>11</w:t>
            </w:r>
            <w:r w:rsidR="00485B40">
              <w:rPr>
                <w:noProof/>
                <w:webHidden/>
              </w:rPr>
              <w:fldChar w:fldCharType="end"/>
            </w:r>
          </w:hyperlink>
        </w:p>
        <w:p w14:paraId="0A19DCB5" w14:textId="77777777" w:rsidR="00485B40" w:rsidRDefault="00213879">
          <w:pPr>
            <w:pStyle w:val="TOC1"/>
            <w:tabs>
              <w:tab w:val="left" w:pos="440"/>
              <w:tab w:val="right" w:leader="dot" w:pos="10790"/>
            </w:tabs>
            <w:rPr>
              <w:rFonts w:asciiTheme="minorHAnsi" w:hAnsiTheme="minorHAnsi"/>
              <w:noProof/>
            </w:rPr>
          </w:pPr>
          <w:hyperlink w:anchor="_Toc468468965" w:history="1">
            <w:r w:rsidR="00485B40" w:rsidRPr="000961AC">
              <w:rPr>
                <w:rStyle w:val="Hyperlink"/>
                <w:rFonts w:ascii="Palatino Linotype" w:hAnsi="Palatino Linotype"/>
                <w:noProof/>
              </w:rPr>
              <w:t>4</w:t>
            </w:r>
            <w:r w:rsidR="00485B40">
              <w:rPr>
                <w:rFonts w:asciiTheme="minorHAnsi" w:hAnsiTheme="minorHAnsi"/>
                <w:noProof/>
              </w:rPr>
              <w:tab/>
            </w:r>
            <w:r w:rsidR="00485B40" w:rsidRPr="000961AC">
              <w:rPr>
                <w:rStyle w:val="Hyperlink"/>
                <w:rFonts w:ascii="Palatino Linotype" w:hAnsi="Palatino Linotype"/>
                <w:noProof/>
              </w:rPr>
              <w:t>Business Process</w:t>
            </w:r>
            <w:r w:rsidR="00485B40">
              <w:rPr>
                <w:noProof/>
                <w:webHidden/>
              </w:rPr>
              <w:tab/>
            </w:r>
            <w:r w:rsidR="00485B40">
              <w:rPr>
                <w:noProof/>
                <w:webHidden/>
              </w:rPr>
              <w:fldChar w:fldCharType="begin"/>
            </w:r>
            <w:r w:rsidR="00485B40">
              <w:rPr>
                <w:noProof/>
                <w:webHidden/>
              </w:rPr>
              <w:instrText xml:space="preserve"> PAGEREF _Toc468468965 \h </w:instrText>
            </w:r>
            <w:r w:rsidR="00485B40">
              <w:rPr>
                <w:noProof/>
                <w:webHidden/>
              </w:rPr>
            </w:r>
            <w:r w:rsidR="00485B40">
              <w:rPr>
                <w:noProof/>
                <w:webHidden/>
              </w:rPr>
              <w:fldChar w:fldCharType="separate"/>
            </w:r>
            <w:r w:rsidR="00485B40">
              <w:rPr>
                <w:noProof/>
                <w:webHidden/>
              </w:rPr>
              <w:t>12</w:t>
            </w:r>
            <w:r w:rsidR="00485B40">
              <w:rPr>
                <w:noProof/>
                <w:webHidden/>
              </w:rPr>
              <w:fldChar w:fldCharType="end"/>
            </w:r>
          </w:hyperlink>
        </w:p>
        <w:p w14:paraId="1D34BAE3" w14:textId="77777777" w:rsidR="00485B40" w:rsidRDefault="00213879">
          <w:pPr>
            <w:pStyle w:val="TOC2"/>
            <w:tabs>
              <w:tab w:val="left" w:pos="880"/>
              <w:tab w:val="right" w:leader="dot" w:pos="10790"/>
            </w:tabs>
            <w:rPr>
              <w:rFonts w:asciiTheme="minorHAnsi" w:hAnsiTheme="minorHAnsi"/>
              <w:noProof/>
            </w:rPr>
          </w:pPr>
          <w:hyperlink w:anchor="_Toc468468966" w:history="1">
            <w:r w:rsidR="00485B40" w:rsidRPr="000961AC">
              <w:rPr>
                <w:rStyle w:val="Hyperlink"/>
                <w:rFonts w:ascii="Palatino Linotype" w:hAnsi="Palatino Linotype"/>
                <w:noProof/>
              </w:rPr>
              <w:t>4.1</w:t>
            </w:r>
            <w:r w:rsidR="00485B40">
              <w:rPr>
                <w:rFonts w:asciiTheme="minorHAnsi" w:hAnsiTheme="minorHAnsi"/>
                <w:noProof/>
              </w:rPr>
              <w:tab/>
            </w:r>
            <w:r w:rsidR="00485B40" w:rsidRPr="000961AC">
              <w:rPr>
                <w:rStyle w:val="Hyperlink"/>
                <w:rFonts w:ascii="Palatino Linotype" w:hAnsi="Palatino Linotype"/>
                <w:noProof/>
              </w:rPr>
              <w:t>Business Process Scope</w:t>
            </w:r>
            <w:r w:rsidR="00485B40">
              <w:rPr>
                <w:noProof/>
                <w:webHidden/>
              </w:rPr>
              <w:tab/>
            </w:r>
            <w:r w:rsidR="00485B40">
              <w:rPr>
                <w:noProof/>
                <w:webHidden/>
              </w:rPr>
              <w:fldChar w:fldCharType="begin"/>
            </w:r>
            <w:r w:rsidR="00485B40">
              <w:rPr>
                <w:noProof/>
                <w:webHidden/>
              </w:rPr>
              <w:instrText xml:space="preserve"> PAGEREF _Toc468468966 \h </w:instrText>
            </w:r>
            <w:r w:rsidR="00485B40">
              <w:rPr>
                <w:noProof/>
                <w:webHidden/>
              </w:rPr>
            </w:r>
            <w:r w:rsidR="00485B40">
              <w:rPr>
                <w:noProof/>
                <w:webHidden/>
              </w:rPr>
              <w:fldChar w:fldCharType="separate"/>
            </w:r>
            <w:r w:rsidR="00485B40">
              <w:rPr>
                <w:noProof/>
                <w:webHidden/>
              </w:rPr>
              <w:t>12</w:t>
            </w:r>
            <w:r w:rsidR="00485B40">
              <w:rPr>
                <w:noProof/>
                <w:webHidden/>
              </w:rPr>
              <w:fldChar w:fldCharType="end"/>
            </w:r>
          </w:hyperlink>
        </w:p>
        <w:p w14:paraId="0AF2539C" w14:textId="77777777" w:rsidR="00485B40" w:rsidRDefault="00213879">
          <w:pPr>
            <w:pStyle w:val="TOC2"/>
            <w:tabs>
              <w:tab w:val="left" w:pos="880"/>
              <w:tab w:val="right" w:leader="dot" w:pos="10790"/>
            </w:tabs>
            <w:rPr>
              <w:rFonts w:asciiTheme="minorHAnsi" w:hAnsiTheme="minorHAnsi"/>
              <w:noProof/>
            </w:rPr>
          </w:pPr>
          <w:hyperlink w:anchor="_Toc468468967" w:history="1">
            <w:r w:rsidR="00485B40" w:rsidRPr="000961AC">
              <w:rPr>
                <w:rStyle w:val="Hyperlink"/>
                <w:rFonts w:ascii="Palatino Linotype" w:eastAsia="SimSun" w:hAnsi="Palatino Linotype"/>
                <w:noProof/>
                <w:lang w:eastAsia="zh-CN"/>
              </w:rPr>
              <w:t>4.2</w:t>
            </w:r>
            <w:r w:rsidR="00485B40">
              <w:rPr>
                <w:rFonts w:asciiTheme="minorHAnsi" w:hAnsiTheme="minorHAnsi"/>
                <w:noProof/>
              </w:rPr>
              <w:tab/>
            </w:r>
            <w:r w:rsidR="00485B40" w:rsidRPr="000961AC">
              <w:rPr>
                <w:rStyle w:val="Hyperlink"/>
                <w:rFonts w:ascii="Palatino Linotype" w:eastAsia="SimSun" w:hAnsi="Palatino Linotype"/>
                <w:noProof/>
                <w:lang w:eastAsia="zh-CN"/>
              </w:rPr>
              <w:t>Sales Data</w:t>
            </w:r>
            <w:r w:rsidR="00485B40">
              <w:rPr>
                <w:noProof/>
                <w:webHidden/>
              </w:rPr>
              <w:tab/>
            </w:r>
            <w:r w:rsidR="00485B40">
              <w:rPr>
                <w:noProof/>
                <w:webHidden/>
              </w:rPr>
              <w:fldChar w:fldCharType="begin"/>
            </w:r>
            <w:r w:rsidR="00485B40">
              <w:rPr>
                <w:noProof/>
                <w:webHidden/>
              </w:rPr>
              <w:instrText xml:space="preserve"> PAGEREF _Toc468468967 \h </w:instrText>
            </w:r>
            <w:r w:rsidR="00485B40">
              <w:rPr>
                <w:noProof/>
                <w:webHidden/>
              </w:rPr>
            </w:r>
            <w:r w:rsidR="00485B40">
              <w:rPr>
                <w:noProof/>
                <w:webHidden/>
              </w:rPr>
              <w:fldChar w:fldCharType="separate"/>
            </w:r>
            <w:r w:rsidR="00485B40">
              <w:rPr>
                <w:noProof/>
                <w:webHidden/>
              </w:rPr>
              <w:t>14</w:t>
            </w:r>
            <w:r w:rsidR="00485B40">
              <w:rPr>
                <w:noProof/>
                <w:webHidden/>
              </w:rPr>
              <w:fldChar w:fldCharType="end"/>
            </w:r>
          </w:hyperlink>
        </w:p>
        <w:p w14:paraId="0D7E438B" w14:textId="77777777" w:rsidR="00485B40" w:rsidRDefault="00213879">
          <w:pPr>
            <w:pStyle w:val="TOC3"/>
            <w:rPr>
              <w:rFonts w:asciiTheme="minorHAnsi" w:eastAsiaTheme="minorEastAsia" w:hAnsiTheme="minorHAnsi" w:cstheme="minorBidi"/>
              <w:lang w:eastAsia="zh-TW"/>
            </w:rPr>
          </w:pPr>
          <w:hyperlink w:anchor="_Toc468468968" w:history="1">
            <w:r w:rsidR="00485B40" w:rsidRPr="000961AC">
              <w:rPr>
                <w:rStyle w:val="Hyperlink"/>
                <w:rFonts w:ascii="Palatino Linotype" w:eastAsia="SimSun" w:hAnsi="Palatino Linotype"/>
              </w:rPr>
              <w:t>4.2.1</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Overall Process Flow</w:t>
            </w:r>
            <w:r w:rsidR="00485B40">
              <w:rPr>
                <w:webHidden/>
              </w:rPr>
              <w:tab/>
            </w:r>
            <w:r w:rsidR="00485B40">
              <w:rPr>
                <w:webHidden/>
              </w:rPr>
              <w:fldChar w:fldCharType="begin"/>
            </w:r>
            <w:r w:rsidR="00485B40">
              <w:rPr>
                <w:webHidden/>
              </w:rPr>
              <w:instrText xml:space="preserve"> PAGEREF _Toc468468968 \h </w:instrText>
            </w:r>
            <w:r w:rsidR="00485B40">
              <w:rPr>
                <w:webHidden/>
              </w:rPr>
            </w:r>
            <w:r w:rsidR="00485B40">
              <w:rPr>
                <w:webHidden/>
              </w:rPr>
              <w:fldChar w:fldCharType="separate"/>
            </w:r>
            <w:r w:rsidR="00485B40">
              <w:rPr>
                <w:webHidden/>
              </w:rPr>
              <w:t>14</w:t>
            </w:r>
            <w:r w:rsidR="00485B40">
              <w:rPr>
                <w:webHidden/>
              </w:rPr>
              <w:fldChar w:fldCharType="end"/>
            </w:r>
          </w:hyperlink>
        </w:p>
        <w:p w14:paraId="3FF1E3FE" w14:textId="77777777" w:rsidR="00485B40" w:rsidRDefault="00213879">
          <w:pPr>
            <w:pStyle w:val="TOC3"/>
            <w:rPr>
              <w:rFonts w:asciiTheme="minorHAnsi" w:eastAsiaTheme="minorEastAsia" w:hAnsiTheme="minorHAnsi" w:cstheme="minorBidi"/>
              <w:lang w:eastAsia="zh-TW"/>
            </w:rPr>
          </w:pPr>
          <w:hyperlink w:anchor="_Toc468468969" w:history="1">
            <w:r w:rsidR="00485B40" w:rsidRPr="000961AC">
              <w:rPr>
                <w:rStyle w:val="Hyperlink"/>
                <w:rFonts w:ascii="Palatino Linotype" w:eastAsia="SimSun" w:hAnsi="Palatino Linotype"/>
              </w:rPr>
              <w:t>4.2.2</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System context</w:t>
            </w:r>
            <w:r w:rsidR="00485B40">
              <w:rPr>
                <w:webHidden/>
              </w:rPr>
              <w:tab/>
            </w:r>
            <w:r w:rsidR="00485B40">
              <w:rPr>
                <w:webHidden/>
              </w:rPr>
              <w:fldChar w:fldCharType="begin"/>
            </w:r>
            <w:r w:rsidR="00485B40">
              <w:rPr>
                <w:webHidden/>
              </w:rPr>
              <w:instrText xml:space="preserve"> PAGEREF _Toc468468969 \h </w:instrText>
            </w:r>
            <w:r w:rsidR="00485B40">
              <w:rPr>
                <w:webHidden/>
              </w:rPr>
            </w:r>
            <w:r w:rsidR="00485B40">
              <w:rPr>
                <w:webHidden/>
              </w:rPr>
              <w:fldChar w:fldCharType="separate"/>
            </w:r>
            <w:r w:rsidR="00485B40">
              <w:rPr>
                <w:webHidden/>
              </w:rPr>
              <w:t>16</w:t>
            </w:r>
            <w:r w:rsidR="00485B40">
              <w:rPr>
                <w:webHidden/>
              </w:rPr>
              <w:fldChar w:fldCharType="end"/>
            </w:r>
          </w:hyperlink>
        </w:p>
        <w:p w14:paraId="3DC45F77" w14:textId="77777777" w:rsidR="00485B40" w:rsidRDefault="00213879">
          <w:pPr>
            <w:pStyle w:val="TOC3"/>
            <w:rPr>
              <w:rFonts w:asciiTheme="minorHAnsi" w:eastAsiaTheme="minorEastAsia" w:hAnsiTheme="minorHAnsi" w:cstheme="minorBidi"/>
              <w:lang w:eastAsia="zh-TW"/>
            </w:rPr>
          </w:pPr>
          <w:hyperlink w:anchor="_Toc468468970" w:history="1">
            <w:r w:rsidR="00485B40" w:rsidRPr="000961AC">
              <w:rPr>
                <w:rStyle w:val="Hyperlink"/>
                <w:rFonts w:ascii="Palatino Linotype" w:hAnsi="Palatino Linotype"/>
              </w:rPr>
              <w:t>4.2.3</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Sales Data Real Time Polling (POS – Staging)</w:t>
            </w:r>
            <w:r w:rsidR="00485B40">
              <w:rPr>
                <w:webHidden/>
              </w:rPr>
              <w:tab/>
            </w:r>
            <w:r w:rsidR="00485B40">
              <w:rPr>
                <w:webHidden/>
              </w:rPr>
              <w:fldChar w:fldCharType="begin"/>
            </w:r>
            <w:r w:rsidR="00485B40">
              <w:rPr>
                <w:webHidden/>
              </w:rPr>
              <w:instrText xml:space="preserve"> PAGEREF _Toc468468970 \h </w:instrText>
            </w:r>
            <w:r w:rsidR="00485B40">
              <w:rPr>
                <w:webHidden/>
              </w:rPr>
            </w:r>
            <w:r w:rsidR="00485B40">
              <w:rPr>
                <w:webHidden/>
              </w:rPr>
              <w:fldChar w:fldCharType="separate"/>
            </w:r>
            <w:r w:rsidR="00485B40">
              <w:rPr>
                <w:webHidden/>
              </w:rPr>
              <w:t>17</w:t>
            </w:r>
            <w:r w:rsidR="00485B40">
              <w:rPr>
                <w:webHidden/>
              </w:rPr>
              <w:fldChar w:fldCharType="end"/>
            </w:r>
          </w:hyperlink>
        </w:p>
        <w:p w14:paraId="318F2A0E" w14:textId="77777777" w:rsidR="00485B40" w:rsidRDefault="00213879">
          <w:pPr>
            <w:pStyle w:val="TOC4"/>
            <w:tabs>
              <w:tab w:val="left" w:pos="1540"/>
              <w:tab w:val="right" w:leader="dot" w:pos="10790"/>
            </w:tabs>
            <w:rPr>
              <w:rFonts w:asciiTheme="minorHAnsi" w:hAnsiTheme="minorHAnsi"/>
              <w:noProof/>
            </w:rPr>
          </w:pPr>
          <w:hyperlink w:anchor="_Toc468468971" w:history="1">
            <w:r w:rsidR="00485B40" w:rsidRPr="000961AC">
              <w:rPr>
                <w:rStyle w:val="Hyperlink"/>
                <w:rFonts w:ascii="Palatino Linotype" w:hAnsi="Palatino Linotype"/>
                <w:noProof/>
                <w:lang w:eastAsia="zh-CN"/>
              </w:rPr>
              <w:t>4.2.3.1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_Toc468468971 \h </w:instrText>
            </w:r>
            <w:r w:rsidR="00485B40">
              <w:rPr>
                <w:noProof/>
                <w:webHidden/>
              </w:rPr>
            </w:r>
            <w:r w:rsidR="00485B40">
              <w:rPr>
                <w:noProof/>
                <w:webHidden/>
              </w:rPr>
              <w:fldChar w:fldCharType="separate"/>
            </w:r>
            <w:r w:rsidR="00485B40">
              <w:rPr>
                <w:noProof/>
                <w:webHidden/>
              </w:rPr>
              <w:t>17</w:t>
            </w:r>
            <w:r w:rsidR="00485B40">
              <w:rPr>
                <w:noProof/>
                <w:webHidden/>
              </w:rPr>
              <w:fldChar w:fldCharType="end"/>
            </w:r>
          </w:hyperlink>
        </w:p>
        <w:p w14:paraId="5C4D1C0C" w14:textId="77777777" w:rsidR="00485B40" w:rsidRDefault="00213879">
          <w:pPr>
            <w:pStyle w:val="TOC4"/>
            <w:tabs>
              <w:tab w:val="left" w:pos="1540"/>
              <w:tab w:val="right" w:leader="dot" w:pos="10790"/>
            </w:tabs>
            <w:rPr>
              <w:rFonts w:asciiTheme="minorHAnsi" w:hAnsiTheme="minorHAnsi"/>
              <w:noProof/>
            </w:rPr>
          </w:pPr>
          <w:hyperlink w:anchor="_Toc468468972" w:history="1">
            <w:r w:rsidR="00485B40" w:rsidRPr="000961AC">
              <w:rPr>
                <w:rStyle w:val="Hyperlink"/>
                <w:rFonts w:ascii="Palatino Linotype" w:hAnsi="Palatino Linotype"/>
                <w:noProof/>
                <w:lang w:eastAsia="zh-CN"/>
              </w:rPr>
              <w:t>4.2.3.2</w:t>
            </w:r>
            <w:r w:rsidR="00485B40">
              <w:rPr>
                <w:rFonts w:asciiTheme="minorHAnsi" w:hAnsiTheme="minorHAnsi"/>
                <w:noProof/>
              </w:rPr>
              <w:tab/>
            </w:r>
            <w:r w:rsidR="00485B40" w:rsidRPr="000961AC">
              <w:rPr>
                <w:rStyle w:val="Hyperlink"/>
                <w:rFonts w:ascii="Palatino Linotype" w:hAnsi="Palatino Linotype"/>
                <w:noProof/>
                <w:lang w:eastAsia="zh-CN"/>
              </w:rPr>
              <w:t>Functional Requirement Details</w:t>
            </w:r>
            <w:r w:rsidR="00485B40">
              <w:rPr>
                <w:noProof/>
                <w:webHidden/>
              </w:rPr>
              <w:tab/>
            </w:r>
            <w:r w:rsidR="00485B40">
              <w:rPr>
                <w:noProof/>
                <w:webHidden/>
              </w:rPr>
              <w:fldChar w:fldCharType="begin"/>
            </w:r>
            <w:r w:rsidR="00485B40">
              <w:rPr>
                <w:noProof/>
                <w:webHidden/>
              </w:rPr>
              <w:instrText xml:space="preserve"> PAGEREF _Toc468468972 \h </w:instrText>
            </w:r>
            <w:r w:rsidR="00485B40">
              <w:rPr>
                <w:noProof/>
                <w:webHidden/>
              </w:rPr>
            </w:r>
            <w:r w:rsidR="00485B40">
              <w:rPr>
                <w:noProof/>
                <w:webHidden/>
              </w:rPr>
              <w:fldChar w:fldCharType="separate"/>
            </w:r>
            <w:r w:rsidR="00485B40">
              <w:rPr>
                <w:noProof/>
                <w:webHidden/>
              </w:rPr>
              <w:t>20</w:t>
            </w:r>
            <w:r w:rsidR="00485B40">
              <w:rPr>
                <w:noProof/>
                <w:webHidden/>
              </w:rPr>
              <w:fldChar w:fldCharType="end"/>
            </w:r>
          </w:hyperlink>
        </w:p>
        <w:p w14:paraId="1539E4B5" w14:textId="77777777" w:rsidR="00485B40" w:rsidRDefault="00213879">
          <w:pPr>
            <w:pStyle w:val="TOC3"/>
            <w:rPr>
              <w:rFonts w:asciiTheme="minorHAnsi" w:eastAsiaTheme="minorEastAsia" w:hAnsiTheme="minorHAnsi" w:cstheme="minorBidi"/>
              <w:lang w:eastAsia="zh-TW"/>
            </w:rPr>
          </w:pPr>
          <w:hyperlink w:anchor="_Toc468468973" w:history="1">
            <w:r w:rsidR="00485B40" w:rsidRPr="000961AC">
              <w:rPr>
                <w:rStyle w:val="Hyperlink"/>
                <w:rFonts w:ascii="Palatino Linotype" w:eastAsia="SimSun" w:hAnsi="Palatino Linotype"/>
              </w:rPr>
              <w:t>4.2.4</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Real Time Polling Flow (Staging - EDW)</w:t>
            </w:r>
            <w:r w:rsidR="00485B40">
              <w:rPr>
                <w:webHidden/>
              </w:rPr>
              <w:tab/>
            </w:r>
            <w:r w:rsidR="00485B40">
              <w:rPr>
                <w:webHidden/>
              </w:rPr>
              <w:fldChar w:fldCharType="begin"/>
            </w:r>
            <w:r w:rsidR="00485B40">
              <w:rPr>
                <w:webHidden/>
              </w:rPr>
              <w:instrText xml:space="preserve"> PAGEREF _Toc468468973 \h </w:instrText>
            </w:r>
            <w:r w:rsidR="00485B40">
              <w:rPr>
                <w:webHidden/>
              </w:rPr>
            </w:r>
            <w:r w:rsidR="00485B40">
              <w:rPr>
                <w:webHidden/>
              </w:rPr>
              <w:fldChar w:fldCharType="separate"/>
            </w:r>
            <w:r w:rsidR="00485B40">
              <w:rPr>
                <w:webHidden/>
              </w:rPr>
              <w:t>23</w:t>
            </w:r>
            <w:r w:rsidR="00485B40">
              <w:rPr>
                <w:webHidden/>
              </w:rPr>
              <w:fldChar w:fldCharType="end"/>
            </w:r>
          </w:hyperlink>
        </w:p>
        <w:p w14:paraId="6907C041" w14:textId="77777777" w:rsidR="00485B40" w:rsidRDefault="00213879">
          <w:pPr>
            <w:pStyle w:val="TOC4"/>
            <w:tabs>
              <w:tab w:val="left" w:pos="1540"/>
              <w:tab w:val="right" w:leader="dot" w:pos="10790"/>
            </w:tabs>
            <w:rPr>
              <w:rFonts w:asciiTheme="minorHAnsi" w:hAnsiTheme="minorHAnsi"/>
              <w:noProof/>
            </w:rPr>
          </w:pPr>
          <w:hyperlink w:anchor="_Toc468468974" w:history="1">
            <w:r w:rsidR="00485B40" w:rsidRPr="000961AC">
              <w:rPr>
                <w:rStyle w:val="Hyperlink"/>
                <w:rFonts w:ascii="Palatino Linotype" w:hAnsi="Palatino Linotype"/>
                <w:noProof/>
                <w:lang w:eastAsia="zh-CN"/>
              </w:rPr>
              <w:t>4.2.4.1</w:t>
            </w:r>
            <w:r w:rsidR="00485B40">
              <w:rPr>
                <w:rFonts w:asciiTheme="minorHAnsi" w:hAnsiTheme="minorHAnsi"/>
                <w:noProof/>
              </w:rPr>
              <w:tab/>
            </w:r>
            <w:r w:rsidR="00485B40" w:rsidRPr="000961AC">
              <w:rPr>
                <w:rStyle w:val="Hyperlink"/>
                <w:rFonts w:ascii="Palatino Linotype" w:hAnsi="Palatino Linotype"/>
                <w:noProof/>
                <w:lang w:eastAsia="zh-CN"/>
              </w:rPr>
              <w:t>Processing Flow</w:t>
            </w:r>
            <w:r w:rsidR="00485B40">
              <w:rPr>
                <w:noProof/>
                <w:webHidden/>
              </w:rPr>
              <w:tab/>
            </w:r>
            <w:r w:rsidR="00485B40">
              <w:rPr>
                <w:noProof/>
                <w:webHidden/>
              </w:rPr>
              <w:fldChar w:fldCharType="begin"/>
            </w:r>
            <w:r w:rsidR="00485B40">
              <w:rPr>
                <w:noProof/>
                <w:webHidden/>
              </w:rPr>
              <w:instrText xml:space="preserve"> PAGEREF _Toc468468974 \h </w:instrText>
            </w:r>
            <w:r w:rsidR="00485B40">
              <w:rPr>
                <w:noProof/>
                <w:webHidden/>
              </w:rPr>
            </w:r>
            <w:r w:rsidR="00485B40">
              <w:rPr>
                <w:noProof/>
                <w:webHidden/>
              </w:rPr>
              <w:fldChar w:fldCharType="separate"/>
            </w:r>
            <w:r w:rsidR="00485B40">
              <w:rPr>
                <w:noProof/>
                <w:webHidden/>
              </w:rPr>
              <w:t>23</w:t>
            </w:r>
            <w:r w:rsidR="00485B40">
              <w:rPr>
                <w:noProof/>
                <w:webHidden/>
              </w:rPr>
              <w:fldChar w:fldCharType="end"/>
            </w:r>
          </w:hyperlink>
        </w:p>
        <w:p w14:paraId="696768E9" w14:textId="77777777" w:rsidR="00485B40" w:rsidRDefault="00213879">
          <w:pPr>
            <w:pStyle w:val="TOC4"/>
            <w:tabs>
              <w:tab w:val="left" w:pos="1540"/>
              <w:tab w:val="right" w:leader="dot" w:pos="10790"/>
            </w:tabs>
            <w:rPr>
              <w:rFonts w:asciiTheme="minorHAnsi" w:hAnsiTheme="minorHAnsi"/>
              <w:noProof/>
            </w:rPr>
          </w:pPr>
          <w:hyperlink w:anchor="_Toc468468975" w:history="1">
            <w:r w:rsidR="00485B40" w:rsidRPr="000961AC">
              <w:rPr>
                <w:rStyle w:val="Hyperlink"/>
                <w:rFonts w:ascii="Palatino Linotype" w:hAnsi="Palatino Linotype"/>
                <w:noProof/>
                <w:lang w:eastAsia="zh-CN"/>
              </w:rPr>
              <w:t>4.2.4.2</w:t>
            </w:r>
            <w:r w:rsidR="00485B40">
              <w:rPr>
                <w:rFonts w:asciiTheme="minorHAnsi" w:hAnsiTheme="minorHAnsi"/>
                <w:noProof/>
              </w:rPr>
              <w:tab/>
            </w:r>
            <w:r w:rsidR="00485B40" w:rsidRPr="000961AC">
              <w:rPr>
                <w:rStyle w:val="Hyperlink"/>
                <w:rFonts w:ascii="Palatino Linotype" w:hAnsi="Palatino Linotype"/>
                <w:noProof/>
                <w:lang w:eastAsia="zh-CN"/>
              </w:rPr>
              <w:t>Functional Requirement Details</w:t>
            </w:r>
            <w:r w:rsidR="00485B40">
              <w:rPr>
                <w:noProof/>
                <w:webHidden/>
              </w:rPr>
              <w:tab/>
            </w:r>
            <w:r w:rsidR="00485B40">
              <w:rPr>
                <w:noProof/>
                <w:webHidden/>
              </w:rPr>
              <w:fldChar w:fldCharType="begin"/>
            </w:r>
            <w:r w:rsidR="00485B40">
              <w:rPr>
                <w:noProof/>
                <w:webHidden/>
              </w:rPr>
              <w:instrText xml:space="preserve"> PAGEREF _Toc468468975 \h </w:instrText>
            </w:r>
            <w:r w:rsidR="00485B40">
              <w:rPr>
                <w:noProof/>
                <w:webHidden/>
              </w:rPr>
            </w:r>
            <w:r w:rsidR="00485B40">
              <w:rPr>
                <w:noProof/>
                <w:webHidden/>
              </w:rPr>
              <w:fldChar w:fldCharType="separate"/>
            </w:r>
            <w:r w:rsidR="00485B40">
              <w:rPr>
                <w:noProof/>
                <w:webHidden/>
              </w:rPr>
              <w:t>26</w:t>
            </w:r>
            <w:r w:rsidR="00485B40">
              <w:rPr>
                <w:noProof/>
                <w:webHidden/>
              </w:rPr>
              <w:fldChar w:fldCharType="end"/>
            </w:r>
          </w:hyperlink>
        </w:p>
        <w:p w14:paraId="3F3090AE" w14:textId="77777777" w:rsidR="00485B40" w:rsidRDefault="00213879">
          <w:pPr>
            <w:pStyle w:val="TOC3"/>
            <w:rPr>
              <w:rFonts w:asciiTheme="minorHAnsi" w:eastAsiaTheme="minorEastAsia" w:hAnsiTheme="minorHAnsi" w:cstheme="minorBidi"/>
              <w:lang w:eastAsia="zh-TW"/>
            </w:rPr>
          </w:pPr>
          <w:hyperlink w:anchor="_Toc468468976" w:history="1">
            <w:r w:rsidR="00485B40" w:rsidRPr="000961AC">
              <w:rPr>
                <w:rStyle w:val="Hyperlink"/>
                <w:rFonts w:ascii="Palatino Linotype" w:eastAsia="SimSun" w:hAnsi="Palatino Linotype"/>
              </w:rPr>
              <w:t>4.2.5</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End-of-day (POS – Staging)</w:t>
            </w:r>
            <w:r w:rsidR="00485B40">
              <w:rPr>
                <w:webHidden/>
              </w:rPr>
              <w:tab/>
            </w:r>
            <w:r w:rsidR="00485B40">
              <w:rPr>
                <w:webHidden/>
              </w:rPr>
              <w:fldChar w:fldCharType="begin"/>
            </w:r>
            <w:r w:rsidR="00485B40">
              <w:rPr>
                <w:webHidden/>
              </w:rPr>
              <w:instrText xml:space="preserve"> PAGEREF _Toc468468976 \h </w:instrText>
            </w:r>
            <w:r w:rsidR="00485B40">
              <w:rPr>
                <w:webHidden/>
              </w:rPr>
            </w:r>
            <w:r w:rsidR="00485B40">
              <w:rPr>
                <w:webHidden/>
              </w:rPr>
              <w:fldChar w:fldCharType="separate"/>
            </w:r>
            <w:r w:rsidR="00485B40">
              <w:rPr>
                <w:webHidden/>
              </w:rPr>
              <w:t>29</w:t>
            </w:r>
            <w:r w:rsidR="00485B40">
              <w:rPr>
                <w:webHidden/>
              </w:rPr>
              <w:fldChar w:fldCharType="end"/>
            </w:r>
          </w:hyperlink>
        </w:p>
        <w:p w14:paraId="452B3B7A" w14:textId="77777777" w:rsidR="00485B40" w:rsidRDefault="00213879">
          <w:pPr>
            <w:pStyle w:val="TOC4"/>
            <w:tabs>
              <w:tab w:val="left" w:pos="1540"/>
              <w:tab w:val="right" w:leader="dot" w:pos="10790"/>
            </w:tabs>
            <w:rPr>
              <w:rFonts w:asciiTheme="minorHAnsi" w:hAnsiTheme="minorHAnsi"/>
              <w:noProof/>
            </w:rPr>
          </w:pPr>
          <w:hyperlink w:anchor="_Toc468468977" w:history="1">
            <w:r w:rsidR="00485B40" w:rsidRPr="000961AC">
              <w:rPr>
                <w:rStyle w:val="Hyperlink"/>
                <w:rFonts w:ascii="Palatino Linotype" w:hAnsi="Palatino Linotype"/>
                <w:noProof/>
                <w:lang w:eastAsia="zh-CN"/>
              </w:rPr>
              <w:t>4.2.5.1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_Toc468468977 \h </w:instrText>
            </w:r>
            <w:r w:rsidR="00485B40">
              <w:rPr>
                <w:noProof/>
                <w:webHidden/>
              </w:rPr>
            </w:r>
            <w:r w:rsidR="00485B40">
              <w:rPr>
                <w:noProof/>
                <w:webHidden/>
              </w:rPr>
              <w:fldChar w:fldCharType="separate"/>
            </w:r>
            <w:r w:rsidR="00485B40">
              <w:rPr>
                <w:noProof/>
                <w:webHidden/>
              </w:rPr>
              <w:t>29</w:t>
            </w:r>
            <w:r w:rsidR="00485B40">
              <w:rPr>
                <w:noProof/>
                <w:webHidden/>
              </w:rPr>
              <w:fldChar w:fldCharType="end"/>
            </w:r>
          </w:hyperlink>
        </w:p>
        <w:p w14:paraId="2695901D" w14:textId="77777777" w:rsidR="00485B40" w:rsidRDefault="00213879">
          <w:pPr>
            <w:pStyle w:val="TOC4"/>
            <w:tabs>
              <w:tab w:val="left" w:pos="1540"/>
              <w:tab w:val="right" w:leader="dot" w:pos="10790"/>
            </w:tabs>
            <w:rPr>
              <w:rFonts w:asciiTheme="minorHAnsi" w:hAnsiTheme="minorHAnsi"/>
              <w:noProof/>
            </w:rPr>
          </w:pPr>
          <w:hyperlink w:anchor="_Toc468468978" w:history="1">
            <w:r w:rsidR="00485B40" w:rsidRPr="000961AC">
              <w:rPr>
                <w:rStyle w:val="Hyperlink"/>
                <w:rFonts w:ascii="Palatino Linotype" w:hAnsi="Palatino Linotype"/>
                <w:noProof/>
              </w:rPr>
              <w:t>4.2.5.2</w:t>
            </w:r>
            <w:r w:rsidR="00485B40">
              <w:rPr>
                <w:rFonts w:asciiTheme="minorHAnsi" w:hAnsiTheme="minorHAnsi"/>
                <w:noProof/>
              </w:rPr>
              <w:tab/>
            </w:r>
            <w:r w:rsidR="00485B40" w:rsidRPr="000961AC">
              <w:rPr>
                <w:rStyle w:val="Hyperlink"/>
                <w:rFonts w:ascii="Palatino Linotype" w:hAnsi="Palatino Linotype"/>
                <w:noProof/>
              </w:rPr>
              <w:t>Functional Requirement Details</w:t>
            </w:r>
            <w:r w:rsidR="00485B40">
              <w:rPr>
                <w:noProof/>
                <w:webHidden/>
              </w:rPr>
              <w:tab/>
            </w:r>
            <w:r w:rsidR="00485B40">
              <w:rPr>
                <w:noProof/>
                <w:webHidden/>
              </w:rPr>
              <w:fldChar w:fldCharType="begin"/>
            </w:r>
            <w:r w:rsidR="00485B40">
              <w:rPr>
                <w:noProof/>
                <w:webHidden/>
              </w:rPr>
              <w:instrText xml:space="preserve"> PAGEREF _Toc468468978 \h </w:instrText>
            </w:r>
            <w:r w:rsidR="00485B40">
              <w:rPr>
                <w:noProof/>
                <w:webHidden/>
              </w:rPr>
            </w:r>
            <w:r w:rsidR="00485B40">
              <w:rPr>
                <w:noProof/>
                <w:webHidden/>
              </w:rPr>
              <w:fldChar w:fldCharType="separate"/>
            </w:r>
            <w:r w:rsidR="00485B40">
              <w:rPr>
                <w:noProof/>
                <w:webHidden/>
              </w:rPr>
              <w:t>32</w:t>
            </w:r>
            <w:r w:rsidR="00485B40">
              <w:rPr>
                <w:noProof/>
                <w:webHidden/>
              </w:rPr>
              <w:fldChar w:fldCharType="end"/>
            </w:r>
          </w:hyperlink>
        </w:p>
        <w:p w14:paraId="52C66560" w14:textId="77777777" w:rsidR="00485B40" w:rsidRDefault="00213879">
          <w:pPr>
            <w:pStyle w:val="TOC3"/>
            <w:rPr>
              <w:rFonts w:asciiTheme="minorHAnsi" w:eastAsiaTheme="minorEastAsia" w:hAnsiTheme="minorHAnsi" w:cstheme="minorBidi"/>
              <w:lang w:eastAsia="zh-TW"/>
            </w:rPr>
          </w:pPr>
          <w:hyperlink w:anchor="_Toc468468979" w:history="1">
            <w:r w:rsidR="00485B40" w:rsidRPr="000961AC">
              <w:rPr>
                <w:rStyle w:val="Hyperlink"/>
                <w:rFonts w:ascii="Palatino Linotype" w:eastAsia="SimSun" w:hAnsi="Palatino Linotype"/>
              </w:rPr>
              <w:t>4.2.6</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Sales Data End-of-day (Staging – EDW)</w:t>
            </w:r>
            <w:r w:rsidR="00485B40">
              <w:rPr>
                <w:webHidden/>
              </w:rPr>
              <w:tab/>
            </w:r>
            <w:r w:rsidR="00485B40">
              <w:rPr>
                <w:webHidden/>
              </w:rPr>
              <w:fldChar w:fldCharType="begin"/>
            </w:r>
            <w:r w:rsidR="00485B40">
              <w:rPr>
                <w:webHidden/>
              </w:rPr>
              <w:instrText xml:space="preserve"> PAGEREF _Toc468468979 \h </w:instrText>
            </w:r>
            <w:r w:rsidR="00485B40">
              <w:rPr>
                <w:webHidden/>
              </w:rPr>
            </w:r>
            <w:r w:rsidR="00485B40">
              <w:rPr>
                <w:webHidden/>
              </w:rPr>
              <w:fldChar w:fldCharType="separate"/>
            </w:r>
            <w:r w:rsidR="00485B40">
              <w:rPr>
                <w:webHidden/>
              </w:rPr>
              <w:t>34</w:t>
            </w:r>
            <w:r w:rsidR="00485B40">
              <w:rPr>
                <w:webHidden/>
              </w:rPr>
              <w:fldChar w:fldCharType="end"/>
            </w:r>
          </w:hyperlink>
        </w:p>
        <w:p w14:paraId="202C0099" w14:textId="77777777" w:rsidR="00485B40" w:rsidRDefault="00213879">
          <w:pPr>
            <w:pStyle w:val="TOC4"/>
            <w:tabs>
              <w:tab w:val="left" w:pos="1540"/>
              <w:tab w:val="right" w:leader="dot" w:pos="10790"/>
            </w:tabs>
            <w:rPr>
              <w:rFonts w:asciiTheme="minorHAnsi" w:hAnsiTheme="minorHAnsi"/>
              <w:noProof/>
            </w:rPr>
          </w:pPr>
          <w:hyperlink w:anchor="_Toc468468980" w:history="1">
            <w:r w:rsidR="00485B40" w:rsidRPr="000961AC">
              <w:rPr>
                <w:rStyle w:val="Hyperlink"/>
                <w:rFonts w:ascii="Palatino Linotype" w:hAnsi="Palatino Linotype"/>
                <w:noProof/>
                <w:lang w:eastAsia="zh-CN"/>
              </w:rPr>
              <w:t>4.2.6.1</w:t>
            </w:r>
            <w:r w:rsidR="00485B40">
              <w:rPr>
                <w:rFonts w:asciiTheme="minorHAnsi" w:hAnsiTheme="minorHAnsi"/>
                <w:noProof/>
              </w:rPr>
              <w:tab/>
            </w:r>
            <w:r w:rsidR="00485B40" w:rsidRPr="000961AC">
              <w:rPr>
                <w:rStyle w:val="Hyperlink"/>
                <w:rFonts w:ascii="Palatino Linotype" w:hAnsi="Palatino Linotype"/>
                <w:noProof/>
                <w:lang w:eastAsia="zh-CN"/>
              </w:rPr>
              <w:t>Process Flow</w:t>
            </w:r>
            <w:r w:rsidR="00485B40">
              <w:rPr>
                <w:noProof/>
                <w:webHidden/>
              </w:rPr>
              <w:tab/>
            </w:r>
            <w:r w:rsidR="00485B40">
              <w:rPr>
                <w:noProof/>
                <w:webHidden/>
              </w:rPr>
              <w:fldChar w:fldCharType="begin"/>
            </w:r>
            <w:r w:rsidR="00485B40">
              <w:rPr>
                <w:noProof/>
                <w:webHidden/>
              </w:rPr>
              <w:instrText xml:space="preserve"> PAGEREF _Toc468468980 \h </w:instrText>
            </w:r>
            <w:r w:rsidR="00485B40">
              <w:rPr>
                <w:noProof/>
                <w:webHidden/>
              </w:rPr>
            </w:r>
            <w:r w:rsidR="00485B40">
              <w:rPr>
                <w:noProof/>
                <w:webHidden/>
              </w:rPr>
              <w:fldChar w:fldCharType="separate"/>
            </w:r>
            <w:r w:rsidR="00485B40">
              <w:rPr>
                <w:noProof/>
                <w:webHidden/>
              </w:rPr>
              <w:t>34</w:t>
            </w:r>
            <w:r w:rsidR="00485B40">
              <w:rPr>
                <w:noProof/>
                <w:webHidden/>
              </w:rPr>
              <w:fldChar w:fldCharType="end"/>
            </w:r>
          </w:hyperlink>
        </w:p>
        <w:p w14:paraId="531FB690" w14:textId="77777777" w:rsidR="00485B40" w:rsidRDefault="00213879">
          <w:pPr>
            <w:pStyle w:val="TOC4"/>
            <w:tabs>
              <w:tab w:val="left" w:pos="1540"/>
              <w:tab w:val="right" w:leader="dot" w:pos="10790"/>
            </w:tabs>
            <w:rPr>
              <w:rFonts w:asciiTheme="minorHAnsi" w:hAnsiTheme="minorHAnsi"/>
              <w:noProof/>
            </w:rPr>
          </w:pPr>
          <w:hyperlink w:anchor="_Toc468468981" w:history="1">
            <w:r w:rsidR="00485B40" w:rsidRPr="000961AC">
              <w:rPr>
                <w:rStyle w:val="Hyperlink"/>
                <w:rFonts w:ascii="Palatino Linotype" w:hAnsi="Palatino Linotype"/>
                <w:noProof/>
              </w:rPr>
              <w:t>4.2.6.2</w:t>
            </w:r>
            <w:r w:rsidR="00485B40">
              <w:rPr>
                <w:rFonts w:asciiTheme="minorHAnsi" w:hAnsiTheme="minorHAnsi"/>
                <w:noProof/>
              </w:rPr>
              <w:tab/>
            </w:r>
            <w:r w:rsidR="00485B40" w:rsidRPr="000961AC">
              <w:rPr>
                <w:rStyle w:val="Hyperlink"/>
                <w:rFonts w:ascii="Palatino Linotype" w:hAnsi="Palatino Linotype"/>
                <w:noProof/>
              </w:rPr>
              <w:t>Functional Requirement Details</w:t>
            </w:r>
            <w:r w:rsidR="00485B40">
              <w:rPr>
                <w:noProof/>
                <w:webHidden/>
              </w:rPr>
              <w:tab/>
            </w:r>
            <w:r w:rsidR="00485B40">
              <w:rPr>
                <w:noProof/>
                <w:webHidden/>
              </w:rPr>
              <w:fldChar w:fldCharType="begin"/>
            </w:r>
            <w:r w:rsidR="00485B40">
              <w:rPr>
                <w:noProof/>
                <w:webHidden/>
              </w:rPr>
              <w:instrText xml:space="preserve"> PAGEREF _Toc468468981 \h </w:instrText>
            </w:r>
            <w:r w:rsidR="00485B40">
              <w:rPr>
                <w:noProof/>
                <w:webHidden/>
              </w:rPr>
            </w:r>
            <w:r w:rsidR="00485B40">
              <w:rPr>
                <w:noProof/>
                <w:webHidden/>
              </w:rPr>
              <w:fldChar w:fldCharType="separate"/>
            </w:r>
            <w:r w:rsidR="00485B40">
              <w:rPr>
                <w:noProof/>
                <w:webHidden/>
              </w:rPr>
              <w:t>37</w:t>
            </w:r>
            <w:r w:rsidR="00485B40">
              <w:rPr>
                <w:noProof/>
                <w:webHidden/>
              </w:rPr>
              <w:fldChar w:fldCharType="end"/>
            </w:r>
          </w:hyperlink>
        </w:p>
        <w:p w14:paraId="02AB8902" w14:textId="77777777" w:rsidR="00485B40" w:rsidRDefault="00213879">
          <w:pPr>
            <w:pStyle w:val="TOC2"/>
            <w:tabs>
              <w:tab w:val="left" w:pos="880"/>
              <w:tab w:val="right" w:leader="dot" w:pos="10790"/>
            </w:tabs>
            <w:rPr>
              <w:rFonts w:asciiTheme="minorHAnsi" w:hAnsiTheme="minorHAnsi"/>
              <w:noProof/>
            </w:rPr>
          </w:pPr>
          <w:hyperlink w:anchor="_Toc468468982" w:history="1">
            <w:r w:rsidR="00485B40" w:rsidRPr="000961AC">
              <w:rPr>
                <w:rStyle w:val="Hyperlink"/>
                <w:rFonts w:ascii="Palatino Linotype" w:eastAsia="SimSun" w:hAnsi="Palatino Linotype"/>
                <w:noProof/>
                <w:lang w:eastAsia="zh-CN"/>
              </w:rPr>
              <w:t>4.3</w:t>
            </w:r>
            <w:r w:rsidR="00485B40">
              <w:rPr>
                <w:rFonts w:asciiTheme="minorHAnsi" w:hAnsiTheme="minorHAnsi"/>
                <w:noProof/>
              </w:rPr>
              <w:tab/>
            </w:r>
            <w:r w:rsidR="00485B40" w:rsidRPr="000961AC">
              <w:rPr>
                <w:rStyle w:val="Hyperlink"/>
                <w:rFonts w:ascii="Palatino Linotype" w:eastAsia="SimSun" w:hAnsi="Palatino Linotype"/>
                <w:noProof/>
                <w:lang w:eastAsia="zh-CN"/>
              </w:rPr>
              <w:t>Pricing/Master Data</w:t>
            </w:r>
            <w:r w:rsidR="00485B40">
              <w:rPr>
                <w:noProof/>
                <w:webHidden/>
              </w:rPr>
              <w:tab/>
            </w:r>
            <w:r w:rsidR="00485B40">
              <w:rPr>
                <w:noProof/>
                <w:webHidden/>
              </w:rPr>
              <w:fldChar w:fldCharType="begin"/>
            </w:r>
            <w:r w:rsidR="00485B40">
              <w:rPr>
                <w:noProof/>
                <w:webHidden/>
              </w:rPr>
              <w:instrText xml:space="preserve"> PAGEREF _Toc468468982 \h </w:instrText>
            </w:r>
            <w:r w:rsidR="00485B40">
              <w:rPr>
                <w:noProof/>
                <w:webHidden/>
              </w:rPr>
            </w:r>
            <w:r w:rsidR="00485B40">
              <w:rPr>
                <w:noProof/>
                <w:webHidden/>
              </w:rPr>
              <w:fldChar w:fldCharType="separate"/>
            </w:r>
            <w:r w:rsidR="00485B40">
              <w:rPr>
                <w:noProof/>
                <w:webHidden/>
              </w:rPr>
              <w:t>41</w:t>
            </w:r>
            <w:r w:rsidR="00485B40">
              <w:rPr>
                <w:noProof/>
                <w:webHidden/>
              </w:rPr>
              <w:fldChar w:fldCharType="end"/>
            </w:r>
          </w:hyperlink>
        </w:p>
        <w:p w14:paraId="09B3CB46" w14:textId="77777777" w:rsidR="00485B40" w:rsidRDefault="00213879">
          <w:pPr>
            <w:pStyle w:val="TOC3"/>
            <w:rPr>
              <w:rFonts w:asciiTheme="minorHAnsi" w:eastAsiaTheme="minorEastAsia" w:hAnsiTheme="minorHAnsi" w:cstheme="minorBidi"/>
              <w:lang w:eastAsia="zh-TW"/>
            </w:rPr>
          </w:pPr>
          <w:hyperlink w:anchor="_Toc468468983" w:history="1">
            <w:r w:rsidR="00485B40" w:rsidRPr="000961AC">
              <w:rPr>
                <w:rStyle w:val="Hyperlink"/>
                <w:rFonts w:ascii="Palatino Linotype" w:eastAsia="SimSun" w:hAnsi="Palatino Linotype"/>
              </w:rPr>
              <w:t>4.3.1</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Pricing</w:t>
            </w:r>
            <w:r w:rsidR="00485B40" w:rsidRPr="000961AC">
              <w:rPr>
                <w:rStyle w:val="Hyperlink"/>
                <w:rFonts w:ascii="Palatino Linotype" w:eastAsia="SimSun" w:hAnsi="Palatino Linotype"/>
                <w:lang w:val="en-GB"/>
              </w:rPr>
              <w:t xml:space="preserve">/Master Data </w:t>
            </w:r>
            <w:r w:rsidR="00485B40" w:rsidRPr="000961AC">
              <w:rPr>
                <w:rStyle w:val="Hyperlink"/>
                <w:rFonts w:ascii="Palatino Linotype" w:eastAsia="SimSun" w:hAnsi="Palatino Linotype"/>
              </w:rPr>
              <w:t>Overall Process Flow</w:t>
            </w:r>
            <w:r w:rsidR="00485B40">
              <w:rPr>
                <w:webHidden/>
              </w:rPr>
              <w:tab/>
            </w:r>
            <w:r w:rsidR="00485B40">
              <w:rPr>
                <w:webHidden/>
              </w:rPr>
              <w:fldChar w:fldCharType="begin"/>
            </w:r>
            <w:r w:rsidR="00485B40">
              <w:rPr>
                <w:webHidden/>
              </w:rPr>
              <w:instrText xml:space="preserve"> PAGEREF _Toc468468983 \h </w:instrText>
            </w:r>
            <w:r w:rsidR="00485B40">
              <w:rPr>
                <w:webHidden/>
              </w:rPr>
            </w:r>
            <w:r w:rsidR="00485B40">
              <w:rPr>
                <w:webHidden/>
              </w:rPr>
              <w:fldChar w:fldCharType="separate"/>
            </w:r>
            <w:r w:rsidR="00485B40">
              <w:rPr>
                <w:webHidden/>
              </w:rPr>
              <w:t>41</w:t>
            </w:r>
            <w:r w:rsidR="00485B40">
              <w:rPr>
                <w:webHidden/>
              </w:rPr>
              <w:fldChar w:fldCharType="end"/>
            </w:r>
          </w:hyperlink>
        </w:p>
        <w:p w14:paraId="518A0317" w14:textId="77777777" w:rsidR="00485B40" w:rsidRDefault="00213879">
          <w:pPr>
            <w:pStyle w:val="TOC3"/>
            <w:rPr>
              <w:rFonts w:asciiTheme="minorHAnsi" w:eastAsiaTheme="minorEastAsia" w:hAnsiTheme="minorHAnsi" w:cstheme="minorBidi"/>
              <w:lang w:eastAsia="zh-TW"/>
            </w:rPr>
          </w:pPr>
          <w:hyperlink w:anchor="_Toc468468984" w:history="1">
            <w:r w:rsidR="00485B40" w:rsidRPr="000961AC">
              <w:rPr>
                <w:rStyle w:val="Hyperlink"/>
                <w:rFonts w:ascii="Palatino Linotype" w:eastAsia="SimSun" w:hAnsi="Palatino Linotype"/>
              </w:rPr>
              <w:t>4.3.2</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System context</w:t>
            </w:r>
            <w:r w:rsidR="00485B40">
              <w:rPr>
                <w:webHidden/>
              </w:rPr>
              <w:tab/>
            </w:r>
            <w:r w:rsidR="00485B40">
              <w:rPr>
                <w:webHidden/>
              </w:rPr>
              <w:fldChar w:fldCharType="begin"/>
            </w:r>
            <w:r w:rsidR="00485B40">
              <w:rPr>
                <w:webHidden/>
              </w:rPr>
              <w:instrText xml:space="preserve"> PAGEREF _Toc468468984 \h </w:instrText>
            </w:r>
            <w:r w:rsidR="00485B40">
              <w:rPr>
                <w:webHidden/>
              </w:rPr>
            </w:r>
            <w:r w:rsidR="00485B40">
              <w:rPr>
                <w:webHidden/>
              </w:rPr>
              <w:fldChar w:fldCharType="separate"/>
            </w:r>
            <w:r w:rsidR="00485B40">
              <w:rPr>
                <w:webHidden/>
              </w:rPr>
              <w:t>42</w:t>
            </w:r>
            <w:r w:rsidR="00485B40">
              <w:rPr>
                <w:webHidden/>
              </w:rPr>
              <w:fldChar w:fldCharType="end"/>
            </w:r>
          </w:hyperlink>
        </w:p>
        <w:p w14:paraId="36A55ED7" w14:textId="77777777" w:rsidR="00485B40" w:rsidRDefault="00213879">
          <w:pPr>
            <w:pStyle w:val="TOC3"/>
            <w:rPr>
              <w:rFonts w:asciiTheme="minorHAnsi" w:eastAsiaTheme="minorEastAsia" w:hAnsiTheme="minorHAnsi" w:cstheme="minorBidi"/>
              <w:lang w:eastAsia="zh-TW"/>
            </w:rPr>
          </w:pPr>
          <w:hyperlink w:anchor="_Toc468468985" w:history="1">
            <w:r w:rsidR="00485B40" w:rsidRPr="000961AC">
              <w:rPr>
                <w:rStyle w:val="Hyperlink"/>
                <w:rFonts w:ascii="Palatino Linotype" w:eastAsia="SimSun" w:hAnsi="Palatino Linotype"/>
              </w:rPr>
              <w:t>4.3.3</w:t>
            </w:r>
            <w:r w:rsidR="00485B40">
              <w:rPr>
                <w:rFonts w:asciiTheme="minorHAnsi" w:eastAsiaTheme="minorEastAsia" w:hAnsiTheme="minorHAnsi" w:cstheme="minorBidi"/>
                <w:lang w:eastAsia="zh-TW"/>
              </w:rPr>
              <w:tab/>
            </w:r>
            <w:r w:rsidR="00485B40" w:rsidRPr="000961AC">
              <w:rPr>
                <w:rStyle w:val="Hyperlink"/>
                <w:rFonts w:ascii="Palatino Linotype" w:eastAsia="SimSun" w:hAnsi="Palatino Linotype"/>
              </w:rPr>
              <w:t>Pricing data generation and download to Staging</w:t>
            </w:r>
            <w:r w:rsidR="00485B40">
              <w:rPr>
                <w:webHidden/>
              </w:rPr>
              <w:tab/>
            </w:r>
            <w:r w:rsidR="00485B40">
              <w:rPr>
                <w:webHidden/>
              </w:rPr>
              <w:fldChar w:fldCharType="begin"/>
            </w:r>
            <w:r w:rsidR="00485B40">
              <w:rPr>
                <w:webHidden/>
              </w:rPr>
              <w:instrText xml:space="preserve"> PAGEREF _Toc468468985 \h </w:instrText>
            </w:r>
            <w:r w:rsidR="00485B40">
              <w:rPr>
                <w:webHidden/>
              </w:rPr>
            </w:r>
            <w:r w:rsidR="00485B40">
              <w:rPr>
                <w:webHidden/>
              </w:rPr>
              <w:fldChar w:fldCharType="separate"/>
            </w:r>
            <w:r w:rsidR="00485B40">
              <w:rPr>
                <w:webHidden/>
              </w:rPr>
              <w:t>43</w:t>
            </w:r>
            <w:r w:rsidR="00485B40">
              <w:rPr>
                <w:webHidden/>
              </w:rPr>
              <w:fldChar w:fldCharType="end"/>
            </w:r>
          </w:hyperlink>
        </w:p>
        <w:p w14:paraId="01343254" w14:textId="77777777" w:rsidR="00485B40" w:rsidRDefault="00213879">
          <w:pPr>
            <w:pStyle w:val="TOC4"/>
            <w:tabs>
              <w:tab w:val="left" w:pos="1540"/>
              <w:tab w:val="right" w:leader="dot" w:pos="10790"/>
            </w:tabs>
            <w:rPr>
              <w:rFonts w:asciiTheme="minorHAnsi" w:hAnsiTheme="minorHAnsi"/>
              <w:noProof/>
            </w:rPr>
          </w:pPr>
          <w:hyperlink w:anchor="_Toc468468986" w:history="1">
            <w:r w:rsidR="00485B40" w:rsidRPr="000961AC">
              <w:rPr>
                <w:rStyle w:val="Hyperlink"/>
                <w:rFonts w:ascii="Palatino Linotype" w:hAnsi="Palatino Linotype"/>
                <w:noProof/>
                <w:lang w:eastAsia="zh-CN"/>
              </w:rPr>
              <w:t>4.3.3.1</w:t>
            </w:r>
            <w:r w:rsidR="00485B40">
              <w:rPr>
                <w:rFonts w:asciiTheme="minorHAnsi" w:hAnsiTheme="minorHAnsi"/>
                <w:noProof/>
              </w:rPr>
              <w:tab/>
            </w:r>
            <w:r w:rsidR="00485B40" w:rsidRPr="000961AC">
              <w:rPr>
                <w:rStyle w:val="Hyperlink"/>
                <w:rFonts w:ascii="Palatino Linotype" w:hAnsi="Palatino Linotype"/>
                <w:noProof/>
                <w:lang w:eastAsia="zh-CN"/>
              </w:rPr>
              <w:t>Processing Flow</w:t>
            </w:r>
            <w:r w:rsidR="00485B40">
              <w:rPr>
                <w:noProof/>
                <w:webHidden/>
              </w:rPr>
              <w:tab/>
            </w:r>
            <w:r w:rsidR="00485B40">
              <w:rPr>
                <w:noProof/>
                <w:webHidden/>
              </w:rPr>
              <w:fldChar w:fldCharType="begin"/>
            </w:r>
            <w:r w:rsidR="00485B40">
              <w:rPr>
                <w:noProof/>
                <w:webHidden/>
              </w:rPr>
              <w:instrText xml:space="preserve"> PAGEREF _Toc468468986 \h </w:instrText>
            </w:r>
            <w:r w:rsidR="00485B40">
              <w:rPr>
                <w:noProof/>
                <w:webHidden/>
              </w:rPr>
            </w:r>
            <w:r w:rsidR="00485B40">
              <w:rPr>
                <w:noProof/>
                <w:webHidden/>
              </w:rPr>
              <w:fldChar w:fldCharType="separate"/>
            </w:r>
            <w:r w:rsidR="00485B40">
              <w:rPr>
                <w:noProof/>
                <w:webHidden/>
              </w:rPr>
              <w:t>43</w:t>
            </w:r>
            <w:r w:rsidR="00485B40">
              <w:rPr>
                <w:noProof/>
                <w:webHidden/>
              </w:rPr>
              <w:fldChar w:fldCharType="end"/>
            </w:r>
          </w:hyperlink>
        </w:p>
        <w:p w14:paraId="4A7B7A49" w14:textId="77777777" w:rsidR="00485B40" w:rsidRDefault="00213879">
          <w:pPr>
            <w:pStyle w:val="TOC4"/>
            <w:tabs>
              <w:tab w:val="left" w:pos="1540"/>
              <w:tab w:val="right" w:leader="dot" w:pos="10790"/>
            </w:tabs>
            <w:rPr>
              <w:rFonts w:asciiTheme="minorHAnsi" w:hAnsiTheme="minorHAnsi"/>
              <w:noProof/>
            </w:rPr>
          </w:pPr>
          <w:hyperlink w:anchor="_Toc468468987" w:history="1">
            <w:r w:rsidR="00485B40" w:rsidRPr="000961AC">
              <w:rPr>
                <w:rStyle w:val="Hyperlink"/>
                <w:rFonts w:ascii="Palatino Linotype" w:hAnsi="Palatino Linotype"/>
                <w:noProof/>
              </w:rPr>
              <w:t>4.3.3.2</w:t>
            </w:r>
            <w:r w:rsidR="00485B40">
              <w:rPr>
                <w:rFonts w:asciiTheme="minorHAnsi" w:hAnsiTheme="minorHAnsi"/>
                <w:noProof/>
              </w:rPr>
              <w:tab/>
            </w:r>
            <w:r w:rsidR="00485B40" w:rsidRPr="000961AC">
              <w:rPr>
                <w:rStyle w:val="Hyperlink"/>
                <w:rFonts w:ascii="Palatino Linotype" w:hAnsi="Palatino Linotype"/>
                <w:noProof/>
              </w:rPr>
              <w:t>Requirement Details</w:t>
            </w:r>
            <w:r w:rsidR="00485B40">
              <w:rPr>
                <w:noProof/>
                <w:webHidden/>
              </w:rPr>
              <w:tab/>
            </w:r>
            <w:r w:rsidR="00485B40">
              <w:rPr>
                <w:noProof/>
                <w:webHidden/>
              </w:rPr>
              <w:fldChar w:fldCharType="begin"/>
            </w:r>
            <w:r w:rsidR="00485B40">
              <w:rPr>
                <w:noProof/>
                <w:webHidden/>
              </w:rPr>
              <w:instrText xml:space="preserve"> PAGEREF _Toc468468987 \h </w:instrText>
            </w:r>
            <w:r w:rsidR="00485B40">
              <w:rPr>
                <w:noProof/>
                <w:webHidden/>
              </w:rPr>
            </w:r>
            <w:r w:rsidR="00485B40">
              <w:rPr>
                <w:noProof/>
                <w:webHidden/>
              </w:rPr>
              <w:fldChar w:fldCharType="separate"/>
            </w:r>
            <w:r w:rsidR="00485B40">
              <w:rPr>
                <w:noProof/>
                <w:webHidden/>
              </w:rPr>
              <w:t>46</w:t>
            </w:r>
            <w:r w:rsidR="00485B40">
              <w:rPr>
                <w:noProof/>
                <w:webHidden/>
              </w:rPr>
              <w:fldChar w:fldCharType="end"/>
            </w:r>
          </w:hyperlink>
        </w:p>
        <w:p w14:paraId="7E0F1E14" w14:textId="77777777" w:rsidR="00485B40" w:rsidRDefault="00213879">
          <w:pPr>
            <w:pStyle w:val="TOC3"/>
            <w:rPr>
              <w:rFonts w:asciiTheme="minorHAnsi" w:eastAsiaTheme="minorEastAsia" w:hAnsiTheme="minorHAnsi" w:cstheme="minorBidi"/>
              <w:lang w:eastAsia="zh-TW"/>
            </w:rPr>
          </w:pPr>
          <w:hyperlink w:anchor="_Toc468468988" w:history="1">
            <w:r w:rsidR="00485B40" w:rsidRPr="000961AC">
              <w:rPr>
                <w:rStyle w:val="Hyperlink"/>
                <w:rFonts w:ascii="Palatino Linotype" w:hAnsi="Palatino Linotype"/>
              </w:rPr>
              <w:t>4.3.4</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Pricing/Master data distribution (Staging - POS)</w:t>
            </w:r>
            <w:r w:rsidR="00485B40">
              <w:rPr>
                <w:webHidden/>
              </w:rPr>
              <w:tab/>
            </w:r>
            <w:r w:rsidR="00485B40">
              <w:rPr>
                <w:webHidden/>
              </w:rPr>
              <w:fldChar w:fldCharType="begin"/>
            </w:r>
            <w:r w:rsidR="00485B40">
              <w:rPr>
                <w:webHidden/>
              </w:rPr>
              <w:instrText xml:space="preserve"> PAGEREF _Toc468468988 \h </w:instrText>
            </w:r>
            <w:r w:rsidR="00485B40">
              <w:rPr>
                <w:webHidden/>
              </w:rPr>
            </w:r>
            <w:r w:rsidR="00485B40">
              <w:rPr>
                <w:webHidden/>
              </w:rPr>
              <w:fldChar w:fldCharType="separate"/>
            </w:r>
            <w:r w:rsidR="00485B40">
              <w:rPr>
                <w:webHidden/>
              </w:rPr>
              <w:t>47</w:t>
            </w:r>
            <w:r w:rsidR="00485B40">
              <w:rPr>
                <w:webHidden/>
              </w:rPr>
              <w:fldChar w:fldCharType="end"/>
            </w:r>
          </w:hyperlink>
        </w:p>
        <w:p w14:paraId="2501EF96" w14:textId="77777777" w:rsidR="00485B40" w:rsidRDefault="00213879">
          <w:pPr>
            <w:pStyle w:val="TOC4"/>
            <w:tabs>
              <w:tab w:val="left" w:pos="1540"/>
              <w:tab w:val="right" w:leader="dot" w:pos="10790"/>
            </w:tabs>
            <w:rPr>
              <w:rFonts w:asciiTheme="minorHAnsi" w:hAnsiTheme="minorHAnsi"/>
              <w:noProof/>
            </w:rPr>
          </w:pPr>
          <w:hyperlink w:anchor="_Toc468468989" w:history="1">
            <w:r w:rsidR="00485B40" w:rsidRPr="000961AC">
              <w:rPr>
                <w:rStyle w:val="Hyperlink"/>
                <w:rFonts w:ascii="Palatino Linotype" w:hAnsi="Palatino Linotype"/>
                <w:noProof/>
              </w:rPr>
              <w:t>4.3.4.1</w:t>
            </w:r>
            <w:r w:rsidR="00485B40">
              <w:rPr>
                <w:rFonts w:asciiTheme="minorHAnsi" w:hAnsiTheme="minorHAnsi"/>
                <w:noProof/>
              </w:rPr>
              <w:tab/>
            </w:r>
            <w:r w:rsidR="00485B40" w:rsidRPr="000961AC">
              <w:rPr>
                <w:rStyle w:val="Hyperlink"/>
                <w:rFonts w:ascii="Palatino Linotype" w:hAnsi="Palatino Linotype"/>
                <w:noProof/>
              </w:rPr>
              <w:t>Process Flow</w:t>
            </w:r>
            <w:r w:rsidR="00485B40">
              <w:rPr>
                <w:noProof/>
                <w:webHidden/>
              </w:rPr>
              <w:tab/>
            </w:r>
            <w:r w:rsidR="00485B40">
              <w:rPr>
                <w:noProof/>
                <w:webHidden/>
              </w:rPr>
              <w:fldChar w:fldCharType="begin"/>
            </w:r>
            <w:r w:rsidR="00485B40">
              <w:rPr>
                <w:noProof/>
                <w:webHidden/>
              </w:rPr>
              <w:instrText xml:space="preserve"> PAGEREF _Toc468468989 \h </w:instrText>
            </w:r>
            <w:r w:rsidR="00485B40">
              <w:rPr>
                <w:noProof/>
                <w:webHidden/>
              </w:rPr>
            </w:r>
            <w:r w:rsidR="00485B40">
              <w:rPr>
                <w:noProof/>
                <w:webHidden/>
              </w:rPr>
              <w:fldChar w:fldCharType="separate"/>
            </w:r>
            <w:r w:rsidR="00485B40">
              <w:rPr>
                <w:noProof/>
                <w:webHidden/>
              </w:rPr>
              <w:t>47</w:t>
            </w:r>
            <w:r w:rsidR="00485B40">
              <w:rPr>
                <w:noProof/>
                <w:webHidden/>
              </w:rPr>
              <w:fldChar w:fldCharType="end"/>
            </w:r>
          </w:hyperlink>
        </w:p>
        <w:p w14:paraId="56510CF5" w14:textId="77777777" w:rsidR="00485B40" w:rsidRDefault="00213879">
          <w:pPr>
            <w:pStyle w:val="TOC3"/>
            <w:rPr>
              <w:rFonts w:asciiTheme="minorHAnsi" w:eastAsiaTheme="minorEastAsia" w:hAnsiTheme="minorHAnsi" w:cstheme="minorBidi"/>
              <w:lang w:eastAsia="zh-TW"/>
            </w:rPr>
          </w:pPr>
          <w:hyperlink w:anchor="_Toc468468990" w:history="1">
            <w:r w:rsidR="00485B40" w:rsidRPr="000961AC">
              <w:rPr>
                <w:rStyle w:val="Hyperlink"/>
                <w:rFonts w:ascii="Palatino Linotype" w:hAnsi="Palatino Linotype"/>
              </w:rPr>
              <w:t>4.3.5</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Requirement Details</w:t>
            </w:r>
            <w:r w:rsidR="00485B40">
              <w:rPr>
                <w:webHidden/>
              </w:rPr>
              <w:tab/>
            </w:r>
            <w:r w:rsidR="00485B40">
              <w:rPr>
                <w:webHidden/>
              </w:rPr>
              <w:fldChar w:fldCharType="begin"/>
            </w:r>
            <w:r w:rsidR="00485B40">
              <w:rPr>
                <w:webHidden/>
              </w:rPr>
              <w:instrText xml:space="preserve"> PAGEREF _Toc468468990 \h </w:instrText>
            </w:r>
            <w:r w:rsidR="00485B40">
              <w:rPr>
                <w:webHidden/>
              </w:rPr>
            </w:r>
            <w:r w:rsidR="00485B40">
              <w:rPr>
                <w:webHidden/>
              </w:rPr>
              <w:fldChar w:fldCharType="separate"/>
            </w:r>
            <w:r w:rsidR="00485B40">
              <w:rPr>
                <w:webHidden/>
              </w:rPr>
              <w:t>50</w:t>
            </w:r>
            <w:r w:rsidR="00485B40">
              <w:rPr>
                <w:webHidden/>
              </w:rPr>
              <w:fldChar w:fldCharType="end"/>
            </w:r>
          </w:hyperlink>
        </w:p>
        <w:p w14:paraId="7E6AE712" w14:textId="77777777" w:rsidR="00485B40" w:rsidRDefault="00213879">
          <w:pPr>
            <w:pStyle w:val="TOC2"/>
            <w:tabs>
              <w:tab w:val="left" w:pos="880"/>
              <w:tab w:val="right" w:leader="dot" w:pos="10790"/>
            </w:tabs>
            <w:rPr>
              <w:rFonts w:asciiTheme="minorHAnsi" w:hAnsiTheme="minorHAnsi"/>
              <w:noProof/>
            </w:rPr>
          </w:pPr>
          <w:hyperlink w:anchor="_Toc468468991" w:history="1">
            <w:r w:rsidR="00485B40" w:rsidRPr="000961AC">
              <w:rPr>
                <w:rStyle w:val="Hyperlink"/>
                <w:rFonts w:ascii="Palatino Linotype" w:hAnsi="Palatino Linotype"/>
                <w:noProof/>
                <w:lang w:eastAsia="zh-CN"/>
              </w:rPr>
              <w:t>4.4</w:t>
            </w:r>
            <w:r w:rsidR="00485B40">
              <w:rPr>
                <w:rFonts w:asciiTheme="minorHAnsi" w:hAnsiTheme="minorHAnsi"/>
                <w:noProof/>
              </w:rPr>
              <w:tab/>
            </w:r>
            <w:r w:rsidR="00485B40" w:rsidRPr="000961AC">
              <w:rPr>
                <w:rStyle w:val="Hyperlink"/>
                <w:rFonts w:ascii="Palatino Linotype" w:hAnsi="Palatino Linotype"/>
                <w:noProof/>
                <w:lang w:eastAsia="zh-CN"/>
              </w:rPr>
              <w:t>Non-functional Requirement</w:t>
            </w:r>
            <w:r w:rsidR="00485B40">
              <w:rPr>
                <w:noProof/>
                <w:webHidden/>
              </w:rPr>
              <w:tab/>
            </w:r>
            <w:r w:rsidR="00485B40">
              <w:rPr>
                <w:noProof/>
                <w:webHidden/>
              </w:rPr>
              <w:fldChar w:fldCharType="begin"/>
            </w:r>
            <w:r w:rsidR="00485B40">
              <w:rPr>
                <w:noProof/>
                <w:webHidden/>
              </w:rPr>
              <w:instrText xml:space="preserve"> PAGEREF _Toc468468991 \h </w:instrText>
            </w:r>
            <w:r w:rsidR="00485B40">
              <w:rPr>
                <w:noProof/>
                <w:webHidden/>
              </w:rPr>
            </w:r>
            <w:r w:rsidR="00485B40">
              <w:rPr>
                <w:noProof/>
                <w:webHidden/>
              </w:rPr>
              <w:fldChar w:fldCharType="separate"/>
            </w:r>
            <w:r w:rsidR="00485B40">
              <w:rPr>
                <w:noProof/>
                <w:webHidden/>
              </w:rPr>
              <w:t>52</w:t>
            </w:r>
            <w:r w:rsidR="00485B40">
              <w:rPr>
                <w:noProof/>
                <w:webHidden/>
              </w:rPr>
              <w:fldChar w:fldCharType="end"/>
            </w:r>
          </w:hyperlink>
        </w:p>
        <w:p w14:paraId="662F9619" w14:textId="77777777" w:rsidR="00485B40" w:rsidRDefault="00213879">
          <w:pPr>
            <w:pStyle w:val="TOC3"/>
            <w:rPr>
              <w:rFonts w:asciiTheme="minorHAnsi" w:eastAsiaTheme="minorEastAsia" w:hAnsiTheme="minorHAnsi" w:cstheme="minorBidi"/>
              <w:lang w:eastAsia="zh-TW"/>
            </w:rPr>
          </w:pPr>
          <w:hyperlink w:anchor="_Toc468468992" w:history="1">
            <w:r w:rsidR="00485B40" w:rsidRPr="000961AC">
              <w:rPr>
                <w:rStyle w:val="Hyperlink"/>
                <w:rFonts w:ascii="Palatino Linotype" w:hAnsi="Palatino Linotype"/>
              </w:rPr>
              <w:t>4.4.1</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Requirement Details</w:t>
            </w:r>
            <w:r w:rsidR="00485B40">
              <w:rPr>
                <w:webHidden/>
              </w:rPr>
              <w:tab/>
            </w:r>
            <w:r w:rsidR="00485B40">
              <w:rPr>
                <w:webHidden/>
              </w:rPr>
              <w:fldChar w:fldCharType="begin"/>
            </w:r>
            <w:r w:rsidR="00485B40">
              <w:rPr>
                <w:webHidden/>
              </w:rPr>
              <w:instrText xml:space="preserve"> PAGEREF _Toc468468992 \h </w:instrText>
            </w:r>
            <w:r w:rsidR="00485B40">
              <w:rPr>
                <w:webHidden/>
              </w:rPr>
            </w:r>
            <w:r w:rsidR="00485B40">
              <w:rPr>
                <w:webHidden/>
              </w:rPr>
              <w:fldChar w:fldCharType="separate"/>
            </w:r>
            <w:r w:rsidR="00485B40">
              <w:rPr>
                <w:webHidden/>
              </w:rPr>
              <w:t>52</w:t>
            </w:r>
            <w:r w:rsidR="00485B40">
              <w:rPr>
                <w:webHidden/>
              </w:rPr>
              <w:fldChar w:fldCharType="end"/>
            </w:r>
          </w:hyperlink>
        </w:p>
        <w:p w14:paraId="4A9E20F6" w14:textId="77777777" w:rsidR="00485B40" w:rsidRDefault="00213879">
          <w:pPr>
            <w:pStyle w:val="TOC3"/>
            <w:rPr>
              <w:rFonts w:asciiTheme="minorHAnsi" w:eastAsiaTheme="minorEastAsia" w:hAnsiTheme="minorHAnsi" w:cstheme="minorBidi"/>
              <w:lang w:eastAsia="zh-TW"/>
            </w:rPr>
          </w:pPr>
          <w:hyperlink w:anchor="_Toc468468993" w:history="1">
            <w:r w:rsidR="00485B40" w:rsidRPr="000961AC">
              <w:rPr>
                <w:rStyle w:val="Hyperlink"/>
                <w:rFonts w:ascii="Palatino Linotype" w:hAnsi="Palatino Linotype"/>
              </w:rPr>
              <w:t>4.4.2</w:t>
            </w:r>
            <w:r w:rsidR="00485B40">
              <w:rPr>
                <w:rFonts w:asciiTheme="minorHAnsi" w:eastAsiaTheme="minorEastAsia" w:hAnsiTheme="minorHAnsi" w:cstheme="minorBidi"/>
                <w:lang w:eastAsia="zh-TW"/>
              </w:rPr>
              <w:tab/>
            </w:r>
            <w:r w:rsidR="00485B40" w:rsidRPr="000961AC">
              <w:rPr>
                <w:rStyle w:val="Hyperlink"/>
                <w:rFonts w:ascii="Palatino Linotype" w:hAnsi="Palatino Linotype"/>
              </w:rPr>
              <w:t>System Interface</w:t>
            </w:r>
            <w:r w:rsidR="00485B40">
              <w:rPr>
                <w:webHidden/>
              </w:rPr>
              <w:tab/>
            </w:r>
            <w:r w:rsidR="00485B40">
              <w:rPr>
                <w:webHidden/>
              </w:rPr>
              <w:fldChar w:fldCharType="begin"/>
            </w:r>
            <w:r w:rsidR="00485B40">
              <w:rPr>
                <w:webHidden/>
              </w:rPr>
              <w:instrText xml:space="preserve"> PAGEREF _Toc468468993 \h </w:instrText>
            </w:r>
            <w:r w:rsidR="00485B40">
              <w:rPr>
                <w:webHidden/>
              </w:rPr>
            </w:r>
            <w:r w:rsidR="00485B40">
              <w:rPr>
                <w:webHidden/>
              </w:rPr>
              <w:fldChar w:fldCharType="separate"/>
            </w:r>
            <w:r w:rsidR="00485B40">
              <w:rPr>
                <w:webHidden/>
              </w:rPr>
              <w:t>57</w:t>
            </w:r>
            <w:r w:rsidR="00485B40">
              <w:rPr>
                <w:webHidden/>
              </w:rPr>
              <w:fldChar w:fldCharType="end"/>
            </w:r>
          </w:hyperlink>
        </w:p>
        <w:p w14:paraId="2F635C14" w14:textId="77777777" w:rsidR="00485B40" w:rsidRDefault="00213879">
          <w:pPr>
            <w:pStyle w:val="TOC1"/>
            <w:tabs>
              <w:tab w:val="left" w:pos="440"/>
              <w:tab w:val="right" w:leader="dot" w:pos="10790"/>
            </w:tabs>
            <w:rPr>
              <w:rFonts w:asciiTheme="minorHAnsi" w:hAnsiTheme="minorHAnsi"/>
              <w:noProof/>
            </w:rPr>
          </w:pPr>
          <w:hyperlink w:anchor="_Toc468468994" w:history="1">
            <w:r w:rsidR="00485B40" w:rsidRPr="000961AC">
              <w:rPr>
                <w:rStyle w:val="Hyperlink"/>
                <w:rFonts w:ascii="Palatino Linotype" w:eastAsia="Microsoft YaHei" w:hAnsi="Palatino Linotype" w:cs="Microsoft YaHei"/>
                <w:noProof/>
                <w:lang w:eastAsia="zh-CN"/>
              </w:rPr>
              <w:t>5</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Sign Off</w:t>
            </w:r>
            <w:r w:rsidR="00485B40">
              <w:rPr>
                <w:noProof/>
                <w:webHidden/>
              </w:rPr>
              <w:tab/>
            </w:r>
            <w:r w:rsidR="00485B40">
              <w:rPr>
                <w:noProof/>
                <w:webHidden/>
              </w:rPr>
              <w:fldChar w:fldCharType="begin"/>
            </w:r>
            <w:r w:rsidR="00485B40">
              <w:rPr>
                <w:noProof/>
                <w:webHidden/>
              </w:rPr>
              <w:instrText xml:space="preserve"> PAGEREF _Toc468468994 \h </w:instrText>
            </w:r>
            <w:r w:rsidR="00485B40">
              <w:rPr>
                <w:noProof/>
                <w:webHidden/>
              </w:rPr>
            </w:r>
            <w:r w:rsidR="00485B40">
              <w:rPr>
                <w:noProof/>
                <w:webHidden/>
              </w:rPr>
              <w:fldChar w:fldCharType="separate"/>
            </w:r>
            <w:r w:rsidR="00485B40">
              <w:rPr>
                <w:noProof/>
                <w:webHidden/>
              </w:rPr>
              <w:t>59</w:t>
            </w:r>
            <w:r w:rsidR="00485B40">
              <w:rPr>
                <w:noProof/>
                <w:webHidden/>
              </w:rPr>
              <w:fldChar w:fldCharType="end"/>
            </w:r>
          </w:hyperlink>
        </w:p>
        <w:p w14:paraId="11D03586" w14:textId="77777777" w:rsidR="00485B40" w:rsidRDefault="00213879">
          <w:pPr>
            <w:pStyle w:val="TOC1"/>
            <w:tabs>
              <w:tab w:val="left" w:pos="440"/>
              <w:tab w:val="right" w:leader="dot" w:pos="10790"/>
            </w:tabs>
            <w:rPr>
              <w:rFonts w:asciiTheme="minorHAnsi" w:hAnsiTheme="minorHAnsi"/>
              <w:noProof/>
            </w:rPr>
          </w:pPr>
          <w:hyperlink w:anchor="_Toc468468995" w:history="1">
            <w:r w:rsidR="00485B40" w:rsidRPr="000961AC">
              <w:rPr>
                <w:rStyle w:val="Hyperlink"/>
                <w:rFonts w:ascii="Palatino Linotype" w:eastAsia="Microsoft YaHei" w:hAnsi="Palatino Linotype" w:cs="Microsoft YaHei"/>
                <w:noProof/>
                <w:lang w:eastAsia="zh-CN"/>
              </w:rPr>
              <w:t>6</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Appendix A – Existing Polling Servers Overview</w:t>
            </w:r>
            <w:r w:rsidR="00485B40">
              <w:rPr>
                <w:noProof/>
                <w:webHidden/>
              </w:rPr>
              <w:tab/>
            </w:r>
            <w:r w:rsidR="00485B40">
              <w:rPr>
                <w:noProof/>
                <w:webHidden/>
              </w:rPr>
              <w:fldChar w:fldCharType="begin"/>
            </w:r>
            <w:r w:rsidR="00485B40">
              <w:rPr>
                <w:noProof/>
                <w:webHidden/>
              </w:rPr>
              <w:instrText xml:space="preserve"> PAGEREF _Toc468468995 \h </w:instrText>
            </w:r>
            <w:r w:rsidR="00485B40">
              <w:rPr>
                <w:noProof/>
                <w:webHidden/>
              </w:rPr>
            </w:r>
            <w:r w:rsidR="00485B40">
              <w:rPr>
                <w:noProof/>
                <w:webHidden/>
              </w:rPr>
              <w:fldChar w:fldCharType="separate"/>
            </w:r>
            <w:r w:rsidR="00485B40">
              <w:rPr>
                <w:noProof/>
                <w:webHidden/>
              </w:rPr>
              <w:t>60</w:t>
            </w:r>
            <w:r w:rsidR="00485B40">
              <w:rPr>
                <w:noProof/>
                <w:webHidden/>
              </w:rPr>
              <w:fldChar w:fldCharType="end"/>
            </w:r>
          </w:hyperlink>
        </w:p>
        <w:p w14:paraId="7BA20960" w14:textId="77777777" w:rsidR="00485B40" w:rsidRDefault="00213879">
          <w:pPr>
            <w:pStyle w:val="TOC1"/>
            <w:tabs>
              <w:tab w:val="left" w:pos="440"/>
              <w:tab w:val="right" w:leader="dot" w:pos="10790"/>
            </w:tabs>
            <w:rPr>
              <w:rFonts w:asciiTheme="minorHAnsi" w:hAnsiTheme="minorHAnsi"/>
              <w:noProof/>
            </w:rPr>
          </w:pPr>
          <w:hyperlink w:anchor="_Toc468468998" w:history="1">
            <w:r w:rsidR="00485B40" w:rsidRPr="000961AC">
              <w:rPr>
                <w:rStyle w:val="Hyperlink"/>
                <w:rFonts w:ascii="Palatino Linotype" w:eastAsia="Microsoft YaHei" w:hAnsi="Palatino Linotype" w:cs="Microsoft YaHei"/>
                <w:noProof/>
                <w:lang w:eastAsia="zh-CN"/>
              </w:rPr>
              <w:t>7</w:t>
            </w:r>
            <w:r w:rsidR="00485B40">
              <w:rPr>
                <w:rFonts w:asciiTheme="minorHAnsi" w:hAnsiTheme="minorHAnsi"/>
                <w:noProof/>
              </w:rPr>
              <w:tab/>
            </w:r>
            <w:r w:rsidR="00485B40" w:rsidRPr="000961AC">
              <w:rPr>
                <w:rStyle w:val="Hyperlink"/>
                <w:rFonts w:ascii="Palatino Linotype" w:eastAsia="Microsoft YaHei" w:hAnsi="Palatino Linotype" w:cs="Microsoft YaHei"/>
                <w:noProof/>
                <w:lang w:eastAsia="zh-CN"/>
              </w:rPr>
              <w:t>Appendix B – Data Process Flowchart</w:t>
            </w:r>
            <w:r w:rsidR="00485B40">
              <w:rPr>
                <w:noProof/>
                <w:webHidden/>
              </w:rPr>
              <w:tab/>
            </w:r>
            <w:r w:rsidR="00485B40">
              <w:rPr>
                <w:noProof/>
                <w:webHidden/>
              </w:rPr>
              <w:fldChar w:fldCharType="begin"/>
            </w:r>
            <w:r w:rsidR="00485B40">
              <w:rPr>
                <w:noProof/>
                <w:webHidden/>
              </w:rPr>
              <w:instrText xml:space="preserve"> PAGEREF _Toc468468998 \h </w:instrText>
            </w:r>
            <w:r w:rsidR="00485B40">
              <w:rPr>
                <w:noProof/>
                <w:webHidden/>
              </w:rPr>
            </w:r>
            <w:r w:rsidR="00485B40">
              <w:rPr>
                <w:noProof/>
                <w:webHidden/>
              </w:rPr>
              <w:fldChar w:fldCharType="separate"/>
            </w:r>
            <w:r w:rsidR="00485B40">
              <w:rPr>
                <w:noProof/>
                <w:webHidden/>
              </w:rPr>
              <w:t>60</w:t>
            </w:r>
            <w:r w:rsidR="00485B40">
              <w:rPr>
                <w:noProof/>
                <w:webHidden/>
              </w:rPr>
              <w:fldChar w:fldCharType="end"/>
            </w:r>
          </w:hyperlink>
        </w:p>
        <w:p w14:paraId="124EB4D1" w14:textId="77777777" w:rsidR="00506802" w:rsidRPr="00211DF8" w:rsidRDefault="00071D7E" w:rsidP="007E6F0F">
          <w:pPr>
            <w:jc w:val="both"/>
            <w:rPr>
              <w:rFonts w:ascii="Palatino Linotype" w:eastAsia="Microsoft YaHei" w:hAnsi="Palatino Linotype"/>
            </w:rPr>
          </w:pPr>
          <w:r w:rsidRPr="00211DF8">
            <w:rPr>
              <w:rFonts w:ascii="Palatino Linotype" w:eastAsia="Microsoft YaHei" w:hAnsi="Palatino Linotype"/>
            </w:rPr>
            <w:fldChar w:fldCharType="end"/>
          </w:r>
        </w:p>
      </w:sdtContent>
    </w:sdt>
    <w:p w14:paraId="707B8306" w14:textId="77777777" w:rsidR="00C103F0" w:rsidRPr="00211DF8" w:rsidRDefault="00C103F0" w:rsidP="007E6F0F">
      <w:pPr>
        <w:jc w:val="both"/>
        <w:rPr>
          <w:rFonts w:ascii="Palatino Linotype" w:eastAsia="Microsoft YaHei" w:hAnsi="Palatino Linotype"/>
        </w:rPr>
      </w:pPr>
    </w:p>
    <w:p w14:paraId="4D5E79DC" w14:textId="77777777" w:rsidR="00996003" w:rsidRPr="00211DF8" w:rsidRDefault="00996003" w:rsidP="007E6F0F">
      <w:pPr>
        <w:jc w:val="both"/>
        <w:rPr>
          <w:rFonts w:ascii="Palatino Linotype" w:eastAsia="Microsoft YaHei" w:hAnsi="Palatino Linotype" w:cstheme="majorBidi"/>
          <w:b/>
          <w:bCs/>
          <w:color w:val="365F91" w:themeColor="accent1" w:themeShade="BF"/>
          <w:sz w:val="28"/>
          <w:szCs w:val="28"/>
          <w:lang w:eastAsia="zh-CN"/>
        </w:rPr>
      </w:pPr>
      <w:r w:rsidRPr="00211DF8">
        <w:rPr>
          <w:rFonts w:ascii="Palatino Linotype" w:eastAsia="Microsoft YaHei" w:hAnsi="Palatino Linotype"/>
          <w:lang w:eastAsia="zh-CN"/>
        </w:rPr>
        <w:br w:type="page"/>
      </w:r>
    </w:p>
    <w:p w14:paraId="3C75D05A" w14:textId="77777777" w:rsidR="009706A7" w:rsidRPr="00211DF8" w:rsidRDefault="002265DC" w:rsidP="007E6F0F">
      <w:pPr>
        <w:pStyle w:val="Heading1"/>
        <w:jc w:val="both"/>
        <w:rPr>
          <w:rFonts w:ascii="Palatino Linotype" w:hAnsi="Palatino Linotype"/>
        </w:rPr>
      </w:pPr>
      <w:bookmarkStart w:id="14" w:name="_Toc468468910"/>
      <w:r w:rsidRPr="00211DF8">
        <w:rPr>
          <w:rFonts w:ascii="Palatino Linotype" w:eastAsia="Microsoft YaHei" w:hAnsi="Palatino Linotype" w:cs="Microsoft YaHei"/>
          <w:lang w:eastAsia="zh-CN"/>
        </w:rPr>
        <w:lastRenderedPageBreak/>
        <w:t>Background</w:t>
      </w:r>
      <w:bookmarkEnd w:id="14"/>
    </w:p>
    <w:p w14:paraId="0EC6E7F6" w14:textId="77777777" w:rsidR="009706A7" w:rsidRPr="00211DF8" w:rsidRDefault="002265DC" w:rsidP="007E6F0F">
      <w:pPr>
        <w:pStyle w:val="Heading2"/>
        <w:jc w:val="both"/>
        <w:rPr>
          <w:rFonts w:ascii="Palatino Linotype" w:eastAsia="Microsoft YaHei" w:hAnsi="Palatino Linotype" w:cs="Microsoft YaHei"/>
          <w:lang w:eastAsia="zh-CN"/>
        </w:rPr>
      </w:pPr>
      <w:bookmarkStart w:id="15" w:name="_Toc468468911"/>
      <w:r w:rsidRPr="00211DF8">
        <w:rPr>
          <w:rFonts w:ascii="Palatino Linotype" w:eastAsia="Microsoft YaHei" w:hAnsi="Palatino Linotype" w:cs="Microsoft YaHei"/>
          <w:lang w:eastAsia="zh-CN"/>
        </w:rPr>
        <w:t>Document Purpose</w:t>
      </w:r>
      <w:bookmarkEnd w:id="15"/>
    </w:p>
    <w:p w14:paraId="7FBD84FB" w14:textId="77777777" w:rsidR="00187054" w:rsidRPr="00211DF8" w:rsidRDefault="00187054" w:rsidP="007E6F0F">
      <w:pPr>
        <w:jc w:val="both"/>
        <w:rPr>
          <w:rFonts w:ascii="Palatino Linotype" w:hAnsi="Palatino Linotype"/>
        </w:rPr>
      </w:pPr>
      <w:r w:rsidRPr="00211DF8">
        <w:rPr>
          <w:rFonts w:ascii="Palatino Linotype" w:hAnsi="Palatino Linotype"/>
        </w:rPr>
        <w:t xml:space="preserve">The purpose of the Requirements Definition Document (RDD) is to describe the detailed business, functional and non-functional requirements for a project and its main aim is to provide business and functional context for the project and its objectives.  It will provide the input for high level design activities and it will serve as the baseline against which detailed design documents and the implemented solution are assessed. </w:t>
      </w:r>
    </w:p>
    <w:p w14:paraId="24A38F5D" w14:textId="77777777" w:rsidR="00187054" w:rsidRPr="00211DF8" w:rsidRDefault="00187054" w:rsidP="007E6F0F">
      <w:pPr>
        <w:jc w:val="both"/>
        <w:rPr>
          <w:rFonts w:ascii="Palatino Linotype" w:hAnsi="Palatino Linotype"/>
        </w:rPr>
      </w:pPr>
      <w:r w:rsidRPr="00211DF8">
        <w:rPr>
          <w:rFonts w:ascii="Palatino Linotype" w:hAnsi="Palatino Linotype"/>
        </w:rPr>
        <w:t xml:space="preserve">The Requirements Definition Document will provide a common understanding of all of the requirements for all project stakeholders, covering detailed business requirements, business process design, flow and business rules (aligned to the Maxim’s POS-oriented data processing including Sales, Master and Pricing data) as well as functional requirements, use cases and non-functional requirements.  </w:t>
      </w:r>
    </w:p>
    <w:p w14:paraId="31BFB821" w14:textId="77777777" w:rsidR="00912794" w:rsidRPr="00211DF8" w:rsidRDefault="00187054" w:rsidP="007E6F0F">
      <w:pPr>
        <w:jc w:val="both"/>
        <w:rPr>
          <w:rFonts w:ascii="Palatino Linotype" w:hAnsi="Palatino Linotype"/>
        </w:rPr>
      </w:pPr>
      <w:r w:rsidRPr="00211DF8">
        <w:rPr>
          <w:rFonts w:ascii="Palatino Linotype" w:hAnsi="Palatino Linotype"/>
        </w:rPr>
        <w:t>The Requirements Definition Document is produced as part of the Business Case Development phase of Project Delivery Lifecycle</w:t>
      </w:r>
      <w:r w:rsidR="00A86042" w:rsidRPr="00211DF8">
        <w:rPr>
          <w:rFonts w:ascii="Palatino Linotype" w:hAnsi="Palatino Linotype"/>
        </w:rPr>
        <w:t>.</w:t>
      </w:r>
    </w:p>
    <w:p w14:paraId="23079F8F" w14:textId="77777777" w:rsidR="00B86B48" w:rsidRPr="00211DF8" w:rsidRDefault="00B86B48" w:rsidP="007E6F0F">
      <w:pPr>
        <w:jc w:val="both"/>
        <w:rPr>
          <w:rFonts w:ascii="Palatino Linotype" w:eastAsia="SimSun" w:hAnsi="Palatino Linotype"/>
          <w:lang w:eastAsia="zh-CN"/>
        </w:rPr>
      </w:pPr>
    </w:p>
    <w:p w14:paraId="7680F50E" w14:textId="77777777" w:rsidR="00D21579" w:rsidRPr="00211DF8" w:rsidRDefault="002265DC" w:rsidP="007E6F0F">
      <w:pPr>
        <w:pStyle w:val="Heading2"/>
        <w:jc w:val="both"/>
        <w:rPr>
          <w:rFonts w:ascii="Palatino Linotype" w:eastAsia="Microsoft YaHei" w:hAnsi="Palatino Linotype" w:cs="Microsoft YaHei"/>
          <w:lang w:eastAsia="zh-CN"/>
        </w:rPr>
      </w:pPr>
      <w:bookmarkStart w:id="16" w:name="_Toc468468912"/>
      <w:r w:rsidRPr="00211DF8">
        <w:rPr>
          <w:rFonts w:ascii="Palatino Linotype" w:eastAsia="Microsoft YaHei" w:hAnsi="Palatino Linotype" w:cs="Microsoft YaHei"/>
          <w:lang w:eastAsia="zh-CN"/>
        </w:rPr>
        <w:t>Document Scope</w:t>
      </w:r>
      <w:bookmarkEnd w:id="16"/>
    </w:p>
    <w:p w14:paraId="4C461E8F" w14:textId="77777777" w:rsidR="00EF78F2" w:rsidRPr="00211DF8" w:rsidRDefault="00EF78F2" w:rsidP="007E6F0F">
      <w:pPr>
        <w:jc w:val="both"/>
        <w:rPr>
          <w:rFonts w:ascii="Palatino Linotype" w:hAnsi="Palatino Linotype"/>
        </w:rPr>
      </w:pPr>
      <w:r w:rsidRPr="00211DF8">
        <w:rPr>
          <w:rFonts w:ascii="Palatino Linotype" w:hAnsi="Palatino Linotype"/>
        </w:rPr>
        <w:t>The scope of the Requirements Definition Document (RDD) is to describe the detailed business requirements, process design/flow, system context (outlining key applications used by the business unit/domain and the relationships that exist amongst them), functional requirements and uses cases (describing the functional behavior of the impacted applications) and non-functional requirements (describing the non-functional behavior of the supporting operations).  The scope does not include technical designs or specifications of the impacted applications.</w:t>
      </w:r>
    </w:p>
    <w:p w14:paraId="390F332F" w14:textId="77777777" w:rsidR="00912794" w:rsidRPr="00211DF8" w:rsidRDefault="00912794" w:rsidP="007E6F0F">
      <w:pPr>
        <w:pStyle w:val="Heading2"/>
        <w:jc w:val="both"/>
        <w:rPr>
          <w:rFonts w:ascii="Palatino Linotype" w:eastAsia="Microsoft YaHei" w:hAnsi="Palatino Linotype" w:cs="Microsoft YaHei"/>
          <w:lang w:eastAsia="zh-CN"/>
        </w:rPr>
      </w:pPr>
      <w:bookmarkStart w:id="17" w:name="_Toc468468913"/>
      <w:r w:rsidRPr="00211DF8">
        <w:rPr>
          <w:rFonts w:ascii="Palatino Linotype" w:eastAsia="Microsoft YaHei" w:hAnsi="Palatino Linotype" w:cs="Microsoft YaHei"/>
          <w:lang w:eastAsia="zh-CN"/>
        </w:rPr>
        <w:t>Document Audience</w:t>
      </w:r>
      <w:bookmarkEnd w:id="17"/>
    </w:p>
    <w:p w14:paraId="172B66BF" w14:textId="77777777" w:rsidR="00FD0EA3" w:rsidRPr="00211DF8" w:rsidRDefault="00FD0EA3" w:rsidP="00FD0EA3">
      <w:pPr>
        <w:rPr>
          <w:rFonts w:ascii="Palatino Linotype" w:hAnsi="Palatino Linotype"/>
          <w:szCs w:val="20"/>
        </w:rPr>
      </w:pPr>
      <w:r w:rsidRPr="00211DF8">
        <w:rPr>
          <w:rFonts w:ascii="Palatino Linotype" w:hAnsi="Palatino Linotype"/>
        </w:rPr>
        <w:t>The audience of the Requirements Definition document (RDD) is business users, project stakeholders, project teams, partners and suppliers.</w:t>
      </w:r>
    </w:p>
    <w:p w14:paraId="77116A9A" w14:textId="77777777" w:rsidR="004E1819" w:rsidRPr="00211DF8" w:rsidRDefault="004E1819" w:rsidP="007E6F0F">
      <w:pPr>
        <w:jc w:val="both"/>
        <w:rPr>
          <w:rFonts w:ascii="Palatino Linotype" w:eastAsia="SimSun" w:hAnsi="Palatino Linotype"/>
          <w:lang w:eastAsia="zh-CN"/>
        </w:rPr>
      </w:pPr>
    </w:p>
    <w:p w14:paraId="72337F24" w14:textId="77777777" w:rsidR="00FD0EA3" w:rsidRPr="00211DF8" w:rsidRDefault="00FD0EA3">
      <w:pPr>
        <w:rPr>
          <w:rFonts w:ascii="Palatino Linotype" w:eastAsia="Microsoft YaHei" w:hAnsi="Palatino Linotype" w:cs="Microsoft YaHei"/>
          <w:b/>
          <w:bCs/>
          <w:color w:val="4F81BD" w:themeColor="accent1"/>
          <w:sz w:val="26"/>
          <w:szCs w:val="26"/>
          <w:lang w:eastAsia="zh-CN"/>
        </w:rPr>
      </w:pPr>
      <w:r w:rsidRPr="00211DF8">
        <w:rPr>
          <w:rFonts w:ascii="Palatino Linotype" w:eastAsia="Microsoft YaHei" w:hAnsi="Palatino Linotype" w:cs="Microsoft YaHei"/>
          <w:lang w:eastAsia="zh-CN"/>
        </w:rPr>
        <w:br w:type="page"/>
      </w:r>
    </w:p>
    <w:p w14:paraId="3CA1892E" w14:textId="77777777" w:rsidR="009706A7" w:rsidRPr="00211DF8" w:rsidRDefault="002265DC" w:rsidP="007E6F0F">
      <w:pPr>
        <w:pStyle w:val="Heading2"/>
        <w:jc w:val="both"/>
        <w:rPr>
          <w:rFonts w:ascii="Palatino Linotype" w:eastAsia="Microsoft YaHei" w:hAnsi="Palatino Linotype" w:cs="Microsoft YaHei"/>
        </w:rPr>
      </w:pPr>
      <w:bookmarkStart w:id="18" w:name="_Toc468468914"/>
      <w:r w:rsidRPr="00211DF8">
        <w:rPr>
          <w:rFonts w:ascii="Palatino Linotype" w:eastAsia="Microsoft YaHei" w:hAnsi="Palatino Linotype" w:cs="Microsoft YaHei"/>
          <w:lang w:eastAsia="zh-CN"/>
        </w:rPr>
        <w:lastRenderedPageBreak/>
        <w:t>Terms &amp; Abbreviation</w:t>
      </w:r>
      <w:bookmarkEnd w:id="18"/>
    </w:p>
    <w:tbl>
      <w:tblPr>
        <w:tblStyle w:val="TableGrid"/>
        <w:tblW w:w="0" w:type="auto"/>
        <w:tblInd w:w="108" w:type="dxa"/>
        <w:tblLook w:val="04A0" w:firstRow="1" w:lastRow="0" w:firstColumn="1" w:lastColumn="0" w:noHBand="0" w:noVBand="1"/>
      </w:tblPr>
      <w:tblGrid>
        <w:gridCol w:w="1561"/>
        <w:gridCol w:w="9121"/>
      </w:tblGrid>
      <w:tr w:rsidR="00A73CE8" w:rsidRPr="00211DF8" w14:paraId="00FF5156" w14:textId="77777777" w:rsidTr="00A00C1A">
        <w:tc>
          <w:tcPr>
            <w:tcW w:w="1561" w:type="dxa"/>
            <w:shd w:val="clear" w:color="auto" w:fill="1F497D" w:themeFill="text2"/>
          </w:tcPr>
          <w:p w14:paraId="1C18825B" w14:textId="77777777" w:rsidR="00A73CE8" w:rsidRPr="00211DF8" w:rsidRDefault="002265DC" w:rsidP="007E6F0F">
            <w:pPr>
              <w:spacing w:line="276" w:lineRule="auto"/>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Abbreviation</w:t>
            </w:r>
          </w:p>
        </w:tc>
        <w:tc>
          <w:tcPr>
            <w:tcW w:w="9121" w:type="dxa"/>
            <w:shd w:val="clear" w:color="auto" w:fill="1F497D" w:themeFill="text2"/>
          </w:tcPr>
          <w:p w14:paraId="734D8BF6" w14:textId="77777777" w:rsidR="00A73CE8" w:rsidRPr="00211DF8" w:rsidRDefault="002265DC" w:rsidP="007E6F0F">
            <w:pPr>
              <w:spacing w:line="276" w:lineRule="auto"/>
              <w:jc w:val="both"/>
              <w:rPr>
                <w:rFonts w:ascii="Palatino Linotype" w:hAnsi="Palatino Linotype"/>
                <w:b/>
              </w:rPr>
            </w:pPr>
            <w:r w:rsidRPr="00211DF8">
              <w:rPr>
                <w:rFonts w:ascii="Palatino Linotype" w:eastAsia="Microsoft YaHei" w:hAnsi="Palatino Linotype"/>
                <w:b/>
                <w:color w:val="FFFFFF"/>
                <w:szCs w:val="20"/>
                <w:lang w:eastAsia="zh-CN"/>
              </w:rPr>
              <w:t>Description</w:t>
            </w:r>
          </w:p>
        </w:tc>
      </w:tr>
      <w:tr w:rsidR="00D21579" w:rsidRPr="00211DF8" w14:paraId="7F619163" w14:textId="77777777" w:rsidTr="00A00C1A">
        <w:tc>
          <w:tcPr>
            <w:tcW w:w="1561" w:type="dxa"/>
          </w:tcPr>
          <w:p w14:paraId="5DDFF22F"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ESB</w:t>
            </w:r>
          </w:p>
        </w:tc>
        <w:tc>
          <w:tcPr>
            <w:tcW w:w="9121" w:type="dxa"/>
          </w:tcPr>
          <w:p w14:paraId="735AD9C7" w14:textId="77777777" w:rsidR="00D21579" w:rsidRPr="00211DF8" w:rsidRDefault="008B0458" w:rsidP="007E6F0F">
            <w:pPr>
              <w:jc w:val="both"/>
              <w:rPr>
                <w:rFonts w:ascii="Palatino Linotype" w:eastAsia="SimSun" w:hAnsi="Palatino Linotype"/>
                <w:lang w:eastAsia="zh-CN"/>
              </w:rPr>
            </w:pPr>
            <w:r w:rsidRPr="00211DF8">
              <w:rPr>
                <w:rFonts w:ascii="Palatino Linotype" w:eastAsia="SimSun" w:hAnsi="Palatino Linotype"/>
                <w:lang w:eastAsia="zh-CN"/>
              </w:rPr>
              <w:t>Enterprise Service Bus</w:t>
            </w:r>
          </w:p>
        </w:tc>
      </w:tr>
      <w:tr w:rsidR="00D21579" w:rsidRPr="00211DF8" w14:paraId="52B02D22" w14:textId="77777777" w:rsidTr="00A00C1A">
        <w:tc>
          <w:tcPr>
            <w:tcW w:w="1561" w:type="dxa"/>
          </w:tcPr>
          <w:p w14:paraId="5D138AF5"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API</w:t>
            </w:r>
          </w:p>
        </w:tc>
        <w:tc>
          <w:tcPr>
            <w:tcW w:w="9121" w:type="dxa"/>
          </w:tcPr>
          <w:p w14:paraId="51C6CCEB" w14:textId="77777777" w:rsidR="00D21579" w:rsidRPr="00211DF8" w:rsidRDefault="008B0458" w:rsidP="007E6F0F">
            <w:pPr>
              <w:jc w:val="both"/>
              <w:rPr>
                <w:rFonts w:ascii="Palatino Linotype" w:eastAsia="Microsoft YaHei" w:hAnsi="Palatino Linotype"/>
                <w:lang w:eastAsia="zh-CN"/>
              </w:rPr>
            </w:pPr>
            <w:r w:rsidRPr="00211DF8">
              <w:rPr>
                <w:rFonts w:ascii="Palatino Linotype" w:eastAsia="Microsoft YaHei" w:hAnsi="Palatino Linotype"/>
                <w:lang w:eastAsia="zh-CN"/>
              </w:rPr>
              <w:t>Application Programming Interface</w:t>
            </w:r>
          </w:p>
        </w:tc>
      </w:tr>
      <w:tr w:rsidR="00D21579" w:rsidRPr="00211DF8" w14:paraId="5F25FD73" w14:textId="77777777" w:rsidTr="00A00C1A">
        <w:tc>
          <w:tcPr>
            <w:tcW w:w="1561" w:type="dxa"/>
          </w:tcPr>
          <w:p w14:paraId="4BC0626B" w14:textId="77777777" w:rsidR="00D21579" w:rsidRPr="00211DF8" w:rsidRDefault="00556B07" w:rsidP="007E6F0F">
            <w:pPr>
              <w:jc w:val="both"/>
              <w:rPr>
                <w:rFonts w:ascii="Palatino Linotype" w:hAnsi="Palatino Linotype"/>
              </w:rPr>
            </w:pPr>
            <w:r w:rsidRPr="00211DF8">
              <w:rPr>
                <w:rFonts w:ascii="Palatino Linotype" w:hAnsi="Palatino Linotype"/>
              </w:rPr>
              <w:t>EDW</w:t>
            </w:r>
          </w:p>
        </w:tc>
        <w:tc>
          <w:tcPr>
            <w:tcW w:w="9121" w:type="dxa"/>
          </w:tcPr>
          <w:p w14:paraId="2E8C8062" w14:textId="77777777" w:rsidR="00D21579" w:rsidRPr="00211DF8" w:rsidRDefault="00556B07" w:rsidP="007E6F0F">
            <w:pPr>
              <w:jc w:val="both"/>
              <w:rPr>
                <w:rFonts w:ascii="Palatino Linotype" w:hAnsi="Palatino Linotype"/>
              </w:rPr>
            </w:pPr>
            <w:r w:rsidRPr="00211DF8">
              <w:rPr>
                <w:rFonts w:ascii="Palatino Linotype" w:hAnsi="Palatino Linotype"/>
              </w:rPr>
              <w:t>Enterprise Data Warehouse</w:t>
            </w:r>
          </w:p>
        </w:tc>
      </w:tr>
      <w:tr w:rsidR="00D21579" w:rsidRPr="00211DF8" w14:paraId="6DBC925D" w14:textId="77777777" w:rsidTr="00A00C1A">
        <w:tc>
          <w:tcPr>
            <w:tcW w:w="1561" w:type="dxa"/>
          </w:tcPr>
          <w:p w14:paraId="4F791A6A"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EOD</w:t>
            </w:r>
          </w:p>
        </w:tc>
        <w:tc>
          <w:tcPr>
            <w:tcW w:w="9121" w:type="dxa"/>
          </w:tcPr>
          <w:p w14:paraId="73F73516" w14:textId="77777777" w:rsidR="00D21579" w:rsidRPr="00211DF8" w:rsidRDefault="004666E3" w:rsidP="007E6F0F">
            <w:pPr>
              <w:jc w:val="both"/>
              <w:rPr>
                <w:rFonts w:ascii="Palatino Linotype" w:eastAsia="SimSun" w:hAnsi="Palatino Linotype"/>
                <w:lang w:eastAsia="zh-CN"/>
              </w:rPr>
            </w:pPr>
            <w:r w:rsidRPr="00211DF8">
              <w:rPr>
                <w:rFonts w:ascii="Palatino Linotype" w:eastAsia="SimSun" w:hAnsi="Palatino Linotype"/>
                <w:lang w:eastAsia="zh-CN"/>
              </w:rPr>
              <w:t>End of day</w:t>
            </w:r>
          </w:p>
        </w:tc>
      </w:tr>
      <w:tr w:rsidR="00D21579" w:rsidRPr="00211DF8" w14:paraId="64F58B83" w14:textId="77777777" w:rsidTr="00A00C1A">
        <w:tc>
          <w:tcPr>
            <w:tcW w:w="1561" w:type="dxa"/>
          </w:tcPr>
          <w:p w14:paraId="7647DFE9" w14:textId="77777777" w:rsidR="00D21579" w:rsidRPr="00211DF8" w:rsidRDefault="00B549E4" w:rsidP="007E6F0F">
            <w:pPr>
              <w:jc w:val="both"/>
              <w:rPr>
                <w:rFonts w:ascii="Palatino Linotype" w:eastAsia="SimSun" w:hAnsi="Palatino Linotype"/>
                <w:lang w:eastAsia="zh-CN"/>
              </w:rPr>
            </w:pPr>
            <w:r w:rsidRPr="00211DF8">
              <w:rPr>
                <w:rFonts w:ascii="Palatino Linotype" w:eastAsia="SimSun" w:hAnsi="Palatino Linotype"/>
                <w:lang w:eastAsia="zh-CN"/>
              </w:rPr>
              <w:t>POS Client</w:t>
            </w:r>
          </w:p>
        </w:tc>
        <w:tc>
          <w:tcPr>
            <w:tcW w:w="9121" w:type="dxa"/>
          </w:tcPr>
          <w:p w14:paraId="3E65DDAA" w14:textId="77777777" w:rsidR="00D21579" w:rsidRPr="00211DF8" w:rsidRDefault="004666E3" w:rsidP="004666E3">
            <w:pPr>
              <w:jc w:val="both"/>
              <w:rPr>
                <w:rFonts w:ascii="Palatino Linotype" w:hAnsi="Palatino Linotype"/>
              </w:rPr>
            </w:pPr>
            <w:r w:rsidRPr="00211DF8">
              <w:rPr>
                <w:rFonts w:ascii="Palatino Linotype" w:eastAsia="SimSun" w:hAnsi="Palatino Linotype"/>
                <w:lang w:eastAsia="zh-CN"/>
              </w:rPr>
              <w:t xml:space="preserve">One database owner on the sales side, provided by the POS machine vendor/manufacturer </w:t>
            </w:r>
          </w:p>
        </w:tc>
      </w:tr>
      <w:tr w:rsidR="00D21579" w:rsidRPr="00211DF8" w14:paraId="7F74645B" w14:textId="77777777" w:rsidTr="00A00C1A">
        <w:tc>
          <w:tcPr>
            <w:tcW w:w="1561" w:type="dxa"/>
          </w:tcPr>
          <w:p w14:paraId="3AF608BE" w14:textId="77777777" w:rsidR="00D21579" w:rsidRPr="00211DF8" w:rsidRDefault="004666E3" w:rsidP="007E6F0F">
            <w:pPr>
              <w:jc w:val="both"/>
              <w:rPr>
                <w:rFonts w:ascii="Palatino Linotype" w:hAnsi="Palatino Linotype"/>
              </w:rPr>
            </w:pPr>
            <w:r w:rsidRPr="00211DF8">
              <w:rPr>
                <w:rFonts w:ascii="Palatino Linotype" w:hAnsi="Palatino Linotype"/>
              </w:rPr>
              <w:t>DB</w:t>
            </w:r>
          </w:p>
        </w:tc>
        <w:tc>
          <w:tcPr>
            <w:tcW w:w="9121" w:type="dxa"/>
          </w:tcPr>
          <w:p w14:paraId="0BBA26EF" w14:textId="77777777" w:rsidR="00D21579" w:rsidRPr="00211DF8" w:rsidRDefault="004666E3" w:rsidP="007E6F0F">
            <w:pPr>
              <w:jc w:val="both"/>
              <w:rPr>
                <w:rFonts w:ascii="Palatino Linotype" w:hAnsi="Palatino Linotype"/>
              </w:rPr>
            </w:pPr>
            <w:r w:rsidRPr="00211DF8">
              <w:rPr>
                <w:rFonts w:ascii="Palatino Linotype" w:hAnsi="Palatino Linotype"/>
              </w:rPr>
              <w:t>Database</w:t>
            </w:r>
          </w:p>
        </w:tc>
      </w:tr>
      <w:tr w:rsidR="00D21579" w:rsidRPr="00211DF8" w14:paraId="40105FD7" w14:textId="77777777" w:rsidTr="00A00C1A">
        <w:tc>
          <w:tcPr>
            <w:tcW w:w="1561" w:type="dxa"/>
          </w:tcPr>
          <w:p w14:paraId="2F3AE67A" w14:textId="77777777" w:rsidR="00D21579" w:rsidRPr="00211DF8" w:rsidRDefault="00B549E4" w:rsidP="007E6F0F">
            <w:pPr>
              <w:jc w:val="both"/>
              <w:rPr>
                <w:rFonts w:ascii="Palatino Linotype" w:hAnsi="Palatino Linotype"/>
              </w:rPr>
            </w:pPr>
            <w:r w:rsidRPr="00211DF8">
              <w:rPr>
                <w:rFonts w:ascii="Palatino Linotype" w:hAnsi="Palatino Linotype"/>
              </w:rPr>
              <w:t>POS</w:t>
            </w:r>
          </w:p>
        </w:tc>
        <w:tc>
          <w:tcPr>
            <w:tcW w:w="9121" w:type="dxa"/>
          </w:tcPr>
          <w:p w14:paraId="01A8B40F" w14:textId="77777777" w:rsidR="00D21579" w:rsidRPr="00211DF8" w:rsidRDefault="00B549E4" w:rsidP="007E6F0F">
            <w:pPr>
              <w:jc w:val="both"/>
              <w:rPr>
                <w:rFonts w:ascii="Palatino Linotype" w:hAnsi="Palatino Linotype" w:cs="Calibri"/>
              </w:rPr>
            </w:pPr>
            <w:r w:rsidRPr="00211DF8">
              <w:rPr>
                <w:rFonts w:ascii="Palatino Linotype" w:hAnsi="Palatino Linotype" w:cs="Calibri"/>
              </w:rPr>
              <w:t>Point of Sales</w:t>
            </w:r>
          </w:p>
        </w:tc>
      </w:tr>
    </w:tbl>
    <w:p w14:paraId="4F39A461" w14:textId="77777777" w:rsidR="00D21579" w:rsidRPr="00211DF8" w:rsidRDefault="00D21579" w:rsidP="007E6F0F">
      <w:pPr>
        <w:jc w:val="both"/>
        <w:rPr>
          <w:rFonts w:ascii="Palatino Linotype" w:hAnsi="Palatino Linotype"/>
        </w:rPr>
      </w:pPr>
    </w:p>
    <w:p w14:paraId="71640A68" w14:textId="77777777" w:rsidR="009706A7" w:rsidRPr="00211DF8" w:rsidRDefault="002265DC" w:rsidP="007E6F0F">
      <w:pPr>
        <w:pStyle w:val="Heading2"/>
        <w:jc w:val="both"/>
        <w:rPr>
          <w:rFonts w:ascii="Palatino Linotype" w:eastAsia="Microsoft YaHei" w:hAnsi="Palatino Linotype"/>
        </w:rPr>
      </w:pPr>
      <w:bookmarkStart w:id="19" w:name="_Toc468468915"/>
      <w:r w:rsidRPr="00211DF8">
        <w:rPr>
          <w:rFonts w:ascii="Palatino Linotype" w:eastAsia="Microsoft YaHei" w:hAnsi="Palatino Linotype"/>
          <w:lang w:eastAsia="zh-CN"/>
        </w:rPr>
        <w:t>Reference Materials</w:t>
      </w:r>
      <w:bookmarkEnd w:id="19"/>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211DF8"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211DF8" w:rsidRDefault="002265DC" w:rsidP="007E6F0F">
            <w:pPr>
              <w:spacing w:after="0"/>
              <w:jc w:val="both"/>
              <w:rPr>
                <w:rFonts w:ascii="Palatino Linotype" w:eastAsia="Microsoft YaHei" w:hAnsi="Palatino Linotype"/>
                <w:color w:val="FFFFFF"/>
                <w:szCs w:val="20"/>
              </w:rPr>
            </w:pPr>
            <w:r w:rsidRPr="00211DF8">
              <w:rPr>
                <w:rFonts w:ascii="Palatino Linotype" w:eastAsia="Microsoft YaHei" w:hAnsi="Palatino Linotype"/>
                <w:color w:val="FFFFFF"/>
                <w:szCs w:val="20"/>
                <w:lang w:eastAsia="zh-CN"/>
              </w:rPr>
              <w:t>Document Names</w:t>
            </w:r>
          </w:p>
        </w:tc>
      </w:tr>
      <w:tr w:rsidR="009A3EE4" w:rsidRPr="00211DF8" w14:paraId="65F31F3A"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0E8D834F" w14:textId="77777777" w:rsidR="00B549E4" w:rsidRPr="00211DF8" w:rsidRDefault="00B549E4" w:rsidP="007E6F0F">
            <w:pPr>
              <w:spacing w:after="0"/>
              <w:jc w:val="both"/>
              <w:rPr>
                <w:rFonts w:ascii="Palatino Linotype" w:hAnsi="Palatino Linotype"/>
                <w:szCs w:val="20"/>
              </w:rPr>
            </w:pPr>
            <w:r w:rsidRPr="00211DF8">
              <w:rPr>
                <w:rFonts w:ascii="Palatino Linotype" w:hAnsi="Palatino Linotype"/>
                <w:szCs w:val="20"/>
              </w:rPr>
              <w:t>Maxim POS Polling ESB Implementation Service Proposal EL-FY16-902-v3.docx</w:t>
            </w:r>
          </w:p>
        </w:tc>
      </w:tr>
      <w:tr w:rsidR="009A3EE4" w:rsidRPr="00211DF8" w14:paraId="4FA4110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3B01D062" w14:textId="77777777" w:rsidR="009A3EE4" w:rsidRPr="00211DF8" w:rsidRDefault="0010707D" w:rsidP="007E6F0F">
            <w:pPr>
              <w:spacing w:after="0"/>
              <w:jc w:val="both"/>
              <w:rPr>
                <w:rFonts w:ascii="Palatino Linotype" w:eastAsia="Microsoft YaHei" w:hAnsi="Palatino Linotype"/>
                <w:szCs w:val="20"/>
              </w:rPr>
            </w:pPr>
            <w:r w:rsidRPr="00211DF8">
              <w:rPr>
                <w:rFonts w:ascii="Palatino Linotype" w:eastAsia="Microsoft YaHei" w:hAnsi="Palatino Linotype"/>
                <w:szCs w:val="20"/>
              </w:rPr>
              <w:t>POS Polling User Requirement Confirmation-20161121-Discussion Note.xlsx</w:t>
            </w:r>
          </w:p>
        </w:tc>
      </w:tr>
    </w:tbl>
    <w:p w14:paraId="642EE435" w14:textId="77777777" w:rsidR="009A3EE4" w:rsidRPr="00211DF8" w:rsidRDefault="009A3EE4" w:rsidP="007E6F0F">
      <w:pPr>
        <w:jc w:val="both"/>
        <w:rPr>
          <w:rFonts w:ascii="Palatino Linotype" w:eastAsia="Microsoft YaHei" w:hAnsi="Palatino Linotype"/>
        </w:rPr>
      </w:pPr>
    </w:p>
    <w:p w14:paraId="75F59FD7" w14:textId="77777777" w:rsidR="002265DC" w:rsidRPr="00211DF8" w:rsidRDefault="002265DC"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6B01EC18" w14:textId="77777777" w:rsidR="004E1819" w:rsidRPr="00211DF8" w:rsidRDefault="004E1819" w:rsidP="007E6F0F">
      <w:pPr>
        <w:pStyle w:val="Heading1"/>
        <w:jc w:val="both"/>
        <w:rPr>
          <w:rFonts w:ascii="Palatino Linotype" w:eastAsia="SimSun" w:hAnsi="Palatino Linotype" w:cs="Microsoft YaHei"/>
          <w:lang w:eastAsia="zh-CN"/>
        </w:rPr>
      </w:pPr>
      <w:bookmarkStart w:id="20" w:name="_Toc468468916"/>
      <w:r w:rsidRPr="00211DF8">
        <w:rPr>
          <w:rFonts w:ascii="Palatino Linotype" w:eastAsia="SimSun" w:hAnsi="Palatino Linotype" w:cs="Microsoft YaHei"/>
          <w:lang w:eastAsia="zh-CN"/>
        </w:rPr>
        <w:lastRenderedPageBreak/>
        <w:t>Executive Summary</w:t>
      </w:r>
      <w:bookmarkEnd w:id="20"/>
    </w:p>
    <w:p w14:paraId="43CB51A0" w14:textId="77777777" w:rsidR="007C7962" w:rsidRPr="00211DF8" w:rsidRDefault="00F41F74" w:rsidP="00A00C1A">
      <w:pPr>
        <w:jc w:val="both"/>
        <w:rPr>
          <w:rFonts w:ascii="Palatino Linotype" w:hAnsi="Palatino Linotype"/>
          <w:lang w:val="en-GB" w:eastAsia="zh-CN"/>
        </w:rPr>
      </w:pPr>
      <w:r w:rsidRPr="00211DF8">
        <w:rPr>
          <w:rFonts w:ascii="Palatino Linotype" w:hAnsi="Palatino Linotype"/>
          <w:lang w:val="en-GB" w:eastAsia="zh-CN"/>
        </w:rPr>
        <w:t xml:space="preserve">The aim of the ESB project </w:t>
      </w:r>
      <w:r w:rsidR="001F0E39">
        <w:rPr>
          <w:rFonts w:ascii="Palatino Linotype" w:hAnsi="Palatino Linotype"/>
          <w:lang w:val="en-GB" w:eastAsia="zh-CN"/>
        </w:rPr>
        <w:t xml:space="preserve">is </w:t>
      </w:r>
      <w:r w:rsidRPr="00211DF8">
        <w:rPr>
          <w:rFonts w:ascii="Palatino Linotype" w:hAnsi="Palatino Linotype"/>
          <w:lang w:val="en-GB" w:eastAsia="zh-CN"/>
        </w:rPr>
        <w:t xml:space="preserve">to </w:t>
      </w:r>
      <w:r w:rsidR="001F0E39">
        <w:rPr>
          <w:rFonts w:ascii="Palatino Linotype" w:hAnsi="Palatino Linotype"/>
          <w:lang w:val="en-GB" w:eastAsia="zh-CN"/>
        </w:rPr>
        <w:t>migrate</w:t>
      </w:r>
      <w:r w:rsidR="001F0E39" w:rsidRPr="00211DF8">
        <w:rPr>
          <w:rFonts w:ascii="Palatino Linotype" w:hAnsi="Palatino Linotype"/>
          <w:lang w:val="en-GB" w:eastAsia="zh-CN"/>
        </w:rPr>
        <w:t xml:space="preserve"> </w:t>
      </w:r>
      <w:r w:rsidRPr="00211DF8">
        <w:rPr>
          <w:rFonts w:ascii="Palatino Linotype" w:hAnsi="Palatino Linotype"/>
          <w:lang w:val="en-GB" w:eastAsia="zh-CN"/>
        </w:rPr>
        <w:t xml:space="preserve">three data processing flows in Maxim’s current enterprise </w:t>
      </w:r>
      <w:r w:rsidR="00E57C5D" w:rsidRPr="00211DF8">
        <w:rPr>
          <w:rFonts w:ascii="Palatino Linotype" w:hAnsi="Palatino Linotype"/>
          <w:lang w:val="en-GB" w:eastAsia="zh-CN"/>
        </w:rPr>
        <w:t xml:space="preserve">architecture </w:t>
      </w:r>
      <w:r w:rsidR="001F0E39">
        <w:rPr>
          <w:rFonts w:ascii="Palatino Linotype" w:hAnsi="Palatino Linotype"/>
          <w:lang w:val="en-GB" w:eastAsia="zh-CN"/>
        </w:rPr>
        <w:t xml:space="preserve">using </w:t>
      </w:r>
      <w:r w:rsidR="000812BA">
        <w:rPr>
          <w:rFonts w:ascii="Palatino Linotype" w:hAnsi="Palatino Linotype"/>
          <w:lang w:val="en-GB" w:eastAsia="zh-CN"/>
        </w:rPr>
        <w:t xml:space="preserve">database provided </w:t>
      </w:r>
      <w:r w:rsidR="00E57C5D" w:rsidRPr="00211DF8">
        <w:rPr>
          <w:rFonts w:ascii="Palatino Linotype" w:hAnsi="Palatino Linotype"/>
          <w:lang w:val="en-GB" w:eastAsia="zh-CN"/>
        </w:rPr>
        <w:t>technologies</w:t>
      </w:r>
      <w:r w:rsidR="000812BA">
        <w:rPr>
          <w:rFonts w:ascii="Palatino Linotype" w:hAnsi="Palatino Linotype"/>
          <w:lang w:val="en-GB" w:eastAsia="zh-CN"/>
        </w:rPr>
        <w:t xml:space="preserve"> (linked server, stored procedure) to the platform using enterprise services bean technology</w:t>
      </w:r>
      <w:r w:rsidR="007C7962" w:rsidRPr="00211DF8">
        <w:rPr>
          <w:rFonts w:ascii="Palatino Linotype" w:hAnsi="Palatino Linotype"/>
          <w:lang w:val="en-GB" w:eastAsia="zh-CN"/>
        </w:rPr>
        <w:t xml:space="preserve">. </w:t>
      </w:r>
      <w:r w:rsidR="000812BA">
        <w:rPr>
          <w:rFonts w:ascii="Palatino Linotype" w:hAnsi="Palatino Linotype"/>
          <w:lang w:val="en-GB" w:eastAsia="zh-CN"/>
        </w:rPr>
        <w:t xml:space="preserve">In the new platform, two </w:t>
      </w:r>
      <w:r w:rsidR="007C7962" w:rsidRPr="00211DF8">
        <w:rPr>
          <w:rFonts w:ascii="Palatino Linotype" w:hAnsi="Palatino Linotype"/>
          <w:lang w:val="en-GB" w:eastAsia="zh-CN"/>
        </w:rPr>
        <w:t xml:space="preserve">data processing flows </w:t>
      </w:r>
      <w:r w:rsidR="000812BA">
        <w:rPr>
          <w:rFonts w:ascii="Palatino Linotype" w:hAnsi="Palatino Linotype"/>
          <w:lang w:val="en-GB" w:eastAsia="zh-CN"/>
        </w:rPr>
        <w:t xml:space="preserve">will be provided: </w:t>
      </w:r>
    </w:p>
    <w:p w14:paraId="6A07392B" w14:textId="77777777" w:rsidR="007C7962" w:rsidRPr="00211DF8"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real time processing to EDW</w:t>
      </w:r>
    </w:p>
    <w:p w14:paraId="322922DA" w14:textId="77777777" w:rsidR="007C7962" w:rsidRDefault="007C7962" w:rsidP="007C7962">
      <w:pPr>
        <w:pStyle w:val="ListParagraph"/>
        <w:numPr>
          <w:ilvl w:val="0"/>
          <w:numId w:val="20"/>
        </w:numPr>
        <w:rPr>
          <w:rFonts w:ascii="Palatino Linotype" w:hAnsi="Palatino Linotype"/>
          <w:lang w:val="en-GB" w:eastAsia="zh-CN"/>
        </w:rPr>
      </w:pPr>
      <w:r w:rsidRPr="00211DF8">
        <w:rPr>
          <w:rFonts w:ascii="Palatino Linotype" w:hAnsi="Palatino Linotype"/>
          <w:lang w:val="en-GB" w:eastAsia="zh-CN"/>
        </w:rPr>
        <w:t>Sales data EOD processing to EDW</w:t>
      </w:r>
    </w:p>
    <w:p w14:paraId="6F2AE52D"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Depends on the configuration, Oracle ESB layer will use the JDBC to connect the database of the POS system in outlets by pre-configured connection information in order to collect sales data or updating pricing or master data. According to the existing polling logic found in IT51 server, when there is any connection error, Oracle ESB Layer will log the error and retry the data synchronization again. If the maximum retries reached, system will stop the synchronization for that particular POS system and generate alert for the synchronization failure. The POS connection information shall be retained as system configuration and can be flexibly maintained by Maxim IT.</w:t>
      </w:r>
    </w:p>
    <w:p w14:paraId="5BA6E356"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 xml:space="preserve">For POS systems using DBF file as the exchange data media, the customized layer will directly read from / write to the DBF using the JDBC. The handling will be the same for both local database and DBF file.  </w:t>
      </w:r>
    </w:p>
    <w:p w14:paraId="2C6C3AFA" w14:textId="77777777" w:rsidR="000812BA" w:rsidRPr="000812BA" w:rsidRDefault="000812BA" w:rsidP="00A00C1A">
      <w:pPr>
        <w:jc w:val="both"/>
        <w:rPr>
          <w:rFonts w:ascii="Palatino Linotype" w:hAnsi="Palatino Linotype"/>
          <w:lang w:val="en-GB" w:eastAsia="zh-CN"/>
        </w:rPr>
      </w:pPr>
      <w:r w:rsidRPr="000812BA">
        <w:rPr>
          <w:rFonts w:ascii="Palatino Linotype" w:hAnsi="Palatino Linotype"/>
          <w:lang w:val="en-GB" w:eastAsia="zh-CN"/>
        </w:rPr>
        <w:t>The new ESB POS Polling can invoke several threads, which can be configured, to poll/push the data to the POS systems concurrently for maximizing performance.</w:t>
      </w:r>
    </w:p>
    <w:p w14:paraId="4F1F4F67" w14:textId="77777777" w:rsidR="000812BA" w:rsidRPr="00A00C1A" w:rsidRDefault="000812BA" w:rsidP="00A00C1A">
      <w:pPr>
        <w:rPr>
          <w:rFonts w:ascii="Palatino Linotype" w:hAnsi="Palatino Linotype"/>
          <w:lang w:val="en-GB" w:eastAsia="zh-CN"/>
        </w:rPr>
      </w:pPr>
    </w:p>
    <w:p w14:paraId="7F36004D" w14:textId="77777777" w:rsidR="004E1819" w:rsidRPr="00211DF8" w:rsidRDefault="004E1819" w:rsidP="007E6F0F">
      <w:pPr>
        <w:jc w:val="both"/>
        <w:rPr>
          <w:rFonts w:ascii="Palatino Linotype" w:eastAsia="Microsoft YaHei" w:hAnsi="Palatino Linotype" w:cs="Microsoft YaHei"/>
          <w:b/>
          <w:bCs/>
          <w:color w:val="365F91" w:themeColor="accent1" w:themeShade="BF"/>
          <w:sz w:val="28"/>
          <w:szCs w:val="28"/>
        </w:rPr>
      </w:pPr>
      <w:r w:rsidRPr="00211DF8">
        <w:rPr>
          <w:rFonts w:ascii="Palatino Linotype" w:eastAsia="Microsoft YaHei" w:hAnsi="Palatino Linotype" w:cs="Microsoft YaHei"/>
        </w:rPr>
        <w:br w:type="page"/>
      </w:r>
    </w:p>
    <w:p w14:paraId="55B67AAA" w14:textId="77777777" w:rsidR="004E1819" w:rsidRPr="00211DF8" w:rsidRDefault="004E1819" w:rsidP="007E6F0F">
      <w:pPr>
        <w:pStyle w:val="Heading1"/>
        <w:pageBreakBefore/>
        <w:spacing w:before="0" w:line="360" w:lineRule="auto"/>
        <w:jc w:val="both"/>
        <w:rPr>
          <w:rFonts w:ascii="Palatino Linotype" w:hAnsi="Palatino Linotype"/>
        </w:rPr>
      </w:pPr>
      <w:bookmarkStart w:id="21" w:name="_Toc394065911"/>
      <w:bookmarkStart w:id="22" w:name="_Toc468468917"/>
      <w:r w:rsidRPr="00211DF8">
        <w:rPr>
          <w:rFonts w:ascii="Palatino Linotype" w:hAnsi="Palatino Linotype"/>
        </w:rPr>
        <w:lastRenderedPageBreak/>
        <w:t>Business Context &amp; Concept</w:t>
      </w:r>
      <w:bookmarkEnd w:id="21"/>
      <w:bookmarkEnd w:id="22"/>
    </w:p>
    <w:p w14:paraId="548CACCA" w14:textId="77777777" w:rsidR="004E1819" w:rsidRPr="00211DF8" w:rsidRDefault="004E1819" w:rsidP="007E6F0F">
      <w:pPr>
        <w:pStyle w:val="Heading2"/>
        <w:jc w:val="both"/>
        <w:rPr>
          <w:rFonts w:ascii="Palatino Linotype" w:eastAsia="Microsoft YaHei" w:hAnsi="Palatino Linotype"/>
          <w:lang w:eastAsia="zh-CN"/>
        </w:rPr>
      </w:pPr>
      <w:bookmarkStart w:id="23" w:name="_Toc394065912"/>
      <w:bookmarkStart w:id="24" w:name="_Toc468468918"/>
      <w:r w:rsidRPr="00211DF8">
        <w:rPr>
          <w:rFonts w:ascii="Palatino Linotype" w:eastAsia="Microsoft YaHei" w:hAnsi="Palatino Linotype"/>
          <w:lang w:eastAsia="zh-CN"/>
        </w:rPr>
        <w:t>Business Rationale, Objectives &amp; Considerations</w:t>
      </w:r>
      <w:bookmarkEnd w:id="23"/>
      <w:bookmarkEnd w:id="24"/>
    </w:p>
    <w:p w14:paraId="33CDA3D7" w14:textId="77777777" w:rsidR="004E1819" w:rsidRPr="00211DF8" w:rsidRDefault="004E1819" w:rsidP="007E6F0F">
      <w:pPr>
        <w:pStyle w:val="Heading3"/>
        <w:spacing w:line="360" w:lineRule="auto"/>
        <w:jc w:val="both"/>
        <w:rPr>
          <w:rFonts w:ascii="Palatino Linotype" w:hAnsi="Palatino Linotype"/>
        </w:rPr>
      </w:pPr>
      <w:bookmarkStart w:id="25" w:name="_Toc394065913"/>
      <w:bookmarkStart w:id="26" w:name="_Toc468468919"/>
      <w:bookmarkStart w:id="27" w:name="_Toc248913667"/>
      <w:bookmarkStart w:id="28" w:name="_Toc263176137"/>
      <w:bookmarkStart w:id="29" w:name="_Toc248913671"/>
      <w:r w:rsidRPr="00211DF8">
        <w:rPr>
          <w:rFonts w:ascii="Palatino Linotype" w:hAnsi="Palatino Linotype"/>
        </w:rPr>
        <w:t>Objectives</w:t>
      </w:r>
      <w:bookmarkEnd w:id="25"/>
      <w:bookmarkEnd w:id="26"/>
    </w:p>
    <w:tbl>
      <w:tblPr>
        <w:tblW w:w="1021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75"/>
        <w:gridCol w:w="5185"/>
      </w:tblGrid>
      <w:tr w:rsidR="004E1819" w:rsidRPr="00211DF8" w14:paraId="7A84B6AA" w14:textId="77777777" w:rsidTr="004E1819">
        <w:trPr>
          <w:cantSplit/>
          <w:tblHeader/>
        </w:trPr>
        <w:tc>
          <w:tcPr>
            <w:tcW w:w="450" w:type="dxa"/>
            <w:shd w:val="clear" w:color="auto" w:fill="365F91" w:themeFill="accent1" w:themeFillShade="BF"/>
          </w:tcPr>
          <w:p w14:paraId="73133C81"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4575" w:type="dxa"/>
            <w:shd w:val="clear" w:color="auto" w:fill="365F91" w:themeFill="accent1" w:themeFillShade="BF"/>
          </w:tcPr>
          <w:p w14:paraId="4405130E"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Objective</w:t>
            </w:r>
          </w:p>
        </w:tc>
        <w:tc>
          <w:tcPr>
            <w:tcW w:w="5185" w:type="dxa"/>
            <w:shd w:val="clear" w:color="auto" w:fill="365F91" w:themeFill="accent1" w:themeFillShade="BF"/>
          </w:tcPr>
          <w:p w14:paraId="11B8D30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Description</w:t>
            </w:r>
          </w:p>
        </w:tc>
      </w:tr>
      <w:tr w:rsidR="004E1819" w:rsidRPr="00211DF8" w14:paraId="3B241FEA" w14:textId="77777777" w:rsidTr="004E1819">
        <w:trPr>
          <w:cantSplit/>
        </w:trPr>
        <w:tc>
          <w:tcPr>
            <w:tcW w:w="450" w:type="dxa"/>
          </w:tcPr>
          <w:p w14:paraId="50609304" w14:textId="77777777" w:rsidR="004E1819" w:rsidRPr="00211DF8" w:rsidRDefault="00345D44" w:rsidP="007E6F0F">
            <w:pPr>
              <w:spacing w:after="0"/>
              <w:jc w:val="both"/>
              <w:rPr>
                <w:rFonts w:ascii="Palatino Linotype" w:hAnsi="Palatino Linotype"/>
                <w:szCs w:val="20"/>
              </w:rPr>
            </w:pPr>
            <w:r w:rsidRPr="00211DF8">
              <w:rPr>
                <w:rFonts w:ascii="Palatino Linotype" w:hAnsi="Palatino Linotype"/>
                <w:szCs w:val="20"/>
              </w:rPr>
              <w:t>1</w:t>
            </w:r>
          </w:p>
        </w:tc>
        <w:tc>
          <w:tcPr>
            <w:tcW w:w="4575" w:type="dxa"/>
            <w:shd w:val="clear" w:color="auto" w:fill="auto"/>
          </w:tcPr>
          <w:p w14:paraId="23F4D2A7" w14:textId="77777777" w:rsidR="004E1819" w:rsidRPr="00211DF8" w:rsidRDefault="00345D44"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sidR="00591E8F">
              <w:rPr>
                <w:rFonts w:ascii="Palatino Linotype" w:hAnsi="Palatino Linotype"/>
                <w:szCs w:val="20"/>
              </w:rPr>
              <w:t xml:space="preserve">real time </w:t>
            </w:r>
            <w:r w:rsidRPr="00211DF8">
              <w:rPr>
                <w:rFonts w:ascii="Palatino Linotype" w:hAnsi="Palatino Linotype"/>
                <w:szCs w:val="20"/>
              </w:rPr>
              <w:t>sales data</w:t>
            </w:r>
            <w:r w:rsidR="00591E8F">
              <w:rPr>
                <w:rFonts w:ascii="Palatino Linotype" w:hAnsi="Palatino Linotype"/>
                <w:szCs w:val="20"/>
              </w:rPr>
              <w:t xml:space="preserve"> through Service Bus</w:t>
            </w:r>
          </w:p>
        </w:tc>
        <w:tc>
          <w:tcPr>
            <w:tcW w:w="5185" w:type="dxa"/>
          </w:tcPr>
          <w:p w14:paraId="02420E1D" w14:textId="77777777" w:rsidR="004E1819" w:rsidRPr="00A00C1A" w:rsidRDefault="00591E8F" w:rsidP="00A00C1A">
            <w:pPr>
              <w:spacing w:after="0"/>
              <w:rPr>
                <w:rFonts w:ascii="Palatino Linotype" w:eastAsia="SimSun" w:hAnsi="Palatino Linotype"/>
                <w:szCs w:val="20"/>
                <w:lang w:val="en-GB" w:eastAsia="zh-CN"/>
              </w:rPr>
            </w:pPr>
            <w:r w:rsidRPr="00A00C1A">
              <w:rPr>
                <w:rFonts w:ascii="Palatino Linotype" w:hAnsi="Palatino Linotype"/>
                <w:szCs w:val="20"/>
              </w:rPr>
              <w:t>Using Service Bus and an enterprise application layer to take over the responsibility</w:t>
            </w:r>
            <w:r w:rsidRPr="00A00C1A">
              <w:rPr>
                <w:rFonts w:ascii="Palatino Linotype" w:eastAsia="SimSun" w:hAnsi="Palatino Linotype" w:hint="eastAsia"/>
                <w:szCs w:val="20"/>
                <w:lang w:eastAsia="zh-CN"/>
              </w:rPr>
              <w:t xml:space="preserve"> &amp;</w:t>
            </w:r>
            <w:r w:rsidRPr="00A00C1A">
              <w:rPr>
                <w:rFonts w:ascii="Palatino Linotype" w:eastAsia="SimSun" w:hAnsi="Palatino Linotype"/>
                <w:szCs w:val="20"/>
                <w:lang w:val="en-GB" w:eastAsia="zh-CN"/>
              </w:rPr>
              <w:t xml:space="preserve"> functionality of real time polling from Maxim’s POS clients which are currently done by SQL Server linked server and SQL agent jobs</w:t>
            </w:r>
          </w:p>
        </w:tc>
      </w:tr>
      <w:tr w:rsidR="00591E8F" w:rsidRPr="00211DF8" w14:paraId="013CB641" w14:textId="77777777" w:rsidTr="004E1819">
        <w:trPr>
          <w:cantSplit/>
        </w:trPr>
        <w:tc>
          <w:tcPr>
            <w:tcW w:w="450" w:type="dxa"/>
          </w:tcPr>
          <w:p w14:paraId="73E92262" w14:textId="77777777" w:rsidR="00591E8F" w:rsidRPr="00211DF8" w:rsidRDefault="00591E8F" w:rsidP="007E6F0F">
            <w:pPr>
              <w:spacing w:after="0"/>
              <w:jc w:val="both"/>
              <w:rPr>
                <w:rFonts w:ascii="Palatino Linotype" w:hAnsi="Palatino Linotype"/>
                <w:szCs w:val="20"/>
              </w:rPr>
            </w:pPr>
            <w:r>
              <w:rPr>
                <w:rFonts w:ascii="Palatino Linotype" w:hAnsi="Palatino Linotype"/>
                <w:szCs w:val="20"/>
              </w:rPr>
              <w:t>2</w:t>
            </w:r>
          </w:p>
        </w:tc>
        <w:tc>
          <w:tcPr>
            <w:tcW w:w="4575" w:type="dxa"/>
            <w:shd w:val="clear" w:color="auto" w:fill="auto"/>
          </w:tcPr>
          <w:p w14:paraId="51D8FA4B" w14:textId="77777777" w:rsidR="00591E8F" w:rsidRPr="00211DF8" w:rsidRDefault="00591E8F" w:rsidP="00A00C1A">
            <w:pPr>
              <w:spacing w:after="0"/>
              <w:rPr>
                <w:rFonts w:ascii="Palatino Linotype" w:hAnsi="Palatino Linotype"/>
                <w:szCs w:val="20"/>
              </w:rPr>
            </w:pPr>
            <w:r w:rsidRPr="00211DF8">
              <w:rPr>
                <w:rFonts w:ascii="Palatino Linotype" w:hAnsi="Palatino Linotype"/>
                <w:szCs w:val="20"/>
              </w:rPr>
              <w:t xml:space="preserve">Bridge the POS clients and EDW to transfer </w:t>
            </w:r>
            <w:r>
              <w:rPr>
                <w:rFonts w:ascii="Palatino Linotype" w:hAnsi="Palatino Linotype"/>
                <w:szCs w:val="20"/>
              </w:rPr>
              <w:t xml:space="preserve">EOD </w:t>
            </w:r>
            <w:r w:rsidRPr="00211DF8">
              <w:rPr>
                <w:rFonts w:ascii="Palatino Linotype" w:hAnsi="Palatino Linotype"/>
                <w:szCs w:val="20"/>
              </w:rPr>
              <w:t>sales data</w:t>
            </w:r>
            <w:r>
              <w:rPr>
                <w:rFonts w:ascii="Palatino Linotype" w:hAnsi="Palatino Linotype"/>
                <w:szCs w:val="20"/>
              </w:rPr>
              <w:t xml:space="preserve"> through Service Bus</w:t>
            </w:r>
          </w:p>
        </w:tc>
        <w:tc>
          <w:tcPr>
            <w:tcW w:w="5185" w:type="dxa"/>
          </w:tcPr>
          <w:p w14:paraId="0C06F048"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r w:rsidR="00591E8F" w:rsidRPr="00211DF8" w14:paraId="3DF43994" w14:textId="77777777" w:rsidTr="004E1819">
        <w:trPr>
          <w:cantSplit/>
        </w:trPr>
        <w:tc>
          <w:tcPr>
            <w:tcW w:w="450" w:type="dxa"/>
          </w:tcPr>
          <w:p w14:paraId="112882A7" w14:textId="77777777" w:rsidR="00591E8F" w:rsidRDefault="00591E8F" w:rsidP="007E6F0F">
            <w:pPr>
              <w:spacing w:after="0"/>
              <w:jc w:val="both"/>
              <w:rPr>
                <w:rFonts w:ascii="Palatino Linotype" w:hAnsi="Palatino Linotype"/>
                <w:szCs w:val="20"/>
              </w:rPr>
            </w:pPr>
            <w:r>
              <w:rPr>
                <w:rFonts w:ascii="Palatino Linotype" w:hAnsi="Palatino Linotype"/>
                <w:szCs w:val="20"/>
              </w:rPr>
              <w:t>3</w:t>
            </w:r>
          </w:p>
        </w:tc>
        <w:tc>
          <w:tcPr>
            <w:tcW w:w="4575" w:type="dxa"/>
            <w:shd w:val="clear" w:color="auto" w:fill="auto"/>
          </w:tcPr>
          <w:p w14:paraId="5A290C7F" w14:textId="77777777" w:rsidR="00591E8F" w:rsidRPr="00211DF8" w:rsidRDefault="00591E8F" w:rsidP="00A00C1A">
            <w:pPr>
              <w:spacing w:after="0"/>
              <w:rPr>
                <w:rFonts w:ascii="Palatino Linotype" w:hAnsi="Palatino Linotype"/>
                <w:szCs w:val="20"/>
              </w:rPr>
            </w:pPr>
            <w:r>
              <w:rPr>
                <w:rFonts w:ascii="Palatino Linotype" w:hAnsi="Palatino Linotype"/>
                <w:szCs w:val="20"/>
              </w:rPr>
              <w:t>Enable the pricing/master data distribution to POS clients through Service Bus</w:t>
            </w:r>
          </w:p>
        </w:tc>
        <w:tc>
          <w:tcPr>
            <w:tcW w:w="5185" w:type="dxa"/>
          </w:tcPr>
          <w:p w14:paraId="73D14295" w14:textId="77777777" w:rsidR="00591E8F" w:rsidRPr="00A00C1A" w:rsidRDefault="00591E8F" w:rsidP="00A00C1A">
            <w:pPr>
              <w:spacing w:after="0"/>
              <w:rPr>
                <w:rFonts w:ascii="Palatino Linotype" w:hAnsi="Palatino Linotype"/>
                <w:szCs w:val="20"/>
              </w:rPr>
            </w:pPr>
            <w:r w:rsidRPr="00A00C1A">
              <w:rPr>
                <w:rFonts w:ascii="Palatino Linotype" w:hAnsi="Palatino Linotype"/>
                <w:szCs w:val="20"/>
              </w:rPr>
              <w:t xml:space="preserve">Refer to </w:t>
            </w:r>
            <w:r w:rsidRPr="00A00C1A">
              <w:rPr>
                <w:rFonts w:ascii="Palatino Linotype" w:hAnsi="Palatino Linotype"/>
                <w:szCs w:val="20"/>
                <w:lang w:val="en-GB"/>
              </w:rPr>
              <w:t>#</w:t>
            </w:r>
            <w:r w:rsidRPr="00A00C1A">
              <w:rPr>
                <w:rFonts w:ascii="Palatino Linotype" w:hAnsi="Palatino Linotype"/>
                <w:szCs w:val="20"/>
              </w:rPr>
              <w:t>1</w:t>
            </w:r>
          </w:p>
        </w:tc>
      </w:tr>
    </w:tbl>
    <w:p w14:paraId="5D51A886" w14:textId="77777777" w:rsidR="004E1819" w:rsidRPr="00211DF8" w:rsidRDefault="004E1819" w:rsidP="001C3F48">
      <w:pPr>
        <w:jc w:val="center"/>
        <w:rPr>
          <w:rFonts w:ascii="Palatino Linotype" w:hAnsi="Palatino Linotype"/>
          <w:b/>
        </w:rPr>
      </w:pPr>
      <w:r w:rsidRPr="00211DF8">
        <w:rPr>
          <w:rFonts w:ascii="Palatino Linotype" w:hAnsi="Palatino Linotype"/>
          <w:b/>
        </w:rPr>
        <w:fldChar w:fldCharType="begin"/>
      </w:r>
      <w:r w:rsidRPr="00211DF8">
        <w:rPr>
          <w:rFonts w:ascii="Palatino Linotype" w:hAnsi="Palatino Linotype"/>
          <w:b/>
        </w:rPr>
        <w:instrText xml:space="preserve"> SEQ Figure \* ARABIC </w:instrText>
      </w:r>
      <w:r w:rsidRPr="00211DF8">
        <w:rPr>
          <w:rFonts w:ascii="Palatino Linotype" w:hAnsi="Palatino Linotype"/>
          <w:b/>
        </w:rPr>
        <w:fldChar w:fldCharType="separate"/>
      </w:r>
      <w:r w:rsidR="001C685A" w:rsidRPr="00211DF8">
        <w:rPr>
          <w:rFonts w:ascii="Palatino Linotype" w:hAnsi="Palatino Linotype"/>
          <w:b/>
          <w:noProof/>
        </w:rPr>
        <w:t>1</w:t>
      </w:r>
      <w:r w:rsidRPr="00211DF8">
        <w:rPr>
          <w:rFonts w:ascii="Palatino Linotype" w:hAnsi="Palatino Linotype"/>
          <w:b/>
        </w:rPr>
        <w:fldChar w:fldCharType="end"/>
      </w:r>
      <w:r w:rsidRPr="00211DF8">
        <w:rPr>
          <w:rFonts w:ascii="Palatino Linotype" w:hAnsi="Palatino Linotype"/>
          <w:b/>
        </w:rPr>
        <w:t xml:space="preserve"> Objectives</w:t>
      </w:r>
    </w:p>
    <w:p w14:paraId="20BAFAA4" w14:textId="77777777" w:rsidR="004E1819" w:rsidRPr="00211DF8" w:rsidRDefault="004E1819" w:rsidP="007E6F0F">
      <w:pPr>
        <w:pStyle w:val="Heading3"/>
        <w:spacing w:line="360" w:lineRule="auto"/>
        <w:jc w:val="both"/>
        <w:rPr>
          <w:rFonts w:ascii="Palatino Linotype" w:hAnsi="Palatino Linotype"/>
        </w:rPr>
      </w:pPr>
      <w:bookmarkStart w:id="30" w:name="_Toc262053993"/>
      <w:bookmarkStart w:id="31" w:name="_Toc262119039"/>
      <w:bookmarkStart w:id="32" w:name="_Toc394065914"/>
      <w:bookmarkStart w:id="33" w:name="_Toc468468920"/>
      <w:r w:rsidRPr="00211DF8">
        <w:rPr>
          <w:rFonts w:ascii="Palatino Linotype" w:hAnsi="Palatino Linotype"/>
        </w:rPr>
        <w:t>Expected Business Benefits</w:t>
      </w:r>
      <w:bookmarkEnd w:id="30"/>
      <w:bookmarkEnd w:id="31"/>
      <w:bookmarkEnd w:id="32"/>
      <w:bookmarkEnd w:id="33"/>
    </w:p>
    <w:tbl>
      <w:tblPr>
        <w:tblW w:w="4715" w:type="pct"/>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26"/>
        <w:gridCol w:w="1473"/>
        <w:gridCol w:w="1886"/>
        <w:gridCol w:w="1610"/>
        <w:gridCol w:w="1626"/>
        <w:gridCol w:w="1547"/>
        <w:gridCol w:w="1707"/>
      </w:tblGrid>
      <w:tr w:rsidR="002D633D" w:rsidRPr="00211DF8" w14:paraId="4ED264F3" w14:textId="77777777" w:rsidTr="002D633D">
        <w:tc>
          <w:tcPr>
            <w:tcW w:w="160" w:type="pct"/>
            <w:tcBorders>
              <w:bottom w:val="single" w:sz="4" w:space="0" w:color="000000"/>
            </w:tcBorders>
            <w:shd w:val="clear" w:color="auto" w:fill="365F91" w:themeFill="accent1" w:themeFillShade="BF"/>
          </w:tcPr>
          <w:p w14:paraId="402E36E0"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w:t>
            </w:r>
          </w:p>
        </w:tc>
        <w:tc>
          <w:tcPr>
            <w:tcW w:w="724" w:type="pct"/>
            <w:shd w:val="clear" w:color="auto" w:fill="365F91" w:themeFill="accent1" w:themeFillShade="BF"/>
          </w:tcPr>
          <w:p w14:paraId="47FC0C49"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Outcome</w:t>
            </w:r>
          </w:p>
        </w:tc>
        <w:tc>
          <w:tcPr>
            <w:tcW w:w="927" w:type="pct"/>
            <w:shd w:val="clear" w:color="auto" w:fill="365F91" w:themeFill="accent1" w:themeFillShade="BF"/>
          </w:tcPr>
          <w:p w14:paraId="2B702F5A"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Performance Indicator</w:t>
            </w:r>
          </w:p>
        </w:tc>
        <w:tc>
          <w:tcPr>
            <w:tcW w:w="791" w:type="pct"/>
            <w:shd w:val="clear" w:color="auto" w:fill="365F91" w:themeFill="accent1" w:themeFillShade="BF"/>
          </w:tcPr>
          <w:p w14:paraId="09D55994"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Measure</w:t>
            </w:r>
          </w:p>
        </w:tc>
        <w:tc>
          <w:tcPr>
            <w:tcW w:w="799" w:type="pct"/>
            <w:shd w:val="clear" w:color="auto" w:fill="365F91" w:themeFill="accent1" w:themeFillShade="BF"/>
          </w:tcPr>
          <w:p w14:paraId="58DA39FD" w14:textId="77777777" w:rsidR="004E1819" w:rsidRPr="00211DF8" w:rsidRDefault="004E1819" w:rsidP="007E6F0F">
            <w:pPr>
              <w:spacing w:after="0"/>
              <w:jc w:val="both"/>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Baseline</w:t>
            </w:r>
          </w:p>
        </w:tc>
        <w:tc>
          <w:tcPr>
            <w:tcW w:w="760" w:type="pct"/>
            <w:shd w:val="clear" w:color="auto" w:fill="365F91" w:themeFill="accent1" w:themeFillShade="BF"/>
          </w:tcPr>
          <w:p w14:paraId="46EF73BB"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Target Level</w:t>
            </w:r>
          </w:p>
        </w:tc>
        <w:tc>
          <w:tcPr>
            <w:tcW w:w="839" w:type="pct"/>
            <w:shd w:val="clear" w:color="auto" w:fill="365F91" w:themeFill="accent1" w:themeFillShade="BF"/>
          </w:tcPr>
          <w:p w14:paraId="6B379816" w14:textId="77777777" w:rsidR="004E1819" w:rsidRPr="00211DF8" w:rsidRDefault="004E1819" w:rsidP="00A00C1A">
            <w:pPr>
              <w:spacing w:after="0"/>
              <w:jc w:val="center"/>
              <w:rPr>
                <w:rFonts w:ascii="Palatino Linotype" w:eastAsia="Microsoft YaHei" w:hAnsi="Palatino Linotype"/>
                <w:b/>
                <w:color w:val="FFFFFF"/>
                <w:szCs w:val="20"/>
                <w:lang w:eastAsia="zh-CN"/>
              </w:rPr>
            </w:pPr>
            <w:r w:rsidRPr="00211DF8">
              <w:rPr>
                <w:rFonts w:ascii="Palatino Linotype" w:eastAsia="Microsoft YaHei" w:hAnsi="Palatino Linotype"/>
                <w:b/>
                <w:color w:val="FFFFFF"/>
                <w:szCs w:val="20"/>
                <w:lang w:eastAsia="zh-CN"/>
              </w:rPr>
              <w:t>Accountability</w:t>
            </w:r>
          </w:p>
        </w:tc>
      </w:tr>
      <w:tr w:rsidR="002D633D" w:rsidRPr="00211DF8" w14:paraId="1AF5A5D6" w14:textId="77777777" w:rsidTr="002D633D">
        <w:trPr>
          <w:trHeight w:val="60"/>
        </w:trPr>
        <w:tc>
          <w:tcPr>
            <w:tcW w:w="160" w:type="pct"/>
            <w:shd w:val="clear" w:color="auto" w:fill="auto"/>
          </w:tcPr>
          <w:p w14:paraId="787799E9" w14:textId="77777777" w:rsidR="004E1819" w:rsidRPr="00211DF8" w:rsidRDefault="0064399A" w:rsidP="007E6F0F">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1</w:t>
            </w:r>
          </w:p>
        </w:tc>
        <w:tc>
          <w:tcPr>
            <w:tcW w:w="724" w:type="pct"/>
          </w:tcPr>
          <w:p w14:paraId="1F588578"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Exception Control</w:t>
            </w:r>
          </w:p>
        </w:tc>
        <w:tc>
          <w:tcPr>
            <w:tcW w:w="927" w:type="pct"/>
          </w:tcPr>
          <w:p w14:paraId="22050FF5" w14:textId="77777777" w:rsidR="004E1819" w:rsidRPr="00211DF8" w:rsidRDefault="00924599"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Information of the exception logs &amp; exception report</w:t>
            </w:r>
          </w:p>
        </w:tc>
        <w:tc>
          <w:tcPr>
            <w:tcW w:w="791" w:type="pct"/>
          </w:tcPr>
          <w:p w14:paraId="3741E8CB"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 xml:space="preserve"> Flexibility in exception handling and job control</w:t>
            </w:r>
          </w:p>
        </w:tc>
        <w:tc>
          <w:tcPr>
            <w:tcW w:w="799" w:type="pct"/>
          </w:tcPr>
          <w:p w14:paraId="768C95D3" w14:textId="77777777" w:rsidR="004E1819"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exception handling</w:t>
            </w:r>
          </w:p>
        </w:tc>
        <w:tc>
          <w:tcPr>
            <w:tcW w:w="760" w:type="pct"/>
          </w:tcPr>
          <w:p w14:paraId="0A5CB6F1"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21E2F59F" w14:textId="77777777" w:rsidR="004E1819"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r w:rsidR="002D633D" w:rsidRPr="00211DF8" w14:paraId="6B92DD13" w14:textId="77777777" w:rsidTr="002D633D">
        <w:trPr>
          <w:trHeight w:val="60"/>
        </w:trPr>
        <w:tc>
          <w:tcPr>
            <w:tcW w:w="160" w:type="pct"/>
            <w:shd w:val="clear" w:color="auto" w:fill="auto"/>
          </w:tcPr>
          <w:p w14:paraId="5CE7CABF" w14:textId="77777777" w:rsidR="002D633D" w:rsidRPr="00211DF8" w:rsidRDefault="002D633D" w:rsidP="002D633D">
            <w:pPr>
              <w:spacing w:after="0"/>
              <w:jc w:val="both"/>
              <w:rPr>
                <w:rFonts w:ascii="Palatino Linotype" w:eastAsia="Microsoft YaHei" w:hAnsi="Palatino Linotype"/>
                <w:szCs w:val="20"/>
                <w:lang w:eastAsia="zh-CN"/>
              </w:rPr>
            </w:pPr>
            <w:r w:rsidRPr="00211DF8">
              <w:rPr>
                <w:rFonts w:ascii="Palatino Linotype" w:eastAsia="Microsoft YaHei" w:hAnsi="Palatino Linotype"/>
                <w:szCs w:val="20"/>
                <w:lang w:eastAsia="zh-CN"/>
              </w:rPr>
              <w:t>2</w:t>
            </w:r>
          </w:p>
        </w:tc>
        <w:tc>
          <w:tcPr>
            <w:tcW w:w="724" w:type="pct"/>
          </w:tcPr>
          <w:p w14:paraId="4359F095"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POS client Maintenance</w:t>
            </w:r>
          </w:p>
        </w:tc>
        <w:tc>
          <w:tcPr>
            <w:tcW w:w="927" w:type="pct"/>
          </w:tcPr>
          <w:p w14:paraId="6C6F4CE2" w14:textId="77777777" w:rsidR="002D633D" w:rsidRPr="00211DF8" w:rsidRDefault="002D633D" w:rsidP="00A00C1A">
            <w:pPr>
              <w:spacing w:after="0"/>
              <w:rPr>
                <w:rFonts w:ascii="Palatino Linotype" w:eastAsia="Microsoft YaHei" w:hAnsi="Palatino Linotype"/>
                <w:szCs w:val="20"/>
                <w:lang w:eastAsia="zh-CN"/>
              </w:rPr>
            </w:pPr>
            <w:r w:rsidRPr="00211DF8">
              <w:rPr>
                <w:rFonts w:ascii="Palatino Linotype" w:eastAsia="Microsoft YaHei" w:hAnsi="Palatino Linotype"/>
                <w:szCs w:val="20"/>
                <w:lang w:eastAsia="zh-CN"/>
              </w:rPr>
              <w:t>Ease of add or remove, pause or resume a POS client.</w:t>
            </w:r>
          </w:p>
        </w:tc>
        <w:tc>
          <w:tcPr>
            <w:tcW w:w="791" w:type="pct"/>
          </w:tcPr>
          <w:p w14:paraId="04E56241" w14:textId="77777777" w:rsidR="002D633D" w:rsidRPr="00A00C1A" w:rsidRDefault="002D633D" w:rsidP="00A00C1A">
            <w:pPr>
              <w:spacing w:after="0"/>
              <w:rPr>
                <w:rFonts w:ascii="Palatino Linotype" w:hAnsi="Palatino Linotype"/>
                <w:szCs w:val="20"/>
                <w:lang w:eastAsia="zh-CN"/>
              </w:rPr>
            </w:pPr>
            <w:r w:rsidRPr="00A00C1A">
              <w:rPr>
                <w:rFonts w:ascii="Palatino Linotype" w:hAnsi="Palatino Linotype"/>
                <w:szCs w:val="20"/>
              </w:rPr>
              <w:t>Ease of job control and manipulation</w:t>
            </w:r>
          </w:p>
        </w:tc>
        <w:tc>
          <w:tcPr>
            <w:tcW w:w="799" w:type="pct"/>
          </w:tcPr>
          <w:p w14:paraId="6EF71DAB" w14:textId="77777777" w:rsidR="002D633D" w:rsidRPr="00A00C1A" w:rsidRDefault="002D633D" w:rsidP="00A00C1A">
            <w:pPr>
              <w:spacing w:after="0"/>
              <w:rPr>
                <w:rFonts w:ascii="Palatino Linotype" w:eastAsia="Microsoft YaHei" w:hAnsi="Palatino Linotype"/>
                <w:szCs w:val="20"/>
                <w:lang w:eastAsia="zh-CN"/>
              </w:rPr>
            </w:pPr>
            <w:r w:rsidRPr="00A00C1A">
              <w:rPr>
                <w:rFonts w:ascii="Palatino Linotype" w:hAnsi="Palatino Linotype"/>
                <w:szCs w:val="20"/>
              </w:rPr>
              <w:t>Existing SQL agent job control</w:t>
            </w:r>
          </w:p>
        </w:tc>
        <w:tc>
          <w:tcPr>
            <w:tcW w:w="760" w:type="pct"/>
          </w:tcPr>
          <w:p w14:paraId="193A22F5"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Moderate</w:t>
            </w:r>
          </w:p>
        </w:tc>
        <w:tc>
          <w:tcPr>
            <w:tcW w:w="839" w:type="pct"/>
          </w:tcPr>
          <w:p w14:paraId="665BD1F7" w14:textId="77777777" w:rsidR="002D633D" w:rsidRPr="00A00C1A" w:rsidRDefault="002D633D" w:rsidP="00A00C1A">
            <w:pPr>
              <w:spacing w:after="0"/>
              <w:jc w:val="center"/>
              <w:rPr>
                <w:rFonts w:ascii="Palatino Linotype" w:eastAsia="Microsoft YaHei" w:hAnsi="Palatino Linotype"/>
                <w:szCs w:val="20"/>
                <w:lang w:eastAsia="zh-CN"/>
              </w:rPr>
            </w:pPr>
            <w:r w:rsidRPr="00A00C1A">
              <w:rPr>
                <w:rFonts w:ascii="Palatino Linotype" w:hAnsi="Palatino Linotype"/>
                <w:szCs w:val="20"/>
              </w:rPr>
              <w:t>High</w:t>
            </w:r>
          </w:p>
        </w:tc>
      </w:tr>
    </w:tbl>
    <w:p w14:paraId="7C3814C4" w14:textId="77777777" w:rsidR="004E1819" w:rsidRPr="00211DF8" w:rsidRDefault="004E1819" w:rsidP="001C3F48">
      <w:pPr>
        <w:pStyle w:val="Caption"/>
        <w:jc w:val="center"/>
        <w:rPr>
          <w:rFonts w:ascii="Palatino Linotype" w:hAnsi="Palatino Linotype"/>
        </w:rPr>
      </w:pPr>
      <w:r w:rsidRPr="00211DF8">
        <w:rPr>
          <w:rFonts w:ascii="Palatino Linotype" w:hAnsi="Palatino Linotype"/>
        </w:rPr>
        <w:fldChar w:fldCharType="begin"/>
      </w:r>
      <w:r w:rsidRPr="00211DF8">
        <w:rPr>
          <w:rFonts w:ascii="Palatino Linotype" w:hAnsi="Palatino Linotype"/>
        </w:rPr>
        <w:instrText xml:space="preserve"> SEQ Figure \* ARABIC </w:instrText>
      </w:r>
      <w:r w:rsidRPr="00211DF8">
        <w:rPr>
          <w:rFonts w:ascii="Palatino Linotype" w:hAnsi="Palatino Linotype"/>
        </w:rPr>
        <w:fldChar w:fldCharType="separate"/>
      </w:r>
      <w:r w:rsidR="001C685A" w:rsidRPr="00211DF8">
        <w:rPr>
          <w:rFonts w:ascii="Palatino Linotype" w:hAnsi="Palatino Linotype"/>
          <w:noProof/>
        </w:rPr>
        <w:t>2</w:t>
      </w:r>
      <w:r w:rsidRPr="00211DF8">
        <w:rPr>
          <w:rFonts w:ascii="Palatino Linotype" w:hAnsi="Palatino Linotype"/>
        </w:rPr>
        <w:fldChar w:fldCharType="end"/>
      </w:r>
      <w:r w:rsidRPr="00211DF8">
        <w:rPr>
          <w:rFonts w:ascii="Palatino Linotype" w:hAnsi="Palatino Linotype"/>
        </w:rPr>
        <w:t xml:space="preserve"> Expected Business Benefits</w:t>
      </w:r>
    </w:p>
    <w:p w14:paraId="0E818E94" w14:textId="77777777" w:rsidR="00D55A98" w:rsidRDefault="00D55A98">
      <w:pPr>
        <w:rPr>
          <w:rFonts w:ascii="Palatino Linotype" w:eastAsiaTheme="majorEastAsia" w:hAnsi="Palatino Linotype" w:cstheme="majorBidi"/>
          <w:b/>
          <w:bCs/>
          <w:color w:val="4F81BD" w:themeColor="accent1"/>
        </w:rPr>
      </w:pPr>
      <w:bookmarkStart w:id="34" w:name="_Toc394065915"/>
      <w:bookmarkStart w:id="35" w:name="_Toc468468921"/>
      <w:r>
        <w:rPr>
          <w:rFonts w:ascii="Palatino Linotype" w:hAnsi="Palatino Linotype"/>
        </w:rPr>
        <w:br w:type="page"/>
      </w:r>
    </w:p>
    <w:p w14:paraId="1B47827C" w14:textId="77777777" w:rsidR="004E1819" w:rsidRPr="00211DF8" w:rsidRDefault="004E1819" w:rsidP="007E6F0F">
      <w:pPr>
        <w:pStyle w:val="Heading3"/>
        <w:spacing w:line="360" w:lineRule="auto"/>
        <w:jc w:val="both"/>
        <w:rPr>
          <w:rFonts w:ascii="Palatino Linotype" w:hAnsi="Palatino Linotype"/>
        </w:rPr>
      </w:pPr>
      <w:r w:rsidRPr="00211DF8">
        <w:rPr>
          <w:rFonts w:ascii="Palatino Linotype" w:hAnsi="Palatino Linotype"/>
        </w:rPr>
        <w:lastRenderedPageBreak/>
        <w:t>Considerations</w:t>
      </w:r>
      <w:bookmarkEnd w:id="34"/>
      <w:bookmarkEnd w:id="35"/>
    </w:p>
    <w:p w14:paraId="216583CC" w14:textId="77777777" w:rsidR="004E1819" w:rsidRPr="00211DF8" w:rsidRDefault="004E1819" w:rsidP="007E6F0F">
      <w:pPr>
        <w:pStyle w:val="Heading4"/>
        <w:spacing w:before="0" w:line="360" w:lineRule="auto"/>
        <w:jc w:val="both"/>
        <w:rPr>
          <w:rFonts w:ascii="Palatino Linotype" w:hAnsi="Palatino Linotype"/>
        </w:rPr>
      </w:pPr>
      <w:bookmarkStart w:id="36" w:name="_Toc468468922"/>
      <w:r w:rsidRPr="00211DF8">
        <w:rPr>
          <w:rFonts w:ascii="Palatino Linotype" w:hAnsi="Palatino Linotype"/>
        </w:rPr>
        <w:t>Assumptions</w:t>
      </w:r>
      <w:bookmarkEnd w:id="27"/>
      <w:bookmarkEnd w:id="28"/>
      <w:bookmarkEnd w:id="36"/>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2006"/>
        <w:gridCol w:w="6359"/>
        <w:gridCol w:w="1431"/>
      </w:tblGrid>
      <w:tr w:rsidR="0064399A" w:rsidRPr="00211DF8" w14:paraId="600EA478" w14:textId="77777777" w:rsidTr="0064399A">
        <w:trPr>
          <w:cantSplit/>
          <w:tblHeader/>
        </w:trPr>
        <w:tc>
          <w:tcPr>
            <w:tcW w:w="398" w:type="dxa"/>
            <w:shd w:val="clear" w:color="auto" w:fill="365F91" w:themeFill="accent1" w:themeFillShade="BF"/>
          </w:tcPr>
          <w:p w14:paraId="4E7DFE27"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2009" w:type="dxa"/>
            <w:shd w:val="clear" w:color="auto" w:fill="365F91" w:themeFill="accent1" w:themeFillShade="BF"/>
          </w:tcPr>
          <w:p w14:paraId="528BFE3A" w14:textId="77777777" w:rsidR="0064399A" w:rsidRPr="00211DF8" w:rsidRDefault="0064399A" w:rsidP="00A00C1A">
            <w:pPr>
              <w:spacing w:after="0"/>
              <w:rPr>
                <w:rFonts w:ascii="Palatino Linotype" w:hAnsi="Palatino Linotype"/>
                <w:color w:val="FFFFFF"/>
                <w:szCs w:val="20"/>
              </w:rPr>
            </w:pPr>
            <w:r w:rsidRPr="00211DF8">
              <w:rPr>
                <w:rFonts w:ascii="Palatino Linotype" w:hAnsi="Palatino Linotype"/>
                <w:color w:val="FFFFFF"/>
                <w:szCs w:val="20"/>
              </w:rPr>
              <w:t>Assumption</w:t>
            </w:r>
          </w:p>
        </w:tc>
        <w:tc>
          <w:tcPr>
            <w:tcW w:w="6390" w:type="dxa"/>
            <w:shd w:val="clear" w:color="auto" w:fill="365F91" w:themeFill="accent1" w:themeFillShade="BF"/>
          </w:tcPr>
          <w:p w14:paraId="5FA4CBAA" w14:textId="77777777" w:rsidR="0064399A" w:rsidRPr="00211DF8" w:rsidRDefault="0064399A"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435" w:type="dxa"/>
            <w:shd w:val="clear" w:color="auto" w:fill="365F91" w:themeFill="accent1" w:themeFillShade="BF"/>
          </w:tcPr>
          <w:p w14:paraId="5026155E" w14:textId="77777777" w:rsidR="0064399A" w:rsidRPr="00211DF8" w:rsidRDefault="0064399A" w:rsidP="00A00C1A">
            <w:pPr>
              <w:spacing w:after="0"/>
              <w:jc w:val="center"/>
              <w:rPr>
                <w:rFonts w:ascii="Palatino Linotype" w:hAnsi="Palatino Linotype"/>
                <w:color w:val="FFFFFF"/>
                <w:szCs w:val="20"/>
              </w:rPr>
            </w:pPr>
            <w:r w:rsidRPr="00211DF8">
              <w:rPr>
                <w:rFonts w:ascii="Palatino Linotype" w:hAnsi="Palatino Linotype"/>
                <w:color w:val="FFFFFF"/>
                <w:szCs w:val="20"/>
              </w:rPr>
              <w:t>Owner</w:t>
            </w:r>
          </w:p>
        </w:tc>
      </w:tr>
      <w:tr w:rsidR="0064399A" w:rsidRPr="00211DF8" w14:paraId="4E23EEE7" w14:textId="77777777" w:rsidTr="0064399A">
        <w:trPr>
          <w:cantSplit/>
        </w:trPr>
        <w:tc>
          <w:tcPr>
            <w:tcW w:w="398" w:type="dxa"/>
          </w:tcPr>
          <w:p w14:paraId="2CC869F5"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1</w:t>
            </w:r>
          </w:p>
        </w:tc>
        <w:tc>
          <w:tcPr>
            <w:tcW w:w="2009" w:type="dxa"/>
            <w:shd w:val="clear" w:color="auto" w:fill="auto"/>
          </w:tcPr>
          <w:p w14:paraId="1F95B81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 xml:space="preserve">JDBC connection to </w:t>
            </w:r>
            <w:r w:rsidRPr="00211DF8">
              <w:rPr>
                <w:rFonts w:ascii="Palatino Linotype" w:hAnsi="Palatino Linotype"/>
                <w:szCs w:val="20"/>
                <w:lang w:val="en-GB"/>
              </w:rPr>
              <w:t>POS clients</w:t>
            </w:r>
            <w:r w:rsidRPr="00211DF8">
              <w:rPr>
                <w:rFonts w:ascii="Palatino Linotype" w:hAnsi="Palatino Linotype"/>
                <w:szCs w:val="20"/>
              </w:rPr>
              <w:t xml:space="preserve"> </w:t>
            </w:r>
          </w:p>
        </w:tc>
        <w:tc>
          <w:tcPr>
            <w:tcW w:w="6390" w:type="dxa"/>
          </w:tcPr>
          <w:p w14:paraId="4DC42D43" w14:textId="77777777" w:rsidR="0064399A" w:rsidRPr="00211DF8" w:rsidRDefault="0064399A" w:rsidP="007E6F0F">
            <w:pPr>
              <w:spacing w:after="0"/>
              <w:jc w:val="both"/>
              <w:rPr>
                <w:rFonts w:ascii="Palatino Linotype" w:hAnsi="Palatino Linotype"/>
                <w:szCs w:val="20"/>
              </w:rPr>
            </w:pPr>
            <w:r w:rsidRPr="00211DF8">
              <w:rPr>
                <w:rFonts w:ascii="Palatino Linotype" w:hAnsi="Palatino Linotype"/>
                <w:szCs w:val="20"/>
              </w:rPr>
              <w:t>The service bus application layer will maintain JDBC connection to collect data from POS clients DB</w:t>
            </w:r>
          </w:p>
        </w:tc>
        <w:tc>
          <w:tcPr>
            <w:tcW w:w="1435" w:type="dxa"/>
          </w:tcPr>
          <w:p w14:paraId="7A09342F"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64399A" w:rsidRPr="00211DF8" w14:paraId="64DFDDCF" w14:textId="77777777" w:rsidTr="0064399A">
        <w:trPr>
          <w:cantSplit/>
        </w:trPr>
        <w:tc>
          <w:tcPr>
            <w:tcW w:w="398" w:type="dxa"/>
          </w:tcPr>
          <w:p w14:paraId="5390E943" w14:textId="77777777"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2</w:t>
            </w:r>
          </w:p>
        </w:tc>
        <w:tc>
          <w:tcPr>
            <w:tcW w:w="2009" w:type="dxa"/>
            <w:shd w:val="clear" w:color="auto" w:fill="auto"/>
          </w:tcPr>
          <w:p w14:paraId="795184E8"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Sale &amp; sale EDO data pushing to EDW</w:t>
            </w:r>
          </w:p>
        </w:tc>
        <w:tc>
          <w:tcPr>
            <w:tcW w:w="6390" w:type="dxa"/>
          </w:tcPr>
          <w:p w14:paraId="4764A2C1"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Service bus will write sales and sales EOD data into corresponding staging table in EDW then EDW will trigger conversion process against these data to formalize them into other table. The staging tables’ schema shall be the same as those in POS clients/Service Bus staging DB because Service bus will minimize the data transformation</w:t>
            </w:r>
          </w:p>
        </w:tc>
        <w:tc>
          <w:tcPr>
            <w:tcW w:w="1435" w:type="dxa"/>
          </w:tcPr>
          <w:p w14:paraId="7AC4A44B"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Polly</w:t>
            </w:r>
          </w:p>
        </w:tc>
      </w:tr>
      <w:tr w:rsidR="0064399A" w:rsidRPr="00211DF8" w14:paraId="340143D1" w14:textId="77777777" w:rsidTr="0064399A">
        <w:trPr>
          <w:cantSplit/>
        </w:trPr>
        <w:tc>
          <w:tcPr>
            <w:tcW w:w="398" w:type="dxa"/>
          </w:tcPr>
          <w:p w14:paraId="7B4D451B" w14:textId="77777777" w:rsidR="0064399A" w:rsidRPr="00211DF8" w:rsidRDefault="0064399A" w:rsidP="0064399A">
            <w:pPr>
              <w:spacing w:after="0"/>
              <w:jc w:val="both"/>
              <w:rPr>
                <w:rFonts w:ascii="Palatino Linotype" w:hAnsi="Palatino Linotype"/>
                <w:szCs w:val="20"/>
              </w:rPr>
            </w:pPr>
            <w:r w:rsidRPr="00211DF8">
              <w:rPr>
                <w:rFonts w:ascii="Palatino Linotype" w:hAnsi="Palatino Linotype"/>
                <w:szCs w:val="20"/>
              </w:rPr>
              <w:t>3</w:t>
            </w:r>
          </w:p>
        </w:tc>
        <w:tc>
          <w:tcPr>
            <w:tcW w:w="2009" w:type="dxa"/>
            <w:shd w:val="clear" w:color="auto" w:fill="auto"/>
          </w:tcPr>
          <w:p w14:paraId="5E612720"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Covert log for EOD process</w:t>
            </w:r>
          </w:p>
        </w:tc>
        <w:tc>
          <w:tcPr>
            <w:tcW w:w="6390" w:type="dxa"/>
          </w:tcPr>
          <w:p w14:paraId="5026DC74" w14:textId="77777777" w:rsidR="0064399A" w:rsidRPr="00211DF8" w:rsidRDefault="0064399A" w:rsidP="00A00C1A">
            <w:pPr>
              <w:spacing w:after="0"/>
              <w:rPr>
                <w:rFonts w:ascii="Palatino Linotype" w:hAnsi="Palatino Linotype"/>
                <w:szCs w:val="20"/>
              </w:rPr>
            </w:pPr>
            <w:r w:rsidRPr="00211DF8">
              <w:rPr>
                <w:rFonts w:ascii="Palatino Linotype" w:hAnsi="Palatino Linotype"/>
                <w:szCs w:val="20"/>
              </w:rPr>
              <w:t>The convert log record is the only reference from POS which allow service bus to acknowledge the EOD processing</w:t>
            </w:r>
          </w:p>
        </w:tc>
        <w:tc>
          <w:tcPr>
            <w:tcW w:w="1435" w:type="dxa"/>
          </w:tcPr>
          <w:p w14:paraId="7DE42235" w14:textId="77777777" w:rsidR="0064399A" w:rsidRPr="00211DF8" w:rsidRDefault="0064399A"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260EB3C" w14:textId="77777777" w:rsidTr="0064399A">
        <w:trPr>
          <w:cantSplit/>
        </w:trPr>
        <w:tc>
          <w:tcPr>
            <w:tcW w:w="398" w:type="dxa"/>
          </w:tcPr>
          <w:p w14:paraId="2F936671"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4</w:t>
            </w:r>
          </w:p>
        </w:tc>
        <w:tc>
          <w:tcPr>
            <w:tcW w:w="2009" w:type="dxa"/>
            <w:shd w:val="clear" w:color="auto" w:fill="auto"/>
          </w:tcPr>
          <w:p w14:paraId="44CDDBC3"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History Records</w:t>
            </w:r>
          </w:p>
        </w:tc>
        <w:tc>
          <w:tcPr>
            <w:tcW w:w="6390" w:type="dxa"/>
          </w:tcPr>
          <w:p w14:paraId="28749218"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Assume the history tables are ready for download in POS client once the convert log is written</w:t>
            </w:r>
          </w:p>
        </w:tc>
        <w:tc>
          <w:tcPr>
            <w:tcW w:w="1435" w:type="dxa"/>
          </w:tcPr>
          <w:p w14:paraId="1B157CC9" w14:textId="77777777" w:rsidR="005D7940" w:rsidRPr="00211DF8" w:rsidRDefault="005D7940" w:rsidP="00A00C1A">
            <w:pPr>
              <w:spacing w:after="0"/>
              <w:jc w:val="center"/>
              <w:rPr>
                <w:rFonts w:ascii="Palatino Linotype" w:eastAsia="SimSun" w:hAnsi="Palatino Linotype"/>
                <w:szCs w:val="20"/>
                <w:lang w:eastAsia="zh-CN"/>
              </w:rPr>
            </w:pPr>
            <w:r w:rsidRPr="00211DF8">
              <w:rPr>
                <w:rFonts w:ascii="Palatino Linotype" w:hAnsi="Palatino Linotype"/>
                <w:szCs w:val="20"/>
              </w:rPr>
              <w:t>Carl</w:t>
            </w:r>
          </w:p>
        </w:tc>
      </w:tr>
      <w:tr w:rsidR="005D7940" w:rsidRPr="00211DF8" w14:paraId="4FF00C90" w14:textId="77777777" w:rsidTr="0064399A">
        <w:trPr>
          <w:cantSplit/>
        </w:trPr>
        <w:tc>
          <w:tcPr>
            <w:tcW w:w="398" w:type="dxa"/>
          </w:tcPr>
          <w:p w14:paraId="7B2D29D2"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5</w:t>
            </w:r>
          </w:p>
        </w:tc>
        <w:tc>
          <w:tcPr>
            <w:tcW w:w="2009" w:type="dxa"/>
            <w:shd w:val="clear" w:color="auto" w:fill="auto"/>
          </w:tcPr>
          <w:p w14:paraId="0EAA5301" w14:textId="77777777" w:rsidR="005D7940" w:rsidRPr="00211DF8" w:rsidRDefault="005D7940" w:rsidP="00A00C1A">
            <w:pPr>
              <w:spacing w:after="0"/>
              <w:rPr>
                <w:rFonts w:ascii="Palatino Linotype" w:hAnsi="Palatino Linotype"/>
                <w:szCs w:val="20"/>
              </w:rPr>
            </w:pPr>
            <w:r w:rsidRPr="00211DF8">
              <w:rPr>
                <w:rFonts w:ascii="Palatino Linotype" w:hAnsi="Palatino Linotype"/>
                <w:szCs w:val="20"/>
              </w:rPr>
              <w:t>Exception handling &amp; report</w:t>
            </w:r>
          </w:p>
        </w:tc>
        <w:tc>
          <w:tcPr>
            <w:tcW w:w="6390" w:type="dxa"/>
          </w:tcPr>
          <w:p w14:paraId="373F0EA0" w14:textId="77777777" w:rsidR="005D7940" w:rsidRPr="00211DF8" w:rsidRDefault="005D7940" w:rsidP="00A00C1A">
            <w:pPr>
              <w:spacing w:after="240" w:line="259" w:lineRule="auto"/>
              <w:rPr>
                <w:rFonts w:ascii="Palatino Linotype" w:eastAsia="SimSun" w:hAnsi="Palatino Linotype" w:cstheme="minorHAnsi"/>
                <w:lang w:eastAsia="zh-CN"/>
              </w:rPr>
            </w:pPr>
            <w:r w:rsidRPr="00211DF8">
              <w:rPr>
                <w:rFonts w:ascii="Palatino Linotype" w:hAnsi="Palatino Linotype" w:cstheme="minorHAnsi"/>
              </w:rPr>
              <w:t>Oracle ESB Exception Report shows only the exception for those ESB enabled POS system. For those non-ESB enabled POs system, error message should refer to the existing POS Polling process. The application layer handles most of the exception handling according to user requirements. Refer to latter sessions details</w:t>
            </w:r>
          </w:p>
        </w:tc>
        <w:tc>
          <w:tcPr>
            <w:tcW w:w="1435" w:type="dxa"/>
          </w:tcPr>
          <w:p w14:paraId="0920F1F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2121E1F9" w14:textId="77777777" w:rsidTr="0064399A">
        <w:trPr>
          <w:cantSplit/>
        </w:trPr>
        <w:tc>
          <w:tcPr>
            <w:tcW w:w="398" w:type="dxa"/>
          </w:tcPr>
          <w:p w14:paraId="471EDD1C"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6</w:t>
            </w:r>
          </w:p>
        </w:tc>
        <w:tc>
          <w:tcPr>
            <w:tcW w:w="2009" w:type="dxa"/>
            <w:shd w:val="clear" w:color="auto" w:fill="auto"/>
          </w:tcPr>
          <w:p w14:paraId="06154B20" w14:textId="77777777" w:rsidR="005D7940" w:rsidRPr="00211DF8" w:rsidRDefault="005D7940" w:rsidP="00A00C1A">
            <w:pPr>
              <w:spacing w:after="0"/>
              <w:rPr>
                <w:rFonts w:ascii="Palatino Linotype" w:hAnsi="Palatino Linotype"/>
                <w:szCs w:val="20"/>
                <w:lang w:val="en-GB" w:eastAsia="zh-CN"/>
              </w:rPr>
            </w:pPr>
            <w:r w:rsidRPr="00211DF8">
              <w:rPr>
                <w:rFonts w:ascii="Palatino Linotype" w:hAnsi="Palatino Linotype"/>
                <w:szCs w:val="20"/>
                <w:lang w:val="en-GB"/>
              </w:rPr>
              <w:t xml:space="preserve">Real time sales data check sum mechanism – </w:t>
            </w:r>
            <w:r w:rsidR="000F5510" w:rsidRPr="00211DF8">
              <w:rPr>
                <w:rFonts w:ascii="Palatino Linotype" w:hAnsi="Palatino Linotype"/>
                <w:szCs w:val="20"/>
                <w:lang w:val="en-GB"/>
              </w:rPr>
              <w:t>MITPOS</w:t>
            </w:r>
          </w:p>
        </w:tc>
        <w:tc>
          <w:tcPr>
            <w:tcW w:w="6390" w:type="dxa"/>
          </w:tcPr>
          <w:p w14:paraId="79EFB6D4"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The sales data from </w:t>
            </w:r>
            <w:r w:rsidR="000F5510" w:rsidRPr="00211DF8">
              <w:rPr>
                <w:rFonts w:ascii="Palatino Linotype" w:hAnsi="Palatino Linotype"/>
                <w:szCs w:val="20"/>
                <w:lang w:val="en-GB"/>
              </w:rPr>
              <w:t>MITPOS</w:t>
            </w:r>
            <w:r w:rsidRPr="00211DF8">
              <w:rPr>
                <w:rFonts w:ascii="Palatino Linotype" w:hAnsi="Palatino Linotype"/>
                <w:szCs w:val="20"/>
                <w:lang w:val="en-GB"/>
              </w:rPr>
              <w:t xml:space="preserve"> could be considered as completed sales order data.</w:t>
            </w:r>
          </w:p>
        </w:tc>
        <w:tc>
          <w:tcPr>
            <w:tcW w:w="1435" w:type="dxa"/>
          </w:tcPr>
          <w:p w14:paraId="7C45E9A9"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6B5B6045" w14:textId="77777777" w:rsidTr="0064399A">
        <w:trPr>
          <w:cantSplit/>
        </w:trPr>
        <w:tc>
          <w:tcPr>
            <w:tcW w:w="398" w:type="dxa"/>
          </w:tcPr>
          <w:p w14:paraId="2BE6BE6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7</w:t>
            </w:r>
          </w:p>
        </w:tc>
        <w:tc>
          <w:tcPr>
            <w:tcW w:w="2009" w:type="dxa"/>
            <w:shd w:val="clear" w:color="auto" w:fill="auto"/>
          </w:tcPr>
          <w:p w14:paraId="4E22A6E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 xml:space="preserve">Void order data – </w:t>
            </w:r>
            <w:r w:rsidR="000F5510" w:rsidRPr="00211DF8">
              <w:rPr>
                <w:rFonts w:ascii="Palatino Linotype" w:hAnsi="Palatino Linotype"/>
                <w:szCs w:val="20"/>
                <w:lang w:val="en-GB"/>
              </w:rPr>
              <w:t>MITPOS</w:t>
            </w:r>
          </w:p>
        </w:tc>
        <w:tc>
          <w:tcPr>
            <w:tcW w:w="6390" w:type="dxa"/>
          </w:tcPr>
          <w:p w14:paraId="22696B3F"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voided sales order would become another reverse order records from POS client to service bus</w:t>
            </w:r>
          </w:p>
        </w:tc>
        <w:tc>
          <w:tcPr>
            <w:tcW w:w="1435" w:type="dxa"/>
          </w:tcPr>
          <w:p w14:paraId="41441160"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D7940" w:rsidRPr="00211DF8" w14:paraId="11AC494A" w14:textId="77777777" w:rsidTr="0064399A">
        <w:trPr>
          <w:cantSplit/>
        </w:trPr>
        <w:tc>
          <w:tcPr>
            <w:tcW w:w="398" w:type="dxa"/>
          </w:tcPr>
          <w:p w14:paraId="2B893373"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8</w:t>
            </w:r>
          </w:p>
        </w:tc>
        <w:tc>
          <w:tcPr>
            <w:tcW w:w="2009" w:type="dxa"/>
            <w:shd w:val="clear" w:color="auto" w:fill="auto"/>
          </w:tcPr>
          <w:p w14:paraId="49878A55"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Direct data-to-date EOD process</w:t>
            </w:r>
          </w:p>
        </w:tc>
        <w:tc>
          <w:tcPr>
            <w:tcW w:w="6390" w:type="dxa"/>
          </w:tcPr>
          <w:p w14:paraId="6FD2CAA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EOD processing, EOD data will be synchronized to ESB Application DB and then do a direct DB-to-DB copy to EDW staging table. System only ensure the total count and the amount is matched between these two systems. There is NO logic for the copying process.</w:t>
            </w:r>
          </w:p>
        </w:tc>
        <w:tc>
          <w:tcPr>
            <w:tcW w:w="1435" w:type="dxa"/>
          </w:tcPr>
          <w:p w14:paraId="04B43D9C"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Wing</w:t>
            </w:r>
          </w:p>
        </w:tc>
      </w:tr>
      <w:tr w:rsidR="005D7940" w:rsidRPr="00211DF8" w14:paraId="3D42D008" w14:textId="77777777" w:rsidTr="0064399A">
        <w:trPr>
          <w:cantSplit/>
        </w:trPr>
        <w:tc>
          <w:tcPr>
            <w:tcW w:w="398" w:type="dxa"/>
          </w:tcPr>
          <w:p w14:paraId="19845787" w14:textId="77777777" w:rsidR="005D7940" w:rsidRPr="00211DF8" w:rsidRDefault="005D7940" w:rsidP="005D7940">
            <w:pPr>
              <w:spacing w:after="0"/>
              <w:jc w:val="both"/>
              <w:rPr>
                <w:rFonts w:ascii="Palatino Linotype" w:hAnsi="Palatino Linotype"/>
                <w:szCs w:val="20"/>
              </w:rPr>
            </w:pPr>
            <w:r w:rsidRPr="00211DF8">
              <w:rPr>
                <w:rFonts w:ascii="Palatino Linotype" w:hAnsi="Palatino Linotype"/>
                <w:szCs w:val="20"/>
              </w:rPr>
              <w:t>9</w:t>
            </w:r>
          </w:p>
        </w:tc>
        <w:tc>
          <w:tcPr>
            <w:tcW w:w="2009" w:type="dxa"/>
            <w:shd w:val="clear" w:color="auto" w:fill="auto"/>
          </w:tcPr>
          <w:p w14:paraId="051EA000"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w:t>
            </w:r>
          </w:p>
        </w:tc>
        <w:tc>
          <w:tcPr>
            <w:tcW w:w="6390" w:type="dxa"/>
          </w:tcPr>
          <w:p w14:paraId="02ECDE32" w14:textId="77777777" w:rsidR="005D7940" w:rsidRPr="00211DF8" w:rsidRDefault="005D7940" w:rsidP="00A00C1A">
            <w:pPr>
              <w:spacing w:after="0"/>
              <w:rPr>
                <w:rFonts w:ascii="Palatino Linotype" w:hAnsi="Palatino Linotype"/>
                <w:szCs w:val="20"/>
                <w:lang w:val="en-GB"/>
              </w:rPr>
            </w:pPr>
            <w:r w:rsidRPr="00211DF8">
              <w:rPr>
                <w:rFonts w:ascii="Palatino Linotype" w:hAnsi="Palatino Linotype"/>
                <w:szCs w:val="20"/>
                <w:lang w:val="en-GB"/>
              </w:rPr>
              <w:t>The pricing/master update should be maintained the grouped data together in one transaction. The grouping information could be found in “</w:t>
            </w:r>
            <w:proofErr w:type="spellStart"/>
            <w:r w:rsidRPr="00211DF8">
              <w:rPr>
                <w:rFonts w:ascii="Palatino Linotype" w:hAnsi="Palatino Linotype"/>
                <w:szCs w:val="20"/>
                <w:lang w:val="en-GB"/>
              </w:rPr>
              <w:t>Poll_schema_info</w:t>
            </w:r>
            <w:proofErr w:type="spellEnd"/>
            <w:r w:rsidRPr="00211DF8">
              <w:rPr>
                <w:rFonts w:ascii="Palatino Linotype" w:hAnsi="Palatino Linotype"/>
                <w:szCs w:val="20"/>
                <w:lang w:val="en-GB"/>
              </w:rPr>
              <w:t>”</w:t>
            </w:r>
          </w:p>
        </w:tc>
        <w:tc>
          <w:tcPr>
            <w:tcW w:w="1435" w:type="dxa"/>
          </w:tcPr>
          <w:p w14:paraId="5414CE7F" w14:textId="77777777" w:rsidR="005D7940" w:rsidRPr="00211DF8" w:rsidRDefault="005D7940" w:rsidP="00A00C1A">
            <w:pPr>
              <w:spacing w:after="0"/>
              <w:jc w:val="center"/>
              <w:rPr>
                <w:rFonts w:ascii="Palatino Linotype" w:hAnsi="Palatino Linotype"/>
                <w:szCs w:val="20"/>
              </w:rPr>
            </w:pPr>
            <w:r w:rsidRPr="00211DF8">
              <w:rPr>
                <w:rFonts w:ascii="Palatino Linotype" w:hAnsi="Palatino Linotype"/>
                <w:szCs w:val="20"/>
              </w:rPr>
              <w:t>Carl</w:t>
            </w:r>
          </w:p>
        </w:tc>
      </w:tr>
      <w:tr w:rsidR="00534BCC" w:rsidRPr="00211DF8" w14:paraId="54440AB3" w14:textId="77777777" w:rsidTr="0064399A">
        <w:trPr>
          <w:cantSplit/>
        </w:trPr>
        <w:tc>
          <w:tcPr>
            <w:tcW w:w="398" w:type="dxa"/>
          </w:tcPr>
          <w:p w14:paraId="473390FB" w14:textId="77777777" w:rsidR="00534BCC" w:rsidRPr="00211DF8" w:rsidRDefault="00534BCC" w:rsidP="005D7940">
            <w:pPr>
              <w:spacing w:after="0"/>
              <w:jc w:val="both"/>
              <w:rPr>
                <w:rFonts w:ascii="Palatino Linotype" w:hAnsi="Palatino Linotype"/>
                <w:szCs w:val="20"/>
              </w:rPr>
            </w:pPr>
            <w:r w:rsidRPr="00211DF8">
              <w:rPr>
                <w:rFonts w:ascii="Palatino Linotype" w:hAnsi="Palatino Linotype"/>
                <w:szCs w:val="20"/>
              </w:rPr>
              <w:t>10</w:t>
            </w:r>
          </w:p>
        </w:tc>
        <w:tc>
          <w:tcPr>
            <w:tcW w:w="2009" w:type="dxa"/>
            <w:shd w:val="clear" w:color="auto" w:fill="auto"/>
          </w:tcPr>
          <w:p w14:paraId="204DD15D" w14:textId="77777777" w:rsidR="00534BCC" w:rsidRPr="00211DF8" w:rsidRDefault="00534BCC" w:rsidP="00A00C1A">
            <w:pPr>
              <w:spacing w:after="0"/>
              <w:rPr>
                <w:rFonts w:ascii="Palatino Linotype" w:hAnsi="Palatino Linotype"/>
                <w:szCs w:val="20"/>
                <w:lang w:val="en-GB"/>
              </w:rPr>
            </w:pPr>
            <w:r w:rsidRPr="00211DF8">
              <w:rPr>
                <w:rFonts w:ascii="Palatino Linotype" w:hAnsi="Palatino Linotype"/>
                <w:szCs w:val="20"/>
                <w:lang w:val="en-GB"/>
              </w:rPr>
              <w:t>Pricing/Master data update to POS clients</w:t>
            </w:r>
          </w:p>
        </w:tc>
        <w:tc>
          <w:tcPr>
            <w:tcW w:w="6390" w:type="dxa"/>
          </w:tcPr>
          <w:p w14:paraId="6465B101" w14:textId="77777777" w:rsidR="00534BCC" w:rsidRPr="00211DF8" w:rsidRDefault="00534BCC" w:rsidP="005D7940">
            <w:pPr>
              <w:spacing w:after="0"/>
              <w:jc w:val="both"/>
              <w:rPr>
                <w:rFonts w:ascii="Palatino Linotype" w:hAnsi="Palatino Linotype"/>
                <w:szCs w:val="20"/>
                <w:lang w:val="en-GB"/>
              </w:rPr>
            </w:pPr>
            <w:r w:rsidRPr="00211DF8">
              <w:rPr>
                <w:rFonts w:ascii="Palatino Linotype" w:hAnsi="Palatino Linotype"/>
                <w:color w:val="000000"/>
              </w:rPr>
              <w:t>Assume the pricing/master data has the primary key, the processing will update/merge the data by the reference key to avoid override.</w:t>
            </w:r>
          </w:p>
        </w:tc>
        <w:tc>
          <w:tcPr>
            <w:tcW w:w="1435" w:type="dxa"/>
          </w:tcPr>
          <w:p w14:paraId="2C44537F" w14:textId="77777777" w:rsidR="00534BCC" w:rsidRPr="00211DF8" w:rsidRDefault="00534BCC" w:rsidP="00A00C1A">
            <w:pPr>
              <w:spacing w:after="0"/>
              <w:jc w:val="center"/>
              <w:rPr>
                <w:rFonts w:ascii="Palatino Linotype" w:hAnsi="Palatino Linotype"/>
                <w:szCs w:val="20"/>
              </w:rPr>
            </w:pPr>
            <w:r w:rsidRPr="00211DF8">
              <w:rPr>
                <w:rFonts w:ascii="Palatino Linotype" w:hAnsi="Palatino Linotype"/>
                <w:szCs w:val="20"/>
              </w:rPr>
              <w:t>Carl</w:t>
            </w:r>
          </w:p>
        </w:tc>
      </w:tr>
    </w:tbl>
    <w:p w14:paraId="515B4D84" w14:textId="77777777" w:rsidR="004E1819" w:rsidRPr="00211DF8" w:rsidRDefault="004E1819" w:rsidP="007E6F0F">
      <w:pPr>
        <w:pStyle w:val="Heading4"/>
        <w:spacing w:before="0" w:line="360" w:lineRule="auto"/>
        <w:jc w:val="both"/>
        <w:rPr>
          <w:rFonts w:ascii="Palatino Linotype" w:hAnsi="Palatino Linotype"/>
        </w:rPr>
      </w:pPr>
      <w:bookmarkStart w:id="37" w:name="_Toc468468924"/>
      <w:r w:rsidRPr="00211DF8">
        <w:rPr>
          <w:rFonts w:ascii="Palatino Linotype" w:hAnsi="Palatino Linotype"/>
        </w:rPr>
        <w:lastRenderedPageBreak/>
        <w:t>Constraints</w:t>
      </w:r>
      <w:bookmarkEnd w:id="37"/>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1989"/>
        <w:gridCol w:w="6390"/>
        <w:gridCol w:w="1435"/>
      </w:tblGrid>
      <w:tr w:rsidR="00E819A7" w:rsidRPr="00211DF8" w14:paraId="1E824C4A" w14:textId="77777777" w:rsidTr="00E819A7">
        <w:trPr>
          <w:cantSplit/>
          <w:tblHeader/>
        </w:trPr>
        <w:tc>
          <w:tcPr>
            <w:tcW w:w="418" w:type="dxa"/>
            <w:shd w:val="clear" w:color="auto" w:fill="365F91" w:themeFill="accent1" w:themeFillShade="BF"/>
          </w:tcPr>
          <w:p w14:paraId="36B9AEA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989" w:type="dxa"/>
            <w:shd w:val="clear" w:color="auto" w:fill="365F91" w:themeFill="accent1" w:themeFillShade="BF"/>
          </w:tcPr>
          <w:p w14:paraId="0C6DED26"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Constraint</w:t>
            </w:r>
          </w:p>
        </w:tc>
        <w:tc>
          <w:tcPr>
            <w:tcW w:w="6390" w:type="dxa"/>
            <w:shd w:val="clear" w:color="auto" w:fill="365F91" w:themeFill="accent1" w:themeFillShade="BF"/>
          </w:tcPr>
          <w:p w14:paraId="702F9249" w14:textId="77777777" w:rsidR="00E819A7" w:rsidRPr="00211DF8" w:rsidRDefault="00E819A7"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6C0BDF4C" w14:textId="77777777" w:rsidR="00E819A7" w:rsidRPr="00211DF8" w:rsidRDefault="00947B39" w:rsidP="00FF036B">
            <w:pPr>
              <w:spacing w:after="0"/>
              <w:jc w:val="center"/>
              <w:rPr>
                <w:rFonts w:ascii="Palatino Linotype" w:hAnsi="Palatino Linotype"/>
                <w:b/>
                <w:color w:val="FFFFFF"/>
                <w:szCs w:val="20"/>
              </w:rPr>
            </w:pPr>
            <w:r w:rsidRPr="00211DF8">
              <w:rPr>
                <w:rFonts w:ascii="Palatino Linotype" w:hAnsi="Palatino Linotype"/>
                <w:b/>
                <w:color w:val="FFFFFF"/>
                <w:szCs w:val="20"/>
              </w:rPr>
              <w:t>Owner</w:t>
            </w:r>
          </w:p>
        </w:tc>
      </w:tr>
      <w:tr w:rsidR="00E819A7" w:rsidRPr="00211DF8" w14:paraId="7FC46DD7" w14:textId="77777777" w:rsidTr="00947B39">
        <w:trPr>
          <w:cantSplit/>
        </w:trPr>
        <w:tc>
          <w:tcPr>
            <w:tcW w:w="418" w:type="dxa"/>
          </w:tcPr>
          <w:p w14:paraId="07B57918"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1</w:t>
            </w:r>
          </w:p>
        </w:tc>
        <w:tc>
          <w:tcPr>
            <w:tcW w:w="1989" w:type="dxa"/>
            <w:shd w:val="clear" w:color="auto" w:fill="auto"/>
          </w:tcPr>
          <w:p w14:paraId="57F348C3" w14:textId="77777777" w:rsidR="00E819A7" w:rsidRPr="00211DF8" w:rsidRDefault="00E819A7" w:rsidP="00A00C1A">
            <w:pPr>
              <w:spacing w:after="0"/>
              <w:rPr>
                <w:rFonts w:ascii="Palatino Linotype" w:hAnsi="Palatino Linotype"/>
                <w:szCs w:val="20"/>
                <w:lang w:val="en-GB" w:eastAsia="zh-CN"/>
              </w:rPr>
            </w:pPr>
            <w:r w:rsidRPr="00211DF8">
              <w:rPr>
                <w:rFonts w:ascii="Palatino Linotype" w:hAnsi="Palatino Linotype"/>
                <w:szCs w:val="20"/>
                <w:lang w:val="en-GB"/>
              </w:rPr>
              <w:t>Real time sales data check sum mechanism - POINTSOF</w:t>
            </w:r>
            <w:r w:rsidR="00DB10C2" w:rsidRPr="00211DF8">
              <w:rPr>
                <w:rFonts w:ascii="Palatino Linotype" w:hAnsi="Palatino Linotype"/>
                <w:szCs w:val="20"/>
                <w:lang w:val="en-GB"/>
              </w:rPr>
              <w:t>T</w:t>
            </w:r>
          </w:p>
        </w:tc>
        <w:tc>
          <w:tcPr>
            <w:tcW w:w="6390" w:type="dxa"/>
          </w:tcPr>
          <w:p w14:paraId="2B3B3FC7" w14:textId="77777777" w:rsidR="00947B39"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Because the records from POINTSOFT POS client would alter (increase and decrease) when the order is changed by time, hence, the checking on the completeness of a sales order would be limited to </w:t>
            </w:r>
          </w:p>
          <w:p w14:paraId="1B0A6E17" w14:textId="77777777" w:rsidR="00E819A7"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 xml:space="preserve">When no discount - </w:t>
            </w:r>
            <w:r w:rsidR="00E819A7" w:rsidRPr="00211DF8">
              <w:rPr>
                <w:rFonts w:ascii="Palatino Linotype" w:hAnsi="Palatino Linotype"/>
                <w:szCs w:val="20"/>
                <w:lang w:val="en-GB"/>
              </w:rPr>
              <w:t xml:space="preserve"> total amount of the order item equals to the order payment amount</w:t>
            </w:r>
          </w:p>
          <w:p w14:paraId="7A2E360E" w14:textId="77777777" w:rsidR="00947B39" w:rsidRPr="00211DF8" w:rsidRDefault="00947B39" w:rsidP="00A00C1A">
            <w:pPr>
              <w:pStyle w:val="ListParagraph"/>
              <w:numPr>
                <w:ilvl w:val="0"/>
                <w:numId w:val="19"/>
              </w:numPr>
              <w:spacing w:after="0"/>
              <w:rPr>
                <w:rFonts w:ascii="Palatino Linotype" w:hAnsi="Palatino Linotype"/>
                <w:szCs w:val="20"/>
                <w:lang w:val="en-GB"/>
              </w:rPr>
            </w:pPr>
            <w:r w:rsidRPr="00211DF8">
              <w:rPr>
                <w:rFonts w:ascii="Palatino Linotype" w:hAnsi="Palatino Linotype"/>
                <w:szCs w:val="20"/>
                <w:lang w:val="en-GB"/>
              </w:rPr>
              <w:t>When having discount – Total amount minus discount amount should equal to payment amount</w:t>
            </w:r>
          </w:p>
        </w:tc>
        <w:tc>
          <w:tcPr>
            <w:tcW w:w="1435" w:type="dxa"/>
          </w:tcPr>
          <w:p w14:paraId="59DC9EC9"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47D63C5F" w14:textId="77777777" w:rsidTr="00947B39">
        <w:trPr>
          <w:cantSplit/>
        </w:trPr>
        <w:tc>
          <w:tcPr>
            <w:tcW w:w="418" w:type="dxa"/>
          </w:tcPr>
          <w:p w14:paraId="2DB6D5BB" w14:textId="77777777" w:rsidR="00E819A7" w:rsidRPr="00211DF8" w:rsidRDefault="00E819A7" w:rsidP="007E6F0F">
            <w:pPr>
              <w:spacing w:after="0"/>
              <w:jc w:val="both"/>
              <w:rPr>
                <w:rFonts w:ascii="Palatino Linotype" w:hAnsi="Palatino Linotype"/>
                <w:szCs w:val="20"/>
              </w:rPr>
            </w:pPr>
            <w:r w:rsidRPr="00211DF8">
              <w:rPr>
                <w:rFonts w:ascii="Palatino Linotype" w:hAnsi="Palatino Linotype"/>
                <w:szCs w:val="20"/>
              </w:rPr>
              <w:t>2</w:t>
            </w:r>
          </w:p>
        </w:tc>
        <w:tc>
          <w:tcPr>
            <w:tcW w:w="1989" w:type="dxa"/>
            <w:shd w:val="clear" w:color="auto" w:fill="auto"/>
          </w:tcPr>
          <w:p w14:paraId="5A322DE4" w14:textId="77777777" w:rsidR="00E819A7" w:rsidRPr="00211DF8" w:rsidRDefault="00947B3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EOD data process no compromise</w:t>
            </w:r>
          </w:p>
        </w:tc>
        <w:tc>
          <w:tcPr>
            <w:tcW w:w="6390" w:type="dxa"/>
          </w:tcPr>
          <w:p w14:paraId="52175E31" w14:textId="77777777" w:rsidR="00E819A7" w:rsidRPr="00211DF8" w:rsidRDefault="00947B39" w:rsidP="00A00C1A">
            <w:pPr>
              <w:spacing w:after="0"/>
              <w:rPr>
                <w:rFonts w:ascii="Palatino Linotype" w:hAnsi="Palatino Linotype"/>
                <w:szCs w:val="20"/>
              </w:rPr>
            </w:pPr>
            <w:r w:rsidRPr="00211DF8">
              <w:rPr>
                <w:rFonts w:ascii="Palatino Linotype" w:hAnsi="Palatino Linotype"/>
                <w:szCs w:val="20"/>
              </w:rPr>
              <w:t xml:space="preserve">EOD data is full data set transfer from history tables in POS clients to EDW tables, and service bus process is not able to do a </w:t>
            </w:r>
            <w:r w:rsidR="0092108B" w:rsidRPr="00211DF8">
              <w:rPr>
                <w:rFonts w:ascii="Palatino Linotype" w:hAnsi="Palatino Linotype"/>
                <w:szCs w:val="20"/>
              </w:rPr>
              <w:t xml:space="preserve">proper </w:t>
            </w:r>
            <w:r w:rsidRPr="00211DF8">
              <w:rPr>
                <w:rFonts w:ascii="Palatino Linotype" w:hAnsi="Palatino Linotype"/>
                <w:szCs w:val="20"/>
              </w:rPr>
              <w:t xml:space="preserve">check sum. </w:t>
            </w:r>
            <w:r w:rsidR="0092108B" w:rsidRPr="00211DF8">
              <w:rPr>
                <w:rFonts w:ascii="Palatino Linotype" w:hAnsi="Palatino Linotype"/>
                <w:szCs w:val="20"/>
              </w:rPr>
              <w:t>Service</w:t>
            </w:r>
            <w:r w:rsidR="0092108B" w:rsidRPr="00211DF8">
              <w:rPr>
                <w:rFonts w:ascii="Palatino Linotype" w:hAnsi="Palatino Linotype"/>
                <w:szCs w:val="20"/>
                <w:lang w:val="en-GB"/>
              </w:rPr>
              <w:t xml:space="preserve"> bus could only ensure a total record count. </w:t>
            </w:r>
            <w:r w:rsidRPr="00211DF8">
              <w:rPr>
                <w:rFonts w:ascii="Palatino Linotype" w:hAnsi="Palatino Linotype"/>
                <w:szCs w:val="20"/>
              </w:rPr>
              <w:t>The check sum can’t only be done by EDW conversion process</w:t>
            </w:r>
          </w:p>
        </w:tc>
        <w:tc>
          <w:tcPr>
            <w:tcW w:w="1435" w:type="dxa"/>
          </w:tcPr>
          <w:p w14:paraId="658559E3" w14:textId="77777777" w:rsidR="00E819A7" w:rsidRPr="00211DF8" w:rsidRDefault="005D7940" w:rsidP="00FF036B">
            <w:pPr>
              <w:spacing w:after="0"/>
              <w:jc w:val="center"/>
              <w:rPr>
                <w:rFonts w:ascii="Palatino Linotype" w:hAnsi="Palatino Linotype"/>
                <w:szCs w:val="20"/>
              </w:rPr>
            </w:pPr>
            <w:r w:rsidRPr="00211DF8">
              <w:rPr>
                <w:rFonts w:ascii="Palatino Linotype" w:hAnsi="Palatino Linotype"/>
                <w:szCs w:val="20"/>
              </w:rPr>
              <w:t>Wing</w:t>
            </w:r>
          </w:p>
        </w:tc>
      </w:tr>
      <w:tr w:rsidR="00E819A7" w:rsidRPr="00211DF8" w14:paraId="1DD786D3" w14:textId="77777777" w:rsidTr="00947B39">
        <w:trPr>
          <w:cantSplit/>
        </w:trPr>
        <w:tc>
          <w:tcPr>
            <w:tcW w:w="418" w:type="dxa"/>
          </w:tcPr>
          <w:p w14:paraId="00D6D95D"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3</w:t>
            </w:r>
          </w:p>
        </w:tc>
        <w:tc>
          <w:tcPr>
            <w:tcW w:w="1989" w:type="dxa"/>
            <w:shd w:val="clear" w:color="auto" w:fill="auto"/>
          </w:tcPr>
          <w:p w14:paraId="4D5D77E3"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Real time Sales data polling</w:t>
            </w:r>
          </w:p>
        </w:tc>
        <w:tc>
          <w:tcPr>
            <w:tcW w:w="6390" w:type="dxa"/>
          </w:tcPr>
          <w:p w14:paraId="15CD14AA" w14:textId="77777777" w:rsidR="00BF019D" w:rsidRPr="00211DF8" w:rsidRDefault="00BF019D" w:rsidP="00A00C1A">
            <w:pPr>
              <w:spacing w:after="0"/>
              <w:rPr>
                <w:rFonts w:ascii="Palatino Linotype" w:hAnsi="Palatino Linotype"/>
                <w:szCs w:val="20"/>
              </w:rPr>
            </w:pPr>
            <w:r w:rsidRPr="00211DF8">
              <w:rPr>
                <w:rFonts w:ascii="Palatino Linotype" w:hAnsi="Palatino Linotype"/>
                <w:szCs w:val="20"/>
              </w:rPr>
              <w:t>The real time sales data polling process is required to run 24x7.</w:t>
            </w:r>
          </w:p>
          <w:p w14:paraId="779E6A7D" w14:textId="77777777" w:rsidR="00E819A7" w:rsidRPr="00211DF8" w:rsidRDefault="00BF019D" w:rsidP="00A00C1A">
            <w:pPr>
              <w:spacing w:after="0"/>
              <w:rPr>
                <w:rFonts w:ascii="Palatino Linotype" w:hAnsi="Palatino Linotype"/>
                <w:szCs w:val="20"/>
              </w:rPr>
            </w:pPr>
            <w:r w:rsidRPr="00211DF8">
              <w:rPr>
                <w:rFonts w:ascii="Palatino Linotype" w:hAnsi="Palatino Linotype"/>
                <w:szCs w:val="20"/>
              </w:rPr>
              <w:t xml:space="preserve">DB connection will be initiated in a timed interval even though there’s a possibility that the POS client is offline. </w:t>
            </w:r>
          </w:p>
        </w:tc>
        <w:tc>
          <w:tcPr>
            <w:tcW w:w="1435" w:type="dxa"/>
          </w:tcPr>
          <w:p w14:paraId="1368281C" w14:textId="77777777" w:rsidR="00E819A7" w:rsidRPr="00211DF8" w:rsidRDefault="00BF019D"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53A49A23" w14:textId="77777777" w:rsidTr="00947B39">
        <w:trPr>
          <w:cantSplit/>
        </w:trPr>
        <w:tc>
          <w:tcPr>
            <w:tcW w:w="418" w:type="dxa"/>
          </w:tcPr>
          <w:p w14:paraId="705C1F85" w14:textId="77777777" w:rsidR="00E819A7" w:rsidRPr="00211DF8" w:rsidRDefault="00947B39" w:rsidP="007E6F0F">
            <w:pPr>
              <w:spacing w:after="0"/>
              <w:jc w:val="both"/>
              <w:rPr>
                <w:rFonts w:ascii="Palatino Linotype" w:hAnsi="Palatino Linotype"/>
                <w:szCs w:val="20"/>
              </w:rPr>
            </w:pPr>
            <w:r w:rsidRPr="00211DF8">
              <w:rPr>
                <w:rFonts w:ascii="Palatino Linotype" w:hAnsi="Palatino Linotype"/>
                <w:szCs w:val="20"/>
              </w:rPr>
              <w:t>4</w:t>
            </w:r>
          </w:p>
        </w:tc>
        <w:tc>
          <w:tcPr>
            <w:tcW w:w="1989" w:type="dxa"/>
            <w:shd w:val="clear" w:color="auto" w:fill="auto"/>
          </w:tcPr>
          <w:p w14:paraId="19322D7A" w14:textId="77777777" w:rsidR="00E819A7" w:rsidRPr="00211DF8" w:rsidRDefault="00BF019D"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 xml:space="preserve">POS client </w:t>
            </w:r>
            <w:r w:rsidR="00693050" w:rsidRPr="00211DF8">
              <w:rPr>
                <w:rFonts w:ascii="Palatino Linotype" w:eastAsia="SimSun" w:hAnsi="Palatino Linotype"/>
                <w:szCs w:val="20"/>
                <w:lang w:eastAsia="zh-CN"/>
              </w:rPr>
              <w:t xml:space="preserve">pricing/master </w:t>
            </w:r>
            <w:r w:rsidRPr="00211DF8">
              <w:rPr>
                <w:rFonts w:ascii="Palatino Linotype" w:eastAsia="SimSun" w:hAnsi="Palatino Linotype"/>
                <w:szCs w:val="20"/>
                <w:lang w:eastAsia="zh-CN"/>
              </w:rPr>
              <w:t>data update mechanism</w:t>
            </w:r>
          </w:p>
        </w:tc>
        <w:tc>
          <w:tcPr>
            <w:tcW w:w="6390" w:type="dxa"/>
          </w:tcPr>
          <w:p w14:paraId="3507540C" w14:textId="77777777" w:rsidR="00E819A7" w:rsidRPr="00211DF8" w:rsidRDefault="00BF019D" w:rsidP="00A00C1A">
            <w:pPr>
              <w:spacing w:after="0"/>
              <w:rPr>
                <w:rFonts w:ascii="Palatino Linotype" w:hAnsi="Palatino Linotype"/>
                <w:szCs w:val="20"/>
              </w:rPr>
            </w:pPr>
            <w:r w:rsidRPr="00211DF8">
              <w:rPr>
                <w:rFonts w:ascii="Palatino Linotype" w:hAnsi="Palatino Linotype"/>
                <w:szCs w:val="20"/>
              </w:rPr>
              <w:t>No need to delete the record in the client POS system. The update strategy is. If record exists in the client local DB, update record according to the key (NOT delete and insert). If record not exist, just insert NEW records. if DELETE action, system only logical mark delete the record but NOT physical delete record</w:t>
            </w:r>
          </w:p>
        </w:tc>
        <w:tc>
          <w:tcPr>
            <w:tcW w:w="1435" w:type="dxa"/>
          </w:tcPr>
          <w:p w14:paraId="75302912" w14:textId="77777777" w:rsidR="00E819A7" w:rsidRPr="00211DF8" w:rsidRDefault="00693050" w:rsidP="00FF036B">
            <w:pPr>
              <w:spacing w:after="0"/>
              <w:jc w:val="center"/>
              <w:rPr>
                <w:rFonts w:ascii="Palatino Linotype" w:hAnsi="Palatino Linotype"/>
                <w:szCs w:val="20"/>
              </w:rPr>
            </w:pPr>
            <w:r w:rsidRPr="00211DF8">
              <w:rPr>
                <w:rFonts w:ascii="Palatino Linotype" w:hAnsi="Palatino Linotype"/>
                <w:szCs w:val="20"/>
              </w:rPr>
              <w:t>Carl</w:t>
            </w:r>
          </w:p>
        </w:tc>
      </w:tr>
      <w:tr w:rsidR="00E819A7" w:rsidRPr="00211DF8" w14:paraId="7D46000E" w14:textId="77777777" w:rsidTr="00947B39">
        <w:trPr>
          <w:cantSplit/>
        </w:trPr>
        <w:tc>
          <w:tcPr>
            <w:tcW w:w="418" w:type="dxa"/>
          </w:tcPr>
          <w:p w14:paraId="6CBA21A1" w14:textId="77777777" w:rsidR="00E819A7" w:rsidRPr="00211DF8" w:rsidRDefault="00E819A7" w:rsidP="00E819A7">
            <w:pPr>
              <w:spacing w:after="0"/>
              <w:jc w:val="both"/>
              <w:rPr>
                <w:rFonts w:ascii="Palatino Linotype" w:hAnsi="Palatino Linotype"/>
                <w:szCs w:val="20"/>
              </w:rPr>
            </w:pPr>
            <w:r w:rsidRPr="00211DF8">
              <w:rPr>
                <w:rFonts w:ascii="Palatino Linotype" w:hAnsi="Palatino Linotype"/>
                <w:szCs w:val="20"/>
              </w:rPr>
              <w:t>5</w:t>
            </w:r>
          </w:p>
        </w:tc>
        <w:tc>
          <w:tcPr>
            <w:tcW w:w="1989" w:type="dxa"/>
            <w:shd w:val="clear" w:color="auto" w:fill="auto"/>
          </w:tcPr>
          <w:p w14:paraId="3BA9136D" w14:textId="77777777" w:rsidR="00E819A7" w:rsidRPr="00211DF8" w:rsidRDefault="00E819A7" w:rsidP="00A00C1A">
            <w:pPr>
              <w:spacing w:after="0"/>
              <w:rPr>
                <w:rFonts w:ascii="Palatino Linotype" w:hAnsi="Palatino Linotype"/>
                <w:szCs w:val="20"/>
                <w:lang w:val="en-GB"/>
              </w:rPr>
            </w:pPr>
            <w:r w:rsidRPr="00211DF8">
              <w:rPr>
                <w:rFonts w:ascii="Palatino Linotype" w:hAnsi="Palatino Linotype"/>
                <w:szCs w:val="20"/>
                <w:lang w:val="en-GB"/>
              </w:rPr>
              <w:t xml:space="preserve">Pricing/Master data update in Pricing server </w:t>
            </w:r>
          </w:p>
        </w:tc>
        <w:tc>
          <w:tcPr>
            <w:tcW w:w="6390" w:type="dxa"/>
          </w:tcPr>
          <w:p w14:paraId="605B12D7" w14:textId="77777777" w:rsidR="00E819A7" w:rsidRPr="00211DF8" w:rsidRDefault="00D71F77" w:rsidP="00A00C1A">
            <w:pPr>
              <w:spacing w:after="0"/>
              <w:rPr>
                <w:rFonts w:ascii="Palatino Linotype" w:hAnsi="Palatino Linotype"/>
                <w:szCs w:val="20"/>
                <w:lang w:val="en-GB"/>
              </w:rPr>
            </w:pPr>
            <w:r w:rsidRPr="00211DF8">
              <w:rPr>
                <w:rFonts w:ascii="Palatino Linotype" w:hAnsi="Palatino Linotype"/>
                <w:szCs w:val="20"/>
                <w:lang w:val="en-GB"/>
              </w:rPr>
              <w:t>Because in current system of pricing server, it requires triggering the stored procedures to generate pricing data, so that service bus need to implement a DB adapter to trigger this process by time interval rather than use a DB adapter to monitor the pricing/master data’s delta change.</w:t>
            </w:r>
          </w:p>
        </w:tc>
        <w:tc>
          <w:tcPr>
            <w:tcW w:w="1435" w:type="dxa"/>
          </w:tcPr>
          <w:p w14:paraId="20EE9E92" w14:textId="77777777" w:rsidR="00E819A7" w:rsidRPr="00211DF8" w:rsidRDefault="00E819A7" w:rsidP="00FF036B">
            <w:pPr>
              <w:spacing w:after="0"/>
              <w:jc w:val="center"/>
              <w:rPr>
                <w:rFonts w:ascii="Palatino Linotype" w:hAnsi="Palatino Linotype"/>
                <w:szCs w:val="20"/>
              </w:rPr>
            </w:pPr>
            <w:r w:rsidRPr="00211DF8">
              <w:rPr>
                <w:rFonts w:ascii="Palatino Linotype" w:hAnsi="Palatino Linotype"/>
                <w:szCs w:val="20"/>
              </w:rPr>
              <w:t>Wing</w:t>
            </w:r>
          </w:p>
        </w:tc>
      </w:tr>
    </w:tbl>
    <w:p w14:paraId="017D220F" w14:textId="77777777" w:rsidR="002E65DE" w:rsidRDefault="002E65DE" w:rsidP="00A00C1A">
      <w:pPr>
        <w:pStyle w:val="Heading4"/>
        <w:numPr>
          <w:ilvl w:val="0"/>
          <w:numId w:val="0"/>
        </w:numPr>
        <w:spacing w:before="0" w:line="360" w:lineRule="auto"/>
        <w:jc w:val="both"/>
        <w:rPr>
          <w:rFonts w:ascii="Palatino Linotype" w:hAnsi="Palatino Linotype"/>
        </w:rPr>
      </w:pPr>
    </w:p>
    <w:p w14:paraId="38904E6D" w14:textId="77777777" w:rsidR="004E1819" w:rsidRPr="00211DF8" w:rsidRDefault="004E1819" w:rsidP="007E6F0F">
      <w:pPr>
        <w:pStyle w:val="Heading4"/>
        <w:spacing w:before="0" w:line="360" w:lineRule="auto"/>
        <w:jc w:val="both"/>
        <w:rPr>
          <w:rFonts w:ascii="Palatino Linotype" w:hAnsi="Palatino Linotype"/>
        </w:rPr>
      </w:pPr>
      <w:bookmarkStart w:id="38" w:name="_Toc468468926"/>
      <w:r w:rsidRPr="00211DF8">
        <w:rPr>
          <w:rFonts w:ascii="Palatino Linotype" w:hAnsi="Palatino Linotype"/>
        </w:rPr>
        <w:t>Dependencies</w:t>
      </w:r>
      <w:bookmarkEnd w:id="38"/>
    </w:p>
    <w:tbl>
      <w:tblPr>
        <w:tblW w:w="10232"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759"/>
        <w:gridCol w:w="6642"/>
        <w:gridCol w:w="1435"/>
      </w:tblGrid>
      <w:tr w:rsidR="00947B39" w:rsidRPr="00211DF8" w14:paraId="4A234183" w14:textId="77777777" w:rsidTr="00947B39">
        <w:trPr>
          <w:cantSplit/>
          <w:tblHeader/>
        </w:trPr>
        <w:tc>
          <w:tcPr>
            <w:tcW w:w="396" w:type="dxa"/>
            <w:shd w:val="clear" w:color="auto" w:fill="365F91" w:themeFill="accent1" w:themeFillShade="BF"/>
          </w:tcPr>
          <w:p w14:paraId="131D6F30"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1759" w:type="dxa"/>
            <w:shd w:val="clear" w:color="auto" w:fill="365F91" w:themeFill="accent1" w:themeFillShade="BF"/>
          </w:tcPr>
          <w:p w14:paraId="6B3F3D3B"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Dependency</w:t>
            </w:r>
          </w:p>
        </w:tc>
        <w:tc>
          <w:tcPr>
            <w:tcW w:w="6642" w:type="dxa"/>
            <w:shd w:val="clear" w:color="auto" w:fill="365F91" w:themeFill="accent1" w:themeFillShade="BF"/>
          </w:tcPr>
          <w:p w14:paraId="741CF47F"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c>
          <w:tcPr>
            <w:tcW w:w="1435" w:type="dxa"/>
            <w:shd w:val="clear" w:color="auto" w:fill="365F91" w:themeFill="accent1" w:themeFillShade="BF"/>
          </w:tcPr>
          <w:p w14:paraId="15DC93EA" w14:textId="77777777" w:rsidR="00947B39" w:rsidRPr="00211DF8" w:rsidRDefault="00947B39" w:rsidP="007E6F0F">
            <w:pPr>
              <w:spacing w:after="0"/>
              <w:jc w:val="both"/>
              <w:rPr>
                <w:rFonts w:ascii="Palatino Linotype" w:hAnsi="Palatino Linotype"/>
                <w:b/>
                <w:color w:val="FFFFFF"/>
                <w:szCs w:val="20"/>
              </w:rPr>
            </w:pPr>
            <w:r w:rsidRPr="00211DF8">
              <w:rPr>
                <w:rFonts w:ascii="Palatino Linotype" w:hAnsi="Palatino Linotype"/>
                <w:b/>
                <w:color w:val="FFFFFF"/>
                <w:szCs w:val="20"/>
              </w:rPr>
              <w:t>Owner</w:t>
            </w:r>
          </w:p>
        </w:tc>
      </w:tr>
      <w:tr w:rsidR="00947B39" w:rsidRPr="00211DF8" w14:paraId="03931D4D" w14:textId="77777777" w:rsidTr="00A00C1A">
        <w:trPr>
          <w:cantSplit/>
        </w:trPr>
        <w:tc>
          <w:tcPr>
            <w:tcW w:w="396" w:type="dxa"/>
            <w:shd w:val="clear" w:color="auto" w:fill="BFBFBF" w:themeFill="background1" w:themeFillShade="BF"/>
          </w:tcPr>
          <w:p w14:paraId="45951FB2"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759" w:type="dxa"/>
            <w:shd w:val="clear" w:color="auto" w:fill="BFBFBF" w:themeFill="background1" w:themeFillShade="BF"/>
          </w:tcPr>
          <w:p w14:paraId="04EDD918"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6642" w:type="dxa"/>
            <w:shd w:val="clear" w:color="auto" w:fill="BFBFBF" w:themeFill="background1" w:themeFillShade="BF"/>
          </w:tcPr>
          <w:p w14:paraId="33AE10A3"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435" w:type="dxa"/>
            <w:shd w:val="clear" w:color="auto" w:fill="BFBFBF" w:themeFill="background1" w:themeFillShade="BF"/>
          </w:tcPr>
          <w:p w14:paraId="37C1096B" w14:textId="77777777" w:rsidR="00947B3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3DD7B4C4" w14:textId="77777777" w:rsidR="002E65DE" w:rsidRDefault="002E65DE" w:rsidP="00A00C1A">
      <w:pPr>
        <w:pStyle w:val="Heading4"/>
        <w:numPr>
          <w:ilvl w:val="0"/>
          <w:numId w:val="0"/>
        </w:numPr>
        <w:spacing w:before="0" w:line="360" w:lineRule="auto"/>
        <w:ind w:left="864" w:hanging="864"/>
        <w:jc w:val="both"/>
        <w:rPr>
          <w:rFonts w:ascii="Palatino Linotype" w:hAnsi="Palatino Linotype"/>
        </w:rPr>
      </w:pPr>
    </w:p>
    <w:p w14:paraId="173E99F9" w14:textId="77777777" w:rsidR="004E1819" w:rsidRPr="00211DF8" w:rsidRDefault="004E1819" w:rsidP="007E6F0F">
      <w:pPr>
        <w:pStyle w:val="Heading4"/>
        <w:spacing w:before="0" w:line="360" w:lineRule="auto"/>
        <w:jc w:val="both"/>
        <w:rPr>
          <w:rFonts w:ascii="Palatino Linotype" w:hAnsi="Palatino Linotype"/>
        </w:rPr>
      </w:pPr>
      <w:bookmarkStart w:id="39" w:name="_Toc468468927"/>
      <w:r w:rsidRPr="00211DF8">
        <w:rPr>
          <w:rFonts w:ascii="Palatino Linotype" w:hAnsi="Palatino Linotype"/>
        </w:rPr>
        <w:t>Issues</w:t>
      </w:r>
      <w:bookmarkEnd w:id="39"/>
    </w:p>
    <w:tbl>
      <w:tblPr>
        <w:tblW w:w="10124"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4521"/>
        <w:gridCol w:w="5153"/>
      </w:tblGrid>
      <w:tr w:rsidR="004E1819" w:rsidRPr="00211DF8" w14:paraId="6ABF738C" w14:textId="77777777" w:rsidTr="004E1819">
        <w:trPr>
          <w:cantSplit/>
          <w:tblHeader/>
        </w:trPr>
        <w:tc>
          <w:tcPr>
            <w:tcW w:w="450" w:type="dxa"/>
            <w:shd w:val="clear" w:color="auto" w:fill="365F91" w:themeFill="accent1" w:themeFillShade="BF"/>
          </w:tcPr>
          <w:p w14:paraId="57A5A5F8"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w:t>
            </w:r>
          </w:p>
        </w:tc>
        <w:tc>
          <w:tcPr>
            <w:tcW w:w="4521" w:type="dxa"/>
            <w:shd w:val="clear" w:color="auto" w:fill="365F91" w:themeFill="accent1" w:themeFillShade="BF"/>
          </w:tcPr>
          <w:p w14:paraId="08DD03FF"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Issue</w:t>
            </w:r>
          </w:p>
        </w:tc>
        <w:tc>
          <w:tcPr>
            <w:tcW w:w="5153" w:type="dxa"/>
            <w:shd w:val="clear" w:color="auto" w:fill="365F91" w:themeFill="accent1" w:themeFillShade="BF"/>
          </w:tcPr>
          <w:p w14:paraId="21EF0C81" w14:textId="77777777" w:rsidR="004E1819" w:rsidRPr="00211DF8" w:rsidRDefault="004E1819" w:rsidP="007E6F0F">
            <w:pPr>
              <w:spacing w:after="0"/>
              <w:jc w:val="both"/>
              <w:rPr>
                <w:rFonts w:ascii="Palatino Linotype" w:hAnsi="Palatino Linotype"/>
                <w:b/>
                <w:color w:val="FFFFFF"/>
                <w:szCs w:val="20"/>
              </w:rPr>
            </w:pPr>
            <w:r w:rsidRPr="00211DF8">
              <w:rPr>
                <w:rFonts w:ascii="Palatino Linotype" w:hAnsi="Palatino Linotype"/>
                <w:b/>
                <w:color w:val="FFFFFF"/>
                <w:szCs w:val="20"/>
              </w:rPr>
              <w:t>Description</w:t>
            </w:r>
          </w:p>
        </w:tc>
      </w:tr>
      <w:tr w:rsidR="004E1819" w:rsidRPr="00211DF8" w14:paraId="67DF02B4" w14:textId="77777777" w:rsidTr="00A00C1A">
        <w:trPr>
          <w:cantSplit/>
        </w:trPr>
        <w:tc>
          <w:tcPr>
            <w:tcW w:w="450" w:type="dxa"/>
            <w:shd w:val="clear" w:color="auto" w:fill="BFBFBF" w:themeFill="background1" w:themeFillShade="BF"/>
          </w:tcPr>
          <w:p w14:paraId="4DC0B50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4521" w:type="dxa"/>
            <w:shd w:val="clear" w:color="auto" w:fill="BFBFBF" w:themeFill="background1" w:themeFillShade="BF"/>
          </w:tcPr>
          <w:p w14:paraId="74ED87FC"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5153" w:type="dxa"/>
            <w:shd w:val="clear" w:color="auto" w:fill="BFBFBF" w:themeFill="background1" w:themeFillShade="BF"/>
          </w:tcPr>
          <w:p w14:paraId="5786C276"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7177AB6C" w14:textId="77777777" w:rsidR="002E65DE" w:rsidRDefault="002E65DE" w:rsidP="00A00C1A">
      <w:pPr>
        <w:pStyle w:val="Heading4"/>
        <w:numPr>
          <w:ilvl w:val="0"/>
          <w:numId w:val="0"/>
        </w:numPr>
        <w:spacing w:before="0" w:line="360" w:lineRule="auto"/>
        <w:ind w:left="864"/>
        <w:jc w:val="both"/>
        <w:rPr>
          <w:rFonts w:ascii="Palatino Linotype" w:hAnsi="Palatino Linotype"/>
        </w:rPr>
      </w:pPr>
    </w:p>
    <w:p w14:paraId="16F84DFD" w14:textId="77777777" w:rsidR="004E1819" w:rsidRPr="00211DF8" w:rsidRDefault="004E1819" w:rsidP="007E6F0F">
      <w:pPr>
        <w:pStyle w:val="Heading4"/>
        <w:spacing w:before="0" w:line="360" w:lineRule="auto"/>
        <w:jc w:val="both"/>
        <w:rPr>
          <w:rFonts w:ascii="Palatino Linotype" w:hAnsi="Palatino Linotype"/>
        </w:rPr>
      </w:pPr>
      <w:bookmarkStart w:id="40" w:name="_Toc468468929"/>
      <w:r w:rsidRPr="00211DF8">
        <w:rPr>
          <w:rFonts w:ascii="Palatino Linotype" w:hAnsi="Palatino Linotype"/>
        </w:rPr>
        <w:t>Risks</w:t>
      </w:r>
      <w:bookmarkEnd w:id="29"/>
      <w:bookmarkEnd w:id="40"/>
    </w:p>
    <w:tbl>
      <w:tblPr>
        <w:tblW w:w="10147"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0"/>
        <w:gridCol w:w="3330"/>
        <w:gridCol w:w="1383"/>
        <w:gridCol w:w="1003"/>
        <w:gridCol w:w="1122"/>
        <w:gridCol w:w="2859"/>
      </w:tblGrid>
      <w:tr w:rsidR="004E1819" w:rsidRPr="00211DF8" w14:paraId="3D39DF36" w14:textId="77777777" w:rsidTr="00345D44">
        <w:trPr>
          <w:cantSplit/>
          <w:tblHeader/>
        </w:trPr>
        <w:tc>
          <w:tcPr>
            <w:tcW w:w="450" w:type="dxa"/>
            <w:shd w:val="clear" w:color="auto" w:fill="365F91" w:themeFill="accent1" w:themeFillShade="BF"/>
          </w:tcPr>
          <w:p w14:paraId="4ED4B13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w:t>
            </w:r>
          </w:p>
        </w:tc>
        <w:tc>
          <w:tcPr>
            <w:tcW w:w="3330" w:type="dxa"/>
            <w:shd w:val="clear" w:color="auto" w:fill="365F91" w:themeFill="accent1" w:themeFillShade="BF"/>
          </w:tcPr>
          <w:p w14:paraId="509F3756"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Risk</w:t>
            </w:r>
          </w:p>
        </w:tc>
        <w:tc>
          <w:tcPr>
            <w:tcW w:w="1383" w:type="dxa"/>
            <w:shd w:val="clear" w:color="auto" w:fill="365F91" w:themeFill="accent1" w:themeFillShade="BF"/>
          </w:tcPr>
          <w:p w14:paraId="071ACC77"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Likelihood</w:t>
            </w:r>
          </w:p>
        </w:tc>
        <w:tc>
          <w:tcPr>
            <w:tcW w:w="1003" w:type="dxa"/>
            <w:shd w:val="clear" w:color="auto" w:fill="365F91" w:themeFill="accent1" w:themeFillShade="BF"/>
          </w:tcPr>
          <w:p w14:paraId="2A22AC2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Owner</w:t>
            </w:r>
          </w:p>
        </w:tc>
        <w:tc>
          <w:tcPr>
            <w:tcW w:w="1122" w:type="dxa"/>
            <w:shd w:val="clear" w:color="auto" w:fill="365F91" w:themeFill="accent1" w:themeFillShade="BF"/>
          </w:tcPr>
          <w:p w14:paraId="0F3218A0"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Severity</w:t>
            </w:r>
          </w:p>
        </w:tc>
        <w:tc>
          <w:tcPr>
            <w:tcW w:w="2859" w:type="dxa"/>
            <w:shd w:val="clear" w:color="auto" w:fill="365F91" w:themeFill="accent1" w:themeFillShade="BF"/>
          </w:tcPr>
          <w:p w14:paraId="0FE7732B" w14:textId="77777777" w:rsidR="004E1819" w:rsidRPr="00211DF8" w:rsidRDefault="004E1819" w:rsidP="007E6F0F">
            <w:pPr>
              <w:spacing w:after="0"/>
              <w:jc w:val="both"/>
              <w:rPr>
                <w:rFonts w:ascii="Palatino Linotype" w:hAnsi="Palatino Linotype"/>
                <w:color w:val="FFFFFF"/>
                <w:szCs w:val="20"/>
              </w:rPr>
            </w:pPr>
            <w:r w:rsidRPr="00211DF8">
              <w:rPr>
                <w:rFonts w:ascii="Palatino Linotype" w:hAnsi="Palatino Linotype"/>
                <w:color w:val="FFFFFF"/>
                <w:szCs w:val="20"/>
              </w:rPr>
              <w:t>Potential Impact/Mitigation Strategy</w:t>
            </w:r>
          </w:p>
        </w:tc>
      </w:tr>
      <w:tr w:rsidR="004E1819" w:rsidRPr="00211DF8" w14:paraId="6524EB0D" w14:textId="77777777" w:rsidTr="00A00C1A">
        <w:trPr>
          <w:cantSplit/>
        </w:trPr>
        <w:tc>
          <w:tcPr>
            <w:tcW w:w="450" w:type="dxa"/>
            <w:shd w:val="clear" w:color="auto" w:fill="BFBFBF" w:themeFill="background1" w:themeFillShade="BF"/>
          </w:tcPr>
          <w:p w14:paraId="7034E2F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3330" w:type="dxa"/>
            <w:shd w:val="clear" w:color="auto" w:fill="BFBFBF" w:themeFill="background1" w:themeFillShade="BF"/>
          </w:tcPr>
          <w:p w14:paraId="37F53C4F"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383" w:type="dxa"/>
            <w:shd w:val="clear" w:color="auto" w:fill="BFBFBF" w:themeFill="background1" w:themeFillShade="BF"/>
          </w:tcPr>
          <w:p w14:paraId="56177D49"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003" w:type="dxa"/>
            <w:shd w:val="clear" w:color="auto" w:fill="BFBFBF" w:themeFill="background1" w:themeFillShade="BF"/>
          </w:tcPr>
          <w:p w14:paraId="5E2E4A8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1122" w:type="dxa"/>
            <w:shd w:val="clear" w:color="auto" w:fill="BFBFBF" w:themeFill="background1" w:themeFillShade="BF"/>
          </w:tcPr>
          <w:p w14:paraId="30ED5A22"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c>
          <w:tcPr>
            <w:tcW w:w="2859" w:type="dxa"/>
            <w:shd w:val="clear" w:color="auto" w:fill="BFBFBF" w:themeFill="background1" w:themeFillShade="BF"/>
          </w:tcPr>
          <w:p w14:paraId="1CA79C53" w14:textId="77777777" w:rsidR="004E1819" w:rsidRPr="00211DF8" w:rsidRDefault="00D16925" w:rsidP="007E6F0F">
            <w:pPr>
              <w:spacing w:after="0"/>
              <w:jc w:val="both"/>
              <w:rPr>
                <w:rFonts w:ascii="Palatino Linotype" w:hAnsi="Palatino Linotype"/>
                <w:szCs w:val="20"/>
              </w:rPr>
            </w:pPr>
            <w:r>
              <w:rPr>
                <w:rFonts w:ascii="Palatino Linotype" w:hAnsi="Palatino Linotype"/>
                <w:szCs w:val="20"/>
              </w:rPr>
              <w:t>-</w:t>
            </w:r>
          </w:p>
        </w:tc>
      </w:tr>
    </w:tbl>
    <w:p w14:paraId="545A35D3" w14:textId="77777777" w:rsidR="004E1819" w:rsidRPr="00211DF8" w:rsidRDefault="004E1819" w:rsidP="00BC4C23">
      <w:pPr>
        <w:pStyle w:val="Caption"/>
        <w:jc w:val="center"/>
        <w:rPr>
          <w:rFonts w:ascii="Palatino Linotype" w:hAnsi="Palatino Linotype"/>
        </w:rPr>
      </w:pPr>
    </w:p>
    <w:p w14:paraId="23CFD345" w14:textId="77777777" w:rsidR="004E1819" w:rsidRPr="00211DF8" w:rsidRDefault="004E1819" w:rsidP="007E6F0F">
      <w:pPr>
        <w:pStyle w:val="Heading2"/>
        <w:jc w:val="both"/>
        <w:rPr>
          <w:rFonts w:ascii="Palatino Linotype" w:eastAsia="Microsoft YaHei" w:hAnsi="Palatino Linotype"/>
          <w:lang w:eastAsia="zh-CN"/>
        </w:rPr>
      </w:pPr>
      <w:bookmarkStart w:id="41" w:name="_Toc394065916"/>
      <w:bookmarkStart w:id="42" w:name="_Toc468468930"/>
      <w:r w:rsidRPr="00211DF8">
        <w:rPr>
          <w:rFonts w:ascii="Palatino Linotype" w:eastAsia="Microsoft YaHei" w:hAnsi="Palatino Linotype"/>
          <w:lang w:eastAsia="zh-CN"/>
        </w:rPr>
        <w:t>Value Propositions</w:t>
      </w:r>
      <w:bookmarkEnd w:id="41"/>
      <w:bookmarkEnd w:id="42"/>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88"/>
        <w:gridCol w:w="3374"/>
        <w:gridCol w:w="1620"/>
        <w:gridCol w:w="4590"/>
      </w:tblGrid>
      <w:tr w:rsidR="004E1819" w:rsidRPr="00211DF8" w14:paraId="5A37885C" w14:textId="77777777" w:rsidTr="004E1819">
        <w:tc>
          <w:tcPr>
            <w:tcW w:w="488" w:type="dxa"/>
            <w:shd w:val="clear" w:color="auto" w:fill="365F91" w:themeFill="accent1" w:themeFillShade="BF"/>
            <w:vAlign w:val="center"/>
          </w:tcPr>
          <w:p w14:paraId="76E8BBF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w:t>
            </w:r>
          </w:p>
        </w:tc>
        <w:tc>
          <w:tcPr>
            <w:tcW w:w="3374" w:type="dxa"/>
            <w:shd w:val="clear" w:color="auto" w:fill="365F91" w:themeFill="accent1" w:themeFillShade="BF"/>
            <w:vAlign w:val="center"/>
          </w:tcPr>
          <w:p w14:paraId="597F8131"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Value Proposition</w:t>
            </w:r>
          </w:p>
        </w:tc>
        <w:tc>
          <w:tcPr>
            <w:tcW w:w="1620" w:type="dxa"/>
            <w:shd w:val="clear" w:color="auto" w:fill="365F91" w:themeFill="accent1" w:themeFillShade="BF"/>
            <w:vAlign w:val="center"/>
          </w:tcPr>
          <w:p w14:paraId="0B8C10E4"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Type</w:t>
            </w:r>
          </w:p>
        </w:tc>
        <w:tc>
          <w:tcPr>
            <w:tcW w:w="4590" w:type="dxa"/>
            <w:shd w:val="clear" w:color="auto" w:fill="365F91" w:themeFill="accent1" w:themeFillShade="BF"/>
          </w:tcPr>
          <w:p w14:paraId="1770B75F" w14:textId="77777777" w:rsidR="004E1819" w:rsidRPr="00211DF8" w:rsidRDefault="004E1819" w:rsidP="007E6F0F">
            <w:pPr>
              <w:pStyle w:val="BodyText2"/>
              <w:spacing w:after="0" w:line="240" w:lineRule="auto"/>
              <w:jc w:val="both"/>
              <w:rPr>
                <w:rFonts w:ascii="Palatino Linotype" w:eastAsia="Microsoft YaHei" w:hAnsi="Palatino Linotype" w:cstheme="minorBidi"/>
                <w:b/>
                <w:color w:val="FFFFFF"/>
                <w:sz w:val="22"/>
                <w:szCs w:val="20"/>
                <w:lang w:val="en-US" w:eastAsia="zh-CN"/>
              </w:rPr>
            </w:pPr>
            <w:r w:rsidRPr="00211DF8">
              <w:rPr>
                <w:rFonts w:ascii="Palatino Linotype" w:eastAsia="Microsoft YaHei" w:hAnsi="Palatino Linotype" w:cstheme="minorBidi"/>
                <w:b/>
                <w:color w:val="FFFFFF"/>
                <w:sz w:val="22"/>
                <w:szCs w:val="20"/>
                <w:lang w:val="en-US" w:eastAsia="zh-CN"/>
              </w:rPr>
              <w:t>Area of Benefit</w:t>
            </w:r>
          </w:p>
        </w:tc>
      </w:tr>
      <w:tr w:rsidR="004E1819" w:rsidRPr="00211DF8" w14:paraId="66C840A0" w14:textId="77777777" w:rsidTr="00A00C1A">
        <w:trPr>
          <w:trHeight w:val="60"/>
        </w:trPr>
        <w:tc>
          <w:tcPr>
            <w:tcW w:w="488" w:type="dxa"/>
            <w:shd w:val="clear" w:color="auto" w:fill="BFBFBF" w:themeFill="background1" w:themeFillShade="BF"/>
          </w:tcPr>
          <w:p w14:paraId="1F770AE3"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3374" w:type="dxa"/>
            <w:shd w:val="clear" w:color="auto" w:fill="BFBFBF" w:themeFill="background1" w:themeFillShade="BF"/>
          </w:tcPr>
          <w:p w14:paraId="34E97BA9"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1620" w:type="dxa"/>
            <w:shd w:val="clear" w:color="auto" w:fill="BFBFBF" w:themeFill="background1" w:themeFillShade="BF"/>
          </w:tcPr>
          <w:p w14:paraId="7C39CA06"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c>
          <w:tcPr>
            <w:tcW w:w="4590" w:type="dxa"/>
            <w:shd w:val="clear" w:color="auto" w:fill="BFBFBF" w:themeFill="background1" w:themeFillShade="BF"/>
          </w:tcPr>
          <w:p w14:paraId="50083AE5" w14:textId="77777777" w:rsidR="004E1819" w:rsidRPr="00211DF8" w:rsidRDefault="00D16925" w:rsidP="007E6F0F">
            <w:pPr>
              <w:pStyle w:val="BodyText2"/>
              <w:spacing w:after="0" w:line="240" w:lineRule="auto"/>
              <w:jc w:val="both"/>
              <w:rPr>
                <w:rFonts w:ascii="Palatino Linotype" w:hAnsi="Palatino Linotype" w:cs="Arial"/>
                <w:sz w:val="20"/>
                <w:szCs w:val="20"/>
              </w:rPr>
            </w:pPr>
            <w:r>
              <w:rPr>
                <w:rFonts w:ascii="Palatino Linotype" w:hAnsi="Palatino Linotype" w:cs="Arial"/>
                <w:sz w:val="20"/>
                <w:szCs w:val="20"/>
              </w:rPr>
              <w:t>-</w:t>
            </w:r>
          </w:p>
        </w:tc>
      </w:tr>
    </w:tbl>
    <w:p w14:paraId="2B64275F" w14:textId="77777777" w:rsidR="00800475" w:rsidRPr="00211DF8" w:rsidRDefault="00800475" w:rsidP="007E6F0F">
      <w:pPr>
        <w:jc w:val="both"/>
        <w:rPr>
          <w:rFonts w:ascii="Palatino Linotype" w:hAnsi="Palatino Linotype"/>
          <w:lang w:eastAsia="zh-CN"/>
        </w:rPr>
      </w:pPr>
    </w:p>
    <w:p w14:paraId="3C473AE8" w14:textId="77777777" w:rsidR="00460F4D" w:rsidRPr="00211DF8" w:rsidRDefault="00460F4D" w:rsidP="007E6F0F">
      <w:pPr>
        <w:pStyle w:val="Heading1"/>
        <w:pageBreakBefore/>
        <w:spacing w:before="0" w:line="360" w:lineRule="auto"/>
        <w:jc w:val="both"/>
        <w:rPr>
          <w:rFonts w:ascii="Palatino Linotype" w:hAnsi="Palatino Linotype"/>
        </w:rPr>
      </w:pPr>
      <w:bookmarkStart w:id="43" w:name="_Toc394065919"/>
      <w:bookmarkStart w:id="44" w:name="_Toc468468965"/>
      <w:r w:rsidRPr="00211DF8">
        <w:rPr>
          <w:rFonts w:ascii="Palatino Linotype" w:hAnsi="Palatino Linotype"/>
        </w:rPr>
        <w:lastRenderedPageBreak/>
        <w:t>Business Process</w:t>
      </w:r>
      <w:bookmarkEnd w:id="43"/>
      <w:bookmarkEnd w:id="44"/>
    </w:p>
    <w:p w14:paraId="13ABB67E" w14:textId="77777777" w:rsidR="00460F4D" w:rsidRPr="00211DF8" w:rsidRDefault="00460F4D" w:rsidP="007E6F0F">
      <w:pPr>
        <w:pStyle w:val="Heading2"/>
        <w:spacing w:after="200" w:line="240" w:lineRule="auto"/>
        <w:jc w:val="both"/>
        <w:rPr>
          <w:rFonts w:ascii="Palatino Linotype" w:hAnsi="Palatino Linotype"/>
        </w:rPr>
      </w:pPr>
      <w:bookmarkStart w:id="45" w:name="_Toc394065920"/>
      <w:bookmarkStart w:id="46" w:name="_Toc468468966"/>
      <w:r w:rsidRPr="00211DF8">
        <w:rPr>
          <w:rFonts w:ascii="Palatino Linotype" w:hAnsi="Palatino Linotype"/>
        </w:rPr>
        <w:t>Business Process Scope</w:t>
      </w:r>
      <w:bookmarkEnd w:id="45"/>
      <w:bookmarkEnd w:id="46"/>
    </w:p>
    <w:p w14:paraId="3D84BBF1"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Process Area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7597"/>
      </w:tblGrid>
      <w:tr w:rsidR="00D36D25" w:rsidRPr="00211DF8" w14:paraId="7223135E" w14:textId="77777777" w:rsidTr="00D36D25">
        <w:tc>
          <w:tcPr>
            <w:tcW w:w="3085" w:type="dxa"/>
            <w:shd w:val="clear" w:color="auto" w:fill="365F91" w:themeFill="accent1" w:themeFillShade="BF"/>
          </w:tcPr>
          <w:p w14:paraId="282AE0EC"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Name</w:t>
            </w:r>
          </w:p>
        </w:tc>
        <w:tc>
          <w:tcPr>
            <w:tcW w:w="7597" w:type="dxa"/>
            <w:shd w:val="clear" w:color="auto" w:fill="365F91" w:themeFill="accent1" w:themeFillShade="BF"/>
          </w:tcPr>
          <w:p w14:paraId="10038572" w14:textId="77777777" w:rsidR="00D36D25" w:rsidRPr="00211DF8" w:rsidRDefault="00D36D25" w:rsidP="007E6F0F">
            <w:pPr>
              <w:pStyle w:val="TableStyle"/>
              <w:jc w:val="both"/>
              <w:rPr>
                <w:rFonts w:ascii="Palatino Linotype" w:hAnsi="Palatino Linotype"/>
                <w:color w:val="FFFFFF"/>
                <w:sz w:val="22"/>
              </w:rPr>
            </w:pPr>
            <w:r w:rsidRPr="00211DF8">
              <w:rPr>
                <w:rFonts w:ascii="Palatino Linotype" w:hAnsi="Palatino Linotype"/>
                <w:color w:val="FFFFFF"/>
                <w:sz w:val="22"/>
              </w:rPr>
              <w:t>Description</w:t>
            </w:r>
          </w:p>
        </w:tc>
      </w:tr>
      <w:tr w:rsidR="00D36D25" w:rsidRPr="00211DF8" w14:paraId="2C515972" w14:textId="77777777" w:rsidTr="008B0458">
        <w:tc>
          <w:tcPr>
            <w:tcW w:w="3085" w:type="dxa"/>
            <w:shd w:val="clear" w:color="auto" w:fill="auto"/>
          </w:tcPr>
          <w:p w14:paraId="46AAFCC0" w14:textId="77777777" w:rsidR="00D36D25" w:rsidRPr="00211DF8" w:rsidRDefault="007B2581" w:rsidP="00A00C1A">
            <w:pPr>
              <w:pStyle w:val="TableStyle"/>
              <w:rPr>
                <w:rFonts w:ascii="Palatino Linotype" w:hAnsi="Palatino Linotype"/>
                <w:sz w:val="22"/>
                <w:lang w:val="en-US"/>
              </w:rPr>
            </w:pPr>
            <w:r w:rsidRPr="00211DF8">
              <w:rPr>
                <w:rFonts w:ascii="Palatino Linotype" w:eastAsia="SimSun" w:hAnsi="Palatino Linotype"/>
                <w:sz w:val="22"/>
              </w:rPr>
              <w:t>Sales data real time exchange</w:t>
            </w:r>
          </w:p>
        </w:tc>
        <w:tc>
          <w:tcPr>
            <w:tcW w:w="7597" w:type="dxa"/>
            <w:shd w:val="clear" w:color="auto" w:fill="auto"/>
          </w:tcPr>
          <w:p w14:paraId="28AF387A" w14:textId="77777777" w:rsidR="007B2581" w:rsidRPr="00211DF8" w:rsidRDefault="007B2581" w:rsidP="00A00C1A">
            <w:pPr>
              <w:pStyle w:val="TableStyle"/>
              <w:spacing w:line="276" w:lineRule="auto"/>
              <w:rPr>
                <w:rFonts w:ascii="Palatino Linotype" w:eastAsia="SimSun" w:hAnsi="Palatino Linotype"/>
                <w:sz w:val="22"/>
              </w:rPr>
            </w:pPr>
            <w:r w:rsidRPr="00211DF8">
              <w:rPr>
                <w:rFonts w:ascii="Palatino Linotype" w:eastAsia="SimSun" w:hAnsi="Palatino Linotype"/>
                <w:sz w:val="22"/>
              </w:rPr>
              <w:t xml:space="preserve">In Maxim’s daily operation, the sales data in POS </w:t>
            </w:r>
            <w:r w:rsidR="00866A3A" w:rsidRPr="00211DF8">
              <w:rPr>
                <w:rFonts w:ascii="Palatino Linotype" w:eastAsia="SimSun" w:hAnsi="Palatino Linotype"/>
                <w:sz w:val="22"/>
              </w:rPr>
              <w:t>client</w:t>
            </w:r>
            <w:r w:rsidRPr="00211DF8">
              <w:rPr>
                <w:rFonts w:ascii="Palatino Linotype" w:eastAsia="SimSun" w:hAnsi="Palatino Linotype"/>
                <w:sz w:val="22"/>
              </w:rPr>
              <w:t>s, will be collected by 2 parties of data consumers in real time.</w:t>
            </w:r>
          </w:p>
          <w:p w14:paraId="65167B48" w14:textId="77777777" w:rsidR="007B2581" w:rsidRPr="00211DF8" w:rsidRDefault="007B2581" w:rsidP="00A00C1A">
            <w:pPr>
              <w:pStyle w:val="ListParagraph"/>
              <w:numPr>
                <w:ilvl w:val="0"/>
                <w:numId w:val="3"/>
              </w:numPr>
              <w:spacing w:after="0"/>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Sales operation team – for data backup, audit</w:t>
            </w:r>
            <w:r w:rsidR="000150CA" w:rsidRPr="00211DF8">
              <w:rPr>
                <w:rFonts w:ascii="Palatino Linotype" w:eastAsia="SimSun" w:hAnsi="Palatino Linotype" w:cs="Times New Roman"/>
                <w:lang w:val="en-GB" w:eastAsia="zh-CN"/>
              </w:rPr>
              <w:t>ing</w:t>
            </w:r>
            <w:r w:rsidRPr="00211DF8">
              <w:rPr>
                <w:rFonts w:ascii="Palatino Linotype" w:eastAsia="SimSun" w:hAnsi="Palatino Linotype" w:cs="Times New Roman"/>
                <w:lang w:val="en-GB" w:eastAsia="zh-CN"/>
              </w:rPr>
              <w:t xml:space="preserve"> and </w:t>
            </w:r>
            <w:r w:rsidR="000150CA" w:rsidRPr="00211DF8">
              <w:rPr>
                <w:rFonts w:ascii="Palatino Linotype" w:eastAsia="SimSun" w:hAnsi="Palatino Linotype" w:cs="Times New Roman"/>
                <w:lang w:val="en-GB" w:eastAsia="zh-CN"/>
              </w:rPr>
              <w:t>other business process.</w:t>
            </w:r>
          </w:p>
          <w:p w14:paraId="2A8466A1" w14:textId="77777777" w:rsidR="007B2581" w:rsidRPr="00211DF8" w:rsidRDefault="007B2581" w:rsidP="00A00C1A">
            <w:pPr>
              <w:pStyle w:val="TableStyle"/>
              <w:numPr>
                <w:ilvl w:val="0"/>
                <w:numId w:val="3"/>
              </w:numPr>
              <w:spacing w:line="276" w:lineRule="auto"/>
              <w:rPr>
                <w:rFonts w:ascii="Palatino Linotype" w:eastAsia="SimSun" w:hAnsi="Palatino Linotype"/>
                <w:sz w:val="22"/>
              </w:rPr>
            </w:pPr>
            <w:r w:rsidRPr="00211DF8">
              <w:rPr>
                <w:rFonts w:ascii="Palatino Linotype" w:eastAsia="SimSun" w:hAnsi="Palatino Linotype"/>
                <w:sz w:val="22"/>
              </w:rPr>
              <w:t>EDW team – use partial data for data conversion and analysis purpose.</w:t>
            </w:r>
          </w:p>
          <w:p w14:paraId="3461F06D" w14:textId="77777777" w:rsidR="000150CA" w:rsidRPr="00211DF8" w:rsidRDefault="000150CA" w:rsidP="00A00C1A">
            <w:pPr>
              <w:rPr>
                <w:rFonts w:ascii="Palatino Linotype" w:eastAsia="SimSun" w:hAnsi="Palatino Linotype"/>
                <w:lang w:val="en-GB" w:eastAsia="zh-CN"/>
              </w:rPr>
            </w:pPr>
            <w:r w:rsidRPr="00211DF8">
              <w:rPr>
                <w:rFonts w:ascii="Palatino Linotype" w:eastAsia="SimSun" w:hAnsi="Palatino Linotype" w:cs="Times New Roman"/>
                <w:lang w:val="en-GB" w:eastAsia="zh-CN"/>
              </w:rPr>
              <w:t xml:space="preserve">The sales data shall be collected from 400+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s which are running upon 3 different POS solution vendors, with different database models and interface methods. The service bus between the data providers (POS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s) and the data consumers is expected not only to fulfil the purpose of data polling and pushing but also to bridge these differences.</w:t>
            </w:r>
          </w:p>
        </w:tc>
      </w:tr>
      <w:tr w:rsidR="00D36D25" w:rsidRPr="00211DF8" w14:paraId="1FE5FB9E" w14:textId="77777777" w:rsidTr="008B0458">
        <w:tc>
          <w:tcPr>
            <w:tcW w:w="3085" w:type="dxa"/>
            <w:shd w:val="clear" w:color="auto" w:fill="auto"/>
          </w:tcPr>
          <w:p w14:paraId="47E127B5" w14:textId="77777777" w:rsidR="00D36D25" w:rsidRPr="00211DF8" w:rsidRDefault="007B2581" w:rsidP="00A00C1A">
            <w:pPr>
              <w:pStyle w:val="TableStyle"/>
              <w:rPr>
                <w:rFonts w:ascii="Palatino Linotype" w:eastAsia="SimSun" w:hAnsi="Palatino Linotype"/>
                <w:sz w:val="22"/>
              </w:rPr>
            </w:pPr>
            <w:r w:rsidRPr="00211DF8">
              <w:rPr>
                <w:rFonts w:ascii="Palatino Linotype" w:eastAsia="SimSun" w:hAnsi="Palatino Linotype"/>
                <w:sz w:val="22"/>
              </w:rPr>
              <w:t>Sales data end-of-data processing</w:t>
            </w:r>
          </w:p>
        </w:tc>
        <w:tc>
          <w:tcPr>
            <w:tcW w:w="7597" w:type="dxa"/>
            <w:shd w:val="clear" w:color="auto" w:fill="auto"/>
          </w:tcPr>
          <w:p w14:paraId="23BD148F" w14:textId="77777777" w:rsidR="00D36D25" w:rsidRPr="00211DF8" w:rsidRDefault="003B2E24" w:rsidP="00A00C1A">
            <w:pPr>
              <w:pStyle w:val="TableStyle"/>
              <w:rPr>
                <w:rFonts w:ascii="Palatino Linotype" w:eastAsia="SimSun" w:hAnsi="Palatino Linotype"/>
                <w:sz w:val="22"/>
              </w:rPr>
            </w:pPr>
            <w:r w:rsidRPr="00211DF8">
              <w:rPr>
                <w:rFonts w:ascii="Palatino Linotype" w:eastAsia="SimSun" w:hAnsi="Palatino Linotype"/>
                <w:sz w:val="22"/>
              </w:rPr>
              <w:t xml:space="preserve">The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shall conduct end-of-day process before the cut of time (next day 4:00am) in each opening day. The end-of-day process shares the similar mechanism of real time process but requires service bus to monitor the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EOD flag which indicates that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 has finished local data processing and ready for polling.</w:t>
            </w:r>
          </w:p>
          <w:p w14:paraId="27CA8891" w14:textId="77777777" w:rsidR="003B2E24" w:rsidRPr="00211DF8" w:rsidRDefault="003B2E24" w:rsidP="00A00C1A">
            <w:pPr>
              <w:rPr>
                <w:rFonts w:ascii="Palatino Linotype" w:eastAsia="SimSun" w:hAnsi="Palatino Linotype" w:cs="Times New Roman"/>
                <w:lang w:val="en-GB" w:eastAsia="zh-CN"/>
              </w:rPr>
            </w:pPr>
            <w:r w:rsidRPr="00211DF8">
              <w:rPr>
                <w:rFonts w:ascii="Palatino Linotype" w:eastAsia="SimSun" w:hAnsi="Palatino Linotype" w:cs="Times New Roman"/>
                <w:lang w:val="en-GB" w:eastAsia="zh-CN"/>
              </w:rPr>
              <w:t xml:space="preserve">In the EOD processing, the service bus shall provide a check record count for the </w:t>
            </w:r>
            <w:r w:rsidR="00866A3A" w:rsidRPr="00211DF8">
              <w:rPr>
                <w:rFonts w:ascii="Palatino Linotype" w:eastAsia="SimSun" w:hAnsi="Palatino Linotype" w:cs="Times New Roman"/>
                <w:lang w:val="en-GB" w:eastAsia="zh-CN"/>
              </w:rPr>
              <w:t>client</w:t>
            </w:r>
            <w:r w:rsidRPr="00211DF8">
              <w:rPr>
                <w:rFonts w:ascii="Palatino Linotype" w:eastAsia="SimSun" w:hAnsi="Palatino Linotype" w:cs="Times New Roman"/>
                <w:lang w:val="en-GB" w:eastAsia="zh-CN"/>
              </w:rPr>
              <w:t xml:space="preserve"> by validating the total records received in real time within that day, so as to ensure the </w:t>
            </w:r>
          </w:p>
        </w:tc>
      </w:tr>
      <w:tr w:rsidR="003C553D" w:rsidRPr="00211DF8" w14:paraId="16A67A0A" w14:textId="77777777" w:rsidTr="008B0458">
        <w:tc>
          <w:tcPr>
            <w:tcW w:w="3085" w:type="dxa"/>
            <w:shd w:val="clear" w:color="auto" w:fill="auto"/>
          </w:tcPr>
          <w:p w14:paraId="54F2A72D" w14:textId="77777777"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Master/Pricing data processing</w:t>
            </w:r>
          </w:p>
        </w:tc>
        <w:tc>
          <w:tcPr>
            <w:tcW w:w="7597" w:type="dxa"/>
            <w:shd w:val="clear" w:color="auto" w:fill="auto"/>
          </w:tcPr>
          <w:p w14:paraId="7C044DD3" w14:textId="77777777" w:rsidR="003C553D" w:rsidRPr="00211DF8" w:rsidRDefault="003C553D" w:rsidP="00A00C1A">
            <w:pPr>
              <w:pStyle w:val="TableStyle"/>
              <w:rPr>
                <w:rFonts w:ascii="Palatino Linotype" w:eastAsia="SimSun" w:hAnsi="Palatino Linotype"/>
                <w:sz w:val="22"/>
              </w:rPr>
            </w:pPr>
            <w:r w:rsidRPr="00211DF8">
              <w:rPr>
                <w:rFonts w:ascii="Palatino Linotype" w:eastAsia="SimSun" w:hAnsi="Palatino Linotype"/>
                <w:sz w:val="22"/>
              </w:rPr>
              <w:t xml:space="preserve">According to Maxim, the Master data and Pricing data shall be generated together in the backend, and distributed to POS </w:t>
            </w:r>
            <w:r w:rsidR="00866A3A" w:rsidRPr="00211DF8">
              <w:rPr>
                <w:rFonts w:ascii="Palatino Linotype" w:eastAsia="SimSun" w:hAnsi="Palatino Linotype"/>
                <w:sz w:val="22"/>
              </w:rPr>
              <w:t>client</w:t>
            </w:r>
            <w:r w:rsidRPr="00211DF8">
              <w:rPr>
                <w:rFonts w:ascii="Palatino Linotype" w:eastAsia="SimSun" w:hAnsi="Palatino Linotype"/>
                <w:sz w:val="22"/>
              </w:rPr>
              <w:t xml:space="preserve">s with time interval batch jobs. These data has dependencies between some business related entities and requires their commitment control to be done within one single transaction against one POS </w:t>
            </w:r>
            <w:r w:rsidR="00866A3A" w:rsidRPr="00211DF8">
              <w:rPr>
                <w:rFonts w:ascii="Palatino Linotype" w:eastAsia="SimSun" w:hAnsi="Palatino Linotype"/>
                <w:sz w:val="22"/>
              </w:rPr>
              <w:t>client</w:t>
            </w:r>
            <w:r w:rsidRPr="00211DF8">
              <w:rPr>
                <w:rFonts w:ascii="Palatino Linotype" w:eastAsia="SimSun" w:hAnsi="Palatino Linotype"/>
                <w:sz w:val="22"/>
              </w:rPr>
              <w:t>.</w:t>
            </w:r>
          </w:p>
          <w:p w14:paraId="4C2A87BF" w14:textId="77777777" w:rsidR="00920B25" w:rsidRPr="00211DF8" w:rsidRDefault="00920B25" w:rsidP="00A00C1A">
            <w:pPr>
              <w:rPr>
                <w:rFonts w:ascii="Palatino Linotype" w:eastAsia="SimSun" w:hAnsi="Palatino Linotype"/>
                <w:lang w:val="en-GB" w:eastAsia="zh-CN"/>
              </w:rPr>
            </w:pPr>
          </w:p>
        </w:tc>
      </w:tr>
    </w:tbl>
    <w:p w14:paraId="0BA48856" w14:textId="77777777" w:rsidR="003C553D" w:rsidRPr="00211DF8" w:rsidRDefault="003C553D" w:rsidP="007E6F0F">
      <w:pPr>
        <w:pStyle w:val="ShapeTypeStyle"/>
        <w:spacing w:after="0"/>
        <w:jc w:val="both"/>
        <w:rPr>
          <w:rFonts w:ascii="Palatino Linotype" w:hAnsi="Palatino Linotype"/>
        </w:rPr>
      </w:pPr>
    </w:p>
    <w:p w14:paraId="420EEF48" w14:textId="77777777" w:rsidR="003C553D" w:rsidRPr="00211DF8" w:rsidRDefault="003C553D" w:rsidP="007E6F0F">
      <w:pPr>
        <w:pStyle w:val="ShapeTypeStyle"/>
        <w:spacing w:after="0"/>
        <w:jc w:val="both"/>
        <w:rPr>
          <w:rFonts w:ascii="Palatino Linotype" w:hAnsi="Palatino Linotype"/>
        </w:rPr>
      </w:pPr>
    </w:p>
    <w:p w14:paraId="51FE8528" w14:textId="77777777" w:rsidR="003C553D" w:rsidRPr="00211DF8" w:rsidRDefault="003C553D" w:rsidP="007E6F0F">
      <w:pPr>
        <w:pStyle w:val="ShapeTypeStyle"/>
        <w:spacing w:after="0"/>
        <w:jc w:val="both"/>
        <w:rPr>
          <w:rFonts w:ascii="Palatino Linotype" w:hAnsi="Palatino Linotype"/>
        </w:rPr>
      </w:pPr>
    </w:p>
    <w:p w14:paraId="2C472DDE" w14:textId="77777777" w:rsidR="003C553D" w:rsidRPr="00211DF8" w:rsidRDefault="003C553D" w:rsidP="007E6F0F">
      <w:pPr>
        <w:pStyle w:val="ShapeTypeStyle"/>
        <w:spacing w:after="0"/>
        <w:jc w:val="both"/>
        <w:rPr>
          <w:rFonts w:ascii="Palatino Linotype" w:hAnsi="Palatino Linotype"/>
        </w:rPr>
      </w:pPr>
    </w:p>
    <w:p w14:paraId="41B76B6D" w14:textId="77777777" w:rsidR="003C553D" w:rsidRPr="00211DF8" w:rsidRDefault="003C553D" w:rsidP="007E6F0F">
      <w:pPr>
        <w:pStyle w:val="ShapeTypeStyle"/>
        <w:spacing w:after="0"/>
        <w:jc w:val="both"/>
        <w:rPr>
          <w:rFonts w:ascii="Palatino Linotype" w:hAnsi="Palatino Linotype"/>
        </w:rPr>
      </w:pPr>
    </w:p>
    <w:p w14:paraId="34A0FCE8" w14:textId="77777777" w:rsidR="00D36D25" w:rsidRPr="00211DF8" w:rsidRDefault="00331A36" w:rsidP="00FF5B79">
      <w:pPr>
        <w:pStyle w:val="ShapeTypeStyle"/>
        <w:spacing w:after="0"/>
        <w:jc w:val="both"/>
        <w:rPr>
          <w:rFonts w:ascii="Palatino Linotype" w:hAnsi="Palatino Linotype"/>
        </w:rPr>
      </w:pPr>
      <w:r w:rsidRPr="00211DF8">
        <w:rPr>
          <w:rFonts w:ascii="Palatino Linotype" w:hAnsi="Palatino Linotype"/>
        </w:rPr>
        <w:br w:type="page"/>
      </w:r>
      <w:r w:rsidR="00D36D25" w:rsidRPr="00211DF8">
        <w:rPr>
          <w:rFonts w:ascii="Palatino Linotype" w:hAnsi="Palatino Linotype"/>
        </w:rPr>
        <w:lastRenderedPageBreak/>
        <w:t>Process Group</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3780"/>
        <w:gridCol w:w="1980"/>
        <w:gridCol w:w="1823"/>
      </w:tblGrid>
      <w:tr w:rsidR="00D36D25" w:rsidRPr="00211DF8" w14:paraId="6FB76A95" w14:textId="77777777" w:rsidTr="00A00C1A">
        <w:tc>
          <w:tcPr>
            <w:tcW w:w="3055" w:type="dxa"/>
            <w:shd w:val="clear" w:color="auto" w:fill="365F91" w:themeFill="accent1" w:themeFillShade="BF"/>
          </w:tcPr>
          <w:p w14:paraId="1F130EA0"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3924C866"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1980" w:type="dxa"/>
            <w:shd w:val="clear" w:color="auto" w:fill="365F91" w:themeFill="accent1" w:themeFillShade="BF"/>
          </w:tcPr>
          <w:p w14:paraId="5328B457" w14:textId="77777777" w:rsidR="00D36D25" w:rsidRPr="00211DF8" w:rsidRDefault="00D36D25" w:rsidP="0061154C">
            <w:pPr>
              <w:pStyle w:val="TableStyle"/>
              <w:jc w:val="center"/>
              <w:rPr>
                <w:rFonts w:ascii="Palatino Linotype" w:hAnsi="Palatino Linotype"/>
                <w:color w:val="FFFFFF"/>
              </w:rPr>
            </w:pPr>
            <w:r w:rsidRPr="00211DF8">
              <w:rPr>
                <w:rFonts w:ascii="Palatino Linotype" w:hAnsi="Palatino Linotype"/>
                <w:color w:val="FFFFFF"/>
              </w:rPr>
              <w:t>Business Owner</w:t>
            </w:r>
          </w:p>
        </w:tc>
        <w:tc>
          <w:tcPr>
            <w:tcW w:w="1823" w:type="dxa"/>
            <w:shd w:val="clear" w:color="auto" w:fill="365F91" w:themeFill="accent1" w:themeFillShade="BF"/>
          </w:tcPr>
          <w:p w14:paraId="5B9B4BCA" w14:textId="77777777" w:rsidR="00D36D25" w:rsidRPr="00211DF8" w:rsidRDefault="0061154C" w:rsidP="00FF036B">
            <w:pPr>
              <w:pStyle w:val="TableStyle"/>
              <w:jc w:val="center"/>
              <w:rPr>
                <w:rFonts w:ascii="Palatino Linotype" w:hAnsi="Palatino Linotype"/>
                <w:color w:val="FFFFFF"/>
              </w:rPr>
            </w:pPr>
            <w:r>
              <w:rPr>
                <w:rFonts w:ascii="Palatino Linotype" w:hAnsi="Palatino Linotype"/>
                <w:color w:val="FFFFFF"/>
              </w:rPr>
              <w:t>Business Area / Domain</w:t>
            </w:r>
          </w:p>
        </w:tc>
      </w:tr>
      <w:tr w:rsidR="00D36D25" w:rsidRPr="00211DF8" w14:paraId="24437B8B" w14:textId="77777777" w:rsidTr="00D55A98">
        <w:trPr>
          <w:trHeight w:val="998"/>
        </w:trPr>
        <w:tc>
          <w:tcPr>
            <w:tcW w:w="3055" w:type="dxa"/>
            <w:shd w:val="clear" w:color="auto" w:fill="auto"/>
          </w:tcPr>
          <w:p w14:paraId="6A80CD0A"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 xml:space="preserve">Sales Data </w:t>
            </w:r>
            <w:r w:rsidR="004A4D08" w:rsidRPr="00211DF8">
              <w:rPr>
                <w:rFonts w:ascii="Palatino Linotype" w:eastAsia="SimSun" w:hAnsi="Palatino Linotype"/>
              </w:rPr>
              <w:t>Download to Staging DB</w:t>
            </w:r>
          </w:p>
        </w:tc>
        <w:tc>
          <w:tcPr>
            <w:tcW w:w="3780" w:type="dxa"/>
            <w:shd w:val="clear" w:color="auto" w:fill="auto"/>
          </w:tcPr>
          <w:p w14:paraId="6A46DCA9"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 xml:space="preserve">POS and EDW sales data </w:t>
            </w:r>
            <w:r w:rsidR="004A4D08" w:rsidRPr="00211DF8">
              <w:rPr>
                <w:rFonts w:ascii="Palatino Linotype" w:eastAsia="SimSun" w:hAnsi="Palatino Linotype"/>
              </w:rPr>
              <w:t>Download to Service Bus staging DB (Real time &amp; EOD)</w:t>
            </w:r>
          </w:p>
        </w:tc>
        <w:tc>
          <w:tcPr>
            <w:tcW w:w="1980" w:type="dxa"/>
          </w:tcPr>
          <w:p w14:paraId="3B8C2C0B"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0B826403" w14:textId="77777777" w:rsidR="00D36D25" w:rsidRPr="00211DF8" w:rsidRDefault="00D957D7" w:rsidP="00FF036B">
            <w:pPr>
              <w:pStyle w:val="TableStyle"/>
              <w:jc w:val="center"/>
              <w:rPr>
                <w:rFonts w:ascii="Palatino Linotype" w:eastAsia="SimSun" w:hAnsi="Palatino Linotype"/>
              </w:rPr>
            </w:pPr>
            <w:r w:rsidRPr="00211DF8">
              <w:rPr>
                <w:rFonts w:ascii="Palatino Linotype" w:eastAsia="SimSun" w:hAnsi="Palatino Linotype"/>
              </w:rPr>
              <w:t>POS</w:t>
            </w:r>
          </w:p>
        </w:tc>
      </w:tr>
      <w:tr w:rsidR="004A4D08" w:rsidRPr="00211DF8" w14:paraId="051A5EA1" w14:textId="77777777" w:rsidTr="00A00C1A">
        <w:tc>
          <w:tcPr>
            <w:tcW w:w="3055" w:type="dxa"/>
            <w:shd w:val="clear" w:color="auto" w:fill="auto"/>
          </w:tcPr>
          <w:p w14:paraId="4BE73CAA"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Send POS sales data from Staging DB to EDW</w:t>
            </w:r>
          </w:p>
        </w:tc>
        <w:tc>
          <w:tcPr>
            <w:tcW w:w="3780" w:type="dxa"/>
            <w:shd w:val="clear" w:color="auto" w:fill="auto"/>
          </w:tcPr>
          <w:p w14:paraId="010F364E"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send sales data from staging to  EDW</w:t>
            </w:r>
          </w:p>
          <w:p w14:paraId="3FA2FB12" w14:textId="77777777" w:rsidR="004A4D08" w:rsidRPr="00211DF8" w:rsidRDefault="004A4D08" w:rsidP="00A00C1A">
            <w:pPr>
              <w:rPr>
                <w:rFonts w:ascii="Palatino Linotype" w:hAnsi="Palatino Linotype"/>
                <w:lang w:val="en-GB" w:eastAsia="zh-CN"/>
              </w:rPr>
            </w:pPr>
            <w:r w:rsidRPr="00211DF8">
              <w:rPr>
                <w:rFonts w:ascii="Palatino Linotype" w:eastAsia="SimSun" w:hAnsi="Palatino Linotype"/>
              </w:rPr>
              <w:t>(Real time &amp; EOD)</w:t>
            </w:r>
          </w:p>
        </w:tc>
        <w:tc>
          <w:tcPr>
            <w:tcW w:w="1980" w:type="dxa"/>
          </w:tcPr>
          <w:p w14:paraId="6A86A5DF"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Polly</w:t>
            </w:r>
          </w:p>
        </w:tc>
        <w:tc>
          <w:tcPr>
            <w:tcW w:w="1823" w:type="dxa"/>
          </w:tcPr>
          <w:p w14:paraId="4A965A7E"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EDW</w:t>
            </w:r>
          </w:p>
        </w:tc>
      </w:tr>
      <w:tr w:rsidR="00D36D25" w:rsidRPr="00211DF8" w14:paraId="4D247610" w14:textId="77777777" w:rsidTr="00D55A98">
        <w:trPr>
          <w:trHeight w:val="782"/>
        </w:trPr>
        <w:tc>
          <w:tcPr>
            <w:tcW w:w="3055" w:type="dxa"/>
            <w:shd w:val="clear" w:color="auto" w:fill="auto"/>
          </w:tcPr>
          <w:p w14:paraId="5FAD0B9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Pricing/Master Data Processing</w:t>
            </w:r>
            <w:r w:rsidR="004A4D08" w:rsidRPr="00211DF8">
              <w:rPr>
                <w:rFonts w:ascii="Palatino Linotype" w:eastAsia="SimSun" w:hAnsi="Palatino Linotype"/>
              </w:rPr>
              <w:t xml:space="preserve"> &amp; Download</w:t>
            </w:r>
          </w:p>
        </w:tc>
        <w:tc>
          <w:tcPr>
            <w:tcW w:w="3780" w:type="dxa"/>
            <w:shd w:val="clear" w:color="auto" w:fill="auto"/>
          </w:tcPr>
          <w:p w14:paraId="0CA1CC04" w14:textId="77777777" w:rsidR="00D36D25" w:rsidRPr="00211DF8" w:rsidRDefault="00712F2B" w:rsidP="00A00C1A">
            <w:pPr>
              <w:pStyle w:val="TableStyle"/>
              <w:rPr>
                <w:rFonts w:ascii="Palatino Linotype" w:eastAsia="SimSun" w:hAnsi="Palatino Linotype"/>
              </w:rPr>
            </w:pPr>
            <w:r w:rsidRPr="00211DF8">
              <w:rPr>
                <w:rFonts w:ascii="Palatino Linotype" w:eastAsia="SimSun" w:hAnsi="Palatino Linotype"/>
              </w:rPr>
              <w:t>POS and Pricing Server data exchange, and polling schema definition</w:t>
            </w:r>
          </w:p>
        </w:tc>
        <w:tc>
          <w:tcPr>
            <w:tcW w:w="1980" w:type="dxa"/>
          </w:tcPr>
          <w:p w14:paraId="361C5F1D" w14:textId="77777777" w:rsidR="00D36D25" w:rsidRPr="00211DF8" w:rsidRDefault="002B3713" w:rsidP="0061154C">
            <w:pPr>
              <w:pStyle w:val="TableStyle"/>
              <w:jc w:val="center"/>
              <w:rPr>
                <w:rFonts w:ascii="Palatino Linotype" w:eastAsia="SimSun" w:hAnsi="Palatino Linotype"/>
              </w:rPr>
            </w:pPr>
            <w:r w:rsidRPr="00211DF8">
              <w:rPr>
                <w:rFonts w:ascii="Palatino Linotype" w:eastAsia="SimSun" w:hAnsi="Palatino Linotype"/>
              </w:rPr>
              <w:t>Wing</w:t>
            </w:r>
          </w:p>
        </w:tc>
        <w:tc>
          <w:tcPr>
            <w:tcW w:w="1823" w:type="dxa"/>
          </w:tcPr>
          <w:p w14:paraId="7979B512" w14:textId="77777777" w:rsidR="00D36D25"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Infra</w:t>
            </w:r>
          </w:p>
        </w:tc>
      </w:tr>
      <w:tr w:rsidR="004A4D08" w:rsidRPr="00211DF8" w14:paraId="47E26CBE" w14:textId="77777777" w:rsidTr="00D55A98">
        <w:trPr>
          <w:trHeight w:val="980"/>
        </w:trPr>
        <w:tc>
          <w:tcPr>
            <w:tcW w:w="3055" w:type="dxa"/>
            <w:shd w:val="clear" w:color="auto" w:fill="auto"/>
          </w:tcPr>
          <w:p w14:paraId="0AD22DD7"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Pricing/Master Data Distribution</w:t>
            </w:r>
          </w:p>
        </w:tc>
        <w:tc>
          <w:tcPr>
            <w:tcW w:w="3780" w:type="dxa"/>
            <w:shd w:val="clear" w:color="auto" w:fill="auto"/>
          </w:tcPr>
          <w:p w14:paraId="3C354568" w14:textId="77777777" w:rsidR="004A4D08" w:rsidRPr="00211DF8" w:rsidRDefault="004A4D08" w:rsidP="00A00C1A">
            <w:pPr>
              <w:pStyle w:val="TableStyle"/>
              <w:rPr>
                <w:rFonts w:ascii="Palatino Linotype" w:eastAsia="SimSun" w:hAnsi="Palatino Linotype"/>
              </w:rPr>
            </w:pPr>
            <w:r w:rsidRPr="00211DF8">
              <w:rPr>
                <w:rFonts w:ascii="Palatino Linotype" w:eastAsia="SimSun" w:hAnsi="Palatino Linotype"/>
              </w:rPr>
              <w:t>Service Bus application distribute/send pricing/master date from staging DB to all POS clients</w:t>
            </w:r>
          </w:p>
        </w:tc>
        <w:tc>
          <w:tcPr>
            <w:tcW w:w="1980" w:type="dxa"/>
          </w:tcPr>
          <w:p w14:paraId="62B47860" w14:textId="77777777" w:rsidR="004A4D08" w:rsidRPr="00211DF8" w:rsidRDefault="004A4D08" w:rsidP="0061154C">
            <w:pPr>
              <w:pStyle w:val="TableStyle"/>
              <w:jc w:val="center"/>
              <w:rPr>
                <w:rFonts w:ascii="Palatino Linotype" w:eastAsia="SimSun" w:hAnsi="Palatino Linotype"/>
              </w:rPr>
            </w:pPr>
            <w:r w:rsidRPr="00211DF8">
              <w:rPr>
                <w:rFonts w:ascii="Palatino Linotype" w:eastAsia="SimSun" w:hAnsi="Palatino Linotype"/>
              </w:rPr>
              <w:t>Carl</w:t>
            </w:r>
          </w:p>
        </w:tc>
        <w:tc>
          <w:tcPr>
            <w:tcW w:w="1823" w:type="dxa"/>
          </w:tcPr>
          <w:p w14:paraId="407AF3A9" w14:textId="77777777" w:rsidR="004A4D08" w:rsidRPr="00211DF8" w:rsidRDefault="004A4D08" w:rsidP="00FF036B">
            <w:pPr>
              <w:pStyle w:val="TableStyle"/>
              <w:jc w:val="center"/>
              <w:rPr>
                <w:rFonts w:ascii="Palatino Linotype" w:eastAsia="SimSun" w:hAnsi="Palatino Linotype"/>
              </w:rPr>
            </w:pPr>
            <w:r w:rsidRPr="00211DF8">
              <w:rPr>
                <w:rFonts w:ascii="Palatino Linotype" w:eastAsia="SimSun" w:hAnsi="Palatino Linotype"/>
              </w:rPr>
              <w:t>POS</w:t>
            </w:r>
          </w:p>
        </w:tc>
      </w:tr>
    </w:tbl>
    <w:p w14:paraId="54728066" w14:textId="77777777" w:rsidR="003C730A" w:rsidRPr="00211DF8" w:rsidRDefault="003C730A" w:rsidP="007E6F0F">
      <w:pPr>
        <w:pStyle w:val="ShapeTypeStyle"/>
        <w:spacing w:after="0"/>
        <w:jc w:val="both"/>
        <w:rPr>
          <w:rFonts w:ascii="Palatino Linotype" w:hAnsi="Palatino Linotype"/>
        </w:rPr>
      </w:pPr>
    </w:p>
    <w:p w14:paraId="47B4BEEB"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Business Process</w:t>
      </w:r>
    </w:p>
    <w:tbl>
      <w:tblPr>
        <w:tblW w:w="10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780"/>
        <w:gridCol w:w="3780"/>
      </w:tblGrid>
      <w:tr w:rsidR="00D36D25" w:rsidRPr="00211DF8" w14:paraId="4E74F288" w14:textId="77777777" w:rsidTr="00D36D25">
        <w:tc>
          <w:tcPr>
            <w:tcW w:w="3078" w:type="dxa"/>
            <w:shd w:val="clear" w:color="auto" w:fill="365F91" w:themeFill="accent1" w:themeFillShade="BF"/>
          </w:tcPr>
          <w:p w14:paraId="7C0D0C7E"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Name</w:t>
            </w:r>
          </w:p>
        </w:tc>
        <w:tc>
          <w:tcPr>
            <w:tcW w:w="3780" w:type="dxa"/>
            <w:shd w:val="clear" w:color="auto" w:fill="365F91" w:themeFill="accent1" w:themeFillShade="BF"/>
          </w:tcPr>
          <w:p w14:paraId="1BA536C9"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Description</w:t>
            </w:r>
          </w:p>
        </w:tc>
        <w:tc>
          <w:tcPr>
            <w:tcW w:w="3780" w:type="dxa"/>
            <w:shd w:val="clear" w:color="auto" w:fill="365F91" w:themeFill="accent1" w:themeFillShade="BF"/>
          </w:tcPr>
          <w:p w14:paraId="2C337DFC" w14:textId="77777777" w:rsidR="00D36D25" w:rsidRPr="00211DF8" w:rsidRDefault="00D36D25" w:rsidP="007E6F0F">
            <w:pPr>
              <w:pStyle w:val="TableStyle"/>
              <w:jc w:val="both"/>
              <w:rPr>
                <w:rFonts w:ascii="Palatino Linotype" w:hAnsi="Palatino Linotype"/>
                <w:color w:val="FFFFFF"/>
              </w:rPr>
            </w:pPr>
            <w:r w:rsidRPr="00211DF8">
              <w:rPr>
                <w:rFonts w:ascii="Palatino Linotype" w:hAnsi="Palatino Linotype"/>
                <w:color w:val="FFFFFF"/>
              </w:rPr>
              <w:t>Objective</w:t>
            </w:r>
          </w:p>
        </w:tc>
      </w:tr>
      <w:tr w:rsidR="00D36D25" w:rsidRPr="00211DF8" w14:paraId="2CD169BD" w14:textId="77777777" w:rsidTr="00D55A98">
        <w:trPr>
          <w:trHeight w:val="998"/>
        </w:trPr>
        <w:tc>
          <w:tcPr>
            <w:tcW w:w="3078" w:type="dxa"/>
            <w:shd w:val="clear" w:color="auto" w:fill="auto"/>
          </w:tcPr>
          <w:p w14:paraId="778917E8"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Real time Exchange</w:t>
            </w:r>
          </w:p>
        </w:tc>
        <w:tc>
          <w:tcPr>
            <w:tcW w:w="3780" w:type="dxa"/>
            <w:shd w:val="clear" w:color="auto" w:fill="auto"/>
          </w:tcPr>
          <w:p w14:paraId="61670A94" w14:textId="77777777" w:rsidR="00D36D25" w:rsidRPr="00211DF8" w:rsidRDefault="00D55A98" w:rsidP="00A00C1A">
            <w:pPr>
              <w:pStyle w:val="TableStyle"/>
              <w:rPr>
                <w:rFonts w:ascii="Palatino Linotype" w:eastAsia="SimSun" w:hAnsi="Palatino Linotype"/>
              </w:rPr>
            </w:pPr>
            <w:r>
              <w:rPr>
                <w:rFonts w:ascii="Palatino Linotype" w:eastAsia="SimSun" w:hAnsi="Palatino Linotype"/>
              </w:rPr>
              <w:t xml:space="preserve">In </w:t>
            </w:r>
            <w:r w:rsidR="00AC2B55" w:rsidRPr="00211DF8">
              <w:rPr>
                <w:rFonts w:ascii="Palatino Linotype" w:eastAsia="SimSun" w:hAnsi="Palatino Linotype"/>
              </w:rPr>
              <w:t>7</w:t>
            </w:r>
            <w:r>
              <w:rPr>
                <w:rFonts w:ascii="Palatino Linotype" w:eastAsia="SimSun" w:hAnsi="Palatino Linotype"/>
              </w:rPr>
              <w:t>x24</w:t>
            </w:r>
            <w:r w:rsidR="00AC2B55" w:rsidRPr="00211DF8">
              <w:rPr>
                <w:rFonts w:ascii="Palatino Linotype" w:eastAsia="SimSun" w:hAnsi="Palatino Linotype"/>
              </w:rPr>
              <w:t xml:space="preserve"> time frame, collecting the data from POS clients and put them into EDW</w:t>
            </w:r>
          </w:p>
        </w:tc>
        <w:tc>
          <w:tcPr>
            <w:tcW w:w="3780" w:type="dxa"/>
          </w:tcPr>
          <w:p w14:paraId="490DADCD" w14:textId="77777777" w:rsidR="00D36D25" w:rsidRPr="00211DF8" w:rsidRDefault="00AC2B55" w:rsidP="00A00C1A">
            <w:pPr>
              <w:pStyle w:val="TableStyle"/>
              <w:rPr>
                <w:rFonts w:ascii="Palatino Linotype" w:hAnsi="Palatino Linotype"/>
              </w:rPr>
            </w:pPr>
            <w:r w:rsidRPr="00211DF8">
              <w:rPr>
                <w:rFonts w:ascii="Palatino Linotype" w:eastAsia="SimSun" w:hAnsi="Palatino Linotype"/>
              </w:rPr>
              <w:t xml:space="preserve">To fulfil the purpose that the sales data in POS clients must be synchronized to Maxim </w:t>
            </w:r>
            <w:r w:rsidR="0061154C" w:rsidRPr="00211DF8">
              <w:rPr>
                <w:rFonts w:ascii="Palatino Linotype" w:eastAsia="SimSun" w:hAnsi="Palatino Linotype"/>
              </w:rPr>
              <w:t>Headquarters’</w:t>
            </w:r>
            <w:r w:rsidRPr="00211DF8">
              <w:rPr>
                <w:rFonts w:ascii="Palatino Linotype" w:eastAsia="SimSun" w:hAnsi="Palatino Linotype"/>
              </w:rPr>
              <w:t xml:space="preserve"> EDW in real time</w:t>
            </w:r>
          </w:p>
        </w:tc>
      </w:tr>
      <w:tr w:rsidR="00D36D25" w:rsidRPr="00211DF8" w14:paraId="00487044" w14:textId="77777777" w:rsidTr="00D55A98">
        <w:trPr>
          <w:trHeight w:val="980"/>
        </w:trPr>
        <w:tc>
          <w:tcPr>
            <w:tcW w:w="3078" w:type="dxa"/>
            <w:shd w:val="clear" w:color="auto" w:fill="auto"/>
          </w:tcPr>
          <w:p w14:paraId="78D25072" w14:textId="77777777" w:rsidR="00D36D25" w:rsidRPr="00211DF8" w:rsidRDefault="00F415C1" w:rsidP="00A00C1A">
            <w:pPr>
              <w:pStyle w:val="TableStyle"/>
              <w:rPr>
                <w:rFonts w:ascii="Palatino Linotype" w:eastAsia="SimSun" w:hAnsi="Palatino Linotype"/>
              </w:rPr>
            </w:pPr>
            <w:r w:rsidRPr="00211DF8">
              <w:rPr>
                <w:rFonts w:ascii="Palatino Linotype" w:eastAsia="SimSun" w:hAnsi="Palatino Linotype"/>
              </w:rPr>
              <w:t>Sales Data End-of-day Process</w:t>
            </w:r>
          </w:p>
        </w:tc>
        <w:tc>
          <w:tcPr>
            <w:tcW w:w="3780" w:type="dxa"/>
            <w:shd w:val="clear" w:color="auto" w:fill="auto"/>
          </w:tcPr>
          <w:p w14:paraId="37652EFC"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Running one time each time (maximally) to copy data from POS client to EDW</w:t>
            </w:r>
          </w:p>
        </w:tc>
        <w:tc>
          <w:tcPr>
            <w:tcW w:w="3780" w:type="dxa"/>
          </w:tcPr>
          <w:p w14:paraId="3FC83FE8" w14:textId="77777777" w:rsidR="00D36D25" w:rsidRPr="00211DF8" w:rsidRDefault="00AC2B55" w:rsidP="00A00C1A">
            <w:pPr>
              <w:pStyle w:val="TableStyle"/>
              <w:rPr>
                <w:rFonts w:ascii="Palatino Linotype" w:eastAsia="SimSun" w:hAnsi="Palatino Linotype"/>
              </w:rPr>
            </w:pPr>
            <w:r w:rsidRPr="00211DF8">
              <w:rPr>
                <w:rFonts w:ascii="Palatino Linotype" w:eastAsia="SimSun" w:hAnsi="Palatino Linotype"/>
              </w:rPr>
              <w:t>To transfer EOD data from each POS clients to EDW tables by on-demand triggered.</w:t>
            </w:r>
          </w:p>
        </w:tc>
      </w:tr>
      <w:tr w:rsidR="00F415C1" w:rsidRPr="00211DF8" w14:paraId="51A3CF27" w14:textId="77777777" w:rsidTr="00D55A98">
        <w:trPr>
          <w:trHeight w:val="980"/>
        </w:trPr>
        <w:tc>
          <w:tcPr>
            <w:tcW w:w="3078" w:type="dxa"/>
            <w:shd w:val="clear" w:color="auto" w:fill="auto"/>
          </w:tcPr>
          <w:p w14:paraId="76079107" w14:textId="77777777" w:rsidR="00F415C1" w:rsidRPr="00211DF8" w:rsidRDefault="00F415C1" w:rsidP="00A00C1A">
            <w:pPr>
              <w:pStyle w:val="TableStyle"/>
              <w:rPr>
                <w:rFonts w:ascii="Palatino Linotype" w:eastAsia="SimSun" w:hAnsi="Palatino Linotype"/>
              </w:rPr>
            </w:pPr>
            <w:r w:rsidRPr="00211DF8">
              <w:rPr>
                <w:rFonts w:ascii="Palatino Linotype" w:eastAsia="SimSun" w:hAnsi="Palatino Linotype"/>
              </w:rPr>
              <w:t>Master</w:t>
            </w:r>
            <w:r w:rsidR="00AC2B55" w:rsidRPr="00211DF8">
              <w:rPr>
                <w:rFonts w:ascii="Palatino Linotype" w:eastAsia="SimSun" w:hAnsi="Palatino Linotype"/>
              </w:rPr>
              <w:t>/pricing</w:t>
            </w:r>
            <w:r w:rsidRPr="00211DF8">
              <w:rPr>
                <w:rFonts w:ascii="Palatino Linotype" w:eastAsia="SimSun" w:hAnsi="Palatino Linotype"/>
              </w:rPr>
              <w:t xml:space="preserve"> data generation and update to POS </w:t>
            </w:r>
            <w:r w:rsidR="00866A3A" w:rsidRPr="00211DF8">
              <w:rPr>
                <w:rFonts w:ascii="Palatino Linotype" w:eastAsia="SimSun" w:hAnsi="Palatino Linotype"/>
              </w:rPr>
              <w:t>client</w:t>
            </w:r>
          </w:p>
        </w:tc>
        <w:tc>
          <w:tcPr>
            <w:tcW w:w="3780" w:type="dxa"/>
            <w:shd w:val="clear" w:color="auto" w:fill="auto"/>
          </w:tcPr>
          <w:p w14:paraId="1B53BFD2" w14:textId="77777777" w:rsidR="00F415C1" w:rsidRPr="00211DF8" w:rsidRDefault="00AC2B55" w:rsidP="00A00C1A">
            <w:pPr>
              <w:pStyle w:val="TableStyle"/>
              <w:rPr>
                <w:rFonts w:ascii="Palatino Linotype" w:eastAsia="SimSun" w:hAnsi="Palatino Linotype"/>
              </w:rPr>
            </w:pPr>
            <w:r w:rsidRPr="00211DF8">
              <w:rPr>
                <w:rFonts w:ascii="Palatino Linotype" w:eastAsia="SimSun" w:hAnsi="Palatino Linotype"/>
              </w:rPr>
              <w:t>When master/pricing data are updated, push the update to corresponding POS client.</w:t>
            </w:r>
          </w:p>
        </w:tc>
        <w:tc>
          <w:tcPr>
            <w:tcW w:w="3780" w:type="dxa"/>
          </w:tcPr>
          <w:p w14:paraId="76F289F7" w14:textId="77777777" w:rsidR="00F415C1" w:rsidRPr="00211DF8" w:rsidRDefault="00AC2B55" w:rsidP="00A00C1A">
            <w:pPr>
              <w:pStyle w:val="TableStyle"/>
              <w:rPr>
                <w:rFonts w:ascii="Palatino Linotype" w:hAnsi="Palatino Linotype"/>
              </w:rPr>
            </w:pPr>
            <w:r w:rsidRPr="00211DF8">
              <w:rPr>
                <w:rFonts w:ascii="Palatino Linotype" w:hAnsi="Palatino Linotype"/>
              </w:rPr>
              <w:t>To copy data from pricing/master data DB and distribute them to POS client according to the pricing group setting.</w:t>
            </w:r>
          </w:p>
        </w:tc>
      </w:tr>
    </w:tbl>
    <w:p w14:paraId="144EDFEA" w14:textId="77777777" w:rsidR="00D36D25" w:rsidRPr="00211DF8" w:rsidRDefault="00D36D25" w:rsidP="007E6F0F">
      <w:pPr>
        <w:jc w:val="both"/>
        <w:rPr>
          <w:rFonts w:ascii="Palatino Linotype" w:hAnsi="Palatino Linotype"/>
        </w:rPr>
      </w:pPr>
    </w:p>
    <w:p w14:paraId="30F0D832" w14:textId="77777777" w:rsidR="00D36D25" w:rsidRPr="00211DF8" w:rsidRDefault="00D36D25" w:rsidP="007E6F0F">
      <w:pPr>
        <w:jc w:val="both"/>
        <w:rPr>
          <w:rFonts w:ascii="Palatino Linotype" w:hAnsi="Palatino Linotype"/>
        </w:rPr>
      </w:pPr>
      <w:r w:rsidRPr="00211DF8">
        <w:rPr>
          <w:rFonts w:ascii="Palatino Linotype" w:hAnsi="Palatino Linotype"/>
        </w:rPr>
        <w:br w:type="page"/>
      </w:r>
    </w:p>
    <w:p w14:paraId="22A2B4E2" w14:textId="77777777" w:rsidR="00D36D25" w:rsidRPr="00211DF8" w:rsidRDefault="00F415C1" w:rsidP="007E6F0F">
      <w:pPr>
        <w:pStyle w:val="Heading2"/>
        <w:spacing w:after="200" w:line="240" w:lineRule="auto"/>
        <w:jc w:val="both"/>
        <w:rPr>
          <w:rFonts w:ascii="Palatino Linotype" w:eastAsia="SimSun" w:hAnsi="Palatino Linotype"/>
          <w:lang w:eastAsia="zh-CN"/>
        </w:rPr>
      </w:pPr>
      <w:bookmarkStart w:id="47" w:name="_Toc468468967"/>
      <w:r w:rsidRPr="00211DF8">
        <w:rPr>
          <w:rFonts w:ascii="Palatino Linotype" w:eastAsia="SimSun" w:hAnsi="Palatino Linotype"/>
          <w:lang w:eastAsia="zh-CN"/>
        </w:rPr>
        <w:lastRenderedPageBreak/>
        <w:t>Sales Data</w:t>
      </w:r>
      <w:bookmarkEnd w:id="47"/>
    </w:p>
    <w:p w14:paraId="5701F6DA"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8" w:name="_Toc468468968"/>
      <w:r w:rsidRPr="00211DF8">
        <w:rPr>
          <w:rFonts w:ascii="Palatino Linotype" w:eastAsia="SimSun" w:hAnsi="Palatino Linotype"/>
          <w:lang w:eastAsia="zh-CN"/>
        </w:rPr>
        <w:t>Sales Data Overall Process Flow</w:t>
      </w:r>
      <w:bookmarkEnd w:id="48"/>
    </w:p>
    <w:p w14:paraId="0167DE3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Sales Data Real Time Processing</w:t>
      </w:r>
    </w:p>
    <w:p w14:paraId="08C5AA39" w14:textId="77777777" w:rsidR="00C9681A" w:rsidRPr="00211DF8" w:rsidRDefault="00C9681A" w:rsidP="00C9681A">
      <w:pPr>
        <w:jc w:val="center"/>
        <w:rPr>
          <w:rFonts w:ascii="Palatino Linotype" w:hAnsi="Palatino Linotype"/>
          <w:b/>
          <w:lang w:eastAsia="zh-CN"/>
        </w:rPr>
      </w:pPr>
      <w:r w:rsidRPr="00211DF8">
        <w:rPr>
          <w:rFonts w:ascii="Palatino Linotype" w:hAnsi="Palatino Linotype"/>
          <w:noProof/>
          <w:lang w:val="en-GB" w:eastAsia="zh-CN"/>
        </w:rPr>
        <w:drawing>
          <wp:inline distT="0" distB="0" distL="0" distR="0" wp14:anchorId="47A9F41F" wp14:editId="5E0725CC">
            <wp:extent cx="7543610" cy="5450259"/>
            <wp:effectExtent l="0" t="127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7556658" cy="5459686"/>
                    </a:xfrm>
                    <a:prstGeom prst="rect">
                      <a:avLst/>
                    </a:prstGeom>
                  </pic:spPr>
                </pic:pic>
              </a:graphicData>
            </a:graphic>
          </wp:inline>
        </w:drawing>
      </w:r>
    </w:p>
    <w:p w14:paraId="221FFAF1"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lastRenderedPageBreak/>
        <w:t>Sales Data End-of-day Processing</w:t>
      </w:r>
    </w:p>
    <w:p w14:paraId="3FEAB14D" w14:textId="77777777" w:rsidR="00150130" w:rsidRPr="00211DF8" w:rsidRDefault="002E65DE" w:rsidP="00A00C1A">
      <w:pPr>
        <w:jc w:val="center"/>
        <w:rPr>
          <w:rFonts w:ascii="Palatino Linotype" w:hAnsi="Palatino Linotype"/>
          <w:lang w:eastAsia="zh-CN"/>
        </w:rPr>
      </w:pPr>
      <w:r>
        <w:rPr>
          <w:noProof/>
          <w:lang w:val="en-GB" w:eastAsia="zh-CN"/>
        </w:rPr>
        <w:drawing>
          <wp:inline distT="0" distB="0" distL="0" distR="0" wp14:anchorId="5341E976" wp14:editId="22A6325B">
            <wp:extent cx="7695548" cy="5260076"/>
            <wp:effectExtent l="0" t="1588" r="0" b="0"/>
            <wp:docPr id="2"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7703512" cy="5265519"/>
                    </a:xfrm>
                    <a:prstGeom prst="rect">
                      <a:avLst/>
                    </a:prstGeom>
                  </pic:spPr>
                </pic:pic>
              </a:graphicData>
            </a:graphic>
          </wp:inline>
        </w:drawing>
      </w:r>
    </w:p>
    <w:p w14:paraId="29A0AC94"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14098495"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49" w:name="_Toc468468969"/>
      <w:r w:rsidRPr="00211DF8">
        <w:rPr>
          <w:rFonts w:ascii="Palatino Linotype" w:eastAsia="SimSun" w:hAnsi="Palatino Linotype"/>
          <w:lang w:eastAsia="zh-CN"/>
        </w:rPr>
        <w:lastRenderedPageBreak/>
        <w:t>System context</w:t>
      </w:r>
      <w:bookmarkEnd w:id="49"/>
    </w:p>
    <w:p w14:paraId="4C30014C" w14:textId="77777777" w:rsidR="00150130" w:rsidRPr="00211DF8" w:rsidRDefault="008A15B6"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CE68268" wp14:editId="1225B636">
            <wp:extent cx="6856970" cy="2658794"/>
            <wp:effectExtent l="0" t="0" r="127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0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1673" cy="2660618"/>
                    </a:xfrm>
                    <a:prstGeom prst="rect">
                      <a:avLst/>
                    </a:prstGeom>
                  </pic:spPr>
                </pic:pic>
              </a:graphicData>
            </a:graphic>
          </wp:inline>
        </w:drawing>
      </w:r>
    </w:p>
    <w:p w14:paraId="68AEB126" w14:textId="77777777" w:rsidR="00150130" w:rsidRPr="00211DF8" w:rsidRDefault="00150130" w:rsidP="00150130">
      <w:pPr>
        <w:rPr>
          <w:rFonts w:ascii="Palatino Linotype" w:hAnsi="Palatino Linotype"/>
          <w:lang w:eastAsia="zh-CN"/>
        </w:rPr>
      </w:pPr>
    </w:p>
    <w:p w14:paraId="10CEF844" w14:textId="77777777" w:rsidR="00150130" w:rsidRPr="00211DF8" w:rsidRDefault="00150130" w:rsidP="00150130">
      <w:pPr>
        <w:rPr>
          <w:rFonts w:ascii="Palatino Linotype" w:hAnsi="Palatino Linotype"/>
          <w:lang w:eastAsia="zh-CN"/>
        </w:rPr>
      </w:pPr>
    </w:p>
    <w:p w14:paraId="6F170D09" w14:textId="77777777" w:rsidR="003C5DC6" w:rsidRPr="00211DF8" w:rsidRDefault="003C5DC6">
      <w:pPr>
        <w:rPr>
          <w:rFonts w:ascii="Palatino Linotype" w:eastAsiaTheme="majorEastAsia" w:hAnsi="Palatino Linotype" w:cstheme="majorBidi"/>
          <w:b/>
          <w:bCs/>
          <w:color w:val="4F81BD" w:themeColor="accent1"/>
          <w:lang w:eastAsia="zh-CN"/>
        </w:rPr>
      </w:pPr>
      <w:bookmarkStart w:id="50" w:name="_Toc394065922"/>
      <w:r w:rsidRPr="00211DF8">
        <w:rPr>
          <w:rFonts w:ascii="Palatino Linotype" w:hAnsi="Palatino Linotype"/>
          <w:lang w:eastAsia="zh-CN"/>
        </w:rPr>
        <w:br w:type="page"/>
      </w:r>
    </w:p>
    <w:p w14:paraId="625C0548" w14:textId="77777777" w:rsidR="00D36D25" w:rsidRPr="00211DF8" w:rsidRDefault="00F415C1" w:rsidP="003C5DC6">
      <w:pPr>
        <w:pStyle w:val="Heading3"/>
        <w:rPr>
          <w:rFonts w:ascii="Palatino Linotype" w:hAnsi="Palatino Linotype"/>
          <w:lang w:eastAsia="zh-CN"/>
        </w:rPr>
      </w:pPr>
      <w:bookmarkStart w:id="51" w:name="_Toc468468970"/>
      <w:r w:rsidRPr="00211DF8">
        <w:rPr>
          <w:rFonts w:ascii="Palatino Linotype" w:hAnsi="Palatino Linotype"/>
          <w:lang w:eastAsia="zh-CN"/>
        </w:rPr>
        <w:lastRenderedPageBreak/>
        <w:t xml:space="preserve">Sales Data </w:t>
      </w:r>
      <w:bookmarkEnd w:id="50"/>
      <w:r w:rsidR="00165C2D" w:rsidRPr="00211DF8">
        <w:rPr>
          <w:rFonts w:ascii="Palatino Linotype" w:hAnsi="Palatino Linotype"/>
          <w:lang w:eastAsia="zh-CN"/>
        </w:rPr>
        <w:t>Real Time Polling (POS – Staging)</w:t>
      </w:r>
      <w:bookmarkEnd w:id="51"/>
    </w:p>
    <w:p w14:paraId="7F439476" w14:textId="77777777" w:rsidR="003C5DC6" w:rsidRPr="00211DF8" w:rsidRDefault="003C5DC6" w:rsidP="003C5DC6">
      <w:pPr>
        <w:pStyle w:val="Heading4"/>
        <w:rPr>
          <w:rFonts w:ascii="Palatino Linotype" w:hAnsi="Palatino Linotype"/>
          <w:lang w:eastAsia="zh-CN"/>
        </w:rPr>
      </w:pPr>
      <w:bookmarkStart w:id="52" w:name="_Toc468468971"/>
      <w:r w:rsidRPr="00211DF8">
        <w:rPr>
          <w:rFonts w:ascii="Palatino Linotype" w:hAnsi="Palatino Linotype"/>
          <w:lang w:eastAsia="zh-CN"/>
        </w:rPr>
        <w:t>Process Flow</w:t>
      </w:r>
      <w:bookmarkEnd w:id="52"/>
    </w:p>
    <w:p w14:paraId="5EA375FD" w14:textId="77777777" w:rsidR="009E2AF3" w:rsidRPr="00211DF8" w:rsidRDefault="001814AB" w:rsidP="007E6F0F">
      <w:pPr>
        <w:jc w:val="both"/>
        <w:rPr>
          <w:rFonts w:ascii="Palatino Linotype" w:eastAsia="SimSun" w:hAnsi="Palatino Linotype"/>
          <w:lang w:eastAsia="zh-CN"/>
        </w:rPr>
      </w:pPr>
      <w:r w:rsidRPr="00211DF8">
        <w:rPr>
          <w:rFonts w:ascii="Palatino Linotype" w:hAnsi="Palatino Linotype"/>
          <w:noProof/>
          <w:lang w:val="en-GB" w:eastAsia="zh-CN"/>
        </w:rPr>
        <w:drawing>
          <wp:inline distT="0" distB="0" distL="0" distR="0" wp14:anchorId="4BCBF4B5" wp14:editId="6A779B58">
            <wp:extent cx="6858000" cy="5794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794375"/>
                    </a:xfrm>
                    <a:prstGeom prst="rect">
                      <a:avLst/>
                    </a:prstGeom>
                  </pic:spPr>
                </pic:pic>
              </a:graphicData>
            </a:graphic>
          </wp:inline>
        </w:drawing>
      </w:r>
    </w:p>
    <w:p w14:paraId="3FF26651" w14:textId="77777777" w:rsidR="004E3805" w:rsidRPr="00211DF8" w:rsidRDefault="004E3805">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514C117C"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4A4D08" w:rsidRPr="00211DF8" w14:paraId="5E680431" w14:textId="77777777" w:rsidTr="004C60AE">
        <w:trPr>
          <w:cantSplit/>
          <w:tblHeader/>
        </w:trPr>
        <w:tc>
          <w:tcPr>
            <w:tcW w:w="1800" w:type="dxa"/>
            <w:shd w:val="clear" w:color="auto" w:fill="365F91" w:themeFill="accent1" w:themeFillShade="BF"/>
          </w:tcPr>
          <w:p w14:paraId="6E4796A3"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4B6AEE30"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604094C2" w14:textId="77777777" w:rsidR="004A4D08" w:rsidRPr="00211DF8" w:rsidRDefault="004A4D08"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2897B0D8" w14:textId="77777777" w:rsidR="004A4D08" w:rsidRPr="00211DF8" w:rsidRDefault="004A4D08" w:rsidP="004A4D08">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4A4D08" w:rsidRPr="00211DF8" w14:paraId="28B6EE1B" w14:textId="77777777" w:rsidTr="004C60AE">
        <w:trPr>
          <w:cantSplit/>
          <w:trHeight w:val="123"/>
        </w:trPr>
        <w:tc>
          <w:tcPr>
            <w:tcW w:w="1800" w:type="dxa"/>
            <w:shd w:val="clear" w:color="auto" w:fill="auto"/>
          </w:tcPr>
          <w:p w14:paraId="5775AEB4"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ESB triggers the batch processing again the POS client</w:t>
            </w:r>
          </w:p>
        </w:tc>
        <w:tc>
          <w:tcPr>
            <w:tcW w:w="6210" w:type="dxa"/>
          </w:tcPr>
          <w:p w14:paraId="58BC269A" w14:textId="77777777" w:rsidR="004A4D08"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The POS polling job pool is controlled by a centralized job controller which runs in a timed interval</w:t>
            </w:r>
          </w:p>
          <w:p w14:paraId="4521BB69" w14:textId="77777777" w:rsidR="004A4D08" w:rsidRPr="00211DF8" w:rsidRDefault="004A4D08" w:rsidP="004A4D08">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process the POS client’s sales data polling in round robin rules</w:t>
            </w:r>
            <w:r w:rsidR="008E1233" w:rsidRPr="00211DF8">
              <w:rPr>
                <w:rFonts w:ascii="Palatino Linotype" w:eastAsia="SimSun" w:hAnsi="Palatino Linotype"/>
                <w:sz w:val="21"/>
                <w:szCs w:val="20"/>
                <w:lang w:eastAsia="zh-CN"/>
              </w:rPr>
              <w:t xml:space="preserve"> according to the list of POS client defined</w:t>
            </w:r>
            <w:r w:rsidR="004035A7" w:rsidRPr="00211DF8">
              <w:rPr>
                <w:rFonts w:ascii="Palatino Linotype" w:eastAsia="SimSun" w:hAnsi="Palatino Linotype"/>
                <w:sz w:val="21"/>
                <w:szCs w:val="20"/>
                <w:lang w:eastAsia="zh-CN"/>
              </w:rPr>
              <w:t xml:space="preserve"> (similar to the </w:t>
            </w:r>
            <w:proofErr w:type="spellStart"/>
            <w:r w:rsidR="004035A7" w:rsidRPr="00211DF8">
              <w:rPr>
                <w:rFonts w:ascii="Palatino Linotype" w:eastAsia="SimSun" w:hAnsi="Palatino Linotype"/>
                <w:sz w:val="21"/>
                <w:szCs w:val="20"/>
                <w:lang w:eastAsia="zh-CN"/>
              </w:rPr>
              <w:t>poll_scheme_control_table</w:t>
            </w:r>
            <w:proofErr w:type="spellEnd"/>
            <w:r w:rsidR="004035A7" w:rsidRPr="00211DF8">
              <w:rPr>
                <w:rFonts w:ascii="Palatino Linotype" w:eastAsia="SimSun" w:hAnsi="Palatino Linotype"/>
                <w:sz w:val="21"/>
                <w:szCs w:val="20"/>
                <w:lang w:eastAsia="zh-CN"/>
              </w:rPr>
              <w:t xml:space="preserve"> and</w:t>
            </w:r>
            <w:r w:rsidR="00587B46" w:rsidRPr="00211DF8">
              <w:rPr>
                <w:rFonts w:ascii="Palatino Linotype" w:eastAsia="SimSun" w:hAnsi="Palatino Linotype"/>
                <w:sz w:val="21"/>
                <w:szCs w:val="20"/>
                <w:lang w:eastAsia="zh-CN"/>
              </w:rPr>
              <w:t xml:space="preserve"> the branch data in</w:t>
            </w:r>
            <w:r w:rsidR="004035A7" w:rsidRPr="00211DF8">
              <w:rPr>
                <w:rFonts w:ascii="Palatino Linotype" w:eastAsia="SimSun" w:hAnsi="Palatino Linotype"/>
                <w:sz w:val="21"/>
                <w:szCs w:val="20"/>
                <w:lang w:eastAsia="zh-CN"/>
              </w:rPr>
              <w:t xml:space="preserve"> IT50.maxim.dbo.branch)</w:t>
            </w:r>
          </w:p>
          <w:p w14:paraId="3A1F8057" w14:textId="77777777" w:rsidR="008E1233" w:rsidRPr="00211DF8" w:rsidRDefault="004A4D08" w:rsidP="00F41F74">
            <w:pPr>
              <w:pStyle w:val="ListParagraph"/>
              <w:numPr>
                <w:ilvl w:val="0"/>
                <w:numId w:val="8"/>
              </w:num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p>
          <w:p w14:paraId="658B513C" w14:textId="77777777" w:rsidR="008E1233" w:rsidRPr="00211DF8" w:rsidRDefault="008E1233" w:rsidP="008E1233">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Please mentioned parallel processing of Sales/EOD, Pricing and Master for POS client synchronization.</w:t>
            </w:r>
          </w:p>
          <w:p w14:paraId="2CB85D83" w14:textId="77777777" w:rsidR="004A4D08" w:rsidRPr="00211DF8" w:rsidRDefault="004A4D08" w:rsidP="004A4D08">
            <w:pPr>
              <w:spacing w:after="0"/>
              <w:jc w:val="both"/>
              <w:rPr>
                <w:rFonts w:ascii="Palatino Linotype" w:eastAsia="SimSun" w:hAnsi="Palatino Linotype"/>
                <w:sz w:val="21"/>
                <w:szCs w:val="20"/>
                <w:lang w:eastAsia="zh-CN"/>
              </w:rPr>
            </w:pPr>
          </w:p>
        </w:tc>
        <w:tc>
          <w:tcPr>
            <w:tcW w:w="1260" w:type="dxa"/>
          </w:tcPr>
          <w:p w14:paraId="37E847F4" w14:textId="77777777" w:rsidR="004A4D08" w:rsidRPr="00211DF8" w:rsidRDefault="004A4D08" w:rsidP="004A4D08">
            <w:pPr>
              <w:spacing w:after="0"/>
              <w:jc w:val="both"/>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651D1B8D"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r w:rsidR="004A4D08" w:rsidRPr="00211DF8" w14:paraId="39991D3E" w14:textId="77777777" w:rsidTr="004C60AE">
        <w:trPr>
          <w:cantSplit/>
          <w:trHeight w:val="123"/>
        </w:trPr>
        <w:tc>
          <w:tcPr>
            <w:tcW w:w="1800" w:type="dxa"/>
            <w:shd w:val="clear" w:color="auto" w:fill="auto"/>
          </w:tcPr>
          <w:p w14:paraId="0CD93B48" w14:textId="77777777" w:rsidR="004A4D08" w:rsidRPr="00211DF8" w:rsidRDefault="004A4D08" w:rsidP="004A4D08">
            <w:pPr>
              <w:spacing w:after="0"/>
              <w:jc w:val="both"/>
              <w:rPr>
                <w:rFonts w:ascii="Palatino Linotype" w:hAnsi="Palatino Linotype"/>
                <w:sz w:val="21"/>
                <w:szCs w:val="20"/>
              </w:rPr>
            </w:pPr>
            <w:r w:rsidRPr="00211DF8">
              <w:rPr>
                <w:rFonts w:ascii="Palatino Linotype" w:hAnsi="Palatino Linotype"/>
                <w:sz w:val="21"/>
                <w:szCs w:val="20"/>
              </w:rPr>
              <w:t>Download sales data from POS clients to service bus working database</w:t>
            </w:r>
          </w:p>
        </w:tc>
        <w:tc>
          <w:tcPr>
            <w:tcW w:w="6210" w:type="dxa"/>
          </w:tcPr>
          <w:p w14:paraId="04C3F8D9" w14:textId="77777777" w:rsidR="004A4D08" w:rsidRPr="00211DF8" w:rsidRDefault="008E1233"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 xml:space="preserve">For MS SQL basis POS client, e.g. </w:t>
            </w:r>
            <w:r w:rsidR="000F5510" w:rsidRPr="00211DF8">
              <w:rPr>
                <w:rFonts w:ascii="Palatino Linotype" w:hAnsi="Palatino Linotype"/>
                <w:sz w:val="21"/>
                <w:szCs w:val="20"/>
              </w:rPr>
              <w:t>MITPOS</w:t>
            </w:r>
            <w:r w:rsidRPr="00211DF8">
              <w:rPr>
                <w:rFonts w:ascii="Palatino Linotype" w:hAnsi="Palatino Linotype"/>
                <w:sz w:val="21"/>
                <w:szCs w:val="20"/>
              </w:rPr>
              <w:t xml:space="preserve">, </w:t>
            </w:r>
            <w:r w:rsidR="004A4D08" w:rsidRPr="00211DF8">
              <w:rPr>
                <w:rFonts w:ascii="Palatino Linotype" w:hAnsi="Palatino Linotype"/>
                <w:sz w:val="21"/>
                <w:szCs w:val="20"/>
              </w:rPr>
              <w:t xml:space="preserve">The POS client polling job will initiate the JDBC connection to the target data source, and download polling data set which is “pending” for poll in POS client’s </w:t>
            </w:r>
            <w:r w:rsidR="00553FC1" w:rsidRPr="00211DF8">
              <w:rPr>
                <w:rFonts w:ascii="Palatino Linotype" w:hAnsi="Palatino Linotype"/>
                <w:sz w:val="21"/>
                <w:szCs w:val="20"/>
              </w:rPr>
              <w:t>DB.</w:t>
            </w:r>
          </w:p>
          <w:p w14:paraId="6D2E5F71" w14:textId="77777777" w:rsidR="00553FC1" w:rsidRPr="00211DF8" w:rsidRDefault="004A4D08" w:rsidP="004A4D08">
            <w:pPr>
              <w:pStyle w:val="ListParagraph"/>
              <w:numPr>
                <w:ilvl w:val="0"/>
                <w:numId w:val="8"/>
              </w:numPr>
              <w:spacing w:after="0"/>
              <w:jc w:val="both"/>
              <w:rPr>
                <w:rFonts w:ascii="Palatino Linotype" w:hAnsi="Palatino Linotype"/>
                <w:sz w:val="21"/>
                <w:szCs w:val="20"/>
              </w:rPr>
            </w:pPr>
            <w:r w:rsidRPr="00211DF8">
              <w:rPr>
                <w:rFonts w:ascii="Palatino Linotype" w:hAnsi="Palatino Linotype"/>
                <w:sz w:val="21"/>
                <w:szCs w:val="20"/>
              </w:rPr>
              <w:t>If the data source is a DBF file, the job will scan the target directory configured in the polling schema info table, and use the DBF data to override the data in the staging tables.</w:t>
            </w:r>
            <w:r w:rsidR="008E1233" w:rsidRPr="00211DF8">
              <w:rPr>
                <w:rFonts w:ascii="Palatino Linotype" w:hAnsi="Palatino Linotype"/>
                <w:sz w:val="21"/>
                <w:szCs w:val="20"/>
              </w:rPr>
              <w:t xml:space="preserve"> </w:t>
            </w:r>
          </w:p>
          <w:p w14:paraId="27105E40" w14:textId="77777777" w:rsidR="004A4D08" w:rsidRPr="00211DF8" w:rsidRDefault="00553FC1" w:rsidP="00553FC1">
            <w:pPr>
              <w:pStyle w:val="ListParagraph"/>
              <w:spacing w:after="0"/>
              <w:ind w:left="360"/>
              <w:jc w:val="both"/>
              <w:rPr>
                <w:rFonts w:ascii="Palatino Linotype" w:hAnsi="Palatino Linotype"/>
                <w:i/>
                <w:sz w:val="21"/>
                <w:szCs w:val="20"/>
                <w:u w:val="single"/>
              </w:rPr>
            </w:pPr>
            <w:r w:rsidRPr="00211DF8">
              <w:rPr>
                <w:rFonts w:ascii="Palatino Linotype" w:hAnsi="Palatino Linotype"/>
                <w:i/>
                <w:sz w:val="21"/>
                <w:szCs w:val="20"/>
                <w:u w:val="single"/>
              </w:rPr>
              <w:t>Note: Assumption has been made that POINTSOFT</w:t>
            </w:r>
            <w:r w:rsidR="008E1233" w:rsidRPr="00211DF8">
              <w:rPr>
                <w:rFonts w:ascii="Palatino Linotype" w:hAnsi="Palatino Linotype"/>
                <w:i/>
                <w:sz w:val="21"/>
                <w:szCs w:val="20"/>
                <w:u w:val="single"/>
              </w:rPr>
              <w:t xml:space="preserve"> POS client should </w:t>
            </w:r>
            <w:r w:rsidRPr="00211DF8">
              <w:rPr>
                <w:rFonts w:ascii="Palatino Linotype" w:hAnsi="Palatino Linotype"/>
                <w:i/>
                <w:sz w:val="21"/>
                <w:szCs w:val="20"/>
                <w:u w:val="single"/>
              </w:rPr>
              <w:t xml:space="preserve">use </w:t>
            </w:r>
            <w:r w:rsidR="008E1233" w:rsidRPr="00211DF8">
              <w:rPr>
                <w:rFonts w:ascii="Palatino Linotype" w:hAnsi="Palatino Linotype"/>
                <w:i/>
                <w:sz w:val="21"/>
                <w:szCs w:val="20"/>
                <w:u w:val="single"/>
              </w:rPr>
              <w:t>FTP transfer the DBF file to ESB application server</w:t>
            </w:r>
            <w:r w:rsidRPr="00211DF8">
              <w:rPr>
                <w:rFonts w:ascii="Palatino Linotype" w:hAnsi="Palatino Linotype"/>
                <w:i/>
                <w:sz w:val="21"/>
                <w:szCs w:val="20"/>
                <w:u w:val="single"/>
              </w:rPr>
              <w:t>’s local directory.</w:t>
            </w:r>
          </w:p>
          <w:p w14:paraId="39FC7BD1" w14:textId="77777777" w:rsidR="004A4D08" w:rsidRPr="00211DF8" w:rsidRDefault="004A4D08" w:rsidP="004A4D08">
            <w:pPr>
              <w:spacing w:after="0"/>
              <w:jc w:val="both"/>
              <w:rPr>
                <w:rFonts w:ascii="Palatino Linotype" w:hAnsi="Palatino Linotype"/>
                <w:sz w:val="21"/>
                <w:szCs w:val="20"/>
              </w:rPr>
            </w:pPr>
          </w:p>
        </w:tc>
        <w:tc>
          <w:tcPr>
            <w:tcW w:w="1260" w:type="dxa"/>
          </w:tcPr>
          <w:p w14:paraId="2626CE1B" w14:textId="77777777" w:rsidR="004A4D08" w:rsidRPr="00211DF8" w:rsidRDefault="004A4D08" w:rsidP="004A4D08">
            <w:pPr>
              <w:spacing w:after="0"/>
              <w:jc w:val="both"/>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620" w:type="dxa"/>
          </w:tcPr>
          <w:p w14:paraId="39BD98BB" w14:textId="77777777" w:rsidR="004A4D08" w:rsidRPr="00211DF8" w:rsidRDefault="004A4D08" w:rsidP="004A4443">
            <w:pPr>
              <w:pStyle w:val="TableStyle"/>
              <w:rPr>
                <w:rFonts w:ascii="Palatino Linotype" w:eastAsia="SimSun" w:hAnsi="Palatino Linotype"/>
              </w:rPr>
            </w:pPr>
            <w:r w:rsidRPr="00211DF8">
              <w:rPr>
                <w:rFonts w:ascii="Palatino Linotype" w:eastAsia="SimSun" w:hAnsi="Palatino Linotype"/>
              </w:rPr>
              <w:t>Sales Data Download to Staging DB - Carl</w:t>
            </w:r>
          </w:p>
        </w:tc>
      </w:tr>
    </w:tbl>
    <w:p w14:paraId="4203AF29"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D36D25" w:rsidRPr="00211DF8" w14:paraId="3149737B" w14:textId="77777777" w:rsidTr="00CD0AEF">
        <w:trPr>
          <w:cantSplit/>
          <w:tblHeader/>
        </w:trPr>
        <w:tc>
          <w:tcPr>
            <w:tcW w:w="2453" w:type="dxa"/>
            <w:shd w:val="clear" w:color="auto" w:fill="365F91" w:themeFill="accent1" w:themeFillShade="BF"/>
          </w:tcPr>
          <w:p w14:paraId="2263975B"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1B24144"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0E7ECB49"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CD0E8E" w:rsidRPr="00211DF8" w14:paraId="5DABCF0F" w14:textId="77777777" w:rsidTr="00CD0AEF">
        <w:trPr>
          <w:cantSplit/>
          <w:trHeight w:val="123"/>
        </w:trPr>
        <w:tc>
          <w:tcPr>
            <w:tcW w:w="2453" w:type="dxa"/>
            <w:shd w:val="clear" w:color="auto" w:fill="auto"/>
          </w:tcPr>
          <w:p w14:paraId="69E005DB"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524D8A09"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03B54F31"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CD0E8E" w:rsidRPr="00211DF8" w14:paraId="1435AA52" w14:textId="77777777" w:rsidTr="00CD0AEF">
        <w:trPr>
          <w:cantSplit/>
          <w:trHeight w:val="123"/>
        </w:trPr>
        <w:tc>
          <w:tcPr>
            <w:tcW w:w="2453" w:type="dxa"/>
            <w:shd w:val="clear" w:color="auto" w:fill="auto"/>
          </w:tcPr>
          <w:p w14:paraId="23335E7F"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04BD0522" w14:textId="77777777" w:rsidR="00CD0E8E" w:rsidRPr="00211DF8" w:rsidRDefault="00CD0E8E" w:rsidP="004A4443">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170" w:type="dxa"/>
          </w:tcPr>
          <w:p w14:paraId="627A9868"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CD0E8E" w:rsidRPr="00211DF8" w14:paraId="509169CA" w14:textId="77777777" w:rsidTr="00CD0AEF">
        <w:trPr>
          <w:cantSplit/>
          <w:trHeight w:val="123"/>
        </w:trPr>
        <w:tc>
          <w:tcPr>
            <w:tcW w:w="2453" w:type="dxa"/>
            <w:shd w:val="clear" w:color="auto" w:fill="auto"/>
          </w:tcPr>
          <w:p w14:paraId="69D3CBC7" w14:textId="77777777" w:rsidR="00CD0E8E" w:rsidRPr="00211DF8" w:rsidRDefault="00CD0E8E" w:rsidP="00CD0E8E">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7D3D6FC6" w14:textId="77777777" w:rsidR="00CD0E8E" w:rsidRPr="00211DF8" w:rsidRDefault="00CD0E8E" w:rsidP="004A4443">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170" w:type="dxa"/>
          </w:tcPr>
          <w:p w14:paraId="38F60102" w14:textId="77777777" w:rsidR="00CD0E8E" w:rsidRPr="00211DF8" w:rsidRDefault="00CD0E8E" w:rsidP="00CD0E8E">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75944FD5" w14:textId="77777777" w:rsidR="00D36D25" w:rsidRPr="00211DF8" w:rsidRDefault="00D36D25"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D36D25" w:rsidRPr="00211DF8" w14:paraId="5D918803" w14:textId="77777777" w:rsidTr="007F0094">
        <w:trPr>
          <w:cantSplit/>
          <w:tblHeader/>
        </w:trPr>
        <w:tc>
          <w:tcPr>
            <w:tcW w:w="2453" w:type="dxa"/>
            <w:shd w:val="clear" w:color="auto" w:fill="365F91" w:themeFill="accent1" w:themeFillShade="BF"/>
          </w:tcPr>
          <w:p w14:paraId="55C79C55"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65C54FC1" w14:textId="77777777" w:rsidR="00D36D25" w:rsidRPr="00211DF8" w:rsidRDefault="00D36D25"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082F25" w:rsidRPr="00211DF8" w14:paraId="088A3120" w14:textId="77777777" w:rsidTr="007F0094">
        <w:trPr>
          <w:cantSplit/>
          <w:trHeight w:val="123"/>
        </w:trPr>
        <w:tc>
          <w:tcPr>
            <w:tcW w:w="2453" w:type="dxa"/>
            <w:shd w:val="clear" w:color="auto" w:fill="auto"/>
          </w:tcPr>
          <w:p w14:paraId="331BC05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4AADCC7A" w14:textId="77777777" w:rsidR="00082F25"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082F25" w:rsidRPr="00211DF8" w14:paraId="6B5CF71E" w14:textId="77777777" w:rsidTr="007F0094">
        <w:trPr>
          <w:cantSplit/>
          <w:trHeight w:val="123"/>
        </w:trPr>
        <w:tc>
          <w:tcPr>
            <w:tcW w:w="2453" w:type="dxa"/>
            <w:shd w:val="clear" w:color="auto" w:fill="auto"/>
          </w:tcPr>
          <w:p w14:paraId="388B5312" w14:textId="77777777" w:rsidR="00082F25" w:rsidRPr="00211DF8" w:rsidRDefault="00A2646E" w:rsidP="00082F25">
            <w:pPr>
              <w:spacing w:after="0"/>
              <w:jc w:val="both"/>
              <w:rPr>
                <w:rFonts w:ascii="Palatino Linotype" w:hAnsi="Palatino Linotype"/>
                <w:szCs w:val="20"/>
              </w:rPr>
            </w:pPr>
            <w:r w:rsidRPr="00211DF8">
              <w:rPr>
                <w:rFonts w:ascii="Palatino Linotype" w:hAnsi="Palatino Linotype"/>
                <w:szCs w:val="20"/>
              </w:rPr>
              <w:lastRenderedPageBreak/>
              <w:t>Sending Gateway</w:t>
            </w:r>
          </w:p>
        </w:tc>
        <w:tc>
          <w:tcPr>
            <w:tcW w:w="7920" w:type="dxa"/>
          </w:tcPr>
          <w:p w14:paraId="53FEA717" w14:textId="77777777" w:rsidR="00082F25" w:rsidRPr="00211DF8" w:rsidRDefault="00866A3A" w:rsidP="00866A3A">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6D14A8" w:rsidRPr="00211DF8" w14:paraId="2309AF3F" w14:textId="77777777" w:rsidTr="007F0094">
        <w:trPr>
          <w:cantSplit/>
          <w:trHeight w:val="123"/>
        </w:trPr>
        <w:tc>
          <w:tcPr>
            <w:tcW w:w="2453" w:type="dxa"/>
            <w:shd w:val="clear" w:color="auto" w:fill="auto"/>
          </w:tcPr>
          <w:p w14:paraId="68812AF7" w14:textId="77777777" w:rsidR="006D14A8" w:rsidRPr="00211DF8" w:rsidRDefault="00866A3A" w:rsidP="00082F25">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E5A2351" w14:textId="77777777" w:rsidR="006D14A8" w:rsidRPr="00211DF8" w:rsidRDefault="00866A3A" w:rsidP="00082F25">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4594CF0A" w14:textId="77777777" w:rsidR="00165C2D" w:rsidRPr="00211DF8" w:rsidRDefault="00165C2D" w:rsidP="007E6F0F">
      <w:pPr>
        <w:jc w:val="both"/>
        <w:rPr>
          <w:rFonts w:ascii="Palatino Linotype" w:hAnsi="Palatino Linotype"/>
        </w:rPr>
        <w:sectPr w:rsidR="00165C2D" w:rsidRPr="00211DF8" w:rsidSect="005B21C6">
          <w:headerReference w:type="default" r:id="rId12"/>
          <w:footerReference w:type="default" r:id="rId13"/>
          <w:pgSz w:w="12240" w:h="15840"/>
          <w:pgMar w:top="720" w:right="720" w:bottom="720" w:left="720" w:header="720" w:footer="794" w:gutter="0"/>
          <w:cols w:space="720"/>
          <w:docGrid w:linePitch="360"/>
        </w:sectPr>
      </w:pPr>
    </w:p>
    <w:p w14:paraId="78D79396" w14:textId="77777777" w:rsidR="00165C2D" w:rsidRPr="00211DF8" w:rsidRDefault="00165C2D" w:rsidP="003C5DC6">
      <w:pPr>
        <w:pStyle w:val="Heading4"/>
        <w:rPr>
          <w:rFonts w:ascii="Palatino Linotype" w:hAnsi="Palatino Linotype"/>
          <w:lang w:eastAsia="zh-CN"/>
        </w:rPr>
      </w:pPr>
      <w:bookmarkStart w:id="53" w:name="_Toc468468972"/>
      <w:r w:rsidRPr="00211DF8">
        <w:rPr>
          <w:rFonts w:ascii="Palatino Linotype" w:hAnsi="Palatino Linotype"/>
          <w:lang w:eastAsia="zh-CN"/>
        </w:rPr>
        <w:lastRenderedPageBreak/>
        <w:t>Functional Requirement Details</w:t>
      </w:r>
      <w:bookmarkEnd w:id="53"/>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217"/>
        <w:gridCol w:w="1440"/>
        <w:gridCol w:w="900"/>
        <w:gridCol w:w="3690"/>
        <w:gridCol w:w="1823"/>
      </w:tblGrid>
      <w:tr w:rsidR="000E544B" w:rsidRPr="00211DF8" w14:paraId="4B80CA4C" w14:textId="77777777" w:rsidTr="00A00C1A">
        <w:trPr>
          <w:cantSplit/>
          <w:tblHeader/>
        </w:trPr>
        <w:tc>
          <w:tcPr>
            <w:tcW w:w="1391" w:type="dxa"/>
            <w:shd w:val="clear" w:color="auto" w:fill="244061" w:themeFill="accent1" w:themeFillShade="80"/>
            <w:vAlign w:val="center"/>
          </w:tcPr>
          <w:p w14:paraId="0145E359"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712F7890"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217" w:type="dxa"/>
            <w:shd w:val="clear" w:color="auto" w:fill="244061" w:themeFill="accent1" w:themeFillShade="80"/>
            <w:vAlign w:val="center"/>
          </w:tcPr>
          <w:p w14:paraId="45312519" w14:textId="77777777" w:rsidR="000E544B" w:rsidRPr="00211DF8" w:rsidRDefault="000E544B"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440" w:type="dxa"/>
            <w:shd w:val="clear" w:color="auto" w:fill="244061" w:themeFill="accent1" w:themeFillShade="80"/>
            <w:vAlign w:val="center"/>
          </w:tcPr>
          <w:p w14:paraId="09690DF9"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00" w:type="dxa"/>
            <w:shd w:val="clear" w:color="auto" w:fill="244061" w:themeFill="accent1" w:themeFillShade="80"/>
            <w:vAlign w:val="center"/>
          </w:tcPr>
          <w:p w14:paraId="1E49AD6D"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690" w:type="dxa"/>
            <w:shd w:val="clear" w:color="auto" w:fill="244061" w:themeFill="accent1" w:themeFillShade="80"/>
            <w:vAlign w:val="center"/>
          </w:tcPr>
          <w:p w14:paraId="0B8EE945" w14:textId="77777777" w:rsidR="000E544B" w:rsidRPr="00211DF8" w:rsidRDefault="000E544B"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823" w:type="dxa"/>
            <w:shd w:val="clear" w:color="auto" w:fill="244061" w:themeFill="accent1" w:themeFillShade="80"/>
            <w:vAlign w:val="center"/>
          </w:tcPr>
          <w:p w14:paraId="0497B82A" w14:textId="77777777" w:rsidR="000E544B" w:rsidRPr="00211DF8" w:rsidRDefault="000E544B"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0E544B" w:rsidRPr="00211DF8" w14:paraId="3E5F6E38" w14:textId="77777777" w:rsidTr="00A00C1A">
        <w:trPr>
          <w:cantSplit/>
          <w:trHeight w:val="123"/>
        </w:trPr>
        <w:tc>
          <w:tcPr>
            <w:tcW w:w="1391" w:type="dxa"/>
            <w:shd w:val="clear" w:color="auto" w:fill="auto"/>
          </w:tcPr>
          <w:p w14:paraId="26DD9170"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c>
          <w:tcPr>
            <w:tcW w:w="1530" w:type="dxa"/>
          </w:tcPr>
          <w:p w14:paraId="1D2148A3"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Sales Data Real time polling to Staging DB</w:t>
            </w:r>
          </w:p>
        </w:tc>
        <w:tc>
          <w:tcPr>
            <w:tcW w:w="3217" w:type="dxa"/>
          </w:tcPr>
          <w:p w14:paraId="20EC4B9D" w14:textId="77777777" w:rsidR="000E544B" w:rsidRPr="00211DF8" w:rsidRDefault="000E544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The sales data in POS clients, will be collected to Service Bus Staging DB in real time.</w:t>
            </w:r>
          </w:p>
        </w:tc>
        <w:tc>
          <w:tcPr>
            <w:tcW w:w="1440" w:type="dxa"/>
          </w:tcPr>
          <w:p w14:paraId="241D9AEE"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ECD6E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A1826F7" w14:textId="77777777" w:rsidR="000E544B" w:rsidRPr="00211DF8" w:rsidRDefault="00D16925" w:rsidP="00A9505C">
            <w:pPr>
              <w:jc w:val="both"/>
              <w:rPr>
                <w:rFonts w:ascii="Palatino Linotype" w:hAnsi="Palatino Linotype"/>
                <w:color w:val="000000"/>
                <w:sz w:val="20"/>
                <w:szCs w:val="20"/>
              </w:rPr>
            </w:pPr>
            <w:r>
              <w:rPr>
                <w:rFonts w:ascii="Palatino Linotype" w:hAnsi="Palatino Linotype"/>
                <w:color w:val="000000"/>
                <w:sz w:val="20"/>
                <w:szCs w:val="20"/>
              </w:rPr>
              <w:t>-</w:t>
            </w:r>
          </w:p>
        </w:tc>
        <w:tc>
          <w:tcPr>
            <w:tcW w:w="1823" w:type="dxa"/>
          </w:tcPr>
          <w:p w14:paraId="1B9BAD98" w14:textId="77777777" w:rsidR="000E544B" w:rsidRPr="00211DF8" w:rsidRDefault="00D16925" w:rsidP="00A00C1A">
            <w:pPr>
              <w:spacing w:after="0"/>
              <w:jc w:val="center"/>
              <w:rPr>
                <w:rFonts w:ascii="Palatino Linotype" w:eastAsia="Microsoft YaHei" w:hAnsi="Palatino Linotype"/>
                <w:color w:val="FFFFFF"/>
                <w:sz w:val="20"/>
                <w:szCs w:val="20"/>
                <w:lang w:eastAsia="zh-CN"/>
              </w:rPr>
            </w:pPr>
            <w:r w:rsidRPr="00A00C1A">
              <w:rPr>
                <w:rFonts w:ascii="Palatino Linotype" w:eastAsia="Microsoft YaHei" w:hAnsi="Palatino Linotype"/>
                <w:sz w:val="20"/>
                <w:szCs w:val="20"/>
                <w:lang w:eastAsia="zh-CN"/>
              </w:rPr>
              <w:t>-</w:t>
            </w:r>
            <w:r>
              <w:rPr>
                <w:rFonts w:ascii="Palatino Linotype" w:eastAsia="Microsoft YaHei" w:hAnsi="Palatino Linotype"/>
                <w:color w:val="FFFFFF"/>
                <w:sz w:val="20"/>
                <w:szCs w:val="20"/>
                <w:lang w:eastAsia="zh-CN"/>
              </w:rPr>
              <w:t>--</w:t>
            </w:r>
          </w:p>
        </w:tc>
      </w:tr>
      <w:tr w:rsidR="000E544B" w:rsidRPr="00211DF8" w14:paraId="4D87630A" w14:textId="77777777" w:rsidTr="00A00C1A">
        <w:trPr>
          <w:cantSplit/>
          <w:trHeight w:val="123"/>
        </w:trPr>
        <w:tc>
          <w:tcPr>
            <w:tcW w:w="1391" w:type="dxa"/>
            <w:shd w:val="clear" w:color="auto" w:fill="auto"/>
          </w:tcPr>
          <w:p w14:paraId="6E14378D" w14:textId="77777777" w:rsidR="000E544B" w:rsidRPr="00211DF8" w:rsidRDefault="000E544B" w:rsidP="00A9505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ESB-SAL-001-01</w:t>
            </w:r>
          </w:p>
        </w:tc>
        <w:tc>
          <w:tcPr>
            <w:tcW w:w="1530" w:type="dxa"/>
          </w:tcPr>
          <w:p w14:paraId="18A41AEE"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6AA9D5EE" w14:textId="77777777" w:rsidR="000E544B" w:rsidRPr="00211DF8" w:rsidRDefault="000E544B" w:rsidP="00A00C1A">
            <w:pPr>
              <w:rPr>
                <w:rFonts w:ascii="Palatino Linotype" w:eastAsia="Microsoft YaHei" w:hAnsi="Palatino Linotype" w:cs="Microsoft YaHei"/>
                <w:color w:val="000000"/>
                <w:sz w:val="20"/>
                <w:szCs w:val="20"/>
                <w:lang w:val="en-GB"/>
              </w:rPr>
            </w:pPr>
            <w:r w:rsidRPr="00211DF8">
              <w:rPr>
                <w:rFonts w:ascii="Palatino Linotype" w:eastAsia="Microsoft YaHei" w:hAnsi="Palatino Linotype" w:cs="Microsoft YaHei"/>
                <w:color w:val="000000"/>
                <w:sz w:val="20"/>
                <w:szCs w:val="20"/>
              </w:rPr>
              <w:t>In real time, the service bus shall trigger schedule jobs to download data from POS clients’ database.</w:t>
            </w:r>
          </w:p>
        </w:tc>
        <w:tc>
          <w:tcPr>
            <w:tcW w:w="1440" w:type="dxa"/>
          </w:tcPr>
          <w:p w14:paraId="1080F184"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3DBE1791"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409ADB82"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schedule runs in a time interval no longer than 15mins</w:t>
            </w:r>
            <w:r w:rsidR="004A4443">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(current SQL Agent schedule job time)</w:t>
            </w:r>
          </w:p>
          <w:p w14:paraId="0FE3EF29" w14:textId="77777777" w:rsidR="000E544B" w:rsidRPr="00211DF8" w:rsidRDefault="000E544B" w:rsidP="00A9505C">
            <w:pPr>
              <w:jc w:val="both"/>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running period of the schedule shall be 24x7 polling.</w:t>
            </w:r>
          </w:p>
        </w:tc>
        <w:tc>
          <w:tcPr>
            <w:tcW w:w="1823" w:type="dxa"/>
          </w:tcPr>
          <w:p w14:paraId="365A9EB5"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01AA88EB" w14:textId="77777777" w:rsidTr="00A00C1A">
        <w:trPr>
          <w:cantSplit/>
          <w:trHeight w:val="123"/>
        </w:trPr>
        <w:tc>
          <w:tcPr>
            <w:tcW w:w="1391" w:type="dxa"/>
            <w:shd w:val="clear" w:color="auto" w:fill="auto"/>
          </w:tcPr>
          <w:p w14:paraId="5DEF55F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ESB-SAL-01-02</w:t>
            </w:r>
          </w:p>
        </w:tc>
        <w:tc>
          <w:tcPr>
            <w:tcW w:w="1530" w:type="dxa"/>
          </w:tcPr>
          <w:p w14:paraId="41C0DA3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E7F42E6"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schedule job shall handle 2 kinds of data source connection according to different POS machine vendors</w:t>
            </w:r>
            <w:r w:rsidR="004A4443">
              <w:rPr>
                <w:rFonts w:ascii="Palatino Linotype" w:hAnsi="Palatino Linotype"/>
                <w:color w:val="000000"/>
                <w:sz w:val="20"/>
                <w:szCs w:val="20"/>
              </w:rPr>
              <w:t>.</w:t>
            </w:r>
          </w:p>
        </w:tc>
        <w:tc>
          <w:tcPr>
            <w:tcW w:w="1440" w:type="dxa"/>
          </w:tcPr>
          <w:p w14:paraId="133634C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1931A6C"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3696532"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POINTSOFT – DBF file</w:t>
            </w:r>
          </w:p>
          <w:p w14:paraId="1D5BFF57"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The DBF file contains the full set of data of target tables from POS client’s DB</w:t>
            </w:r>
            <w:r w:rsidR="004A4443">
              <w:rPr>
                <w:rFonts w:ascii="Palatino Linotype" w:hAnsi="Palatino Linotype"/>
                <w:color w:val="000000"/>
                <w:sz w:val="20"/>
                <w:szCs w:val="20"/>
              </w:rPr>
              <w:t>.</w:t>
            </w:r>
          </w:p>
          <w:p w14:paraId="6D5F6DB7" w14:textId="77777777" w:rsidR="000E544B" w:rsidRPr="00211DF8" w:rsidRDefault="000E544B" w:rsidP="00A9505C">
            <w:pPr>
              <w:pStyle w:val="ListParagraph"/>
              <w:numPr>
                <w:ilvl w:val="0"/>
                <w:numId w:val="4"/>
              </w:numPr>
              <w:jc w:val="both"/>
              <w:rPr>
                <w:rFonts w:ascii="Palatino Linotype" w:hAnsi="Palatino Linotype"/>
                <w:color w:val="000000"/>
                <w:sz w:val="20"/>
                <w:szCs w:val="20"/>
              </w:rPr>
            </w:pPr>
            <w:r w:rsidRPr="00211DF8">
              <w:rPr>
                <w:rFonts w:ascii="Palatino Linotype" w:hAnsi="Palatino Linotype"/>
                <w:color w:val="000000"/>
                <w:sz w:val="20"/>
                <w:szCs w:val="20"/>
              </w:rPr>
              <w:t>MITPOS – SQL Server database connection</w:t>
            </w:r>
          </w:p>
          <w:p w14:paraId="0100FFC5" w14:textId="77777777" w:rsidR="000E544B" w:rsidRPr="00211DF8" w:rsidRDefault="000E544B" w:rsidP="00A9505C">
            <w:pPr>
              <w:pStyle w:val="ListParagraph"/>
              <w:ind w:left="360"/>
              <w:jc w:val="both"/>
              <w:rPr>
                <w:rFonts w:ascii="Palatino Linotype" w:hAnsi="Palatino Linotype"/>
                <w:color w:val="000000"/>
                <w:sz w:val="20"/>
                <w:szCs w:val="20"/>
              </w:rPr>
            </w:pPr>
            <w:r w:rsidRPr="00211DF8">
              <w:rPr>
                <w:rFonts w:ascii="Palatino Linotype" w:hAnsi="Palatino Linotype"/>
                <w:color w:val="000000"/>
                <w:sz w:val="20"/>
                <w:szCs w:val="20"/>
              </w:rPr>
              <w:t>For the database connection, the schedule job shall download the delta data which is indicated by the flags in local tables of POS clients.</w:t>
            </w:r>
          </w:p>
        </w:tc>
        <w:tc>
          <w:tcPr>
            <w:tcW w:w="1823" w:type="dxa"/>
          </w:tcPr>
          <w:p w14:paraId="1E60C67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3C40444F" w14:textId="77777777" w:rsidTr="00A00C1A">
        <w:trPr>
          <w:cantSplit/>
          <w:trHeight w:val="123"/>
        </w:trPr>
        <w:tc>
          <w:tcPr>
            <w:tcW w:w="1391" w:type="dxa"/>
            <w:shd w:val="clear" w:color="auto" w:fill="auto"/>
          </w:tcPr>
          <w:p w14:paraId="06535B81"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ESB-SAL-01-03</w:t>
            </w:r>
          </w:p>
        </w:tc>
        <w:tc>
          <w:tcPr>
            <w:tcW w:w="1530" w:type="dxa"/>
          </w:tcPr>
          <w:p w14:paraId="46EA2192"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1F16AB9F"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43C2AD95"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MITPOS</w:t>
            </w:r>
          </w:p>
        </w:tc>
        <w:tc>
          <w:tcPr>
            <w:tcW w:w="1440" w:type="dxa"/>
          </w:tcPr>
          <w:p w14:paraId="1E89F729"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2DDBA50E"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5E57D6A9"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MITPOS client will commit a “full sales order transaction” as a whole, which means ORDER, TRANS and PAY are committed together when a purchase order is completed. When there’s void order, MITPOS client will generate voided transaction for the corresponding records.</w:t>
            </w:r>
          </w:p>
        </w:tc>
        <w:tc>
          <w:tcPr>
            <w:tcW w:w="1823" w:type="dxa"/>
          </w:tcPr>
          <w:p w14:paraId="6AD303A8"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29386BD3" w14:textId="77777777" w:rsidTr="00A00C1A">
        <w:trPr>
          <w:cantSplit/>
          <w:trHeight w:val="123"/>
        </w:trPr>
        <w:tc>
          <w:tcPr>
            <w:tcW w:w="1391" w:type="dxa"/>
            <w:shd w:val="clear" w:color="auto" w:fill="auto"/>
          </w:tcPr>
          <w:p w14:paraId="08896358" w14:textId="77777777" w:rsidR="000E544B" w:rsidRPr="00211DF8" w:rsidRDefault="000E544B" w:rsidP="00A9505C">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ESB-SAL-01-04</w:t>
            </w:r>
          </w:p>
        </w:tc>
        <w:tc>
          <w:tcPr>
            <w:tcW w:w="1530" w:type="dxa"/>
          </w:tcPr>
          <w:p w14:paraId="19B4D5E0" w14:textId="77777777" w:rsidR="000E544B" w:rsidRPr="00211DF8" w:rsidRDefault="000E544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Data staging to service bus working DB</w:t>
            </w:r>
          </w:p>
        </w:tc>
        <w:tc>
          <w:tcPr>
            <w:tcW w:w="3217" w:type="dxa"/>
          </w:tcPr>
          <w:p w14:paraId="497DC0F9" w14:textId="77777777" w:rsidR="000E544B" w:rsidRPr="00211DF8" w:rsidRDefault="000E544B"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polling application will take care of the sales order transactions according to different POS client</w:t>
            </w:r>
            <w:r w:rsidR="004A4443">
              <w:rPr>
                <w:rFonts w:ascii="Palatino Linotype" w:hAnsi="Palatino Linotype"/>
                <w:color w:val="000000"/>
                <w:sz w:val="20"/>
                <w:szCs w:val="20"/>
              </w:rPr>
              <w:t>.</w:t>
            </w:r>
          </w:p>
          <w:p w14:paraId="7860FF0C" w14:textId="77777777" w:rsidR="000E544B" w:rsidRPr="00211DF8" w:rsidRDefault="000E544B"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POINTSOFT</w:t>
            </w:r>
          </w:p>
        </w:tc>
        <w:tc>
          <w:tcPr>
            <w:tcW w:w="1440" w:type="dxa"/>
          </w:tcPr>
          <w:p w14:paraId="3C257375"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03CB3257"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2556D720"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POINTSOFT POS will commit by tables instead of "Sales", partial record will be found.</w:t>
            </w:r>
          </w:p>
          <w:p w14:paraId="0F879DDA" w14:textId="77777777" w:rsidR="000E544B" w:rsidRPr="00211DF8" w:rsidRDefault="000E544B" w:rsidP="00A9505C">
            <w:pPr>
              <w:jc w:val="both"/>
              <w:rPr>
                <w:rFonts w:ascii="Palatino Linotype" w:hAnsi="Palatino Linotype"/>
                <w:color w:val="000000"/>
                <w:sz w:val="20"/>
                <w:szCs w:val="20"/>
              </w:rPr>
            </w:pPr>
            <w:r w:rsidRPr="00211DF8">
              <w:rPr>
                <w:rFonts w:ascii="Palatino Linotype" w:hAnsi="Palatino Linotype"/>
                <w:color w:val="000000"/>
                <w:sz w:val="20"/>
                <w:szCs w:val="20"/>
              </w:rPr>
              <w:t>For Sales Polling, only "whole" sales transactions should be sent to EDW for Sales data Polling. Partial sales records (e.g. POINTSOFT POS) should NOT be sent to EDW. The data from POINTSOFT client will being staged in service bus working DB until the data become consistent.</w:t>
            </w:r>
          </w:p>
        </w:tc>
        <w:tc>
          <w:tcPr>
            <w:tcW w:w="1823" w:type="dxa"/>
          </w:tcPr>
          <w:p w14:paraId="60BF62A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7865D2B6" w14:textId="77777777" w:rsidTr="00A00C1A">
        <w:trPr>
          <w:cantSplit/>
          <w:trHeight w:val="123"/>
        </w:trPr>
        <w:tc>
          <w:tcPr>
            <w:tcW w:w="1391" w:type="dxa"/>
            <w:shd w:val="clear" w:color="auto" w:fill="auto"/>
          </w:tcPr>
          <w:p w14:paraId="748D383E"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ESB-SAL-01-05</w:t>
            </w:r>
          </w:p>
        </w:tc>
        <w:tc>
          <w:tcPr>
            <w:tcW w:w="1530" w:type="dxa"/>
          </w:tcPr>
          <w:p w14:paraId="68B3A45F"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Update POS Client’s Polling Flag after </w:t>
            </w:r>
          </w:p>
        </w:tc>
        <w:tc>
          <w:tcPr>
            <w:tcW w:w="3217" w:type="dxa"/>
          </w:tcPr>
          <w:p w14:paraId="4EB5C879" w14:textId="77777777" w:rsidR="000E544B" w:rsidRPr="00211DF8" w:rsidRDefault="00FB78F8"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Update POS Client’s Polling Flag after the download of data is successful</w:t>
            </w:r>
            <w:r w:rsidR="004A4443">
              <w:rPr>
                <w:rFonts w:ascii="Palatino Linotype" w:eastAsia="SimSun" w:hAnsi="Palatino Linotype"/>
                <w:color w:val="000000"/>
                <w:sz w:val="20"/>
                <w:szCs w:val="20"/>
                <w:lang w:eastAsia="zh-CN"/>
              </w:rPr>
              <w:t>.</w:t>
            </w:r>
          </w:p>
        </w:tc>
        <w:tc>
          <w:tcPr>
            <w:tcW w:w="1440" w:type="dxa"/>
          </w:tcPr>
          <w:p w14:paraId="2ED89C6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46F40796"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3690" w:type="dxa"/>
          </w:tcPr>
          <w:p w14:paraId="1AD3D0DF" w14:textId="77777777" w:rsidR="000E544B" w:rsidRPr="00211DF8" w:rsidRDefault="00652878" w:rsidP="004B011B">
            <w:pPr>
              <w:spacing w:after="0"/>
              <w:jc w:val="both"/>
              <w:rPr>
                <w:rFonts w:ascii="Palatino Linotype" w:eastAsia="SimSun" w:hAnsi="Palatino Linotype"/>
                <w:color w:val="000000"/>
                <w:lang w:eastAsia="zh-CN"/>
              </w:rPr>
            </w:pPr>
            <w:r w:rsidRPr="00211DF8">
              <w:rPr>
                <w:rFonts w:ascii="Palatino Linotype" w:hAnsi="Palatino Linotype"/>
                <w:sz w:val="21"/>
                <w:szCs w:val="20"/>
              </w:rPr>
              <w:t>After downloading the sales data from POS client</w:t>
            </w:r>
            <w:r w:rsidRPr="00211DF8">
              <w:rPr>
                <w:rFonts w:ascii="Palatino Linotype" w:hAnsi="Palatino Linotype"/>
                <w:sz w:val="21"/>
                <w:szCs w:val="20"/>
                <w:lang w:val="en-GB"/>
              </w:rPr>
              <w:t>, i</w:t>
            </w:r>
            <w:proofErr w:type="spellStart"/>
            <w:r w:rsidR="000E544B" w:rsidRPr="00211DF8">
              <w:rPr>
                <w:rFonts w:ascii="Palatino Linotype" w:hAnsi="Palatino Linotype"/>
                <w:sz w:val="21"/>
                <w:szCs w:val="20"/>
              </w:rPr>
              <w:t>f</w:t>
            </w:r>
            <w:proofErr w:type="spellEnd"/>
            <w:r w:rsidR="000E544B" w:rsidRPr="00211DF8">
              <w:rPr>
                <w:rFonts w:ascii="Palatino Linotype" w:hAnsi="Palatino Linotype"/>
                <w:sz w:val="21"/>
                <w:szCs w:val="20"/>
              </w:rPr>
              <w:t xml:space="preserve"> the transfer is successful, the </w:t>
            </w:r>
            <w:r w:rsidR="004B011B" w:rsidRPr="00211DF8">
              <w:rPr>
                <w:rFonts w:ascii="Palatino Linotype" w:hAnsi="Palatino Linotype"/>
                <w:sz w:val="21"/>
                <w:szCs w:val="20"/>
              </w:rPr>
              <w:t>processing job update the polling flag status back to POS client indicating the batch of data has already been polled to service bus staging DB</w:t>
            </w:r>
            <w:r w:rsidR="000E544B" w:rsidRPr="00211DF8">
              <w:rPr>
                <w:rFonts w:ascii="Palatino Linotype" w:hAnsi="Palatino Linotype"/>
                <w:sz w:val="21"/>
                <w:szCs w:val="20"/>
              </w:rPr>
              <w:t xml:space="preserve"> upon the job completion</w:t>
            </w:r>
            <w:r w:rsidR="004A4443">
              <w:rPr>
                <w:rFonts w:ascii="Palatino Linotype" w:hAnsi="Palatino Linotype"/>
                <w:sz w:val="21"/>
                <w:szCs w:val="20"/>
              </w:rPr>
              <w:t>.</w:t>
            </w:r>
          </w:p>
        </w:tc>
        <w:tc>
          <w:tcPr>
            <w:tcW w:w="1823" w:type="dxa"/>
          </w:tcPr>
          <w:p w14:paraId="4B00CA83"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r w:rsidR="000E544B" w:rsidRPr="00211DF8" w14:paraId="450F535F" w14:textId="77777777" w:rsidTr="00A00C1A">
        <w:trPr>
          <w:cantSplit/>
          <w:trHeight w:val="123"/>
        </w:trPr>
        <w:tc>
          <w:tcPr>
            <w:tcW w:w="1391" w:type="dxa"/>
            <w:shd w:val="clear" w:color="auto" w:fill="auto"/>
          </w:tcPr>
          <w:p w14:paraId="75518920" w14:textId="77777777" w:rsidR="000E544B" w:rsidRPr="00211DF8" w:rsidRDefault="00FB78F8" w:rsidP="00A9505C">
            <w:pPr>
              <w:jc w:val="both"/>
              <w:rPr>
                <w:rFonts w:ascii="Palatino Linotype" w:hAnsi="Palatino Linotype"/>
                <w:color w:val="000000"/>
              </w:rPr>
            </w:pPr>
            <w:r w:rsidRPr="00211DF8">
              <w:rPr>
                <w:rFonts w:ascii="Palatino Linotype" w:eastAsia="SimSun" w:hAnsi="Palatino Linotype"/>
                <w:color w:val="000000"/>
                <w:sz w:val="20"/>
                <w:szCs w:val="20"/>
                <w:lang w:eastAsia="zh-CN"/>
              </w:rPr>
              <w:t>ESB-SAL-01-06</w:t>
            </w:r>
          </w:p>
        </w:tc>
        <w:tc>
          <w:tcPr>
            <w:tcW w:w="1530" w:type="dxa"/>
          </w:tcPr>
          <w:p w14:paraId="540677F3" w14:textId="77777777" w:rsidR="000E544B" w:rsidRPr="00211DF8" w:rsidRDefault="000E544B" w:rsidP="00A00C1A">
            <w:pPr>
              <w:rPr>
                <w:rFonts w:ascii="Palatino Linotype" w:hAnsi="Palatino Linotype"/>
                <w:color w:val="000000"/>
              </w:rPr>
            </w:pPr>
            <w:r w:rsidRPr="00211DF8">
              <w:rPr>
                <w:rFonts w:ascii="Palatino Linotype" w:hAnsi="Palatino Linotype"/>
                <w:color w:val="000000"/>
              </w:rPr>
              <w:t>Job Completion</w:t>
            </w:r>
          </w:p>
        </w:tc>
        <w:tc>
          <w:tcPr>
            <w:tcW w:w="3217" w:type="dxa"/>
          </w:tcPr>
          <w:p w14:paraId="173491B4" w14:textId="77777777" w:rsidR="000E544B" w:rsidRPr="00211DF8" w:rsidRDefault="000E544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440" w:type="dxa"/>
          </w:tcPr>
          <w:p w14:paraId="56C6537F"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Must Have</w:t>
            </w:r>
          </w:p>
        </w:tc>
        <w:tc>
          <w:tcPr>
            <w:tcW w:w="900" w:type="dxa"/>
          </w:tcPr>
          <w:p w14:paraId="117E1651" w14:textId="77777777" w:rsidR="000E544B" w:rsidRPr="00211DF8" w:rsidRDefault="000E544B" w:rsidP="00A00C1A">
            <w:pPr>
              <w:jc w:val="center"/>
              <w:rPr>
                <w:rFonts w:ascii="Palatino Linotype" w:hAnsi="Palatino Linotype"/>
                <w:color w:val="000000"/>
              </w:rPr>
            </w:pPr>
            <w:r w:rsidRPr="00211DF8">
              <w:rPr>
                <w:rFonts w:ascii="Palatino Linotype" w:hAnsi="Palatino Linotype"/>
                <w:color w:val="000000"/>
              </w:rPr>
              <w:t>Carl</w:t>
            </w:r>
          </w:p>
        </w:tc>
        <w:tc>
          <w:tcPr>
            <w:tcW w:w="3690" w:type="dxa"/>
          </w:tcPr>
          <w:p w14:paraId="2D2AD979"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5FE5CBB3"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0DC47C94"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name, e.g. POS – Staging</w:t>
            </w:r>
          </w:p>
          <w:p w14:paraId="45EBF87B" w14:textId="77777777" w:rsidR="009407C0" w:rsidRPr="00211DF8" w:rsidRDefault="009407C0" w:rsidP="00A9505C">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ID</w:t>
            </w:r>
          </w:p>
          <w:p w14:paraId="08A861CD"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EBCA427" w14:textId="77777777" w:rsidR="009407C0" w:rsidRPr="00211DF8" w:rsidRDefault="009407C0" w:rsidP="009407C0">
            <w:pPr>
              <w:pStyle w:val="ListParagraph"/>
              <w:numPr>
                <w:ilvl w:val="0"/>
                <w:numId w:val="13"/>
              </w:numPr>
              <w:spacing w:after="0"/>
              <w:jc w:val="both"/>
              <w:rPr>
                <w:rFonts w:ascii="Palatino Linotype" w:hAnsi="Palatino Linotype"/>
                <w:sz w:val="20"/>
                <w:szCs w:val="20"/>
              </w:rPr>
            </w:pPr>
            <w:r w:rsidRPr="00211DF8">
              <w:rPr>
                <w:rFonts w:ascii="Palatino Linotype" w:hAnsi="Palatino Linotype"/>
                <w:sz w:val="20"/>
                <w:szCs w:val="20"/>
              </w:rPr>
              <w:t>Error Category, e.g. DB, Network and Other, etc.</w:t>
            </w:r>
          </w:p>
          <w:p w14:paraId="65F24C39" w14:textId="77777777" w:rsidR="000E544B" w:rsidRPr="00211DF8" w:rsidRDefault="009407C0" w:rsidP="009407C0">
            <w:pPr>
              <w:pStyle w:val="ListParagraph"/>
              <w:numPr>
                <w:ilvl w:val="0"/>
                <w:numId w:val="13"/>
              </w:numPr>
              <w:spacing w:after="0"/>
              <w:jc w:val="both"/>
              <w:rPr>
                <w:rFonts w:ascii="Palatino Linotype" w:hAnsi="Palatino Linotype"/>
                <w:color w:val="000000"/>
              </w:rPr>
            </w:pPr>
            <w:r w:rsidRPr="00211DF8">
              <w:rPr>
                <w:rFonts w:ascii="Palatino Linotype" w:hAnsi="Palatino Linotype"/>
                <w:sz w:val="20"/>
                <w:szCs w:val="20"/>
              </w:rPr>
              <w:t>Job start/end time (regarded as Coping to Staging start/end time)</w:t>
            </w:r>
          </w:p>
        </w:tc>
        <w:tc>
          <w:tcPr>
            <w:tcW w:w="1823" w:type="dxa"/>
          </w:tcPr>
          <w:p w14:paraId="1B6321AB" w14:textId="77777777" w:rsidR="000E544B" w:rsidRPr="00211DF8" w:rsidRDefault="000E544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ESB-SAL-001</w:t>
            </w:r>
          </w:p>
        </w:tc>
      </w:tr>
    </w:tbl>
    <w:p w14:paraId="77FE2A77" w14:textId="77777777" w:rsidR="00165C2D" w:rsidRPr="00211DF8" w:rsidRDefault="00165C2D" w:rsidP="007E6F0F">
      <w:pPr>
        <w:jc w:val="both"/>
        <w:rPr>
          <w:rFonts w:ascii="Palatino Linotype" w:hAnsi="Palatino Linotype"/>
        </w:rPr>
      </w:pPr>
    </w:p>
    <w:p w14:paraId="6CB017F4" w14:textId="77777777" w:rsidR="00165C2D" w:rsidRPr="00211DF8" w:rsidRDefault="00165C2D" w:rsidP="00165C2D">
      <w:pPr>
        <w:pStyle w:val="Heading3"/>
        <w:spacing w:after="200" w:line="240" w:lineRule="auto"/>
        <w:jc w:val="both"/>
        <w:rPr>
          <w:rFonts w:ascii="Palatino Linotype" w:eastAsia="SimSun" w:hAnsi="Palatino Linotype"/>
          <w:lang w:eastAsia="zh-CN"/>
        </w:rPr>
        <w:sectPr w:rsidR="00165C2D" w:rsidRPr="00211DF8" w:rsidSect="00165C2D">
          <w:pgSz w:w="15840" w:h="12240" w:orient="landscape"/>
          <w:pgMar w:top="720" w:right="720" w:bottom="720" w:left="720" w:header="720" w:footer="794" w:gutter="0"/>
          <w:cols w:space="720"/>
          <w:docGrid w:linePitch="360"/>
        </w:sectPr>
      </w:pPr>
    </w:p>
    <w:p w14:paraId="3A93EE3E" w14:textId="77777777" w:rsidR="00165C2D" w:rsidRPr="00211DF8" w:rsidRDefault="00165C2D" w:rsidP="00165C2D">
      <w:pPr>
        <w:pStyle w:val="Heading3"/>
        <w:spacing w:after="200" w:line="240" w:lineRule="auto"/>
        <w:jc w:val="both"/>
        <w:rPr>
          <w:rFonts w:ascii="Palatino Linotype" w:eastAsia="SimSun" w:hAnsi="Palatino Linotype"/>
          <w:lang w:eastAsia="zh-CN"/>
        </w:rPr>
      </w:pPr>
      <w:bookmarkStart w:id="54" w:name="_Toc468468973"/>
      <w:commentRangeStart w:id="55"/>
      <w:r w:rsidRPr="00211DF8">
        <w:rPr>
          <w:rFonts w:ascii="Palatino Linotype" w:eastAsia="SimSun" w:hAnsi="Palatino Linotype"/>
          <w:lang w:eastAsia="zh-CN"/>
        </w:rPr>
        <w:lastRenderedPageBreak/>
        <w:t>Sales Data Real Time Polling</w:t>
      </w:r>
      <w:r w:rsidR="003C5DC6" w:rsidRPr="00211DF8">
        <w:rPr>
          <w:rFonts w:ascii="Palatino Linotype" w:eastAsia="SimSun" w:hAnsi="Palatino Linotype"/>
          <w:lang w:eastAsia="zh-CN"/>
        </w:rPr>
        <w:t xml:space="preserve"> Flow</w:t>
      </w:r>
      <w:r w:rsidRPr="00211DF8">
        <w:rPr>
          <w:rFonts w:ascii="Palatino Linotype" w:eastAsia="SimSun" w:hAnsi="Palatino Linotype"/>
          <w:lang w:eastAsia="zh-CN"/>
        </w:rPr>
        <w:t xml:space="preserve"> </w:t>
      </w:r>
      <w:commentRangeEnd w:id="55"/>
      <w:r w:rsidR="005A7A11">
        <w:rPr>
          <w:rStyle w:val="CommentReference"/>
          <w:rFonts w:eastAsiaTheme="minorEastAsia" w:cstheme="minorBidi"/>
          <w:b w:val="0"/>
          <w:bCs w:val="0"/>
          <w:color w:val="auto"/>
        </w:rPr>
        <w:commentReference w:id="55"/>
      </w:r>
      <w:r w:rsidRPr="00211DF8">
        <w:rPr>
          <w:rFonts w:ascii="Palatino Linotype" w:eastAsia="SimSun" w:hAnsi="Palatino Linotype"/>
          <w:lang w:eastAsia="zh-CN"/>
        </w:rPr>
        <w:t>(Staging - EDW)</w:t>
      </w:r>
      <w:bookmarkEnd w:id="54"/>
    </w:p>
    <w:p w14:paraId="58278B13" w14:textId="77777777" w:rsidR="00711BEE" w:rsidRPr="00211DF8" w:rsidRDefault="00711BEE" w:rsidP="00711BEE">
      <w:pPr>
        <w:pStyle w:val="Heading4"/>
        <w:rPr>
          <w:rFonts w:ascii="Palatino Linotype" w:hAnsi="Palatino Linotype"/>
          <w:lang w:eastAsia="zh-CN"/>
        </w:rPr>
      </w:pPr>
      <w:bookmarkStart w:id="56" w:name="_Toc468468974"/>
      <w:commentRangeStart w:id="57"/>
      <w:r w:rsidRPr="00211DF8">
        <w:rPr>
          <w:rFonts w:ascii="Palatino Linotype" w:hAnsi="Palatino Linotype"/>
          <w:lang w:eastAsia="zh-CN"/>
        </w:rPr>
        <w:t>Processing Flow</w:t>
      </w:r>
      <w:bookmarkEnd w:id="56"/>
      <w:commentRangeEnd w:id="57"/>
      <w:r w:rsidR="00A931CD">
        <w:rPr>
          <w:rStyle w:val="CommentReference"/>
          <w:rFonts w:eastAsiaTheme="minorEastAsia" w:cstheme="minorBidi"/>
          <w:b w:val="0"/>
          <w:bCs w:val="0"/>
          <w:i w:val="0"/>
          <w:iCs w:val="0"/>
        </w:rPr>
        <w:commentReference w:id="57"/>
      </w:r>
    </w:p>
    <w:p w14:paraId="000F4DD8" w14:textId="77777777" w:rsidR="00CE227B" w:rsidRPr="00211DF8" w:rsidRDefault="001814AB" w:rsidP="007E6F0F">
      <w:pPr>
        <w:jc w:val="both"/>
        <w:rPr>
          <w:rFonts w:ascii="Palatino Linotype" w:hAnsi="Palatino Linotype"/>
        </w:rPr>
      </w:pPr>
      <w:r w:rsidRPr="00211DF8">
        <w:rPr>
          <w:rFonts w:ascii="Palatino Linotype" w:hAnsi="Palatino Linotype"/>
          <w:noProof/>
          <w:lang w:val="en-GB" w:eastAsia="zh-CN"/>
        </w:rPr>
        <w:drawing>
          <wp:inline distT="0" distB="0" distL="0" distR="0" wp14:anchorId="098F65C6" wp14:editId="5D40187F">
            <wp:extent cx="6858000" cy="6222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222365"/>
                    </a:xfrm>
                    <a:prstGeom prst="rect">
                      <a:avLst/>
                    </a:prstGeom>
                  </pic:spPr>
                </pic:pic>
              </a:graphicData>
            </a:graphic>
          </wp:inline>
        </w:drawing>
      </w:r>
    </w:p>
    <w:p w14:paraId="662A0732" w14:textId="77777777" w:rsidR="00CE227B" w:rsidRPr="00211DF8" w:rsidRDefault="00CE227B" w:rsidP="007E6F0F">
      <w:pPr>
        <w:jc w:val="both"/>
        <w:rPr>
          <w:rFonts w:ascii="Palatino Linotype" w:hAnsi="Palatino Linotype"/>
        </w:rPr>
      </w:pPr>
    </w:p>
    <w:p w14:paraId="7562FE0D" w14:textId="77777777" w:rsidR="001814AB" w:rsidRPr="00211DF8" w:rsidRDefault="001814AB">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71B92DFC"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6210"/>
        <w:gridCol w:w="1260"/>
        <w:gridCol w:w="1620"/>
      </w:tblGrid>
      <w:tr w:rsidR="001814AB" w:rsidRPr="00211DF8" w14:paraId="4954B3A5" w14:textId="77777777" w:rsidTr="00A9505C">
        <w:trPr>
          <w:cantSplit/>
          <w:tblHeader/>
        </w:trPr>
        <w:tc>
          <w:tcPr>
            <w:tcW w:w="1800" w:type="dxa"/>
            <w:shd w:val="clear" w:color="auto" w:fill="365F91" w:themeFill="accent1" w:themeFillShade="BF"/>
          </w:tcPr>
          <w:p w14:paraId="682600B9"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14F6B3DE"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75F0C63"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746B0967" w14:textId="77777777" w:rsidR="001814AB" w:rsidRPr="00211DF8" w:rsidRDefault="001814AB" w:rsidP="00A9505C">
            <w:pPr>
              <w:spacing w:after="0"/>
              <w:jc w:val="center"/>
              <w:rPr>
                <w:rFonts w:ascii="Palatino Linotype" w:hAnsi="Palatino Linotype"/>
                <w:color w:val="FFFFFF"/>
                <w:szCs w:val="20"/>
              </w:rPr>
            </w:pPr>
            <w:r w:rsidRPr="00211DF8">
              <w:rPr>
                <w:rFonts w:ascii="Palatino Linotype" w:hAnsi="Palatino Linotype"/>
                <w:color w:val="FFFFFF"/>
                <w:szCs w:val="20"/>
              </w:rPr>
              <w:t>Process Group - Owner</w:t>
            </w:r>
          </w:p>
        </w:tc>
      </w:tr>
      <w:tr w:rsidR="001814AB" w:rsidRPr="00211DF8" w14:paraId="03339F95" w14:textId="77777777" w:rsidTr="004A4443">
        <w:trPr>
          <w:cantSplit/>
          <w:trHeight w:val="1304"/>
        </w:trPr>
        <w:tc>
          <w:tcPr>
            <w:tcW w:w="1800" w:type="dxa"/>
            <w:shd w:val="clear" w:color="auto" w:fill="auto"/>
          </w:tcPr>
          <w:p w14:paraId="517CAB44" w14:textId="77777777" w:rsidR="001814AB" w:rsidRPr="00211DF8" w:rsidRDefault="000F0D8D" w:rsidP="00A00C1A">
            <w:pPr>
              <w:spacing w:after="0"/>
              <w:rPr>
                <w:rFonts w:ascii="Palatino Linotype" w:hAnsi="Palatino Linotype"/>
                <w:sz w:val="21"/>
                <w:szCs w:val="20"/>
              </w:rPr>
            </w:pPr>
            <w:r w:rsidRPr="00211DF8">
              <w:rPr>
                <w:rFonts w:ascii="Palatino Linotype" w:hAnsi="Palatino Linotype"/>
                <w:sz w:val="21"/>
                <w:szCs w:val="20"/>
              </w:rPr>
              <w:t xml:space="preserve">Read sales data from </w:t>
            </w:r>
            <w:commentRangeStart w:id="58"/>
            <w:r w:rsidRPr="00211DF8">
              <w:rPr>
                <w:rFonts w:ascii="Palatino Linotype" w:hAnsi="Palatino Linotype"/>
                <w:sz w:val="21"/>
                <w:szCs w:val="20"/>
              </w:rPr>
              <w:t>Staging DB</w:t>
            </w:r>
            <w:commentRangeEnd w:id="58"/>
            <w:r w:rsidR="005A7A11">
              <w:rPr>
                <w:rStyle w:val="CommentReference"/>
              </w:rPr>
              <w:commentReference w:id="58"/>
            </w:r>
          </w:p>
        </w:tc>
        <w:tc>
          <w:tcPr>
            <w:tcW w:w="6210" w:type="dxa"/>
          </w:tcPr>
          <w:p w14:paraId="36C31FE1" w14:textId="77777777" w:rsidR="001814AB" w:rsidRPr="00211DF8" w:rsidRDefault="000F0D8D" w:rsidP="00A00C1A">
            <w:pPr>
              <w:pStyle w:val="ListParagraph"/>
              <w:numPr>
                <w:ilvl w:val="0"/>
                <w:numId w:val="24"/>
              </w:numPr>
              <w:spacing w:after="0"/>
              <w:rPr>
                <w:rFonts w:ascii="Palatino Linotype" w:hAnsi="Palatino Linotype"/>
                <w:sz w:val="21"/>
                <w:szCs w:val="20"/>
                <w:u w:val="single"/>
              </w:rPr>
            </w:pPr>
            <w:commentRangeStart w:id="59"/>
            <w:r w:rsidRPr="00211DF8">
              <w:rPr>
                <w:rFonts w:ascii="Palatino Linotype" w:hAnsi="Palatino Linotype"/>
                <w:sz w:val="21"/>
                <w:szCs w:val="20"/>
              </w:rPr>
              <w:t xml:space="preserve">Another job </w:t>
            </w:r>
            <w:commentRangeEnd w:id="59"/>
            <w:r w:rsidR="00A931CD">
              <w:rPr>
                <w:rStyle w:val="CommentReference"/>
              </w:rPr>
              <w:commentReference w:id="59"/>
            </w:r>
            <w:r w:rsidRPr="00211DF8">
              <w:rPr>
                <w:rFonts w:ascii="Palatino Linotype" w:hAnsi="Palatino Linotype"/>
                <w:sz w:val="21"/>
                <w:szCs w:val="20"/>
              </w:rPr>
              <w:t>will be submitted to process the real time sales data in the staging DB</w:t>
            </w:r>
            <w:r w:rsidR="00B13649" w:rsidRPr="00211DF8">
              <w:rPr>
                <w:rFonts w:ascii="Palatino Linotype" w:hAnsi="Palatino Linotype"/>
                <w:sz w:val="21"/>
                <w:szCs w:val="20"/>
              </w:rPr>
              <w:t xml:space="preserve"> of </w:t>
            </w:r>
            <w:commentRangeStart w:id="60"/>
            <w:r w:rsidR="00B13649" w:rsidRPr="00211DF8">
              <w:rPr>
                <w:rFonts w:ascii="Palatino Linotype" w:hAnsi="Palatino Linotype"/>
                <w:sz w:val="21"/>
                <w:szCs w:val="20"/>
              </w:rPr>
              <w:t>one branch</w:t>
            </w:r>
            <w:commentRangeEnd w:id="60"/>
            <w:r w:rsidR="00A931CD">
              <w:rPr>
                <w:rStyle w:val="CommentReference"/>
              </w:rPr>
              <w:commentReference w:id="60"/>
            </w:r>
            <w:r w:rsidR="00B13649" w:rsidRPr="00211DF8">
              <w:rPr>
                <w:rFonts w:ascii="Palatino Linotype" w:hAnsi="Palatino Linotype"/>
                <w:sz w:val="21"/>
                <w:szCs w:val="20"/>
              </w:rPr>
              <w:t>.</w:t>
            </w:r>
          </w:p>
          <w:p w14:paraId="645DAC04" w14:textId="77777777" w:rsidR="001814AB" w:rsidRDefault="001814AB" w:rsidP="00A00C1A">
            <w:pPr>
              <w:spacing w:after="0"/>
              <w:rPr>
                <w:ins w:id="61" w:author="Edward Leung" w:date="2016-12-13T11:01:00Z"/>
                <w:rFonts w:ascii="Palatino Linotype" w:hAnsi="Palatino Linotype"/>
                <w:sz w:val="21"/>
                <w:szCs w:val="20"/>
              </w:rPr>
            </w:pPr>
          </w:p>
          <w:p w14:paraId="789CFD00" w14:textId="77777777" w:rsidR="00084668" w:rsidRDefault="00084668" w:rsidP="00A00C1A">
            <w:pPr>
              <w:spacing w:after="0"/>
              <w:rPr>
                <w:ins w:id="62" w:author="Edward Leung" w:date="2016-12-13T11:01:00Z"/>
                <w:rFonts w:ascii="Palatino Linotype" w:hAnsi="Palatino Linotype"/>
                <w:sz w:val="21"/>
                <w:szCs w:val="20"/>
              </w:rPr>
            </w:pPr>
          </w:p>
          <w:p w14:paraId="76AABBD9" w14:textId="28142CA1" w:rsidR="00084668" w:rsidRPr="00211DF8" w:rsidRDefault="00084668" w:rsidP="00A00C1A">
            <w:pPr>
              <w:spacing w:after="0"/>
              <w:rPr>
                <w:rFonts w:ascii="Palatino Linotype" w:hAnsi="Palatino Linotype"/>
                <w:sz w:val="21"/>
                <w:szCs w:val="20"/>
              </w:rPr>
            </w:pPr>
            <w:ins w:id="63" w:author="Edward Leung" w:date="2016-12-13T11:01:00Z">
              <w:r>
                <w:rPr>
                  <w:rFonts w:ascii="Palatino Linotype" w:hAnsi="Palatino Linotype"/>
                  <w:sz w:val="21"/>
                  <w:szCs w:val="20"/>
                </w:rPr>
                <w:t>-- Another Job: Staging</w:t>
              </w:r>
            </w:ins>
            <w:ins w:id="64" w:author="Edward Leung" w:date="2016-12-13T11:02:00Z">
              <w:r>
                <w:rPr>
                  <w:rFonts w:ascii="Palatino Linotype" w:hAnsi="Palatino Linotype"/>
                  <w:sz w:val="21"/>
                  <w:szCs w:val="20"/>
                </w:rPr>
                <w:t xml:space="preserve"> ESB</w:t>
              </w:r>
            </w:ins>
            <w:ins w:id="65" w:author="Edward Leung" w:date="2016-12-13T11:01:00Z">
              <w:r>
                <w:rPr>
                  <w:rFonts w:ascii="Palatino Linotype" w:hAnsi="Palatino Linotype"/>
                  <w:sz w:val="21"/>
                  <w:szCs w:val="20"/>
                </w:rPr>
                <w:t xml:space="preserve"> to EDW</w:t>
              </w:r>
            </w:ins>
          </w:p>
        </w:tc>
        <w:tc>
          <w:tcPr>
            <w:tcW w:w="1260" w:type="dxa"/>
          </w:tcPr>
          <w:p w14:paraId="0EF56E1E" w14:textId="77777777" w:rsidR="001814AB" w:rsidRPr="00211DF8" w:rsidRDefault="000F0D8D" w:rsidP="004A4443">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620" w:type="dxa"/>
          </w:tcPr>
          <w:p w14:paraId="788E3928" w14:textId="77777777" w:rsidR="001814AB" w:rsidRPr="00211DF8" w:rsidRDefault="000F0D8D"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62637052" w14:textId="77777777" w:rsidTr="00A9505C">
        <w:trPr>
          <w:cantSplit/>
          <w:trHeight w:val="123"/>
        </w:trPr>
        <w:tc>
          <w:tcPr>
            <w:tcW w:w="1800" w:type="dxa"/>
            <w:shd w:val="clear" w:color="auto" w:fill="auto"/>
          </w:tcPr>
          <w:p w14:paraId="6E7DC7E8" w14:textId="77777777" w:rsidR="001814AB" w:rsidRPr="00211DF8" w:rsidRDefault="001814AB"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6210" w:type="dxa"/>
          </w:tcPr>
          <w:p w14:paraId="6A6AF2A3" w14:textId="6DBB88AA"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The job will </w:t>
            </w:r>
            <w:del w:id="66" w:author="Steven Chen" w:date="2016-12-13T15:58:00Z">
              <w:r w:rsidRPr="00211DF8" w:rsidDel="002108A2">
                <w:rPr>
                  <w:rFonts w:ascii="Palatino Linotype" w:hAnsi="Palatino Linotype"/>
                  <w:sz w:val="21"/>
                  <w:szCs w:val="20"/>
                </w:rPr>
                <w:delText>continue on</w:delText>
              </w:r>
            </w:del>
            <w:ins w:id="67" w:author="Steven Chen" w:date="2016-12-13T15:58:00Z">
              <w:r w:rsidR="002108A2" w:rsidRPr="00211DF8">
                <w:rPr>
                  <w:rFonts w:ascii="Palatino Linotype" w:hAnsi="Palatino Linotype"/>
                  <w:sz w:val="21"/>
                  <w:szCs w:val="20"/>
                </w:rPr>
                <w:t>continue</w:t>
              </w:r>
              <w:r w:rsidR="002108A2">
                <w:rPr>
                  <w:rFonts w:ascii="Palatino Linotype" w:hAnsi="Palatino Linotype"/>
                  <w:sz w:val="21"/>
                  <w:szCs w:val="20"/>
                </w:rPr>
                <w:t xml:space="preserve"> to</w:t>
              </w:r>
            </w:ins>
            <w:bookmarkStart w:id="68" w:name="_GoBack"/>
            <w:bookmarkEnd w:id="68"/>
            <w:r w:rsidRPr="00211DF8">
              <w:rPr>
                <w:rFonts w:ascii="Palatino Linotype" w:hAnsi="Palatino Linotype"/>
                <w:sz w:val="21"/>
                <w:szCs w:val="20"/>
              </w:rPr>
              <w:t xml:space="preserve"> validate (refer to</w:t>
            </w:r>
            <w:commentRangeStart w:id="69"/>
            <w:r w:rsidRPr="00211DF8">
              <w:rPr>
                <w:rFonts w:ascii="Palatino Linotype" w:hAnsi="Palatino Linotype"/>
                <w:sz w:val="21"/>
                <w:szCs w:val="20"/>
              </w:rPr>
              <w:t xml:space="preserve"> requirement details of Sales Data real time processing</w:t>
            </w:r>
            <w:commentRangeEnd w:id="69"/>
            <w:r w:rsidR="00A931CD">
              <w:rPr>
                <w:rStyle w:val="CommentReference"/>
              </w:rPr>
              <w:commentReference w:id="69"/>
            </w:r>
            <w:r w:rsidRPr="00211DF8">
              <w:rPr>
                <w:rFonts w:ascii="Palatino Linotype" w:hAnsi="Palatino Linotype"/>
                <w:sz w:val="21"/>
                <w:szCs w:val="20"/>
              </w:rPr>
              <w:t xml:space="preserve"> in below section</w:t>
            </w:r>
            <w:ins w:id="70" w:author="Edward Leung" w:date="2016-12-13T11:06:00Z">
              <w:r w:rsidR="00EC509D">
                <w:rPr>
                  <w:rFonts w:ascii="Palatino Linotype" w:hAnsi="Palatino Linotype"/>
                  <w:sz w:val="21"/>
                  <w:szCs w:val="20"/>
                </w:rPr>
                <w:t xml:space="preserve"> </w:t>
              </w:r>
              <w:r w:rsidR="00EC509D" w:rsidRPr="00EC509D">
                <w:rPr>
                  <w:rFonts w:ascii="Palatino Linotype" w:hAnsi="Palatino Linotype"/>
                  <w:sz w:val="21"/>
                  <w:szCs w:val="20"/>
                  <w:highlight w:val="yellow"/>
                  <w:rPrChange w:id="71" w:author="Edward Leung" w:date="2016-12-13T11:06:00Z">
                    <w:rPr>
                      <w:rFonts w:ascii="Palatino Linotype" w:hAnsi="Palatino Linotype"/>
                      <w:sz w:val="21"/>
                      <w:szCs w:val="20"/>
                    </w:rPr>
                  </w:rPrChange>
                </w:rPr>
                <w:t>&lt;&lt;- Add</w:t>
              </w:r>
              <w:r w:rsidR="00EC509D">
                <w:rPr>
                  <w:rFonts w:ascii="Palatino Linotype" w:hAnsi="Palatino Linotype"/>
                  <w:sz w:val="21"/>
                  <w:szCs w:val="20"/>
                  <w:highlight w:val="yellow"/>
                </w:rPr>
                <w:t xml:space="preserve"> section</w:t>
              </w:r>
              <w:r w:rsidR="00EC509D" w:rsidRPr="00EC509D">
                <w:rPr>
                  <w:rFonts w:ascii="Palatino Linotype" w:hAnsi="Palatino Linotype"/>
                  <w:sz w:val="21"/>
                  <w:szCs w:val="20"/>
                  <w:highlight w:val="yellow"/>
                  <w:rPrChange w:id="72" w:author="Edward Leung" w:date="2016-12-13T11:06:00Z">
                    <w:rPr>
                      <w:rFonts w:ascii="Palatino Linotype" w:hAnsi="Palatino Linotype"/>
                      <w:sz w:val="21"/>
                      <w:szCs w:val="20"/>
                    </w:rPr>
                  </w:rPrChange>
                </w:rPr>
                <w:t xml:space="preserve"> back number</w:t>
              </w:r>
            </w:ins>
            <w:r w:rsidRPr="00211DF8">
              <w:rPr>
                <w:rFonts w:ascii="Palatino Linotype" w:hAnsi="Palatino Linotype"/>
                <w:sz w:val="21"/>
                <w:szCs w:val="20"/>
              </w:rPr>
              <w:t xml:space="preserve">) the polled sales data’s integrity in the staging table of current batch. If the </w:t>
            </w:r>
            <w:commentRangeStart w:id="73"/>
            <w:r w:rsidRPr="00211DF8">
              <w:rPr>
                <w:rFonts w:ascii="Palatino Linotype" w:hAnsi="Palatino Linotype"/>
                <w:sz w:val="21"/>
                <w:szCs w:val="20"/>
              </w:rPr>
              <w:t xml:space="preserve">whole batch </w:t>
            </w:r>
            <w:commentRangeEnd w:id="73"/>
            <w:r w:rsidR="00343B23">
              <w:rPr>
                <w:rStyle w:val="CommentReference"/>
              </w:rPr>
              <w:commentReference w:id="73"/>
            </w:r>
            <w:r w:rsidRPr="00211DF8">
              <w:rPr>
                <w:rFonts w:ascii="Palatino Linotype" w:hAnsi="Palatino Linotype"/>
                <w:sz w:val="21"/>
                <w:szCs w:val="20"/>
              </w:rPr>
              <w:t>data’s completeness is alright, the job will move to next steps.</w:t>
            </w:r>
          </w:p>
          <w:p w14:paraId="23EB4297" w14:textId="77777777" w:rsidR="001814AB" w:rsidRPr="00211DF8" w:rsidRDefault="001814AB" w:rsidP="00A00C1A">
            <w:pPr>
              <w:pStyle w:val="ListParagraph"/>
              <w:spacing w:after="0"/>
              <w:ind w:left="360"/>
              <w:rPr>
                <w:rFonts w:ascii="Palatino Linotype" w:hAnsi="Palatino Linotype"/>
                <w:sz w:val="21"/>
                <w:szCs w:val="20"/>
              </w:rPr>
            </w:pPr>
          </w:p>
        </w:tc>
        <w:tc>
          <w:tcPr>
            <w:tcW w:w="1260" w:type="dxa"/>
          </w:tcPr>
          <w:p w14:paraId="136659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620" w:type="dxa"/>
          </w:tcPr>
          <w:p w14:paraId="58843148"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1814AB" w:rsidRPr="00211DF8" w14:paraId="0AED48C4" w14:textId="77777777" w:rsidTr="004A4443">
        <w:trPr>
          <w:cantSplit/>
          <w:trHeight w:val="3788"/>
        </w:trPr>
        <w:tc>
          <w:tcPr>
            <w:tcW w:w="1800" w:type="dxa"/>
            <w:shd w:val="clear" w:color="auto" w:fill="auto"/>
          </w:tcPr>
          <w:p w14:paraId="1BD8D97A" w14:textId="77777777" w:rsidR="001814AB" w:rsidRPr="00211DF8" w:rsidRDefault="001814AB"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210" w:type="dxa"/>
          </w:tcPr>
          <w:p w14:paraId="691BCF12" w14:textId="77777777"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The job will send the data to EDW through the pre-configured interface in the service bus, and the interface shall fulfill below function</w:t>
            </w:r>
            <w:r w:rsidR="004A4443">
              <w:rPr>
                <w:rFonts w:ascii="Palatino Linotype" w:hAnsi="Palatino Linotype"/>
                <w:sz w:val="21"/>
                <w:szCs w:val="20"/>
              </w:rPr>
              <w:t>.</w:t>
            </w:r>
          </w:p>
          <w:p w14:paraId="6AE3D6C1"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 xml:space="preserve">Transfer sales data apple-to-apple from staging DB to EDW </w:t>
            </w:r>
          </w:p>
          <w:p w14:paraId="41B29590" w14:textId="77777777" w:rsidR="001814AB" w:rsidRPr="00211DF8" w:rsidRDefault="001814AB" w:rsidP="00A00C1A">
            <w:pPr>
              <w:pStyle w:val="ListParagraph"/>
              <w:numPr>
                <w:ilvl w:val="1"/>
                <w:numId w:val="24"/>
              </w:numPr>
              <w:spacing w:after="0"/>
              <w:rPr>
                <w:rFonts w:ascii="Palatino Linotype" w:hAnsi="Palatino Linotype"/>
                <w:sz w:val="21"/>
                <w:szCs w:val="20"/>
              </w:rPr>
            </w:pPr>
            <w:r w:rsidRPr="00211DF8">
              <w:rPr>
                <w:rFonts w:ascii="Palatino Linotype" w:hAnsi="Palatino Linotype"/>
                <w:sz w:val="21"/>
                <w:szCs w:val="20"/>
              </w:rPr>
              <w:t>Response a return code indicating the data transfer is success or not</w:t>
            </w:r>
            <w:r w:rsidR="007F7BFB" w:rsidRPr="00211DF8">
              <w:rPr>
                <w:rFonts w:ascii="Palatino Linotype" w:hAnsi="Palatino Linotype"/>
                <w:sz w:val="21"/>
                <w:szCs w:val="20"/>
              </w:rPr>
              <w:t>. The response will contain the records ID with corresponding return code.</w:t>
            </w:r>
          </w:p>
          <w:p w14:paraId="7B207B11" w14:textId="77777777" w:rsidR="001814AB" w:rsidRPr="00211DF8" w:rsidRDefault="001814AB" w:rsidP="00A00C1A">
            <w:pPr>
              <w:pStyle w:val="ListParagraph"/>
              <w:numPr>
                <w:ilvl w:val="0"/>
                <w:numId w:val="24"/>
              </w:numPr>
              <w:spacing w:after="0"/>
              <w:rPr>
                <w:rFonts w:ascii="Palatino Linotype" w:hAnsi="Palatino Linotype"/>
                <w:sz w:val="21"/>
                <w:szCs w:val="20"/>
              </w:rPr>
            </w:pPr>
            <w:r w:rsidRPr="00211DF8">
              <w:rPr>
                <w:rFonts w:ascii="Palatino Linotype" w:hAnsi="Palatino Linotype"/>
                <w:sz w:val="21"/>
                <w:szCs w:val="20"/>
              </w:rPr>
              <w:t xml:space="preserve">If the transfer is successful, the response result will be updated into </w:t>
            </w:r>
            <w:commentRangeStart w:id="74"/>
            <w:r w:rsidRPr="00211DF8">
              <w:rPr>
                <w:rFonts w:ascii="Palatino Linotype" w:hAnsi="Palatino Linotype"/>
                <w:sz w:val="21"/>
                <w:szCs w:val="20"/>
              </w:rPr>
              <w:t>Service Bus staging database</w:t>
            </w:r>
            <w:commentRangeEnd w:id="74"/>
            <w:r w:rsidR="005A7A11">
              <w:rPr>
                <w:rStyle w:val="CommentReference"/>
              </w:rPr>
              <w:commentReference w:id="74"/>
            </w:r>
            <w:r w:rsidRPr="00211DF8">
              <w:rPr>
                <w:rFonts w:ascii="Palatino Linotype" w:hAnsi="Palatino Linotype"/>
                <w:sz w:val="21"/>
                <w:szCs w:val="20"/>
              </w:rPr>
              <w:t xml:space="preserve">, and lately revert back to </w:t>
            </w:r>
            <w:commentRangeStart w:id="75"/>
            <w:r w:rsidR="007F7BFB" w:rsidRPr="00211DF8">
              <w:rPr>
                <w:rFonts w:ascii="Palatino Linotype" w:hAnsi="Palatino Linotype"/>
                <w:sz w:val="21"/>
                <w:szCs w:val="20"/>
              </w:rPr>
              <w:t>Staging DB</w:t>
            </w:r>
            <w:r w:rsidR="004A4443">
              <w:rPr>
                <w:rFonts w:ascii="Palatino Linotype" w:hAnsi="Palatino Linotype"/>
                <w:sz w:val="21"/>
                <w:szCs w:val="20"/>
              </w:rPr>
              <w:t xml:space="preserve"> </w:t>
            </w:r>
            <w:commentRangeEnd w:id="75"/>
            <w:r w:rsidR="005A7A11">
              <w:rPr>
                <w:rStyle w:val="CommentReference"/>
              </w:rPr>
              <w:commentReference w:id="75"/>
            </w:r>
            <w:r w:rsidR="004A4443">
              <w:rPr>
                <w:rFonts w:ascii="Palatino Linotype" w:hAnsi="Palatino Linotype"/>
                <w:sz w:val="21"/>
                <w:szCs w:val="20"/>
              </w:rPr>
              <w:t>upon the job completion.</w:t>
            </w:r>
          </w:p>
        </w:tc>
        <w:tc>
          <w:tcPr>
            <w:tcW w:w="1260" w:type="dxa"/>
          </w:tcPr>
          <w:p w14:paraId="281E3F80" w14:textId="77777777" w:rsidR="001814AB" w:rsidRPr="00211DF8" w:rsidRDefault="001814AB" w:rsidP="004A4443">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Output</w:t>
            </w:r>
          </w:p>
        </w:tc>
        <w:tc>
          <w:tcPr>
            <w:tcW w:w="1620" w:type="dxa"/>
          </w:tcPr>
          <w:p w14:paraId="2B76E2F3" w14:textId="77777777" w:rsidR="001814AB" w:rsidRPr="00211DF8" w:rsidRDefault="001814AB" w:rsidP="004A4443">
            <w:pPr>
              <w:pStyle w:val="TableStyle"/>
              <w:rPr>
                <w:rFonts w:ascii="Palatino Linotype" w:eastAsia="SimSun" w:hAnsi="Palatino Linotype"/>
              </w:rPr>
            </w:pPr>
            <w:r w:rsidRPr="00211DF8">
              <w:rPr>
                <w:rFonts w:ascii="Palatino Linotype" w:eastAsia="SimSun" w:hAnsi="Palatino Linotype"/>
              </w:rPr>
              <w:t>Send POS sales data from Staging DB to EDW - Polly</w:t>
            </w:r>
          </w:p>
        </w:tc>
      </w:tr>
      <w:tr w:rsidR="00942BDD" w:rsidRPr="00211DF8" w14:paraId="7E32AB22" w14:textId="77777777" w:rsidTr="00A9505C">
        <w:trPr>
          <w:cantSplit/>
          <w:trHeight w:val="123"/>
        </w:trPr>
        <w:tc>
          <w:tcPr>
            <w:tcW w:w="1800" w:type="dxa"/>
            <w:shd w:val="clear" w:color="auto" w:fill="auto"/>
          </w:tcPr>
          <w:p w14:paraId="4C0D3B6E" w14:textId="77777777" w:rsidR="00942BDD" w:rsidRPr="00211DF8" w:rsidRDefault="00942BDD"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210" w:type="dxa"/>
          </w:tcPr>
          <w:p w14:paraId="32ADB597" w14:textId="77777777" w:rsidR="00942BDD" w:rsidRPr="00211DF8" w:rsidRDefault="00942BDD" w:rsidP="00A00C1A">
            <w:pPr>
              <w:pStyle w:val="ListParagraph"/>
              <w:numPr>
                <w:ilvl w:val="0"/>
                <w:numId w:val="24"/>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real time batch including</w:t>
            </w:r>
            <w:r w:rsidR="004A4443">
              <w:rPr>
                <w:rFonts w:ascii="Palatino Linotype" w:hAnsi="Palatino Linotype"/>
                <w:sz w:val="20"/>
                <w:szCs w:val="20"/>
              </w:rPr>
              <w:t>:</w:t>
            </w:r>
          </w:p>
          <w:p w14:paraId="4D1C3866"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status</w:t>
            </w:r>
          </w:p>
          <w:p w14:paraId="4EAC730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48C5A271"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name, e.g. Staging – EDW.</w:t>
            </w:r>
          </w:p>
          <w:p w14:paraId="60F5AD27"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ID</w:t>
            </w:r>
          </w:p>
          <w:p w14:paraId="4C00A4C8"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run error stage (if any)</w:t>
            </w:r>
          </w:p>
          <w:p w14:paraId="4FBE70E9"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7FE75D5" w14:textId="77777777" w:rsidR="00942BDD" w:rsidRPr="00211DF8" w:rsidRDefault="00942BDD" w:rsidP="00A00C1A">
            <w:pPr>
              <w:pStyle w:val="ListParagraph"/>
              <w:numPr>
                <w:ilvl w:val="1"/>
                <w:numId w:val="21"/>
              </w:numPr>
              <w:spacing w:after="0"/>
              <w:rPr>
                <w:rFonts w:ascii="Palatino Linotype" w:hAnsi="Palatino Linotype"/>
                <w:sz w:val="20"/>
                <w:szCs w:val="20"/>
              </w:rPr>
            </w:pPr>
            <w:r w:rsidRPr="00211DF8">
              <w:rPr>
                <w:rFonts w:ascii="Palatino Linotype" w:hAnsi="Palatino Linotype"/>
                <w:sz w:val="20"/>
                <w:szCs w:val="20"/>
              </w:rPr>
              <w:t>Job start/end time (regarded as Staging to EDW start/end time)</w:t>
            </w:r>
          </w:p>
        </w:tc>
        <w:tc>
          <w:tcPr>
            <w:tcW w:w="1260" w:type="dxa"/>
          </w:tcPr>
          <w:p w14:paraId="57FB4864" w14:textId="77777777" w:rsidR="00942BDD" w:rsidRPr="00211DF8" w:rsidRDefault="00942BDD" w:rsidP="004A4443">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5E15004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Sales Data Download to Staging DB – Carl</w:t>
            </w:r>
          </w:p>
          <w:p w14:paraId="66B805AB" w14:textId="77777777" w:rsidR="00942BDD" w:rsidRPr="00211DF8" w:rsidRDefault="00942BDD" w:rsidP="004A4443">
            <w:pPr>
              <w:spacing w:after="0"/>
              <w:rPr>
                <w:rFonts w:ascii="Palatino Linotype" w:eastAsia="SimSun" w:hAnsi="Palatino Linotype"/>
              </w:rPr>
            </w:pPr>
          </w:p>
          <w:p w14:paraId="3CBE7093" w14:textId="77777777" w:rsidR="00942BDD" w:rsidRPr="00211DF8" w:rsidRDefault="00942BDD" w:rsidP="004A4443">
            <w:pPr>
              <w:spacing w:after="0"/>
              <w:rPr>
                <w:rFonts w:ascii="Palatino Linotype" w:eastAsia="SimSun" w:hAnsi="Palatino Linotype"/>
              </w:rPr>
            </w:pPr>
            <w:r w:rsidRPr="00211DF8">
              <w:rPr>
                <w:rFonts w:ascii="Palatino Linotype" w:eastAsia="SimSun" w:hAnsi="Palatino Linotype"/>
              </w:rPr>
              <w:t>Send POS sales data from Staging DB to EDW - Polly</w:t>
            </w:r>
          </w:p>
          <w:p w14:paraId="70F1901D" w14:textId="77777777" w:rsidR="00942BDD" w:rsidRPr="00211DF8" w:rsidRDefault="00942BDD" w:rsidP="004A4443">
            <w:pPr>
              <w:spacing w:after="0"/>
              <w:rPr>
                <w:rFonts w:ascii="Palatino Linotype" w:hAnsi="Palatino Linotype"/>
                <w:sz w:val="21"/>
                <w:szCs w:val="20"/>
              </w:rPr>
            </w:pPr>
          </w:p>
        </w:tc>
      </w:tr>
    </w:tbl>
    <w:p w14:paraId="78DC2844" w14:textId="77777777" w:rsidR="001814AB" w:rsidRPr="00211DF8" w:rsidRDefault="001814AB" w:rsidP="001814AB">
      <w:pPr>
        <w:pStyle w:val="ShapeTypeStyle"/>
        <w:spacing w:after="0"/>
        <w:jc w:val="both"/>
        <w:rPr>
          <w:rFonts w:ascii="Palatino Linotype" w:hAnsi="Palatino Linotype"/>
        </w:rPr>
      </w:pPr>
    </w:p>
    <w:p w14:paraId="3101AEB7" w14:textId="77777777" w:rsidR="00D16925" w:rsidRDefault="00D16925">
      <w:pPr>
        <w:rPr>
          <w:rFonts w:ascii="Palatino Linotype" w:eastAsia="PMingLiU" w:hAnsi="Palatino Linotype" w:cs="Times New Roman"/>
          <w:b/>
          <w:color w:val="215868"/>
          <w:sz w:val="24"/>
          <w:lang w:val="en-GB" w:eastAsia="zh-CN"/>
        </w:rPr>
      </w:pPr>
      <w:r>
        <w:rPr>
          <w:rFonts w:ascii="Palatino Linotype" w:hAnsi="Palatino Linotype"/>
        </w:rPr>
        <w:br w:type="page"/>
      </w:r>
    </w:p>
    <w:p w14:paraId="28987F9E"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lastRenderedPageBreak/>
        <w:t>Measure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22FB8233" w14:textId="77777777" w:rsidTr="004A4443">
        <w:trPr>
          <w:cantSplit/>
          <w:tblHeader/>
        </w:trPr>
        <w:tc>
          <w:tcPr>
            <w:tcW w:w="2453" w:type="dxa"/>
            <w:shd w:val="clear" w:color="auto" w:fill="365F91" w:themeFill="accent1" w:themeFillShade="BF"/>
          </w:tcPr>
          <w:p w14:paraId="7D64A1C4"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Measure</w:t>
            </w:r>
          </w:p>
        </w:tc>
        <w:tc>
          <w:tcPr>
            <w:tcW w:w="7920" w:type="dxa"/>
            <w:shd w:val="clear" w:color="auto" w:fill="365F91" w:themeFill="accent1" w:themeFillShade="BF"/>
          </w:tcPr>
          <w:p w14:paraId="189EE673"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D16925" w:rsidRPr="00A00C1A" w14:paraId="21312341" w14:textId="77777777" w:rsidTr="004A4443">
        <w:trPr>
          <w:cantSplit/>
          <w:tblHeader/>
        </w:trPr>
        <w:tc>
          <w:tcPr>
            <w:tcW w:w="2453" w:type="dxa"/>
            <w:shd w:val="clear" w:color="auto" w:fill="A6A6A6" w:themeFill="background1" w:themeFillShade="A6"/>
          </w:tcPr>
          <w:p w14:paraId="25BEAFC0"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c>
          <w:tcPr>
            <w:tcW w:w="7920" w:type="dxa"/>
            <w:shd w:val="clear" w:color="auto" w:fill="A6A6A6" w:themeFill="background1" w:themeFillShade="A6"/>
          </w:tcPr>
          <w:p w14:paraId="1F692EB2" w14:textId="77777777" w:rsidR="00D16925" w:rsidRPr="00A00C1A" w:rsidRDefault="00D16925" w:rsidP="00A9505C">
            <w:pPr>
              <w:spacing w:after="0"/>
              <w:jc w:val="both"/>
              <w:rPr>
                <w:rFonts w:ascii="Palatino Linotype" w:hAnsi="Palatino Linotype"/>
                <w:szCs w:val="20"/>
              </w:rPr>
            </w:pPr>
            <w:r w:rsidRPr="00A00C1A">
              <w:rPr>
                <w:rFonts w:ascii="Palatino Linotype" w:hAnsi="Palatino Linotype"/>
                <w:szCs w:val="20"/>
              </w:rPr>
              <w:t>-</w:t>
            </w:r>
          </w:p>
        </w:tc>
      </w:tr>
    </w:tbl>
    <w:p w14:paraId="75223E1D" w14:textId="77777777" w:rsidR="00D16925" w:rsidRDefault="00D16925" w:rsidP="001814AB">
      <w:pPr>
        <w:pStyle w:val="ShapeTypeStyle"/>
        <w:spacing w:after="0"/>
        <w:jc w:val="both"/>
        <w:rPr>
          <w:rFonts w:ascii="Palatino Linotype" w:hAnsi="Palatino Linotype"/>
          <w:b w:val="0"/>
          <w:bCs/>
        </w:rPr>
      </w:pPr>
    </w:p>
    <w:p w14:paraId="3DB5E602"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1814AB" w:rsidRPr="00211DF8" w14:paraId="1F7ECCCB" w14:textId="77777777" w:rsidTr="00A9505C">
        <w:trPr>
          <w:cantSplit/>
          <w:tblHeader/>
        </w:trPr>
        <w:tc>
          <w:tcPr>
            <w:tcW w:w="2453" w:type="dxa"/>
            <w:shd w:val="clear" w:color="auto" w:fill="365F91" w:themeFill="accent1" w:themeFillShade="BF"/>
          </w:tcPr>
          <w:p w14:paraId="06459DCB"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37C317AA"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526FA0F6" w14:textId="77777777" w:rsidR="001814AB" w:rsidRPr="00211DF8" w:rsidRDefault="001814A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1814AB" w:rsidRPr="00211DF8" w14:paraId="3F4363C1" w14:textId="77777777" w:rsidTr="00A9505C">
        <w:trPr>
          <w:cantSplit/>
          <w:trHeight w:val="123"/>
        </w:trPr>
        <w:tc>
          <w:tcPr>
            <w:tcW w:w="2453" w:type="dxa"/>
            <w:shd w:val="clear" w:color="auto" w:fill="auto"/>
          </w:tcPr>
          <w:p w14:paraId="5E834FE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6E9D27AF"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1E084B7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1814AB" w:rsidRPr="00211DF8" w14:paraId="4B01E660" w14:textId="77777777" w:rsidTr="00A9505C">
        <w:trPr>
          <w:cantSplit/>
          <w:trHeight w:val="123"/>
        </w:trPr>
        <w:tc>
          <w:tcPr>
            <w:tcW w:w="2453" w:type="dxa"/>
            <w:shd w:val="clear" w:color="auto" w:fill="auto"/>
          </w:tcPr>
          <w:p w14:paraId="1756A8F3"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9C30D7"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6D0A9BA4"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1814AB" w:rsidRPr="00211DF8" w14:paraId="5D919DE4" w14:textId="77777777" w:rsidTr="00A9505C">
        <w:trPr>
          <w:cantSplit/>
          <w:trHeight w:val="123"/>
        </w:trPr>
        <w:tc>
          <w:tcPr>
            <w:tcW w:w="2453" w:type="dxa"/>
            <w:shd w:val="clear" w:color="auto" w:fill="auto"/>
          </w:tcPr>
          <w:p w14:paraId="2EE7B78C" w14:textId="191FDB4C" w:rsidR="000E0320" w:rsidRDefault="001814AB" w:rsidP="00A00C1A">
            <w:pPr>
              <w:spacing w:after="0"/>
              <w:rPr>
                <w:ins w:id="76" w:author="Edward Leung" w:date="2016-12-13T11:17:00Z"/>
                <w:rFonts w:ascii="Palatino Linotype" w:eastAsia="SimSun" w:hAnsi="Palatino Linotype"/>
                <w:szCs w:val="20"/>
                <w:lang w:eastAsia="zh-CN"/>
              </w:rPr>
            </w:pPr>
            <w:del w:id="77" w:author="Edward Leung" w:date="2016-12-13T11:17:00Z">
              <w:r w:rsidRPr="00211DF8" w:rsidDel="000E0320">
                <w:rPr>
                  <w:rFonts w:ascii="Palatino Linotype" w:eastAsia="SimSun" w:hAnsi="Palatino Linotype"/>
                  <w:szCs w:val="20"/>
                  <w:lang w:eastAsia="zh-CN"/>
                </w:rPr>
                <w:delText>EDW Support</w:delText>
              </w:r>
            </w:del>
          </w:p>
          <w:p w14:paraId="22EFDE33" w14:textId="0A793301" w:rsidR="000E0320" w:rsidRPr="00211DF8" w:rsidRDefault="000E0320" w:rsidP="00A00C1A">
            <w:pPr>
              <w:spacing w:after="0"/>
              <w:rPr>
                <w:rFonts w:ascii="Palatino Linotype" w:eastAsia="SimSun" w:hAnsi="Palatino Linotype"/>
                <w:szCs w:val="20"/>
                <w:lang w:eastAsia="zh-CN"/>
              </w:rPr>
            </w:pPr>
            <w:ins w:id="78" w:author="Edward Leung" w:date="2016-12-13T11:17:00Z">
              <w:r w:rsidRPr="000E0320">
                <w:rPr>
                  <w:rFonts w:ascii="Palatino Linotype" w:eastAsia="SimSun" w:hAnsi="Palatino Linotype"/>
                  <w:szCs w:val="20"/>
                  <w:highlight w:val="yellow"/>
                  <w:lang w:eastAsia="zh-CN"/>
                  <w:rPrChange w:id="79" w:author="Edward Leung" w:date="2016-12-13T11:17:00Z">
                    <w:rPr>
                      <w:rFonts w:ascii="Palatino Linotype" w:eastAsia="SimSun" w:hAnsi="Palatino Linotype"/>
                      <w:szCs w:val="20"/>
                      <w:lang w:eastAsia="zh-CN"/>
                    </w:rPr>
                  </w:rPrChange>
                </w:rPr>
                <w:t>Service Bus Support Team</w:t>
              </w:r>
            </w:ins>
          </w:p>
        </w:tc>
        <w:tc>
          <w:tcPr>
            <w:tcW w:w="6750" w:type="dxa"/>
          </w:tcPr>
          <w:p w14:paraId="672BFE87" w14:textId="77777777" w:rsidR="001814AB" w:rsidRPr="00211DF8" w:rsidRDefault="001814AB"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w:t>
            </w:r>
            <w:commentRangeStart w:id="80"/>
            <w:r w:rsidRPr="00211DF8">
              <w:rPr>
                <w:rFonts w:ascii="Palatino Linotype" w:eastAsia="SimSun" w:hAnsi="Palatino Linotype"/>
                <w:szCs w:val="20"/>
                <w:lang w:eastAsia="zh-CN"/>
              </w:rPr>
              <w:t>conduct job re-run</w:t>
            </w:r>
            <w:commentRangeEnd w:id="80"/>
            <w:r w:rsidR="000B556C">
              <w:rPr>
                <w:rStyle w:val="CommentReference"/>
              </w:rPr>
              <w:commentReference w:id="80"/>
            </w:r>
            <w:r w:rsidRPr="00211DF8">
              <w:rPr>
                <w:rFonts w:ascii="Palatino Linotype" w:eastAsia="SimSun" w:hAnsi="Palatino Linotype"/>
                <w:szCs w:val="20"/>
                <w:lang w:eastAsia="zh-CN"/>
              </w:rPr>
              <w:t>, job logs the responsibility to receive EDW related alert email</w:t>
            </w:r>
            <w:r w:rsidR="004A4443">
              <w:rPr>
                <w:rFonts w:ascii="Palatino Linotype" w:eastAsia="SimSun" w:hAnsi="Palatino Linotype"/>
                <w:szCs w:val="20"/>
                <w:lang w:eastAsia="zh-CN"/>
              </w:rPr>
              <w:t>.</w:t>
            </w:r>
          </w:p>
        </w:tc>
        <w:tc>
          <w:tcPr>
            <w:tcW w:w="1170" w:type="dxa"/>
          </w:tcPr>
          <w:p w14:paraId="1DD05D22" w14:textId="77777777" w:rsidR="001814AB" w:rsidRPr="00211DF8" w:rsidRDefault="001814AB"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6632B0A" w14:textId="77777777" w:rsidR="00F47646" w:rsidRDefault="00F47646" w:rsidP="001814AB">
      <w:pPr>
        <w:pStyle w:val="ShapeTypeStyle"/>
        <w:spacing w:after="0"/>
        <w:jc w:val="both"/>
        <w:rPr>
          <w:rFonts w:ascii="Palatino Linotype" w:hAnsi="Palatino Linotype"/>
        </w:rPr>
      </w:pPr>
    </w:p>
    <w:p w14:paraId="1576F81A" w14:textId="77777777" w:rsidR="001814AB" w:rsidRPr="00211DF8" w:rsidRDefault="001814AB" w:rsidP="001814AB">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1814AB" w:rsidRPr="00211DF8" w14:paraId="1ADC0CF4" w14:textId="77777777" w:rsidTr="00A9505C">
        <w:trPr>
          <w:cantSplit/>
          <w:tblHeader/>
        </w:trPr>
        <w:tc>
          <w:tcPr>
            <w:tcW w:w="2453" w:type="dxa"/>
            <w:shd w:val="clear" w:color="auto" w:fill="365F91" w:themeFill="accent1" w:themeFillShade="BF"/>
          </w:tcPr>
          <w:p w14:paraId="1018AC47"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D95E76D" w14:textId="77777777" w:rsidR="001814AB" w:rsidRPr="00211DF8" w:rsidRDefault="001814AB"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1814AB" w:rsidRPr="00211DF8" w14:paraId="09C8DB4B" w14:textId="77777777" w:rsidTr="00A9505C">
        <w:trPr>
          <w:cantSplit/>
          <w:trHeight w:val="123"/>
        </w:trPr>
        <w:tc>
          <w:tcPr>
            <w:tcW w:w="2453" w:type="dxa"/>
            <w:shd w:val="clear" w:color="auto" w:fill="auto"/>
          </w:tcPr>
          <w:p w14:paraId="06E9A3A4"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4C378A7E"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1814AB" w:rsidRPr="00211DF8" w14:paraId="12658189" w14:textId="77777777" w:rsidTr="00A9505C">
        <w:trPr>
          <w:cantSplit/>
          <w:trHeight w:val="123"/>
        </w:trPr>
        <w:tc>
          <w:tcPr>
            <w:tcW w:w="2453" w:type="dxa"/>
            <w:shd w:val="clear" w:color="auto" w:fill="auto"/>
          </w:tcPr>
          <w:p w14:paraId="799185B7"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EC3A388"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1814AB" w:rsidRPr="00211DF8" w14:paraId="32269832" w14:textId="77777777" w:rsidTr="00A9505C">
        <w:trPr>
          <w:cantSplit/>
          <w:trHeight w:val="123"/>
        </w:trPr>
        <w:tc>
          <w:tcPr>
            <w:tcW w:w="2453" w:type="dxa"/>
            <w:shd w:val="clear" w:color="auto" w:fill="auto"/>
          </w:tcPr>
          <w:p w14:paraId="5B27122D" w14:textId="77777777" w:rsidR="001814AB" w:rsidRPr="00211DF8" w:rsidRDefault="001814AB"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4F1250A" w14:textId="77777777" w:rsidR="001814AB" w:rsidRPr="00211DF8" w:rsidRDefault="001814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0DA98C69" w14:textId="77777777" w:rsidR="001814AB" w:rsidRPr="00211DF8" w:rsidRDefault="001814AB" w:rsidP="001814AB">
      <w:pPr>
        <w:jc w:val="both"/>
        <w:rPr>
          <w:rFonts w:ascii="Palatino Linotype" w:hAnsi="Palatino Linotype"/>
        </w:rPr>
        <w:sectPr w:rsidR="001814AB" w:rsidRPr="00211DF8" w:rsidSect="005B21C6">
          <w:headerReference w:type="default" r:id="rId17"/>
          <w:footerReference w:type="default" r:id="rId18"/>
          <w:pgSz w:w="12240" w:h="15840"/>
          <w:pgMar w:top="720" w:right="720" w:bottom="720" w:left="720" w:header="720" w:footer="794" w:gutter="0"/>
          <w:cols w:space="720"/>
          <w:docGrid w:linePitch="360"/>
        </w:sectPr>
      </w:pPr>
    </w:p>
    <w:p w14:paraId="3C7C4E3E" w14:textId="77777777" w:rsidR="001814AB" w:rsidRPr="00211DF8" w:rsidRDefault="001814AB" w:rsidP="00711BEE">
      <w:pPr>
        <w:pStyle w:val="Heading4"/>
        <w:rPr>
          <w:rFonts w:ascii="Palatino Linotype" w:hAnsi="Palatino Linotype"/>
          <w:lang w:eastAsia="zh-CN"/>
        </w:rPr>
      </w:pPr>
      <w:bookmarkStart w:id="81" w:name="_Toc468468975"/>
      <w:r w:rsidRPr="00211DF8">
        <w:rPr>
          <w:rFonts w:ascii="Palatino Linotype" w:hAnsi="Palatino Linotype"/>
          <w:lang w:eastAsia="zh-CN"/>
        </w:rPr>
        <w:lastRenderedPageBreak/>
        <w:t>Functional Requirement Details</w:t>
      </w:r>
      <w:bookmarkEnd w:id="81"/>
      <w:r w:rsidRPr="00211DF8">
        <w:rPr>
          <w:rFonts w:ascii="Palatino Linotype" w:hAnsi="Palatino Linotype"/>
          <w:lang w:eastAsia="zh-CN"/>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951"/>
        <w:gridCol w:w="4248"/>
        <w:gridCol w:w="905"/>
      </w:tblGrid>
      <w:tr w:rsidR="00304DFA" w:rsidRPr="00211DF8" w14:paraId="37FEE658" w14:textId="77777777" w:rsidTr="001F5555">
        <w:trPr>
          <w:cantSplit/>
          <w:tblHeader/>
        </w:trPr>
        <w:tc>
          <w:tcPr>
            <w:tcW w:w="1391" w:type="dxa"/>
            <w:shd w:val="clear" w:color="auto" w:fill="244061" w:themeFill="accent1" w:themeFillShade="80"/>
            <w:vAlign w:val="center"/>
          </w:tcPr>
          <w:p w14:paraId="07D27FE9"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3181C9E3"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B2AE4C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1798766D" w14:textId="77777777" w:rsidR="00304DFA" w:rsidRPr="00211DF8" w:rsidRDefault="00304DFA" w:rsidP="004A4443">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951" w:type="dxa"/>
            <w:shd w:val="clear" w:color="auto" w:fill="244061" w:themeFill="accent1" w:themeFillShade="80"/>
            <w:vAlign w:val="center"/>
          </w:tcPr>
          <w:p w14:paraId="4F03E0EE" w14:textId="77777777" w:rsidR="00304DFA" w:rsidRPr="00211DF8" w:rsidRDefault="00304DF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248" w:type="dxa"/>
            <w:shd w:val="clear" w:color="auto" w:fill="244061" w:themeFill="accent1" w:themeFillShade="80"/>
            <w:vAlign w:val="center"/>
          </w:tcPr>
          <w:p w14:paraId="62D8E02D"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351D16C2" w14:textId="77777777" w:rsidR="00304DFA" w:rsidRPr="00211DF8" w:rsidRDefault="00304DFA" w:rsidP="00304DFA">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304DFA" w:rsidRPr="00211DF8" w14:paraId="74FDE614" w14:textId="77777777" w:rsidTr="00A00C1A">
        <w:trPr>
          <w:cantSplit/>
          <w:trHeight w:val="123"/>
        </w:trPr>
        <w:tc>
          <w:tcPr>
            <w:tcW w:w="1391" w:type="dxa"/>
            <w:shd w:val="clear" w:color="auto" w:fill="auto"/>
          </w:tcPr>
          <w:p w14:paraId="48D79DF4" w14:textId="77777777" w:rsidR="00304DFA"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c>
          <w:tcPr>
            <w:tcW w:w="1530" w:type="dxa"/>
          </w:tcPr>
          <w:p w14:paraId="12D36745" w14:textId="77777777" w:rsidR="00304DFA"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shd w:val="clear" w:color="auto" w:fill="A6A6A6" w:themeFill="background1" w:themeFillShade="A6"/>
          </w:tcPr>
          <w:p w14:paraId="532D7C6F" w14:textId="77777777" w:rsidR="00304DFA" w:rsidRPr="00211DF8" w:rsidRDefault="00485B40" w:rsidP="00A00C1A">
            <w:pPr>
              <w:rPr>
                <w:rFonts w:ascii="Palatino Linotype" w:hAnsi="Palatino Linotype"/>
                <w:color w:val="000000"/>
                <w:sz w:val="20"/>
                <w:szCs w:val="20"/>
              </w:rPr>
            </w:pPr>
            <w:r>
              <w:rPr>
                <w:rFonts w:ascii="Palatino Linotype" w:hAnsi="Palatino Linotype"/>
                <w:color w:val="000000"/>
                <w:sz w:val="20"/>
                <w:szCs w:val="20"/>
              </w:rPr>
              <w:t>-</w:t>
            </w:r>
          </w:p>
        </w:tc>
        <w:tc>
          <w:tcPr>
            <w:tcW w:w="1096" w:type="dxa"/>
            <w:shd w:val="clear" w:color="auto" w:fill="A6A6A6" w:themeFill="background1" w:themeFillShade="A6"/>
          </w:tcPr>
          <w:p w14:paraId="130B9B46" w14:textId="77777777" w:rsidR="00304DFA" w:rsidRPr="00211DF8" w:rsidRDefault="00485B40" w:rsidP="004A4443">
            <w:pPr>
              <w:jc w:val="center"/>
              <w:rPr>
                <w:rFonts w:ascii="Palatino Linotype" w:hAnsi="Palatino Linotype"/>
                <w:color w:val="000000"/>
              </w:rPr>
            </w:pPr>
            <w:r>
              <w:rPr>
                <w:rFonts w:ascii="Palatino Linotype" w:hAnsi="Palatino Linotype"/>
                <w:color w:val="000000"/>
              </w:rPr>
              <w:t>-</w:t>
            </w:r>
          </w:p>
        </w:tc>
        <w:tc>
          <w:tcPr>
            <w:tcW w:w="951" w:type="dxa"/>
            <w:shd w:val="clear" w:color="auto" w:fill="A6A6A6" w:themeFill="background1" w:themeFillShade="A6"/>
          </w:tcPr>
          <w:p w14:paraId="3F5083F4" w14:textId="77777777" w:rsidR="00304DFA" w:rsidRPr="00211DF8" w:rsidRDefault="00485B40" w:rsidP="00A00C1A">
            <w:pPr>
              <w:jc w:val="cente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c>
          <w:tcPr>
            <w:tcW w:w="4248" w:type="dxa"/>
            <w:shd w:val="clear" w:color="auto" w:fill="A6A6A6" w:themeFill="background1" w:themeFillShade="A6"/>
          </w:tcPr>
          <w:p w14:paraId="0EE2F1F9" w14:textId="77777777" w:rsidR="00304DFA" w:rsidRPr="00211DF8" w:rsidRDefault="00485B40" w:rsidP="00A00C1A">
            <w:pPr>
              <w:rPr>
                <w:rFonts w:ascii="Palatino Linotype" w:eastAsia="Microsoft YaHei" w:hAnsi="Palatino Linotype" w:cs="Microsoft YaHei"/>
                <w:color w:val="000000"/>
                <w:sz w:val="20"/>
                <w:szCs w:val="20"/>
              </w:rPr>
            </w:pPr>
            <w:r>
              <w:rPr>
                <w:rFonts w:ascii="Palatino Linotype" w:eastAsia="Microsoft YaHei" w:hAnsi="Palatino Linotype" w:cs="Microsoft YaHei"/>
                <w:color w:val="000000"/>
                <w:sz w:val="20"/>
                <w:szCs w:val="20"/>
              </w:rPr>
              <w:t>-</w:t>
            </w:r>
          </w:p>
        </w:tc>
        <w:tc>
          <w:tcPr>
            <w:tcW w:w="905" w:type="dxa"/>
            <w:shd w:val="clear" w:color="auto" w:fill="A6A6A6" w:themeFill="background1" w:themeFillShade="A6"/>
          </w:tcPr>
          <w:p w14:paraId="33699821" w14:textId="77777777" w:rsidR="00304DFA" w:rsidRPr="00211DF8" w:rsidRDefault="00485B40" w:rsidP="00A00C1A">
            <w:pPr>
              <w:rPr>
                <w:rFonts w:ascii="Palatino Linotype" w:eastAsia="SimSun" w:hAnsi="Palatino Linotype"/>
                <w:color w:val="000000"/>
                <w:sz w:val="20"/>
                <w:szCs w:val="20"/>
                <w:lang w:eastAsia="zh-CN"/>
              </w:rPr>
            </w:pPr>
            <w:r>
              <w:rPr>
                <w:rFonts w:ascii="Palatino Linotype" w:eastAsia="SimSun" w:hAnsi="Palatino Linotype"/>
                <w:color w:val="000000"/>
                <w:sz w:val="20"/>
                <w:szCs w:val="20"/>
                <w:lang w:eastAsia="zh-CN"/>
              </w:rPr>
              <w:t>-</w:t>
            </w:r>
          </w:p>
        </w:tc>
      </w:tr>
      <w:tr w:rsidR="007D4BBF" w:rsidRPr="00211DF8" w14:paraId="6CD8B426" w14:textId="77777777" w:rsidTr="00A00C1A">
        <w:trPr>
          <w:cantSplit/>
          <w:trHeight w:val="123"/>
        </w:trPr>
        <w:tc>
          <w:tcPr>
            <w:tcW w:w="1391" w:type="dxa"/>
            <w:shd w:val="clear" w:color="auto" w:fill="auto"/>
          </w:tcPr>
          <w:p w14:paraId="4B708108"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ESB-SAL-02-01</w:t>
            </w:r>
          </w:p>
        </w:tc>
        <w:tc>
          <w:tcPr>
            <w:tcW w:w="1530" w:type="dxa"/>
          </w:tcPr>
          <w:p w14:paraId="3612DBCF" w14:textId="77777777" w:rsidR="007D4BBF" w:rsidRPr="00211DF8" w:rsidRDefault="007D4BB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0C876E1E" w14:textId="77777777" w:rsidR="007D4BBF" w:rsidRPr="00211DF8" w:rsidRDefault="007D4BBF"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w:t>
            </w:r>
            <w:commentRangeStart w:id="82"/>
            <w:r w:rsidRPr="00211DF8">
              <w:rPr>
                <w:rFonts w:ascii="Palatino Linotype" w:hAnsi="Palatino Linotype"/>
                <w:color w:val="000000"/>
                <w:sz w:val="20"/>
                <w:szCs w:val="20"/>
              </w:rPr>
              <w:t>step 2 processing job</w:t>
            </w:r>
            <w:commentRangeEnd w:id="82"/>
            <w:r w:rsidR="007E670F">
              <w:rPr>
                <w:rStyle w:val="CommentReference"/>
              </w:rPr>
              <w:commentReference w:id="82"/>
            </w:r>
            <w:r w:rsidRPr="00211DF8">
              <w:rPr>
                <w:rFonts w:ascii="Palatino Linotype" w:hAnsi="Palatino Linotype"/>
                <w:color w:val="000000"/>
                <w:sz w:val="20"/>
                <w:szCs w:val="20"/>
              </w:rPr>
              <w:t xml:space="preserve"> reads sales data from staging DB</w:t>
            </w:r>
            <w:r w:rsidRPr="00211DF8">
              <w:rPr>
                <w:rFonts w:ascii="Palatino Linotype" w:eastAsia="SimSun" w:hAnsi="Palatino Linotype"/>
                <w:color w:val="000000"/>
                <w:sz w:val="20"/>
                <w:szCs w:val="20"/>
                <w:lang w:eastAsia="zh-CN"/>
              </w:rPr>
              <w:t xml:space="preserve">. </w:t>
            </w:r>
            <w:r w:rsidRPr="00211DF8">
              <w:rPr>
                <w:rFonts w:ascii="Palatino Linotype" w:hAnsi="Palatino Linotype"/>
                <w:color w:val="000000"/>
                <w:sz w:val="20"/>
                <w:szCs w:val="20"/>
              </w:rPr>
              <w:t>Firstly it shall check the Data integrity for data from both MIDPOS and POINTSOFT</w:t>
            </w:r>
            <w:r w:rsidR="004A4443">
              <w:rPr>
                <w:rFonts w:ascii="Palatino Linotype" w:hAnsi="Palatino Linotype"/>
                <w:color w:val="000000"/>
                <w:sz w:val="20"/>
                <w:szCs w:val="20"/>
              </w:rPr>
              <w:t>.</w:t>
            </w:r>
          </w:p>
        </w:tc>
        <w:tc>
          <w:tcPr>
            <w:tcW w:w="1096" w:type="dxa"/>
          </w:tcPr>
          <w:p w14:paraId="4298272D" w14:textId="77777777" w:rsidR="007D4BBF" w:rsidRPr="00211DF8" w:rsidRDefault="007D4BB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223BE9D" w14:textId="77777777" w:rsidR="007D4BBF" w:rsidRPr="00211DF8" w:rsidRDefault="0004266B"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0548200" w14:textId="77777777" w:rsidR="007D4BBF" w:rsidRPr="00211DF8" w:rsidRDefault="007D4BBF"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According to #ESB-SAL-01-03 &amp; # ESB-SAL-01-04</w:t>
            </w:r>
          </w:p>
          <w:p w14:paraId="150C023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a) </w:t>
            </w:r>
            <w:commentRangeStart w:id="83"/>
            <w:r w:rsidRPr="00211DF8">
              <w:rPr>
                <w:rFonts w:ascii="Palatino Linotype" w:eastAsia="Microsoft YaHei" w:hAnsi="Palatino Linotype" w:cs="Microsoft YaHei"/>
                <w:color w:val="000000"/>
                <w:sz w:val="20"/>
                <w:szCs w:val="20"/>
              </w:rPr>
              <w:t xml:space="preserve">orders, trans, </w:t>
            </w:r>
            <w:proofErr w:type="spellStart"/>
            <w:r w:rsidRPr="00211DF8">
              <w:rPr>
                <w:rFonts w:ascii="Palatino Linotype" w:eastAsia="Microsoft YaHei" w:hAnsi="Palatino Linotype" w:cs="Microsoft YaHei"/>
                <w:color w:val="000000"/>
                <w:sz w:val="20"/>
                <w:szCs w:val="20"/>
              </w:rPr>
              <w:t>order_pay</w:t>
            </w:r>
            <w:proofErr w:type="spellEnd"/>
            <w:r w:rsidRPr="00211DF8">
              <w:rPr>
                <w:rFonts w:ascii="Palatino Linotype" w:eastAsia="Microsoft YaHei" w:hAnsi="Palatino Linotype" w:cs="Microsoft YaHei"/>
                <w:color w:val="000000"/>
                <w:sz w:val="20"/>
                <w:szCs w:val="20"/>
              </w:rPr>
              <w:t xml:space="preserve">, coupon, double discount. Including tables list, where tables are mandatory or not. </w:t>
            </w:r>
            <w:commentRangeEnd w:id="83"/>
            <w:r w:rsidR="007E670F">
              <w:rPr>
                <w:rStyle w:val="CommentReference"/>
              </w:rPr>
              <w:commentReference w:id="83"/>
            </w:r>
          </w:p>
          <w:p w14:paraId="08BE6F2C"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b) Tables are linked by </w:t>
            </w:r>
          </w:p>
          <w:p w14:paraId="0CBBA761"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Business Date</w:t>
            </w:r>
          </w:p>
          <w:p w14:paraId="1610F727"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Branch Code </w:t>
            </w:r>
          </w:p>
          <w:p w14:paraId="23E64E83" w14:textId="77777777" w:rsidR="007D4BBF" w:rsidRPr="00211DF8" w:rsidRDefault="007D4BBF" w:rsidP="004A4443">
            <w:pPr>
              <w:spacing w:after="0"/>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 Sales Order ID. </w:t>
            </w:r>
          </w:p>
          <w:p w14:paraId="555ECC08"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c) All sales tables can be linked up by the above key.</w:t>
            </w:r>
          </w:p>
          <w:p w14:paraId="30C643F2" w14:textId="77777777" w:rsidR="007D4BBF" w:rsidRPr="00211DF8" w:rsidRDefault="007D4BBF" w:rsidP="00A00C1A">
            <w:pPr>
              <w:rPr>
                <w:rFonts w:ascii="Palatino Linotype" w:eastAsia="Microsoft YaHei" w:hAnsi="Palatino Linotype" w:cs="Microsoft YaHei"/>
                <w:color w:val="000000"/>
                <w:sz w:val="20"/>
                <w:szCs w:val="20"/>
              </w:rPr>
            </w:pPr>
            <w:r w:rsidRPr="00211DF8">
              <w:rPr>
                <w:rFonts w:ascii="Palatino Linotype" w:eastAsia="Microsoft YaHei" w:hAnsi="Palatino Linotype" w:cs="Microsoft YaHei"/>
                <w:color w:val="000000"/>
                <w:sz w:val="20"/>
                <w:szCs w:val="20"/>
              </w:rPr>
              <w:t xml:space="preserve">d) In an complete order, the </w:t>
            </w:r>
            <w:commentRangeStart w:id="84"/>
            <w:r w:rsidRPr="00211DF8">
              <w:rPr>
                <w:rFonts w:ascii="Palatino Linotype" w:eastAsia="Microsoft YaHei" w:hAnsi="Palatino Linotype" w:cs="Microsoft YaHei"/>
                <w:color w:val="000000"/>
                <w:sz w:val="20"/>
                <w:szCs w:val="20"/>
              </w:rPr>
              <w:t xml:space="preserve">order items total </w:t>
            </w:r>
            <w:commentRangeEnd w:id="84"/>
            <w:r w:rsidR="007E670F">
              <w:rPr>
                <w:rStyle w:val="CommentReference"/>
              </w:rPr>
              <w:commentReference w:id="84"/>
            </w:r>
            <w:r w:rsidRPr="00211DF8">
              <w:rPr>
                <w:rFonts w:ascii="Palatino Linotype" w:eastAsia="Microsoft YaHei" w:hAnsi="Palatino Linotype" w:cs="Microsoft YaHei"/>
                <w:color w:val="000000"/>
                <w:sz w:val="20"/>
                <w:szCs w:val="20"/>
              </w:rPr>
              <w:t>amount must equal to the payment amount</w:t>
            </w:r>
          </w:p>
        </w:tc>
        <w:tc>
          <w:tcPr>
            <w:tcW w:w="905" w:type="dxa"/>
          </w:tcPr>
          <w:p w14:paraId="41296A1D" w14:textId="77777777" w:rsidR="007D4BBF" w:rsidRPr="00211DF8" w:rsidRDefault="007D4BB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39CC498F" w14:textId="77777777" w:rsidTr="00A00C1A">
        <w:trPr>
          <w:cantSplit/>
          <w:trHeight w:val="123"/>
        </w:trPr>
        <w:tc>
          <w:tcPr>
            <w:tcW w:w="1391" w:type="dxa"/>
            <w:shd w:val="clear" w:color="auto" w:fill="auto"/>
          </w:tcPr>
          <w:p w14:paraId="5083F8EF"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ESB-SAL-02-02</w:t>
            </w:r>
          </w:p>
        </w:tc>
        <w:tc>
          <w:tcPr>
            <w:tcW w:w="1530" w:type="dxa"/>
          </w:tcPr>
          <w:p w14:paraId="71F1CEA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6491B0BC"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Data processing job will focus on real time sales data </w:t>
            </w:r>
            <w:r w:rsidR="00FF4ADD" w:rsidRPr="00211DF8">
              <w:rPr>
                <w:rFonts w:ascii="Palatino Linotype" w:eastAsia="SimSun" w:hAnsi="Palatino Linotype"/>
                <w:color w:val="000000"/>
                <w:sz w:val="20"/>
                <w:szCs w:val="20"/>
                <w:lang w:eastAsia="zh-CN"/>
              </w:rPr>
              <w:t>related</w:t>
            </w:r>
            <w:r w:rsidRPr="00211DF8">
              <w:rPr>
                <w:rFonts w:ascii="Palatino Linotype" w:eastAsia="SimSun" w:hAnsi="Palatino Linotype"/>
                <w:color w:val="000000"/>
                <w:sz w:val="20"/>
                <w:szCs w:val="20"/>
                <w:lang w:eastAsia="zh-CN"/>
              </w:rPr>
              <w:t xml:space="preserve"> target table.</w:t>
            </w:r>
          </w:p>
        </w:tc>
        <w:tc>
          <w:tcPr>
            <w:tcW w:w="1096" w:type="dxa"/>
          </w:tcPr>
          <w:p w14:paraId="44361502"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69D0B91A"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075A1050"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85"/>
            <w:proofErr w:type="spellStart"/>
            <w:r w:rsidRPr="00211DF8">
              <w:rPr>
                <w:rFonts w:ascii="Palatino Linotype" w:eastAsia="SimSun" w:hAnsi="Palatino Linotype"/>
                <w:color w:val="000000"/>
                <w:sz w:val="20"/>
                <w:szCs w:val="20"/>
                <w:lang w:eastAsia="zh-CN"/>
              </w:rPr>
              <w:t>Check_lo</w:t>
            </w:r>
            <w:r w:rsidR="00001CE2" w:rsidRPr="00211DF8">
              <w:rPr>
                <w:rFonts w:ascii="Palatino Linotype" w:eastAsia="SimSun" w:hAnsi="Palatino Linotype"/>
                <w:color w:val="000000"/>
                <w:sz w:val="20"/>
                <w:szCs w:val="20"/>
                <w:lang w:eastAsia="zh-CN"/>
              </w:rPr>
              <w:t>g</w:t>
            </w:r>
            <w:commentRangeEnd w:id="85"/>
            <w:proofErr w:type="spellEnd"/>
            <w:r w:rsidR="007E670F">
              <w:rPr>
                <w:rStyle w:val="CommentReference"/>
              </w:rPr>
              <w:commentReference w:id="85"/>
            </w:r>
          </w:p>
          <w:p w14:paraId="253075D3"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Coupon sales</w:t>
            </w:r>
          </w:p>
          <w:p w14:paraId="4F24F24C" w14:textId="77777777"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86" w:author="Edward Leung" w:date="2016-12-13T11:32:00Z">
                  <w:rPr>
                    <w:rFonts w:ascii="Palatino Linotype" w:eastAsia="SimSun" w:hAnsi="Palatino Linotype"/>
                    <w:color w:val="000000"/>
                    <w:sz w:val="20"/>
                    <w:szCs w:val="20"/>
                    <w:lang w:eastAsia="zh-CN"/>
                  </w:rPr>
                </w:rPrChange>
              </w:rPr>
            </w:pPr>
            <w:r w:rsidRPr="00685D77">
              <w:rPr>
                <w:rFonts w:ascii="Palatino Linotype" w:eastAsia="SimSun" w:hAnsi="Palatino Linotype"/>
                <w:color w:val="000000"/>
                <w:sz w:val="20"/>
                <w:szCs w:val="20"/>
                <w:highlight w:val="yellow"/>
                <w:lang w:eastAsia="zh-CN"/>
                <w:rPrChange w:id="87" w:author="Edward Leung" w:date="2016-12-13T11:32:00Z">
                  <w:rPr>
                    <w:rFonts w:ascii="Palatino Linotype" w:eastAsia="SimSun" w:hAnsi="Palatino Linotype"/>
                    <w:color w:val="000000"/>
                    <w:sz w:val="20"/>
                    <w:szCs w:val="20"/>
                    <w:lang w:eastAsia="zh-CN"/>
                  </w:rPr>
                </w:rPrChange>
              </w:rPr>
              <w:t>Orders</w:t>
            </w:r>
          </w:p>
          <w:p w14:paraId="577034DC" w14:textId="77777777"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88" w:author="Edward Leung" w:date="2016-12-13T11:32:00Z">
                  <w:rPr>
                    <w:rFonts w:ascii="Palatino Linotype" w:eastAsia="SimSun" w:hAnsi="Palatino Linotype"/>
                    <w:color w:val="000000"/>
                    <w:sz w:val="20"/>
                    <w:szCs w:val="20"/>
                    <w:lang w:eastAsia="zh-CN"/>
                  </w:rPr>
                </w:rPrChange>
              </w:rPr>
            </w:pPr>
            <w:r w:rsidRPr="00685D77">
              <w:rPr>
                <w:rFonts w:ascii="Palatino Linotype" w:eastAsia="SimSun" w:hAnsi="Palatino Linotype"/>
                <w:color w:val="000000"/>
                <w:sz w:val="20"/>
                <w:szCs w:val="20"/>
                <w:highlight w:val="yellow"/>
                <w:lang w:eastAsia="zh-CN"/>
                <w:rPrChange w:id="89" w:author="Edward Leung" w:date="2016-12-13T11:32:00Z">
                  <w:rPr>
                    <w:rFonts w:ascii="Palatino Linotype" w:eastAsia="SimSun" w:hAnsi="Palatino Linotype"/>
                    <w:color w:val="000000"/>
                    <w:sz w:val="20"/>
                    <w:szCs w:val="20"/>
                    <w:lang w:eastAsia="zh-CN"/>
                  </w:rPr>
                </w:rPrChange>
              </w:rPr>
              <w:t>Orders pay</w:t>
            </w:r>
          </w:p>
          <w:p w14:paraId="06A8C14E"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Redeem coupon</w:t>
            </w:r>
          </w:p>
          <w:p w14:paraId="130C7799" w14:textId="77777777"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90" w:author="Edward Leung" w:date="2016-12-13T11:32:00Z">
                  <w:rPr>
                    <w:rFonts w:ascii="Palatino Linotype" w:eastAsia="SimSun" w:hAnsi="Palatino Linotype"/>
                    <w:color w:val="000000"/>
                    <w:sz w:val="20"/>
                    <w:szCs w:val="20"/>
                    <w:lang w:eastAsia="zh-CN"/>
                  </w:rPr>
                </w:rPrChange>
              </w:rPr>
            </w:pPr>
            <w:proofErr w:type="spellStart"/>
            <w:r w:rsidRPr="00685D77">
              <w:rPr>
                <w:rFonts w:ascii="Palatino Linotype" w:eastAsia="SimSun" w:hAnsi="Palatino Linotype"/>
                <w:color w:val="000000"/>
                <w:sz w:val="20"/>
                <w:szCs w:val="20"/>
                <w:highlight w:val="yellow"/>
                <w:lang w:eastAsia="zh-CN"/>
                <w:rPrChange w:id="91" w:author="Edward Leung" w:date="2016-12-13T11:32:00Z">
                  <w:rPr>
                    <w:rFonts w:ascii="Palatino Linotype" w:eastAsia="SimSun" w:hAnsi="Palatino Linotype"/>
                    <w:color w:val="000000"/>
                    <w:sz w:val="20"/>
                    <w:szCs w:val="20"/>
                    <w:lang w:eastAsia="zh-CN"/>
                  </w:rPr>
                </w:rPrChange>
              </w:rPr>
              <w:t>Supp</w:t>
            </w:r>
            <w:proofErr w:type="spellEnd"/>
          </w:p>
          <w:p w14:paraId="6054ED24" w14:textId="77777777" w:rsidR="0060272F" w:rsidRPr="00685D77" w:rsidRDefault="0060272F" w:rsidP="004A4443">
            <w:pPr>
              <w:pStyle w:val="ListParagraph"/>
              <w:numPr>
                <w:ilvl w:val="0"/>
                <w:numId w:val="27"/>
              </w:numPr>
              <w:spacing w:after="0" w:line="259" w:lineRule="auto"/>
              <w:rPr>
                <w:rFonts w:ascii="Palatino Linotype" w:eastAsia="SimSun" w:hAnsi="Palatino Linotype"/>
                <w:color w:val="000000"/>
                <w:sz w:val="20"/>
                <w:szCs w:val="20"/>
                <w:highlight w:val="yellow"/>
                <w:lang w:eastAsia="zh-CN"/>
                <w:rPrChange w:id="92" w:author="Edward Leung" w:date="2016-12-13T11:32:00Z">
                  <w:rPr>
                    <w:rFonts w:ascii="Palatino Linotype" w:eastAsia="SimSun" w:hAnsi="Palatino Linotype"/>
                    <w:color w:val="000000"/>
                    <w:sz w:val="20"/>
                    <w:szCs w:val="20"/>
                    <w:lang w:eastAsia="zh-CN"/>
                  </w:rPr>
                </w:rPrChange>
              </w:rPr>
            </w:pPr>
            <w:r w:rsidRPr="00685D77">
              <w:rPr>
                <w:rFonts w:ascii="Palatino Linotype" w:eastAsia="SimSun" w:hAnsi="Palatino Linotype"/>
                <w:color w:val="000000"/>
                <w:sz w:val="20"/>
                <w:szCs w:val="20"/>
                <w:highlight w:val="yellow"/>
                <w:lang w:eastAsia="zh-CN"/>
                <w:rPrChange w:id="93" w:author="Edward Leung" w:date="2016-12-13T11:32:00Z">
                  <w:rPr>
                    <w:rFonts w:ascii="Palatino Linotype" w:eastAsia="SimSun" w:hAnsi="Palatino Linotype"/>
                    <w:color w:val="000000"/>
                    <w:sz w:val="20"/>
                    <w:szCs w:val="20"/>
                    <w:lang w:eastAsia="zh-CN"/>
                  </w:rPr>
                </w:rPrChange>
              </w:rPr>
              <w:t>Trans</w:t>
            </w:r>
          </w:p>
          <w:p w14:paraId="351A5FA3"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ecard</w:t>
            </w:r>
          </w:p>
          <w:p w14:paraId="4FD3B6B9"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Transaction modifier</w:t>
            </w:r>
          </w:p>
          <w:p w14:paraId="0815AE21" w14:textId="77777777" w:rsidR="0060272F" w:rsidRPr="00211DF8" w:rsidRDefault="0060272F" w:rsidP="004A4443">
            <w:pPr>
              <w:pStyle w:val="ListParagraph"/>
              <w:numPr>
                <w:ilvl w:val="0"/>
                <w:numId w:val="27"/>
              </w:numPr>
              <w:spacing w:after="0" w:line="259" w:lineRule="auto"/>
              <w:rPr>
                <w:rFonts w:ascii="Palatino Linotype" w:eastAsia="SimSun" w:hAnsi="Palatino Linotype"/>
                <w:color w:val="000000"/>
                <w:sz w:val="20"/>
                <w:szCs w:val="20"/>
                <w:lang w:eastAsia="zh-CN"/>
              </w:rPr>
            </w:pPr>
            <w:commentRangeStart w:id="94"/>
            <w:r w:rsidRPr="00685D77">
              <w:rPr>
                <w:rFonts w:ascii="Palatino Linotype" w:eastAsia="SimSun" w:hAnsi="Palatino Linotype"/>
                <w:color w:val="000000"/>
                <w:sz w:val="20"/>
                <w:szCs w:val="20"/>
                <w:highlight w:val="yellow"/>
                <w:lang w:eastAsia="zh-CN"/>
                <w:rPrChange w:id="95" w:author="Edward Leung" w:date="2016-12-13T11:32:00Z">
                  <w:rPr>
                    <w:rFonts w:ascii="Palatino Linotype" w:eastAsia="SimSun" w:hAnsi="Palatino Linotype"/>
                    <w:color w:val="000000"/>
                    <w:sz w:val="20"/>
                    <w:szCs w:val="20"/>
                    <w:lang w:eastAsia="zh-CN"/>
                  </w:rPr>
                </w:rPrChange>
              </w:rPr>
              <w:t>Order extra info</w:t>
            </w:r>
            <w:commentRangeEnd w:id="94"/>
            <w:r w:rsidR="007E670F" w:rsidRPr="00685D77">
              <w:rPr>
                <w:rStyle w:val="CommentReference"/>
                <w:highlight w:val="yellow"/>
                <w:rPrChange w:id="96" w:author="Edward Leung" w:date="2016-12-13T11:32:00Z">
                  <w:rPr>
                    <w:rStyle w:val="CommentReference"/>
                  </w:rPr>
                </w:rPrChange>
              </w:rPr>
              <w:commentReference w:id="94"/>
            </w:r>
          </w:p>
        </w:tc>
        <w:tc>
          <w:tcPr>
            <w:tcW w:w="905" w:type="dxa"/>
          </w:tcPr>
          <w:p w14:paraId="42C5D013" w14:textId="77777777" w:rsidR="0060272F" w:rsidRPr="00211DF8" w:rsidRDefault="0060272F" w:rsidP="0060272F">
            <w:pPr>
              <w:jc w:val="both"/>
              <w:rPr>
                <w:rFonts w:ascii="Palatino Linotype" w:hAnsi="Palatino Linotype"/>
                <w:color w:val="000000"/>
                <w:sz w:val="20"/>
                <w:szCs w:val="20"/>
              </w:rPr>
            </w:pPr>
          </w:p>
        </w:tc>
      </w:tr>
      <w:tr w:rsidR="0060272F" w:rsidRPr="00211DF8" w14:paraId="7EE4BD84" w14:textId="77777777" w:rsidTr="00A00C1A">
        <w:trPr>
          <w:cantSplit/>
          <w:trHeight w:val="123"/>
        </w:trPr>
        <w:tc>
          <w:tcPr>
            <w:tcW w:w="1391" w:type="dxa"/>
            <w:shd w:val="clear" w:color="auto" w:fill="auto"/>
          </w:tcPr>
          <w:p w14:paraId="6D2ED8ED"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ESB-SAL-02-03</w:t>
            </w:r>
          </w:p>
        </w:tc>
        <w:tc>
          <w:tcPr>
            <w:tcW w:w="1530" w:type="dxa"/>
          </w:tcPr>
          <w:p w14:paraId="3944DE1B"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22097BC4"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After verifying the sales data is completed. Send the completed data to EDW</w:t>
            </w:r>
            <w:r w:rsidR="004A4443">
              <w:rPr>
                <w:rFonts w:ascii="Palatino Linotype" w:eastAsia="SimSun" w:hAnsi="Palatino Linotype"/>
                <w:color w:val="000000"/>
                <w:sz w:val="20"/>
                <w:szCs w:val="20"/>
                <w:lang w:eastAsia="zh-CN"/>
              </w:rPr>
              <w:t>.</w:t>
            </w:r>
          </w:p>
        </w:tc>
        <w:tc>
          <w:tcPr>
            <w:tcW w:w="1096" w:type="dxa"/>
          </w:tcPr>
          <w:p w14:paraId="60DDCC64"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37F70F6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1C163ADC"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service bus application will </w:t>
            </w:r>
            <w:commentRangeStart w:id="97"/>
            <w:r w:rsidRPr="00211DF8">
              <w:rPr>
                <w:rFonts w:ascii="Palatino Linotype" w:eastAsia="SimSun" w:hAnsi="Palatino Linotype"/>
                <w:color w:val="000000"/>
                <w:sz w:val="20"/>
                <w:szCs w:val="20"/>
                <w:lang w:eastAsia="zh-CN"/>
              </w:rPr>
              <w:t>use above keys</w:t>
            </w:r>
            <w:commentRangeEnd w:id="97"/>
            <w:r w:rsidR="003D63F9">
              <w:rPr>
                <w:rStyle w:val="CommentReference"/>
              </w:rPr>
              <w:commentReference w:id="97"/>
            </w:r>
            <w:r w:rsidRPr="00211DF8">
              <w:rPr>
                <w:rFonts w:ascii="Palatino Linotype" w:eastAsia="SimSun" w:hAnsi="Palatino Linotype"/>
                <w:color w:val="000000"/>
                <w:sz w:val="20"/>
                <w:szCs w:val="20"/>
                <w:lang w:eastAsia="zh-CN"/>
              </w:rPr>
              <w:t xml:space="preserve"> to check the integrity of data. When the data in </w:t>
            </w:r>
            <w:commentRangeStart w:id="98"/>
            <w:r w:rsidRPr="00211DF8">
              <w:rPr>
                <w:rFonts w:ascii="Palatino Linotype" w:eastAsia="SimSun" w:hAnsi="Palatino Linotype"/>
                <w:color w:val="000000"/>
                <w:sz w:val="20"/>
                <w:szCs w:val="20"/>
                <w:lang w:eastAsia="zh-CN"/>
              </w:rPr>
              <w:t xml:space="preserve">3 tables </w:t>
            </w:r>
            <w:commentRangeEnd w:id="98"/>
            <w:r w:rsidR="003D63F9">
              <w:rPr>
                <w:rStyle w:val="CommentReference"/>
              </w:rPr>
              <w:commentReference w:id="98"/>
            </w:r>
            <w:r w:rsidRPr="00211DF8">
              <w:rPr>
                <w:rFonts w:ascii="Palatino Linotype" w:eastAsia="SimSun" w:hAnsi="Palatino Linotype"/>
                <w:color w:val="000000"/>
                <w:sz w:val="20"/>
                <w:szCs w:val="20"/>
                <w:lang w:eastAsia="zh-CN"/>
              </w:rPr>
              <w:t>are confirmed completed, the service bus application will send the full order data to EDW</w:t>
            </w:r>
            <w:r w:rsidR="004A4443">
              <w:rPr>
                <w:rFonts w:ascii="Palatino Linotype" w:eastAsia="SimSun" w:hAnsi="Palatino Linotype"/>
                <w:color w:val="000000"/>
                <w:sz w:val="20"/>
                <w:szCs w:val="20"/>
                <w:lang w:eastAsia="zh-CN"/>
              </w:rPr>
              <w:t>.</w:t>
            </w:r>
          </w:p>
        </w:tc>
        <w:tc>
          <w:tcPr>
            <w:tcW w:w="905" w:type="dxa"/>
          </w:tcPr>
          <w:p w14:paraId="1BDCC0FF"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53528E4" w14:textId="77777777" w:rsidTr="00A00C1A">
        <w:trPr>
          <w:cantSplit/>
          <w:trHeight w:val="123"/>
        </w:trPr>
        <w:tc>
          <w:tcPr>
            <w:tcW w:w="1391" w:type="dxa"/>
            <w:shd w:val="clear" w:color="auto" w:fill="auto"/>
          </w:tcPr>
          <w:p w14:paraId="28476AB7"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ESB-SAL-02-04</w:t>
            </w:r>
          </w:p>
        </w:tc>
        <w:tc>
          <w:tcPr>
            <w:tcW w:w="1530" w:type="dxa"/>
          </w:tcPr>
          <w:p w14:paraId="56D5A86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5DAA3A8D"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Real time sales data polling exceptional data handling</w:t>
            </w:r>
            <w:r w:rsidR="004A4443">
              <w:rPr>
                <w:rFonts w:ascii="Palatino Linotype" w:eastAsia="SimSun" w:hAnsi="Palatino Linotype"/>
                <w:color w:val="000000"/>
                <w:sz w:val="20"/>
                <w:szCs w:val="20"/>
                <w:lang w:eastAsia="zh-CN"/>
              </w:rPr>
              <w:t>.</w:t>
            </w:r>
          </w:p>
        </w:tc>
        <w:tc>
          <w:tcPr>
            <w:tcW w:w="1096" w:type="dxa"/>
          </w:tcPr>
          <w:p w14:paraId="669529D5"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372BED4"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40F7473"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Theoretically the data from POS client shall not contain the in-consistent data to service bus. However, as </w:t>
            </w:r>
            <w:commentRangeStart w:id="99"/>
            <w:r w:rsidRPr="00211DF8">
              <w:rPr>
                <w:rFonts w:ascii="Palatino Linotype" w:eastAsia="SimSun" w:hAnsi="Palatino Linotype"/>
                <w:color w:val="000000"/>
                <w:sz w:val="20"/>
                <w:szCs w:val="20"/>
                <w:lang w:eastAsia="zh-CN"/>
              </w:rPr>
              <w:t>#06</w:t>
            </w:r>
            <w:commentRangeEnd w:id="99"/>
            <w:r w:rsidR="003D63F9">
              <w:rPr>
                <w:rStyle w:val="CommentReference"/>
              </w:rPr>
              <w:commentReference w:id="99"/>
            </w:r>
            <w:r w:rsidRPr="00211DF8">
              <w:rPr>
                <w:rFonts w:ascii="Palatino Linotype" w:eastAsia="SimSun" w:hAnsi="Palatino Linotype"/>
                <w:color w:val="000000"/>
                <w:sz w:val="20"/>
                <w:szCs w:val="20"/>
                <w:lang w:eastAsia="zh-CN"/>
              </w:rPr>
              <w:t xml:space="preserve">, because the data updating logic of POINTSOFT is full table override, the service bus application will wait until the data of a </w:t>
            </w:r>
            <w:commentRangeStart w:id="100"/>
            <w:r w:rsidRPr="00211DF8">
              <w:rPr>
                <w:rFonts w:ascii="Palatino Linotype" w:eastAsia="SimSun" w:hAnsi="Palatino Linotype"/>
                <w:color w:val="000000"/>
                <w:sz w:val="20"/>
                <w:szCs w:val="20"/>
                <w:lang w:eastAsia="zh-CN"/>
              </w:rPr>
              <w:t xml:space="preserve">full purchase order </w:t>
            </w:r>
            <w:commentRangeEnd w:id="100"/>
            <w:r w:rsidR="003D63F9">
              <w:rPr>
                <w:rStyle w:val="CommentReference"/>
              </w:rPr>
              <w:commentReference w:id="100"/>
            </w:r>
            <w:r w:rsidRPr="00211DF8">
              <w:rPr>
                <w:rFonts w:ascii="Palatino Linotype" w:eastAsia="SimSun" w:hAnsi="Palatino Linotype"/>
                <w:color w:val="000000"/>
                <w:sz w:val="20"/>
                <w:szCs w:val="20"/>
                <w:lang w:eastAsia="zh-CN"/>
              </w:rPr>
              <w:t>to complete, and send to EDW.</w:t>
            </w:r>
          </w:p>
          <w:p w14:paraId="3FF34AC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There will be an indicator in the staging database reflecting the records are being sent or not. Until the </w:t>
            </w:r>
            <w:commentRangeStart w:id="101"/>
            <w:r w:rsidRPr="00211DF8">
              <w:rPr>
                <w:rFonts w:ascii="Palatino Linotype" w:eastAsia="SimSun" w:hAnsi="Palatino Linotype"/>
                <w:color w:val="000000"/>
                <w:sz w:val="20"/>
                <w:szCs w:val="20"/>
                <w:lang w:eastAsia="zh-CN"/>
              </w:rPr>
              <w:t>polling cut-off time</w:t>
            </w:r>
            <w:commentRangeEnd w:id="101"/>
            <w:r w:rsidR="003D63F9">
              <w:rPr>
                <w:rStyle w:val="CommentReference"/>
              </w:rPr>
              <w:commentReference w:id="101"/>
            </w:r>
            <w:r w:rsidRPr="00211DF8">
              <w:rPr>
                <w:rFonts w:ascii="Palatino Linotype" w:eastAsia="SimSun" w:hAnsi="Palatino Linotype"/>
                <w:color w:val="000000"/>
                <w:sz w:val="20"/>
                <w:szCs w:val="20"/>
                <w:lang w:eastAsia="zh-CN"/>
              </w:rPr>
              <w:t xml:space="preserve">, the system shall send the alert email with </w:t>
            </w:r>
            <w:commentRangeStart w:id="102"/>
            <w:r w:rsidRPr="00211DF8">
              <w:rPr>
                <w:rFonts w:ascii="Palatino Linotype" w:eastAsia="SimSun" w:hAnsi="Palatino Linotype"/>
                <w:color w:val="000000"/>
                <w:sz w:val="20"/>
                <w:szCs w:val="20"/>
                <w:lang w:eastAsia="zh-CN"/>
              </w:rPr>
              <w:t xml:space="preserve">accumulated exceptional data </w:t>
            </w:r>
            <w:commentRangeEnd w:id="102"/>
            <w:r w:rsidR="003D63F9">
              <w:rPr>
                <w:rStyle w:val="CommentReference"/>
              </w:rPr>
              <w:commentReference w:id="102"/>
            </w:r>
            <w:r w:rsidRPr="00211DF8">
              <w:rPr>
                <w:rFonts w:ascii="Palatino Linotype" w:eastAsia="SimSun" w:hAnsi="Palatino Linotype"/>
                <w:color w:val="000000"/>
                <w:sz w:val="20"/>
                <w:szCs w:val="20"/>
                <w:lang w:eastAsia="zh-CN"/>
              </w:rPr>
              <w:t>to support team.</w:t>
            </w:r>
          </w:p>
        </w:tc>
        <w:tc>
          <w:tcPr>
            <w:tcW w:w="905" w:type="dxa"/>
          </w:tcPr>
          <w:p w14:paraId="73887674"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60272F" w:rsidRPr="00211DF8" w14:paraId="5B8E05FB" w14:textId="77777777" w:rsidTr="00A00C1A">
        <w:trPr>
          <w:cantSplit/>
          <w:trHeight w:val="123"/>
        </w:trPr>
        <w:tc>
          <w:tcPr>
            <w:tcW w:w="1391" w:type="dxa"/>
            <w:shd w:val="clear" w:color="auto" w:fill="auto"/>
          </w:tcPr>
          <w:p w14:paraId="736E8A44" w14:textId="77777777" w:rsidR="0060272F" w:rsidRPr="00211DF8" w:rsidRDefault="0060272F"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ESB-SAL-02-05</w:t>
            </w:r>
          </w:p>
        </w:tc>
        <w:tc>
          <w:tcPr>
            <w:tcW w:w="1530" w:type="dxa"/>
          </w:tcPr>
          <w:p w14:paraId="72BB51EE"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Data processing to EDW</w:t>
            </w:r>
          </w:p>
        </w:tc>
        <w:tc>
          <w:tcPr>
            <w:tcW w:w="3870" w:type="dxa"/>
          </w:tcPr>
          <w:p w14:paraId="174301C9"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Sales data sending, by </w:t>
            </w:r>
            <w:commentRangeStart w:id="103"/>
            <w:r w:rsidRPr="00211DF8">
              <w:rPr>
                <w:rFonts w:ascii="Palatino Linotype" w:eastAsia="SimSun" w:hAnsi="Palatino Linotype"/>
                <w:color w:val="000000"/>
                <w:sz w:val="20"/>
                <w:szCs w:val="20"/>
                <w:lang w:eastAsia="zh-CN"/>
              </w:rPr>
              <w:t xml:space="preserve">block update </w:t>
            </w:r>
            <w:commentRangeEnd w:id="103"/>
            <w:r w:rsidR="003D63F9">
              <w:rPr>
                <w:rStyle w:val="CommentReference"/>
              </w:rPr>
              <w:commentReference w:id="103"/>
            </w:r>
            <w:r w:rsidRPr="00211DF8">
              <w:rPr>
                <w:rFonts w:ascii="Palatino Linotype" w:eastAsia="SimSun" w:hAnsi="Palatino Linotype"/>
                <w:color w:val="000000"/>
                <w:sz w:val="20"/>
                <w:szCs w:val="20"/>
                <w:lang w:eastAsia="zh-CN"/>
              </w:rPr>
              <w:t>and return code. With the return code of the service call, the process will mark the block of records the completion of the sending to EDW.</w:t>
            </w:r>
          </w:p>
          <w:p w14:paraId="00A84C46" w14:textId="77777777" w:rsidR="0060272F" w:rsidRPr="00211DF8" w:rsidRDefault="0060272F"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When return value is a failure code, the process applies a retry mechanism with the retry limit. If the number of retry exceeds the limit, it shall skip to next block</w:t>
            </w:r>
            <w:r w:rsidR="004A4443">
              <w:rPr>
                <w:rFonts w:ascii="Palatino Linotype" w:eastAsia="SimSun" w:hAnsi="Palatino Linotype"/>
                <w:color w:val="000000"/>
                <w:sz w:val="20"/>
                <w:szCs w:val="20"/>
                <w:lang w:eastAsia="zh-CN"/>
              </w:rPr>
              <w:t>.</w:t>
            </w:r>
          </w:p>
        </w:tc>
        <w:tc>
          <w:tcPr>
            <w:tcW w:w="1096" w:type="dxa"/>
          </w:tcPr>
          <w:p w14:paraId="5382BB26" w14:textId="77777777" w:rsidR="0060272F" w:rsidRPr="00211DF8" w:rsidRDefault="0060272F"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5952709A" w14:textId="77777777" w:rsidR="0060272F" w:rsidRPr="00211DF8" w:rsidRDefault="0060272F"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4AB6BA68" w14:textId="77777777" w:rsidR="0060272F" w:rsidRPr="00211DF8" w:rsidRDefault="0060272F" w:rsidP="00A00C1A">
            <w:pPr>
              <w:spacing w:after="0"/>
              <w:rPr>
                <w:rFonts w:ascii="Palatino Linotype" w:hAnsi="Palatino Linotype"/>
                <w:sz w:val="21"/>
                <w:szCs w:val="20"/>
              </w:rPr>
            </w:pPr>
            <w:r w:rsidRPr="00211DF8">
              <w:rPr>
                <w:rFonts w:ascii="Palatino Linotype" w:hAnsi="Palatino Linotype"/>
                <w:sz w:val="21"/>
                <w:szCs w:val="20"/>
              </w:rPr>
              <w:t>The service bus has the limitation of network, the number of records transferred shall be done block by block (e.g. 50). This number shall be designed as a configurable item in the system.</w:t>
            </w:r>
          </w:p>
          <w:p w14:paraId="5F1A084A" w14:textId="77777777" w:rsidR="0060272F" w:rsidRPr="00211DF8" w:rsidRDefault="0060272F"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When the service response success return code, update to the staging tables indicating the corresponding records are synchronized</w:t>
            </w:r>
            <w:r w:rsidR="004A4443">
              <w:rPr>
                <w:rFonts w:ascii="Palatino Linotype" w:eastAsia="SimSun" w:hAnsi="Palatino Linotype"/>
                <w:color w:val="000000"/>
                <w:lang w:eastAsia="zh-CN"/>
              </w:rPr>
              <w:t>.</w:t>
            </w:r>
          </w:p>
        </w:tc>
        <w:tc>
          <w:tcPr>
            <w:tcW w:w="905" w:type="dxa"/>
          </w:tcPr>
          <w:p w14:paraId="04BCD6ED" w14:textId="77777777" w:rsidR="0060272F" w:rsidRPr="00211DF8" w:rsidRDefault="0060272F" w:rsidP="0060272F">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ESB-SAL-02</w:t>
            </w:r>
          </w:p>
        </w:tc>
      </w:tr>
      <w:tr w:rsidR="002E2CFC" w:rsidRPr="00211DF8" w14:paraId="2F009DAA" w14:textId="77777777" w:rsidTr="00A00C1A">
        <w:trPr>
          <w:cantSplit/>
          <w:trHeight w:val="123"/>
        </w:trPr>
        <w:tc>
          <w:tcPr>
            <w:tcW w:w="1391" w:type="dxa"/>
            <w:shd w:val="clear" w:color="auto" w:fill="auto"/>
          </w:tcPr>
          <w:p w14:paraId="72885DC0" w14:textId="77777777" w:rsidR="002E2CFC" w:rsidRPr="00211DF8" w:rsidRDefault="002E2CFC" w:rsidP="00A00C1A">
            <w:pPr>
              <w:rPr>
                <w:rFonts w:ascii="Palatino Linotype" w:hAnsi="Palatino Linotype"/>
                <w:color w:val="000000"/>
              </w:rPr>
            </w:pPr>
            <w:r w:rsidRPr="00211DF8">
              <w:rPr>
                <w:rFonts w:ascii="Palatino Linotype" w:eastAsia="SimSun" w:hAnsi="Palatino Linotype"/>
                <w:color w:val="000000"/>
                <w:sz w:val="20"/>
                <w:szCs w:val="20"/>
                <w:lang w:eastAsia="zh-CN"/>
              </w:rPr>
              <w:lastRenderedPageBreak/>
              <w:t>ESB-SAL-02-06</w:t>
            </w:r>
          </w:p>
        </w:tc>
        <w:tc>
          <w:tcPr>
            <w:tcW w:w="1530" w:type="dxa"/>
          </w:tcPr>
          <w:p w14:paraId="74817A58" w14:textId="77777777" w:rsidR="002E2CFC" w:rsidRPr="00211DF8" w:rsidRDefault="002E2CFC" w:rsidP="00A00C1A">
            <w:pPr>
              <w:rPr>
                <w:rFonts w:ascii="Palatino Linotype" w:hAnsi="Palatino Linotype"/>
                <w:color w:val="000000"/>
              </w:rPr>
            </w:pPr>
            <w:r w:rsidRPr="00211DF8">
              <w:rPr>
                <w:rFonts w:ascii="Palatino Linotype" w:hAnsi="Palatino Linotype"/>
                <w:color w:val="000000"/>
              </w:rPr>
              <w:t>Job Completion</w:t>
            </w:r>
          </w:p>
        </w:tc>
        <w:tc>
          <w:tcPr>
            <w:tcW w:w="3870" w:type="dxa"/>
          </w:tcPr>
          <w:p w14:paraId="263F7BE1" w14:textId="77777777" w:rsidR="002E2CFC" w:rsidRPr="00211DF8" w:rsidRDefault="002E2CFC"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job completion shall log information of the job processing in DB for real time processing</w:t>
            </w:r>
            <w:r w:rsidR="004A4443">
              <w:rPr>
                <w:rFonts w:ascii="Palatino Linotype" w:eastAsia="SimSun" w:hAnsi="Palatino Linotype"/>
                <w:color w:val="000000"/>
                <w:sz w:val="20"/>
                <w:szCs w:val="20"/>
                <w:lang w:eastAsia="zh-CN"/>
              </w:rPr>
              <w:t>.</w:t>
            </w:r>
          </w:p>
        </w:tc>
        <w:tc>
          <w:tcPr>
            <w:tcW w:w="1096" w:type="dxa"/>
          </w:tcPr>
          <w:p w14:paraId="6C802E98" w14:textId="77777777" w:rsidR="002E2CFC" w:rsidRPr="00211DF8" w:rsidRDefault="002E2CFC" w:rsidP="004A4443">
            <w:pPr>
              <w:jc w:val="center"/>
              <w:rPr>
                <w:rFonts w:ascii="Palatino Linotype" w:hAnsi="Palatino Linotype"/>
                <w:color w:val="000000"/>
              </w:rPr>
            </w:pPr>
            <w:r w:rsidRPr="00211DF8">
              <w:rPr>
                <w:rFonts w:ascii="Palatino Linotype" w:hAnsi="Palatino Linotype"/>
                <w:color w:val="000000"/>
              </w:rPr>
              <w:t>Must Have</w:t>
            </w:r>
          </w:p>
        </w:tc>
        <w:tc>
          <w:tcPr>
            <w:tcW w:w="951" w:type="dxa"/>
          </w:tcPr>
          <w:p w14:paraId="0C885E7B" w14:textId="77777777" w:rsidR="002E2CFC" w:rsidRPr="00211DF8" w:rsidRDefault="002E2CFC"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Polly</w:t>
            </w:r>
          </w:p>
        </w:tc>
        <w:tc>
          <w:tcPr>
            <w:tcW w:w="4248" w:type="dxa"/>
          </w:tcPr>
          <w:p w14:paraId="669D3F77" w14:textId="77777777" w:rsidR="002E2CFC" w:rsidRPr="00211DF8" w:rsidRDefault="002E2CFC" w:rsidP="00A00C1A">
            <w:pPr>
              <w:pStyle w:val="ListParagraph"/>
              <w:numPr>
                <w:ilvl w:val="0"/>
                <w:numId w:val="28"/>
              </w:numPr>
              <w:spacing w:after="0"/>
              <w:rPr>
                <w:rFonts w:ascii="Palatino Linotype" w:hAnsi="Palatino Linotype"/>
                <w:sz w:val="20"/>
                <w:szCs w:val="20"/>
              </w:rPr>
            </w:pPr>
            <w:commentRangeStart w:id="104"/>
            <w:r w:rsidRPr="00211DF8">
              <w:rPr>
                <w:rFonts w:ascii="Palatino Linotype" w:hAnsi="Palatino Linotype"/>
                <w:sz w:val="20"/>
                <w:szCs w:val="20"/>
              </w:rPr>
              <w:t>Job run status</w:t>
            </w:r>
            <w:commentRangeEnd w:id="104"/>
            <w:r w:rsidR="008A592D">
              <w:rPr>
                <w:rStyle w:val="CommentReference"/>
              </w:rPr>
              <w:commentReference w:id="104"/>
            </w:r>
          </w:p>
          <w:p w14:paraId="3998AD9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1477EC0"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name, e.g. Staging - EDW</w:t>
            </w:r>
          </w:p>
          <w:p w14:paraId="1ED654E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ID</w:t>
            </w:r>
          </w:p>
          <w:p w14:paraId="1F83205F"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Job run error stage (if any)</w:t>
            </w:r>
          </w:p>
          <w:p w14:paraId="047D8DD2" w14:textId="77777777" w:rsidR="002E2CFC" w:rsidRPr="00211DF8" w:rsidRDefault="002E2CFC" w:rsidP="00A00C1A">
            <w:pPr>
              <w:pStyle w:val="ListParagraph"/>
              <w:numPr>
                <w:ilvl w:val="0"/>
                <w:numId w:val="28"/>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FB65255" w14:textId="77777777" w:rsidR="002E2CFC" w:rsidRPr="00211DF8" w:rsidRDefault="002E2CFC" w:rsidP="00A00C1A">
            <w:pPr>
              <w:pStyle w:val="ListParagraph"/>
              <w:numPr>
                <w:ilvl w:val="0"/>
                <w:numId w:val="28"/>
              </w:numPr>
              <w:spacing w:after="0"/>
              <w:rPr>
                <w:rFonts w:ascii="Palatino Linotype" w:hAnsi="Palatino Linotype"/>
                <w:color w:val="000000"/>
              </w:rPr>
            </w:pPr>
            <w:r w:rsidRPr="00211DF8">
              <w:rPr>
                <w:rFonts w:ascii="Palatino Linotype" w:hAnsi="Palatino Linotype"/>
                <w:sz w:val="20"/>
                <w:szCs w:val="20"/>
              </w:rPr>
              <w:t>Job start/end time (regarded as Coping to EDW start/end time)</w:t>
            </w:r>
          </w:p>
        </w:tc>
        <w:tc>
          <w:tcPr>
            <w:tcW w:w="905" w:type="dxa"/>
          </w:tcPr>
          <w:p w14:paraId="708164B0" w14:textId="77777777" w:rsidR="002E2CFC" w:rsidRPr="00211DF8" w:rsidRDefault="002E2CFC" w:rsidP="002E2CFC">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ESB-SAL-002</w:t>
            </w:r>
          </w:p>
        </w:tc>
      </w:tr>
    </w:tbl>
    <w:p w14:paraId="45AD419F" w14:textId="77777777" w:rsidR="001814AB" w:rsidRPr="00211DF8" w:rsidRDefault="001814AB" w:rsidP="001814AB">
      <w:pPr>
        <w:jc w:val="both"/>
        <w:rPr>
          <w:rFonts w:ascii="Palatino Linotype" w:hAnsi="Palatino Linotype"/>
        </w:rPr>
      </w:pPr>
    </w:p>
    <w:p w14:paraId="22BB59D0" w14:textId="77777777" w:rsidR="001814AB" w:rsidRPr="00211DF8" w:rsidRDefault="001814AB" w:rsidP="001814AB">
      <w:pPr>
        <w:pStyle w:val="Heading3"/>
        <w:spacing w:after="200" w:line="240" w:lineRule="auto"/>
        <w:jc w:val="both"/>
        <w:rPr>
          <w:rFonts w:ascii="Palatino Linotype" w:eastAsia="SimSun" w:hAnsi="Palatino Linotype"/>
          <w:lang w:eastAsia="zh-CN"/>
        </w:rPr>
        <w:sectPr w:rsidR="001814AB" w:rsidRPr="00211DF8" w:rsidSect="00165C2D">
          <w:pgSz w:w="15840" w:h="12240" w:orient="landscape"/>
          <w:pgMar w:top="720" w:right="720" w:bottom="720" w:left="720" w:header="720" w:footer="794" w:gutter="0"/>
          <w:cols w:space="720"/>
          <w:docGrid w:linePitch="360"/>
        </w:sectPr>
      </w:pPr>
    </w:p>
    <w:p w14:paraId="08714D5E" w14:textId="77777777" w:rsidR="00CE227B" w:rsidRPr="00211DF8" w:rsidRDefault="00CE227B" w:rsidP="007E6F0F">
      <w:pPr>
        <w:jc w:val="both"/>
        <w:rPr>
          <w:rFonts w:ascii="Palatino Linotype" w:hAnsi="Palatino Linotype"/>
        </w:rPr>
      </w:pPr>
    </w:p>
    <w:p w14:paraId="7DB1C997" w14:textId="77777777" w:rsidR="00396E19" w:rsidRPr="00211DF8" w:rsidRDefault="00CE227B" w:rsidP="00165C2D">
      <w:pPr>
        <w:pStyle w:val="Heading3"/>
        <w:spacing w:after="200" w:line="240" w:lineRule="auto"/>
        <w:jc w:val="both"/>
        <w:rPr>
          <w:rFonts w:ascii="Palatino Linotype" w:eastAsia="SimSun" w:hAnsi="Palatino Linotype"/>
          <w:lang w:eastAsia="zh-CN"/>
        </w:rPr>
      </w:pPr>
      <w:bookmarkStart w:id="105" w:name="_Toc468468976"/>
      <w:r w:rsidRPr="00211DF8">
        <w:rPr>
          <w:rFonts w:ascii="Palatino Linotype" w:eastAsia="SimSun" w:hAnsi="Palatino Linotype"/>
          <w:lang w:eastAsia="zh-CN"/>
        </w:rPr>
        <w:t>Sales Data End-of-day</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 xml:space="preserve">POS </w:t>
      </w:r>
      <w:r w:rsidR="00165C2D" w:rsidRPr="00211DF8">
        <w:rPr>
          <w:rFonts w:ascii="Palatino Linotype" w:eastAsia="SimSun" w:hAnsi="Palatino Linotype"/>
          <w:lang w:eastAsia="zh-CN"/>
        </w:rPr>
        <w:t xml:space="preserve">– </w:t>
      </w:r>
      <w:r w:rsidR="0035262A" w:rsidRPr="00211DF8">
        <w:rPr>
          <w:rFonts w:ascii="Palatino Linotype" w:eastAsia="SimSun" w:hAnsi="Palatino Linotype"/>
          <w:lang w:eastAsia="zh-CN"/>
        </w:rPr>
        <w:t>Staging</w:t>
      </w:r>
      <w:r w:rsidR="00165C2D" w:rsidRPr="00211DF8">
        <w:rPr>
          <w:rFonts w:ascii="Palatino Linotype" w:eastAsia="SimSun" w:hAnsi="Palatino Linotype"/>
          <w:lang w:eastAsia="zh-CN"/>
        </w:rPr>
        <w:t>)</w:t>
      </w:r>
      <w:bookmarkEnd w:id="105"/>
    </w:p>
    <w:p w14:paraId="288F99C5" w14:textId="77777777" w:rsidR="00711BEE" w:rsidRPr="00211DF8" w:rsidRDefault="00711BEE" w:rsidP="00711BEE">
      <w:pPr>
        <w:pStyle w:val="Heading4"/>
        <w:rPr>
          <w:rFonts w:ascii="Palatino Linotype" w:hAnsi="Palatino Linotype"/>
          <w:lang w:eastAsia="zh-CN"/>
        </w:rPr>
      </w:pPr>
      <w:bookmarkStart w:id="106" w:name="_Toc468468977"/>
      <w:r w:rsidRPr="00211DF8">
        <w:rPr>
          <w:rFonts w:ascii="Palatino Linotype" w:hAnsi="Palatino Linotype"/>
          <w:lang w:eastAsia="zh-CN"/>
        </w:rPr>
        <w:t>Process Flow</w:t>
      </w:r>
      <w:bookmarkEnd w:id="106"/>
    </w:p>
    <w:p w14:paraId="280AF468" w14:textId="77777777" w:rsidR="00CA6BF5" w:rsidRPr="00211DF8" w:rsidRDefault="000F67A7" w:rsidP="007E6F0F">
      <w:pPr>
        <w:jc w:val="both"/>
        <w:rPr>
          <w:rFonts w:ascii="Palatino Linotype" w:hAnsi="Palatino Linotype"/>
        </w:rPr>
      </w:pPr>
      <w:r w:rsidRPr="00211DF8">
        <w:rPr>
          <w:rFonts w:ascii="Palatino Linotype" w:hAnsi="Palatino Linotype"/>
          <w:noProof/>
          <w:lang w:val="en-GB" w:eastAsia="zh-CN"/>
        </w:rPr>
        <w:drawing>
          <wp:inline distT="0" distB="0" distL="0" distR="0" wp14:anchorId="7EF8A97B" wp14:editId="248AE2B9">
            <wp:extent cx="6604339" cy="6756747"/>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04339" cy="6756747"/>
                    </a:xfrm>
                    <a:prstGeom prst="rect">
                      <a:avLst/>
                    </a:prstGeom>
                  </pic:spPr>
                </pic:pic>
              </a:graphicData>
            </a:graphic>
          </wp:inline>
        </w:drawing>
      </w:r>
    </w:p>
    <w:p w14:paraId="474F0B74" w14:textId="77777777" w:rsidR="000F67A7" w:rsidRPr="00211DF8" w:rsidRDefault="000F67A7">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3E773A88"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5580"/>
        <w:gridCol w:w="1890"/>
        <w:gridCol w:w="1800"/>
      </w:tblGrid>
      <w:tr w:rsidR="004C60AE" w:rsidRPr="00211DF8" w14:paraId="4E88BBD4" w14:textId="77777777" w:rsidTr="00A00C1A">
        <w:trPr>
          <w:cantSplit/>
          <w:tblHeader/>
        </w:trPr>
        <w:tc>
          <w:tcPr>
            <w:tcW w:w="1530" w:type="dxa"/>
            <w:shd w:val="clear" w:color="auto" w:fill="365F91" w:themeFill="accent1" w:themeFillShade="BF"/>
          </w:tcPr>
          <w:p w14:paraId="7F0D41A1"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580" w:type="dxa"/>
            <w:shd w:val="clear" w:color="auto" w:fill="365F91" w:themeFill="accent1" w:themeFillShade="BF"/>
          </w:tcPr>
          <w:p w14:paraId="3A9BAF9B" w14:textId="77777777" w:rsidR="004C60AE" w:rsidRPr="00211DF8" w:rsidRDefault="004C60AE"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890" w:type="dxa"/>
            <w:shd w:val="clear" w:color="auto" w:fill="365F91" w:themeFill="accent1" w:themeFillShade="BF"/>
          </w:tcPr>
          <w:p w14:paraId="01AC995D" w14:textId="77777777" w:rsidR="004C60AE" w:rsidRPr="00211DF8" w:rsidRDefault="004C60AE"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5844646" w14:textId="77777777" w:rsidR="004C60AE"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4C60AE" w:rsidRPr="00211DF8" w14:paraId="3F5DD780" w14:textId="77777777" w:rsidTr="00A00C1A">
        <w:trPr>
          <w:cantSplit/>
          <w:trHeight w:val="123"/>
        </w:trPr>
        <w:tc>
          <w:tcPr>
            <w:tcW w:w="1530" w:type="dxa"/>
            <w:shd w:val="clear" w:color="auto" w:fill="auto"/>
          </w:tcPr>
          <w:p w14:paraId="6E9AA109" w14:textId="77777777" w:rsidR="004C60AE" w:rsidRPr="00211DF8" w:rsidRDefault="004C60AE"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5580" w:type="dxa"/>
          </w:tcPr>
          <w:p w14:paraId="3D20BB20"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The enterprise service bus process shall monitor the update of the “</w:t>
            </w:r>
            <w:proofErr w:type="spellStart"/>
            <w:r w:rsidR="00E11A8B" w:rsidRPr="00211DF8">
              <w:rPr>
                <w:rFonts w:ascii="Palatino Linotype" w:hAnsi="Palatino Linotype"/>
                <w:sz w:val="20"/>
                <w:szCs w:val="20"/>
              </w:rPr>
              <w:t>hist_possystem</w:t>
            </w:r>
            <w:proofErr w:type="spellEnd"/>
            <w:r w:rsidRPr="00211DF8">
              <w:rPr>
                <w:rFonts w:ascii="Palatino Linotype" w:hAnsi="Palatino Linotype"/>
                <w:sz w:val="20"/>
                <w:szCs w:val="20"/>
              </w:rPr>
              <w:t>” which was written in POS clients.</w:t>
            </w:r>
          </w:p>
          <w:p w14:paraId="2BB780FC" w14:textId="77777777" w:rsidR="00E11A8B" w:rsidRPr="00211DF8" w:rsidRDefault="00E11A8B" w:rsidP="00A00C1A">
            <w:pPr>
              <w:spacing w:after="0"/>
              <w:rPr>
                <w:rFonts w:ascii="Palatino Linotype" w:hAnsi="Palatino Linotype"/>
                <w:sz w:val="20"/>
                <w:szCs w:val="20"/>
              </w:rPr>
            </w:pPr>
          </w:p>
          <w:p w14:paraId="39DC0C87" w14:textId="77777777" w:rsidR="004C60AE" w:rsidRPr="00211DF8" w:rsidRDefault="004C60AE"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On retrieved the triggering value of this record, the EOD job controller will fire a job to start the EOD process towards this data source</w:t>
            </w:r>
            <w:r w:rsidR="00E26165" w:rsidRPr="00211DF8">
              <w:rPr>
                <w:rFonts w:ascii="Palatino Linotype" w:hAnsi="Palatino Linotype"/>
                <w:sz w:val="20"/>
                <w:szCs w:val="20"/>
              </w:rPr>
              <w:t xml:space="preserve"> (MITPOS)</w:t>
            </w:r>
            <w:r w:rsidR="004A4443">
              <w:rPr>
                <w:rFonts w:ascii="Palatino Linotype" w:hAnsi="Palatino Linotype"/>
                <w:sz w:val="20"/>
                <w:szCs w:val="20"/>
              </w:rPr>
              <w:t>.</w:t>
            </w:r>
          </w:p>
          <w:p w14:paraId="49D96DBC" w14:textId="77777777" w:rsidR="00E26165" w:rsidRPr="00211DF8" w:rsidRDefault="00E26165" w:rsidP="00A00C1A">
            <w:pPr>
              <w:spacing w:after="0"/>
              <w:rPr>
                <w:rFonts w:ascii="Palatino Linotype" w:hAnsi="Palatino Linotype"/>
                <w:sz w:val="20"/>
                <w:szCs w:val="20"/>
              </w:rPr>
            </w:pPr>
          </w:p>
        </w:tc>
        <w:tc>
          <w:tcPr>
            <w:tcW w:w="1890" w:type="dxa"/>
          </w:tcPr>
          <w:p w14:paraId="3553A535" w14:textId="77777777" w:rsidR="004C60AE" w:rsidRPr="00211DF8" w:rsidRDefault="004C60AE"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64F5A8E9" w14:textId="77777777" w:rsidR="004C60AE" w:rsidRPr="00211DF8" w:rsidRDefault="00AB7EEB" w:rsidP="00A00C1A">
            <w:pPr>
              <w:spacing w:after="0"/>
              <w:rPr>
                <w:rFonts w:ascii="Palatino Linotype" w:hAnsi="Palatino Linotype"/>
                <w:sz w:val="20"/>
                <w:szCs w:val="20"/>
              </w:rPr>
            </w:pPr>
            <w:r w:rsidRPr="00211DF8">
              <w:rPr>
                <w:rFonts w:ascii="Palatino Linotype" w:eastAsia="SimSun" w:hAnsi="Palatino Linotype"/>
              </w:rPr>
              <w:t>Sales Data Download to Staging DB - Carl</w:t>
            </w:r>
          </w:p>
        </w:tc>
      </w:tr>
      <w:tr w:rsidR="004C60AE" w:rsidRPr="00211DF8" w14:paraId="4B77170F" w14:textId="77777777" w:rsidTr="00A00C1A">
        <w:trPr>
          <w:cantSplit/>
          <w:trHeight w:val="123"/>
        </w:trPr>
        <w:tc>
          <w:tcPr>
            <w:tcW w:w="1530" w:type="dxa"/>
            <w:shd w:val="clear" w:color="auto" w:fill="auto"/>
          </w:tcPr>
          <w:p w14:paraId="0E210FB6" w14:textId="77777777" w:rsidR="004C60AE" w:rsidRPr="00211DF8" w:rsidRDefault="004C60AE" w:rsidP="00A00C1A">
            <w:pPr>
              <w:spacing w:after="0"/>
              <w:rPr>
                <w:rFonts w:ascii="Palatino Linotype" w:hAnsi="Palatino Linotype"/>
                <w:sz w:val="21"/>
                <w:szCs w:val="20"/>
              </w:rPr>
            </w:pPr>
            <w:r w:rsidRPr="00211DF8">
              <w:rPr>
                <w:rFonts w:ascii="Palatino Linotype" w:hAnsi="Palatino Linotype"/>
                <w:sz w:val="21"/>
                <w:szCs w:val="20"/>
              </w:rPr>
              <w:t>Download EOD sales data from POS clients to service bus working database</w:t>
            </w:r>
          </w:p>
        </w:tc>
        <w:tc>
          <w:tcPr>
            <w:tcW w:w="5580" w:type="dxa"/>
          </w:tcPr>
          <w:p w14:paraId="2564742A" w14:textId="77777777" w:rsidR="004C60AE" w:rsidRPr="00211DF8" w:rsidRDefault="004C60AE"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The EOD processing job downloads full set of data from POS client’s history tables, and stage them in service bus DB.</w:t>
            </w:r>
          </w:p>
          <w:p w14:paraId="19C927D5" w14:textId="77777777" w:rsidR="004C60AE" w:rsidRPr="00211DF8" w:rsidRDefault="004C60AE" w:rsidP="00A00C1A">
            <w:pPr>
              <w:spacing w:after="0"/>
              <w:rPr>
                <w:rFonts w:ascii="Palatino Linotype" w:hAnsi="Palatino Linotype"/>
                <w:sz w:val="21"/>
                <w:szCs w:val="20"/>
              </w:rPr>
            </w:pPr>
          </w:p>
        </w:tc>
        <w:tc>
          <w:tcPr>
            <w:tcW w:w="1890" w:type="dxa"/>
          </w:tcPr>
          <w:p w14:paraId="5509CF2C" w14:textId="77777777" w:rsidR="004C60AE" w:rsidRPr="00211DF8" w:rsidRDefault="004C60AE" w:rsidP="00A00C1A">
            <w:pPr>
              <w:spacing w:after="0"/>
              <w:jc w:val="center"/>
              <w:rPr>
                <w:rFonts w:ascii="Palatino Linotype" w:hAnsi="Palatino Linotype"/>
                <w:sz w:val="21"/>
                <w:szCs w:val="20"/>
              </w:rPr>
            </w:pPr>
            <w:r w:rsidRPr="00211DF8">
              <w:rPr>
                <w:rFonts w:ascii="Palatino Linotype" w:hAnsi="Palatino Linotype"/>
                <w:sz w:val="21"/>
                <w:szCs w:val="20"/>
              </w:rPr>
              <w:t>Input</w:t>
            </w:r>
          </w:p>
        </w:tc>
        <w:tc>
          <w:tcPr>
            <w:tcW w:w="1800" w:type="dxa"/>
          </w:tcPr>
          <w:p w14:paraId="745DBF0C" w14:textId="77777777" w:rsidR="004C60AE" w:rsidRPr="00211DF8" w:rsidRDefault="00AB7EEB"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8482EBB" w14:textId="77777777" w:rsidTr="00A00C1A">
        <w:trPr>
          <w:cantSplit/>
          <w:trHeight w:val="123"/>
        </w:trPr>
        <w:tc>
          <w:tcPr>
            <w:tcW w:w="1530" w:type="dxa"/>
            <w:shd w:val="clear" w:color="auto" w:fill="auto"/>
          </w:tcPr>
          <w:p w14:paraId="32BC8346" w14:textId="77777777" w:rsidR="0024148A" w:rsidRPr="00211DF8" w:rsidRDefault="0024148A" w:rsidP="00A00C1A">
            <w:pPr>
              <w:spacing w:after="0"/>
              <w:rPr>
                <w:rFonts w:ascii="Palatino Linotype" w:hAnsi="Palatino Linotype"/>
                <w:sz w:val="21"/>
                <w:szCs w:val="20"/>
              </w:rPr>
            </w:pPr>
            <w:r w:rsidRPr="00211DF8">
              <w:rPr>
                <w:rFonts w:ascii="Palatino Linotype" w:hAnsi="Palatino Linotype"/>
                <w:sz w:val="21"/>
                <w:szCs w:val="20"/>
              </w:rPr>
              <w:t>Validate the data integrity</w:t>
            </w:r>
          </w:p>
        </w:tc>
        <w:tc>
          <w:tcPr>
            <w:tcW w:w="5580" w:type="dxa"/>
          </w:tcPr>
          <w:p w14:paraId="0504F2B2" w14:textId="77777777" w:rsidR="0024148A" w:rsidRPr="00211DF8" w:rsidRDefault="0024148A" w:rsidP="00A00C1A">
            <w:pPr>
              <w:pStyle w:val="ListParagraph"/>
              <w:numPr>
                <w:ilvl w:val="0"/>
                <w:numId w:val="30"/>
              </w:numPr>
              <w:spacing w:after="0"/>
              <w:rPr>
                <w:rFonts w:ascii="Palatino Linotype" w:hAnsi="Palatino Linotype"/>
                <w:sz w:val="21"/>
                <w:szCs w:val="20"/>
              </w:rPr>
            </w:pPr>
            <w:r w:rsidRPr="00211DF8">
              <w:rPr>
                <w:rFonts w:ascii="Palatino Linotype" w:hAnsi="Palatino Linotype"/>
                <w:sz w:val="21"/>
                <w:szCs w:val="20"/>
              </w:rPr>
              <w:t>After successfully written into staging DB, The processing job will conduct a check sum upon the data set with below criteria</w:t>
            </w:r>
            <w:r w:rsidR="004A4443">
              <w:rPr>
                <w:rFonts w:ascii="Palatino Linotype" w:hAnsi="Palatino Linotype"/>
                <w:sz w:val="21"/>
                <w:szCs w:val="20"/>
              </w:rPr>
              <w:t>:</w:t>
            </w:r>
          </w:p>
          <w:p w14:paraId="29DF371C" w14:textId="77777777" w:rsidR="00D67929"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Number of record count received</w:t>
            </w:r>
          </w:p>
          <w:p w14:paraId="7351F999" w14:textId="77777777" w:rsidR="0024148A" w:rsidRPr="00211DF8" w:rsidRDefault="00D67929"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Total Amount check sum</w:t>
            </w:r>
          </w:p>
          <w:p w14:paraId="2AE146EA" w14:textId="77777777" w:rsidR="0024148A" w:rsidRPr="00211DF8" w:rsidRDefault="0024148A" w:rsidP="00A00C1A">
            <w:pPr>
              <w:pStyle w:val="ListParagraph"/>
              <w:numPr>
                <w:ilvl w:val="0"/>
                <w:numId w:val="29"/>
              </w:numPr>
              <w:spacing w:after="0"/>
              <w:rPr>
                <w:rFonts w:ascii="Palatino Linotype" w:hAnsi="Palatino Linotype"/>
                <w:sz w:val="21"/>
                <w:szCs w:val="20"/>
              </w:rPr>
            </w:pPr>
            <w:r w:rsidRPr="00211DF8">
              <w:rPr>
                <w:rFonts w:ascii="Palatino Linotype" w:hAnsi="Palatino Linotype"/>
                <w:sz w:val="21"/>
                <w:szCs w:val="20"/>
              </w:rPr>
              <w:t xml:space="preserve">Creation Date Time of Sales records (HIST_ORDER) is before or after last day’s cut-off time, and adjust it business date according to the cut-off logic </w:t>
            </w:r>
            <w:r w:rsidR="003177F2" w:rsidRPr="00211DF8">
              <w:rPr>
                <w:rFonts w:ascii="Palatino Linotype" w:hAnsi="Palatino Linotype"/>
                <w:sz w:val="21"/>
                <w:szCs w:val="20"/>
              </w:rPr>
              <w:t>(refer to requirement details for more info)</w:t>
            </w:r>
          </w:p>
          <w:p w14:paraId="1F6A3AE1" w14:textId="77777777" w:rsidR="0024148A" w:rsidRPr="00211DF8" w:rsidRDefault="0024148A" w:rsidP="00A00C1A">
            <w:pPr>
              <w:pStyle w:val="ListParagraph"/>
              <w:spacing w:after="0"/>
              <w:ind w:left="1440"/>
              <w:rPr>
                <w:rFonts w:ascii="Palatino Linotype" w:hAnsi="Palatino Linotype"/>
                <w:sz w:val="21"/>
                <w:szCs w:val="20"/>
              </w:rPr>
            </w:pPr>
          </w:p>
        </w:tc>
        <w:tc>
          <w:tcPr>
            <w:tcW w:w="1890" w:type="dxa"/>
          </w:tcPr>
          <w:p w14:paraId="4961823C" w14:textId="77777777" w:rsidR="0024148A" w:rsidRPr="00211DF8" w:rsidRDefault="0024148A" w:rsidP="00A00C1A">
            <w:pPr>
              <w:spacing w:after="0"/>
              <w:jc w:val="center"/>
              <w:rPr>
                <w:rFonts w:ascii="Palatino Linotype" w:hAnsi="Palatino Linotype"/>
                <w:sz w:val="21"/>
                <w:szCs w:val="20"/>
              </w:rPr>
            </w:pPr>
            <w:r w:rsidRPr="00211DF8">
              <w:rPr>
                <w:rFonts w:ascii="Palatino Linotype" w:hAnsi="Palatino Linotype"/>
                <w:sz w:val="21"/>
                <w:szCs w:val="20"/>
              </w:rPr>
              <w:t>Process</w:t>
            </w:r>
          </w:p>
        </w:tc>
        <w:tc>
          <w:tcPr>
            <w:tcW w:w="1800" w:type="dxa"/>
          </w:tcPr>
          <w:p w14:paraId="3CCE0FFD"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r w:rsidR="0024148A" w:rsidRPr="00211DF8" w14:paraId="4DB7621E" w14:textId="77777777" w:rsidTr="00A00C1A">
        <w:trPr>
          <w:cantSplit/>
          <w:trHeight w:val="123"/>
        </w:trPr>
        <w:tc>
          <w:tcPr>
            <w:tcW w:w="1530" w:type="dxa"/>
            <w:shd w:val="clear" w:color="auto" w:fill="auto"/>
          </w:tcPr>
          <w:p w14:paraId="1435A343" w14:textId="77777777" w:rsidR="0024148A" w:rsidRPr="00211DF8" w:rsidRDefault="0024148A"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5580" w:type="dxa"/>
          </w:tcPr>
          <w:p w14:paraId="68C50752" w14:textId="77777777" w:rsidR="0024148A" w:rsidRPr="00211DF8" w:rsidRDefault="0024148A"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69B6C7A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24163CF8"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042DADC5"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67701077"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5134A462"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6B9326CE"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07449990" w14:textId="77777777" w:rsidR="0024148A" w:rsidRPr="00211DF8" w:rsidRDefault="0024148A"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1890" w:type="dxa"/>
          </w:tcPr>
          <w:p w14:paraId="6DC3CC00" w14:textId="77777777" w:rsidR="0024148A" w:rsidRPr="00211DF8" w:rsidRDefault="0024148A"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800" w:type="dxa"/>
          </w:tcPr>
          <w:p w14:paraId="0B762007" w14:textId="77777777" w:rsidR="0024148A" w:rsidRPr="00211DF8" w:rsidRDefault="0024148A" w:rsidP="00A00C1A">
            <w:pPr>
              <w:spacing w:after="0"/>
              <w:rPr>
                <w:rFonts w:ascii="Palatino Linotype" w:hAnsi="Palatino Linotype"/>
                <w:sz w:val="21"/>
                <w:szCs w:val="20"/>
              </w:rPr>
            </w:pPr>
            <w:r w:rsidRPr="00211DF8">
              <w:rPr>
                <w:rFonts w:ascii="Palatino Linotype" w:eastAsia="SimSun" w:hAnsi="Palatino Linotype"/>
              </w:rPr>
              <w:t>Sales Data Download to Staging DB - Carl</w:t>
            </w:r>
          </w:p>
        </w:tc>
      </w:tr>
    </w:tbl>
    <w:p w14:paraId="0F3BEDDF" w14:textId="77777777" w:rsidR="00F47646" w:rsidRDefault="00F47646" w:rsidP="007E6F0F">
      <w:pPr>
        <w:pStyle w:val="ShapeTypeStyle"/>
        <w:spacing w:after="0"/>
        <w:jc w:val="both"/>
        <w:rPr>
          <w:rFonts w:ascii="Palatino Linotype" w:hAnsi="Palatino Linotype"/>
        </w:rPr>
      </w:pPr>
    </w:p>
    <w:p w14:paraId="092136BE" w14:textId="77777777" w:rsidR="00F47646" w:rsidRDefault="00F47646" w:rsidP="007E6F0F">
      <w:pPr>
        <w:pStyle w:val="ShapeTypeStyle"/>
        <w:spacing w:after="0"/>
        <w:jc w:val="both"/>
        <w:rPr>
          <w:rFonts w:ascii="Palatino Linotype" w:hAnsi="Palatino Linotype"/>
        </w:rPr>
      </w:pPr>
    </w:p>
    <w:p w14:paraId="5A3DC960"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55D382BD" w14:textId="77777777" w:rsidTr="00082F25">
        <w:trPr>
          <w:cantSplit/>
          <w:tblHeader/>
        </w:trPr>
        <w:tc>
          <w:tcPr>
            <w:tcW w:w="2453" w:type="dxa"/>
            <w:shd w:val="clear" w:color="auto" w:fill="365F91" w:themeFill="accent1" w:themeFillShade="BF"/>
          </w:tcPr>
          <w:p w14:paraId="0F6344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6E38D7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159D7D1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EE65A2" w:rsidRPr="00211DF8" w14:paraId="51727F53" w14:textId="77777777" w:rsidTr="00082F25">
        <w:trPr>
          <w:cantSplit/>
          <w:trHeight w:val="123"/>
        </w:trPr>
        <w:tc>
          <w:tcPr>
            <w:tcW w:w="2453" w:type="dxa"/>
            <w:shd w:val="clear" w:color="auto" w:fill="auto"/>
          </w:tcPr>
          <w:p w14:paraId="2E4B61C8"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1CF2F652" w14:textId="77777777" w:rsidR="00EE65A2"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2FE0784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EE65A2" w:rsidRPr="00211DF8" w14:paraId="31E587E7" w14:textId="77777777" w:rsidTr="00082F25">
        <w:trPr>
          <w:cantSplit/>
          <w:trHeight w:val="123"/>
        </w:trPr>
        <w:tc>
          <w:tcPr>
            <w:tcW w:w="2453" w:type="dxa"/>
            <w:shd w:val="clear" w:color="auto" w:fill="auto"/>
          </w:tcPr>
          <w:p w14:paraId="308B7CF4"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72456265"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6ADCC103"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EE65A2" w:rsidRPr="00211DF8" w14:paraId="0D9B5FCF" w14:textId="77777777" w:rsidTr="00082F25">
        <w:trPr>
          <w:cantSplit/>
          <w:trHeight w:val="123"/>
        </w:trPr>
        <w:tc>
          <w:tcPr>
            <w:tcW w:w="2453" w:type="dxa"/>
            <w:shd w:val="clear" w:color="auto" w:fill="auto"/>
          </w:tcPr>
          <w:p w14:paraId="4D9B6D7A" w14:textId="77777777" w:rsidR="00EE65A2" w:rsidRPr="00211DF8" w:rsidRDefault="00EE65A2" w:rsidP="00A00C1A">
            <w:pPr>
              <w:spacing w:after="0"/>
              <w:rPr>
                <w:rFonts w:ascii="Palatino Linotype" w:hAnsi="Palatino Linotype"/>
                <w:szCs w:val="20"/>
              </w:rPr>
            </w:pPr>
            <w:r w:rsidRPr="00211DF8">
              <w:rPr>
                <w:rFonts w:ascii="Palatino Linotype" w:hAnsi="Palatino Linotype"/>
                <w:szCs w:val="20"/>
              </w:rPr>
              <w:t>POS Support</w:t>
            </w:r>
          </w:p>
        </w:tc>
        <w:tc>
          <w:tcPr>
            <w:tcW w:w="6750" w:type="dxa"/>
          </w:tcPr>
          <w:p w14:paraId="5EC3C2E0" w14:textId="77777777" w:rsidR="00EE65A2" w:rsidRPr="00211DF8" w:rsidRDefault="00FD4597"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FA19F5" w:rsidRPr="00211DF8">
              <w:rPr>
                <w:rFonts w:ascii="Palatino Linotype" w:eastAsia="SimSun" w:hAnsi="Palatino Linotype"/>
                <w:szCs w:val="20"/>
                <w:lang w:eastAsia="zh-CN"/>
              </w:rPr>
              <w:t xml:space="preserve">POS related </w:t>
            </w:r>
            <w:r w:rsidRPr="00211DF8">
              <w:rPr>
                <w:rFonts w:ascii="Palatino Linotype" w:eastAsia="SimSun" w:hAnsi="Palatino Linotype"/>
                <w:szCs w:val="20"/>
                <w:lang w:eastAsia="zh-CN"/>
              </w:rPr>
              <w:t>alert email</w:t>
            </w:r>
            <w:r w:rsidR="004A4443">
              <w:rPr>
                <w:rFonts w:ascii="Palatino Linotype" w:eastAsia="SimSun" w:hAnsi="Palatino Linotype"/>
                <w:szCs w:val="20"/>
                <w:lang w:eastAsia="zh-CN"/>
              </w:rPr>
              <w:t>.</w:t>
            </w:r>
          </w:p>
        </w:tc>
        <w:tc>
          <w:tcPr>
            <w:tcW w:w="1170" w:type="dxa"/>
          </w:tcPr>
          <w:p w14:paraId="1717F840" w14:textId="77777777" w:rsidR="00EE65A2" w:rsidRPr="00211DF8" w:rsidRDefault="00FD459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1CB7304A"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62A7EF28" w14:textId="77777777" w:rsidTr="00082F25">
        <w:trPr>
          <w:cantSplit/>
          <w:tblHeader/>
        </w:trPr>
        <w:tc>
          <w:tcPr>
            <w:tcW w:w="2453" w:type="dxa"/>
            <w:shd w:val="clear" w:color="auto" w:fill="365F91" w:themeFill="accent1" w:themeFillShade="BF"/>
          </w:tcPr>
          <w:p w14:paraId="3AC4412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16054154"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2C05" w:rsidRPr="00211DF8" w14:paraId="22C354AA" w14:textId="77777777" w:rsidTr="00082F25">
        <w:trPr>
          <w:cantSplit/>
          <w:trHeight w:val="123"/>
        </w:trPr>
        <w:tc>
          <w:tcPr>
            <w:tcW w:w="2453" w:type="dxa"/>
            <w:shd w:val="clear" w:color="auto" w:fill="auto"/>
          </w:tcPr>
          <w:p w14:paraId="5F8EC1D9"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Polling Gateway</w:t>
            </w:r>
          </w:p>
        </w:tc>
        <w:tc>
          <w:tcPr>
            <w:tcW w:w="7920" w:type="dxa"/>
          </w:tcPr>
          <w:p w14:paraId="02AF8664"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2C05" w:rsidRPr="00211DF8" w14:paraId="0F254030" w14:textId="77777777" w:rsidTr="00082F25">
        <w:trPr>
          <w:cantSplit/>
          <w:trHeight w:val="123"/>
        </w:trPr>
        <w:tc>
          <w:tcPr>
            <w:tcW w:w="2453" w:type="dxa"/>
            <w:shd w:val="clear" w:color="auto" w:fill="auto"/>
          </w:tcPr>
          <w:p w14:paraId="3A93C94A"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Sending Gateway</w:t>
            </w:r>
          </w:p>
        </w:tc>
        <w:tc>
          <w:tcPr>
            <w:tcW w:w="7920" w:type="dxa"/>
          </w:tcPr>
          <w:p w14:paraId="529DE9F5"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2C05" w:rsidRPr="00211DF8" w14:paraId="7C2344CC" w14:textId="77777777" w:rsidTr="00082F25">
        <w:trPr>
          <w:cantSplit/>
          <w:trHeight w:val="123"/>
        </w:trPr>
        <w:tc>
          <w:tcPr>
            <w:tcW w:w="2453" w:type="dxa"/>
            <w:shd w:val="clear" w:color="auto" w:fill="auto"/>
          </w:tcPr>
          <w:p w14:paraId="231C1F4C" w14:textId="77777777" w:rsidR="00B52C05" w:rsidRPr="00211DF8" w:rsidRDefault="00B52C05" w:rsidP="00A00C1A">
            <w:pPr>
              <w:spacing w:after="0"/>
              <w:rPr>
                <w:rFonts w:ascii="Palatino Linotype" w:hAnsi="Palatino Linotype"/>
                <w:szCs w:val="20"/>
              </w:rPr>
            </w:pPr>
            <w:r w:rsidRPr="00211DF8">
              <w:rPr>
                <w:rFonts w:ascii="Palatino Linotype" w:hAnsi="Palatino Linotype"/>
                <w:szCs w:val="20"/>
              </w:rPr>
              <w:t>ESB Interfaces</w:t>
            </w:r>
          </w:p>
        </w:tc>
        <w:tc>
          <w:tcPr>
            <w:tcW w:w="7920" w:type="dxa"/>
          </w:tcPr>
          <w:p w14:paraId="08E96062" w14:textId="77777777" w:rsidR="00B52C05" w:rsidRPr="00211DF8" w:rsidRDefault="00B52C0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701344F6" w14:textId="77777777" w:rsidR="00165C2D" w:rsidRDefault="00165C2D" w:rsidP="007E6F0F">
      <w:pPr>
        <w:jc w:val="both"/>
        <w:rPr>
          <w:rFonts w:ascii="Palatino Linotype" w:hAnsi="Palatino Linotype"/>
        </w:rPr>
      </w:pPr>
    </w:p>
    <w:p w14:paraId="2E497F23" w14:textId="77777777" w:rsidR="00F47646" w:rsidRPr="00211DF8" w:rsidRDefault="00F47646" w:rsidP="007E6F0F">
      <w:pPr>
        <w:jc w:val="both"/>
        <w:rPr>
          <w:rFonts w:ascii="Palatino Linotype" w:hAnsi="Palatino Linotype"/>
        </w:rPr>
        <w:sectPr w:rsidR="00F47646" w:rsidRPr="00211DF8" w:rsidSect="005B21C6">
          <w:pgSz w:w="12240" w:h="15840"/>
          <w:pgMar w:top="720" w:right="720" w:bottom="720" w:left="720" w:header="720" w:footer="794" w:gutter="0"/>
          <w:cols w:space="720"/>
          <w:docGrid w:linePitch="360"/>
        </w:sectPr>
      </w:pPr>
    </w:p>
    <w:p w14:paraId="549F3F99" w14:textId="77777777" w:rsidR="00165C2D" w:rsidRPr="00211DF8" w:rsidRDefault="00165C2D" w:rsidP="00711BEE">
      <w:pPr>
        <w:pStyle w:val="Heading4"/>
        <w:rPr>
          <w:rFonts w:ascii="Palatino Linotype" w:hAnsi="Palatino Linotype"/>
        </w:rPr>
      </w:pPr>
      <w:bookmarkStart w:id="107" w:name="_Toc468468978"/>
      <w:r w:rsidRPr="00211DF8">
        <w:rPr>
          <w:rFonts w:ascii="Palatino Linotype" w:hAnsi="Palatino Linotype"/>
        </w:rPr>
        <w:lastRenderedPageBreak/>
        <w:t>Functional Requirement Details</w:t>
      </w:r>
      <w:bookmarkEnd w:id="107"/>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165C2D" w:rsidRPr="00211DF8" w14:paraId="52CBC4B8" w14:textId="77777777" w:rsidTr="00A9505C">
        <w:trPr>
          <w:cantSplit/>
          <w:tblHeader/>
        </w:trPr>
        <w:tc>
          <w:tcPr>
            <w:tcW w:w="1391" w:type="dxa"/>
            <w:shd w:val="clear" w:color="auto" w:fill="244061" w:themeFill="accent1" w:themeFillShade="80"/>
            <w:vAlign w:val="center"/>
          </w:tcPr>
          <w:p w14:paraId="7C57C1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4D9E7B7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53F34066"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35FA5D6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60DEE64D" w14:textId="77777777" w:rsidR="00165C2D" w:rsidRPr="00211DF8" w:rsidRDefault="00165C2D"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623611A8"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4F503345" w14:textId="77777777" w:rsidR="00165C2D" w:rsidRPr="00211DF8" w:rsidRDefault="00165C2D"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516FA" w:rsidRPr="00211DF8" w14:paraId="310AACC3" w14:textId="77777777" w:rsidTr="004A4443">
        <w:trPr>
          <w:cantSplit/>
          <w:trHeight w:val="123"/>
        </w:trPr>
        <w:tc>
          <w:tcPr>
            <w:tcW w:w="1391" w:type="dxa"/>
            <w:shd w:val="clear" w:color="auto" w:fill="auto"/>
          </w:tcPr>
          <w:p w14:paraId="6E469AD6" w14:textId="77777777" w:rsidR="004516FA" w:rsidRPr="00211DF8" w:rsidRDefault="004516FA"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c>
          <w:tcPr>
            <w:tcW w:w="1530" w:type="dxa"/>
          </w:tcPr>
          <w:p w14:paraId="25AEF556" w14:textId="77777777" w:rsidR="004516FA" w:rsidRPr="00211DF8" w:rsidRDefault="004516FA"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4406A5CE" w14:textId="77777777" w:rsidR="004516FA" w:rsidRPr="00211DF8" w:rsidRDefault="004516FA"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4E13A734" w14:textId="77777777" w:rsidR="004516FA" w:rsidRPr="00211DF8" w:rsidRDefault="004516FA"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30247C9" w14:textId="77777777" w:rsidR="004516FA" w:rsidRPr="00211DF8" w:rsidRDefault="004516FA"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6988D850" w14:textId="77777777" w:rsidR="004516FA" w:rsidRPr="00211DF8" w:rsidRDefault="004516FA"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41DF5D4A" w14:textId="77777777" w:rsidR="004516FA" w:rsidRPr="00211DF8" w:rsidRDefault="004516FA" w:rsidP="00A00C1A">
            <w:pPr>
              <w:spacing w:after="0"/>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DD2E0B" w:rsidRPr="00211DF8" w14:paraId="7DFB9A4C" w14:textId="77777777" w:rsidTr="004A4443">
        <w:trPr>
          <w:cantSplit/>
          <w:trHeight w:val="123"/>
        </w:trPr>
        <w:tc>
          <w:tcPr>
            <w:tcW w:w="1391" w:type="dxa"/>
            <w:shd w:val="clear" w:color="auto" w:fill="auto"/>
          </w:tcPr>
          <w:p w14:paraId="01927642" w14:textId="77777777" w:rsidR="00DD2E0B" w:rsidRPr="00211DF8" w:rsidRDefault="00DD2E0B"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w:t>
            </w:r>
            <w:r w:rsidR="00C603B0" w:rsidRPr="00211DF8">
              <w:rPr>
                <w:rFonts w:ascii="Palatino Linotype" w:eastAsia="SimSun" w:hAnsi="Palatino Linotype"/>
                <w:color w:val="000000"/>
                <w:sz w:val="20"/>
                <w:szCs w:val="20"/>
                <w:lang w:eastAsia="zh-CN"/>
              </w:rPr>
              <w:t>3</w:t>
            </w:r>
            <w:r w:rsidRPr="00211DF8">
              <w:rPr>
                <w:rFonts w:ascii="Palatino Linotype" w:eastAsia="SimSun" w:hAnsi="Palatino Linotype"/>
                <w:color w:val="000000"/>
                <w:sz w:val="20"/>
                <w:szCs w:val="20"/>
                <w:lang w:eastAsia="zh-CN"/>
              </w:rPr>
              <w:t>-01</w:t>
            </w:r>
          </w:p>
        </w:tc>
        <w:tc>
          <w:tcPr>
            <w:tcW w:w="1530" w:type="dxa"/>
          </w:tcPr>
          <w:p w14:paraId="6ACF650A" w14:textId="77777777" w:rsidR="00DD2E0B" w:rsidRPr="00211DF8" w:rsidRDefault="00DD2E0B" w:rsidP="00A00C1A">
            <w:pPr>
              <w:rPr>
                <w:rFonts w:ascii="Palatino Linotype" w:hAnsi="Palatino Linotype"/>
                <w:color w:val="000000"/>
                <w:sz w:val="20"/>
                <w:szCs w:val="20"/>
              </w:rPr>
            </w:pPr>
            <w:r w:rsidRPr="00211DF8">
              <w:rPr>
                <w:rFonts w:ascii="Palatino Linotype" w:hAnsi="Palatino Linotype"/>
                <w:color w:val="000000"/>
                <w:sz w:val="20"/>
                <w:szCs w:val="20"/>
              </w:rPr>
              <w:t>POS client triggering</w:t>
            </w:r>
          </w:p>
        </w:tc>
        <w:tc>
          <w:tcPr>
            <w:tcW w:w="3870" w:type="dxa"/>
          </w:tcPr>
          <w:p w14:paraId="31643123" w14:textId="77777777" w:rsidR="00DD2E0B" w:rsidRPr="00211DF8" w:rsidRDefault="00DD2E0B"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 xml:space="preserve">After the POS client completes its EOD processing, it insert a new record </w:t>
            </w:r>
            <w:proofErr w:type="gramStart"/>
            <w:r w:rsidRPr="00211DF8">
              <w:rPr>
                <w:rFonts w:ascii="Palatino Linotype" w:hAnsi="Palatino Linotype" w:cs="Microsoft YaHei"/>
                <w:color w:val="000000"/>
                <w:sz w:val="20"/>
                <w:szCs w:val="20"/>
              </w:rPr>
              <w:t xml:space="preserve">into </w:t>
            </w:r>
            <w:r w:rsidR="00FC66B9" w:rsidRPr="00211DF8">
              <w:rPr>
                <w:rFonts w:ascii="Palatino Linotype" w:hAnsi="Palatino Linotype" w:cs="Microsoft YaHei"/>
                <w:color w:val="000000"/>
                <w:sz w:val="20"/>
                <w:szCs w:val="20"/>
              </w:rPr>
              <w:t>”</w:t>
            </w:r>
            <w:proofErr w:type="spellStart"/>
            <w:proofErr w:type="gramEnd"/>
            <w:r w:rsidR="00FC66B9" w:rsidRPr="00211DF8">
              <w:rPr>
                <w:rFonts w:ascii="Palatino Linotype" w:hAnsi="Palatino Linotype" w:cs="Microsoft YaHei"/>
                <w:color w:val="000000"/>
                <w:sz w:val="20"/>
                <w:szCs w:val="20"/>
              </w:rPr>
              <w:t>hist_possystem</w:t>
            </w:r>
            <w:proofErr w:type="spellEnd"/>
            <w:r w:rsidR="00FC66B9" w:rsidRPr="00211DF8">
              <w:rPr>
                <w:rFonts w:ascii="Palatino Linotype" w:hAnsi="Palatino Linotype" w:cs="Microsoft YaHei"/>
                <w:color w:val="000000"/>
                <w:sz w:val="20"/>
                <w:szCs w:val="20"/>
              </w:rPr>
              <w:t>“</w:t>
            </w:r>
            <w:r w:rsidRPr="00211DF8">
              <w:rPr>
                <w:rFonts w:ascii="Palatino Linotype" w:hAnsi="Palatino Linotype" w:cs="Microsoft YaHei"/>
                <w:color w:val="000000"/>
                <w:sz w:val="20"/>
                <w:szCs w:val="20"/>
              </w:rPr>
              <w:t xml:space="preserve"> table indicating it’s ready for the EOD polling.</w:t>
            </w:r>
          </w:p>
        </w:tc>
        <w:tc>
          <w:tcPr>
            <w:tcW w:w="1096" w:type="dxa"/>
          </w:tcPr>
          <w:p w14:paraId="6BBDDE82" w14:textId="77777777" w:rsidR="00DD2E0B" w:rsidRPr="00211DF8" w:rsidRDefault="00DD2E0B"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E0E1669" w14:textId="77777777" w:rsidR="00DD2E0B" w:rsidRPr="00211DF8" w:rsidRDefault="00DD2E0B" w:rsidP="00A00C1A">
            <w:pPr>
              <w:jc w:val="center"/>
              <w:rPr>
                <w:rFonts w:ascii="Palatino Linotype" w:eastAsia="Microsoft YaHei" w:hAnsi="Palatino Linotype" w:cs="Microsoft YaHei"/>
                <w:color w:val="000000"/>
                <w:sz w:val="20"/>
                <w:szCs w:val="20"/>
                <w:lang w:eastAsia="zh-CN"/>
              </w:rPr>
            </w:pPr>
            <w:r w:rsidRPr="00211DF8">
              <w:rPr>
                <w:rFonts w:ascii="Palatino Linotype" w:eastAsia="Microsoft YaHei" w:hAnsi="Palatino Linotype" w:cs="Microsoft YaHei"/>
                <w:color w:val="000000"/>
                <w:sz w:val="20"/>
                <w:szCs w:val="20"/>
                <w:lang w:eastAsia="zh-CN"/>
              </w:rPr>
              <w:t>Carl,</w:t>
            </w:r>
          </w:p>
        </w:tc>
        <w:tc>
          <w:tcPr>
            <w:tcW w:w="4029" w:type="dxa"/>
            <w:vAlign w:val="center"/>
          </w:tcPr>
          <w:p w14:paraId="2D7EBDA5"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The convert log indicates the EOD process’s completion on POS client side and ready for polling server’s action.</w:t>
            </w:r>
          </w:p>
          <w:p w14:paraId="723E3463" w14:textId="77777777" w:rsidR="00DD2E0B" w:rsidRPr="00211DF8" w:rsidRDefault="00DD2E0B" w:rsidP="00A00C1A">
            <w:pPr>
              <w:rPr>
                <w:rFonts w:ascii="Palatino Linotype" w:eastAsia="SimSun" w:hAnsi="Palatino Linotype" w:cs="Microsoft YaHei"/>
                <w:color w:val="000000"/>
                <w:sz w:val="20"/>
                <w:szCs w:val="20"/>
                <w:lang w:eastAsia="zh-CN"/>
              </w:rPr>
            </w:pPr>
            <w:r w:rsidRPr="00211DF8">
              <w:rPr>
                <w:rFonts w:ascii="Palatino Linotype" w:eastAsia="SimSun" w:hAnsi="Palatino Linotype" w:cs="Microsoft YaHei"/>
                <w:color w:val="000000"/>
                <w:sz w:val="20"/>
                <w:szCs w:val="20"/>
                <w:lang w:eastAsia="zh-CN"/>
              </w:rPr>
              <w:t>Service Bus application shall take it as a reference signal as the EOD processing start.</w:t>
            </w:r>
          </w:p>
        </w:tc>
        <w:tc>
          <w:tcPr>
            <w:tcW w:w="905" w:type="dxa"/>
          </w:tcPr>
          <w:p w14:paraId="576CA4D0" w14:textId="77777777" w:rsidR="00DD2E0B" w:rsidRPr="00211DF8" w:rsidRDefault="00DD2E0B"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5B086C3C" w14:textId="77777777" w:rsidTr="004A4443">
        <w:trPr>
          <w:cantSplit/>
          <w:trHeight w:val="123"/>
        </w:trPr>
        <w:tc>
          <w:tcPr>
            <w:tcW w:w="1391" w:type="dxa"/>
            <w:shd w:val="clear" w:color="auto" w:fill="auto"/>
          </w:tcPr>
          <w:p w14:paraId="385B548A"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-02</w:t>
            </w:r>
          </w:p>
        </w:tc>
        <w:tc>
          <w:tcPr>
            <w:tcW w:w="1530" w:type="dxa"/>
          </w:tcPr>
          <w:p w14:paraId="22C70096"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Monitoring</w:t>
            </w:r>
          </w:p>
        </w:tc>
        <w:tc>
          <w:tcPr>
            <w:tcW w:w="3870" w:type="dxa"/>
          </w:tcPr>
          <w:p w14:paraId="476E34C9"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shall run an application monitoring the local end-of-day indicator in the POS database.</w:t>
            </w:r>
          </w:p>
        </w:tc>
        <w:tc>
          <w:tcPr>
            <w:tcW w:w="1096" w:type="dxa"/>
          </w:tcPr>
          <w:p w14:paraId="69EBE8FF"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660A5" w14:textId="77777777" w:rsidR="00C603B0" w:rsidRPr="00211DF8" w:rsidRDefault="00C603B0" w:rsidP="00A00C1A">
            <w:pPr>
              <w:jc w:val="cente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Carl</w:t>
            </w:r>
          </w:p>
        </w:tc>
        <w:tc>
          <w:tcPr>
            <w:tcW w:w="4029" w:type="dxa"/>
            <w:vAlign w:val="center"/>
          </w:tcPr>
          <w:p w14:paraId="7EC663E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Because current POS clients do not have the capability of web service call, the service bus is not able to trigger the EOD process passively. So, it requires the service bus application will be able to running a job keep monitoring the local EOD flag. When discovering the flag has changed to the EOD value, submit a job to start the EOD process for that POS client.</w:t>
            </w:r>
          </w:p>
        </w:tc>
        <w:tc>
          <w:tcPr>
            <w:tcW w:w="905" w:type="dxa"/>
          </w:tcPr>
          <w:p w14:paraId="1BF32CBF"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BEAD06F" w14:textId="77777777" w:rsidTr="004A4443">
        <w:trPr>
          <w:cantSplit/>
          <w:trHeight w:val="123"/>
        </w:trPr>
        <w:tc>
          <w:tcPr>
            <w:tcW w:w="1391" w:type="dxa"/>
            <w:shd w:val="clear" w:color="auto" w:fill="auto"/>
          </w:tcPr>
          <w:p w14:paraId="6D2D1342"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-03</w:t>
            </w:r>
          </w:p>
        </w:tc>
        <w:tc>
          <w:tcPr>
            <w:tcW w:w="1530" w:type="dxa"/>
          </w:tcPr>
          <w:p w14:paraId="7548C68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3F53D7B"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The service bus initiate a JDBC connection to download all EOD history tables from POS client to its staging DB.</w:t>
            </w:r>
          </w:p>
        </w:tc>
        <w:tc>
          <w:tcPr>
            <w:tcW w:w="1096" w:type="dxa"/>
          </w:tcPr>
          <w:p w14:paraId="724444B6"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0D00B0"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vAlign w:val="center"/>
          </w:tcPr>
          <w:p w14:paraId="4DE04278"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To avoid holding the DB connection too long, or interruption of processing if confronted network issue, the EOD process also downloads the full set of history data into staging DB first.</w:t>
            </w:r>
          </w:p>
        </w:tc>
        <w:tc>
          <w:tcPr>
            <w:tcW w:w="905" w:type="dxa"/>
          </w:tcPr>
          <w:p w14:paraId="2F62C9F7"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3F457A14" w14:textId="77777777" w:rsidTr="004A4443">
        <w:trPr>
          <w:cantSplit/>
          <w:trHeight w:val="123"/>
        </w:trPr>
        <w:tc>
          <w:tcPr>
            <w:tcW w:w="1391" w:type="dxa"/>
            <w:shd w:val="clear" w:color="auto" w:fill="auto"/>
          </w:tcPr>
          <w:p w14:paraId="7A4B2C0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-03</w:t>
            </w:r>
            <w:r w:rsidR="001F2FE6" w:rsidRPr="00211DF8">
              <w:rPr>
                <w:rFonts w:ascii="Palatino Linotype" w:eastAsia="SimSun" w:hAnsi="Palatino Linotype"/>
                <w:color w:val="000000"/>
                <w:sz w:val="20"/>
                <w:szCs w:val="20"/>
                <w:lang w:eastAsia="zh-CN"/>
              </w:rPr>
              <w:t>-04</w:t>
            </w:r>
          </w:p>
        </w:tc>
        <w:tc>
          <w:tcPr>
            <w:tcW w:w="1530" w:type="dxa"/>
          </w:tcPr>
          <w:p w14:paraId="30E421F8"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3AF7E775"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53774E77"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230A18B4"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55627354" w14:textId="77777777" w:rsidR="00C603B0" w:rsidRPr="00211DF8" w:rsidRDefault="00C603B0"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After the </w:t>
            </w:r>
            <w:r w:rsidR="001C0BEE" w:rsidRPr="00211DF8">
              <w:rPr>
                <w:rFonts w:ascii="Palatino Linotype" w:hAnsi="Palatino Linotype"/>
                <w:color w:val="000000"/>
                <w:sz w:val="20"/>
                <w:szCs w:val="20"/>
              </w:rPr>
              <w:t xml:space="preserve">history </w:t>
            </w:r>
            <w:r w:rsidRPr="00211DF8">
              <w:rPr>
                <w:rFonts w:ascii="Palatino Linotype" w:hAnsi="Palatino Linotype"/>
                <w:color w:val="000000"/>
                <w:sz w:val="20"/>
                <w:szCs w:val="20"/>
              </w:rPr>
              <w:t xml:space="preserve">data is successfully </w:t>
            </w:r>
            <w:r w:rsidR="001C0BEE" w:rsidRPr="00211DF8">
              <w:rPr>
                <w:rFonts w:ascii="Palatino Linotype" w:hAnsi="Palatino Linotype"/>
                <w:color w:val="000000"/>
                <w:sz w:val="20"/>
                <w:szCs w:val="20"/>
              </w:rPr>
              <w:t xml:space="preserve">downloaded </w:t>
            </w:r>
            <w:r w:rsidRPr="00211DF8">
              <w:rPr>
                <w:rFonts w:ascii="Palatino Linotype" w:hAnsi="Palatino Linotype"/>
                <w:color w:val="000000"/>
                <w:sz w:val="20"/>
                <w:szCs w:val="20"/>
              </w:rPr>
              <w:t xml:space="preserve">to </w:t>
            </w:r>
            <w:r w:rsidR="001C0BEE" w:rsidRPr="00211DF8">
              <w:rPr>
                <w:rFonts w:ascii="Palatino Linotype" w:hAnsi="Palatino Linotype"/>
                <w:color w:val="000000"/>
                <w:sz w:val="20"/>
                <w:szCs w:val="20"/>
              </w:rPr>
              <w:t>Staging</w:t>
            </w:r>
            <w:r w:rsidRPr="00211DF8">
              <w:rPr>
                <w:rFonts w:ascii="Palatino Linotype" w:hAnsi="Palatino Linotype"/>
                <w:color w:val="000000"/>
                <w:sz w:val="20"/>
                <w:szCs w:val="20"/>
              </w:rPr>
              <w:t>, the result shall revert back to the POS clients</w:t>
            </w:r>
            <w:r w:rsidR="004A4443">
              <w:rPr>
                <w:rFonts w:ascii="Palatino Linotype" w:hAnsi="Palatino Linotype"/>
                <w:color w:val="000000"/>
                <w:sz w:val="20"/>
                <w:szCs w:val="20"/>
              </w:rPr>
              <w:t>.</w:t>
            </w:r>
          </w:p>
        </w:tc>
        <w:tc>
          <w:tcPr>
            <w:tcW w:w="905" w:type="dxa"/>
          </w:tcPr>
          <w:p w14:paraId="3CEF315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r w:rsidR="00C603B0" w:rsidRPr="00211DF8" w14:paraId="716114CC" w14:textId="77777777" w:rsidTr="004A4443">
        <w:trPr>
          <w:cantSplit/>
          <w:trHeight w:val="123"/>
        </w:trPr>
        <w:tc>
          <w:tcPr>
            <w:tcW w:w="1391" w:type="dxa"/>
            <w:shd w:val="clear" w:color="auto" w:fill="auto"/>
          </w:tcPr>
          <w:p w14:paraId="67691B11" w14:textId="77777777" w:rsidR="00C603B0" w:rsidRPr="00211DF8" w:rsidRDefault="00C603B0"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-03</w:t>
            </w:r>
            <w:r w:rsidR="001F2FE6" w:rsidRPr="00211DF8">
              <w:rPr>
                <w:rFonts w:ascii="Palatino Linotype" w:eastAsia="SimSun" w:hAnsi="Palatino Linotype"/>
                <w:color w:val="000000"/>
                <w:sz w:val="20"/>
                <w:szCs w:val="20"/>
                <w:lang w:eastAsia="zh-CN"/>
              </w:rPr>
              <w:t>-05</w:t>
            </w:r>
          </w:p>
        </w:tc>
        <w:tc>
          <w:tcPr>
            <w:tcW w:w="1530" w:type="dxa"/>
          </w:tcPr>
          <w:p w14:paraId="46405828"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D82CF79" w14:textId="77777777" w:rsidR="00C603B0" w:rsidRPr="00211DF8" w:rsidRDefault="00C603B0"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r w:rsidR="004A4443">
              <w:rPr>
                <w:rFonts w:ascii="Palatino Linotype" w:hAnsi="Palatino Linotype"/>
                <w:color w:val="000000"/>
              </w:rPr>
              <w:t>.</w:t>
            </w:r>
          </w:p>
        </w:tc>
        <w:tc>
          <w:tcPr>
            <w:tcW w:w="1096" w:type="dxa"/>
          </w:tcPr>
          <w:p w14:paraId="0E5E1FBD" w14:textId="77777777" w:rsidR="00C603B0" w:rsidRPr="00211DF8" w:rsidRDefault="00C603B0"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BF453C6" w14:textId="77777777" w:rsidR="00C603B0" w:rsidRPr="00211DF8" w:rsidRDefault="00C603B0"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773EC305" w14:textId="77777777" w:rsidR="00C603B0" w:rsidRPr="00211DF8" w:rsidRDefault="00C603B0" w:rsidP="00A00C1A">
            <w:pPr>
              <w:pStyle w:val="ListParagraph"/>
              <w:numPr>
                <w:ilvl w:val="0"/>
                <w:numId w:val="30"/>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3DCC8CD4"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status</w:t>
            </w:r>
          </w:p>
          <w:p w14:paraId="6B437E26"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174B6F8B"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name, e.g. POS - Staging</w:t>
            </w:r>
          </w:p>
          <w:p w14:paraId="4402E52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ID</w:t>
            </w:r>
          </w:p>
          <w:p w14:paraId="3E1E428A"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Job run error stage (if any)</w:t>
            </w:r>
          </w:p>
          <w:p w14:paraId="29EB9082" w14:textId="77777777" w:rsidR="00C603B0" w:rsidRPr="00211DF8" w:rsidRDefault="00C603B0" w:rsidP="00A00C1A">
            <w:pPr>
              <w:pStyle w:val="ListParagraph"/>
              <w:numPr>
                <w:ilvl w:val="1"/>
                <w:numId w:val="30"/>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4D13A60A" w14:textId="77777777" w:rsidR="00C603B0" w:rsidRPr="00211DF8" w:rsidRDefault="00C603B0"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05D5AD2C" w14:textId="77777777" w:rsidR="00C603B0" w:rsidRPr="00211DF8" w:rsidRDefault="00C603B0"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ESB-SAL-REQ-03</w:t>
            </w:r>
          </w:p>
        </w:tc>
      </w:tr>
    </w:tbl>
    <w:p w14:paraId="3467CF92" w14:textId="77777777" w:rsidR="00165C2D" w:rsidRPr="00211DF8" w:rsidRDefault="00165C2D" w:rsidP="007E6F0F">
      <w:pPr>
        <w:jc w:val="both"/>
        <w:rPr>
          <w:rFonts w:ascii="Palatino Linotype" w:hAnsi="Palatino Linotype"/>
        </w:rPr>
      </w:pPr>
    </w:p>
    <w:p w14:paraId="0D92D874" w14:textId="77777777" w:rsidR="00165C2D" w:rsidRPr="00211DF8" w:rsidRDefault="00165C2D" w:rsidP="007E6F0F">
      <w:pPr>
        <w:jc w:val="both"/>
        <w:rPr>
          <w:rFonts w:ascii="Palatino Linotype" w:hAnsi="Palatino Linotype"/>
        </w:rPr>
        <w:sectPr w:rsidR="00165C2D" w:rsidRPr="00211DF8" w:rsidSect="00165C2D">
          <w:pgSz w:w="15840" w:h="12240" w:orient="landscape"/>
          <w:pgMar w:top="720" w:right="720" w:bottom="720" w:left="720" w:header="720" w:footer="794" w:gutter="0"/>
          <w:cols w:space="720"/>
          <w:docGrid w:linePitch="360"/>
        </w:sectPr>
      </w:pPr>
    </w:p>
    <w:p w14:paraId="55868765" w14:textId="77777777" w:rsidR="0035262A" w:rsidRPr="00211DF8" w:rsidRDefault="0035262A" w:rsidP="0035262A">
      <w:pPr>
        <w:pStyle w:val="Heading3"/>
        <w:spacing w:after="200" w:line="240" w:lineRule="auto"/>
        <w:jc w:val="both"/>
        <w:rPr>
          <w:rFonts w:ascii="Palatino Linotype" w:eastAsia="SimSun" w:hAnsi="Palatino Linotype"/>
          <w:lang w:eastAsia="zh-CN"/>
        </w:rPr>
      </w:pPr>
      <w:bookmarkStart w:id="108" w:name="_Toc468468979"/>
      <w:r w:rsidRPr="00211DF8">
        <w:rPr>
          <w:rFonts w:ascii="Palatino Linotype" w:eastAsia="SimSun" w:hAnsi="Palatino Linotype"/>
          <w:lang w:eastAsia="zh-CN"/>
        </w:rPr>
        <w:lastRenderedPageBreak/>
        <w:t>Sales Data End-of-day (Staging – EDW)</w:t>
      </w:r>
      <w:bookmarkEnd w:id="108"/>
    </w:p>
    <w:p w14:paraId="250522CE" w14:textId="77777777" w:rsidR="00711BEE" w:rsidRPr="00211DF8" w:rsidRDefault="00711BEE" w:rsidP="00711BEE">
      <w:pPr>
        <w:pStyle w:val="Heading4"/>
        <w:rPr>
          <w:rFonts w:ascii="Palatino Linotype" w:hAnsi="Palatino Linotype"/>
          <w:lang w:eastAsia="zh-CN"/>
        </w:rPr>
      </w:pPr>
      <w:bookmarkStart w:id="109" w:name="_Toc468468980"/>
      <w:commentRangeStart w:id="110"/>
      <w:r w:rsidRPr="00211DF8">
        <w:rPr>
          <w:rFonts w:ascii="Palatino Linotype" w:hAnsi="Palatino Linotype"/>
          <w:lang w:eastAsia="zh-CN"/>
        </w:rPr>
        <w:t>Process Flow</w:t>
      </w:r>
      <w:bookmarkEnd w:id="109"/>
      <w:commentRangeEnd w:id="110"/>
      <w:r w:rsidR="00240CA9">
        <w:rPr>
          <w:rStyle w:val="CommentReference"/>
          <w:rFonts w:eastAsiaTheme="minorEastAsia" w:cstheme="minorBidi"/>
          <w:b w:val="0"/>
          <w:bCs w:val="0"/>
          <w:i w:val="0"/>
          <w:iCs w:val="0"/>
        </w:rPr>
        <w:commentReference w:id="110"/>
      </w:r>
    </w:p>
    <w:p w14:paraId="51150F01" w14:textId="77777777" w:rsidR="001C7EF0" w:rsidRPr="00211DF8" w:rsidRDefault="001C7EF0" w:rsidP="0035262A">
      <w:pPr>
        <w:jc w:val="both"/>
        <w:rPr>
          <w:rFonts w:ascii="Palatino Linotype" w:hAnsi="Palatino Linotype"/>
        </w:rPr>
      </w:pPr>
      <w:r w:rsidRPr="00211DF8">
        <w:rPr>
          <w:rFonts w:ascii="Palatino Linotype" w:hAnsi="Palatino Linotype"/>
          <w:noProof/>
          <w:lang w:val="en-GB" w:eastAsia="zh-CN"/>
        </w:rPr>
        <w:drawing>
          <wp:inline distT="0" distB="0" distL="0" distR="0" wp14:anchorId="7F28A39A" wp14:editId="55194753">
            <wp:extent cx="6858000" cy="5990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5990590"/>
                    </a:xfrm>
                    <a:prstGeom prst="rect">
                      <a:avLst/>
                    </a:prstGeom>
                  </pic:spPr>
                </pic:pic>
              </a:graphicData>
            </a:graphic>
          </wp:inline>
        </w:drawing>
      </w:r>
    </w:p>
    <w:p w14:paraId="2FED6EDC" w14:textId="77777777" w:rsidR="001C7EF0" w:rsidRPr="00211DF8" w:rsidRDefault="001C7EF0">
      <w:pPr>
        <w:rPr>
          <w:rFonts w:ascii="Palatino Linotype" w:hAnsi="Palatino Linotype"/>
        </w:rPr>
      </w:pPr>
      <w:r w:rsidRPr="00211DF8">
        <w:rPr>
          <w:rFonts w:ascii="Palatino Linotype" w:hAnsi="Palatino Linotype"/>
        </w:rPr>
        <w:br w:type="page"/>
      </w:r>
    </w:p>
    <w:p w14:paraId="42C2AB10"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lastRenderedPageBreak/>
        <w:t>Task</w:t>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0"/>
        <w:gridCol w:w="6390"/>
        <w:gridCol w:w="1260"/>
        <w:gridCol w:w="1620"/>
      </w:tblGrid>
      <w:tr w:rsidR="0035262A" w:rsidRPr="00211DF8" w14:paraId="2EF0DF3D" w14:textId="77777777" w:rsidTr="00A9505C">
        <w:trPr>
          <w:cantSplit/>
          <w:tblHeader/>
        </w:trPr>
        <w:tc>
          <w:tcPr>
            <w:tcW w:w="1530" w:type="dxa"/>
            <w:shd w:val="clear" w:color="auto" w:fill="365F91" w:themeFill="accent1" w:themeFillShade="BF"/>
          </w:tcPr>
          <w:p w14:paraId="4129670B"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390" w:type="dxa"/>
            <w:shd w:val="clear" w:color="auto" w:fill="365F91" w:themeFill="accent1" w:themeFillShade="BF"/>
          </w:tcPr>
          <w:p w14:paraId="6C62EFDA"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2A987CC0" w14:textId="77777777" w:rsidR="0035262A" w:rsidRPr="00211DF8" w:rsidRDefault="0035262A"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620" w:type="dxa"/>
            <w:shd w:val="clear" w:color="auto" w:fill="365F91" w:themeFill="accent1" w:themeFillShade="BF"/>
          </w:tcPr>
          <w:p w14:paraId="36F6A3A6" w14:textId="77777777" w:rsidR="0035262A" w:rsidRPr="00211DF8" w:rsidRDefault="00911DAD" w:rsidP="00A00C1A">
            <w:pPr>
              <w:spacing w:after="0"/>
              <w:rPr>
                <w:rFonts w:ascii="Palatino Linotype" w:hAnsi="Palatino Linotype"/>
                <w:color w:val="FFFFFF"/>
                <w:szCs w:val="20"/>
              </w:rPr>
            </w:pPr>
            <w:r w:rsidRPr="00911DAD">
              <w:rPr>
                <w:rFonts w:ascii="Palatino Linotype" w:hAnsi="Palatino Linotype"/>
                <w:color w:val="FFFFFF"/>
                <w:szCs w:val="20"/>
              </w:rPr>
              <w:t>Process Group/Owner</w:t>
            </w:r>
          </w:p>
        </w:tc>
      </w:tr>
      <w:tr w:rsidR="002429D9" w:rsidRPr="00211DF8" w14:paraId="782FE99E" w14:textId="77777777" w:rsidTr="00A9505C">
        <w:trPr>
          <w:cantSplit/>
          <w:trHeight w:val="123"/>
        </w:trPr>
        <w:tc>
          <w:tcPr>
            <w:tcW w:w="1530" w:type="dxa"/>
            <w:shd w:val="clear" w:color="auto" w:fill="auto"/>
          </w:tcPr>
          <w:p w14:paraId="69B0E905" w14:textId="77777777" w:rsidR="002429D9" w:rsidRPr="00211DF8" w:rsidRDefault="002429D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Monitor POS client’s completion of its EOD process.</w:t>
            </w:r>
          </w:p>
        </w:tc>
        <w:tc>
          <w:tcPr>
            <w:tcW w:w="6390" w:type="dxa"/>
          </w:tcPr>
          <w:p w14:paraId="42E8580E" w14:textId="77777777" w:rsidR="002429D9" w:rsidRPr="00211DF8" w:rsidRDefault="002429D9" w:rsidP="00A00C1A">
            <w:pPr>
              <w:pStyle w:val="ListParagraph"/>
              <w:numPr>
                <w:ilvl w:val="0"/>
                <w:numId w:val="33"/>
              </w:numPr>
              <w:spacing w:after="0"/>
              <w:rPr>
                <w:rFonts w:ascii="Palatino Linotype" w:eastAsia="SimSun" w:hAnsi="Palatino Linotype"/>
                <w:sz w:val="20"/>
                <w:szCs w:val="20"/>
                <w:lang w:val="en-GB" w:eastAsia="zh-CN"/>
              </w:rPr>
            </w:pPr>
            <w:r w:rsidRPr="00211DF8">
              <w:rPr>
                <w:rFonts w:ascii="Palatino Linotype" w:hAnsi="Palatino Linotype"/>
                <w:sz w:val="21"/>
                <w:szCs w:val="20"/>
              </w:rPr>
              <w:t xml:space="preserve">Upon the completion of downloading EOD data of the target </w:t>
            </w:r>
            <w:commentRangeStart w:id="111"/>
            <w:r w:rsidRPr="00211DF8">
              <w:rPr>
                <w:rFonts w:ascii="Palatino Linotype" w:hAnsi="Palatino Linotype"/>
                <w:sz w:val="21"/>
                <w:szCs w:val="20"/>
              </w:rPr>
              <w:t>branch</w:t>
            </w:r>
            <w:commentRangeEnd w:id="111"/>
            <w:r w:rsidR="008A592D">
              <w:rPr>
                <w:rStyle w:val="CommentReference"/>
              </w:rPr>
              <w:commentReference w:id="111"/>
            </w:r>
            <w:r w:rsidRPr="00211DF8">
              <w:rPr>
                <w:rFonts w:ascii="Palatino Linotype" w:hAnsi="Palatino Linotype"/>
                <w:sz w:val="21"/>
                <w:szCs w:val="20"/>
              </w:rPr>
              <w:t xml:space="preserve">, a </w:t>
            </w:r>
            <w:commentRangeStart w:id="112"/>
            <w:r w:rsidRPr="00211DF8">
              <w:rPr>
                <w:rFonts w:ascii="Palatino Linotype" w:hAnsi="Palatino Linotype"/>
                <w:sz w:val="21"/>
                <w:szCs w:val="20"/>
              </w:rPr>
              <w:t xml:space="preserve">step 2 </w:t>
            </w:r>
            <w:commentRangeEnd w:id="112"/>
            <w:r w:rsidR="008A592D">
              <w:rPr>
                <w:rStyle w:val="CommentReference"/>
              </w:rPr>
              <w:commentReference w:id="112"/>
            </w:r>
            <w:r w:rsidRPr="00211DF8">
              <w:rPr>
                <w:rFonts w:ascii="Palatino Linotype" w:hAnsi="Palatino Linotype"/>
                <w:sz w:val="21"/>
                <w:szCs w:val="20"/>
              </w:rPr>
              <w:t xml:space="preserve">process is triggered to </w:t>
            </w:r>
            <w:commentRangeStart w:id="113"/>
            <w:r w:rsidRPr="00211DF8">
              <w:rPr>
                <w:rFonts w:ascii="Palatino Linotype" w:hAnsi="Palatino Linotype"/>
                <w:sz w:val="21"/>
                <w:szCs w:val="20"/>
              </w:rPr>
              <w:t xml:space="preserve">read </w:t>
            </w:r>
            <w:commentRangeEnd w:id="113"/>
            <w:r w:rsidR="008A592D">
              <w:rPr>
                <w:rStyle w:val="CommentReference"/>
              </w:rPr>
              <w:commentReference w:id="113"/>
            </w:r>
            <w:r w:rsidRPr="00211DF8">
              <w:rPr>
                <w:rFonts w:ascii="Palatino Linotype" w:hAnsi="Palatino Linotype"/>
                <w:sz w:val="21"/>
                <w:szCs w:val="20"/>
              </w:rPr>
              <w:t>those data (same branch).</w:t>
            </w:r>
            <w:r w:rsidRPr="00211DF8">
              <w:rPr>
                <w:rFonts w:ascii="Palatino Linotype" w:hAnsi="Palatino Linotype"/>
                <w:sz w:val="20"/>
                <w:szCs w:val="20"/>
                <w:lang w:val="en-GB"/>
              </w:rPr>
              <w:t xml:space="preserve"> </w:t>
            </w:r>
          </w:p>
        </w:tc>
        <w:tc>
          <w:tcPr>
            <w:tcW w:w="1260" w:type="dxa"/>
          </w:tcPr>
          <w:p w14:paraId="6686F8DC" w14:textId="77777777" w:rsidR="002429D9" w:rsidRPr="00211DF8" w:rsidRDefault="002429D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6305FFB7" w14:textId="77777777" w:rsidR="002429D9" w:rsidRPr="00211DF8" w:rsidRDefault="002429D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35262A" w:rsidRPr="00211DF8" w14:paraId="610299B1" w14:textId="77777777" w:rsidTr="00A9505C">
        <w:trPr>
          <w:cantSplit/>
          <w:trHeight w:val="123"/>
        </w:trPr>
        <w:tc>
          <w:tcPr>
            <w:tcW w:w="1530" w:type="dxa"/>
            <w:shd w:val="clear" w:color="auto" w:fill="auto"/>
          </w:tcPr>
          <w:p w14:paraId="61223FF1" w14:textId="77777777" w:rsidR="0035262A" w:rsidRPr="00211DF8" w:rsidRDefault="0035262A" w:rsidP="00A00C1A">
            <w:pPr>
              <w:spacing w:after="0"/>
              <w:rPr>
                <w:rFonts w:ascii="Palatino Linotype" w:eastAsia="SimSun" w:hAnsi="Palatino Linotype"/>
                <w:sz w:val="21"/>
                <w:szCs w:val="20"/>
                <w:lang w:eastAsia="zh-CN"/>
              </w:rPr>
            </w:pPr>
            <w:r w:rsidRPr="00211DF8">
              <w:rPr>
                <w:rFonts w:ascii="Palatino Linotype" w:hAnsi="Palatino Linotype"/>
                <w:sz w:val="21"/>
                <w:szCs w:val="20"/>
              </w:rPr>
              <w:t>Send the sales data to EDW</w:t>
            </w:r>
          </w:p>
        </w:tc>
        <w:tc>
          <w:tcPr>
            <w:tcW w:w="6390" w:type="dxa"/>
          </w:tcPr>
          <w:p w14:paraId="79FBEFF7" w14:textId="77777777" w:rsidR="0035262A" w:rsidRPr="00211DF8" w:rsidRDefault="0035262A"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Send the EOD data to EDW with block by block transaction commitment</w:t>
            </w:r>
            <w:r w:rsidR="004D02D2" w:rsidRPr="00211DF8">
              <w:rPr>
                <w:rFonts w:ascii="Palatino Linotype" w:hAnsi="Palatino Linotype"/>
                <w:sz w:val="21"/>
                <w:szCs w:val="20"/>
              </w:rPr>
              <w:t xml:space="preserve"> through the Service Bus</w:t>
            </w:r>
            <w:r w:rsidRPr="00211DF8">
              <w:rPr>
                <w:rFonts w:ascii="Palatino Linotype" w:hAnsi="Palatino Linotype"/>
                <w:sz w:val="21"/>
                <w:szCs w:val="20"/>
              </w:rPr>
              <w:t xml:space="preserve">. </w:t>
            </w:r>
          </w:p>
        </w:tc>
        <w:tc>
          <w:tcPr>
            <w:tcW w:w="1260" w:type="dxa"/>
          </w:tcPr>
          <w:p w14:paraId="5131DAC1" w14:textId="77777777" w:rsidR="0035262A" w:rsidRPr="00211DF8" w:rsidRDefault="0035262A"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00A1FA0E" w14:textId="77777777" w:rsidR="0035262A" w:rsidRPr="00211DF8" w:rsidRDefault="0035262A"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05BF726D" w14:textId="77777777" w:rsidTr="00A9505C">
        <w:trPr>
          <w:cantSplit/>
          <w:trHeight w:val="123"/>
        </w:trPr>
        <w:tc>
          <w:tcPr>
            <w:tcW w:w="1530" w:type="dxa"/>
            <w:shd w:val="clear" w:color="auto" w:fill="auto"/>
          </w:tcPr>
          <w:p w14:paraId="3BCEF464"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Revert the Sending results back to POS client</w:t>
            </w:r>
          </w:p>
        </w:tc>
        <w:tc>
          <w:tcPr>
            <w:tcW w:w="6390" w:type="dxa"/>
          </w:tcPr>
          <w:p w14:paraId="0D828483" w14:textId="77777777" w:rsidR="004D7C59" w:rsidRPr="00211DF8" w:rsidRDefault="004D7C59" w:rsidP="00A00C1A">
            <w:pPr>
              <w:pStyle w:val="ListParagraph"/>
              <w:numPr>
                <w:ilvl w:val="0"/>
                <w:numId w:val="33"/>
              </w:numPr>
              <w:spacing w:after="0"/>
              <w:rPr>
                <w:rFonts w:ascii="Palatino Linotype" w:hAnsi="Palatino Linotype"/>
                <w:sz w:val="20"/>
                <w:szCs w:val="20"/>
              </w:rPr>
            </w:pPr>
            <w:r w:rsidRPr="00211DF8">
              <w:rPr>
                <w:rFonts w:ascii="Palatino Linotype" w:hAnsi="Palatino Linotype"/>
                <w:sz w:val="21"/>
                <w:szCs w:val="20"/>
              </w:rPr>
              <w:t xml:space="preserve">If the transfer is successful, the response result will be updated into </w:t>
            </w:r>
            <w:commentRangeStart w:id="114"/>
            <w:r w:rsidRPr="00211DF8">
              <w:rPr>
                <w:rFonts w:ascii="Palatino Linotype" w:hAnsi="Palatino Linotype"/>
                <w:sz w:val="21"/>
                <w:szCs w:val="20"/>
              </w:rPr>
              <w:t>Service Bus staging database</w:t>
            </w:r>
            <w:commentRangeEnd w:id="114"/>
            <w:r w:rsidR="008A592D">
              <w:rPr>
                <w:rStyle w:val="CommentReference"/>
              </w:rPr>
              <w:commentReference w:id="114"/>
            </w:r>
            <w:r w:rsidRPr="00211DF8">
              <w:rPr>
                <w:rFonts w:ascii="Palatino Linotype" w:hAnsi="Palatino Linotype"/>
                <w:sz w:val="21"/>
                <w:szCs w:val="20"/>
              </w:rPr>
              <w:t xml:space="preserve">, and lately revert back to </w:t>
            </w:r>
            <w:commentRangeStart w:id="115"/>
            <w:r w:rsidRPr="00211DF8">
              <w:rPr>
                <w:rFonts w:ascii="Palatino Linotype" w:hAnsi="Palatino Linotype"/>
                <w:sz w:val="21"/>
                <w:szCs w:val="20"/>
              </w:rPr>
              <w:t xml:space="preserve">Staging </w:t>
            </w:r>
            <w:commentRangeEnd w:id="115"/>
            <w:r w:rsidR="000B556C">
              <w:rPr>
                <w:rStyle w:val="CommentReference"/>
              </w:rPr>
              <w:commentReference w:id="115"/>
            </w:r>
            <w:r w:rsidRPr="00211DF8">
              <w:rPr>
                <w:rFonts w:ascii="Palatino Linotype" w:hAnsi="Palatino Linotype"/>
                <w:sz w:val="21"/>
                <w:szCs w:val="20"/>
              </w:rPr>
              <w:t>upon service call response.</w:t>
            </w:r>
          </w:p>
        </w:tc>
        <w:tc>
          <w:tcPr>
            <w:tcW w:w="1260" w:type="dxa"/>
          </w:tcPr>
          <w:p w14:paraId="63224372"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Output</w:t>
            </w:r>
          </w:p>
        </w:tc>
        <w:tc>
          <w:tcPr>
            <w:tcW w:w="1620" w:type="dxa"/>
          </w:tcPr>
          <w:p w14:paraId="34824C8C"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434C191" w14:textId="77777777" w:rsidTr="00A9505C">
        <w:trPr>
          <w:cantSplit/>
          <w:trHeight w:val="123"/>
        </w:trPr>
        <w:tc>
          <w:tcPr>
            <w:tcW w:w="1530" w:type="dxa"/>
            <w:shd w:val="clear" w:color="auto" w:fill="auto"/>
          </w:tcPr>
          <w:p w14:paraId="1C9571BA" w14:textId="77777777" w:rsidR="004D7C59" w:rsidRPr="00211DF8" w:rsidRDefault="004D7C59" w:rsidP="00A00C1A">
            <w:pPr>
              <w:spacing w:after="0"/>
              <w:rPr>
                <w:rFonts w:ascii="Palatino Linotype" w:hAnsi="Palatino Linotype"/>
                <w:sz w:val="21"/>
                <w:szCs w:val="20"/>
              </w:rPr>
            </w:pPr>
            <w:r w:rsidRPr="00211DF8">
              <w:rPr>
                <w:rFonts w:ascii="Palatino Linotype" w:hAnsi="Palatino Linotype"/>
                <w:sz w:val="21"/>
                <w:szCs w:val="20"/>
              </w:rPr>
              <w:t>Validation on Send data</w:t>
            </w:r>
          </w:p>
        </w:tc>
        <w:tc>
          <w:tcPr>
            <w:tcW w:w="6390" w:type="dxa"/>
          </w:tcPr>
          <w:p w14:paraId="2C38B3E7" w14:textId="77777777" w:rsidR="004D7C59" w:rsidRPr="00211DF8" w:rsidRDefault="004D7C59" w:rsidP="00A00C1A">
            <w:pPr>
              <w:pStyle w:val="ListParagraph"/>
              <w:numPr>
                <w:ilvl w:val="0"/>
                <w:numId w:val="33"/>
              </w:numPr>
              <w:spacing w:after="0"/>
              <w:rPr>
                <w:rFonts w:ascii="Palatino Linotype" w:hAnsi="Palatino Linotype"/>
                <w:sz w:val="21"/>
                <w:szCs w:val="20"/>
              </w:rPr>
            </w:pPr>
            <w:r w:rsidRPr="00211DF8">
              <w:rPr>
                <w:rFonts w:ascii="Palatino Linotype" w:hAnsi="Palatino Linotype"/>
                <w:sz w:val="21"/>
                <w:szCs w:val="20"/>
              </w:rPr>
              <w:t>Upon the finish of the process, triggers a service to validate the total count &amp; total amount of the transferred data on EDW side. If correct then call another service to write a convert log to EDW indicating the EOD process for that branch is completed.</w:t>
            </w:r>
          </w:p>
        </w:tc>
        <w:tc>
          <w:tcPr>
            <w:tcW w:w="1260" w:type="dxa"/>
          </w:tcPr>
          <w:p w14:paraId="165A7BC3" w14:textId="77777777" w:rsidR="004D7C59" w:rsidRPr="00211DF8" w:rsidRDefault="004D7C59" w:rsidP="00A00C1A">
            <w:pPr>
              <w:spacing w:after="0"/>
              <w:jc w:val="center"/>
              <w:rPr>
                <w:rFonts w:ascii="Palatino Linotype" w:hAnsi="Palatino Linotype"/>
                <w:sz w:val="21"/>
                <w:szCs w:val="20"/>
              </w:rPr>
            </w:pPr>
            <w:r w:rsidRPr="00211DF8">
              <w:rPr>
                <w:rFonts w:ascii="Palatino Linotype" w:hAnsi="Palatino Linotype"/>
                <w:sz w:val="21"/>
                <w:szCs w:val="20"/>
              </w:rPr>
              <w:t>Output</w:t>
            </w:r>
          </w:p>
        </w:tc>
        <w:tc>
          <w:tcPr>
            <w:tcW w:w="1620" w:type="dxa"/>
          </w:tcPr>
          <w:p w14:paraId="284AAF53"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r w:rsidR="004D7C59" w:rsidRPr="00211DF8" w14:paraId="55997671" w14:textId="77777777" w:rsidTr="00A9505C">
        <w:trPr>
          <w:cantSplit/>
          <w:trHeight w:val="123"/>
        </w:trPr>
        <w:tc>
          <w:tcPr>
            <w:tcW w:w="1530" w:type="dxa"/>
            <w:shd w:val="clear" w:color="auto" w:fill="auto"/>
          </w:tcPr>
          <w:p w14:paraId="06F2BD48" w14:textId="77777777" w:rsidR="004D7C59" w:rsidRPr="00211DF8" w:rsidRDefault="004D7C59" w:rsidP="00A00C1A">
            <w:pPr>
              <w:spacing w:after="0"/>
              <w:rPr>
                <w:rFonts w:ascii="Palatino Linotype" w:eastAsia="SimSun" w:hAnsi="Palatino Linotype"/>
                <w:sz w:val="20"/>
                <w:szCs w:val="20"/>
                <w:lang w:eastAsia="zh-CN"/>
              </w:rPr>
            </w:pPr>
            <w:r w:rsidRPr="00211DF8">
              <w:rPr>
                <w:rFonts w:ascii="Palatino Linotype" w:eastAsia="SimSun" w:hAnsi="Palatino Linotype"/>
                <w:sz w:val="20"/>
                <w:szCs w:val="20"/>
                <w:lang w:eastAsia="zh-CN"/>
              </w:rPr>
              <w:t>Job Completion</w:t>
            </w:r>
          </w:p>
        </w:tc>
        <w:tc>
          <w:tcPr>
            <w:tcW w:w="6390" w:type="dxa"/>
          </w:tcPr>
          <w:p w14:paraId="29543253" w14:textId="77777777" w:rsidR="004D7C59" w:rsidRPr="00211DF8" w:rsidRDefault="004D7C59" w:rsidP="00D67F9B">
            <w:pPr>
              <w:pStyle w:val="ListParagraph"/>
              <w:numPr>
                <w:ilvl w:val="0"/>
                <w:numId w:val="33"/>
              </w:numPr>
              <w:spacing w:after="0"/>
              <w:jc w:val="both"/>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p>
          <w:p w14:paraId="1E1B525A"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status</w:t>
            </w:r>
          </w:p>
          <w:p w14:paraId="19330304"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Number of records processed</w:t>
            </w:r>
          </w:p>
          <w:p w14:paraId="55076C65"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name, e.g. EOD – Staging – EDW</w:t>
            </w:r>
          </w:p>
          <w:p w14:paraId="18D64486"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ID</w:t>
            </w:r>
          </w:p>
          <w:p w14:paraId="6F0F7662" w14:textId="77777777" w:rsidR="00D67F9B" w:rsidRPr="00211DF8" w:rsidRDefault="00D67F9B" w:rsidP="00D67F9B">
            <w:pPr>
              <w:pStyle w:val="ListParagraph"/>
              <w:numPr>
                <w:ilvl w:val="1"/>
                <w:numId w:val="33"/>
              </w:numPr>
              <w:spacing w:after="0"/>
              <w:jc w:val="both"/>
              <w:rPr>
                <w:rFonts w:ascii="Palatino Linotype" w:hAnsi="Palatino Linotype"/>
                <w:sz w:val="20"/>
                <w:szCs w:val="20"/>
              </w:rPr>
            </w:pPr>
            <w:r w:rsidRPr="00211DF8">
              <w:rPr>
                <w:rFonts w:ascii="Palatino Linotype" w:hAnsi="Palatino Linotype"/>
                <w:sz w:val="20"/>
                <w:szCs w:val="20"/>
              </w:rPr>
              <w:t>Job run error stage (if any)</w:t>
            </w:r>
          </w:p>
          <w:p w14:paraId="3F3D8629" w14:textId="77777777" w:rsidR="009D63ED"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Error Category, e.g. DB, Network and Other, etc.</w:t>
            </w:r>
          </w:p>
          <w:p w14:paraId="3650B6C6" w14:textId="77777777" w:rsidR="004D7C59" w:rsidRPr="00211DF8" w:rsidRDefault="00D67F9B" w:rsidP="009D63ED">
            <w:pPr>
              <w:pStyle w:val="ListParagraph"/>
              <w:numPr>
                <w:ilvl w:val="1"/>
                <w:numId w:val="33"/>
              </w:numPr>
              <w:spacing w:after="0"/>
              <w:jc w:val="both"/>
              <w:rPr>
                <w:rFonts w:ascii="Palatino Linotype" w:hAnsi="Palatino Linotype"/>
                <w:strike/>
                <w:sz w:val="20"/>
                <w:szCs w:val="20"/>
              </w:rPr>
            </w:pPr>
            <w:r w:rsidRPr="00211DF8">
              <w:rPr>
                <w:rFonts w:ascii="Palatino Linotype" w:hAnsi="Palatino Linotype"/>
                <w:sz w:val="20"/>
                <w:szCs w:val="20"/>
              </w:rPr>
              <w:t>Job start/end time (regarded as Coping to EDW start/end time)</w:t>
            </w:r>
          </w:p>
        </w:tc>
        <w:tc>
          <w:tcPr>
            <w:tcW w:w="1260" w:type="dxa"/>
          </w:tcPr>
          <w:p w14:paraId="5180A8A3" w14:textId="77777777" w:rsidR="004D7C59" w:rsidRPr="00211DF8" w:rsidRDefault="004D7C59" w:rsidP="00A00C1A">
            <w:pPr>
              <w:spacing w:after="0"/>
              <w:jc w:val="center"/>
              <w:rPr>
                <w:rFonts w:ascii="Palatino Linotype" w:hAnsi="Palatino Linotype"/>
                <w:sz w:val="20"/>
                <w:szCs w:val="20"/>
              </w:rPr>
            </w:pPr>
            <w:r w:rsidRPr="00211DF8">
              <w:rPr>
                <w:rFonts w:ascii="Palatino Linotype" w:hAnsi="Palatino Linotype"/>
                <w:sz w:val="20"/>
                <w:szCs w:val="20"/>
              </w:rPr>
              <w:t>Process</w:t>
            </w:r>
          </w:p>
        </w:tc>
        <w:tc>
          <w:tcPr>
            <w:tcW w:w="1620" w:type="dxa"/>
          </w:tcPr>
          <w:p w14:paraId="4FD265D5" w14:textId="77777777" w:rsidR="004D7C59" w:rsidRPr="00211DF8" w:rsidRDefault="004D7C59" w:rsidP="00A00C1A">
            <w:pPr>
              <w:spacing w:after="0"/>
              <w:rPr>
                <w:rFonts w:ascii="Palatino Linotype" w:eastAsia="SimSun" w:hAnsi="Palatino Linotype"/>
              </w:rPr>
            </w:pPr>
            <w:r w:rsidRPr="00211DF8">
              <w:rPr>
                <w:rFonts w:ascii="Palatino Linotype" w:eastAsia="SimSun" w:hAnsi="Palatino Linotype"/>
              </w:rPr>
              <w:t>Send POS sales data from Staging DB to EDW - Polly</w:t>
            </w:r>
          </w:p>
        </w:tc>
      </w:tr>
    </w:tbl>
    <w:p w14:paraId="7B61B3A0" w14:textId="77777777" w:rsidR="00A427C1" w:rsidRDefault="00A427C1" w:rsidP="0035262A">
      <w:pPr>
        <w:pStyle w:val="ShapeTypeStyle"/>
        <w:spacing w:after="0"/>
        <w:jc w:val="both"/>
        <w:rPr>
          <w:rFonts w:ascii="Palatino Linotype" w:hAnsi="Palatino Linotype"/>
        </w:rPr>
      </w:pPr>
    </w:p>
    <w:p w14:paraId="6E34F483"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35262A" w:rsidRPr="00211DF8" w14:paraId="2279C99C" w14:textId="77777777" w:rsidTr="004A4443">
        <w:trPr>
          <w:cantSplit/>
          <w:tblHeader/>
        </w:trPr>
        <w:tc>
          <w:tcPr>
            <w:tcW w:w="2453" w:type="dxa"/>
            <w:shd w:val="clear" w:color="auto" w:fill="365F91" w:themeFill="accent1" w:themeFillShade="BF"/>
          </w:tcPr>
          <w:p w14:paraId="00953B4E"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7810E098"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3A852F71"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Type</w:t>
            </w:r>
          </w:p>
        </w:tc>
      </w:tr>
      <w:tr w:rsidR="0035262A" w:rsidRPr="00211DF8" w14:paraId="4A7C49CE" w14:textId="77777777" w:rsidTr="004A4443">
        <w:trPr>
          <w:cantSplit/>
          <w:trHeight w:val="123"/>
        </w:trPr>
        <w:tc>
          <w:tcPr>
            <w:tcW w:w="2453" w:type="dxa"/>
            <w:shd w:val="clear" w:color="auto" w:fill="auto"/>
          </w:tcPr>
          <w:p w14:paraId="35382B0E"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46D89991"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7E883593"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35262A" w:rsidRPr="00211DF8" w14:paraId="473BB859" w14:textId="77777777" w:rsidTr="004A4443">
        <w:trPr>
          <w:cantSplit/>
          <w:trHeight w:val="123"/>
        </w:trPr>
        <w:tc>
          <w:tcPr>
            <w:tcW w:w="2453" w:type="dxa"/>
            <w:shd w:val="clear" w:color="auto" w:fill="auto"/>
          </w:tcPr>
          <w:p w14:paraId="1D2831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lastRenderedPageBreak/>
              <w:t>System Operator</w:t>
            </w:r>
          </w:p>
        </w:tc>
        <w:tc>
          <w:tcPr>
            <w:tcW w:w="6750" w:type="dxa"/>
          </w:tcPr>
          <w:p w14:paraId="2A127BB2"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p>
        </w:tc>
        <w:tc>
          <w:tcPr>
            <w:tcW w:w="1507" w:type="dxa"/>
          </w:tcPr>
          <w:p w14:paraId="22202BC4"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35262A" w:rsidRPr="00211DF8" w14:paraId="77383F97" w14:textId="77777777" w:rsidTr="004A4443">
        <w:trPr>
          <w:cantSplit/>
          <w:trHeight w:val="123"/>
        </w:trPr>
        <w:tc>
          <w:tcPr>
            <w:tcW w:w="2453" w:type="dxa"/>
            <w:shd w:val="clear" w:color="auto" w:fill="auto"/>
          </w:tcPr>
          <w:p w14:paraId="591C065F"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EDW Support</w:t>
            </w:r>
          </w:p>
        </w:tc>
        <w:tc>
          <w:tcPr>
            <w:tcW w:w="6750" w:type="dxa"/>
          </w:tcPr>
          <w:p w14:paraId="232D54C3" w14:textId="77777777" w:rsidR="0035262A" w:rsidRPr="00211DF8" w:rsidRDefault="0035262A"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w:t>
            </w:r>
            <w:commentRangeStart w:id="116"/>
            <w:r w:rsidRPr="00211DF8">
              <w:rPr>
                <w:rFonts w:ascii="Palatino Linotype" w:eastAsia="SimSun" w:hAnsi="Palatino Linotype"/>
                <w:szCs w:val="20"/>
                <w:lang w:eastAsia="zh-CN"/>
              </w:rPr>
              <w:t>conduct job re-run</w:t>
            </w:r>
            <w:commentRangeEnd w:id="116"/>
            <w:r w:rsidR="000B556C">
              <w:rPr>
                <w:rStyle w:val="CommentReference"/>
              </w:rPr>
              <w:commentReference w:id="116"/>
            </w:r>
            <w:r w:rsidRPr="00211DF8">
              <w:rPr>
                <w:rFonts w:ascii="Palatino Linotype" w:eastAsia="SimSun" w:hAnsi="Palatino Linotype"/>
                <w:szCs w:val="20"/>
                <w:lang w:eastAsia="zh-CN"/>
              </w:rPr>
              <w:t>, job logs the responsibility to receive EDW related alert email</w:t>
            </w:r>
          </w:p>
        </w:tc>
        <w:tc>
          <w:tcPr>
            <w:tcW w:w="1507" w:type="dxa"/>
          </w:tcPr>
          <w:p w14:paraId="1D19860C" w14:textId="77777777" w:rsidR="0035262A" w:rsidRPr="00211DF8" w:rsidRDefault="0035262A" w:rsidP="00A9505C">
            <w:pPr>
              <w:spacing w:after="0"/>
              <w:jc w:val="both"/>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43EC7DC4" w14:textId="77777777" w:rsidR="00A427C1" w:rsidRDefault="00A427C1" w:rsidP="0035262A">
      <w:pPr>
        <w:pStyle w:val="ShapeTypeStyle"/>
        <w:spacing w:after="0"/>
        <w:jc w:val="both"/>
        <w:rPr>
          <w:rFonts w:ascii="Palatino Linotype" w:hAnsi="Palatino Linotype"/>
        </w:rPr>
      </w:pPr>
    </w:p>
    <w:p w14:paraId="62A1900F" w14:textId="77777777" w:rsidR="0035262A" w:rsidRPr="00211DF8" w:rsidRDefault="0035262A" w:rsidP="0035262A">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35262A" w:rsidRPr="00211DF8" w14:paraId="0573CD3B" w14:textId="77777777" w:rsidTr="00A9505C">
        <w:trPr>
          <w:cantSplit/>
          <w:tblHeader/>
        </w:trPr>
        <w:tc>
          <w:tcPr>
            <w:tcW w:w="2453" w:type="dxa"/>
            <w:shd w:val="clear" w:color="auto" w:fill="365F91" w:themeFill="accent1" w:themeFillShade="BF"/>
          </w:tcPr>
          <w:p w14:paraId="6B2070B4"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5690A0C0" w14:textId="77777777" w:rsidR="0035262A" w:rsidRPr="00211DF8" w:rsidRDefault="0035262A"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35262A" w:rsidRPr="00211DF8" w14:paraId="34D3F674" w14:textId="77777777" w:rsidTr="00A9505C">
        <w:trPr>
          <w:cantSplit/>
          <w:trHeight w:val="123"/>
        </w:trPr>
        <w:tc>
          <w:tcPr>
            <w:tcW w:w="2453" w:type="dxa"/>
            <w:shd w:val="clear" w:color="auto" w:fill="auto"/>
          </w:tcPr>
          <w:p w14:paraId="4694FDFD"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5CE0BD88"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35262A" w:rsidRPr="00211DF8" w14:paraId="1DFF0A1B" w14:textId="77777777" w:rsidTr="00A9505C">
        <w:trPr>
          <w:cantSplit/>
          <w:trHeight w:val="123"/>
        </w:trPr>
        <w:tc>
          <w:tcPr>
            <w:tcW w:w="2453" w:type="dxa"/>
            <w:shd w:val="clear" w:color="auto" w:fill="auto"/>
          </w:tcPr>
          <w:p w14:paraId="42A29722"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728CC8C4"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p>
        </w:tc>
      </w:tr>
      <w:tr w:rsidR="0035262A" w:rsidRPr="00211DF8" w14:paraId="09AB51D3" w14:textId="77777777" w:rsidTr="00A9505C">
        <w:trPr>
          <w:cantSplit/>
          <w:trHeight w:val="123"/>
        </w:trPr>
        <w:tc>
          <w:tcPr>
            <w:tcW w:w="2453" w:type="dxa"/>
            <w:shd w:val="clear" w:color="auto" w:fill="auto"/>
          </w:tcPr>
          <w:p w14:paraId="5C336DDF" w14:textId="77777777" w:rsidR="0035262A" w:rsidRPr="00211DF8" w:rsidRDefault="0035262A"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3C0AE977" w14:textId="77777777" w:rsidR="0035262A" w:rsidRPr="00211DF8" w:rsidRDefault="0035262A"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p>
        </w:tc>
      </w:tr>
    </w:tbl>
    <w:p w14:paraId="0C6ECC18" w14:textId="77777777" w:rsidR="001C7EF0" w:rsidRPr="00211DF8" w:rsidRDefault="001C7EF0" w:rsidP="0035262A">
      <w:pPr>
        <w:jc w:val="both"/>
        <w:rPr>
          <w:rFonts w:ascii="Palatino Linotype" w:hAnsi="Palatino Linotype"/>
        </w:rPr>
      </w:pPr>
    </w:p>
    <w:p w14:paraId="1198704A" w14:textId="77777777" w:rsidR="001C7EF0" w:rsidRPr="00211DF8" w:rsidRDefault="001C7EF0" w:rsidP="0035262A">
      <w:pPr>
        <w:pStyle w:val="Heading3"/>
        <w:spacing w:after="200" w:line="240" w:lineRule="auto"/>
        <w:jc w:val="both"/>
        <w:rPr>
          <w:rFonts w:ascii="Palatino Linotype" w:hAnsi="Palatino Linotype"/>
        </w:rPr>
        <w:sectPr w:rsidR="001C7EF0" w:rsidRPr="00211DF8" w:rsidSect="005B21C6">
          <w:pgSz w:w="12240" w:h="15840"/>
          <w:pgMar w:top="720" w:right="720" w:bottom="720" w:left="720" w:header="720" w:footer="794" w:gutter="0"/>
          <w:cols w:space="720"/>
          <w:docGrid w:linePitch="360"/>
        </w:sectPr>
      </w:pPr>
    </w:p>
    <w:p w14:paraId="201889DF" w14:textId="77777777" w:rsidR="0035262A" w:rsidRPr="00211DF8" w:rsidRDefault="0035262A" w:rsidP="00F80D13">
      <w:pPr>
        <w:pStyle w:val="Heading4"/>
        <w:rPr>
          <w:rFonts w:ascii="Palatino Linotype" w:hAnsi="Palatino Linotype"/>
        </w:rPr>
      </w:pPr>
      <w:bookmarkStart w:id="117" w:name="_Toc468468981"/>
      <w:r w:rsidRPr="00211DF8">
        <w:rPr>
          <w:rFonts w:ascii="Palatino Linotype" w:hAnsi="Palatino Linotype"/>
        </w:rPr>
        <w:lastRenderedPageBreak/>
        <w:t>Functional Requirement Details</w:t>
      </w:r>
      <w:bookmarkEnd w:id="117"/>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35262A" w:rsidRPr="00211DF8" w14:paraId="2C5FC8D7" w14:textId="77777777" w:rsidTr="00A9505C">
        <w:trPr>
          <w:cantSplit/>
          <w:tblHeader/>
        </w:trPr>
        <w:tc>
          <w:tcPr>
            <w:tcW w:w="1391" w:type="dxa"/>
            <w:shd w:val="clear" w:color="auto" w:fill="244061" w:themeFill="accent1" w:themeFillShade="80"/>
            <w:vAlign w:val="center"/>
          </w:tcPr>
          <w:p w14:paraId="686DF25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vAlign w:val="center"/>
          </w:tcPr>
          <w:p w14:paraId="5CF62A79"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vAlign w:val="center"/>
          </w:tcPr>
          <w:p w14:paraId="6AC8595E"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vAlign w:val="center"/>
          </w:tcPr>
          <w:p w14:paraId="23195D31"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vAlign w:val="center"/>
          </w:tcPr>
          <w:p w14:paraId="1F18E5F6" w14:textId="77777777" w:rsidR="0035262A" w:rsidRPr="00211DF8" w:rsidRDefault="0035262A"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vAlign w:val="center"/>
          </w:tcPr>
          <w:p w14:paraId="193ADAF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vAlign w:val="center"/>
          </w:tcPr>
          <w:p w14:paraId="01EE41D2" w14:textId="77777777" w:rsidR="0035262A" w:rsidRPr="00211DF8" w:rsidRDefault="0035262A"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A427C1" w:rsidRPr="00211DF8" w14:paraId="3117D72F" w14:textId="77777777" w:rsidTr="00A00C1A">
        <w:trPr>
          <w:cantSplit/>
          <w:trHeight w:val="123"/>
        </w:trPr>
        <w:tc>
          <w:tcPr>
            <w:tcW w:w="1391" w:type="dxa"/>
            <w:shd w:val="clear" w:color="auto" w:fill="auto"/>
          </w:tcPr>
          <w:p w14:paraId="71A8B8BF" w14:textId="77777777" w:rsidR="00A427C1" w:rsidRPr="00211DF8" w:rsidRDefault="00A427C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c>
          <w:tcPr>
            <w:tcW w:w="1530" w:type="dxa"/>
          </w:tcPr>
          <w:p w14:paraId="70C463A8" w14:textId="77777777" w:rsidR="00A427C1" w:rsidRPr="00211DF8" w:rsidRDefault="00A427C1" w:rsidP="00A00C1A">
            <w:pPr>
              <w:rPr>
                <w:rFonts w:ascii="Palatino Linotype" w:hAnsi="Palatino Linotype"/>
                <w:color w:val="000000"/>
                <w:sz w:val="20"/>
                <w:szCs w:val="20"/>
              </w:rPr>
            </w:pPr>
            <w:r w:rsidRPr="00211DF8">
              <w:rPr>
                <w:rFonts w:ascii="Palatino Linotype" w:hAnsi="Palatino Linotype"/>
                <w:color w:val="000000"/>
                <w:sz w:val="20"/>
                <w:szCs w:val="20"/>
              </w:rPr>
              <w:t>End of day data processing</w:t>
            </w:r>
          </w:p>
        </w:tc>
        <w:tc>
          <w:tcPr>
            <w:tcW w:w="3870" w:type="dxa"/>
            <w:shd w:val="clear" w:color="auto" w:fill="BFBFBF" w:themeFill="background1" w:themeFillShade="BF"/>
          </w:tcPr>
          <w:p w14:paraId="39301001" w14:textId="77777777" w:rsidR="00A427C1" w:rsidRPr="00211DF8" w:rsidRDefault="00A427C1" w:rsidP="00A00C1A">
            <w:pPr>
              <w:rPr>
                <w:rFonts w:ascii="Palatino Linotype" w:eastAsia="SimSun" w:hAnsi="Palatino Linotype"/>
                <w:color w:val="000000"/>
                <w:sz w:val="20"/>
                <w:szCs w:val="20"/>
                <w:lang w:eastAsia="zh-CN"/>
              </w:rPr>
            </w:pPr>
            <w:r>
              <w:rPr>
                <w:rFonts w:ascii="Palatino Linotype" w:hAnsi="Palatino Linotype"/>
                <w:color w:val="FF0000"/>
                <w:sz w:val="20"/>
                <w:szCs w:val="20"/>
              </w:rPr>
              <w:t>-</w:t>
            </w:r>
          </w:p>
        </w:tc>
        <w:tc>
          <w:tcPr>
            <w:tcW w:w="1096" w:type="dxa"/>
            <w:shd w:val="clear" w:color="auto" w:fill="BFBFBF" w:themeFill="background1" w:themeFillShade="BF"/>
          </w:tcPr>
          <w:p w14:paraId="03E2C677" w14:textId="77777777" w:rsidR="00A427C1" w:rsidRPr="00211DF8" w:rsidRDefault="00A427C1"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DE47D60" w14:textId="77777777" w:rsidR="00A427C1" w:rsidRPr="00211DF8" w:rsidRDefault="00A427C1"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31AAA3EB" w14:textId="77777777" w:rsidR="00A427C1" w:rsidRPr="00211DF8" w:rsidRDefault="00A427C1" w:rsidP="00A00C1A">
            <w:pPr>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7A5F3241" w14:textId="77777777" w:rsidR="00A427C1" w:rsidRPr="00211DF8" w:rsidRDefault="00A427C1" w:rsidP="00A427C1">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6D05DE" w:rsidRPr="00211DF8" w14:paraId="7C5174E3" w14:textId="77777777" w:rsidTr="00A00C1A">
        <w:trPr>
          <w:cantSplit/>
          <w:trHeight w:val="123"/>
        </w:trPr>
        <w:tc>
          <w:tcPr>
            <w:tcW w:w="1391" w:type="dxa"/>
            <w:shd w:val="clear" w:color="auto" w:fill="auto"/>
          </w:tcPr>
          <w:p w14:paraId="7AA6EB61" w14:textId="77777777"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-04-01</w:t>
            </w:r>
          </w:p>
        </w:tc>
        <w:tc>
          <w:tcPr>
            <w:tcW w:w="1530" w:type="dxa"/>
          </w:tcPr>
          <w:p w14:paraId="70A0E91D"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81BE78E"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The EOD data will directly transfer the full data set to EDW</w:t>
            </w:r>
          </w:p>
        </w:tc>
        <w:tc>
          <w:tcPr>
            <w:tcW w:w="1096" w:type="dxa"/>
          </w:tcPr>
          <w:p w14:paraId="118F33B1"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DBEBF8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59C58629"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EOD data will be synchronized under a direct DB-to-DB copy to EDW staging table. System only ensure the total count and the amount is matched between these two systems. There is NO logic for the copying process.</w:t>
            </w:r>
          </w:p>
          <w:p w14:paraId="09B8CBFB" w14:textId="77777777" w:rsidR="006D05DE" w:rsidRPr="00211DF8" w:rsidRDefault="006D05DE" w:rsidP="00A00C1A">
            <w:pPr>
              <w:rPr>
                <w:rFonts w:ascii="Palatino Linotype" w:hAnsi="Palatino Linotype"/>
                <w:color w:val="000000"/>
              </w:rPr>
            </w:pPr>
            <w:r w:rsidRPr="00211DF8">
              <w:rPr>
                <w:rFonts w:ascii="Palatino Linotype" w:hAnsi="Palatino Linotype"/>
                <w:color w:val="000000"/>
              </w:rPr>
              <w:t xml:space="preserve">Since the EOD data does </w:t>
            </w:r>
            <w:commentRangeStart w:id="118"/>
            <w:r w:rsidRPr="00211DF8">
              <w:rPr>
                <w:rFonts w:ascii="Palatino Linotype" w:hAnsi="Palatino Linotype"/>
                <w:color w:val="000000"/>
              </w:rPr>
              <w:t>not have clear criteria of check sum and consistency</w:t>
            </w:r>
            <w:commentRangeEnd w:id="118"/>
            <w:r w:rsidR="006F3F31">
              <w:rPr>
                <w:rStyle w:val="CommentReference"/>
              </w:rPr>
              <w:commentReference w:id="118"/>
            </w:r>
            <w:r w:rsidRPr="00211DF8">
              <w:rPr>
                <w:rFonts w:ascii="Palatino Linotype" w:hAnsi="Palatino Linotype"/>
                <w:color w:val="000000"/>
              </w:rPr>
              <w:t xml:space="preserve">, service bus will assumed the data </w:t>
            </w:r>
            <w:proofErr w:type="gramStart"/>
            <w:r w:rsidRPr="00211DF8">
              <w:rPr>
                <w:rFonts w:ascii="Palatino Linotype" w:hAnsi="Palatino Linotype"/>
                <w:color w:val="000000"/>
              </w:rPr>
              <w:t>is fully completed</w:t>
            </w:r>
            <w:proofErr w:type="gramEnd"/>
            <w:r w:rsidRPr="00211DF8">
              <w:rPr>
                <w:rFonts w:ascii="Palatino Linotype" w:hAnsi="Palatino Linotype"/>
                <w:color w:val="000000"/>
              </w:rPr>
              <w:t xml:space="preserve"> by POS client, and </w:t>
            </w:r>
            <w:commentRangeStart w:id="119"/>
            <w:r w:rsidRPr="00211DF8">
              <w:rPr>
                <w:rFonts w:ascii="Palatino Linotype" w:hAnsi="Palatino Linotype"/>
                <w:color w:val="000000"/>
              </w:rPr>
              <w:t>copy to EDW direct without integrity checking</w:t>
            </w:r>
            <w:commentRangeEnd w:id="119"/>
            <w:r w:rsidR="006F3F31">
              <w:rPr>
                <w:rStyle w:val="CommentReference"/>
              </w:rPr>
              <w:commentReference w:id="119"/>
            </w:r>
            <w:r w:rsidRPr="00211DF8">
              <w:rPr>
                <w:rFonts w:ascii="Palatino Linotype" w:hAnsi="Palatino Linotype"/>
                <w:color w:val="000000"/>
              </w:rPr>
              <w:t>.</w:t>
            </w:r>
          </w:p>
        </w:tc>
        <w:tc>
          <w:tcPr>
            <w:tcW w:w="905" w:type="dxa"/>
          </w:tcPr>
          <w:p w14:paraId="1176240B" w14:textId="77777777" w:rsidR="006D05DE" w:rsidRPr="00211DF8" w:rsidRDefault="006D05DE" w:rsidP="006D05D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6D05DE" w:rsidRPr="00211DF8" w14:paraId="3088B3FF" w14:textId="77777777" w:rsidTr="00A00C1A">
        <w:trPr>
          <w:cantSplit/>
          <w:trHeight w:val="123"/>
        </w:trPr>
        <w:tc>
          <w:tcPr>
            <w:tcW w:w="1391" w:type="dxa"/>
            <w:shd w:val="clear" w:color="auto" w:fill="auto"/>
          </w:tcPr>
          <w:p w14:paraId="5BFE1FD3" w14:textId="77777777" w:rsidR="006D05DE" w:rsidRPr="00211DF8" w:rsidRDefault="006D05DE"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-04-02</w:t>
            </w:r>
          </w:p>
        </w:tc>
        <w:tc>
          <w:tcPr>
            <w:tcW w:w="1530" w:type="dxa"/>
          </w:tcPr>
          <w:p w14:paraId="3F17C921"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E8BCAE9" w14:textId="77777777" w:rsidR="006D05DE" w:rsidRPr="00211DF8" w:rsidRDefault="006D05DE"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Service bus EOD process will also need to distinct the data’s business date when copying the data from POS client to </w:t>
            </w:r>
            <w:commentRangeStart w:id="120"/>
            <w:r w:rsidRPr="00211DF8">
              <w:rPr>
                <w:rFonts w:ascii="Palatino Linotype" w:hAnsi="Palatino Linotype"/>
                <w:color w:val="000000"/>
                <w:sz w:val="20"/>
                <w:szCs w:val="20"/>
              </w:rPr>
              <w:t>staging database.</w:t>
            </w:r>
            <w:commentRangeEnd w:id="120"/>
            <w:r w:rsidR="006F3F31">
              <w:rPr>
                <w:rStyle w:val="CommentReference"/>
              </w:rPr>
              <w:commentReference w:id="120"/>
            </w:r>
          </w:p>
          <w:p w14:paraId="23F410E8" w14:textId="77777777" w:rsidR="006D05DE" w:rsidRPr="00211DF8" w:rsidRDefault="006D05DE"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sometimes the POS client will accumulate multiple day’s data in one EOD process, the service bus EOD job shall identify this kind of data which belongs to different business date. Hence, the process shall justify the raw data’s creation date against the cut-off time (4a.m.).</w:t>
            </w:r>
          </w:p>
          <w:p w14:paraId="653959F6" w14:textId="77777777" w:rsidR="006D05DE" w:rsidRPr="00211DF8" w:rsidRDefault="006D05DE" w:rsidP="00A00C1A">
            <w:pPr>
              <w:rPr>
                <w:rFonts w:ascii="Palatino Linotype" w:hAnsi="Palatino Linotype"/>
                <w:color w:val="000000"/>
                <w:sz w:val="20"/>
                <w:szCs w:val="20"/>
              </w:rPr>
            </w:pPr>
          </w:p>
        </w:tc>
        <w:tc>
          <w:tcPr>
            <w:tcW w:w="1096" w:type="dxa"/>
          </w:tcPr>
          <w:p w14:paraId="643D2FB8" w14:textId="77777777" w:rsidR="006D05DE" w:rsidRPr="00211DF8" w:rsidRDefault="006D05DE"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A5CA1A1" w14:textId="77777777" w:rsidR="006D05DE" w:rsidRPr="00211DF8" w:rsidRDefault="006D05DE"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6EB153A9" w14:textId="77777777" w:rsidR="006D05DE" w:rsidRPr="00211DF8" w:rsidRDefault="006D05DE" w:rsidP="00A00C1A">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&lt; last cut-off time, then business date = the day before</w:t>
            </w:r>
          </w:p>
          <w:p w14:paraId="23E360C0" w14:textId="77777777" w:rsidR="006D05DE" w:rsidRPr="00211DF8" w:rsidRDefault="006D05DE" w:rsidP="00A00C1A">
            <w:pPr>
              <w:pStyle w:val="ListParagraph"/>
              <w:numPr>
                <w:ilvl w:val="0"/>
                <w:numId w:val="16"/>
              </w:num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When record creation time &gt; last cut-off time, then business date = the day after</w:t>
            </w:r>
          </w:p>
          <w:p w14:paraId="65035E05" w14:textId="77777777" w:rsidR="006D05DE" w:rsidRPr="00211DF8" w:rsidRDefault="006D05DE" w:rsidP="00A00C1A">
            <w:pPr>
              <w:pStyle w:val="ListParagraph"/>
              <w:spacing w:after="0"/>
              <w:ind w:left="0"/>
              <w:rPr>
                <w:rFonts w:ascii="Palatino Linotype" w:hAnsi="Palatino Linotype"/>
                <w:sz w:val="21"/>
                <w:szCs w:val="20"/>
              </w:rPr>
            </w:pPr>
          </w:p>
          <w:p w14:paraId="4D3ACF77"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For example, </w:t>
            </w:r>
          </w:p>
          <w:p w14:paraId="6435E66A"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EOD records in HIST_ORDER</w:t>
            </w:r>
          </w:p>
          <w:p w14:paraId="02D556B7"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Business Date, Create Date Time</w:t>
            </w:r>
          </w:p>
          <w:p w14:paraId="4D6C54AA"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09:12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14:paraId="4FF8E1B7"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xml:space="preserve">25-Nov-2016, 25-Nov-2016 04:11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No change</w:t>
            </w:r>
          </w:p>
          <w:p w14:paraId="19F7FFCD"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Cut off Time (04:00) ---------</w:t>
            </w:r>
          </w:p>
          <w:p w14:paraId="5A1D188A" w14:textId="77777777" w:rsidR="006D05DE" w:rsidRPr="00211DF8" w:rsidRDefault="006D05DE" w:rsidP="00A00C1A">
            <w:pPr>
              <w:pStyle w:val="ListParagraph"/>
              <w:spacing w:after="0"/>
              <w:ind w:left="0"/>
              <w:rPr>
                <w:rFonts w:ascii="Palatino Linotype" w:hAnsi="Palatino Linotype"/>
                <w:sz w:val="21"/>
                <w:szCs w:val="20"/>
              </w:rPr>
            </w:pPr>
            <w:commentRangeStart w:id="121"/>
            <w:r w:rsidRPr="00211DF8">
              <w:rPr>
                <w:rFonts w:ascii="Palatino Linotype" w:hAnsi="Palatino Linotype"/>
                <w:sz w:val="21"/>
                <w:szCs w:val="20"/>
              </w:rPr>
              <w:t xml:space="preserve">25-Nov-2016, 25-Nov-2016 02:12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24-Nov-2016</w:t>
            </w:r>
            <w:commentRangeEnd w:id="121"/>
            <w:r w:rsidR="001A09AF">
              <w:rPr>
                <w:rStyle w:val="CommentReference"/>
              </w:rPr>
              <w:commentReference w:id="121"/>
            </w:r>
          </w:p>
          <w:p w14:paraId="29434166" w14:textId="09E433E4" w:rsidR="006D05DE" w:rsidRPr="00211DF8" w:rsidRDefault="006D05DE" w:rsidP="00A00C1A">
            <w:pPr>
              <w:pStyle w:val="ListParagraph"/>
              <w:spacing w:after="0"/>
              <w:ind w:left="0"/>
              <w:rPr>
                <w:rFonts w:ascii="Palatino Linotype" w:hAnsi="Palatino Linotype"/>
                <w:sz w:val="21"/>
                <w:szCs w:val="20"/>
              </w:rPr>
            </w:pPr>
            <w:commentRangeStart w:id="122"/>
            <w:r w:rsidRPr="00211DF8">
              <w:rPr>
                <w:rFonts w:ascii="Palatino Linotype" w:hAnsi="Palatino Linotype"/>
                <w:sz w:val="21"/>
                <w:szCs w:val="20"/>
              </w:rPr>
              <w:t xml:space="preserve">25-Nov-2016, 24-Nov-2016 06:33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w:t>
            </w:r>
            <w:del w:id="123" w:author="Edward Leung" w:date="2016-12-13T11:56:00Z">
              <w:r w:rsidRPr="00211DF8" w:rsidDel="00570F80">
                <w:rPr>
                  <w:rFonts w:ascii="Palatino Linotype" w:hAnsi="Palatino Linotype"/>
                  <w:sz w:val="21"/>
                  <w:szCs w:val="20"/>
                </w:rPr>
                <w:delText>24</w:delText>
              </w:r>
            </w:del>
            <w:ins w:id="124" w:author="Edward Leung" w:date="2016-12-13T11:56:00Z">
              <w:r w:rsidR="00570F80" w:rsidRPr="00211DF8">
                <w:rPr>
                  <w:rFonts w:ascii="Palatino Linotype" w:hAnsi="Palatino Linotype"/>
                  <w:sz w:val="21"/>
                  <w:szCs w:val="20"/>
                </w:rPr>
                <w:t>2</w:t>
              </w:r>
              <w:r w:rsidR="00570F80">
                <w:rPr>
                  <w:rFonts w:ascii="Palatino Linotype" w:hAnsi="Palatino Linotype"/>
                  <w:sz w:val="21"/>
                  <w:szCs w:val="20"/>
                </w:rPr>
                <w:t>5</w:t>
              </w:r>
            </w:ins>
            <w:r w:rsidRPr="00211DF8">
              <w:rPr>
                <w:rFonts w:ascii="Palatino Linotype" w:hAnsi="Palatino Linotype"/>
                <w:sz w:val="21"/>
                <w:szCs w:val="20"/>
              </w:rPr>
              <w:t>-Nov-2016</w:t>
            </w:r>
            <w:commentRangeEnd w:id="122"/>
            <w:r w:rsidR="001A09AF">
              <w:rPr>
                <w:rStyle w:val="CommentReference"/>
              </w:rPr>
              <w:commentReference w:id="122"/>
            </w:r>
          </w:p>
          <w:p w14:paraId="1430A2AD" w14:textId="77777777" w:rsidR="006D05DE" w:rsidRPr="00211DF8" w:rsidRDefault="006D05DE" w:rsidP="00A00C1A">
            <w:pPr>
              <w:pStyle w:val="ListParagraph"/>
              <w:spacing w:after="0"/>
              <w:ind w:left="0"/>
              <w:rPr>
                <w:rFonts w:ascii="Palatino Linotype" w:hAnsi="Palatino Linotype"/>
                <w:sz w:val="21"/>
                <w:szCs w:val="20"/>
              </w:rPr>
            </w:pPr>
            <w:r w:rsidRPr="00211DF8">
              <w:rPr>
                <w:rFonts w:ascii="Palatino Linotype" w:hAnsi="Palatino Linotype"/>
                <w:sz w:val="21"/>
                <w:szCs w:val="20"/>
              </w:rPr>
              <w:t>------ Cut off Time (04:00) ---------</w:t>
            </w:r>
          </w:p>
          <w:p w14:paraId="28DD784D" w14:textId="77777777" w:rsidR="006D05DE" w:rsidRPr="00211DF8" w:rsidRDefault="006D05DE" w:rsidP="00A00C1A">
            <w:pPr>
              <w:rPr>
                <w:rFonts w:ascii="Palatino Linotype" w:hAnsi="Palatino Linotype" w:cs="Microsoft YaHei"/>
                <w:color w:val="000000"/>
                <w:sz w:val="20"/>
                <w:szCs w:val="20"/>
                <w:lang w:val="en-GB"/>
              </w:rPr>
            </w:pPr>
            <w:commentRangeStart w:id="125"/>
            <w:r w:rsidRPr="00211DF8">
              <w:rPr>
                <w:rFonts w:ascii="Palatino Linotype" w:hAnsi="Palatino Linotype"/>
                <w:sz w:val="21"/>
                <w:szCs w:val="20"/>
              </w:rPr>
              <w:t xml:space="preserve">25-Nov-2016, 24-Nov-2016 03:33 </w:t>
            </w:r>
            <w:r w:rsidRPr="00211DF8">
              <w:rPr>
                <w:rFonts w:ascii="Palatino Linotype" w:hAnsi="Palatino Linotype"/>
                <w:sz w:val="21"/>
                <w:szCs w:val="20"/>
              </w:rPr>
              <w:sym w:font="Wingdings" w:char="F0E8"/>
            </w:r>
            <w:r w:rsidRPr="00211DF8">
              <w:rPr>
                <w:rFonts w:ascii="Palatino Linotype" w:hAnsi="Palatino Linotype"/>
                <w:sz w:val="21"/>
                <w:szCs w:val="20"/>
              </w:rPr>
              <w:t xml:space="preserve"> Change to 23-Nov-2016</w:t>
            </w:r>
            <w:commentRangeEnd w:id="125"/>
            <w:r w:rsidR="001A09AF">
              <w:rPr>
                <w:rStyle w:val="CommentReference"/>
              </w:rPr>
              <w:commentReference w:id="125"/>
            </w:r>
          </w:p>
        </w:tc>
        <w:tc>
          <w:tcPr>
            <w:tcW w:w="905" w:type="dxa"/>
          </w:tcPr>
          <w:p w14:paraId="535CF751" w14:textId="77777777" w:rsidR="006D05DE" w:rsidRPr="00211DF8" w:rsidRDefault="006D05DE"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14:paraId="5BF362D6" w14:textId="77777777" w:rsidTr="00A00C1A">
        <w:trPr>
          <w:cantSplit/>
          <w:trHeight w:val="123"/>
        </w:trPr>
        <w:tc>
          <w:tcPr>
            <w:tcW w:w="1391" w:type="dxa"/>
            <w:shd w:val="clear" w:color="auto" w:fill="auto"/>
          </w:tcPr>
          <w:p w14:paraId="076E01C0" w14:textId="77777777" w:rsidR="00FC0185" w:rsidRPr="00211DF8" w:rsidRDefault="00FC018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-04-03</w:t>
            </w:r>
          </w:p>
        </w:tc>
        <w:tc>
          <w:tcPr>
            <w:tcW w:w="1530" w:type="dxa"/>
          </w:tcPr>
          <w:p w14:paraId="2245DA80"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6CDC195E"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EOD data process exception handling shall accumulate the exception data in a table and pending for operation team’s </w:t>
            </w:r>
            <w:commentRangeStart w:id="126"/>
            <w:r w:rsidRPr="00211DF8">
              <w:rPr>
                <w:rFonts w:ascii="Palatino Linotype" w:hAnsi="Palatino Linotype"/>
                <w:color w:val="000000"/>
                <w:sz w:val="20"/>
                <w:szCs w:val="20"/>
              </w:rPr>
              <w:t>manual involvement.</w:t>
            </w:r>
            <w:commentRangeEnd w:id="126"/>
            <w:r w:rsidR="007E402B">
              <w:rPr>
                <w:rStyle w:val="CommentReference"/>
              </w:rPr>
              <w:commentReference w:id="126"/>
            </w:r>
          </w:p>
        </w:tc>
        <w:tc>
          <w:tcPr>
            <w:tcW w:w="1096" w:type="dxa"/>
          </w:tcPr>
          <w:p w14:paraId="52C6262E" w14:textId="77777777" w:rsidR="00FC0185" w:rsidRPr="00211DF8" w:rsidRDefault="00FC018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6B39671" w14:textId="77777777" w:rsidR="00FC0185" w:rsidRPr="00211DF8" w:rsidRDefault="00FC0185"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029F3DD4"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When the EOD process encounter unexpected exception, the process will skip these data, putting them into exceptional data table and wait for manual retry. Possible exception will be as below</w:t>
            </w:r>
            <w:r w:rsidR="004A4443">
              <w:rPr>
                <w:rFonts w:ascii="Palatino Linotype" w:hAnsi="Palatino Linotype"/>
                <w:color w:val="000000"/>
                <w:sz w:val="20"/>
                <w:szCs w:val="20"/>
              </w:rPr>
              <w:t>:</w:t>
            </w:r>
          </w:p>
          <w:p w14:paraId="32139A26" w14:textId="77777777"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EDW database connection lost (this can be retry with retry limit)</w:t>
            </w:r>
          </w:p>
          <w:p w14:paraId="350D7D1F" w14:textId="77777777"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Data cannot be insert into EDW tables (regarded as service call failure)</w:t>
            </w:r>
          </w:p>
          <w:p w14:paraId="6185EC85" w14:textId="77777777" w:rsidR="00FC0185" w:rsidRPr="00211DF8" w:rsidRDefault="00FC0185" w:rsidP="00A00C1A">
            <w:pPr>
              <w:pStyle w:val="ListParagraph"/>
              <w:numPr>
                <w:ilvl w:val="0"/>
                <w:numId w:val="17"/>
              </w:numPr>
              <w:rPr>
                <w:rFonts w:ascii="Palatino Linotype" w:hAnsi="Palatino Linotype"/>
                <w:color w:val="000000"/>
                <w:sz w:val="20"/>
                <w:szCs w:val="20"/>
              </w:rPr>
            </w:pPr>
            <w:r w:rsidRPr="00211DF8">
              <w:rPr>
                <w:rFonts w:ascii="Palatino Linotype" w:hAnsi="Palatino Linotype"/>
                <w:color w:val="000000"/>
                <w:sz w:val="20"/>
                <w:szCs w:val="20"/>
              </w:rPr>
              <w:t>Timeout error, the insert process into EDW makes the application wait exceeds a time limit (60s), this can be retry with retry limit</w:t>
            </w:r>
          </w:p>
        </w:tc>
        <w:tc>
          <w:tcPr>
            <w:tcW w:w="905" w:type="dxa"/>
          </w:tcPr>
          <w:p w14:paraId="69CF977C" w14:textId="77777777" w:rsidR="00FC0185" w:rsidRPr="00211DF8" w:rsidRDefault="00FC0185"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FC0185" w:rsidRPr="00211DF8" w14:paraId="6625AEDC" w14:textId="77777777" w:rsidTr="00A00C1A">
        <w:trPr>
          <w:cantSplit/>
          <w:trHeight w:val="123"/>
        </w:trPr>
        <w:tc>
          <w:tcPr>
            <w:tcW w:w="1391" w:type="dxa"/>
            <w:shd w:val="clear" w:color="auto" w:fill="auto"/>
          </w:tcPr>
          <w:p w14:paraId="23239013" w14:textId="77777777" w:rsidR="00FC0185" w:rsidRPr="00211DF8" w:rsidRDefault="00FC018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ESB-SAL-REQ -04-04</w:t>
            </w:r>
          </w:p>
        </w:tc>
        <w:tc>
          <w:tcPr>
            <w:tcW w:w="1530" w:type="dxa"/>
          </w:tcPr>
          <w:p w14:paraId="265AE4B2"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POS Client EOD Data Process</w:t>
            </w:r>
          </w:p>
        </w:tc>
        <w:tc>
          <w:tcPr>
            <w:tcW w:w="3870" w:type="dxa"/>
          </w:tcPr>
          <w:p w14:paraId="0804588F"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p>
        </w:tc>
        <w:tc>
          <w:tcPr>
            <w:tcW w:w="1096" w:type="dxa"/>
          </w:tcPr>
          <w:p w14:paraId="29C61BE6" w14:textId="77777777" w:rsidR="00FC0185" w:rsidRPr="00211DF8" w:rsidRDefault="00FC018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0291801" w14:textId="77777777" w:rsidR="00FC0185" w:rsidRPr="00211DF8" w:rsidRDefault="00FC0185"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338AA2D9" w14:textId="77777777" w:rsidR="00FC0185" w:rsidRPr="00211DF8" w:rsidRDefault="00FC0185"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905" w:type="dxa"/>
          </w:tcPr>
          <w:p w14:paraId="6896396B" w14:textId="77777777" w:rsidR="00FC0185" w:rsidRPr="00211DF8" w:rsidRDefault="00FC0185"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r w:rsidR="00073D81" w:rsidRPr="00211DF8" w14:paraId="0EA72148" w14:textId="77777777" w:rsidTr="00A00C1A">
        <w:trPr>
          <w:cantSplit/>
          <w:trHeight w:val="123"/>
        </w:trPr>
        <w:tc>
          <w:tcPr>
            <w:tcW w:w="1391" w:type="dxa"/>
            <w:shd w:val="clear" w:color="auto" w:fill="auto"/>
          </w:tcPr>
          <w:p w14:paraId="4EB22AD4" w14:textId="77777777" w:rsidR="00073D81" w:rsidRPr="00211DF8" w:rsidRDefault="00073D81"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ESB-SAL-REQ -04-05</w:t>
            </w:r>
          </w:p>
        </w:tc>
        <w:tc>
          <w:tcPr>
            <w:tcW w:w="1530" w:type="dxa"/>
          </w:tcPr>
          <w:p w14:paraId="2421D8FD" w14:textId="77777777" w:rsidR="00073D81" w:rsidRPr="00211DF8" w:rsidRDefault="00073D81" w:rsidP="00A00C1A">
            <w:pPr>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418E30CF" w14:textId="77777777" w:rsidR="00073D81" w:rsidRPr="00211DF8" w:rsidRDefault="00073D81" w:rsidP="00A00C1A">
            <w:pPr>
              <w:rPr>
                <w:rFonts w:ascii="Palatino Linotype" w:hAnsi="Palatino Linotype"/>
                <w:color w:val="000000"/>
              </w:rPr>
            </w:pPr>
            <w:r w:rsidRPr="00211DF8">
              <w:rPr>
                <w:rFonts w:ascii="Palatino Linotype" w:hAnsi="Palatino Linotype"/>
                <w:color w:val="000000"/>
              </w:rPr>
              <w:t>The end of the job also log down the demanded information for user to collect details of data of the job running progress &amp; result</w:t>
            </w:r>
          </w:p>
        </w:tc>
        <w:tc>
          <w:tcPr>
            <w:tcW w:w="1096" w:type="dxa"/>
          </w:tcPr>
          <w:p w14:paraId="06F3594F" w14:textId="77777777" w:rsidR="00073D81" w:rsidRPr="00211DF8" w:rsidRDefault="00073D81"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B5D296" w14:textId="77777777" w:rsidR="00073D81" w:rsidRPr="00211DF8" w:rsidRDefault="00073D81" w:rsidP="00A00C1A">
            <w:pPr>
              <w:jc w:val="center"/>
              <w:rPr>
                <w:rFonts w:ascii="Palatino Linotype" w:hAnsi="Palatino Linotype"/>
                <w:color w:val="000000"/>
                <w:sz w:val="20"/>
                <w:szCs w:val="20"/>
              </w:rPr>
            </w:pPr>
            <w:r w:rsidRPr="00211DF8">
              <w:rPr>
                <w:rFonts w:ascii="Palatino Linotype" w:hAnsi="Palatino Linotype"/>
                <w:color w:val="000000"/>
                <w:sz w:val="20"/>
                <w:szCs w:val="20"/>
              </w:rPr>
              <w:t>Polly</w:t>
            </w:r>
          </w:p>
        </w:tc>
        <w:tc>
          <w:tcPr>
            <w:tcW w:w="4029" w:type="dxa"/>
          </w:tcPr>
          <w:p w14:paraId="1A5CA8C0" w14:textId="77777777" w:rsidR="00073D81" w:rsidRPr="00211DF8" w:rsidRDefault="00073D81" w:rsidP="00A00C1A">
            <w:pPr>
              <w:pStyle w:val="ListParagraph"/>
              <w:numPr>
                <w:ilvl w:val="0"/>
                <w:numId w:val="33"/>
              </w:num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EOD process including</w:t>
            </w:r>
            <w:r w:rsidR="004A4443">
              <w:rPr>
                <w:rFonts w:ascii="Palatino Linotype" w:hAnsi="Palatino Linotype"/>
                <w:sz w:val="20"/>
                <w:szCs w:val="20"/>
              </w:rPr>
              <w:t>:</w:t>
            </w:r>
          </w:p>
          <w:p w14:paraId="6FC28292"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14181D6B"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7C2D4771"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EOD – Staging – EDW</w:t>
            </w:r>
          </w:p>
          <w:p w14:paraId="701AB561"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4BAD49D7"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51F6A3D5" w14:textId="77777777" w:rsidR="00073D81" w:rsidRPr="00211DF8" w:rsidRDefault="00073D81"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7DF7FD57" w14:textId="77777777" w:rsidR="00073D81" w:rsidRPr="00211DF8" w:rsidRDefault="00073D81" w:rsidP="00A00C1A">
            <w:pPr>
              <w:pStyle w:val="ListParagraph"/>
              <w:numPr>
                <w:ilvl w:val="0"/>
                <w:numId w:val="29"/>
              </w:numPr>
              <w:spacing w:after="0"/>
              <w:rPr>
                <w:rFonts w:ascii="Palatino Linotype" w:hAnsi="Palatino Linotype"/>
                <w:sz w:val="20"/>
                <w:szCs w:val="20"/>
              </w:rPr>
            </w:pPr>
            <w:r w:rsidRPr="00211DF8">
              <w:rPr>
                <w:rFonts w:ascii="Palatino Linotype" w:hAnsi="Palatino Linotype"/>
                <w:sz w:val="20"/>
                <w:szCs w:val="20"/>
              </w:rPr>
              <w:t>Job start/end time (regarded as Coping to EDW start/end time)</w:t>
            </w:r>
          </w:p>
        </w:tc>
        <w:tc>
          <w:tcPr>
            <w:tcW w:w="905" w:type="dxa"/>
          </w:tcPr>
          <w:p w14:paraId="2DBEE014" w14:textId="77777777" w:rsidR="00073D81" w:rsidRPr="00211DF8" w:rsidRDefault="00073D81"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ESB-SAL-REQ-04</w:t>
            </w:r>
          </w:p>
        </w:tc>
      </w:tr>
    </w:tbl>
    <w:p w14:paraId="3CB47B9B" w14:textId="77777777" w:rsidR="00165C2D" w:rsidRPr="00211DF8" w:rsidRDefault="00165C2D" w:rsidP="007E6F0F">
      <w:pPr>
        <w:jc w:val="both"/>
        <w:rPr>
          <w:rFonts w:ascii="Palatino Linotype" w:hAnsi="Palatino Linotype"/>
        </w:rPr>
      </w:pPr>
    </w:p>
    <w:p w14:paraId="72F6C8D7" w14:textId="77777777" w:rsidR="001C7EF0" w:rsidRPr="00211DF8" w:rsidRDefault="001C7EF0" w:rsidP="007E6F0F">
      <w:pPr>
        <w:jc w:val="both"/>
        <w:rPr>
          <w:rFonts w:ascii="Palatino Linotype" w:hAnsi="Palatino Linotype"/>
        </w:rPr>
        <w:sectPr w:rsidR="001C7EF0" w:rsidRPr="00211DF8" w:rsidSect="001C7EF0">
          <w:pgSz w:w="15840" w:h="12240" w:orient="landscape"/>
          <w:pgMar w:top="720" w:right="720" w:bottom="720" w:left="720" w:header="720" w:footer="794" w:gutter="0"/>
          <w:cols w:space="720"/>
          <w:docGrid w:linePitch="360"/>
        </w:sectPr>
      </w:pPr>
    </w:p>
    <w:p w14:paraId="0083D0A7" w14:textId="77777777" w:rsidR="00CE227B" w:rsidRPr="00211DF8" w:rsidRDefault="00CE227B" w:rsidP="007E6F0F">
      <w:pPr>
        <w:pStyle w:val="Heading2"/>
        <w:spacing w:after="200" w:line="240" w:lineRule="auto"/>
        <w:jc w:val="both"/>
        <w:rPr>
          <w:rFonts w:ascii="Palatino Linotype" w:eastAsia="SimSun" w:hAnsi="Palatino Linotype"/>
          <w:lang w:eastAsia="zh-CN"/>
        </w:rPr>
      </w:pPr>
      <w:bookmarkStart w:id="127" w:name="_Toc468468982"/>
      <w:r w:rsidRPr="00211DF8">
        <w:rPr>
          <w:rFonts w:ascii="Palatino Linotype" w:eastAsia="SimSun" w:hAnsi="Palatino Linotype"/>
          <w:lang w:eastAsia="zh-CN"/>
        </w:rPr>
        <w:lastRenderedPageBreak/>
        <w:t>Pricing/Master Data</w:t>
      </w:r>
      <w:bookmarkEnd w:id="127"/>
    </w:p>
    <w:p w14:paraId="5BE8438C"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128" w:name="_Toc468468983"/>
      <w:r w:rsidRPr="00211DF8">
        <w:rPr>
          <w:rFonts w:ascii="Palatino Linotype" w:eastAsia="SimSun" w:hAnsi="Palatino Linotype"/>
          <w:lang w:eastAsia="zh-CN"/>
        </w:rPr>
        <w:t>Pricing</w:t>
      </w:r>
      <w:r w:rsidRPr="00211DF8">
        <w:rPr>
          <w:rFonts w:ascii="Palatino Linotype" w:eastAsia="SimSun" w:hAnsi="Palatino Linotype"/>
          <w:lang w:val="en-GB" w:eastAsia="zh-CN"/>
        </w:rPr>
        <w:t xml:space="preserve">/Master Data </w:t>
      </w:r>
      <w:r w:rsidRPr="00211DF8">
        <w:rPr>
          <w:rFonts w:ascii="Palatino Linotype" w:eastAsia="SimSun" w:hAnsi="Palatino Linotype"/>
          <w:lang w:eastAsia="zh-CN"/>
        </w:rPr>
        <w:t>Overall Process Flow</w:t>
      </w:r>
      <w:bookmarkEnd w:id="128"/>
    </w:p>
    <w:p w14:paraId="78744A7E" w14:textId="77777777" w:rsidR="00150130" w:rsidRPr="00211DF8" w:rsidRDefault="00150130" w:rsidP="00150130">
      <w:pPr>
        <w:rPr>
          <w:rFonts w:ascii="Palatino Linotype" w:hAnsi="Palatino Linotype"/>
          <w:b/>
          <w:lang w:eastAsia="zh-CN"/>
        </w:rPr>
      </w:pPr>
      <w:r w:rsidRPr="00211DF8">
        <w:rPr>
          <w:rFonts w:ascii="Palatino Linotype" w:hAnsi="Palatino Linotype"/>
          <w:b/>
          <w:lang w:eastAsia="zh-CN"/>
        </w:rPr>
        <w:t>Pricing/Master Data Processing</w:t>
      </w:r>
    </w:p>
    <w:p w14:paraId="205ABA03" w14:textId="77777777" w:rsidR="00714511" w:rsidRPr="00211DF8" w:rsidRDefault="002945A1" w:rsidP="00714511">
      <w:pPr>
        <w:jc w:val="center"/>
        <w:rPr>
          <w:rFonts w:ascii="Palatino Linotype" w:hAnsi="Palatino Linotype"/>
          <w:b/>
          <w:lang w:eastAsia="zh-CN"/>
        </w:rPr>
      </w:pPr>
      <w:r>
        <w:rPr>
          <w:noProof/>
          <w:lang w:val="en-GB" w:eastAsia="zh-CN"/>
        </w:rPr>
        <w:drawing>
          <wp:inline distT="0" distB="0" distL="0" distR="0" wp14:anchorId="45D22912" wp14:editId="2A7E834A">
            <wp:extent cx="7385612" cy="5046152"/>
            <wp:effectExtent l="762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6200000">
                      <a:off x="0" y="0"/>
                      <a:ext cx="7400286" cy="5056178"/>
                    </a:xfrm>
                    <a:prstGeom prst="rect">
                      <a:avLst/>
                    </a:prstGeom>
                  </pic:spPr>
                </pic:pic>
              </a:graphicData>
            </a:graphic>
          </wp:inline>
        </w:drawing>
      </w:r>
    </w:p>
    <w:p w14:paraId="539ED0D7" w14:textId="77777777" w:rsidR="00150130" w:rsidRPr="00211DF8" w:rsidRDefault="00150130" w:rsidP="00150130">
      <w:pPr>
        <w:pStyle w:val="Heading3"/>
        <w:spacing w:after="200" w:line="240" w:lineRule="auto"/>
        <w:jc w:val="both"/>
        <w:rPr>
          <w:rFonts w:ascii="Palatino Linotype" w:eastAsia="SimSun" w:hAnsi="Palatino Linotype"/>
          <w:lang w:eastAsia="zh-CN"/>
        </w:rPr>
      </w:pPr>
      <w:bookmarkStart w:id="129" w:name="_Toc468468984"/>
      <w:r w:rsidRPr="00211DF8">
        <w:rPr>
          <w:rFonts w:ascii="Palatino Linotype" w:eastAsia="SimSun" w:hAnsi="Palatino Linotype"/>
          <w:lang w:eastAsia="zh-CN"/>
        </w:rPr>
        <w:lastRenderedPageBreak/>
        <w:t>System context</w:t>
      </w:r>
      <w:bookmarkEnd w:id="129"/>
    </w:p>
    <w:p w14:paraId="0EBEBA73" w14:textId="77777777" w:rsidR="00150130" w:rsidRPr="00211DF8" w:rsidRDefault="00790C2E" w:rsidP="00150130">
      <w:pPr>
        <w:rPr>
          <w:rFonts w:ascii="Palatino Linotype" w:hAnsi="Palatino Linotype"/>
          <w:lang w:eastAsia="zh-CN"/>
        </w:rPr>
      </w:pPr>
      <w:r w:rsidRPr="00211DF8">
        <w:rPr>
          <w:rFonts w:ascii="Palatino Linotype" w:eastAsia="SimSun" w:hAnsi="Palatino Linotype"/>
          <w:noProof/>
          <w:lang w:val="en-GB" w:eastAsia="zh-CN"/>
        </w:rPr>
        <w:drawing>
          <wp:inline distT="0" distB="0" distL="0" distR="0" wp14:anchorId="527F6900" wp14:editId="7CEC0AE6">
            <wp:extent cx="6858000" cy="248238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0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482385"/>
                    </a:xfrm>
                    <a:prstGeom prst="rect">
                      <a:avLst/>
                    </a:prstGeom>
                  </pic:spPr>
                </pic:pic>
              </a:graphicData>
            </a:graphic>
          </wp:inline>
        </w:drawing>
      </w:r>
    </w:p>
    <w:p w14:paraId="4603884C" w14:textId="77777777" w:rsidR="00150130" w:rsidRPr="00211DF8" w:rsidRDefault="00150130" w:rsidP="00150130">
      <w:pPr>
        <w:rPr>
          <w:rFonts w:ascii="Palatino Linotype" w:hAnsi="Palatino Linotype"/>
          <w:lang w:eastAsia="zh-CN"/>
        </w:rPr>
      </w:pPr>
    </w:p>
    <w:p w14:paraId="1090A022" w14:textId="77777777" w:rsidR="00150130" w:rsidRPr="00211DF8" w:rsidRDefault="0096672E" w:rsidP="00150130">
      <w:pPr>
        <w:rPr>
          <w:rFonts w:ascii="Palatino Linotype" w:hAnsi="Palatino Linotype"/>
          <w:lang w:eastAsia="zh-CN"/>
        </w:rPr>
      </w:pPr>
      <w:r>
        <w:rPr>
          <w:rFonts w:ascii="Palatino Linotype" w:hAnsi="Palatino Linotype"/>
        </w:rPr>
        <w:t>、</w:t>
      </w:r>
    </w:p>
    <w:p w14:paraId="175BE7A2" w14:textId="77777777" w:rsidR="00150130" w:rsidRPr="00211DF8" w:rsidRDefault="00150130">
      <w:pPr>
        <w:rPr>
          <w:rFonts w:ascii="Palatino Linotype" w:eastAsia="SimSun" w:hAnsi="Palatino Linotype" w:cstheme="majorBidi"/>
          <w:b/>
          <w:bCs/>
          <w:color w:val="4F81BD" w:themeColor="accent1"/>
          <w:lang w:eastAsia="zh-CN"/>
        </w:rPr>
      </w:pPr>
      <w:r w:rsidRPr="00211DF8">
        <w:rPr>
          <w:rFonts w:ascii="Palatino Linotype" w:eastAsia="SimSun" w:hAnsi="Palatino Linotype"/>
          <w:lang w:eastAsia="zh-CN"/>
        </w:rPr>
        <w:br w:type="page"/>
      </w:r>
    </w:p>
    <w:p w14:paraId="3BD1FCEE" w14:textId="77777777" w:rsidR="00CE227B" w:rsidRPr="00211DF8" w:rsidRDefault="00B54929" w:rsidP="007E6F0F">
      <w:pPr>
        <w:pStyle w:val="Heading3"/>
        <w:spacing w:after="200" w:line="240" w:lineRule="auto"/>
        <w:jc w:val="both"/>
        <w:rPr>
          <w:rFonts w:ascii="Palatino Linotype" w:eastAsia="SimSun" w:hAnsi="Palatino Linotype"/>
          <w:lang w:eastAsia="zh-CN"/>
        </w:rPr>
      </w:pPr>
      <w:bookmarkStart w:id="130" w:name="_Toc468468985"/>
      <w:r w:rsidRPr="00211DF8">
        <w:rPr>
          <w:rFonts w:ascii="Palatino Linotype" w:eastAsia="SimSun" w:hAnsi="Palatino Linotype"/>
          <w:lang w:eastAsia="zh-CN"/>
        </w:rPr>
        <w:lastRenderedPageBreak/>
        <w:t>Pricing data generation and download to Staging</w:t>
      </w:r>
      <w:bookmarkEnd w:id="130"/>
    </w:p>
    <w:p w14:paraId="01E11074" w14:textId="77777777" w:rsidR="003D4F62" w:rsidRPr="00211DF8" w:rsidRDefault="003D4F62" w:rsidP="003D4F62">
      <w:pPr>
        <w:pStyle w:val="Heading4"/>
        <w:rPr>
          <w:rFonts w:ascii="Palatino Linotype" w:hAnsi="Palatino Linotype"/>
          <w:lang w:eastAsia="zh-CN"/>
        </w:rPr>
      </w:pPr>
      <w:bookmarkStart w:id="131" w:name="_Toc468468986"/>
      <w:r w:rsidRPr="00211DF8">
        <w:rPr>
          <w:rFonts w:ascii="Palatino Linotype" w:hAnsi="Palatino Linotype"/>
          <w:lang w:eastAsia="zh-CN"/>
        </w:rPr>
        <w:t>Processing Flow</w:t>
      </w:r>
      <w:bookmarkEnd w:id="131"/>
    </w:p>
    <w:p w14:paraId="3240EB63" w14:textId="77777777" w:rsidR="00222F78" w:rsidRPr="00211DF8" w:rsidRDefault="00307FFB" w:rsidP="00307FFB">
      <w:pPr>
        <w:rPr>
          <w:rFonts w:ascii="Palatino Linotype" w:eastAsia="SimSun" w:hAnsi="Palatino Linotype"/>
          <w:lang w:eastAsia="zh-CN"/>
        </w:rPr>
      </w:pPr>
      <w:r w:rsidRPr="00211DF8">
        <w:rPr>
          <w:rFonts w:ascii="Palatino Linotype" w:hAnsi="Palatino Linotype"/>
          <w:noProof/>
          <w:lang w:val="en-GB" w:eastAsia="zh-CN"/>
        </w:rPr>
        <w:drawing>
          <wp:inline distT="0" distB="0" distL="0" distR="0" wp14:anchorId="066B1AF6" wp14:editId="55F5F727">
            <wp:extent cx="6858000" cy="5129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5129530"/>
                    </a:xfrm>
                    <a:prstGeom prst="rect">
                      <a:avLst/>
                    </a:prstGeom>
                  </pic:spPr>
                </pic:pic>
              </a:graphicData>
            </a:graphic>
          </wp:inline>
        </w:drawing>
      </w:r>
    </w:p>
    <w:p w14:paraId="7F93061C"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0"/>
        <w:gridCol w:w="5850"/>
        <w:gridCol w:w="1260"/>
        <w:gridCol w:w="1800"/>
      </w:tblGrid>
      <w:tr w:rsidR="00B86B48" w:rsidRPr="00211DF8" w14:paraId="7D3C370D" w14:textId="77777777" w:rsidTr="00A00C1A">
        <w:trPr>
          <w:cantSplit/>
          <w:tblHeader/>
        </w:trPr>
        <w:tc>
          <w:tcPr>
            <w:tcW w:w="1800" w:type="dxa"/>
            <w:shd w:val="clear" w:color="auto" w:fill="365F91" w:themeFill="accent1" w:themeFillShade="BF"/>
          </w:tcPr>
          <w:p w14:paraId="465E6C83"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5850" w:type="dxa"/>
            <w:shd w:val="clear" w:color="auto" w:fill="365F91" w:themeFill="accent1" w:themeFillShade="BF"/>
          </w:tcPr>
          <w:p w14:paraId="2F75BFAC" w14:textId="77777777" w:rsidR="00B86B48" w:rsidRPr="00211DF8" w:rsidRDefault="00B86B48"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346FA68" w14:textId="77777777" w:rsidR="00B86B48" w:rsidRPr="00211DF8" w:rsidRDefault="00B86B48"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65014836" w14:textId="77777777" w:rsidR="00B86B48" w:rsidRPr="00211DF8" w:rsidRDefault="00911DAD" w:rsidP="007E6F0F">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86B48" w:rsidRPr="00211DF8" w14:paraId="5F8F6783" w14:textId="77777777" w:rsidTr="00A00C1A">
        <w:trPr>
          <w:cantSplit/>
          <w:trHeight w:val="123"/>
        </w:trPr>
        <w:tc>
          <w:tcPr>
            <w:tcW w:w="1800" w:type="dxa"/>
            <w:shd w:val="clear" w:color="auto" w:fill="auto"/>
          </w:tcPr>
          <w:p w14:paraId="0A18DC18" w14:textId="77777777" w:rsidR="00B86B48" w:rsidRPr="00211DF8" w:rsidRDefault="00B86B48"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5850" w:type="dxa"/>
          </w:tcPr>
          <w:p w14:paraId="76C04D9F" w14:textId="77777777" w:rsidR="00B86B48" w:rsidRPr="00211DF8" w:rsidRDefault="00B86B48" w:rsidP="00A00C1A">
            <w:pPr>
              <w:pStyle w:val="ListParagraph"/>
              <w:numPr>
                <w:ilvl w:val="0"/>
                <w:numId w:val="10"/>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4A6EC2D9" w14:textId="77777777" w:rsidR="00B86B48" w:rsidRPr="00211DF8" w:rsidRDefault="00B86B48" w:rsidP="00A00C1A">
            <w:pPr>
              <w:pStyle w:val="ListParagraph"/>
              <w:numPr>
                <w:ilvl w:val="0"/>
                <w:numId w:val="10"/>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14:paraId="1635E2DD" w14:textId="77777777" w:rsidR="00B86B48" w:rsidRPr="00211DF8" w:rsidRDefault="00B86B48" w:rsidP="00A00C1A">
            <w:pPr>
              <w:pStyle w:val="ListParagraph"/>
              <w:numPr>
                <w:ilvl w:val="0"/>
                <w:numId w:val="10"/>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job controller shall justify the job submission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p w14:paraId="2C4CFE92" w14:textId="77777777" w:rsidR="00B86B48" w:rsidRPr="00211DF8" w:rsidRDefault="00B86B48" w:rsidP="00A00C1A">
            <w:pPr>
              <w:spacing w:after="0"/>
              <w:rPr>
                <w:rFonts w:ascii="Palatino Linotype" w:eastAsia="SimSun" w:hAnsi="Palatino Linotype"/>
                <w:sz w:val="21"/>
                <w:szCs w:val="20"/>
                <w:lang w:eastAsia="zh-CN"/>
              </w:rPr>
            </w:pPr>
          </w:p>
        </w:tc>
        <w:tc>
          <w:tcPr>
            <w:tcW w:w="1260" w:type="dxa"/>
          </w:tcPr>
          <w:p w14:paraId="20CEE90E" w14:textId="77777777" w:rsidR="00B86B48" w:rsidRPr="00211DF8" w:rsidRDefault="00B86B48"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3CCF7289"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7D69D14D" w14:textId="77777777" w:rsidR="00B86B48" w:rsidRPr="00211DF8" w:rsidRDefault="00B86B48" w:rsidP="00A00C1A">
            <w:pPr>
              <w:spacing w:after="0"/>
              <w:rPr>
                <w:rFonts w:ascii="Palatino Linotype" w:eastAsia="SimSun" w:hAnsi="Palatino Linotype"/>
                <w:sz w:val="21"/>
                <w:szCs w:val="20"/>
                <w:lang w:eastAsia="zh-CN"/>
              </w:rPr>
            </w:pPr>
          </w:p>
        </w:tc>
      </w:tr>
      <w:tr w:rsidR="00FC2BE7" w:rsidRPr="00211DF8" w14:paraId="27BF6DE7" w14:textId="77777777" w:rsidTr="00A00C1A">
        <w:trPr>
          <w:cantSplit/>
          <w:trHeight w:val="123"/>
        </w:trPr>
        <w:tc>
          <w:tcPr>
            <w:tcW w:w="1800" w:type="dxa"/>
            <w:shd w:val="clear" w:color="auto" w:fill="auto"/>
          </w:tcPr>
          <w:p w14:paraId="1B830633" w14:textId="77777777" w:rsidR="00FC2BE7" w:rsidRPr="00211DF8" w:rsidRDefault="00FC2BE7" w:rsidP="00A00C1A">
            <w:pPr>
              <w:spacing w:after="0"/>
              <w:rPr>
                <w:rFonts w:ascii="Palatino Linotype" w:hAnsi="Palatino Linotype"/>
                <w:sz w:val="21"/>
                <w:szCs w:val="20"/>
              </w:rPr>
            </w:pPr>
            <w:r w:rsidRPr="00211DF8">
              <w:rPr>
                <w:rFonts w:ascii="Palatino Linotype" w:hAnsi="Palatino Linotype"/>
                <w:sz w:val="21"/>
                <w:szCs w:val="20"/>
              </w:rPr>
              <w:lastRenderedPageBreak/>
              <w:t>Ready the pricing/master data from pricing data server to service bus working database</w:t>
            </w:r>
          </w:p>
        </w:tc>
        <w:tc>
          <w:tcPr>
            <w:tcW w:w="5850" w:type="dxa"/>
          </w:tcPr>
          <w:p w14:paraId="0C91A4CD" w14:textId="77777777" w:rsidR="00FC2BE7" w:rsidRPr="00211DF8" w:rsidRDefault="00FC2BE7" w:rsidP="00A00C1A">
            <w:pPr>
              <w:pStyle w:val="ListParagraph"/>
              <w:numPr>
                <w:ilvl w:val="0"/>
                <w:numId w:val="10"/>
              </w:numPr>
              <w:spacing w:after="0"/>
              <w:rPr>
                <w:rFonts w:ascii="Palatino Linotype" w:hAnsi="Palatino Linotype"/>
                <w:sz w:val="21"/>
                <w:szCs w:val="20"/>
              </w:rPr>
            </w:pPr>
            <w:r w:rsidRPr="00211DF8">
              <w:rPr>
                <w:rFonts w:ascii="Palatino Linotype" w:hAnsi="Palatino Linotype"/>
                <w:sz w:val="21"/>
                <w:szCs w:val="20"/>
              </w:rPr>
              <w:t>The application server will initiate an asynchronous process to periodically generate and download the pricing/master data from pricing server to service bus staging DB. The below steps would be taken</w:t>
            </w:r>
            <w:r w:rsidR="004A4443">
              <w:rPr>
                <w:rFonts w:ascii="Palatino Linotype" w:hAnsi="Palatino Linotype"/>
                <w:sz w:val="21"/>
                <w:szCs w:val="20"/>
              </w:rPr>
              <w:t>.</w:t>
            </w:r>
          </w:p>
          <w:p w14:paraId="4A6C10E2" w14:textId="77777777"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Trigger existing stored procedures to prepare new pricing/master data</w:t>
            </w:r>
          </w:p>
          <w:p w14:paraId="2ED081B9" w14:textId="77777777" w:rsidR="00FC2BE7" w:rsidRPr="00211DF8" w:rsidRDefault="00FC2BE7" w:rsidP="00A00C1A">
            <w:pPr>
              <w:pStyle w:val="ListParagraph"/>
              <w:numPr>
                <w:ilvl w:val="1"/>
                <w:numId w:val="10"/>
              </w:numPr>
              <w:spacing w:after="0"/>
              <w:rPr>
                <w:rFonts w:ascii="Palatino Linotype" w:hAnsi="Palatino Linotype"/>
                <w:sz w:val="21"/>
                <w:szCs w:val="20"/>
              </w:rPr>
            </w:pPr>
            <w:r w:rsidRPr="00211DF8">
              <w:rPr>
                <w:rFonts w:ascii="Palatino Linotype" w:hAnsi="Palatino Linotype"/>
                <w:sz w:val="21"/>
                <w:szCs w:val="20"/>
              </w:rPr>
              <w:t>Download the prepared data to staging DB</w:t>
            </w:r>
          </w:p>
          <w:p w14:paraId="100D64F6" w14:textId="77777777" w:rsidR="00FC2BE7" w:rsidRPr="00211DF8" w:rsidRDefault="00FC2BE7" w:rsidP="00A00C1A">
            <w:pPr>
              <w:spacing w:after="0"/>
              <w:rPr>
                <w:rFonts w:ascii="Palatino Linotype" w:hAnsi="Palatino Linotype"/>
                <w:sz w:val="21"/>
                <w:szCs w:val="20"/>
              </w:rPr>
            </w:pPr>
          </w:p>
        </w:tc>
        <w:tc>
          <w:tcPr>
            <w:tcW w:w="1260" w:type="dxa"/>
          </w:tcPr>
          <w:p w14:paraId="6CE6E12B" w14:textId="77777777" w:rsidR="00FC2BE7" w:rsidRPr="00211DF8" w:rsidRDefault="00FC2BE7" w:rsidP="00A00C1A">
            <w:pPr>
              <w:spacing w:after="0"/>
              <w:jc w:val="center"/>
              <w:rPr>
                <w:rFonts w:ascii="Palatino Linotype" w:hAnsi="Palatino Linotype"/>
                <w:sz w:val="21"/>
                <w:szCs w:val="20"/>
              </w:rPr>
            </w:pPr>
            <w:r w:rsidRPr="00211DF8">
              <w:rPr>
                <w:rFonts w:ascii="Palatino Linotype" w:eastAsia="SimSun" w:hAnsi="Palatino Linotype"/>
                <w:sz w:val="21"/>
                <w:szCs w:val="20"/>
                <w:lang w:eastAsia="zh-CN"/>
              </w:rPr>
              <w:t>Input</w:t>
            </w:r>
          </w:p>
        </w:tc>
        <w:tc>
          <w:tcPr>
            <w:tcW w:w="1800" w:type="dxa"/>
          </w:tcPr>
          <w:p w14:paraId="70592A7A" w14:textId="77777777" w:rsidR="00FC2BE7" w:rsidRPr="00211DF8" w:rsidRDefault="00FC2BE7" w:rsidP="00A00C1A">
            <w:pPr>
              <w:pStyle w:val="TableStyle"/>
              <w:rPr>
                <w:rFonts w:ascii="Palatino Linotype" w:eastAsia="SimSun" w:hAnsi="Palatino Linotype"/>
              </w:rPr>
            </w:pPr>
            <w:r w:rsidRPr="00211DF8">
              <w:rPr>
                <w:rFonts w:ascii="Palatino Linotype" w:eastAsia="SimSun" w:hAnsi="Palatino Linotype"/>
              </w:rPr>
              <w:t>Pricing/Master Data Distribution - Wing</w:t>
            </w:r>
          </w:p>
        </w:tc>
      </w:tr>
      <w:tr w:rsidR="00FC2BE7" w:rsidRPr="00211DF8" w14:paraId="6B169BED" w14:textId="77777777" w:rsidTr="00A00C1A">
        <w:trPr>
          <w:cantSplit/>
          <w:trHeight w:val="123"/>
        </w:trPr>
        <w:tc>
          <w:tcPr>
            <w:tcW w:w="1800" w:type="dxa"/>
            <w:shd w:val="clear" w:color="auto" w:fill="auto"/>
          </w:tcPr>
          <w:p w14:paraId="75E7F9D3" w14:textId="77777777" w:rsidR="00FC2BE7" w:rsidRPr="00211DF8" w:rsidRDefault="00FC2BE7"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5850" w:type="dxa"/>
          </w:tcPr>
          <w:p w14:paraId="5F681BB8" w14:textId="77777777" w:rsidR="00FC2BE7" w:rsidRPr="00211DF8" w:rsidRDefault="00FC2BE7" w:rsidP="00A00C1A">
            <w:pPr>
              <w:spacing w:after="0"/>
              <w:rPr>
                <w:rFonts w:ascii="Palatino Linotype" w:hAnsi="Palatino Linotype"/>
                <w:szCs w:val="20"/>
              </w:rPr>
            </w:pPr>
            <w:r w:rsidRPr="00211DF8">
              <w:rPr>
                <w:rFonts w:ascii="Palatino Linotype" w:hAnsi="Palatino Linotype"/>
                <w:szCs w:val="20"/>
              </w:rPr>
              <w:t xml:space="preserve">Log down a job status and process summary of </w:t>
            </w:r>
            <w:r w:rsidR="00F77BD5" w:rsidRPr="00211DF8">
              <w:rPr>
                <w:rFonts w:ascii="Palatino Linotype" w:hAnsi="Palatino Linotype"/>
                <w:szCs w:val="20"/>
              </w:rPr>
              <w:t xml:space="preserve">the Pricing/Master data </w:t>
            </w:r>
            <w:r w:rsidR="00B11A43" w:rsidRPr="00211DF8">
              <w:rPr>
                <w:rFonts w:ascii="Palatino Linotype" w:hAnsi="Palatino Linotype"/>
                <w:szCs w:val="20"/>
              </w:rPr>
              <w:t>downloading processing</w:t>
            </w:r>
            <w:r w:rsidR="00F77BD5" w:rsidRPr="00211DF8">
              <w:rPr>
                <w:rFonts w:ascii="Palatino Linotype" w:hAnsi="Palatino Linotype"/>
                <w:szCs w:val="20"/>
              </w:rPr>
              <w:t xml:space="preserve"> upon staging DB</w:t>
            </w:r>
            <w:r w:rsidRPr="00211DF8">
              <w:rPr>
                <w:rFonts w:ascii="Palatino Linotype" w:hAnsi="Palatino Linotype"/>
                <w:szCs w:val="20"/>
              </w:rPr>
              <w:t>.</w:t>
            </w:r>
          </w:p>
          <w:p w14:paraId="37FC5CA7" w14:textId="77777777" w:rsidR="00FC2BE7" w:rsidRPr="00211DF8" w:rsidRDefault="00FC2BE7" w:rsidP="00A00C1A">
            <w:pPr>
              <w:spacing w:after="0"/>
              <w:rPr>
                <w:rFonts w:ascii="Palatino Linotype" w:hAnsi="Palatino Linotype"/>
                <w:szCs w:val="20"/>
              </w:rPr>
            </w:pPr>
          </w:p>
        </w:tc>
        <w:tc>
          <w:tcPr>
            <w:tcW w:w="1260" w:type="dxa"/>
          </w:tcPr>
          <w:p w14:paraId="677B4157" w14:textId="77777777" w:rsidR="00FC2BE7" w:rsidRPr="00211DF8" w:rsidRDefault="00FC2BE7"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E869C2A" w14:textId="77777777" w:rsidR="00FC2BE7" w:rsidRPr="00211DF8" w:rsidRDefault="00FC2BE7"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0D21F73D" w14:textId="77777777" w:rsidR="00FC2BE7" w:rsidRPr="00211DF8" w:rsidRDefault="00FC2BE7" w:rsidP="00A00C1A">
            <w:pPr>
              <w:spacing w:after="0"/>
              <w:rPr>
                <w:rFonts w:ascii="Palatino Linotype" w:eastAsia="SimSun" w:hAnsi="Palatino Linotype"/>
                <w:sz w:val="21"/>
                <w:szCs w:val="20"/>
                <w:lang w:eastAsia="zh-CN"/>
              </w:rPr>
            </w:pPr>
          </w:p>
        </w:tc>
      </w:tr>
    </w:tbl>
    <w:p w14:paraId="5D68B8D9" w14:textId="77777777" w:rsidR="0027234F" w:rsidRPr="00211DF8" w:rsidRDefault="0027234F">
      <w:pPr>
        <w:rPr>
          <w:rFonts w:ascii="Palatino Linotype" w:eastAsia="PMingLiU" w:hAnsi="Palatino Linotype" w:cs="Times New Roman"/>
          <w:b/>
          <w:color w:val="215868"/>
          <w:sz w:val="24"/>
          <w:lang w:val="en-GB" w:eastAsia="zh-CN"/>
        </w:rPr>
      </w:pPr>
      <w:r w:rsidRPr="00211DF8">
        <w:rPr>
          <w:rFonts w:ascii="Palatino Linotype" w:hAnsi="Palatino Linotype"/>
        </w:rPr>
        <w:br w:type="page"/>
      </w:r>
    </w:p>
    <w:p w14:paraId="15885073"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lastRenderedPageBreak/>
        <w:t>Role</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170"/>
      </w:tblGrid>
      <w:tr w:rsidR="00CE227B" w:rsidRPr="00211DF8" w14:paraId="36298C0E" w14:textId="77777777" w:rsidTr="004B6EB7">
        <w:trPr>
          <w:cantSplit/>
          <w:tblHeader/>
        </w:trPr>
        <w:tc>
          <w:tcPr>
            <w:tcW w:w="2453" w:type="dxa"/>
            <w:shd w:val="clear" w:color="auto" w:fill="365F91" w:themeFill="accent1" w:themeFillShade="BF"/>
          </w:tcPr>
          <w:p w14:paraId="298309AB"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2316C050"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170" w:type="dxa"/>
            <w:shd w:val="clear" w:color="auto" w:fill="365F91" w:themeFill="accent1" w:themeFillShade="BF"/>
          </w:tcPr>
          <w:p w14:paraId="3ADC72B6" w14:textId="77777777" w:rsidR="00CE227B" w:rsidRPr="00211DF8" w:rsidRDefault="00CE227B" w:rsidP="004A4443">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FA19F5" w:rsidRPr="00211DF8" w14:paraId="7979F0EB" w14:textId="77777777" w:rsidTr="004B6EB7">
        <w:trPr>
          <w:cantSplit/>
          <w:trHeight w:val="123"/>
        </w:trPr>
        <w:tc>
          <w:tcPr>
            <w:tcW w:w="2453" w:type="dxa"/>
            <w:shd w:val="clear" w:color="auto" w:fill="auto"/>
          </w:tcPr>
          <w:p w14:paraId="72EECA0D"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Administrator</w:t>
            </w:r>
          </w:p>
        </w:tc>
        <w:tc>
          <w:tcPr>
            <w:tcW w:w="6750" w:type="dxa"/>
          </w:tcPr>
          <w:p w14:paraId="4DCA542D"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170" w:type="dxa"/>
          </w:tcPr>
          <w:p w14:paraId="660C1B23"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FA19F5" w:rsidRPr="00211DF8" w14:paraId="0C940EA5" w14:textId="77777777" w:rsidTr="004B6EB7">
        <w:trPr>
          <w:cantSplit/>
          <w:trHeight w:val="123"/>
        </w:trPr>
        <w:tc>
          <w:tcPr>
            <w:tcW w:w="2453" w:type="dxa"/>
            <w:shd w:val="clear" w:color="auto" w:fill="auto"/>
          </w:tcPr>
          <w:p w14:paraId="561C5417" w14:textId="77777777" w:rsidR="00FA19F5" w:rsidRPr="00211DF8" w:rsidRDefault="00FA19F5" w:rsidP="00A00C1A">
            <w:pPr>
              <w:spacing w:after="0"/>
              <w:rPr>
                <w:rFonts w:ascii="Palatino Linotype" w:hAnsi="Palatino Linotype"/>
                <w:szCs w:val="20"/>
              </w:rPr>
            </w:pPr>
            <w:r w:rsidRPr="00211DF8">
              <w:rPr>
                <w:rFonts w:ascii="Palatino Linotype" w:hAnsi="Palatino Linotype"/>
                <w:szCs w:val="20"/>
              </w:rPr>
              <w:t>System Operator</w:t>
            </w:r>
          </w:p>
        </w:tc>
        <w:tc>
          <w:tcPr>
            <w:tcW w:w="6750" w:type="dxa"/>
          </w:tcPr>
          <w:p w14:paraId="17D2E5C7" w14:textId="77777777" w:rsidR="00FA19F5" w:rsidRPr="00211DF8" w:rsidRDefault="00FA19F5"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170" w:type="dxa"/>
          </w:tcPr>
          <w:p w14:paraId="10C5BA98"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FA19F5" w:rsidRPr="00211DF8" w14:paraId="41E4299D" w14:textId="77777777" w:rsidTr="004B6EB7">
        <w:trPr>
          <w:cantSplit/>
          <w:trHeight w:val="123"/>
        </w:trPr>
        <w:tc>
          <w:tcPr>
            <w:tcW w:w="2453" w:type="dxa"/>
            <w:shd w:val="clear" w:color="auto" w:fill="auto"/>
          </w:tcPr>
          <w:p w14:paraId="270296FA" w14:textId="77777777" w:rsidR="00FA19F5" w:rsidRPr="00211DF8" w:rsidRDefault="00F74281" w:rsidP="00A00C1A">
            <w:pPr>
              <w:spacing w:after="0"/>
              <w:rPr>
                <w:rFonts w:ascii="Palatino Linotype" w:hAnsi="Palatino Linotype"/>
                <w:szCs w:val="20"/>
              </w:rPr>
            </w:pPr>
            <w:r w:rsidRPr="00211DF8">
              <w:rPr>
                <w:rFonts w:ascii="Palatino Linotype" w:hAnsi="Palatino Linotype"/>
                <w:szCs w:val="20"/>
              </w:rPr>
              <w:t>Pricing Server</w:t>
            </w:r>
            <w:r w:rsidR="00FA19F5" w:rsidRPr="00211DF8">
              <w:rPr>
                <w:rFonts w:ascii="Palatino Linotype" w:hAnsi="Palatino Linotype"/>
                <w:szCs w:val="20"/>
              </w:rPr>
              <w:t xml:space="preserve"> Support</w:t>
            </w:r>
          </w:p>
        </w:tc>
        <w:tc>
          <w:tcPr>
            <w:tcW w:w="6750" w:type="dxa"/>
          </w:tcPr>
          <w:p w14:paraId="2966AFCA" w14:textId="77777777" w:rsidR="00FA19F5" w:rsidRPr="00211DF8" w:rsidRDefault="00FA19F5" w:rsidP="00A00C1A">
            <w:pPr>
              <w:spacing w:after="0"/>
              <w:rPr>
                <w:rFonts w:ascii="Palatino Linotype" w:hAnsi="Palatino Linotype"/>
                <w:szCs w:val="20"/>
              </w:rPr>
            </w:pPr>
            <w:r w:rsidRPr="00211DF8">
              <w:rPr>
                <w:rFonts w:ascii="Palatino Linotype" w:eastAsia="SimSun" w:hAnsi="Palatino Linotype"/>
                <w:szCs w:val="20"/>
                <w:lang w:eastAsia="zh-CN"/>
              </w:rPr>
              <w:t xml:space="preserve">The user role has to right to conduct job re-run, job logs the responsibility to receive </w:t>
            </w:r>
            <w:r w:rsidR="00290061" w:rsidRPr="00211DF8">
              <w:rPr>
                <w:rFonts w:ascii="Palatino Linotype" w:eastAsia="SimSun" w:hAnsi="Palatino Linotype"/>
                <w:szCs w:val="20"/>
                <w:lang w:eastAsia="zh-CN"/>
              </w:rPr>
              <w:t>pricing/master data</w:t>
            </w:r>
            <w:r w:rsidRPr="00211DF8">
              <w:rPr>
                <w:rFonts w:ascii="Palatino Linotype" w:eastAsia="SimSun" w:hAnsi="Palatino Linotype"/>
                <w:szCs w:val="20"/>
                <w:lang w:eastAsia="zh-CN"/>
              </w:rPr>
              <w:t xml:space="preserve"> related alert email</w:t>
            </w:r>
            <w:r w:rsidR="004A4443">
              <w:rPr>
                <w:rFonts w:ascii="Palatino Linotype" w:eastAsia="SimSun" w:hAnsi="Palatino Linotype"/>
                <w:szCs w:val="20"/>
                <w:lang w:eastAsia="zh-CN"/>
              </w:rPr>
              <w:t>.</w:t>
            </w:r>
          </w:p>
        </w:tc>
        <w:tc>
          <w:tcPr>
            <w:tcW w:w="1170" w:type="dxa"/>
          </w:tcPr>
          <w:p w14:paraId="6372B059" w14:textId="77777777" w:rsidR="00FA19F5" w:rsidRPr="00211DF8" w:rsidRDefault="00FA19F5" w:rsidP="004A4443">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691D395C" w14:textId="77777777" w:rsidR="0096672E" w:rsidRDefault="0096672E" w:rsidP="007E6F0F">
      <w:pPr>
        <w:pStyle w:val="ShapeTypeStyle"/>
        <w:spacing w:after="0"/>
        <w:jc w:val="both"/>
        <w:rPr>
          <w:rFonts w:ascii="Palatino Linotype" w:hAnsi="Palatino Linotype"/>
        </w:rPr>
      </w:pPr>
    </w:p>
    <w:p w14:paraId="212E69A5" w14:textId="77777777" w:rsidR="00CE227B" w:rsidRPr="00211DF8" w:rsidRDefault="00CE227B" w:rsidP="007E6F0F">
      <w:pPr>
        <w:pStyle w:val="ShapeTypeStyle"/>
        <w:spacing w:after="0"/>
        <w:jc w:val="both"/>
        <w:rPr>
          <w:rFonts w:ascii="Palatino Linotype" w:hAnsi="Palatino Linotype"/>
        </w:rPr>
      </w:pPr>
      <w:r w:rsidRPr="00211DF8">
        <w:rPr>
          <w:rFonts w:ascii="Palatino Linotype" w:hAnsi="Palatino Linotype"/>
        </w:rPr>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CE227B" w:rsidRPr="00211DF8" w14:paraId="116AFBF4" w14:textId="77777777" w:rsidTr="004B6EB7">
        <w:trPr>
          <w:cantSplit/>
          <w:tblHeader/>
        </w:trPr>
        <w:tc>
          <w:tcPr>
            <w:tcW w:w="2453" w:type="dxa"/>
            <w:shd w:val="clear" w:color="auto" w:fill="365F91" w:themeFill="accent1" w:themeFillShade="BF"/>
          </w:tcPr>
          <w:p w14:paraId="0C97B603"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32E471D" w14:textId="77777777" w:rsidR="00CE227B" w:rsidRPr="00211DF8" w:rsidRDefault="00CE227B" w:rsidP="007E6F0F">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C03BAB" w:rsidRPr="00211DF8" w14:paraId="5AAD3A9F" w14:textId="77777777" w:rsidTr="004B6EB7">
        <w:trPr>
          <w:cantSplit/>
          <w:trHeight w:val="123"/>
        </w:trPr>
        <w:tc>
          <w:tcPr>
            <w:tcW w:w="2453" w:type="dxa"/>
            <w:shd w:val="clear" w:color="auto" w:fill="auto"/>
          </w:tcPr>
          <w:p w14:paraId="50508001"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3B4B8154"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C03BAB" w:rsidRPr="00211DF8" w14:paraId="4D7983AF" w14:textId="77777777" w:rsidTr="004B6EB7">
        <w:trPr>
          <w:cantSplit/>
          <w:trHeight w:val="123"/>
        </w:trPr>
        <w:tc>
          <w:tcPr>
            <w:tcW w:w="2453" w:type="dxa"/>
            <w:shd w:val="clear" w:color="auto" w:fill="auto"/>
          </w:tcPr>
          <w:p w14:paraId="42AECE10"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7240FA8"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C03BAB" w:rsidRPr="00211DF8" w14:paraId="579CDF84" w14:textId="77777777" w:rsidTr="004B6EB7">
        <w:trPr>
          <w:cantSplit/>
          <w:trHeight w:val="123"/>
        </w:trPr>
        <w:tc>
          <w:tcPr>
            <w:tcW w:w="2453" w:type="dxa"/>
            <w:shd w:val="clear" w:color="auto" w:fill="auto"/>
          </w:tcPr>
          <w:p w14:paraId="49BDC0BE" w14:textId="77777777" w:rsidR="00C03BAB" w:rsidRPr="00211DF8" w:rsidRDefault="00C03BAB" w:rsidP="00C03BAB">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0F980FA5" w14:textId="77777777" w:rsidR="00C03BAB" w:rsidRPr="00211DF8" w:rsidRDefault="00C03BAB"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3837BC18" w14:textId="77777777" w:rsidR="008D5F0D" w:rsidRDefault="008D5F0D" w:rsidP="007E6F0F">
      <w:pPr>
        <w:jc w:val="both"/>
        <w:rPr>
          <w:rFonts w:ascii="Palatino Linotype" w:hAnsi="Palatino Linotype"/>
        </w:rPr>
      </w:pPr>
    </w:p>
    <w:p w14:paraId="4D37C932" w14:textId="77777777" w:rsidR="0096672E" w:rsidRPr="00211DF8" w:rsidRDefault="0096672E" w:rsidP="007E6F0F">
      <w:pPr>
        <w:jc w:val="both"/>
        <w:rPr>
          <w:rFonts w:ascii="Palatino Linotype" w:hAnsi="Palatino Linotype"/>
        </w:rPr>
      </w:pPr>
    </w:p>
    <w:p w14:paraId="702E7341" w14:textId="77777777" w:rsidR="00064A43" w:rsidRPr="00211DF8" w:rsidRDefault="00064A43" w:rsidP="003C54CD">
      <w:pPr>
        <w:pStyle w:val="Heading3"/>
        <w:spacing w:after="200" w:line="240" w:lineRule="auto"/>
        <w:jc w:val="both"/>
        <w:rPr>
          <w:rFonts w:ascii="Palatino Linotype" w:hAnsi="Palatino Linotype"/>
        </w:rPr>
        <w:sectPr w:rsidR="00064A43" w:rsidRPr="00211DF8" w:rsidSect="001C7EF0">
          <w:pgSz w:w="12240" w:h="15840"/>
          <w:pgMar w:top="720" w:right="720" w:bottom="720" w:left="720" w:header="720" w:footer="794" w:gutter="0"/>
          <w:cols w:space="720"/>
          <w:docGrid w:linePitch="360"/>
        </w:sectPr>
      </w:pPr>
    </w:p>
    <w:p w14:paraId="41087AA0" w14:textId="77777777" w:rsidR="00064A43" w:rsidRPr="00211DF8" w:rsidRDefault="00064A43" w:rsidP="00064A43">
      <w:pPr>
        <w:pStyle w:val="Heading4"/>
        <w:rPr>
          <w:rFonts w:ascii="Palatino Linotype" w:hAnsi="Palatino Linotype"/>
        </w:rPr>
      </w:pPr>
      <w:bookmarkStart w:id="132" w:name="_Toc468468987"/>
      <w:r w:rsidRPr="00211DF8">
        <w:rPr>
          <w:rFonts w:ascii="Palatino Linotype" w:hAnsi="Palatino Linotype"/>
        </w:rPr>
        <w:lastRenderedPageBreak/>
        <w:t>Requirement Details</w:t>
      </w:r>
      <w:bookmarkEnd w:id="132"/>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2227"/>
        <w:gridCol w:w="3330"/>
        <w:gridCol w:w="939"/>
        <w:gridCol w:w="1170"/>
        <w:gridCol w:w="3831"/>
        <w:gridCol w:w="1103"/>
      </w:tblGrid>
      <w:tr w:rsidR="00064A43" w:rsidRPr="00211DF8" w14:paraId="6AA1C218" w14:textId="77777777" w:rsidTr="00A00C1A">
        <w:trPr>
          <w:cantSplit/>
          <w:tblHeader/>
        </w:trPr>
        <w:tc>
          <w:tcPr>
            <w:tcW w:w="1391" w:type="dxa"/>
            <w:shd w:val="clear" w:color="auto" w:fill="244061" w:themeFill="accent1" w:themeFillShade="80"/>
          </w:tcPr>
          <w:p w14:paraId="7D552942"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2227" w:type="dxa"/>
            <w:shd w:val="clear" w:color="auto" w:fill="244061" w:themeFill="accent1" w:themeFillShade="80"/>
          </w:tcPr>
          <w:p w14:paraId="471CC0B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330" w:type="dxa"/>
            <w:tcBorders>
              <w:bottom w:val="single" w:sz="4" w:space="0" w:color="auto"/>
            </w:tcBorders>
            <w:shd w:val="clear" w:color="auto" w:fill="244061" w:themeFill="accent1" w:themeFillShade="80"/>
          </w:tcPr>
          <w:p w14:paraId="3519EA2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939" w:type="dxa"/>
            <w:tcBorders>
              <w:bottom w:val="single" w:sz="4" w:space="0" w:color="auto"/>
            </w:tcBorders>
            <w:shd w:val="clear" w:color="auto" w:fill="244061" w:themeFill="accent1" w:themeFillShade="80"/>
          </w:tcPr>
          <w:p w14:paraId="3E387A16"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tcBorders>
              <w:bottom w:val="single" w:sz="4" w:space="0" w:color="auto"/>
            </w:tcBorders>
            <w:shd w:val="clear" w:color="auto" w:fill="244061" w:themeFill="accent1" w:themeFillShade="80"/>
          </w:tcPr>
          <w:p w14:paraId="17B0865F" w14:textId="77777777" w:rsidR="00064A43" w:rsidRPr="00211DF8" w:rsidRDefault="00064A43"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831" w:type="dxa"/>
            <w:tcBorders>
              <w:bottom w:val="single" w:sz="4" w:space="0" w:color="auto"/>
            </w:tcBorders>
            <w:shd w:val="clear" w:color="auto" w:fill="244061" w:themeFill="accent1" w:themeFillShade="80"/>
          </w:tcPr>
          <w:p w14:paraId="6A1F9EF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03" w:type="dxa"/>
            <w:tcBorders>
              <w:bottom w:val="single" w:sz="4" w:space="0" w:color="auto"/>
            </w:tcBorders>
            <w:shd w:val="clear" w:color="auto" w:fill="244061" w:themeFill="accent1" w:themeFillShade="80"/>
          </w:tcPr>
          <w:p w14:paraId="5A2222E6" w14:textId="77777777" w:rsidR="00064A43" w:rsidRPr="00211DF8" w:rsidRDefault="00064A43" w:rsidP="001F0E39">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96672E" w:rsidRPr="00211DF8" w14:paraId="0D65C3B0" w14:textId="77777777" w:rsidTr="00A00C1A">
        <w:trPr>
          <w:cantSplit/>
          <w:trHeight w:val="123"/>
        </w:trPr>
        <w:tc>
          <w:tcPr>
            <w:tcW w:w="1391" w:type="dxa"/>
            <w:shd w:val="clear" w:color="auto" w:fill="auto"/>
          </w:tcPr>
          <w:p w14:paraId="5AA00C2D" w14:textId="77777777" w:rsidR="0096672E" w:rsidRPr="00211DF8" w:rsidRDefault="0096672E" w:rsidP="0096672E">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c>
          <w:tcPr>
            <w:tcW w:w="2227" w:type="dxa"/>
          </w:tcPr>
          <w:p w14:paraId="4900050C" w14:textId="77777777" w:rsidR="0096672E" w:rsidRPr="00211DF8" w:rsidRDefault="0096672E"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330" w:type="dxa"/>
            <w:shd w:val="pct15" w:color="auto" w:fill="auto"/>
          </w:tcPr>
          <w:p w14:paraId="20CE6A03"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939" w:type="dxa"/>
            <w:shd w:val="pct15" w:color="auto" w:fill="auto"/>
          </w:tcPr>
          <w:p w14:paraId="29C5C7F6" w14:textId="77777777" w:rsidR="0096672E" w:rsidRPr="00211DF8" w:rsidRDefault="0096672E"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pct15" w:color="auto" w:fill="auto"/>
          </w:tcPr>
          <w:p w14:paraId="2394FE2A" w14:textId="77777777" w:rsidR="0096672E" w:rsidRPr="00211DF8" w:rsidRDefault="0096672E"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3831" w:type="dxa"/>
            <w:shd w:val="pct15" w:color="auto" w:fill="auto"/>
          </w:tcPr>
          <w:p w14:paraId="25E743E9" w14:textId="77777777" w:rsidR="0096672E" w:rsidRPr="00211DF8" w:rsidRDefault="0096672E" w:rsidP="0096672E">
            <w:pPr>
              <w:jc w:val="both"/>
              <w:rPr>
                <w:rFonts w:ascii="Palatino Linotype" w:hAnsi="Palatino Linotype"/>
                <w:color w:val="000000"/>
                <w:sz w:val="20"/>
                <w:szCs w:val="20"/>
              </w:rPr>
            </w:pPr>
            <w:r>
              <w:rPr>
                <w:rFonts w:ascii="Palatino Linotype" w:hAnsi="Palatino Linotype"/>
                <w:color w:val="FF0000"/>
                <w:sz w:val="20"/>
                <w:szCs w:val="20"/>
              </w:rPr>
              <w:t>-</w:t>
            </w:r>
          </w:p>
        </w:tc>
        <w:tc>
          <w:tcPr>
            <w:tcW w:w="1103" w:type="dxa"/>
            <w:shd w:val="pct15" w:color="auto" w:fill="auto"/>
          </w:tcPr>
          <w:p w14:paraId="34251364" w14:textId="77777777" w:rsidR="0096672E" w:rsidRPr="00211DF8" w:rsidRDefault="0096672E" w:rsidP="0096672E">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64A43" w:rsidRPr="00211DF8" w14:paraId="7D3B6C9E" w14:textId="77777777" w:rsidTr="00A00C1A">
        <w:trPr>
          <w:cantSplit/>
          <w:trHeight w:val="123"/>
        </w:trPr>
        <w:tc>
          <w:tcPr>
            <w:tcW w:w="1391" w:type="dxa"/>
            <w:shd w:val="clear" w:color="auto" w:fill="auto"/>
          </w:tcPr>
          <w:p w14:paraId="1411010B"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-01-01</w:t>
            </w:r>
          </w:p>
        </w:tc>
        <w:tc>
          <w:tcPr>
            <w:tcW w:w="2227" w:type="dxa"/>
          </w:tcPr>
          <w:p w14:paraId="6B61CF1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preparation</w:t>
            </w:r>
          </w:p>
        </w:tc>
        <w:tc>
          <w:tcPr>
            <w:tcW w:w="3330" w:type="dxa"/>
          </w:tcPr>
          <w:p w14:paraId="2253C715"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service bus will trigger old stored procedure to trigger the pricing/master data preparation.</w:t>
            </w:r>
          </w:p>
        </w:tc>
        <w:tc>
          <w:tcPr>
            <w:tcW w:w="939" w:type="dxa"/>
          </w:tcPr>
          <w:p w14:paraId="03093CFC"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75468C"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722028C6" w14:textId="77777777" w:rsidR="00064A43" w:rsidRPr="00211DF8" w:rsidRDefault="00064A43"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The pricing/master data preparation process will be triggered by the pre-configured time (15mins or shorter)</w:t>
            </w:r>
            <w:r w:rsidR="004A4443">
              <w:rPr>
                <w:rFonts w:ascii="Palatino Linotype" w:hAnsi="Palatino Linotype" w:cs="Microsoft YaHei"/>
                <w:color w:val="000000"/>
                <w:sz w:val="20"/>
                <w:szCs w:val="20"/>
              </w:rPr>
              <w:t>.</w:t>
            </w:r>
          </w:p>
        </w:tc>
        <w:tc>
          <w:tcPr>
            <w:tcW w:w="1103" w:type="dxa"/>
          </w:tcPr>
          <w:p w14:paraId="56C92273"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3693222B" w14:textId="77777777" w:rsidTr="00A00C1A">
        <w:trPr>
          <w:cantSplit/>
          <w:trHeight w:val="123"/>
        </w:trPr>
        <w:tc>
          <w:tcPr>
            <w:tcW w:w="1391" w:type="dxa"/>
            <w:shd w:val="clear" w:color="auto" w:fill="auto"/>
          </w:tcPr>
          <w:p w14:paraId="6BC2D73E"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-01-02</w:t>
            </w:r>
          </w:p>
        </w:tc>
        <w:tc>
          <w:tcPr>
            <w:tcW w:w="2227" w:type="dxa"/>
          </w:tcPr>
          <w:p w14:paraId="2CC84A7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download to  staging</w:t>
            </w:r>
          </w:p>
        </w:tc>
        <w:tc>
          <w:tcPr>
            <w:tcW w:w="3330" w:type="dxa"/>
          </w:tcPr>
          <w:p w14:paraId="1ADD1165"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 data is prepared, the service bus shall run an application download the full set pricing/master data from pricing server to staging DB</w:t>
            </w:r>
            <w:r w:rsidR="004A4443">
              <w:rPr>
                <w:rFonts w:ascii="Palatino Linotype" w:hAnsi="Palatino Linotype"/>
                <w:color w:val="000000"/>
                <w:sz w:val="20"/>
                <w:szCs w:val="20"/>
              </w:rPr>
              <w:t>.</w:t>
            </w:r>
          </w:p>
        </w:tc>
        <w:tc>
          <w:tcPr>
            <w:tcW w:w="939" w:type="dxa"/>
          </w:tcPr>
          <w:p w14:paraId="2DF10D95"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3A2E852"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Wing</w:t>
            </w:r>
          </w:p>
        </w:tc>
        <w:tc>
          <w:tcPr>
            <w:tcW w:w="3831" w:type="dxa"/>
          </w:tcPr>
          <w:p w14:paraId="6BB7476F"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On triggering the stored procedure, DB adapter to monitor the change in the pricing/master data tables and simulate the same operation on staging tables</w:t>
            </w:r>
            <w:r w:rsidR="004A4443">
              <w:rPr>
                <w:rFonts w:ascii="Palatino Linotype" w:hAnsi="Palatino Linotype"/>
                <w:color w:val="000000"/>
                <w:sz w:val="20"/>
                <w:szCs w:val="20"/>
              </w:rPr>
              <w:t>.</w:t>
            </w:r>
          </w:p>
        </w:tc>
        <w:tc>
          <w:tcPr>
            <w:tcW w:w="1103" w:type="dxa"/>
          </w:tcPr>
          <w:p w14:paraId="713C6F9F"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r w:rsidR="00064A43" w:rsidRPr="00211DF8" w14:paraId="122BE7A1" w14:textId="77777777" w:rsidTr="00A00C1A">
        <w:trPr>
          <w:cantSplit/>
          <w:trHeight w:val="123"/>
        </w:trPr>
        <w:tc>
          <w:tcPr>
            <w:tcW w:w="1391" w:type="dxa"/>
            <w:shd w:val="clear" w:color="auto" w:fill="auto"/>
          </w:tcPr>
          <w:p w14:paraId="4592ABC1" w14:textId="77777777" w:rsidR="00064A43" w:rsidRPr="00211DF8" w:rsidRDefault="00064A43" w:rsidP="001F0E39">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ESB-PRZ-REQ -01-06</w:t>
            </w:r>
          </w:p>
        </w:tc>
        <w:tc>
          <w:tcPr>
            <w:tcW w:w="2227" w:type="dxa"/>
          </w:tcPr>
          <w:p w14:paraId="26D3E6AD"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330" w:type="dxa"/>
          </w:tcPr>
          <w:p w14:paraId="2A455357"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939" w:type="dxa"/>
          </w:tcPr>
          <w:p w14:paraId="409AF7F0" w14:textId="77777777" w:rsidR="00064A43" w:rsidRPr="00211DF8" w:rsidRDefault="00064A43"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4268908" w14:textId="77777777" w:rsidR="00064A43" w:rsidRPr="00211DF8" w:rsidRDefault="00064A43"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3831" w:type="dxa"/>
          </w:tcPr>
          <w:p w14:paraId="2563BF64" w14:textId="77777777" w:rsidR="00064A43" w:rsidRPr="00211DF8" w:rsidRDefault="00064A43" w:rsidP="00A00C1A">
            <w:pPr>
              <w:rPr>
                <w:rFonts w:ascii="Palatino Linotype" w:hAnsi="Palatino Linotype"/>
                <w:color w:val="000000"/>
                <w:sz w:val="20"/>
                <w:szCs w:val="20"/>
              </w:rPr>
            </w:pPr>
            <w:r w:rsidRPr="00211DF8">
              <w:rPr>
                <w:rFonts w:ascii="Palatino Linotype" w:hAnsi="Palatino Linotype"/>
                <w:color w:val="000000"/>
                <w:sz w:val="20"/>
                <w:szCs w:val="20"/>
              </w:rPr>
              <w:t>After the EOD data is successfully sent to EDW, the sending result shall revert back to service bus application’s staging database, and correspondingly update the POS clients</w:t>
            </w:r>
            <w:r w:rsidR="004A4443">
              <w:rPr>
                <w:rFonts w:ascii="Palatino Linotype" w:hAnsi="Palatino Linotype"/>
                <w:color w:val="000000"/>
                <w:sz w:val="20"/>
                <w:szCs w:val="20"/>
              </w:rPr>
              <w:t>.</w:t>
            </w:r>
          </w:p>
        </w:tc>
        <w:tc>
          <w:tcPr>
            <w:tcW w:w="1103" w:type="dxa"/>
          </w:tcPr>
          <w:p w14:paraId="7EB21DBD" w14:textId="77777777" w:rsidR="00064A43" w:rsidRPr="00211DF8" w:rsidRDefault="00064A43" w:rsidP="001F0E39">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ESB-PRZ-REQ-01</w:t>
            </w:r>
          </w:p>
        </w:tc>
      </w:tr>
    </w:tbl>
    <w:p w14:paraId="3961CAA7" w14:textId="77777777" w:rsidR="00061C86" w:rsidRPr="00211DF8" w:rsidRDefault="00061C86" w:rsidP="003C54CD">
      <w:pPr>
        <w:pStyle w:val="Heading3"/>
        <w:spacing w:after="200" w:line="240" w:lineRule="auto"/>
        <w:jc w:val="both"/>
        <w:rPr>
          <w:rFonts w:ascii="Palatino Linotype" w:hAnsi="Palatino Linotype"/>
        </w:rPr>
        <w:sectPr w:rsidR="00061C86" w:rsidRPr="00211DF8" w:rsidSect="00064A43">
          <w:pgSz w:w="15840" w:h="12240" w:orient="landscape"/>
          <w:pgMar w:top="720" w:right="720" w:bottom="720" w:left="720" w:header="720" w:footer="794" w:gutter="0"/>
          <w:cols w:space="720"/>
          <w:docGrid w:linePitch="360"/>
        </w:sectPr>
      </w:pPr>
    </w:p>
    <w:p w14:paraId="77A84739" w14:textId="77777777" w:rsidR="00061C86" w:rsidRPr="00211DF8" w:rsidRDefault="00061C86" w:rsidP="00061C86">
      <w:pPr>
        <w:pStyle w:val="Heading3"/>
        <w:spacing w:after="200" w:line="240" w:lineRule="auto"/>
        <w:jc w:val="both"/>
        <w:rPr>
          <w:rFonts w:ascii="Palatino Linotype" w:hAnsi="Palatino Linotype"/>
        </w:rPr>
      </w:pPr>
      <w:bookmarkStart w:id="133" w:name="_Toc468468988"/>
      <w:r w:rsidRPr="00211DF8">
        <w:rPr>
          <w:rFonts w:ascii="Palatino Linotype" w:hAnsi="Palatino Linotype"/>
        </w:rPr>
        <w:lastRenderedPageBreak/>
        <w:t>Pricing/Master data distribution (Staging - POS)</w:t>
      </w:r>
      <w:bookmarkEnd w:id="133"/>
    </w:p>
    <w:p w14:paraId="0DC15EC1" w14:textId="77777777" w:rsidR="00061C86" w:rsidRPr="00211DF8" w:rsidRDefault="00061C86" w:rsidP="00061C86">
      <w:pPr>
        <w:pStyle w:val="Heading4"/>
        <w:rPr>
          <w:rFonts w:ascii="Palatino Linotype" w:hAnsi="Palatino Linotype"/>
        </w:rPr>
      </w:pPr>
      <w:bookmarkStart w:id="134" w:name="_Toc468468989"/>
      <w:r w:rsidRPr="00211DF8">
        <w:rPr>
          <w:rFonts w:ascii="Palatino Linotype" w:hAnsi="Palatino Linotype"/>
        </w:rPr>
        <w:t>Process Flow</w:t>
      </w:r>
      <w:bookmarkEnd w:id="134"/>
    </w:p>
    <w:p w14:paraId="4E5CCE21" w14:textId="77777777" w:rsidR="007C10F6" w:rsidRPr="00211DF8" w:rsidRDefault="00781BDB" w:rsidP="00781BDB">
      <w:pPr>
        <w:jc w:val="center"/>
        <w:rPr>
          <w:rFonts w:ascii="Palatino Linotype" w:hAnsi="Palatino Linotype"/>
        </w:rPr>
      </w:pPr>
      <w:r w:rsidRPr="00211DF8">
        <w:rPr>
          <w:rFonts w:ascii="Palatino Linotype" w:hAnsi="Palatino Linotype"/>
          <w:noProof/>
          <w:lang w:val="en-GB" w:eastAsia="zh-CN"/>
        </w:rPr>
        <w:drawing>
          <wp:inline distT="0" distB="0" distL="0" distR="0" wp14:anchorId="58177E50" wp14:editId="1855B987">
            <wp:extent cx="7950513" cy="5435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rot="16200000">
                      <a:off x="0" y="0"/>
                      <a:ext cx="7964541" cy="5445386"/>
                    </a:xfrm>
                    <a:prstGeom prst="rect">
                      <a:avLst/>
                    </a:prstGeom>
                  </pic:spPr>
                </pic:pic>
              </a:graphicData>
            </a:graphic>
          </wp:inline>
        </w:drawing>
      </w:r>
    </w:p>
    <w:p w14:paraId="595CB4C8" w14:textId="77777777" w:rsidR="00064A43" w:rsidRPr="00211DF8" w:rsidRDefault="00064A43" w:rsidP="007C10F6">
      <w:pPr>
        <w:rPr>
          <w:rFonts w:ascii="Palatino Linotype" w:hAnsi="Palatino Linotype"/>
        </w:rPr>
      </w:pPr>
    </w:p>
    <w:p w14:paraId="549052F8" w14:textId="77777777" w:rsidR="003C54CD" w:rsidRPr="00211DF8" w:rsidRDefault="003C54CD" w:rsidP="003C54CD">
      <w:pPr>
        <w:ind w:firstLineChars="200" w:firstLine="440"/>
        <w:rPr>
          <w:rFonts w:ascii="Palatino Linotype" w:hAnsi="Palatino Linotype"/>
        </w:rPr>
      </w:pPr>
    </w:p>
    <w:p w14:paraId="3FCBC6AA" w14:textId="77777777" w:rsidR="00B54929" w:rsidRPr="00211DF8" w:rsidRDefault="00B54929" w:rsidP="00064A43">
      <w:pPr>
        <w:rPr>
          <w:rFonts w:ascii="Palatino Linotype" w:eastAsia="SimSun" w:hAnsi="Palatino Linotype"/>
          <w:lang w:eastAsia="zh-CN"/>
        </w:rPr>
      </w:pPr>
    </w:p>
    <w:p w14:paraId="0791480B"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Task</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6210"/>
        <w:gridCol w:w="1260"/>
        <w:gridCol w:w="1800"/>
      </w:tblGrid>
      <w:tr w:rsidR="00B54929" w:rsidRPr="00211DF8" w14:paraId="3AA3CF5D" w14:textId="77777777" w:rsidTr="00A9505C">
        <w:trPr>
          <w:cantSplit/>
          <w:tblHeader/>
        </w:trPr>
        <w:tc>
          <w:tcPr>
            <w:tcW w:w="1440" w:type="dxa"/>
            <w:shd w:val="clear" w:color="auto" w:fill="365F91" w:themeFill="accent1" w:themeFillShade="BF"/>
          </w:tcPr>
          <w:p w14:paraId="6B859121"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Activity</w:t>
            </w:r>
          </w:p>
        </w:tc>
        <w:tc>
          <w:tcPr>
            <w:tcW w:w="6210" w:type="dxa"/>
            <w:shd w:val="clear" w:color="auto" w:fill="365F91" w:themeFill="accent1" w:themeFillShade="BF"/>
          </w:tcPr>
          <w:p w14:paraId="7E1D9599"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260" w:type="dxa"/>
            <w:shd w:val="clear" w:color="auto" w:fill="365F91" w:themeFill="accent1" w:themeFillShade="BF"/>
          </w:tcPr>
          <w:p w14:paraId="5000FD1A"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c>
          <w:tcPr>
            <w:tcW w:w="1800" w:type="dxa"/>
            <w:shd w:val="clear" w:color="auto" w:fill="365F91" w:themeFill="accent1" w:themeFillShade="BF"/>
          </w:tcPr>
          <w:p w14:paraId="50FAA549" w14:textId="77777777" w:rsidR="00B54929" w:rsidRPr="00211DF8" w:rsidRDefault="00911DAD" w:rsidP="00A9505C">
            <w:pPr>
              <w:spacing w:after="0"/>
              <w:jc w:val="both"/>
              <w:rPr>
                <w:rFonts w:ascii="Palatino Linotype" w:hAnsi="Palatino Linotype"/>
                <w:color w:val="FFFFFF"/>
                <w:szCs w:val="20"/>
              </w:rPr>
            </w:pPr>
            <w:r w:rsidRPr="00911DAD">
              <w:rPr>
                <w:rFonts w:ascii="Palatino Linotype" w:hAnsi="Palatino Linotype"/>
                <w:color w:val="FFFFFF"/>
                <w:szCs w:val="20"/>
              </w:rPr>
              <w:t>Process Group/Owner</w:t>
            </w:r>
          </w:p>
        </w:tc>
      </w:tr>
      <w:tr w:rsidR="00B54929" w:rsidRPr="00211DF8" w14:paraId="24F8E561" w14:textId="77777777" w:rsidTr="00A9505C">
        <w:trPr>
          <w:cantSplit/>
          <w:trHeight w:val="123"/>
        </w:trPr>
        <w:tc>
          <w:tcPr>
            <w:tcW w:w="1440" w:type="dxa"/>
            <w:shd w:val="clear" w:color="auto" w:fill="auto"/>
          </w:tcPr>
          <w:p w14:paraId="39570790" w14:textId="77777777" w:rsidR="00B54929" w:rsidRPr="00211DF8" w:rsidRDefault="00B54929" w:rsidP="00A00C1A">
            <w:pPr>
              <w:spacing w:after="0"/>
              <w:rPr>
                <w:rFonts w:ascii="Palatino Linotype" w:hAnsi="Palatino Linotype"/>
                <w:sz w:val="21"/>
                <w:szCs w:val="20"/>
              </w:rPr>
            </w:pPr>
            <w:r w:rsidRPr="00211DF8">
              <w:rPr>
                <w:rFonts w:ascii="Palatino Linotype" w:hAnsi="Palatino Linotype"/>
                <w:sz w:val="21"/>
                <w:szCs w:val="20"/>
              </w:rPr>
              <w:t>ESB triggers the batch processing against all active POS client</w:t>
            </w:r>
          </w:p>
        </w:tc>
        <w:tc>
          <w:tcPr>
            <w:tcW w:w="6210" w:type="dxa"/>
          </w:tcPr>
          <w:p w14:paraId="5ACA04EA" w14:textId="77777777" w:rsidR="00B54929" w:rsidRPr="00211DF8" w:rsidRDefault="00B54929" w:rsidP="00A00C1A">
            <w:pPr>
              <w:pStyle w:val="ListParagraph"/>
              <w:numPr>
                <w:ilvl w:val="0"/>
                <w:numId w:val="37"/>
              </w:numPr>
              <w:spacing w:after="0"/>
              <w:rPr>
                <w:rFonts w:ascii="Palatino Linotype" w:hAnsi="Palatino Linotype"/>
                <w:sz w:val="21"/>
                <w:szCs w:val="20"/>
              </w:rPr>
            </w:pPr>
            <w:r w:rsidRPr="00211DF8">
              <w:rPr>
                <w:rFonts w:ascii="Palatino Linotype" w:hAnsi="Palatino Linotype"/>
                <w:sz w:val="21"/>
                <w:szCs w:val="20"/>
              </w:rPr>
              <w:t>The pricing/master data distribution job pool is controlled by a centralized job controller which runs in a timed interval (separate the process from POS polling to avoid I/O conflicts)</w:t>
            </w:r>
            <w:r w:rsidR="004A4443">
              <w:rPr>
                <w:rFonts w:ascii="Palatino Linotype" w:hAnsi="Palatino Linotype"/>
                <w:sz w:val="21"/>
                <w:szCs w:val="20"/>
              </w:rPr>
              <w:t>.</w:t>
            </w:r>
          </w:p>
          <w:p w14:paraId="132B6A8A" w14:textId="77777777" w:rsidR="00B54929" w:rsidRPr="00211DF8"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The time trigger shall submit multiple jobs in the pool, which sequentially distribute pricing/master data to the POS client in round robin rules</w:t>
            </w:r>
            <w:r w:rsidR="004A4443">
              <w:rPr>
                <w:rFonts w:ascii="Palatino Linotype" w:eastAsia="SimSun" w:hAnsi="Palatino Linotype"/>
                <w:sz w:val="21"/>
                <w:szCs w:val="20"/>
                <w:lang w:eastAsia="zh-CN"/>
              </w:rPr>
              <w:t>.</w:t>
            </w:r>
          </w:p>
          <w:p w14:paraId="03A2E855" w14:textId="77777777" w:rsidR="00B54929" w:rsidRPr="00A00C1A" w:rsidRDefault="00B54929" w:rsidP="00A00C1A">
            <w:pPr>
              <w:pStyle w:val="ListParagraph"/>
              <w:numPr>
                <w:ilvl w:val="0"/>
                <w:numId w:val="37"/>
              </w:numPr>
              <w:spacing w:after="0"/>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 xml:space="preserve">The job controller shall justify the job </w:t>
            </w:r>
            <w:r w:rsidR="00A44698" w:rsidRPr="00211DF8">
              <w:rPr>
                <w:rFonts w:ascii="Palatino Linotype" w:eastAsia="SimSun" w:hAnsi="Palatino Linotype"/>
                <w:sz w:val="21"/>
                <w:szCs w:val="20"/>
                <w:lang w:eastAsia="zh-CN"/>
              </w:rPr>
              <w:t>run rule</w:t>
            </w:r>
            <w:r w:rsidRPr="00211DF8">
              <w:rPr>
                <w:rFonts w:ascii="Palatino Linotype" w:eastAsia="SimSun" w:hAnsi="Palatino Linotype"/>
                <w:sz w:val="21"/>
                <w:szCs w:val="20"/>
                <w:lang w:eastAsia="zh-CN"/>
              </w:rPr>
              <w:t xml:space="preserve"> according to the setting from the schema control table</w:t>
            </w:r>
            <w:r w:rsidR="004A4443">
              <w:rPr>
                <w:rFonts w:ascii="Palatino Linotype" w:eastAsia="SimSun" w:hAnsi="Palatino Linotype"/>
                <w:sz w:val="21"/>
                <w:szCs w:val="20"/>
                <w:lang w:eastAsia="zh-CN"/>
              </w:rPr>
              <w:t>.</w:t>
            </w:r>
            <w:r w:rsidRPr="00211DF8">
              <w:rPr>
                <w:rFonts w:ascii="Palatino Linotype" w:eastAsia="SimSun" w:hAnsi="Palatino Linotype"/>
                <w:sz w:val="21"/>
                <w:szCs w:val="20"/>
                <w:lang w:eastAsia="zh-CN"/>
              </w:rPr>
              <w:t xml:space="preserve"> </w:t>
            </w:r>
          </w:p>
        </w:tc>
        <w:tc>
          <w:tcPr>
            <w:tcW w:w="1260" w:type="dxa"/>
          </w:tcPr>
          <w:p w14:paraId="1BB7C133"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737B7D78" w14:textId="77777777" w:rsidR="00B54929" w:rsidRPr="00211DF8" w:rsidRDefault="00B54929" w:rsidP="00A00C1A">
            <w:pPr>
              <w:spacing w:after="0"/>
              <w:rPr>
                <w:rFonts w:ascii="Palatino Linotype" w:eastAsia="SimSun" w:hAnsi="Palatino Linotype"/>
              </w:rPr>
            </w:pPr>
            <w:r w:rsidRPr="00211DF8">
              <w:rPr>
                <w:rFonts w:ascii="Palatino Linotype" w:eastAsia="SimSun" w:hAnsi="Palatino Linotype"/>
              </w:rPr>
              <w:t>Sales Data Download to Staging DB – Carl</w:t>
            </w:r>
          </w:p>
          <w:p w14:paraId="63894A6B" w14:textId="77777777" w:rsidR="00B54929" w:rsidRPr="00211DF8" w:rsidRDefault="00B54929" w:rsidP="00A00C1A">
            <w:pPr>
              <w:spacing w:after="0"/>
              <w:rPr>
                <w:rFonts w:ascii="Palatino Linotype" w:eastAsia="SimSun" w:hAnsi="Palatino Linotype"/>
                <w:sz w:val="21"/>
                <w:szCs w:val="20"/>
                <w:lang w:eastAsia="zh-CN"/>
              </w:rPr>
            </w:pPr>
          </w:p>
        </w:tc>
      </w:tr>
      <w:tr w:rsidR="00B54929" w:rsidRPr="00211DF8" w14:paraId="4523B191" w14:textId="77777777" w:rsidTr="00A9505C">
        <w:trPr>
          <w:cantSplit/>
          <w:trHeight w:val="123"/>
        </w:trPr>
        <w:tc>
          <w:tcPr>
            <w:tcW w:w="1440" w:type="dxa"/>
            <w:shd w:val="clear" w:color="auto" w:fill="auto"/>
          </w:tcPr>
          <w:p w14:paraId="7B849366"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Distributing pricing/master data to POS client</w:t>
            </w:r>
          </w:p>
        </w:tc>
        <w:tc>
          <w:tcPr>
            <w:tcW w:w="6210" w:type="dxa"/>
          </w:tcPr>
          <w:p w14:paraId="2817B61A"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Continue on #1 task, the submitted job will distribute the corresponding pricing/master date into the target POS client.</w:t>
            </w:r>
          </w:p>
          <w:p w14:paraId="30B1DBA3" w14:textId="77777777" w:rsidR="00B54929" w:rsidRPr="00211DF8" w:rsidRDefault="00B54929" w:rsidP="00A00C1A">
            <w:pPr>
              <w:spacing w:after="0"/>
              <w:rPr>
                <w:rFonts w:ascii="Palatino Linotype" w:eastAsia="SimSun" w:hAnsi="Palatino Linotype"/>
                <w:szCs w:val="20"/>
                <w:lang w:eastAsia="zh-CN"/>
              </w:rPr>
            </w:pPr>
          </w:p>
        </w:tc>
        <w:tc>
          <w:tcPr>
            <w:tcW w:w="1260" w:type="dxa"/>
          </w:tcPr>
          <w:p w14:paraId="3243CE0A" w14:textId="77777777" w:rsidR="00B54929" w:rsidRPr="00211DF8" w:rsidRDefault="00B54929" w:rsidP="00A00C1A">
            <w:pPr>
              <w:spacing w:after="0"/>
              <w:jc w:val="center"/>
              <w:rPr>
                <w:rFonts w:ascii="Palatino Linotype" w:hAnsi="Palatino Linotype"/>
                <w:szCs w:val="20"/>
              </w:rPr>
            </w:pPr>
            <w:r w:rsidRPr="00211DF8">
              <w:rPr>
                <w:rFonts w:ascii="Palatino Linotype" w:hAnsi="Palatino Linotype"/>
                <w:szCs w:val="20"/>
              </w:rPr>
              <w:t>Output</w:t>
            </w:r>
          </w:p>
        </w:tc>
        <w:tc>
          <w:tcPr>
            <w:tcW w:w="1800" w:type="dxa"/>
          </w:tcPr>
          <w:p w14:paraId="6E441698"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rPr>
              <w:t>Sales Data Download to Staging DB – Carl</w:t>
            </w:r>
          </w:p>
        </w:tc>
      </w:tr>
      <w:tr w:rsidR="00B54929" w:rsidRPr="00211DF8" w14:paraId="4626ACAD" w14:textId="77777777" w:rsidTr="00A9505C">
        <w:trPr>
          <w:cantSplit/>
          <w:trHeight w:val="123"/>
        </w:trPr>
        <w:tc>
          <w:tcPr>
            <w:tcW w:w="1440" w:type="dxa"/>
            <w:shd w:val="clear" w:color="auto" w:fill="auto"/>
          </w:tcPr>
          <w:p w14:paraId="055FD455"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Distribution job completion</w:t>
            </w:r>
          </w:p>
        </w:tc>
        <w:tc>
          <w:tcPr>
            <w:tcW w:w="6210" w:type="dxa"/>
          </w:tcPr>
          <w:p w14:paraId="48616D63" w14:textId="77777777" w:rsidR="00B54929" w:rsidRPr="00211DF8" w:rsidRDefault="00B54929" w:rsidP="00A00C1A">
            <w:pPr>
              <w:spacing w:after="0"/>
              <w:rPr>
                <w:rFonts w:ascii="Palatino Linotype" w:hAnsi="Palatino Linotype"/>
                <w:szCs w:val="20"/>
              </w:rPr>
            </w:pPr>
            <w:r w:rsidRPr="00211DF8">
              <w:rPr>
                <w:rFonts w:ascii="Palatino Linotype" w:hAnsi="Palatino Linotype"/>
                <w:szCs w:val="20"/>
              </w:rPr>
              <w:t>Log down a job status and process summary of the POS client for track record.</w:t>
            </w:r>
          </w:p>
          <w:p w14:paraId="5CAE44C2" w14:textId="77777777" w:rsidR="00B54929" w:rsidRPr="00211DF8" w:rsidRDefault="00B54929" w:rsidP="00A00C1A">
            <w:pPr>
              <w:spacing w:after="0"/>
              <w:rPr>
                <w:rFonts w:ascii="Palatino Linotype" w:hAnsi="Palatino Linotype"/>
                <w:szCs w:val="20"/>
              </w:rPr>
            </w:pPr>
          </w:p>
        </w:tc>
        <w:tc>
          <w:tcPr>
            <w:tcW w:w="1260" w:type="dxa"/>
          </w:tcPr>
          <w:p w14:paraId="24909F7E" w14:textId="77777777" w:rsidR="00B54929" w:rsidRPr="00211DF8" w:rsidRDefault="00B54929" w:rsidP="00A00C1A">
            <w:pPr>
              <w:spacing w:after="0"/>
              <w:jc w:val="center"/>
              <w:rPr>
                <w:rFonts w:ascii="Palatino Linotype" w:eastAsia="SimSun" w:hAnsi="Palatino Linotype"/>
                <w:sz w:val="21"/>
                <w:szCs w:val="20"/>
                <w:lang w:eastAsia="zh-CN"/>
              </w:rPr>
            </w:pPr>
            <w:r w:rsidRPr="00211DF8">
              <w:rPr>
                <w:rFonts w:ascii="Palatino Linotype" w:eastAsia="SimSun" w:hAnsi="Palatino Linotype"/>
                <w:sz w:val="21"/>
                <w:szCs w:val="20"/>
                <w:lang w:eastAsia="zh-CN"/>
              </w:rPr>
              <w:t>Process</w:t>
            </w:r>
          </w:p>
        </w:tc>
        <w:tc>
          <w:tcPr>
            <w:tcW w:w="1800" w:type="dxa"/>
          </w:tcPr>
          <w:p w14:paraId="5B437685" w14:textId="77777777" w:rsidR="00B54929" w:rsidRPr="00211DF8" w:rsidRDefault="00B54929" w:rsidP="00A00C1A">
            <w:pPr>
              <w:spacing w:after="0"/>
              <w:rPr>
                <w:rFonts w:ascii="Palatino Linotype" w:eastAsia="SimSun" w:hAnsi="Palatino Linotype"/>
                <w:sz w:val="21"/>
                <w:szCs w:val="20"/>
                <w:lang w:eastAsia="zh-CN"/>
              </w:rPr>
            </w:pPr>
            <w:r w:rsidRPr="00211DF8">
              <w:rPr>
                <w:rFonts w:ascii="Palatino Linotype" w:eastAsia="SimSun" w:hAnsi="Palatino Linotype"/>
              </w:rPr>
              <w:t>Sales Data Download to Staging DB – Carl</w:t>
            </w:r>
          </w:p>
        </w:tc>
      </w:tr>
    </w:tbl>
    <w:p w14:paraId="54BB32F3" w14:textId="77777777" w:rsidR="0046512D" w:rsidRDefault="0046512D" w:rsidP="00B54929">
      <w:pPr>
        <w:pStyle w:val="ShapeTypeStyle"/>
        <w:spacing w:after="0"/>
        <w:jc w:val="both"/>
        <w:rPr>
          <w:rFonts w:ascii="Palatino Linotype" w:hAnsi="Palatino Linotype"/>
        </w:rPr>
      </w:pPr>
    </w:p>
    <w:p w14:paraId="2C9E86C5"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t>Role</w:t>
      </w:r>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6750"/>
        <w:gridCol w:w="1507"/>
      </w:tblGrid>
      <w:tr w:rsidR="00B54929" w:rsidRPr="00211DF8" w14:paraId="736F0F96" w14:textId="77777777" w:rsidTr="00A00C1A">
        <w:trPr>
          <w:cantSplit/>
          <w:tblHeader/>
        </w:trPr>
        <w:tc>
          <w:tcPr>
            <w:tcW w:w="2453" w:type="dxa"/>
            <w:shd w:val="clear" w:color="auto" w:fill="365F91" w:themeFill="accent1" w:themeFillShade="BF"/>
          </w:tcPr>
          <w:p w14:paraId="58A4FC0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Role</w:t>
            </w:r>
          </w:p>
        </w:tc>
        <w:tc>
          <w:tcPr>
            <w:tcW w:w="6750" w:type="dxa"/>
            <w:shd w:val="clear" w:color="auto" w:fill="365F91" w:themeFill="accent1" w:themeFillShade="BF"/>
          </w:tcPr>
          <w:p w14:paraId="4C653E75"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c>
          <w:tcPr>
            <w:tcW w:w="1507" w:type="dxa"/>
            <w:shd w:val="clear" w:color="auto" w:fill="365F91" w:themeFill="accent1" w:themeFillShade="BF"/>
          </w:tcPr>
          <w:p w14:paraId="6319E4E5" w14:textId="77777777" w:rsidR="00B54929" w:rsidRPr="00211DF8" w:rsidRDefault="00B54929" w:rsidP="00A00C1A">
            <w:pPr>
              <w:spacing w:after="0"/>
              <w:jc w:val="center"/>
              <w:rPr>
                <w:rFonts w:ascii="Palatino Linotype" w:hAnsi="Palatino Linotype"/>
                <w:color w:val="FFFFFF"/>
                <w:szCs w:val="20"/>
              </w:rPr>
            </w:pPr>
            <w:r w:rsidRPr="00211DF8">
              <w:rPr>
                <w:rFonts w:ascii="Palatino Linotype" w:hAnsi="Palatino Linotype"/>
                <w:color w:val="FFFFFF"/>
                <w:szCs w:val="20"/>
              </w:rPr>
              <w:t>Type</w:t>
            </w:r>
          </w:p>
        </w:tc>
      </w:tr>
      <w:tr w:rsidR="00B54929" w:rsidRPr="00211DF8" w14:paraId="52AF12AB" w14:textId="77777777" w:rsidTr="00A00C1A">
        <w:trPr>
          <w:cantSplit/>
          <w:trHeight w:val="123"/>
        </w:trPr>
        <w:tc>
          <w:tcPr>
            <w:tcW w:w="2453" w:type="dxa"/>
            <w:shd w:val="clear" w:color="auto" w:fill="auto"/>
          </w:tcPr>
          <w:p w14:paraId="06B5EB0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Administrator</w:t>
            </w:r>
          </w:p>
        </w:tc>
        <w:tc>
          <w:tcPr>
            <w:tcW w:w="6750" w:type="dxa"/>
          </w:tcPr>
          <w:p w14:paraId="0C051C1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the right to access the admin function of the system, e.g. job control table configuration, data source schema control configuration, parameter configuration, etc.</w:t>
            </w:r>
          </w:p>
        </w:tc>
        <w:tc>
          <w:tcPr>
            <w:tcW w:w="1507" w:type="dxa"/>
          </w:tcPr>
          <w:p w14:paraId="3B129370"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Admin</w:t>
            </w:r>
          </w:p>
        </w:tc>
      </w:tr>
      <w:tr w:rsidR="00B54929" w:rsidRPr="00211DF8" w14:paraId="531709EE" w14:textId="77777777" w:rsidTr="00A00C1A">
        <w:trPr>
          <w:cantSplit/>
          <w:trHeight w:val="123"/>
        </w:trPr>
        <w:tc>
          <w:tcPr>
            <w:tcW w:w="2453" w:type="dxa"/>
            <w:shd w:val="clear" w:color="auto" w:fill="auto"/>
          </w:tcPr>
          <w:p w14:paraId="216C01F0"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System Operator</w:t>
            </w:r>
          </w:p>
        </w:tc>
        <w:tc>
          <w:tcPr>
            <w:tcW w:w="6750" w:type="dxa"/>
          </w:tcPr>
          <w:p w14:paraId="47932988"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user role has to right to conduct job re-run, job logs and dashboard. And demander of daily summary report</w:t>
            </w:r>
            <w:r w:rsidR="004A4443">
              <w:rPr>
                <w:rFonts w:ascii="Palatino Linotype" w:eastAsia="SimSun" w:hAnsi="Palatino Linotype"/>
                <w:szCs w:val="20"/>
                <w:lang w:eastAsia="zh-CN"/>
              </w:rPr>
              <w:t>.</w:t>
            </w:r>
          </w:p>
        </w:tc>
        <w:tc>
          <w:tcPr>
            <w:tcW w:w="1507" w:type="dxa"/>
          </w:tcPr>
          <w:p w14:paraId="73AD1BF9"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Operator</w:t>
            </w:r>
          </w:p>
        </w:tc>
      </w:tr>
      <w:tr w:rsidR="00B54929" w:rsidRPr="00211DF8" w14:paraId="66AA7DDD" w14:textId="77777777" w:rsidTr="00A00C1A">
        <w:trPr>
          <w:cantSplit/>
          <w:trHeight w:val="123"/>
        </w:trPr>
        <w:tc>
          <w:tcPr>
            <w:tcW w:w="2453" w:type="dxa"/>
            <w:shd w:val="clear" w:color="auto" w:fill="auto"/>
          </w:tcPr>
          <w:p w14:paraId="35E4CDA6"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POS Support</w:t>
            </w:r>
          </w:p>
        </w:tc>
        <w:tc>
          <w:tcPr>
            <w:tcW w:w="6750" w:type="dxa"/>
          </w:tcPr>
          <w:p w14:paraId="25B21925" w14:textId="77777777" w:rsidR="00B54929" w:rsidRPr="00211DF8" w:rsidRDefault="00B54929" w:rsidP="00A00C1A">
            <w:pPr>
              <w:spacing w:after="0"/>
              <w:rPr>
                <w:rFonts w:ascii="Palatino Linotype" w:hAnsi="Palatino Linotype"/>
                <w:szCs w:val="20"/>
              </w:rPr>
            </w:pPr>
            <w:r w:rsidRPr="00211DF8">
              <w:rPr>
                <w:rFonts w:ascii="Palatino Linotype" w:eastAsia="SimSun" w:hAnsi="Palatino Linotype"/>
                <w:szCs w:val="20"/>
                <w:lang w:eastAsia="zh-CN"/>
              </w:rPr>
              <w:t>The user role has to right to conduct job re-run, job logs the responsibility to receive POS related alert email</w:t>
            </w:r>
            <w:r w:rsidR="004A4443">
              <w:rPr>
                <w:rFonts w:ascii="Palatino Linotype" w:eastAsia="SimSun" w:hAnsi="Palatino Linotype"/>
                <w:szCs w:val="20"/>
                <w:lang w:eastAsia="zh-CN"/>
              </w:rPr>
              <w:t>.</w:t>
            </w:r>
          </w:p>
        </w:tc>
        <w:tc>
          <w:tcPr>
            <w:tcW w:w="1507" w:type="dxa"/>
          </w:tcPr>
          <w:p w14:paraId="3C7B70FD" w14:textId="77777777" w:rsidR="00B54929" w:rsidRPr="00211DF8" w:rsidRDefault="00B54929" w:rsidP="00A00C1A">
            <w:pPr>
              <w:spacing w:after="0"/>
              <w:jc w:val="center"/>
              <w:rPr>
                <w:rFonts w:ascii="Palatino Linotype" w:eastAsia="SimSun" w:hAnsi="Palatino Linotype"/>
                <w:szCs w:val="20"/>
                <w:lang w:eastAsia="zh-CN"/>
              </w:rPr>
            </w:pPr>
            <w:r w:rsidRPr="00211DF8">
              <w:rPr>
                <w:rFonts w:ascii="Palatino Linotype" w:eastAsia="SimSun" w:hAnsi="Palatino Linotype"/>
                <w:szCs w:val="20"/>
                <w:lang w:eastAsia="zh-CN"/>
              </w:rPr>
              <w:t>Support</w:t>
            </w:r>
          </w:p>
        </w:tc>
      </w:tr>
    </w:tbl>
    <w:p w14:paraId="35AB6CF7" w14:textId="77777777" w:rsidR="0046512D" w:rsidRDefault="0046512D" w:rsidP="00B54929">
      <w:pPr>
        <w:pStyle w:val="ShapeTypeStyle"/>
        <w:spacing w:after="0"/>
        <w:jc w:val="both"/>
        <w:rPr>
          <w:rFonts w:ascii="Palatino Linotype" w:hAnsi="Palatino Linotype"/>
        </w:rPr>
      </w:pPr>
    </w:p>
    <w:p w14:paraId="0C8005DE" w14:textId="77777777" w:rsidR="004A4443" w:rsidRDefault="004A4443">
      <w:pPr>
        <w:rPr>
          <w:rFonts w:ascii="Palatino Linotype" w:eastAsia="PMingLiU" w:hAnsi="Palatino Linotype" w:cs="Times New Roman"/>
          <w:b/>
          <w:color w:val="215868"/>
          <w:sz w:val="24"/>
          <w:lang w:val="en-GB" w:eastAsia="zh-CN"/>
        </w:rPr>
      </w:pPr>
      <w:r>
        <w:rPr>
          <w:rFonts w:ascii="Palatino Linotype" w:hAnsi="Palatino Linotype"/>
        </w:rPr>
        <w:br w:type="page"/>
      </w:r>
    </w:p>
    <w:p w14:paraId="266DC9BA" w14:textId="77777777" w:rsidR="00B54929" w:rsidRPr="00211DF8" w:rsidRDefault="00B54929" w:rsidP="00B54929">
      <w:pPr>
        <w:pStyle w:val="ShapeTypeStyle"/>
        <w:spacing w:after="0"/>
        <w:jc w:val="both"/>
        <w:rPr>
          <w:rFonts w:ascii="Palatino Linotype" w:hAnsi="Palatino Linotype"/>
        </w:rPr>
      </w:pPr>
      <w:r w:rsidRPr="00211DF8">
        <w:rPr>
          <w:rFonts w:ascii="Palatino Linotype" w:hAnsi="Palatino Linotype"/>
        </w:rPr>
        <w:lastRenderedPageBreak/>
        <w:t>Application</w:t>
      </w:r>
    </w:p>
    <w:tbl>
      <w:tblPr>
        <w:tblW w:w="1037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3"/>
        <w:gridCol w:w="7920"/>
      </w:tblGrid>
      <w:tr w:rsidR="00B54929" w:rsidRPr="00211DF8" w14:paraId="3B35AAD9" w14:textId="77777777" w:rsidTr="00A9505C">
        <w:trPr>
          <w:cantSplit/>
          <w:tblHeader/>
        </w:trPr>
        <w:tc>
          <w:tcPr>
            <w:tcW w:w="2453" w:type="dxa"/>
            <w:shd w:val="clear" w:color="auto" w:fill="365F91" w:themeFill="accent1" w:themeFillShade="BF"/>
          </w:tcPr>
          <w:p w14:paraId="5CE0A143"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Application</w:t>
            </w:r>
          </w:p>
        </w:tc>
        <w:tc>
          <w:tcPr>
            <w:tcW w:w="7920" w:type="dxa"/>
            <w:shd w:val="clear" w:color="auto" w:fill="365F91" w:themeFill="accent1" w:themeFillShade="BF"/>
          </w:tcPr>
          <w:p w14:paraId="30976620" w14:textId="77777777" w:rsidR="00B54929" w:rsidRPr="00211DF8" w:rsidRDefault="00B54929" w:rsidP="00A9505C">
            <w:pPr>
              <w:spacing w:after="0"/>
              <w:jc w:val="both"/>
              <w:rPr>
                <w:rFonts w:ascii="Palatino Linotype" w:hAnsi="Palatino Linotype"/>
                <w:color w:val="FFFFFF"/>
                <w:szCs w:val="20"/>
              </w:rPr>
            </w:pPr>
            <w:r w:rsidRPr="00211DF8">
              <w:rPr>
                <w:rFonts w:ascii="Palatino Linotype" w:hAnsi="Palatino Linotype"/>
                <w:color w:val="FFFFFF"/>
                <w:szCs w:val="20"/>
              </w:rPr>
              <w:t>Description</w:t>
            </w:r>
          </w:p>
        </w:tc>
      </w:tr>
      <w:tr w:rsidR="00B54929" w:rsidRPr="00211DF8" w14:paraId="763BAD9A" w14:textId="77777777" w:rsidTr="00A9505C">
        <w:trPr>
          <w:cantSplit/>
          <w:trHeight w:val="123"/>
        </w:trPr>
        <w:tc>
          <w:tcPr>
            <w:tcW w:w="2453" w:type="dxa"/>
            <w:shd w:val="clear" w:color="auto" w:fill="auto"/>
          </w:tcPr>
          <w:p w14:paraId="14E81CC7"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Polling Gateway</w:t>
            </w:r>
          </w:p>
        </w:tc>
        <w:tc>
          <w:tcPr>
            <w:tcW w:w="7920" w:type="dxa"/>
          </w:tcPr>
          <w:p w14:paraId="27A4BEE2"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responsible of downloading data from POS client.</w:t>
            </w:r>
          </w:p>
        </w:tc>
      </w:tr>
      <w:tr w:rsidR="00B54929" w:rsidRPr="00211DF8" w14:paraId="5C62ED1A" w14:textId="77777777" w:rsidTr="00A9505C">
        <w:trPr>
          <w:cantSplit/>
          <w:trHeight w:val="123"/>
        </w:trPr>
        <w:tc>
          <w:tcPr>
            <w:tcW w:w="2453" w:type="dxa"/>
            <w:shd w:val="clear" w:color="auto" w:fill="auto"/>
          </w:tcPr>
          <w:p w14:paraId="6A7FF46A"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Sending Gateway</w:t>
            </w:r>
          </w:p>
        </w:tc>
        <w:tc>
          <w:tcPr>
            <w:tcW w:w="7920" w:type="dxa"/>
          </w:tcPr>
          <w:p w14:paraId="49D06FEF"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application module to carry out data pushing to service bus interfaces</w:t>
            </w:r>
            <w:r w:rsidR="004A4443">
              <w:rPr>
                <w:rFonts w:ascii="Palatino Linotype" w:eastAsia="SimSun" w:hAnsi="Palatino Linotype"/>
                <w:szCs w:val="20"/>
                <w:lang w:eastAsia="zh-CN"/>
              </w:rPr>
              <w:t>.</w:t>
            </w:r>
          </w:p>
        </w:tc>
      </w:tr>
      <w:tr w:rsidR="00B54929" w:rsidRPr="00211DF8" w14:paraId="2C85C31C" w14:textId="77777777" w:rsidTr="00A9505C">
        <w:trPr>
          <w:cantSplit/>
          <w:trHeight w:val="123"/>
        </w:trPr>
        <w:tc>
          <w:tcPr>
            <w:tcW w:w="2453" w:type="dxa"/>
            <w:shd w:val="clear" w:color="auto" w:fill="auto"/>
          </w:tcPr>
          <w:p w14:paraId="5A2EF102" w14:textId="77777777" w:rsidR="00B54929" w:rsidRPr="00211DF8" w:rsidRDefault="00B54929" w:rsidP="00A9505C">
            <w:pPr>
              <w:spacing w:after="0"/>
              <w:jc w:val="both"/>
              <w:rPr>
                <w:rFonts w:ascii="Palatino Linotype" w:hAnsi="Palatino Linotype"/>
                <w:szCs w:val="20"/>
              </w:rPr>
            </w:pPr>
            <w:r w:rsidRPr="00211DF8">
              <w:rPr>
                <w:rFonts w:ascii="Palatino Linotype" w:hAnsi="Palatino Linotype"/>
                <w:szCs w:val="20"/>
              </w:rPr>
              <w:t>ESB Interfaces</w:t>
            </w:r>
          </w:p>
        </w:tc>
        <w:tc>
          <w:tcPr>
            <w:tcW w:w="7920" w:type="dxa"/>
          </w:tcPr>
          <w:p w14:paraId="55E0CF83" w14:textId="77777777" w:rsidR="00B54929" w:rsidRPr="00211DF8" w:rsidRDefault="00B54929" w:rsidP="00A00C1A">
            <w:pPr>
              <w:spacing w:after="0"/>
              <w:rPr>
                <w:rFonts w:ascii="Palatino Linotype" w:eastAsia="SimSun" w:hAnsi="Palatino Linotype"/>
                <w:szCs w:val="20"/>
                <w:lang w:eastAsia="zh-CN"/>
              </w:rPr>
            </w:pPr>
            <w:r w:rsidRPr="00211DF8">
              <w:rPr>
                <w:rFonts w:ascii="Palatino Linotype" w:eastAsia="SimSun" w:hAnsi="Palatino Linotype"/>
                <w:szCs w:val="20"/>
                <w:lang w:eastAsia="zh-CN"/>
              </w:rPr>
              <w:t>The interface for data pushing from service bus application layer staging DB to EDW</w:t>
            </w:r>
            <w:r w:rsidR="004A4443">
              <w:rPr>
                <w:rFonts w:ascii="Palatino Linotype" w:eastAsia="SimSun" w:hAnsi="Palatino Linotype"/>
                <w:szCs w:val="20"/>
                <w:lang w:eastAsia="zh-CN"/>
              </w:rPr>
              <w:t>.</w:t>
            </w:r>
          </w:p>
        </w:tc>
      </w:tr>
    </w:tbl>
    <w:p w14:paraId="229ADFF1" w14:textId="77777777" w:rsidR="00B54929" w:rsidRDefault="00B54929" w:rsidP="00B54929">
      <w:pPr>
        <w:jc w:val="both"/>
        <w:rPr>
          <w:rFonts w:ascii="Palatino Linotype" w:hAnsi="Palatino Linotype"/>
        </w:rPr>
      </w:pPr>
    </w:p>
    <w:p w14:paraId="2A8DE111" w14:textId="77777777" w:rsidR="0046512D" w:rsidRPr="00211DF8" w:rsidRDefault="0046512D" w:rsidP="00B54929">
      <w:pPr>
        <w:jc w:val="both"/>
        <w:rPr>
          <w:rFonts w:ascii="Palatino Linotype" w:hAnsi="Palatino Linotype"/>
        </w:rPr>
      </w:pPr>
    </w:p>
    <w:p w14:paraId="20000BB7" w14:textId="77777777" w:rsidR="00B54929" w:rsidRPr="00211DF8" w:rsidRDefault="00B54929" w:rsidP="00B54929">
      <w:pPr>
        <w:pStyle w:val="Heading4"/>
        <w:numPr>
          <w:ilvl w:val="0"/>
          <w:numId w:val="0"/>
        </w:numPr>
        <w:ind w:left="864" w:hanging="864"/>
        <w:jc w:val="both"/>
        <w:rPr>
          <w:rFonts w:ascii="Palatino Linotype" w:eastAsia="Microsoft YaHei" w:hAnsi="Palatino Linotype" w:cs="Microsoft YaHei"/>
        </w:rPr>
        <w:sectPr w:rsidR="00B54929" w:rsidRPr="00211DF8" w:rsidSect="001C7EF0">
          <w:pgSz w:w="12240" w:h="15840"/>
          <w:pgMar w:top="720" w:right="720" w:bottom="720" w:left="720" w:header="720" w:footer="794" w:gutter="0"/>
          <w:cols w:space="720"/>
          <w:docGrid w:linePitch="360"/>
        </w:sectPr>
      </w:pPr>
    </w:p>
    <w:p w14:paraId="3CCE2A59" w14:textId="77777777" w:rsidR="00B54929" w:rsidRPr="00211DF8" w:rsidRDefault="00B54929" w:rsidP="00B54929">
      <w:pPr>
        <w:pStyle w:val="Heading3"/>
        <w:spacing w:after="200" w:line="240" w:lineRule="auto"/>
        <w:jc w:val="both"/>
        <w:rPr>
          <w:rFonts w:ascii="Palatino Linotype" w:hAnsi="Palatino Linotype"/>
        </w:rPr>
      </w:pPr>
      <w:bookmarkStart w:id="135" w:name="_Toc468468990"/>
      <w:r w:rsidRPr="00211DF8">
        <w:rPr>
          <w:rFonts w:ascii="Palatino Linotype" w:hAnsi="Palatino Linotype"/>
        </w:rPr>
        <w:lastRenderedPageBreak/>
        <w:t>Requirement Details</w:t>
      </w:r>
      <w:bookmarkEnd w:id="135"/>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1096"/>
        <w:gridCol w:w="1170"/>
        <w:gridCol w:w="4029"/>
        <w:gridCol w:w="905"/>
      </w:tblGrid>
      <w:tr w:rsidR="00B54929" w:rsidRPr="00211DF8" w14:paraId="57AD39B5" w14:textId="77777777" w:rsidTr="00A9505C">
        <w:trPr>
          <w:cantSplit/>
          <w:tblHeader/>
        </w:trPr>
        <w:tc>
          <w:tcPr>
            <w:tcW w:w="1391" w:type="dxa"/>
            <w:shd w:val="clear" w:color="auto" w:fill="244061" w:themeFill="accent1" w:themeFillShade="80"/>
          </w:tcPr>
          <w:p w14:paraId="4C3B5B05"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1C1F9B9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870" w:type="dxa"/>
            <w:shd w:val="clear" w:color="auto" w:fill="244061" w:themeFill="accent1" w:themeFillShade="80"/>
          </w:tcPr>
          <w:p w14:paraId="03A1DD36"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096" w:type="dxa"/>
            <w:shd w:val="clear" w:color="auto" w:fill="244061" w:themeFill="accent1" w:themeFillShade="80"/>
          </w:tcPr>
          <w:p w14:paraId="73B007CD" w14:textId="77777777" w:rsidR="00B54929" w:rsidRPr="00211DF8" w:rsidRDefault="00B54929" w:rsidP="00EF0B14">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4328439A" w14:textId="77777777" w:rsidR="00B54929" w:rsidRPr="00211DF8" w:rsidRDefault="00B5492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4029" w:type="dxa"/>
            <w:shd w:val="clear" w:color="auto" w:fill="244061" w:themeFill="accent1" w:themeFillShade="80"/>
          </w:tcPr>
          <w:p w14:paraId="7AB635CC"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905" w:type="dxa"/>
            <w:shd w:val="clear" w:color="auto" w:fill="244061" w:themeFill="accent1" w:themeFillShade="80"/>
          </w:tcPr>
          <w:p w14:paraId="3B3ABE8F" w14:textId="77777777" w:rsidR="00B54929" w:rsidRPr="00211DF8" w:rsidRDefault="00B54929" w:rsidP="00A9505C">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46512D" w:rsidRPr="00211DF8" w14:paraId="4BA48EA5" w14:textId="77777777" w:rsidTr="00A00C1A">
        <w:trPr>
          <w:cantSplit/>
          <w:trHeight w:val="123"/>
        </w:trPr>
        <w:tc>
          <w:tcPr>
            <w:tcW w:w="1391" w:type="dxa"/>
            <w:shd w:val="clear" w:color="auto" w:fill="auto"/>
          </w:tcPr>
          <w:p w14:paraId="2B8BB2B7" w14:textId="77777777" w:rsidR="0046512D" w:rsidRPr="00211DF8" w:rsidRDefault="0046512D" w:rsidP="0046512D">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c>
          <w:tcPr>
            <w:tcW w:w="1530" w:type="dxa"/>
          </w:tcPr>
          <w:p w14:paraId="2953E7C8" w14:textId="77777777" w:rsidR="0046512D" w:rsidRPr="00211DF8" w:rsidRDefault="0046512D" w:rsidP="0046512D">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processing</w:t>
            </w:r>
          </w:p>
        </w:tc>
        <w:tc>
          <w:tcPr>
            <w:tcW w:w="3870" w:type="dxa"/>
            <w:shd w:val="clear" w:color="auto" w:fill="BFBFBF" w:themeFill="background1" w:themeFillShade="BF"/>
          </w:tcPr>
          <w:p w14:paraId="12EF9A35" w14:textId="77777777" w:rsidR="0046512D" w:rsidRPr="00211DF8" w:rsidRDefault="0046512D" w:rsidP="00A00C1A">
            <w:pPr>
              <w:rPr>
                <w:rFonts w:ascii="Palatino Linotype" w:hAnsi="Palatino Linotype"/>
                <w:color w:val="000000"/>
                <w:sz w:val="20"/>
                <w:szCs w:val="20"/>
              </w:rPr>
            </w:pPr>
            <w:r>
              <w:rPr>
                <w:rFonts w:ascii="Palatino Linotype" w:hAnsi="Palatino Linotype"/>
                <w:color w:val="FF0000"/>
                <w:sz w:val="20"/>
                <w:szCs w:val="20"/>
              </w:rPr>
              <w:t>-</w:t>
            </w:r>
          </w:p>
        </w:tc>
        <w:tc>
          <w:tcPr>
            <w:tcW w:w="1096" w:type="dxa"/>
            <w:shd w:val="clear" w:color="auto" w:fill="BFBFBF" w:themeFill="background1" w:themeFillShade="BF"/>
          </w:tcPr>
          <w:p w14:paraId="0CFB9FB9" w14:textId="77777777" w:rsidR="0046512D" w:rsidRPr="00211DF8" w:rsidRDefault="0046512D" w:rsidP="00EF0B14">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2C2B4616" w14:textId="77777777" w:rsidR="0046512D" w:rsidRPr="00211DF8" w:rsidRDefault="0046512D" w:rsidP="00A00C1A">
            <w:pPr>
              <w:jc w:val="center"/>
              <w:rPr>
                <w:rFonts w:ascii="Palatino Linotype" w:hAnsi="Palatino Linotype"/>
                <w:color w:val="000000"/>
                <w:sz w:val="20"/>
                <w:szCs w:val="20"/>
              </w:rPr>
            </w:pPr>
            <w:r>
              <w:rPr>
                <w:rFonts w:ascii="Palatino Linotype" w:hAnsi="Palatino Linotype"/>
                <w:color w:val="FF0000"/>
                <w:sz w:val="20"/>
                <w:szCs w:val="20"/>
              </w:rPr>
              <w:t>-</w:t>
            </w:r>
          </w:p>
        </w:tc>
        <w:tc>
          <w:tcPr>
            <w:tcW w:w="4029" w:type="dxa"/>
            <w:shd w:val="clear" w:color="auto" w:fill="BFBFBF" w:themeFill="background1" w:themeFillShade="BF"/>
          </w:tcPr>
          <w:p w14:paraId="132C9795" w14:textId="77777777" w:rsidR="0046512D" w:rsidRPr="00211DF8" w:rsidRDefault="0046512D" w:rsidP="0046512D">
            <w:pPr>
              <w:jc w:val="both"/>
              <w:rPr>
                <w:rFonts w:ascii="Palatino Linotype" w:hAnsi="Palatino Linotype"/>
                <w:color w:val="000000"/>
                <w:sz w:val="20"/>
                <w:szCs w:val="20"/>
              </w:rPr>
            </w:pPr>
            <w:r>
              <w:rPr>
                <w:rFonts w:ascii="Palatino Linotype" w:hAnsi="Palatino Linotype"/>
                <w:color w:val="FF0000"/>
                <w:sz w:val="20"/>
                <w:szCs w:val="20"/>
              </w:rPr>
              <w:t>-</w:t>
            </w:r>
          </w:p>
        </w:tc>
        <w:tc>
          <w:tcPr>
            <w:tcW w:w="905" w:type="dxa"/>
            <w:shd w:val="clear" w:color="auto" w:fill="BFBFBF" w:themeFill="background1" w:themeFillShade="BF"/>
          </w:tcPr>
          <w:p w14:paraId="30BFDD96" w14:textId="77777777" w:rsidR="0046512D" w:rsidRPr="00211DF8" w:rsidRDefault="0046512D" w:rsidP="0046512D">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056942" w:rsidRPr="00211DF8" w14:paraId="2EA0C4CA" w14:textId="77777777" w:rsidTr="00A00C1A">
        <w:trPr>
          <w:cantSplit/>
          <w:trHeight w:val="123"/>
        </w:trPr>
        <w:tc>
          <w:tcPr>
            <w:tcW w:w="1391" w:type="dxa"/>
            <w:shd w:val="clear" w:color="auto" w:fill="auto"/>
          </w:tcPr>
          <w:p w14:paraId="030130E7"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-02-01</w:t>
            </w:r>
          </w:p>
        </w:tc>
        <w:tc>
          <w:tcPr>
            <w:tcW w:w="1530" w:type="dxa"/>
          </w:tcPr>
          <w:p w14:paraId="5FBDC30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DF04E86"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distribution process will be submitted by the job controller, and initiate a JDBC connection to update data into POS client. </w:t>
            </w:r>
          </w:p>
        </w:tc>
        <w:tc>
          <w:tcPr>
            <w:tcW w:w="1096" w:type="dxa"/>
          </w:tcPr>
          <w:p w14:paraId="570126C5"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239475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4A7253B5" w14:textId="77777777" w:rsidR="00056942" w:rsidRPr="00211DF8" w:rsidRDefault="00056942" w:rsidP="00A00C1A">
            <w:pPr>
              <w:rPr>
                <w:rFonts w:ascii="Palatino Linotype" w:hAnsi="Palatino Linotype"/>
                <w:color w:val="000000"/>
              </w:rPr>
            </w:pPr>
            <w:r w:rsidRPr="00211DF8">
              <w:rPr>
                <w:rFonts w:ascii="Palatino Linotype" w:hAnsi="Palatino Linotype"/>
                <w:color w:val="000000"/>
              </w:rPr>
              <w:t>Assume the pricing/master data has the primary key, the processing will update/merge the data by the reference key to avoid override.</w:t>
            </w:r>
          </w:p>
        </w:tc>
        <w:tc>
          <w:tcPr>
            <w:tcW w:w="905" w:type="dxa"/>
          </w:tcPr>
          <w:p w14:paraId="1F0219B4"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630D0328" w14:textId="77777777" w:rsidTr="00A00C1A">
        <w:trPr>
          <w:cantSplit/>
          <w:trHeight w:val="123"/>
        </w:trPr>
        <w:tc>
          <w:tcPr>
            <w:tcW w:w="1391" w:type="dxa"/>
            <w:shd w:val="clear" w:color="auto" w:fill="auto"/>
          </w:tcPr>
          <w:p w14:paraId="68AA4E46"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-02-02</w:t>
            </w:r>
          </w:p>
        </w:tc>
        <w:tc>
          <w:tcPr>
            <w:tcW w:w="1530" w:type="dxa"/>
          </w:tcPr>
          <w:p w14:paraId="6889CBEA"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960ACD9"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The process checks the total number of records to ensure the distribution is successful.</w:t>
            </w:r>
          </w:p>
        </w:tc>
        <w:tc>
          <w:tcPr>
            <w:tcW w:w="1096" w:type="dxa"/>
          </w:tcPr>
          <w:p w14:paraId="5CD3B654"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106A8E1"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7899CF3" w14:textId="77777777" w:rsidR="00056942" w:rsidRPr="00211DF8" w:rsidRDefault="00056942" w:rsidP="00A00C1A">
            <w:pPr>
              <w:rPr>
                <w:rFonts w:ascii="Palatino Linotype" w:hAnsi="Palatino Linotype" w:cs="Microsoft YaHei"/>
                <w:color w:val="000000"/>
                <w:sz w:val="20"/>
                <w:szCs w:val="20"/>
              </w:rPr>
            </w:pPr>
            <w:r w:rsidRPr="00211DF8">
              <w:rPr>
                <w:rFonts w:ascii="Palatino Linotype" w:hAnsi="Palatino Linotype" w:cs="Microsoft YaHei"/>
                <w:color w:val="000000"/>
                <w:sz w:val="20"/>
                <w:szCs w:val="20"/>
              </w:rPr>
              <w:t>Because there’s no reference of the data indicating it’s being distributed to one POS client, the process should check against the total number of records to ensure, the processing data are pushed to POS client.</w:t>
            </w:r>
          </w:p>
        </w:tc>
        <w:tc>
          <w:tcPr>
            <w:tcW w:w="905" w:type="dxa"/>
          </w:tcPr>
          <w:p w14:paraId="3556EE9E"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0C169D1" w14:textId="77777777" w:rsidTr="00A00C1A">
        <w:trPr>
          <w:cantSplit/>
          <w:trHeight w:val="123"/>
        </w:trPr>
        <w:tc>
          <w:tcPr>
            <w:tcW w:w="1391" w:type="dxa"/>
            <w:shd w:val="clear" w:color="auto" w:fill="auto"/>
          </w:tcPr>
          <w:p w14:paraId="053EF49F"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ESB-MST-REQ -02-03</w:t>
            </w:r>
          </w:p>
        </w:tc>
        <w:tc>
          <w:tcPr>
            <w:tcW w:w="1530" w:type="dxa"/>
          </w:tcPr>
          <w:p w14:paraId="5B3B1821"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51995D0"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Data process will use incremental update towards POS clients.</w:t>
            </w:r>
          </w:p>
        </w:tc>
        <w:tc>
          <w:tcPr>
            <w:tcW w:w="1096" w:type="dxa"/>
          </w:tcPr>
          <w:p w14:paraId="41950EA6"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E5FD817"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0DF19F68"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System shall compare the data in staging DB with the data in POS client, continually merge the change into POS clients.</w:t>
            </w:r>
          </w:p>
        </w:tc>
        <w:tc>
          <w:tcPr>
            <w:tcW w:w="905" w:type="dxa"/>
          </w:tcPr>
          <w:p w14:paraId="097D2357"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5CAD7FC3" w14:textId="77777777" w:rsidTr="00A00C1A">
        <w:trPr>
          <w:cantSplit/>
          <w:trHeight w:val="123"/>
        </w:trPr>
        <w:tc>
          <w:tcPr>
            <w:tcW w:w="1391" w:type="dxa"/>
            <w:shd w:val="clear" w:color="auto" w:fill="auto"/>
          </w:tcPr>
          <w:p w14:paraId="37054D05"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ESB-MST -REQ -02-04</w:t>
            </w:r>
          </w:p>
        </w:tc>
        <w:tc>
          <w:tcPr>
            <w:tcW w:w="1530" w:type="dxa"/>
          </w:tcPr>
          <w:p w14:paraId="61688757" w14:textId="77777777" w:rsidR="00056942" w:rsidRPr="00211DF8" w:rsidRDefault="00056942" w:rsidP="00056942">
            <w:pPr>
              <w:jc w:val="both"/>
              <w:rPr>
                <w:rFonts w:ascii="Palatino Linotype" w:hAnsi="Palatino Linotype"/>
                <w:color w:val="000000"/>
                <w:sz w:val="20"/>
                <w:szCs w:val="20"/>
              </w:rPr>
            </w:pPr>
            <w:r w:rsidRPr="00211DF8">
              <w:rPr>
                <w:rFonts w:ascii="Palatino Linotype" w:hAnsi="Palatino Linotype"/>
                <w:color w:val="000000"/>
                <w:sz w:val="20"/>
                <w:szCs w:val="20"/>
              </w:rPr>
              <w:t>Pricing/Master data distribution Process</w:t>
            </w:r>
          </w:p>
        </w:tc>
        <w:tc>
          <w:tcPr>
            <w:tcW w:w="3870" w:type="dxa"/>
          </w:tcPr>
          <w:p w14:paraId="021CFC3C"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Update data synchronization status in Staging database and POS client</w:t>
            </w:r>
            <w:r w:rsidR="004A4443">
              <w:rPr>
                <w:rFonts w:ascii="Palatino Linotype" w:hAnsi="Palatino Linotype"/>
                <w:color w:val="000000"/>
                <w:sz w:val="20"/>
                <w:szCs w:val="20"/>
              </w:rPr>
              <w:t>.</w:t>
            </w:r>
          </w:p>
        </w:tc>
        <w:tc>
          <w:tcPr>
            <w:tcW w:w="1096" w:type="dxa"/>
          </w:tcPr>
          <w:p w14:paraId="2D05454B"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3E400A44"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39D6B024" w14:textId="77777777" w:rsidR="00056942" w:rsidRPr="00211DF8" w:rsidRDefault="00056942" w:rsidP="00A00C1A">
            <w:pPr>
              <w:rPr>
                <w:rFonts w:ascii="Palatino Linotype" w:hAnsi="Palatino Linotype"/>
                <w:color w:val="000000"/>
                <w:sz w:val="20"/>
                <w:szCs w:val="20"/>
              </w:rPr>
            </w:pPr>
            <w:r w:rsidRPr="00211DF8">
              <w:rPr>
                <w:rFonts w:ascii="Palatino Linotype" w:hAnsi="Palatino Linotype"/>
                <w:color w:val="000000"/>
                <w:sz w:val="20"/>
                <w:szCs w:val="20"/>
              </w:rPr>
              <w:t>After the Pricing/Master data is successfully input into POS client, the sending result shall revert back to service bus application’s staging database.</w:t>
            </w:r>
          </w:p>
        </w:tc>
        <w:tc>
          <w:tcPr>
            <w:tcW w:w="905" w:type="dxa"/>
          </w:tcPr>
          <w:p w14:paraId="7C301BF5"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r w:rsidR="00056942" w:rsidRPr="00211DF8" w14:paraId="21064F42" w14:textId="77777777" w:rsidTr="00A00C1A">
        <w:trPr>
          <w:cantSplit/>
          <w:trHeight w:val="123"/>
        </w:trPr>
        <w:tc>
          <w:tcPr>
            <w:tcW w:w="1391" w:type="dxa"/>
            <w:shd w:val="clear" w:color="auto" w:fill="auto"/>
          </w:tcPr>
          <w:p w14:paraId="070B3C20" w14:textId="77777777" w:rsidR="00056942" w:rsidRPr="00211DF8" w:rsidRDefault="00056942" w:rsidP="00056942">
            <w:pPr>
              <w:jc w:val="both"/>
              <w:rPr>
                <w:rFonts w:ascii="Palatino Linotype" w:hAnsi="Palatino Linotype"/>
                <w:color w:val="000000"/>
                <w:sz w:val="20"/>
                <w:szCs w:val="20"/>
              </w:rPr>
            </w:pPr>
            <w:r w:rsidRPr="00211DF8">
              <w:rPr>
                <w:rFonts w:ascii="Palatino Linotype" w:eastAsia="SimSun" w:hAnsi="Palatino Linotype"/>
                <w:color w:val="000000"/>
                <w:sz w:val="20"/>
                <w:szCs w:val="20"/>
                <w:lang w:eastAsia="zh-CN"/>
              </w:rPr>
              <w:lastRenderedPageBreak/>
              <w:t>ESB-MST -REQ -02-05</w:t>
            </w:r>
          </w:p>
        </w:tc>
        <w:tc>
          <w:tcPr>
            <w:tcW w:w="1530" w:type="dxa"/>
          </w:tcPr>
          <w:p w14:paraId="550E5AC3"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EOD process job summary</w:t>
            </w:r>
          </w:p>
        </w:tc>
        <w:tc>
          <w:tcPr>
            <w:tcW w:w="3870" w:type="dxa"/>
          </w:tcPr>
          <w:p w14:paraId="22BCBB17" w14:textId="77777777" w:rsidR="00056942" w:rsidRPr="00211DF8" w:rsidRDefault="00056942" w:rsidP="00056942">
            <w:pPr>
              <w:jc w:val="both"/>
              <w:rPr>
                <w:rFonts w:ascii="Palatino Linotype" w:hAnsi="Palatino Linotype"/>
                <w:color w:val="000000"/>
              </w:rPr>
            </w:pPr>
            <w:r w:rsidRPr="00211DF8">
              <w:rPr>
                <w:rFonts w:ascii="Palatino Linotype" w:hAnsi="Palatino Linotype"/>
                <w:color w:val="000000"/>
              </w:rPr>
              <w:t>Job running summary will allow user to trace back the status and result of the schedule job.</w:t>
            </w:r>
          </w:p>
        </w:tc>
        <w:tc>
          <w:tcPr>
            <w:tcW w:w="1096" w:type="dxa"/>
          </w:tcPr>
          <w:p w14:paraId="3D622970" w14:textId="77777777" w:rsidR="00056942" w:rsidRPr="00211DF8" w:rsidRDefault="00056942" w:rsidP="00EF0B14">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79DC7D7C" w14:textId="77777777" w:rsidR="00056942" w:rsidRPr="00211DF8" w:rsidRDefault="00056942" w:rsidP="00A00C1A">
            <w:pPr>
              <w:jc w:val="center"/>
              <w:rPr>
                <w:rFonts w:ascii="Palatino Linotype" w:hAnsi="Palatino Linotype"/>
                <w:color w:val="000000"/>
                <w:sz w:val="20"/>
                <w:szCs w:val="20"/>
              </w:rPr>
            </w:pPr>
            <w:r w:rsidRPr="00211DF8">
              <w:rPr>
                <w:rFonts w:ascii="Palatino Linotype" w:hAnsi="Palatino Linotype"/>
                <w:color w:val="000000"/>
                <w:sz w:val="20"/>
                <w:szCs w:val="20"/>
              </w:rPr>
              <w:t>Carl</w:t>
            </w:r>
          </w:p>
        </w:tc>
        <w:tc>
          <w:tcPr>
            <w:tcW w:w="4029" w:type="dxa"/>
          </w:tcPr>
          <w:p w14:paraId="1AC6E90C" w14:textId="77777777" w:rsidR="00056942" w:rsidRPr="00211DF8" w:rsidRDefault="00056942" w:rsidP="00A00C1A">
            <w:pPr>
              <w:spacing w:after="0"/>
              <w:rPr>
                <w:rFonts w:ascii="Palatino Linotype" w:hAnsi="Palatino Linotype"/>
                <w:sz w:val="20"/>
                <w:szCs w:val="20"/>
              </w:rPr>
            </w:pPr>
            <w:r w:rsidRPr="00211DF8">
              <w:rPr>
                <w:rFonts w:ascii="Palatino Linotype" w:hAnsi="Palatino Linotype"/>
                <w:sz w:val="20"/>
                <w:szCs w:val="20"/>
              </w:rPr>
              <w:t>Update the job log to reflect the summary of the whole distribution process including</w:t>
            </w:r>
          </w:p>
          <w:p w14:paraId="5BE73385"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status</w:t>
            </w:r>
          </w:p>
          <w:p w14:paraId="4FB05E11"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Number of records processed</w:t>
            </w:r>
          </w:p>
          <w:p w14:paraId="3C15897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name, e.g. Master – Staging – POS</w:t>
            </w:r>
          </w:p>
          <w:p w14:paraId="21478B86"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ID</w:t>
            </w:r>
          </w:p>
          <w:p w14:paraId="50C05FB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run error stage (if any)</w:t>
            </w:r>
          </w:p>
          <w:p w14:paraId="7F2570C8"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Error Category, e.g. DB, Network and Other, etc.</w:t>
            </w:r>
          </w:p>
          <w:p w14:paraId="5A649F6B" w14:textId="77777777" w:rsidR="00056942" w:rsidRPr="00211DF8" w:rsidRDefault="00056942" w:rsidP="00A00C1A">
            <w:pPr>
              <w:pStyle w:val="ListParagraph"/>
              <w:numPr>
                <w:ilvl w:val="1"/>
                <w:numId w:val="33"/>
              </w:numPr>
              <w:spacing w:after="0"/>
              <w:rPr>
                <w:rFonts w:ascii="Palatino Linotype" w:hAnsi="Palatino Linotype"/>
                <w:sz w:val="20"/>
                <w:szCs w:val="20"/>
              </w:rPr>
            </w:pPr>
            <w:r w:rsidRPr="00211DF8">
              <w:rPr>
                <w:rFonts w:ascii="Palatino Linotype" w:hAnsi="Palatino Linotype"/>
                <w:sz w:val="20"/>
                <w:szCs w:val="20"/>
              </w:rPr>
              <w:t>Job start/end time (regarded as Coping to POS start/end time)</w:t>
            </w:r>
          </w:p>
        </w:tc>
        <w:tc>
          <w:tcPr>
            <w:tcW w:w="905" w:type="dxa"/>
          </w:tcPr>
          <w:p w14:paraId="6144A1F6" w14:textId="77777777" w:rsidR="00056942" w:rsidRPr="00211DF8" w:rsidRDefault="00056942" w:rsidP="00056942">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ESB-MST-REQ-02</w:t>
            </w:r>
          </w:p>
        </w:tc>
      </w:tr>
    </w:tbl>
    <w:p w14:paraId="0A1B583E" w14:textId="77777777" w:rsidR="005A5979" w:rsidRPr="00211DF8" w:rsidRDefault="005A5979" w:rsidP="003C54CD">
      <w:pPr>
        <w:rPr>
          <w:rFonts w:ascii="Palatino Linotype" w:hAnsi="Palatino Linotype"/>
        </w:rPr>
        <w:sectPr w:rsidR="005A5979" w:rsidRPr="00211DF8" w:rsidSect="005A5979">
          <w:pgSz w:w="15840" w:h="12240" w:orient="landscape"/>
          <w:pgMar w:top="720" w:right="720" w:bottom="720" w:left="720" w:header="720" w:footer="794" w:gutter="0"/>
          <w:cols w:space="720"/>
          <w:docGrid w:linePitch="360"/>
        </w:sectPr>
      </w:pPr>
    </w:p>
    <w:p w14:paraId="5614FE04" w14:textId="77777777" w:rsidR="009A3EE4" w:rsidRPr="00211DF8" w:rsidRDefault="0081166A" w:rsidP="00514A26">
      <w:pPr>
        <w:pStyle w:val="Heading2"/>
        <w:jc w:val="both"/>
        <w:rPr>
          <w:rFonts w:ascii="Palatino Linotype" w:hAnsi="Palatino Linotype"/>
          <w:lang w:eastAsia="zh-CN"/>
        </w:rPr>
      </w:pPr>
      <w:bookmarkStart w:id="136" w:name="_Toc468468991"/>
      <w:r w:rsidRPr="00211DF8">
        <w:rPr>
          <w:rFonts w:ascii="Palatino Linotype" w:hAnsi="Palatino Linotype"/>
          <w:lang w:eastAsia="zh-CN"/>
        </w:rPr>
        <w:lastRenderedPageBreak/>
        <w:t>Non-functional Requirement</w:t>
      </w:r>
      <w:bookmarkEnd w:id="136"/>
    </w:p>
    <w:p w14:paraId="7E61C1D5" w14:textId="77777777" w:rsidR="00514A26" w:rsidRPr="00211DF8" w:rsidRDefault="00514A26" w:rsidP="00514A26">
      <w:pPr>
        <w:pStyle w:val="Heading3"/>
        <w:spacing w:after="200" w:line="240" w:lineRule="auto"/>
        <w:jc w:val="both"/>
        <w:rPr>
          <w:rFonts w:ascii="Palatino Linotype" w:hAnsi="Palatino Linotype"/>
        </w:rPr>
      </w:pPr>
      <w:bookmarkStart w:id="137" w:name="_Toc468468992"/>
      <w:r w:rsidRPr="00211DF8">
        <w:rPr>
          <w:rFonts w:ascii="Palatino Linotype" w:hAnsi="Palatino Linotype"/>
        </w:rPr>
        <w:t>Requirement Details</w:t>
      </w:r>
      <w:bookmarkEnd w:id="137"/>
      <w:r w:rsidRPr="00211DF8">
        <w:rPr>
          <w:rFonts w:ascii="Palatino Linotype" w:hAnsi="Palatino Linotype"/>
        </w:rPr>
        <w:t xml:space="preserve"> </w:t>
      </w:r>
    </w:p>
    <w:tbl>
      <w:tblPr>
        <w:tblW w:w="13991"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577"/>
        <w:gridCol w:w="1389"/>
        <w:gridCol w:w="1170"/>
        <w:gridCol w:w="3741"/>
        <w:gridCol w:w="1193"/>
      </w:tblGrid>
      <w:tr w:rsidR="005E2989" w:rsidRPr="00211DF8" w14:paraId="3748E98C" w14:textId="77777777" w:rsidTr="00A00C1A">
        <w:trPr>
          <w:cantSplit/>
          <w:tblHeader/>
        </w:trPr>
        <w:tc>
          <w:tcPr>
            <w:tcW w:w="1391" w:type="dxa"/>
            <w:shd w:val="clear" w:color="auto" w:fill="244061" w:themeFill="accent1" w:themeFillShade="80"/>
          </w:tcPr>
          <w:p w14:paraId="0755F52E"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ID</w:t>
            </w:r>
          </w:p>
        </w:tc>
        <w:tc>
          <w:tcPr>
            <w:tcW w:w="1530" w:type="dxa"/>
            <w:shd w:val="clear" w:color="auto" w:fill="244061" w:themeFill="accent1" w:themeFillShade="80"/>
          </w:tcPr>
          <w:p w14:paraId="07AB8F4D"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Name</w:t>
            </w:r>
          </w:p>
        </w:tc>
        <w:tc>
          <w:tcPr>
            <w:tcW w:w="3577" w:type="dxa"/>
            <w:shd w:val="clear" w:color="auto" w:fill="244061" w:themeFill="accent1" w:themeFillShade="80"/>
          </w:tcPr>
          <w:p w14:paraId="5BA529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Description</w:t>
            </w:r>
          </w:p>
        </w:tc>
        <w:tc>
          <w:tcPr>
            <w:tcW w:w="1389" w:type="dxa"/>
            <w:shd w:val="clear" w:color="auto" w:fill="244061" w:themeFill="accent1" w:themeFillShade="80"/>
          </w:tcPr>
          <w:p w14:paraId="6A29A9FE" w14:textId="77777777" w:rsidR="005E2989" w:rsidRPr="00211DF8" w:rsidRDefault="005E2989" w:rsidP="00A00C1A">
            <w:pPr>
              <w:spacing w:after="0"/>
              <w:jc w:val="center"/>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Priority</w:t>
            </w:r>
          </w:p>
        </w:tc>
        <w:tc>
          <w:tcPr>
            <w:tcW w:w="1170" w:type="dxa"/>
            <w:shd w:val="clear" w:color="auto" w:fill="244061" w:themeFill="accent1" w:themeFillShade="80"/>
          </w:tcPr>
          <w:p w14:paraId="5B6B5EC5"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Owner</w:t>
            </w:r>
          </w:p>
        </w:tc>
        <w:tc>
          <w:tcPr>
            <w:tcW w:w="3741" w:type="dxa"/>
            <w:shd w:val="clear" w:color="auto" w:fill="244061" w:themeFill="accent1" w:themeFillShade="80"/>
          </w:tcPr>
          <w:p w14:paraId="411FA22E" w14:textId="77777777" w:rsidR="005E2989" w:rsidRPr="00211DF8" w:rsidRDefault="005E2989" w:rsidP="00A00C1A">
            <w:pPr>
              <w:spacing w:after="0"/>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Logic</w:t>
            </w:r>
          </w:p>
        </w:tc>
        <w:tc>
          <w:tcPr>
            <w:tcW w:w="1193" w:type="dxa"/>
            <w:shd w:val="clear" w:color="auto" w:fill="244061" w:themeFill="accent1" w:themeFillShade="80"/>
          </w:tcPr>
          <w:p w14:paraId="759D86CA" w14:textId="77777777" w:rsidR="005E2989" w:rsidRPr="00211DF8" w:rsidRDefault="005E2989" w:rsidP="007E6F0F">
            <w:pPr>
              <w:spacing w:after="0"/>
              <w:jc w:val="both"/>
              <w:rPr>
                <w:rFonts w:ascii="Palatino Linotype" w:eastAsia="Microsoft YaHei" w:hAnsi="Palatino Linotype"/>
                <w:b/>
                <w:color w:val="FFFFFF"/>
                <w:sz w:val="20"/>
                <w:szCs w:val="20"/>
              </w:rPr>
            </w:pPr>
            <w:r w:rsidRPr="00211DF8">
              <w:rPr>
                <w:rFonts w:ascii="Palatino Linotype" w:eastAsia="Microsoft YaHei" w:hAnsi="Palatino Linotype"/>
                <w:b/>
                <w:color w:val="FFFFFF"/>
                <w:sz w:val="20"/>
                <w:szCs w:val="20"/>
                <w:lang w:eastAsia="zh-CN"/>
              </w:rPr>
              <w:t>Parent</w:t>
            </w:r>
          </w:p>
        </w:tc>
      </w:tr>
      <w:tr w:rsidR="002C33B6" w:rsidRPr="00211DF8" w14:paraId="44D97735" w14:textId="77777777" w:rsidTr="00A00C1A">
        <w:trPr>
          <w:cantSplit/>
          <w:trHeight w:val="123"/>
        </w:trPr>
        <w:tc>
          <w:tcPr>
            <w:tcW w:w="1391" w:type="dxa"/>
            <w:shd w:val="clear" w:color="auto" w:fill="auto"/>
          </w:tcPr>
          <w:p w14:paraId="03346493" w14:textId="77777777" w:rsidR="002C33B6" w:rsidRPr="00211DF8" w:rsidRDefault="002C33B6" w:rsidP="002C33B6">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c>
          <w:tcPr>
            <w:tcW w:w="1530" w:type="dxa"/>
          </w:tcPr>
          <w:p w14:paraId="0C02FE2C" w14:textId="77777777" w:rsidR="002C33B6" w:rsidRPr="00211DF8" w:rsidRDefault="002C33B6" w:rsidP="00A00C1A">
            <w:pPr>
              <w:rPr>
                <w:rFonts w:ascii="Palatino Linotype" w:hAnsi="Palatino Linotype"/>
                <w:color w:val="000000"/>
                <w:sz w:val="20"/>
                <w:szCs w:val="20"/>
              </w:rPr>
            </w:pPr>
            <w:r w:rsidRPr="00211DF8">
              <w:rPr>
                <w:rFonts w:ascii="Palatino Linotype" w:hAnsi="Palatino Linotype"/>
                <w:color w:val="000000"/>
                <w:sz w:val="20"/>
                <w:szCs w:val="20"/>
              </w:rPr>
              <w:t>Non-functional Requirements</w:t>
            </w:r>
          </w:p>
        </w:tc>
        <w:tc>
          <w:tcPr>
            <w:tcW w:w="3577" w:type="dxa"/>
            <w:shd w:val="clear" w:color="auto" w:fill="BFBFBF" w:themeFill="background1" w:themeFillShade="BF"/>
          </w:tcPr>
          <w:p w14:paraId="69DD9C40"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389" w:type="dxa"/>
            <w:shd w:val="clear" w:color="auto" w:fill="BFBFBF" w:themeFill="background1" w:themeFillShade="BF"/>
          </w:tcPr>
          <w:p w14:paraId="75C031E8" w14:textId="77777777" w:rsidR="002C33B6" w:rsidRPr="00211DF8" w:rsidRDefault="002C33B6" w:rsidP="00A00C1A">
            <w:pPr>
              <w:jc w:val="center"/>
              <w:rPr>
                <w:rFonts w:ascii="Palatino Linotype" w:hAnsi="Palatino Linotype"/>
                <w:color w:val="000000"/>
              </w:rPr>
            </w:pPr>
            <w:r>
              <w:rPr>
                <w:rFonts w:ascii="Palatino Linotype" w:hAnsi="Palatino Linotype"/>
                <w:color w:val="FF0000"/>
                <w:sz w:val="20"/>
                <w:szCs w:val="20"/>
              </w:rPr>
              <w:t>-</w:t>
            </w:r>
          </w:p>
        </w:tc>
        <w:tc>
          <w:tcPr>
            <w:tcW w:w="1170" w:type="dxa"/>
            <w:shd w:val="clear" w:color="auto" w:fill="BFBFBF" w:themeFill="background1" w:themeFillShade="BF"/>
          </w:tcPr>
          <w:p w14:paraId="69478D10"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c>
          <w:tcPr>
            <w:tcW w:w="3741" w:type="dxa"/>
            <w:shd w:val="clear" w:color="auto" w:fill="BFBFBF" w:themeFill="background1" w:themeFillShade="BF"/>
          </w:tcPr>
          <w:p w14:paraId="78FB7B59" w14:textId="77777777" w:rsidR="002C33B6" w:rsidRPr="00211DF8" w:rsidRDefault="002C33B6" w:rsidP="00A00C1A">
            <w:pPr>
              <w:rPr>
                <w:rFonts w:ascii="Palatino Linotype" w:hAnsi="Palatino Linotype"/>
                <w:color w:val="000000"/>
                <w:sz w:val="20"/>
                <w:szCs w:val="20"/>
              </w:rPr>
            </w:pPr>
            <w:r>
              <w:rPr>
                <w:rFonts w:ascii="Palatino Linotype" w:hAnsi="Palatino Linotype"/>
                <w:color w:val="FF0000"/>
                <w:sz w:val="20"/>
                <w:szCs w:val="20"/>
              </w:rPr>
              <w:t>-</w:t>
            </w:r>
          </w:p>
        </w:tc>
        <w:tc>
          <w:tcPr>
            <w:tcW w:w="1193" w:type="dxa"/>
            <w:shd w:val="clear" w:color="auto" w:fill="BFBFBF" w:themeFill="background1" w:themeFillShade="BF"/>
          </w:tcPr>
          <w:p w14:paraId="62B7EBAF" w14:textId="77777777" w:rsidR="002C33B6" w:rsidRPr="00211DF8" w:rsidRDefault="002C33B6" w:rsidP="002C33B6">
            <w:pPr>
              <w:spacing w:after="0"/>
              <w:jc w:val="both"/>
              <w:rPr>
                <w:rFonts w:ascii="Palatino Linotype" w:eastAsia="Microsoft YaHei" w:hAnsi="Palatino Linotype"/>
                <w:color w:val="FFFFFF"/>
                <w:sz w:val="20"/>
                <w:szCs w:val="20"/>
                <w:lang w:eastAsia="zh-CN"/>
              </w:rPr>
            </w:pPr>
            <w:r>
              <w:rPr>
                <w:rFonts w:ascii="Palatino Linotype" w:hAnsi="Palatino Linotype"/>
                <w:color w:val="FF0000"/>
                <w:sz w:val="20"/>
                <w:szCs w:val="20"/>
              </w:rPr>
              <w:t>-</w:t>
            </w:r>
          </w:p>
        </w:tc>
      </w:tr>
      <w:tr w:rsidR="00112404" w:rsidRPr="00211DF8" w14:paraId="193A7350" w14:textId="77777777" w:rsidTr="00A00C1A">
        <w:trPr>
          <w:cantSplit/>
          <w:trHeight w:val="123"/>
        </w:trPr>
        <w:tc>
          <w:tcPr>
            <w:tcW w:w="1391" w:type="dxa"/>
            <w:shd w:val="clear" w:color="auto" w:fill="auto"/>
          </w:tcPr>
          <w:p w14:paraId="65BF15E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ESB-NF-REQ-01-01</w:t>
            </w:r>
          </w:p>
        </w:tc>
        <w:tc>
          <w:tcPr>
            <w:tcW w:w="1530" w:type="dxa"/>
          </w:tcPr>
          <w:p w14:paraId="6EB81D1A" w14:textId="77777777" w:rsidR="00AD3E37"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dashboard view</w:t>
            </w:r>
          </w:p>
          <w:p w14:paraId="284154A6"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 real time</w:t>
            </w:r>
          </w:p>
        </w:tc>
        <w:tc>
          <w:tcPr>
            <w:tcW w:w="3577" w:type="dxa"/>
          </w:tcPr>
          <w:p w14:paraId="6D5934DA" w14:textId="77777777" w:rsidR="00112404" w:rsidRPr="00211DF8" w:rsidRDefault="00AD3E37" w:rsidP="00A00C1A">
            <w:pPr>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 xml:space="preserve">The system dash board for real time sales data processing, shall show the summary of every full batch of jobs covering all the POS </w:t>
            </w:r>
            <w:r w:rsidR="00866A3A" w:rsidRPr="00211DF8">
              <w:rPr>
                <w:rFonts w:ascii="Palatino Linotype" w:eastAsia="SimSun" w:hAnsi="Palatino Linotype"/>
                <w:color w:val="000000"/>
                <w:sz w:val="20"/>
                <w:szCs w:val="20"/>
                <w:lang w:eastAsia="zh-CN"/>
              </w:rPr>
              <w:t>client</w:t>
            </w:r>
            <w:r w:rsidRPr="00211DF8">
              <w:rPr>
                <w:rFonts w:ascii="Palatino Linotype" w:eastAsia="SimSun" w:hAnsi="Palatino Linotype"/>
                <w:color w:val="000000"/>
                <w:sz w:val="20"/>
                <w:szCs w:val="20"/>
                <w:lang w:eastAsia="zh-CN"/>
              </w:rPr>
              <w:t>s, and contain a brief summary of it.</w:t>
            </w:r>
          </w:p>
        </w:tc>
        <w:tc>
          <w:tcPr>
            <w:tcW w:w="1389" w:type="dxa"/>
          </w:tcPr>
          <w:p w14:paraId="124D732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0475EA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0D0640ED" w14:textId="77777777" w:rsidR="00112404" w:rsidRPr="00211DF8" w:rsidRDefault="00AD3E37" w:rsidP="00A00C1A">
            <w:pPr>
              <w:rPr>
                <w:rFonts w:ascii="Palatino Linotype" w:hAnsi="Palatino Linotype"/>
                <w:color w:val="000000"/>
                <w:sz w:val="20"/>
                <w:szCs w:val="20"/>
              </w:rPr>
            </w:pPr>
            <w:r w:rsidRPr="00211DF8">
              <w:rPr>
                <w:rFonts w:ascii="Palatino Linotype" w:hAnsi="Palatino Linotype"/>
                <w:color w:val="000000"/>
                <w:sz w:val="20"/>
                <w:szCs w:val="20"/>
              </w:rPr>
              <w:t>Initial design should contain information below for the dashboard purpose</w:t>
            </w:r>
          </w:p>
          <w:p w14:paraId="43F56FEE" w14:textId="77777777"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Because there are over 400 </w:t>
            </w:r>
            <w:r w:rsidR="00866A3A" w:rsidRPr="00211DF8">
              <w:rPr>
                <w:rFonts w:ascii="Palatino Linotype" w:hAnsi="Palatino Linotype"/>
                <w:color w:val="000000"/>
                <w:sz w:val="20"/>
                <w:szCs w:val="20"/>
              </w:rPr>
              <w:t>client</w:t>
            </w:r>
            <w:r w:rsidRPr="00211DF8">
              <w:rPr>
                <w:rFonts w:ascii="Palatino Linotype" w:hAnsi="Palatino Linotype"/>
                <w:color w:val="000000"/>
                <w:sz w:val="20"/>
                <w:szCs w:val="20"/>
              </w:rPr>
              <w:t xml:space="preserve">s, so a drop box will allow user to select one </w:t>
            </w:r>
            <w:commentRangeStart w:id="138"/>
            <w:r w:rsidRPr="00211DF8">
              <w:rPr>
                <w:rFonts w:ascii="Palatino Linotype" w:hAnsi="Palatino Linotype"/>
                <w:color w:val="000000"/>
                <w:sz w:val="20"/>
                <w:szCs w:val="20"/>
              </w:rPr>
              <w:t>bath</w:t>
            </w:r>
            <w:commentRangeEnd w:id="138"/>
            <w:r w:rsidR="00A577E2">
              <w:rPr>
                <w:rStyle w:val="CommentReference"/>
              </w:rPr>
              <w:commentReference w:id="138"/>
            </w:r>
            <w:r w:rsidRPr="00211DF8">
              <w:rPr>
                <w:rFonts w:ascii="Palatino Linotype" w:hAnsi="Palatino Linotype"/>
                <w:color w:val="000000"/>
                <w:sz w:val="20"/>
                <w:szCs w:val="20"/>
              </w:rPr>
              <w:t>, and system loads the summary info of the batch in the dashboard and a table</w:t>
            </w:r>
          </w:p>
          <w:p w14:paraId="39D3E144" w14:textId="77777777" w:rsidR="00AD3E37" w:rsidRPr="00211DF8" w:rsidRDefault="00AD3E37" w:rsidP="00A00C1A">
            <w:pPr>
              <w:pStyle w:val="ListParagraph"/>
              <w:numPr>
                <w:ilvl w:val="0"/>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The table will contain below column to show the job </w:t>
            </w:r>
            <w:proofErr w:type="spellStart"/>
            <w:r w:rsidRPr="00211DF8">
              <w:rPr>
                <w:rFonts w:ascii="Palatino Linotype" w:hAnsi="Palatino Linotype"/>
                <w:color w:val="000000"/>
                <w:sz w:val="20"/>
                <w:szCs w:val="20"/>
              </w:rPr>
              <w:t>infos</w:t>
            </w:r>
            <w:proofErr w:type="spellEnd"/>
          </w:p>
          <w:p w14:paraId="1075C57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Data source name (branch name)</w:t>
            </w:r>
          </w:p>
          <w:p w14:paraId="112474CB"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start/end time</w:t>
            </w:r>
          </w:p>
          <w:p w14:paraId="3EA1431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Job status (Success/Failure)</w:t>
            </w:r>
          </w:p>
          <w:p w14:paraId="4B96F3A3" w14:textId="77777777" w:rsidR="00AD3E37" w:rsidRPr="00211DF8" w:rsidRDefault="00AD3E37" w:rsidP="00A00C1A">
            <w:pPr>
              <w:pStyle w:val="ListParagraph"/>
              <w:numPr>
                <w:ilvl w:val="1"/>
                <w:numId w:val="6"/>
              </w:numPr>
              <w:rPr>
                <w:rFonts w:ascii="Palatino Linotype" w:hAnsi="Palatino Linotype"/>
                <w:color w:val="000000"/>
                <w:sz w:val="20"/>
                <w:szCs w:val="20"/>
              </w:rPr>
            </w:pPr>
            <w:r w:rsidRPr="00211DF8">
              <w:rPr>
                <w:rFonts w:ascii="Palatino Linotype" w:hAnsi="Palatino Linotype"/>
                <w:color w:val="000000"/>
                <w:sz w:val="20"/>
                <w:szCs w:val="20"/>
              </w:rPr>
              <w:t xml:space="preserve">No of </w:t>
            </w:r>
            <w:r w:rsidR="00B966A6" w:rsidRPr="00211DF8">
              <w:rPr>
                <w:rFonts w:ascii="Palatino Linotype" w:hAnsi="Palatino Linotype"/>
                <w:color w:val="000000"/>
                <w:sz w:val="20"/>
                <w:szCs w:val="20"/>
              </w:rPr>
              <w:t>records processed</w:t>
            </w:r>
          </w:p>
        </w:tc>
        <w:tc>
          <w:tcPr>
            <w:tcW w:w="1193" w:type="dxa"/>
          </w:tcPr>
          <w:p w14:paraId="790D95D8"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2659D66" w14:textId="77777777" w:rsidTr="00A00C1A">
        <w:trPr>
          <w:cantSplit/>
          <w:trHeight w:val="123"/>
        </w:trPr>
        <w:tc>
          <w:tcPr>
            <w:tcW w:w="1391" w:type="dxa"/>
            <w:shd w:val="clear" w:color="auto" w:fill="auto"/>
          </w:tcPr>
          <w:p w14:paraId="726670A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ESB-NF-REQ-01-02</w:t>
            </w:r>
          </w:p>
        </w:tc>
        <w:tc>
          <w:tcPr>
            <w:tcW w:w="1530" w:type="dxa"/>
          </w:tcPr>
          <w:p w14:paraId="5EFC46B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0F313C70"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The POS data source will have control indicators which enables the jobs easily manipulate them</w:t>
            </w:r>
          </w:p>
        </w:tc>
        <w:tc>
          <w:tcPr>
            <w:tcW w:w="1389" w:type="dxa"/>
          </w:tcPr>
          <w:p w14:paraId="6EE84E61"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6113DA32"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1A68CD9" w14:textId="77777777" w:rsidR="00112404" w:rsidRPr="00211DF8" w:rsidRDefault="007252F4" w:rsidP="00A00C1A">
            <w:pPr>
              <w:pStyle w:val="ListParagraph"/>
              <w:numPr>
                <w:ilvl w:val="0"/>
                <w:numId w:val="7"/>
              </w:numPr>
              <w:rPr>
                <w:rFonts w:ascii="Palatino Linotype" w:hAnsi="Palatino Linotype"/>
                <w:color w:val="000000"/>
                <w:sz w:val="20"/>
                <w:szCs w:val="20"/>
              </w:rPr>
            </w:pPr>
            <w:proofErr w:type="spellStart"/>
            <w:r w:rsidRPr="00211DF8">
              <w:rPr>
                <w:rFonts w:ascii="Palatino Linotype" w:hAnsi="Palatino Linotype"/>
                <w:color w:val="000000"/>
                <w:sz w:val="20"/>
                <w:szCs w:val="20"/>
              </w:rPr>
              <w:t>IsActive</w:t>
            </w:r>
            <w:proofErr w:type="spellEnd"/>
            <w:r w:rsidRPr="00211DF8">
              <w:rPr>
                <w:rFonts w:ascii="Palatino Linotype" w:hAnsi="Palatino Linotype"/>
                <w:color w:val="000000"/>
                <w:sz w:val="20"/>
                <w:szCs w:val="20"/>
              </w:rPr>
              <w:t xml:space="preserve"> Indicator – the data source is active or not, if not active, the job will skip</w:t>
            </w:r>
          </w:p>
          <w:p w14:paraId="7D76551E" w14:textId="77777777" w:rsidR="007252F4" w:rsidRPr="00211DF8" w:rsidRDefault="007252F4" w:rsidP="00A00C1A">
            <w:pPr>
              <w:pStyle w:val="ListParagraph"/>
              <w:numPr>
                <w:ilvl w:val="0"/>
                <w:numId w:val="7"/>
              </w:numPr>
              <w:rPr>
                <w:rFonts w:ascii="Palatino Linotype" w:hAnsi="Palatino Linotype"/>
                <w:color w:val="000000"/>
                <w:sz w:val="20"/>
                <w:szCs w:val="20"/>
              </w:rPr>
            </w:pPr>
            <w:r w:rsidRPr="00211DF8">
              <w:rPr>
                <w:rFonts w:ascii="Palatino Linotype" w:hAnsi="Palatino Linotype"/>
                <w:color w:val="000000"/>
                <w:sz w:val="20"/>
                <w:szCs w:val="20"/>
              </w:rPr>
              <w:t>Polling Start/End time – this is to avoid useless jobs occupying system resource, to limit the jobs for certain data source only be submitted during a timed range. If user’s requirement is 24x7, the initially set to 0:00-24:00</w:t>
            </w:r>
          </w:p>
        </w:tc>
        <w:tc>
          <w:tcPr>
            <w:tcW w:w="1193" w:type="dxa"/>
          </w:tcPr>
          <w:p w14:paraId="3FAC5C8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7C1D4059" w14:textId="77777777" w:rsidTr="00A00C1A">
        <w:trPr>
          <w:cantSplit/>
          <w:trHeight w:val="123"/>
        </w:trPr>
        <w:tc>
          <w:tcPr>
            <w:tcW w:w="1391" w:type="dxa"/>
            <w:shd w:val="clear" w:color="auto" w:fill="auto"/>
          </w:tcPr>
          <w:p w14:paraId="1F543869"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ESB-NF-REQ-01-03</w:t>
            </w:r>
          </w:p>
        </w:tc>
        <w:tc>
          <w:tcPr>
            <w:tcW w:w="1530" w:type="dxa"/>
          </w:tcPr>
          <w:p w14:paraId="7D04CC43"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POS data source control</w:t>
            </w:r>
          </w:p>
        </w:tc>
        <w:tc>
          <w:tcPr>
            <w:tcW w:w="3577" w:type="dxa"/>
          </w:tcPr>
          <w:p w14:paraId="3C1D286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For privacy concern, the password preserved in the data source control table shall be encrypted by private key</w:t>
            </w:r>
          </w:p>
        </w:tc>
        <w:tc>
          <w:tcPr>
            <w:tcW w:w="1389" w:type="dxa"/>
          </w:tcPr>
          <w:p w14:paraId="45A450EF"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4BC1C64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63E06962"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Apply private key encryption to data source related password.</w:t>
            </w:r>
          </w:p>
        </w:tc>
        <w:tc>
          <w:tcPr>
            <w:tcW w:w="1193" w:type="dxa"/>
          </w:tcPr>
          <w:p w14:paraId="3337BB67"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0C4567DC" w14:textId="77777777" w:rsidTr="00A00C1A">
        <w:trPr>
          <w:cantSplit/>
          <w:trHeight w:val="123"/>
        </w:trPr>
        <w:tc>
          <w:tcPr>
            <w:tcW w:w="1391" w:type="dxa"/>
            <w:shd w:val="clear" w:color="auto" w:fill="auto"/>
          </w:tcPr>
          <w:p w14:paraId="093A7FAF"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ESB-NF-REQ-01-04</w:t>
            </w:r>
          </w:p>
        </w:tc>
        <w:tc>
          <w:tcPr>
            <w:tcW w:w="1530" w:type="dxa"/>
          </w:tcPr>
          <w:p w14:paraId="24411F0A"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System Exception Report – Jobs Process</w:t>
            </w:r>
          </w:p>
        </w:tc>
        <w:tc>
          <w:tcPr>
            <w:tcW w:w="3577" w:type="dxa"/>
          </w:tcPr>
          <w:p w14:paraId="71507A87"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The job process exception shall be collected and viewable by the user </w:t>
            </w:r>
            <w:commentRangeStart w:id="139"/>
            <w:r w:rsidRPr="00211DF8">
              <w:rPr>
                <w:rFonts w:ascii="Palatino Linotype" w:hAnsi="Palatino Linotype"/>
                <w:color w:val="000000"/>
                <w:sz w:val="20"/>
                <w:szCs w:val="20"/>
              </w:rPr>
              <w:t xml:space="preserve">according to </w:t>
            </w:r>
            <w:commentRangeEnd w:id="139"/>
            <w:r w:rsidR="00C71D6D">
              <w:rPr>
                <w:rStyle w:val="CommentReference"/>
              </w:rPr>
              <w:commentReference w:id="139"/>
            </w:r>
          </w:p>
        </w:tc>
        <w:tc>
          <w:tcPr>
            <w:tcW w:w="1389" w:type="dxa"/>
          </w:tcPr>
          <w:p w14:paraId="37797A37"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4A525C7B"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4B2C5FB" w14:textId="77777777" w:rsidR="00112404"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 job process exception report should contain the information of exception occur in process logic, e.g.</w:t>
            </w:r>
          </w:p>
          <w:p w14:paraId="69620C3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Network error (connection lost)</w:t>
            </w:r>
          </w:p>
          <w:p w14:paraId="717B989B"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DB error (cannot access)</w:t>
            </w:r>
          </w:p>
          <w:p w14:paraId="2D9A7177"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File error (file cannot read)</w:t>
            </w:r>
          </w:p>
          <w:p w14:paraId="18FF9F26"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Interface error (fail to invoke service)</w:t>
            </w:r>
          </w:p>
          <w:p w14:paraId="21894222" w14:textId="77777777" w:rsidR="00B966A6" w:rsidRPr="00211DF8" w:rsidRDefault="00B966A6"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p w14:paraId="29BAD736" w14:textId="77777777" w:rsidR="00B966A6" w:rsidRPr="00211DF8" w:rsidRDefault="00B966A6" w:rsidP="00A00C1A">
            <w:pPr>
              <w:rPr>
                <w:rFonts w:ascii="Palatino Linotype" w:hAnsi="Palatino Linotype"/>
                <w:color w:val="000000"/>
                <w:sz w:val="20"/>
                <w:szCs w:val="20"/>
              </w:rPr>
            </w:pPr>
            <w:r w:rsidRPr="00211DF8">
              <w:rPr>
                <w:rFonts w:ascii="Palatino Linotype" w:hAnsi="Palatino Linotype"/>
                <w:color w:val="000000"/>
                <w:sz w:val="20"/>
                <w:szCs w:val="20"/>
              </w:rPr>
              <w:t>These exceptions could be categorized into message severity and, the user could configure to justify above which severity, the job exception alert mail will be sent to application support team.</w:t>
            </w:r>
          </w:p>
          <w:p w14:paraId="7FDF09AE" w14:textId="77777777" w:rsidR="00DB10C2" w:rsidRPr="00211DF8" w:rsidRDefault="00DB10C2" w:rsidP="00A00C1A">
            <w:pPr>
              <w:rPr>
                <w:rFonts w:ascii="Palatino Linotype" w:hAnsi="Palatino Linotype"/>
                <w:color w:val="000000"/>
                <w:sz w:val="20"/>
                <w:szCs w:val="20"/>
              </w:rPr>
            </w:pPr>
            <w:r w:rsidRPr="00211DF8">
              <w:rPr>
                <w:rFonts w:ascii="Palatino Linotype" w:hAnsi="Palatino Linotype"/>
                <w:color w:val="000000"/>
                <w:sz w:val="20"/>
                <w:szCs w:val="20"/>
              </w:rPr>
              <w:t>For example, if the “send alert email severity” = 10, if error with severity &gt;</w:t>
            </w:r>
          </w:p>
        </w:tc>
        <w:tc>
          <w:tcPr>
            <w:tcW w:w="1193" w:type="dxa"/>
          </w:tcPr>
          <w:p w14:paraId="2A835AF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6923C925" w14:textId="77777777" w:rsidTr="00A00C1A">
        <w:trPr>
          <w:cantSplit/>
          <w:trHeight w:val="123"/>
        </w:trPr>
        <w:tc>
          <w:tcPr>
            <w:tcW w:w="1391" w:type="dxa"/>
            <w:shd w:val="clear" w:color="auto" w:fill="auto"/>
          </w:tcPr>
          <w:p w14:paraId="5DAE2A41"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ESB-NF-REQ-01-05</w:t>
            </w:r>
          </w:p>
        </w:tc>
        <w:tc>
          <w:tcPr>
            <w:tcW w:w="1530" w:type="dxa"/>
          </w:tcPr>
          <w:p w14:paraId="7D97D674"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Report – </w:t>
            </w:r>
            <w:r w:rsidR="000C3C9A" w:rsidRPr="00211DF8">
              <w:rPr>
                <w:rFonts w:ascii="Palatino Linotype" w:hAnsi="Palatino Linotype"/>
                <w:color w:val="000000"/>
                <w:sz w:val="20"/>
                <w:szCs w:val="20"/>
              </w:rPr>
              <w:t>Data</w:t>
            </w:r>
            <w:r w:rsidRPr="00211DF8">
              <w:rPr>
                <w:rFonts w:ascii="Palatino Linotype" w:hAnsi="Palatino Linotype"/>
                <w:color w:val="000000"/>
                <w:sz w:val="20"/>
                <w:szCs w:val="20"/>
              </w:rPr>
              <w:t xml:space="preserve"> Process</w:t>
            </w:r>
          </w:p>
        </w:tc>
        <w:tc>
          <w:tcPr>
            <w:tcW w:w="3577" w:type="dxa"/>
          </w:tcPr>
          <w:p w14:paraId="450B0DF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Before EOD process, if there’s still discrepant data accumulated in the exceptional data table, </w:t>
            </w:r>
            <w:r w:rsidR="00290451" w:rsidRPr="00211DF8">
              <w:rPr>
                <w:rFonts w:ascii="Palatino Linotype" w:hAnsi="Palatino Linotype"/>
                <w:color w:val="000000"/>
                <w:sz w:val="20"/>
                <w:szCs w:val="20"/>
              </w:rPr>
              <w:t>the system</w:t>
            </w:r>
            <w:r w:rsidR="00B966A6" w:rsidRPr="00211DF8">
              <w:rPr>
                <w:rFonts w:ascii="Palatino Linotype" w:hAnsi="Palatino Linotype"/>
                <w:color w:val="000000"/>
                <w:sz w:val="20"/>
                <w:szCs w:val="20"/>
              </w:rPr>
              <w:t xml:space="preserve"> shall send out a data exception report to application support team.</w:t>
            </w:r>
          </w:p>
        </w:tc>
        <w:tc>
          <w:tcPr>
            <w:tcW w:w="1389" w:type="dxa"/>
          </w:tcPr>
          <w:p w14:paraId="5424617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2BC5280"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5DB5AF6C" w14:textId="77777777" w:rsidR="00112404" w:rsidRPr="00211DF8" w:rsidRDefault="000C3C9A" w:rsidP="00A00C1A">
            <w:pPr>
              <w:rPr>
                <w:rFonts w:ascii="Palatino Linotype" w:hAnsi="Palatino Linotype"/>
                <w:color w:val="000000"/>
                <w:sz w:val="20"/>
                <w:szCs w:val="20"/>
              </w:rPr>
            </w:pPr>
            <w:r w:rsidRPr="00211DF8">
              <w:rPr>
                <w:rFonts w:ascii="Palatino Linotype" w:hAnsi="Palatino Linotype"/>
                <w:color w:val="000000"/>
                <w:sz w:val="20"/>
                <w:szCs w:val="20"/>
              </w:rPr>
              <w:t>The scenarios of data exception:</w:t>
            </w:r>
          </w:p>
          <w:p w14:paraId="1E17A18C"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Data not match</w:t>
            </w:r>
          </w:p>
          <w:p w14:paraId="0B9D2D23"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cannot complete an entity relationship (e.g. order, order extra, order pay)</w:t>
            </w:r>
          </w:p>
          <w:p w14:paraId="27D950D0" w14:textId="77777777" w:rsidR="000C3C9A" w:rsidRPr="00211DF8" w:rsidRDefault="000C3C9A" w:rsidP="00A00C1A">
            <w:pPr>
              <w:pStyle w:val="ListParagraph"/>
              <w:numPr>
                <w:ilvl w:val="0"/>
                <w:numId w:val="11"/>
              </w:numPr>
              <w:rPr>
                <w:rFonts w:ascii="Palatino Linotype" w:hAnsi="Palatino Linotype"/>
                <w:color w:val="000000"/>
                <w:sz w:val="20"/>
                <w:szCs w:val="20"/>
              </w:rPr>
            </w:pPr>
            <w:r w:rsidRPr="00211DF8">
              <w:rPr>
                <w:rFonts w:ascii="Palatino Linotype" w:hAnsi="Palatino Linotype"/>
                <w:color w:val="000000"/>
                <w:sz w:val="20"/>
                <w:szCs w:val="20"/>
              </w:rPr>
              <w:t>The data does not have enough information for the interface (lack of mandatory fields for the web service call)</w:t>
            </w:r>
          </w:p>
        </w:tc>
        <w:tc>
          <w:tcPr>
            <w:tcW w:w="1193" w:type="dxa"/>
          </w:tcPr>
          <w:p w14:paraId="56FDFEC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0BFD73A" w14:textId="77777777" w:rsidTr="00A00C1A">
        <w:trPr>
          <w:cantSplit/>
          <w:trHeight w:val="123"/>
        </w:trPr>
        <w:tc>
          <w:tcPr>
            <w:tcW w:w="1391" w:type="dxa"/>
            <w:shd w:val="clear" w:color="auto" w:fill="auto"/>
          </w:tcPr>
          <w:p w14:paraId="1CE87AC4"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ESB-NF-REQ-01-06</w:t>
            </w:r>
          </w:p>
        </w:tc>
        <w:tc>
          <w:tcPr>
            <w:tcW w:w="1530" w:type="dxa"/>
          </w:tcPr>
          <w:p w14:paraId="1DBA8161"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Jobs Process</w:t>
            </w:r>
          </w:p>
        </w:tc>
        <w:tc>
          <w:tcPr>
            <w:tcW w:w="3577" w:type="dxa"/>
          </w:tcPr>
          <w:p w14:paraId="1702275B"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p>
          <w:p w14:paraId="48AC7B9D" w14:textId="77777777" w:rsidR="00112404" w:rsidRPr="00211DF8" w:rsidRDefault="00290451"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Real time processing</w:t>
            </w:r>
          </w:p>
        </w:tc>
        <w:tc>
          <w:tcPr>
            <w:tcW w:w="1389" w:type="dxa"/>
          </w:tcPr>
          <w:p w14:paraId="1C0F20A9" w14:textId="77777777" w:rsidR="00112404" w:rsidRPr="00211DF8" w:rsidRDefault="00112404"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0B64B915"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21D0B42" w14:textId="77777777" w:rsidR="00112404" w:rsidRPr="00211DF8" w:rsidRDefault="00290451"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In real time process there won’t be any retry mechanism for </w:t>
            </w:r>
            <w:r w:rsidR="000F5510" w:rsidRPr="00211DF8">
              <w:rPr>
                <w:rFonts w:ascii="Palatino Linotype" w:hAnsi="Palatino Linotype"/>
                <w:color w:val="000000"/>
                <w:sz w:val="20"/>
                <w:szCs w:val="20"/>
              </w:rPr>
              <w:t>MITPOS</w:t>
            </w:r>
            <w:r w:rsidRPr="00211DF8">
              <w:rPr>
                <w:rFonts w:ascii="Palatino Linotype" w:hAnsi="Palatino Linotype"/>
                <w:color w:val="000000"/>
                <w:sz w:val="20"/>
                <w:szCs w:val="20"/>
              </w:rPr>
              <w:t xml:space="preserve"> because the batch of jobs has been running in a short time interval and next run will cover the data which was not processed in the last job</w:t>
            </w:r>
          </w:p>
        </w:tc>
        <w:tc>
          <w:tcPr>
            <w:tcW w:w="1193" w:type="dxa"/>
          </w:tcPr>
          <w:p w14:paraId="1F45B866"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112404" w:rsidRPr="00211DF8" w14:paraId="5CBA9C32" w14:textId="77777777" w:rsidTr="00A00C1A">
        <w:trPr>
          <w:cantSplit/>
          <w:trHeight w:val="123"/>
        </w:trPr>
        <w:tc>
          <w:tcPr>
            <w:tcW w:w="1391" w:type="dxa"/>
            <w:shd w:val="clear" w:color="auto" w:fill="auto"/>
          </w:tcPr>
          <w:p w14:paraId="6AB0B26C"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ESB-NF-REQ-01-07</w:t>
            </w:r>
          </w:p>
        </w:tc>
        <w:tc>
          <w:tcPr>
            <w:tcW w:w="1530" w:type="dxa"/>
          </w:tcPr>
          <w:p w14:paraId="17B9B7B9" w14:textId="77777777" w:rsidR="00112404"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 xml:space="preserve">System Exception </w:t>
            </w:r>
            <w:r w:rsidR="002A5A14" w:rsidRPr="00211DF8">
              <w:rPr>
                <w:rFonts w:ascii="Palatino Linotype" w:hAnsi="Palatino Linotype"/>
                <w:color w:val="000000"/>
                <w:sz w:val="20"/>
                <w:szCs w:val="20"/>
              </w:rPr>
              <w:t>Handling</w:t>
            </w:r>
            <w:r w:rsidRPr="00211DF8">
              <w:rPr>
                <w:rFonts w:ascii="Palatino Linotype" w:hAnsi="Palatino Linotype"/>
                <w:color w:val="000000"/>
                <w:sz w:val="20"/>
                <w:szCs w:val="20"/>
              </w:rPr>
              <w:t xml:space="preserve"> – Data Process</w:t>
            </w:r>
          </w:p>
        </w:tc>
        <w:tc>
          <w:tcPr>
            <w:tcW w:w="3577" w:type="dxa"/>
          </w:tcPr>
          <w:p w14:paraId="4AC9E98E" w14:textId="77777777" w:rsidR="00134FC6" w:rsidRPr="00211DF8" w:rsidRDefault="00112404" w:rsidP="00A00C1A">
            <w:pPr>
              <w:rPr>
                <w:rFonts w:ascii="Palatino Linotype" w:hAnsi="Palatino Linotype"/>
                <w:color w:val="000000"/>
                <w:sz w:val="20"/>
                <w:szCs w:val="20"/>
              </w:rPr>
            </w:pPr>
            <w:r w:rsidRPr="00211DF8">
              <w:rPr>
                <w:rFonts w:ascii="Palatino Linotype" w:hAnsi="Palatino Linotype"/>
                <w:color w:val="000000"/>
                <w:sz w:val="20"/>
                <w:szCs w:val="20"/>
              </w:rPr>
              <w:t>Job processing retry mechanism</w:t>
            </w:r>
            <w:r w:rsidR="00134FC6" w:rsidRPr="00211DF8">
              <w:rPr>
                <w:rFonts w:ascii="Palatino Linotype" w:hAnsi="Palatino Linotype"/>
                <w:color w:val="000000"/>
                <w:sz w:val="20"/>
                <w:szCs w:val="20"/>
              </w:rPr>
              <w:t>, will be introduce into several stage</w:t>
            </w:r>
          </w:p>
          <w:p w14:paraId="3F11D303" w14:textId="77777777" w:rsidR="00134FC6"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EOD processing</w:t>
            </w:r>
          </w:p>
        </w:tc>
        <w:tc>
          <w:tcPr>
            <w:tcW w:w="1389" w:type="dxa"/>
          </w:tcPr>
          <w:p w14:paraId="29D8FF8B" w14:textId="77777777" w:rsidR="00112404"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D04F17" w14:textId="77777777" w:rsidR="00112404" w:rsidRPr="00211DF8" w:rsidRDefault="00112404" w:rsidP="0011240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4676E5CB" w14:textId="77777777" w:rsidR="00112404"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EOD process will allow user to trigger re-run (UI based), when encounter job failure, the system admin will manual submit the jobs to process the left data in previous failure.</w:t>
            </w:r>
          </w:p>
        </w:tc>
        <w:tc>
          <w:tcPr>
            <w:tcW w:w="1193" w:type="dxa"/>
          </w:tcPr>
          <w:p w14:paraId="5A5A7EAD" w14:textId="77777777" w:rsidR="00112404" w:rsidRPr="00211DF8" w:rsidRDefault="00112404" w:rsidP="00112404">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7743AE4C" w14:textId="77777777" w:rsidTr="00A00C1A">
        <w:trPr>
          <w:cantSplit/>
          <w:trHeight w:val="123"/>
        </w:trPr>
        <w:tc>
          <w:tcPr>
            <w:tcW w:w="1391" w:type="dxa"/>
            <w:shd w:val="clear" w:color="auto" w:fill="auto"/>
          </w:tcPr>
          <w:p w14:paraId="7E0712D6"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ESB-NF-REQ-01-08</w:t>
            </w:r>
          </w:p>
        </w:tc>
        <w:tc>
          <w:tcPr>
            <w:tcW w:w="1530" w:type="dxa"/>
          </w:tcPr>
          <w:p w14:paraId="706A926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43805503"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Polling schema maintenance will provide a UI for system admin to maintain the polling schema</w:t>
            </w:r>
          </w:p>
        </w:tc>
        <w:tc>
          <w:tcPr>
            <w:tcW w:w="1389" w:type="dxa"/>
          </w:tcPr>
          <w:p w14:paraId="2D4A1FD8"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Low priority</w:t>
            </w:r>
          </w:p>
        </w:tc>
        <w:tc>
          <w:tcPr>
            <w:tcW w:w="1170" w:type="dxa"/>
          </w:tcPr>
          <w:p w14:paraId="0FB46D73"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17D78F4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An user interface to allow system admin to manipulate the polling schema rules including</w:t>
            </w:r>
          </w:p>
          <w:p w14:paraId="43A12B21"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tables</w:t>
            </w:r>
          </w:p>
          <w:p w14:paraId="190066A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columns</w:t>
            </w:r>
          </w:p>
          <w:p w14:paraId="3F6E1FEE"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tables</w:t>
            </w:r>
          </w:p>
          <w:p w14:paraId="7ECBC77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Target columns</w:t>
            </w:r>
          </w:p>
          <w:p w14:paraId="6AAF6662"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Polling direction (inbound/outbound)</w:t>
            </w:r>
          </w:p>
          <w:p w14:paraId="65F7B51C" w14:textId="77777777" w:rsidR="00E254F5" w:rsidRPr="00211DF8" w:rsidRDefault="00E254F5" w:rsidP="00A00C1A">
            <w:pPr>
              <w:pStyle w:val="ListParagraph"/>
              <w:numPr>
                <w:ilvl w:val="0"/>
                <w:numId w:val="5"/>
              </w:numPr>
              <w:rPr>
                <w:rFonts w:ascii="Palatino Linotype" w:hAnsi="Palatino Linotype"/>
                <w:color w:val="000000"/>
                <w:sz w:val="20"/>
                <w:szCs w:val="20"/>
              </w:rPr>
            </w:pPr>
            <w:r w:rsidRPr="00211DF8">
              <w:rPr>
                <w:rFonts w:ascii="Palatino Linotype" w:hAnsi="Palatino Linotype"/>
                <w:color w:val="000000"/>
                <w:sz w:val="20"/>
                <w:szCs w:val="20"/>
              </w:rPr>
              <w:t>…</w:t>
            </w:r>
          </w:p>
        </w:tc>
        <w:tc>
          <w:tcPr>
            <w:tcW w:w="1193" w:type="dxa"/>
          </w:tcPr>
          <w:p w14:paraId="6AEBE882"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1EA1E0F9" w14:textId="77777777" w:rsidTr="00A00C1A">
        <w:trPr>
          <w:cantSplit/>
          <w:trHeight w:val="123"/>
        </w:trPr>
        <w:tc>
          <w:tcPr>
            <w:tcW w:w="1391" w:type="dxa"/>
            <w:shd w:val="clear" w:color="auto" w:fill="auto"/>
          </w:tcPr>
          <w:p w14:paraId="7A82892D"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ESB-NF-REQ-01-09</w:t>
            </w:r>
          </w:p>
        </w:tc>
        <w:tc>
          <w:tcPr>
            <w:tcW w:w="1530" w:type="dxa"/>
          </w:tcPr>
          <w:p w14:paraId="7CD56F04"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System Job Control</w:t>
            </w:r>
          </w:p>
        </w:tc>
        <w:tc>
          <w:tcPr>
            <w:tcW w:w="3577" w:type="dxa"/>
          </w:tcPr>
          <w:p w14:paraId="2310ED68"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The data source data could be initialized into the system by migration from Maxim existing system called “Branch Smart”</w:t>
            </w:r>
          </w:p>
        </w:tc>
        <w:tc>
          <w:tcPr>
            <w:tcW w:w="1389" w:type="dxa"/>
          </w:tcPr>
          <w:p w14:paraId="5B70797C"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Nice to have</w:t>
            </w:r>
          </w:p>
        </w:tc>
        <w:tc>
          <w:tcPr>
            <w:tcW w:w="1170" w:type="dxa"/>
          </w:tcPr>
          <w:p w14:paraId="04F16790"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tcPr>
          <w:p w14:paraId="3C1EA6CD"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The service bus control of the POS client branch information will be initiated from “branch smart” or synchronized data from it as single info source.</w:t>
            </w:r>
          </w:p>
        </w:tc>
        <w:tc>
          <w:tcPr>
            <w:tcW w:w="1193" w:type="dxa"/>
          </w:tcPr>
          <w:p w14:paraId="7EF1D5B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r w:rsidR="00E254F5" w:rsidRPr="00211DF8" w14:paraId="6DB71547" w14:textId="77777777" w:rsidTr="00A00C1A">
        <w:trPr>
          <w:cantSplit/>
          <w:trHeight w:val="123"/>
        </w:trPr>
        <w:tc>
          <w:tcPr>
            <w:tcW w:w="1391" w:type="dxa"/>
            <w:shd w:val="clear" w:color="auto" w:fill="auto"/>
          </w:tcPr>
          <w:p w14:paraId="4340692E"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lastRenderedPageBreak/>
              <w:t>ESB-NF-REQ-01-10</w:t>
            </w:r>
          </w:p>
        </w:tc>
        <w:tc>
          <w:tcPr>
            <w:tcW w:w="1530" w:type="dxa"/>
          </w:tcPr>
          <w:p w14:paraId="190FD072" w14:textId="77777777" w:rsidR="00E254F5" w:rsidRPr="00211DF8" w:rsidRDefault="00E254F5" w:rsidP="00A00C1A">
            <w:pPr>
              <w:rPr>
                <w:rFonts w:ascii="Palatino Linotype" w:hAnsi="Palatino Linotype"/>
                <w:color w:val="000000"/>
                <w:sz w:val="20"/>
                <w:szCs w:val="20"/>
              </w:rPr>
            </w:pPr>
            <w:r w:rsidRPr="00211DF8">
              <w:rPr>
                <w:rFonts w:ascii="Palatino Linotype" w:eastAsia="SimSun" w:hAnsi="Palatino Linotype"/>
                <w:color w:val="000000"/>
                <w:sz w:val="20"/>
                <w:szCs w:val="20"/>
                <w:lang w:eastAsia="zh-CN"/>
              </w:rPr>
              <w:t>System configuration</w:t>
            </w:r>
          </w:p>
        </w:tc>
        <w:tc>
          <w:tcPr>
            <w:tcW w:w="3577" w:type="dxa"/>
          </w:tcPr>
          <w:p w14:paraId="0EBC6AE0"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Define system’s configuration items</w:t>
            </w:r>
          </w:p>
        </w:tc>
        <w:tc>
          <w:tcPr>
            <w:tcW w:w="1389" w:type="dxa"/>
          </w:tcPr>
          <w:p w14:paraId="6D5CD576" w14:textId="77777777" w:rsidR="00E254F5" w:rsidRPr="00211DF8" w:rsidRDefault="00E254F5" w:rsidP="00A00C1A">
            <w:pPr>
              <w:jc w:val="center"/>
              <w:rPr>
                <w:rFonts w:ascii="Palatino Linotype" w:hAnsi="Palatino Linotype"/>
                <w:color w:val="000000"/>
              </w:rPr>
            </w:pPr>
            <w:r w:rsidRPr="00211DF8">
              <w:rPr>
                <w:rFonts w:ascii="Palatino Linotype" w:hAnsi="Palatino Linotype"/>
                <w:color w:val="000000"/>
              </w:rPr>
              <w:t>Must Have</w:t>
            </w:r>
          </w:p>
        </w:tc>
        <w:tc>
          <w:tcPr>
            <w:tcW w:w="1170" w:type="dxa"/>
          </w:tcPr>
          <w:p w14:paraId="1D75F1A7" w14:textId="77777777" w:rsidR="00E254F5" w:rsidRPr="00211DF8" w:rsidRDefault="00E254F5" w:rsidP="00E254F5">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741" w:type="dxa"/>
            <w:vAlign w:val="center"/>
          </w:tcPr>
          <w:p w14:paraId="50C448CB" w14:textId="77777777" w:rsidR="00E254F5" w:rsidRPr="00211DF8" w:rsidRDefault="00E254F5" w:rsidP="00A00C1A">
            <w:pPr>
              <w:rPr>
                <w:rFonts w:ascii="Palatino Linotype" w:hAnsi="Palatino Linotype"/>
                <w:color w:val="000000"/>
                <w:sz w:val="20"/>
                <w:szCs w:val="20"/>
              </w:rPr>
            </w:pPr>
            <w:r w:rsidRPr="00211DF8">
              <w:rPr>
                <w:rFonts w:ascii="Palatino Linotype" w:hAnsi="Palatino Linotype"/>
                <w:color w:val="000000"/>
                <w:sz w:val="20"/>
                <w:szCs w:val="20"/>
              </w:rPr>
              <w:t>Critical system parameters will be store in DB, e.g.</w:t>
            </w:r>
          </w:p>
          <w:p w14:paraId="15296545"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Staging DB data source user/password</w:t>
            </w:r>
          </w:p>
          <w:p w14:paraId="701ED384"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Number of retry limit</w:t>
            </w:r>
          </w:p>
          <w:p w14:paraId="69A56BC8"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Housekeeping</w:t>
            </w:r>
          </w:p>
          <w:p w14:paraId="0A24C92D" w14:textId="77777777" w:rsidR="00E254F5" w:rsidRPr="00211DF8" w:rsidRDefault="00E254F5" w:rsidP="00A00C1A">
            <w:pPr>
              <w:pStyle w:val="ListParagraph"/>
              <w:numPr>
                <w:ilvl w:val="0"/>
                <w:numId w:val="12"/>
              </w:numPr>
              <w:rPr>
                <w:rFonts w:ascii="Palatino Linotype" w:hAnsi="Palatino Linotype"/>
                <w:color w:val="000000"/>
                <w:sz w:val="20"/>
                <w:szCs w:val="20"/>
              </w:rPr>
            </w:pPr>
            <w:r w:rsidRPr="00211DF8">
              <w:rPr>
                <w:rFonts w:ascii="Palatino Linotype" w:hAnsi="Palatino Linotype"/>
                <w:color w:val="000000"/>
                <w:sz w:val="20"/>
                <w:szCs w:val="20"/>
              </w:rPr>
              <w:t>Job controller time interval for</w:t>
            </w:r>
          </w:p>
          <w:p w14:paraId="40467DF1"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Polling process controller</w:t>
            </w:r>
          </w:p>
          <w:p w14:paraId="6B5A620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Distribution process controller</w:t>
            </w:r>
          </w:p>
          <w:p w14:paraId="056FEB29"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Pricing/master data preparation process</w:t>
            </w:r>
          </w:p>
          <w:p w14:paraId="319D28FC"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 xml:space="preserve">Interface web service </w:t>
            </w:r>
            <w:proofErr w:type="spellStart"/>
            <w:r w:rsidRPr="00211DF8">
              <w:rPr>
                <w:rFonts w:ascii="Palatino Linotype" w:hAnsi="Palatino Linotype"/>
                <w:color w:val="000000"/>
                <w:sz w:val="20"/>
                <w:szCs w:val="20"/>
              </w:rPr>
              <w:t>url</w:t>
            </w:r>
            <w:proofErr w:type="spellEnd"/>
          </w:p>
          <w:p w14:paraId="753A2203" w14:textId="77777777" w:rsidR="00E254F5" w:rsidRPr="00211DF8" w:rsidRDefault="00E254F5"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Encryption keys</w:t>
            </w:r>
          </w:p>
          <w:p w14:paraId="5237BE75" w14:textId="77777777" w:rsidR="00971B22" w:rsidRPr="00A00C1A" w:rsidRDefault="00971B22" w:rsidP="00A00C1A">
            <w:pPr>
              <w:pStyle w:val="ListParagraph"/>
              <w:numPr>
                <w:ilvl w:val="1"/>
                <w:numId w:val="12"/>
              </w:numPr>
              <w:rPr>
                <w:rFonts w:ascii="Palatino Linotype" w:hAnsi="Palatino Linotype"/>
                <w:color w:val="000000"/>
                <w:sz w:val="20"/>
                <w:szCs w:val="20"/>
              </w:rPr>
            </w:pPr>
            <w:r w:rsidRPr="00211DF8">
              <w:rPr>
                <w:rFonts w:ascii="Palatino Linotype" w:hAnsi="Palatino Linotype"/>
                <w:color w:val="000000"/>
                <w:sz w:val="20"/>
                <w:szCs w:val="20"/>
              </w:rPr>
              <w:t>Support teams emai</w:t>
            </w:r>
            <w:r w:rsidR="00B43ADA">
              <w:rPr>
                <w:rFonts w:ascii="Palatino Linotype" w:hAnsi="Palatino Linotype"/>
                <w:color w:val="000000"/>
                <w:sz w:val="20"/>
                <w:szCs w:val="20"/>
              </w:rPr>
              <w:t>l</w:t>
            </w:r>
          </w:p>
        </w:tc>
        <w:tc>
          <w:tcPr>
            <w:tcW w:w="1193" w:type="dxa"/>
          </w:tcPr>
          <w:p w14:paraId="3F92619A" w14:textId="77777777" w:rsidR="00E254F5" w:rsidRPr="00211DF8" w:rsidRDefault="00E254F5" w:rsidP="00E254F5">
            <w:pPr>
              <w:jc w:val="both"/>
              <w:rPr>
                <w:rFonts w:ascii="Palatino Linotype" w:eastAsia="SimSun" w:hAnsi="Palatino Linotype"/>
                <w:color w:val="000000"/>
                <w:sz w:val="20"/>
                <w:szCs w:val="20"/>
                <w:lang w:eastAsia="zh-CN"/>
              </w:rPr>
            </w:pPr>
            <w:r w:rsidRPr="00211DF8">
              <w:rPr>
                <w:rFonts w:ascii="Palatino Linotype" w:eastAsia="SimSun" w:hAnsi="Palatino Linotype"/>
                <w:color w:val="000000"/>
                <w:sz w:val="20"/>
                <w:szCs w:val="20"/>
                <w:lang w:eastAsia="zh-CN"/>
              </w:rPr>
              <w:t>ESB-NF-REQ-01</w:t>
            </w:r>
          </w:p>
        </w:tc>
      </w:tr>
    </w:tbl>
    <w:p w14:paraId="23B837CF" w14:textId="77777777" w:rsidR="0093385D" w:rsidRPr="00211DF8" w:rsidRDefault="0093385D" w:rsidP="007E6F0F">
      <w:pPr>
        <w:jc w:val="both"/>
        <w:rPr>
          <w:rFonts w:ascii="Palatino Linotype" w:hAnsi="Palatino Linotype"/>
        </w:rPr>
        <w:sectPr w:rsidR="0093385D" w:rsidRPr="00211DF8" w:rsidSect="00514A26">
          <w:pgSz w:w="15840" w:h="12240" w:orient="landscape"/>
          <w:pgMar w:top="720" w:right="720" w:bottom="720" w:left="720" w:header="720" w:footer="794" w:gutter="0"/>
          <w:cols w:space="720"/>
          <w:docGrid w:linePitch="360"/>
        </w:sectPr>
      </w:pPr>
    </w:p>
    <w:p w14:paraId="6D41D324" w14:textId="77777777" w:rsidR="009A3EE4" w:rsidRPr="00211DF8" w:rsidRDefault="0081166A" w:rsidP="00514A26">
      <w:pPr>
        <w:pStyle w:val="Heading3"/>
        <w:spacing w:after="200" w:line="240" w:lineRule="auto"/>
        <w:jc w:val="both"/>
        <w:rPr>
          <w:rFonts w:ascii="Palatino Linotype" w:hAnsi="Palatino Linotype"/>
        </w:rPr>
      </w:pPr>
      <w:bookmarkStart w:id="140" w:name="_Toc468468993"/>
      <w:r w:rsidRPr="00211DF8">
        <w:rPr>
          <w:rFonts w:ascii="Palatino Linotype" w:hAnsi="Palatino Linotype"/>
        </w:rPr>
        <w:lastRenderedPageBreak/>
        <w:t>System Interface</w:t>
      </w:r>
      <w:bookmarkEnd w:id="140"/>
    </w:p>
    <w:tbl>
      <w:tblPr>
        <w:tblW w:w="13795" w:type="dxa"/>
        <w:tblInd w:w="5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530"/>
        <w:gridCol w:w="3870"/>
        <w:gridCol w:w="990"/>
        <w:gridCol w:w="1080"/>
        <w:gridCol w:w="3800"/>
        <w:gridCol w:w="1134"/>
      </w:tblGrid>
      <w:tr w:rsidR="009E2AF3" w:rsidRPr="00211DF8" w14:paraId="7D6266A7" w14:textId="77777777" w:rsidTr="009E2AF3">
        <w:trPr>
          <w:cantSplit/>
          <w:tblHeader/>
        </w:trPr>
        <w:tc>
          <w:tcPr>
            <w:tcW w:w="1391" w:type="dxa"/>
            <w:shd w:val="clear" w:color="auto" w:fill="244061" w:themeFill="accent1" w:themeFillShade="80"/>
          </w:tcPr>
          <w:p w14:paraId="114E0F3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w:t>
            </w:r>
          </w:p>
        </w:tc>
        <w:tc>
          <w:tcPr>
            <w:tcW w:w="1530" w:type="dxa"/>
            <w:shd w:val="clear" w:color="auto" w:fill="244061" w:themeFill="accent1" w:themeFillShade="80"/>
          </w:tcPr>
          <w:p w14:paraId="7AAA12EE"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Name</w:t>
            </w:r>
          </w:p>
        </w:tc>
        <w:tc>
          <w:tcPr>
            <w:tcW w:w="3870" w:type="dxa"/>
            <w:shd w:val="clear" w:color="auto" w:fill="244061" w:themeFill="accent1" w:themeFillShade="80"/>
          </w:tcPr>
          <w:p w14:paraId="69A53AE1"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Description</w:t>
            </w:r>
          </w:p>
        </w:tc>
        <w:tc>
          <w:tcPr>
            <w:tcW w:w="990" w:type="dxa"/>
            <w:shd w:val="clear" w:color="auto" w:fill="244061" w:themeFill="accent1" w:themeFillShade="80"/>
          </w:tcPr>
          <w:p w14:paraId="02D0C4D9"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Priority</w:t>
            </w:r>
          </w:p>
        </w:tc>
        <w:tc>
          <w:tcPr>
            <w:tcW w:w="1080" w:type="dxa"/>
            <w:shd w:val="clear" w:color="auto" w:fill="244061" w:themeFill="accent1" w:themeFillShade="80"/>
          </w:tcPr>
          <w:p w14:paraId="1E1C7D0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Owner</w:t>
            </w:r>
          </w:p>
        </w:tc>
        <w:tc>
          <w:tcPr>
            <w:tcW w:w="3800" w:type="dxa"/>
            <w:shd w:val="clear" w:color="auto" w:fill="244061" w:themeFill="accent1" w:themeFillShade="80"/>
          </w:tcPr>
          <w:p w14:paraId="45F4E789" w14:textId="77777777" w:rsidR="009E2AF3" w:rsidRPr="00211DF8" w:rsidRDefault="009E2AF3" w:rsidP="00A00C1A">
            <w:pPr>
              <w:spacing w:after="0"/>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Business Logic</w:t>
            </w:r>
          </w:p>
        </w:tc>
        <w:tc>
          <w:tcPr>
            <w:tcW w:w="1134" w:type="dxa"/>
            <w:shd w:val="clear" w:color="auto" w:fill="244061" w:themeFill="accent1" w:themeFillShade="80"/>
          </w:tcPr>
          <w:p w14:paraId="5F633E85" w14:textId="77777777" w:rsidR="009E2AF3" w:rsidRPr="00211DF8" w:rsidRDefault="009E2AF3" w:rsidP="007E6F0F">
            <w:pPr>
              <w:spacing w:after="0"/>
              <w:jc w:val="both"/>
              <w:rPr>
                <w:rFonts w:ascii="Palatino Linotype" w:eastAsia="Microsoft YaHei" w:hAnsi="Palatino Linotype"/>
                <w:color w:val="FFFFFF"/>
                <w:sz w:val="20"/>
                <w:szCs w:val="20"/>
              </w:rPr>
            </w:pPr>
            <w:r w:rsidRPr="00211DF8">
              <w:rPr>
                <w:rFonts w:ascii="Palatino Linotype" w:eastAsia="Microsoft YaHei" w:hAnsi="Palatino Linotype"/>
                <w:color w:val="FFFFFF"/>
                <w:sz w:val="20"/>
                <w:szCs w:val="20"/>
                <w:lang w:eastAsia="zh-CN"/>
              </w:rPr>
              <w:t>Parent</w:t>
            </w:r>
          </w:p>
        </w:tc>
      </w:tr>
      <w:tr w:rsidR="002C33B6" w:rsidRPr="00211DF8" w14:paraId="5875F3A0" w14:textId="77777777" w:rsidTr="00A00C1A">
        <w:trPr>
          <w:cantSplit/>
          <w:trHeight w:val="123"/>
        </w:trPr>
        <w:tc>
          <w:tcPr>
            <w:tcW w:w="1391" w:type="dxa"/>
            <w:shd w:val="clear" w:color="auto" w:fill="auto"/>
          </w:tcPr>
          <w:p w14:paraId="43091BEA" w14:textId="77777777" w:rsidR="002C33B6" w:rsidRPr="00211DF8" w:rsidRDefault="002C33B6" w:rsidP="002C33B6">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c>
          <w:tcPr>
            <w:tcW w:w="1530" w:type="dxa"/>
          </w:tcPr>
          <w:p w14:paraId="4F80B49A" w14:textId="77777777" w:rsidR="002C33B6" w:rsidRPr="00211DF8" w:rsidRDefault="002C33B6" w:rsidP="00A00C1A">
            <w:pPr>
              <w:spacing w:after="0"/>
              <w:rPr>
                <w:rFonts w:ascii="Palatino Linotype" w:eastAsia="Microsoft YaHei" w:hAnsi="Palatino Linotype"/>
                <w:sz w:val="20"/>
                <w:szCs w:val="20"/>
              </w:rPr>
            </w:pPr>
            <w:r w:rsidRPr="00211DF8">
              <w:rPr>
                <w:rFonts w:ascii="Palatino Linotype" w:eastAsia="Microsoft YaHei" w:hAnsi="Palatino Linotype" w:cs="Microsoft YaHei"/>
                <w:color w:val="000000"/>
                <w:lang w:eastAsia="zh-CN"/>
              </w:rPr>
              <w:t>System Interface</w:t>
            </w:r>
          </w:p>
        </w:tc>
        <w:tc>
          <w:tcPr>
            <w:tcW w:w="3870" w:type="dxa"/>
            <w:shd w:val="clear" w:color="auto" w:fill="BFBFBF" w:themeFill="background1" w:themeFillShade="BF"/>
          </w:tcPr>
          <w:p w14:paraId="179D548F" w14:textId="77777777" w:rsidR="002C33B6" w:rsidRPr="00211DF8" w:rsidRDefault="002C33B6" w:rsidP="00A00C1A">
            <w:pPr>
              <w:spacing w:after="0"/>
              <w:rPr>
                <w:rFonts w:ascii="Palatino Linotype" w:eastAsia="Microsoft YaHei" w:hAnsi="Palatino Linotype"/>
                <w:sz w:val="20"/>
                <w:szCs w:val="20"/>
              </w:rPr>
            </w:pPr>
            <w:r>
              <w:rPr>
                <w:rFonts w:ascii="Palatino Linotype" w:hAnsi="Palatino Linotype"/>
                <w:color w:val="FF0000"/>
                <w:sz w:val="20"/>
                <w:szCs w:val="20"/>
              </w:rPr>
              <w:t>-</w:t>
            </w:r>
          </w:p>
        </w:tc>
        <w:tc>
          <w:tcPr>
            <w:tcW w:w="990" w:type="dxa"/>
            <w:shd w:val="clear" w:color="auto" w:fill="BFBFBF" w:themeFill="background1" w:themeFillShade="BF"/>
          </w:tcPr>
          <w:p w14:paraId="09C1B8E9"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1080" w:type="dxa"/>
            <w:shd w:val="clear" w:color="auto" w:fill="BFBFBF" w:themeFill="background1" w:themeFillShade="BF"/>
          </w:tcPr>
          <w:p w14:paraId="67DF76A5" w14:textId="77777777" w:rsidR="002C33B6" w:rsidRPr="00211DF8" w:rsidRDefault="002C33B6" w:rsidP="002C33B6">
            <w:pPr>
              <w:spacing w:after="0"/>
              <w:jc w:val="both"/>
              <w:rPr>
                <w:rFonts w:ascii="Palatino Linotype" w:eastAsia="Microsoft YaHei" w:hAnsi="Palatino Linotype"/>
                <w:sz w:val="20"/>
                <w:szCs w:val="20"/>
              </w:rPr>
            </w:pPr>
            <w:r>
              <w:rPr>
                <w:rFonts w:ascii="Palatino Linotype" w:hAnsi="Palatino Linotype"/>
                <w:color w:val="FF0000"/>
                <w:sz w:val="20"/>
                <w:szCs w:val="20"/>
              </w:rPr>
              <w:t>-</w:t>
            </w:r>
          </w:p>
        </w:tc>
        <w:tc>
          <w:tcPr>
            <w:tcW w:w="3800" w:type="dxa"/>
            <w:shd w:val="clear" w:color="auto" w:fill="BFBFBF" w:themeFill="background1" w:themeFillShade="BF"/>
          </w:tcPr>
          <w:p w14:paraId="02D77408" w14:textId="77777777" w:rsidR="002C33B6" w:rsidRPr="00211DF8" w:rsidRDefault="002C33B6" w:rsidP="00A00C1A">
            <w:pPr>
              <w:rPr>
                <w:rFonts w:ascii="Palatino Linotype" w:eastAsia="Microsoft YaHei" w:hAnsi="Palatino Linotype"/>
                <w:color w:val="000000"/>
                <w:sz w:val="20"/>
                <w:szCs w:val="20"/>
              </w:rPr>
            </w:pPr>
            <w:r>
              <w:rPr>
                <w:rFonts w:ascii="Palatino Linotype" w:hAnsi="Palatino Linotype"/>
                <w:color w:val="FF0000"/>
                <w:sz w:val="20"/>
                <w:szCs w:val="20"/>
              </w:rPr>
              <w:t>-</w:t>
            </w:r>
          </w:p>
        </w:tc>
        <w:tc>
          <w:tcPr>
            <w:tcW w:w="1134" w:type="dxa"/>
            <w:shd w:val="clear" w:color="auto" w:fill="BFBFBF" w:themeFill="background1" w:themeFillShade="BF"/>
          </w:tcPr>
          <w:p w14:paraId="1E8B1373" w14:textId="77777777" w:rsidR="002C33B6" w:rsidRPr="00211DF8" w:rsidRDefault="002C33B6" w:rsidP="002C33B6">
            <w:pPr>
              <w:jc w:val="both"/>
              <w:rPr>
                <w:rFonts w:ascii="Palatino Linotype" w:hAnsi="Palatino Linotype"/>
                <w:color w:val="000000"/>
                <w:sz w:val="20"/>
                <w:szCs w:val="20"/>
              </w:rPr>
            </w:pPr>
            <w:r>
              <w:rPr>
                <w:rFonts w:ascii="Palatino Linotype" w:hAnsi="Palatino Linotype"/>
                <w:color w:val="FF0000"/>
                <w:sz w:val="20"/>
                <w:szCs w:val="20"/>
              </w:rPr>
              <w:t>-</w:t>
            </w:r>
          </w:p>
        </w:tc>
      </w:tr>
      <w:tr w:rsidR="0044500B" w:rsidRPr="00211DF8" w14:paraId="2A929B85" w14:textId="77777777" w:rsidTr="00A00C1A">
        <w:trPr>
          <w:cantSplit/>
          <w:trHeight w:val="123"/>
        </w:trPr>
        <w:tc>
          <w:tcPr>
            <w:tcW w:w="1391" w:type="dxa"/>
            <w:shd w:val="clear" w:color="auto" w:fill="auto"/>
          </w:tcPr>
          <w:p w14:paraId="40103198" w14:textId="77777777" w:rsidR="0044500B" w:rsidRPr="00211DF8" w:rsidRDefault="00380544" w:rsidP="0044500B">
            <w:pPr>
              <w:jc w:val="both"/>
              <w:rPr>
                <w:rFonts w:ascii="Palatino Linotype" w:hAnsi="Palatino Linotype"/>
                <w:color w:val="000000"/>
              </w:rPr>
            </w:pPr>
            <w:r w:rsidRPr="00211DF8">
              <w:rPr>
                <w:rFonts w:ascii="Palatino Linotype" w:hAnsi="Palatino Linotype"/>
                <w:color w:val="000000"/>
                <w:sz w:val="20"/>
                <w:szCs w:val="20"/>
              </w:rPr>
              <w:t>ESB-NF-REQ-02-0</w:t>
            </w:r>
            <w:r w:rsidR="0044500B" w:rsidRPr="00211DF8">
              <w:rPr>
                <w:rFonts w:ascii="Palatino Linotype" w:hAnsi="Palatino Linotype"/>
                <w:color w:val="000000"/>
                <w:sz w:val="20"/>
                <w:szCs w:val="20"/>
              </w:rPr>
              <w:t>1</w:t>
            </w:r>
          </w:p>
        </w:tc>
        <w:tc>
          <w:tcPr>
            <w:tcW w:w="1530" w:type="dxa"/>
          </w:tcPr>
          <w:p w14:paraId="484B6059"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Sales Data Web Service</w:t>
            </w:r>
          </w:p>
        </w:tc>
        <w:tc>
          <w:tcPr>
            <w:tcW w:w="3870" w:type="dxa"/>
          </w:tcPr>
          <w:p w14:paraId="0EBBFECB"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Web Service Interface allow external application calls to post a complete sales order data to EDO</w:t>
            </w:r>
            <w:r w:rsidR="00EF0B14">
              <w:rPr>
                <w:rFonts w:ascii="Palatino Linotype" w:hAnsi="Palatino Linotype"/>
                <w:color w:val="000000"/>
              </w:rPr>
              <w:t>.</w:t>
            </w:r>
          </w:p>
        </w:tc>
        <w:tc>
          <w:tcPr>
            <w:tcW w:w="990" w:type="dxa"/>
          </w:tcPr>
          <w:p w14:paraId="5D2A57A9"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C71C4CA"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73973D6A" w14:textId="77777777" w:rsidR="00EB4239" w:rsidRPr="00211DF8" w:rsidRDefault="00EB4239" w:rsidP="00A00C1A">
            <w:pPr>
              <w:rPr>
                <w:rFonts w:ascii="Palatino Linotype" w:eastAsia="SimSun" w:hAnsi="Palatino Linotype"/>
                <w:color w:val="000000"/>
                <w:lang w:eastAsia="zh-CN"/>
              </w:rPr>
            </w:pPr>
            <w:r w:rsidRPr="00211DF8">
              <w:rPr>
                <w:rFonts w:ascii="Palatino Linotype" w:eastAsia="SimSun" w:hAnsi="Palatino Linotype"/>
                <w:color w:val="000000"/>
                <w:lang w:eastAsia="zh-CN"/>
              </w:rPr>
              <w:t>Data completeness - the order has a payment record for the composited key</w:t>
            </w:r>
            <w:r w:rsidR="00EF0B14">
              <w:rPr>
                <w:rFonts w:ascii="Palatino Linotype" w:eastAsia="SimSun" w:hAnsi="Palatino Linotype"/>
                <w:color w:val="000000"/>
                <w:lang w:eastAsia="zh-CN"/>
              </w:rPr>
              <w:t>.</w:t>
            </w:r>
          </w:p>
        </w:tc>
        <w:tc>
          <w:tcPr>
            <w:tcW w:w="1134" w:type="dxa"/>
          </w:tcPr>
          <w:p w14:paraId="0C1C0904"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44500B" w:rsidRPr="00211DF8" w14:paraId="1B8A413B" w14:textId="77777777" w:rsidTr="00A00C1A">
        <w:trPr>
          <w:cantSplit/>
          <w:trHeight w:val="123"/>
        </w:trPr>
        <w:tc>
          <w:tcPr>
            <w:tcW w:w="1391" w:type="dxa"/>
            <w:shd w:val="clear" w:color="auto" w:fill="auto"/>
          </w:tcPr>
          <w:p w14:paraId="55651894" w14:textId="77777777" w:rsidR="0044500B" w:rsidRPr="00211DF8" w:rsidRDefault="0044500B" w:rsidP="00380544">
            <w:pPr>
              <w:jc w:val="both"/>
              <w:rPr>
                <w:rFonts w:ascii="Palatino Linotype" w:hAnsi="Palatino Linotype"/>
                <w:color w:val="000000"/>
              </w:rPr>
            </w:pPr>
            <w:r w:rsidRPr="00211DF8">
              <w:rPr>
                <w:rFonts w:ascii="Palatino Linotype" w:hAnsi="Palatino Linotype"/>
                <w:color w:val="000000"/>
                <w:sz w:val="20"/>
                <w:szCs w:val="20"/>
              </w:rPr>
              <w:t>ESB-NF-REQ-02-02</w:t>
            </w:r>
          </w:p>
        </w:tc>
        <w:tc>
          <w:tcPr>
            <w:tcW w:w="1530" w:type="dxa"/>
          </w:tcPr>
          <w:p w14:paraId="226CC8BF"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425E1F34"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DB adapter to trigger the stored procedures to prepare pricing/master data</w:t>
            </w:r>
            <w:r w:rsidR="00EF0B14">
              <w:rPr>
                <w:rFonts w:ascii="Palatino Linotype" w:hAnsi="Palatino Linotype"/>
                <w:color w:val="000000"/>
              </w:rPr>
              <w:t>.</w:t>
            </w:r>
          </w:p>
        </w:tc>
        <w:tc>
          <w:tcPr>
            <w:tcW w:w="990" w:type="dxa"/>
          </w:tcPr>
          <w:p w14:paraId="2FDFE33C" w14:textId="77777777" w:rsidR="0044500B" w:rsidRPr="00211DF8" w:rsidRDefault="0044500B" w:rsidP="0044500B">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B1D4A5E"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6DBABC41" w14:textId="77777777" w:rsidR="0044500B" w:rsidRPr="00211DF8" w:rsidRDefault="00EB4239" w:rsidP="00A00C1A">
            <w:pPr>
              <w:rPr>
                <w:rFonts w:ascii="Palatino Linotype" w:hAnsi="Palatino Linotype"/>
                <w:color w:val="000000"/>
              </w:rPr>
            </w:pPr>
            <w:r w:rsidRPr="00211DF8">
              <w:rPr>
                <w:rFonts w:ascii="Palatino Linotype" w:hAnsi="Palatino Linotype"/>
                <w:color w:val="000000"/>
              </w:rPr>
              <w:t>Pricing/master data are generated in different groups</w:t>
            </w:r>
            <w:r w:rsidR="00EF0B14">
              <w:rPr>
                <w:rFonts w:ascii="Palatino Linotype" w:hAnsi="Palatino Linotype"/>
                <w:color w:val="000000"/>
              </w:rPr>
              <w:t>.</w:t>
            </w:r>
          </w:p>
        </w:tc>
        <w:tc>
          <w:tcPr>
            <w:tcW w:w="1134" w:type="dxa"/>
          </w:tcPr>
          <w:p w14:paraId="2FD50E16" w14:textId="77777777" w:rsidR="0044500B" w:rsidRPr="00211DF8" w:rsidRDefault="0044500B" w:rsidP="0044500B">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3133727A" w14:textId="77777777" w:rsidTr="00A00C1A">
        <w:trPr>
          <w:cantSplit/>
          <w:trHeight w:val="123"/>
        </w:trPr>
        <w:tc>
          <w:tcPr>
            <w:tcW w:w="1391" w:type="dxa"/>
            <w:shd w:val="clear" w:color="auto" w:fill="auto"/>
          </w:tcPr>
          <w:p w14:paraId="21F522BE"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t>ESB-NF-REQ-02-03</w:t>
            </w:r>
          </w:p>
        </w:tc>
        <w:tc>
          <w:tcPr>
            <w:tcW w:w="1530" w:type="dxa"/>
          </w:tcPr>
          <w:p w14:paraId="5442903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18A45D5D"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number of records being transferred in current EOD/real-time batch against the history tables</w:t>
            </w:r>
            <w:r w:rsidR="00EF0B14">
              <w:rPr>
                <w:rFonts w:ascii="Palatino Linotype" w:hAnsi="Palatino Linotype"/>
                <w:color w:val="000000"/>
              </w:rPr>
              <w:t>.</w:t>
            </w:r>
          </w:p>
        </w:tc>
        <w:tc>
          <w:tcPr>
            <w:tcW w:w="990" w:type="dxa"/>
          </w:tcPr>
          <w:p w14:paraId="749E6D2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7CCE967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C6EFB52"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transferred records to compare.</w:t>
            </w:r>
          </w:p>
        </w:tc>
        <w:tc>
          <w:tcPr>
            <w:tcW w:w="1134" w:type="dxa"/>
          </w:tcPr>
          <w:p w14:paraId="68AC3328"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561CD9E" w14:textId="77777777" w:rsidTr="00A00C1A">
        <w:trPr>
          <w:cantSplit/>
          <w:trHeight w:val="123"/>
        </w:trPr>
        <w:tc>
          <w:tcPr>
            <w:tcW w:w="1391" w:type="dxa"/>
            <w:shd w:val="clear" w:color="auto" w:fill="auto"/>
          </w:tcPr>
          <w:p w14:paraId="1DBB903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ESB-NF-REQ-02-04</w:t>
            </w:r>
          </w:p>
        </w:tc>
        <w:tc>
          <w:tcPr>
            <w:tcW w:w="1530" w:type="dxa"/>
          </w:tcPr>
          <w:p w14:paraId="3F980B95"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Sales data DB adapter</w:t>
            </w:r>
            <w:r w:rsidR="003E54C1" w:rsidRPr="00211DF8">
              <w:rPr>
                <w:rFonts w:ascii="Palatino Linotype" w:hAnsi="Palatino Linotype"/>
                <w:color w:val="000000"/>
              </w:rPr>
              <w:t>s</w:t>
            </w:r>
          </w:p>
        </w:tc>
        <w:tc>
          <w:tcPr>
            <w:tcW w:w="3870" w:type="dxa"/>
          </w:tcPr>
          <w:p w14:paraId="47013429"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adapters to query the total amount of records being transferred in current EOD/real-time batch against the history tables</w:t>
            </w:r>
            <w:r w:rsidR="00EF0B14">
              <w:rPr>
                <w:rFonts w:ascii="Palatino Linotype" w:hAnsi="Palatino Linotype"/>
                <w:color w:val="000000"/>
              </w:rPr>
              <w:t>.</w:t>
            </w:r>
          </w:p>
        </w:tc>
        <w:tc>
          <w:tcPr>
            <w:tcW w:w="990" w:type="dxa"/>
          </w:tcPr>
          <w:p w14:paraId="143AEB5A"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3363A919"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115AEFEA"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Query parameter is the current batch ID (if EDW tables cannot change, use business dates) and the branch number, and sum the total amount of transferred records in the target tables to compare.</w:t>
            </w:r>
          </w:p>
        </w:tc>
        <w:tc>
          <w:tcPr>
            <w:tcW w:w="1134" w:type="dxa"/>
          </w:tcPr>
          <w:p w14:paraId="68B29097"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r w:rsidR="00380544" w:rsidRPr="00211DF8" w14:paraId="2F9A707C" w14:textId="77777777" w:rsidTr="00A00C1A">
        <w:trPr>
          <w:cantSplit/>
          <w:trHeight w:val="123"/>
        </w:trPr>
        <w:tc>
          <w:tcPr>
            <w:tcW w:w="1391" w:type="dxa"/>
            <w:shd w:val="clear" w:color="auto" w:fill="auto"/>
          </w:tcPr>
          <w:p w14:paraId="3419FB4B"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sz w:val="20"/>
                <w:szCs w:val="20"/>
              </w:rPr>
              <w:lastRenderedPageBreak/>
              <w:t>ESB-NF-REQ-02-05</w:t>
            </w:r>
          </w:p>
        </w:tc>
        <w:tc>
          <w:tcPr>
            <w:tcW w:w="1530" w:type="dxa"/>
          </w:tcPr>
          <w:p w14:paraId="63CA3E5E"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Pricing/Master data DB adapter</w:t>
            </w:r>
          </w:p>
        </w:tc>
        <w:tc>
          <w:tcPr>
            <w:tcW w:w="3870" w:type="dxa"/>
          </w:tcPr>
          <w:p w14:paraId="60C778FC"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DB adapter to update/insert convert log into EDW</w:t>
            </w:r>
            <w:r w:rsidR="00EF0B14">
              <w:rPr>
                <w:rFonts w:ascii="Palatino Linotype" w:hAnsi="Palatino Linotype"/>
                <w:color w:val="000000"/>
              </w:rPr>
              <w:t>.</w:t>
            </w:r>
          </w:p>
        </w:tc>
        <w:tc>
          <w:tcPr>
            <w:tcW w:w="990" w:type="dxa"/>
          </w:tcPr>
          <w:p w14:paraId="5F793768" w14:textId="77777777" w:rsidR="00380544" w:rsidRPr="00211DF8" w:rsidRDefault="00380544" w:rsidP="00380544">
            <w:pPr>
              <w:jc w:val="both"/>
              <w:rPr>
                <w:rFonts w:ascii="Palatino Linotype" w:hAnsi="Palatino Linotype"/>
                <w:color w:val="000000"/>
              </w:rPr>
            </w:pPr>
            <w:r w:rsidRPr="00211DF8">
              <w:rPr>
                <w:rFonts w:ascii="Palatino Linotype" w:hAnsi="Palatino Linotype"/>
                <w:color w:val="000000"/>
              </w:rPr>
              <w:t>Must Have</w:t>
            </w:r>
          </w:p>
        </w:tc>
        <w:tc>
          <w:tcPr>
            <w:tcW w:w="1080" w:type="dxa"/>
          </w:tcPr>
          <w:p w14:paraId="484F8525"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Maxim IT</w:t>
            </w:r>
          </w:p>
        </w:tc>
        <w:tc>
          <w:tcPr>
            <w:tcW w:w="3800" w:type="dxa"/>
          </w:tcPr>
          <w:p w14:paraId="2DB3B9A7" w14:textId="77777777" w:rsidR="00380544" w:rsidRPr="00211DF8" w:rsidRDefault="00380544" w:rsidP="00A00C1A">
            <w:pPr>
              <w:rPr>
                <w:rFonts w:ascii="Palatino Linotype" w:hAnsi="Palatino Linotype"/>
                <w:color w:val="000000"/>
              </w:rPr>
            </w:pPr>
            <w:r w:rsidRPr="00211DF8">
              <w:rPr>
                <w:rFonts w:ascii="Palatino Linotype" w:hAnsi="Palatino Linotype"/>
                <w:color w:val="000000"/>
              </w:rPr>
              <w:t>After the EOD data has been transferred to EDW after total record count and total amount have been validated, update the convert log in EDW to indicator the EOD data is ready for conversion.</w:t>
            </w:r>
          </w:p>
        </w:tc>
        <w:tc>
          <w:tcPr>
            <w:tcW w:w="1134" w:type="dxa"/>
          </w:tcPr>
          <w:p w14:paraId="62E61402" w14:textId="77777777" w:rsidR="00380544" w:rsidRPr="00211DF8" w:rsidRDefault="00380544" w:rsidP="00380544">
            <w:pPr>
              <w:jc w:val="both"/>
              <w:rPr>
                <w:rFonts w:ascii="Palatino Linotype" w:hAnsi="Palatino Linotype"/>
                <w:color w:val="000000"/>
                <w:sz w:val="20"/>
                <w:szCs w:val="20"/>
              </w:rPr>
            </w:pPr>
            <w:r w:rsidRPr="00211DF8">
              <w:rPr>
                <w:rFonts w:ascii="Palatino Linotype" w:hAnsi="Palatino Linotype"/>
                <w:color w:val="000000"/>
                <w:sz w:val="20"/>
                <w:szCs w:val="20"/>
              </w:rPr>
              <w:t>ESB-NF-REQ-02</w:t>
            </w:r>
          </w:p>
        </w:tc>
      </w:tr>
    </w:tbl>
    <w:p w14:paraId="52DA2421" w14:textId="77777777" w:rsidR="00297F55" w:rsidRPr="00211DF8" w:rsidRDefault="00297F55" w:rsidP="007E6F0F">
      <w:pPr>
        <w:jc w:val="both"/>
        <w:rPr>
          <w:rFonts w:ascii="Palatino Linotype" w:hAnsi="Palatino Linotype"/>
        </w:rPr>
      </w:pPr>
    </w:p>
    <w:p w14:paraId="15A8F316" w14:textId="77777777" w:rsidR="00297F55" w:rsidRPr="00211DF8" w:rsidRDefault="00297F55" w:rsidP="007E6F0F">
      <w:pPr>
        <w:jc w:val="both"/>
        <w:rPr>
          <w:rFonts w:ascii="Palatino Linotype" w:eastAsia="Microsoft YaHei" w:hAnsi="Palatino Linotype"/>
          <w:lang w:eastAsia="zh-CN"/>
        </w:rPr>
      </w:pPr>
    </w:p>
    <w:p w14:paraId="0D825874" w14:textId="77777777" w:rsidR="005E2989" w:rsidRPr="00211DF8" w:rsidRDefault="005E2989" w:rsidP="007E6F0F">
      <w:pPr>
        <w:jc w:val="both"/>
        <w:rPr>
          <w:rFonts w:ascii="Palatino Linotype" w:eastAsia="Microsoft YaHei" w:hAnsi="Palatino Linotype"/>
          <w:lang w:eastAsia="zh-CN"/>
        </w:rPr>
      </w:pPr>
    </w:p>
    <w:p w14:paraId="5C881C3A" w14:textId="77777777" w:rsidR="005E2989" w:rsidRPr="00211DF8" w:rsidRDefault="005E2989" w:rsidP="007E6F0F">
      <w:pPr>
        <w:jc w:val="both"/>
        <w:rPr>
          <w:rFonts w:ascii="Palatino Linotype" w:eastAsia="Microsoft YaHei" w:hAnsi="Palatino Linotype"/>
          <w:lang w:eastAsia="zh-CN"/>
        </w:rPr>
        <w:sectPr w:rsidR="005E2989" w:rsidRPr="00211DF8" w:rsidSect="00297F55">
          <w:pgSz w:w="15840" w:h="12240" w:orient="landscape"/>
          <w:pgMar w:top="720" w:right="720" w:bottom="720" w:left="720" w:header="720" w:footer="794" w:gutter="0"/>
          <w:cols w:space="720"/>
          <w:docGrid w:linePitch="360"/>
        </w:sectPr>
      </w:pPr>
    </w:p>
    <w:p w14:paraId="6CAFBED9" w14:textId="77777777" w:rsidR="00F75917" w:rsidRDefault="00F75917" w:rsidP="00A00C1A">
      <w:pPr>
        <w:pStyle w:val="Heading1"/>
        <w:jc w:val="both"/>
        <w:rPr>
          <w:rFonts w:ascii="Palatino Linotype" w:eastAsia="Microsoft YaHei" w:hAnsi="Palatino Linotype" w:cs="Microsoft YaHei"/>
          <w:lang w:eastAsia="zh-CN"/>
        </w:rPr>
      </w:pPr>
      <w:bookmarkStart w:id="141" w:name="_Toc468468994"/>
      <w:r>
        <w:rPr>
          <w:rFonts w:ascii="Palatino Linotype" w:eastAsia="Microsoft YaHei" w:hAnsi="Palatino Linotype" w:cs="Microsoft YaHei"/>
          <w:lang w:eastAsia="zh-CN"/>
        </w:rPr>
        <w:lastRenderedPageBreak/>
        <w:t>Sign Off</w:t>
      </w:r>
      <w:bookmarkEnd w:id="141"/>
    </w:p>
    <w:p w14:paraId="2D398C9C" w14:textId="77777777" w:rsidR="00485B40" w:rsidRPr="00A00C1A" w:rsidRDefault="00485B40" w:rsidP="00A00C1A">
      <w:pPr>
        <w:rPr>
          <w:lang w:eastAsia="zh-C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420047" w:rsidRPr="00A00C1A" w14:paraId="76998F08" w14:textId="77777777" w:rsidTr="00A00C1A">
        <w:trPr>
          <w:cantSplit/>
        </w:trPr>
        <w:tc>
          <w:tcPr>
            <w:tcW w:w="10260" w:type="dxa"/>
            <w:gridSpan w:val="3"/>
            <w:shd w:val="clear" w:color="auto" w:fill="244061" w:themeFill="accent1" w:themeFillShade="80"/>
          </w:tcPr>
          <w:p w14:paraId="13D4073B" w14:textId="77777777" w:rsidR="00420047" w:rsidRPr="00A00C1A" w:rsidRDefault="00420047" w:rsidP="00A00C1A">
            <w:pPr>
              <w:spacing w:after="0"/>
              <w:jc w:val="both"/>
              <w:rPr>
                <w:rFonts w:ascii="Palatino Linotype" w:eastAsia="Microsoft YaHei" w:hAnsi="Palatino Linotype"/>
                <w:color w:val="FFFFFF"/>
                <w:sz w:val="24"/>
                <w:szCs w:val="20"/>
              </w:rPr>
            </w:pPr>
            <w:r w:rsidRPr="00A00C1A">
              <w:rPr>
                <w:rFonts w:ascii="Palatino Linotype" w:eastAsia="Microsoft YaHei" w:hAnsi="Palatino Linotype"/>
                <w:color w:val="FFFFFF"/>
                <w:sz w:val="24"/>
                <w:szCs w:val="20"/>
              </w:rPr>
              <w:t>Description of Deliverable</w:t>
            </w:r>
            <w:r w:rsidR="00911DAD" w:rsidRPr="00A00C1A">
              <w:rPr>
                <w:rFonts w:ascii="Palatino Linotype" w:eastAsia="Microsoft YaHei" w:hAnsi="Palatino Linotype"/>
                <w:color w:val="FFFFFF"/>
                <w:sz w:val="24"/>
                <w:szCs w:val="20"/>
              </w:rPr>
              <w:t>: Requirement Definition Document</w:t>
            </w:r>
          </w:p>
          <w:p w14:paraId="48260BA5" w14:textId="77777777" w:rsidR="00420047" w:rsidRPr="00A00C1A" w:rsidRDefault="00420047" w:rsidP="00A00C1A">
            <w:pPr>
              <w:spacing w:after="0"/>
              <w:jc w:val="both"/>
              <w:rPr>
                <w:sz w:val="24"/>
                <w:szCs w:val="24"/>
              </w:rPr>
            </w:pPr>
            <w:r w:rsidRPr="00A00C1A">
              <w:rPr>
                <w:rFonts w:ascii="Palatino Linotype" w:eastAsia="Microsoft YaHei" w:hAnsi="Palatino Linotype"/>
                <w:color w:val="FFFFFF"/>
                <w:sz w:val="24"/>
                <w:szCs w:val="20"/>
              </w:rPr>
              <w:t>The requirements specification for the application.</w:t>
            </w:r>
            <w:r w:rsidRPr="00A00C1A">
              <w:rPr>
                <w:rFonts w:eastAsia="Arial Unicode MS"/>
                <w:sz w:val="24"/>
                <w:szCs w:val="24"/>
              </w:rPr>
              <w:t xml:space="preserve"> </w:t>
            </w:r>
          </w:p>
        </w:tc>
      </w:tr>
      <w:tr w:rsidR="00420047" w:rsidRPr="003B730D" w14:paraId="373DC55F" w14:textId="77777777" w:rsidTr="005F3D2E">
        <w:trPr>
          <w:cantSplit/>
          <w:trHeight w:val="648"/>
        </w:trPr>
        <w:tc>
          <w:tcPr>
            <w:tcW w:w="10260" w:type="dxa"/>
            <w:gridSpan w:val="3"/>
            <w:vAlign w:val="center"/>
          </w:tcPr>
          <w:p w14:paraId="7C111ACB" w14:textId="77777777" w:rsidR="00420047" w:rsidRPr="00A00C1A" w:rsidRDefault="00420047" w:rsidP="00A00C1A">
            <w:pPr>
              <w:pStyle w:val="TableText"/>
              <w:rPr>
                <w:b/>
                <w:szCs w:val="24"/>
              </w:rPr>
            </w:pPr>
            <w:r w:rsidRPr="00A00C1A">
              <w:rPr>
                <w:b/>
                <w:bCs/>
                <w:sz w:val="28"/>
                <w:szCs w:val="24"/>
              </w:rPr>
              <w:t>POS</w:t>
            </w:r>
            <w:r w:rsidR="00485B40" w:rsidRPr="00A00C1A">
              <w:rPr>
                <w:b/>
                <w:bCs/>
                <w:sz w:val="28"/>
                <w:szCs w:val="24"/>
              </w:rPr>
              <w:t xml:space="preserve"> Part </w:t>
            </w:r>
            <w:r w:rsidRPr="00A00C1A">
              <w:rPr>
                <w:b/>
                <w:bCs/>
                <w:sz w:val="28"/>
                <w:szCs w:val="24"/>
              </w:rPr>
              <w:t>Sign-Off</w:t>
            </w:r>
            <w:r w:rsidRPr="00A00C1A">
              <w:rPr>
                <w:b/>
                <w:sz w:val="28"/>
                <w:szCs w:val="24"/>
              </w:rPr>
              <w:t xml:space="preserve"> (Section</w:t>
            </w:r>
            <w:r w:rsidR="00635A9B" w:rsidRPr="00A00C1A">
              <w:rPr>
                <w:b/>
                <w:sz w:val="28"/>
                <w:szCs w:val="24"/>
              </w:rPr>
              <w:t xml:space="preserve">: </w:t>
            </w:r>
            <w:r w:rsidR="00485B40" w:rsidRPr="00A00C1A">
              <w:rPr>
                <w:b/>
                <w:sz w:val="28"/>
                <w:szCs w:val="24"/>
              </w:rPr>
              <w:t>4</w:t>
            </w:r>
            <w:r w:rsidR="00635A9B" w:rsidRPr="00A00C1A">
              <w:rPr>
                <w:b/>
                <w:sz w:val="28"/>
                <w:szCs w:val="24"/>
              </w:rPr>
              <w:t xml:space="preserve">.2.4, </w:t>
            </w:r>
            <w:r w:rsidR="00485B40" w:rsidRPr="00A00C1A">
              <w:rPr>
                <w:b/>
                <w:sz w:val="28"/>
                <w:szCs w:val="24"/>
              </w:rPr>
              <w:t>4</w:t>
            </w:r>
            <w:r w:rsidR="00635A9B" w:rsidRPr="00A00C1A">
              <w:rPr>
                <w:b/>
                <w:sz w:val="28"/>
                <w:szCs w:val="24"/>
              </w:rPr>
              <w:t xml:space="preserve">.2.6, </w:t>
            </w:r>
            <w:r w:rsidR="00485B40" w:rsidRPr="00A00C1A">
              <w:rPr>
                <w:b/>
                <w:sz w:val="28"/>
                <w:szCs w:val="24"/>
              </w:rPr>
              <w:t>4</w:t>
            </w:r>
            <w:r w:rsidR="00635A9B" w:rsidRPr="00A00C1A">
              <w:rPr>
                <w:b/>
                <w:sz w:val="28"/>
                <w:szCs w:val="24"/>
              </w:rPr>
              <w:t>.3.5</w:t>
            </w:r>
            <w:r w:rsidRPr="00A00C1A">
              <w:rPr>
                <w:b/>
                <w:sz w:val="28"/>
                <w:szCs w:val="24"/>
              </w:rPr>
              <w:t>)</w:t>
            </w:r>
          </w:p>
        </w:tc>
      </w:tr>
      <w:tr w:rsidR="00420047" w:rsidRPr="00A00C1A" w14:paraId="233BA655" w14:textId="77777777" w:rsidTr="00A00C1A">
        <w:trPr>
          <w:cantSplit/>
          <w:trHeight w:val="562"/>
        </w:trPr>
        <w:tc>
          <w:tcPr>
            <w:tcW w:w="4297" w:type="dxa"/>
            <w:vAlign w:val="center"/>
          </w:tcPr>
          <w:p w14:paraId="57C9AF71" w14:textId="77777777" w:rsidR="00420047" w:rsidRPr="00A00C1A" w:rsidRDefault="00420047" w:rsidP="005F3D2E">
            <w:pPr>
              <w:pStyle w:val="TableText"/>
              <w:jc w:val="center"/>
              <w:rPr>
                <w:sz w:val="28"/>
                <w:szCs w:val="24"/>
              </w:rPr>
            </w:pPr>
            <w:r w:rsidRPr="00A00C1A">
              <w:rPr>
                <w:sz w:val="28"/>
                <w:szCs w:val="24"/>
                <w:u w:val="single"/>
              </w:rPr>
              <w:t xml:space="preserve">Name </w:t>
            </w:r>
            <w:r w:rsidRPr="00A00C1A">
              <w:rPr>
                <w:sz w:val="28"/>
                <w:szCs w:val="24"/>
              </w:rPr>
              <w:t xml:space="preserve"> (Print or Type)</w:t>
            </w:r>
          </w:p>
        </w:tc>
        <w:tc>
          <w:tcPr>
            <w:tcW w:w="1931" w:type="dxa"/>
            <w:vAlign w:val="center"/>
          </w:tcPr>
          <w:p w14:paraId="6F5C6B66"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479110BB"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05D78DB" w14:textId="77777777" w:rsidTr="00A00C1A">
        <w:trPr>
          <w:cantSplit/>
          <w:trHeight w:val="1250"/>
        </w:trPr>
        <w:tc>
          <w:tcPr>
            <w:tcW w:w="4297" w:type="dxa"/>
            <w:vAlign w:val="center"/>
          </w:tcPr>
          <w:p w14:paraId="4268E0E6" w14:textId="77777777" w:rsidR="00420047" w:rsidRPr="00A00C1A" w:rsidRDefault="00635A9B" w:rsidP="005F3D2E">
            <w:pPr>
              <w:pStyle w:val="TableText"/>
              <w:rPr>
                <w:b/>
                <w:sz w:val="28"/>
                <w:szCs w:val="24"/>
              </w:rPr>
            </w:pPr>
            <w:r w:rsidRPr="00A00C1A">
              <w:rPr>
                <w:b/>
                <w:sz w:val="28"/>
                <w:szCs w:val="24"/>
              </w:rPr>
              <w:t xml:space="preserve">CARL CHOW </w:t>
            </w:r>
          </w:p>
        </w:tc>
        <w:tc>
          <w:tcPr>
            <w:tcW w:w="1931" w:type="dxa"/>
          </w:tcPr>
          <w:p w14:paraId="4C889F1C" w14:textId="77777777" w:rsidR="00420047" w:rsidRPr="003B730D" w:rsidRDefault="00420047" w:rsidP="005F3D2E">
            <w:pPr>
              <w:pStyle w:val="TableText"/>
              <w:rPr>
                <w:szCs w:val="24"/>
                <w:u w:val="single"/>
              </w:rPr>
            </w:pPr>
          </w:p>
        </w:tc>
        <w:tc>
          <w:tcPr>
            <w:tcW w:w="4032" w:type="dxa"/>
          </w:tcPr>
          <w:p w14:paraId="304CE0EC" w14:textId="77777777" w:rsidR="00420047" w:rsidRPr="003B730D" w:rsidRDefault="00420047" w:rsidP="005F3D2E">
            <w:pPr>
              <w:pStyle w:val="TableText"/>
              <w:rPr>
                <w:szCs w:val="24"/>
                <w:u w:val="single"/>
              </w:rPr>
            </w:pPr>
          </w:p>
        </w:tc>
      </w:tr>
      <w:tr w:rsidR="00485B40" w:rsidRPr="003B730D" w14:paraId="211F7F1F" w14:textId="77777777" w:rsidTr="00A00C1A">
        <w:trPr>
          <w:cantSplit/>
          <w:trHeight w:val="179"/>
        </w:trPr>
        <w:tc>
          <w:tcPr>
            <w:tcW w:w="10260" w:type="dxa"/>
            <w:gridSpan w:val="3"/>
            <w:shd w:val="clear" w:color="auto" w:fill="0D0D0D" w:themeFill="text1" w:themeFillTint="F2"/>
            <w:vAlign w:val="center"/>
          </w:tcPr>
          <w:p w14:paraId="6CF22918" w14:textId="77777777" w:rsidR="00485B40" w:rsidRDefault="00485B40" w:rsidP="00485B40">
            <w:pPr>
              <w:pStyle w:val="TableText"/>
              <w:rPr>
                <w:b/>
                <w:bCs/>
                <w:szCs w:val="24"/>
              </w:rPr>
            </w:pPr>
          </w:p>
        </w:tc>
      </w:tr>
      <w:tr w:rsidR="00420047" w:rsidRPr="003B730D" w14:paraId="0B03254C" w14:textId="77777777" w:rsidTr="005F3D2E">
        <w:trPr>
          <w:cantSplit/>
          <w:trHeight w:val="648"/>
        </w:trPr>
        <w:tc>
          <w:tcPr>
            <w:tcW w:w="10260" w:type="dxa"/>
            <w:gridSpan w:val="3"/>
            <w:vAlign w:val="center"/>
          </w:tcPr>
          <w:p w14:paraId="505C9669" w14:textId="77777777" w:rsidR="00420047" w:rsidRPr="003B730D" w:rsidRDefault="00420047" w:rsidP="00A00C1A">
            <w:pPr>
              <w:pStyle w:val="TableText"/>
              <w:rPr>
                <w:szCs w:val="24"/>
              </w:rPr>
            </w:pPr>
            <w:r w:rsidRPr="00A00C1A">
              <w:rPr>
                <w:b/>
                <w:bCs/>
                <w:sz w:val="28"/>
                <w:szCs w:val="24"/>
              </w:rPr>
              <w:t>St</w:t>
            </w:r>
            <w:r w:rsidR="00635A9B" w:rsidRPr="00A00C1A">
              <w:rPr>
                <w:b/>
                <w:bCs/>
                <w:sz w:val="28"/>
                <w:szCs w:val="24"/>
              </w:rPr>
              <w:t xml:space="preserve">aging to EDW </w:t>
            </w:r>
            <w:r w:rsidR="00485B40">
              <w:rPr>
                <w:b/>
                <w:bCs/>
                <w:sz w:val="28"/>
                <w:szCs w:val="24"/>
              </w:rPr>
              <w:t xml:space="preserve">Part </w:t>
            </w:r>
            <w:r w:rsidR="00635A9B" w:rsidRPr="00A00C1A">
              <w:rPr>
                <w:b/>
                <w:bCs/>
                <w:sz w:val="28"/>
                <w:szCs w:val="24"/>
              </w:rPr>
              <w:t>Sign-Off (</w:t>
            </w:r>
            <w:r w:rsidR="00485B40" w:rsidRPr="00A00C1A">
              <w:rPr>
                <w:b/>
                <w:bCs/>
                <w:sz w:val="28"/>
                <w:szCs w:val="24"/>
              </w:rPr>
              <w:t>4</w:t>
            </w:r>
            <w:r w:rsidR="00635A9B" w:rsidRPr="00A00C1A">
              <w:rPr>
                <w:b/>
                <w:bCs/>
                <w:sz w:val="28"/>
                <w:szCs w:val="24"/>
              </w:rPr>
              <w:t xml:space="preserve">.2.5, </w:t>
            </w:r>
            <w:r w:rsidR="00485B40" w:rsidRPr="00A00C1A">
              <w:rPr>
                <w:b/>
                <w:bCs/>
                <w:sz w:val="28"/>
                <w:szCs w:val="24"/>
              </w:rPr>
              <w:t>4</w:t>
            </w:r>
            <w:r w:rsidR="00635A9B" w:rsidRPr="00A00C1A">
              <w:rPr>
                <w:b/>
                <w:bCs/>
                <w:sz w:val="28"/>
                <w:szCs w:val="24"/>
              </w:rPr>
              <w:t>.2.7,</w:t>
            </w:r>
            <w:r w:rsidR="00485B40" w:rsidRPr="00A00C1A">
              <w:rPr>
                <w:b/>
                <w:bCs/>
                <w:sz w:val="28"/>
                <w:szCs w:val="24"/>
              </w:rPr>
              <w:t xml:space="preserve"> 4</w:t>
            </w:r>
            <w:r w:rsidR="00635A9B" w:rsidRPr="00A00C1A">
              <w:rPr>
                <w:b/>
                <w:bCs/>
                <w:sz w:val="28"/>
                <w:szCs w:val="24"/>
              </w:rPr>
              <w:t>.3.6)</w:t>
            </w:r>
          </w:p>
        </w:tc>
      </w:tr>
      <w:tr w:rsidR="00420047" w:rsidRPr="00A00C1A" w14:paraId="738459AB" w14:textId="77777777" w:rsidTr="00A00C1A">
        <w:trPr>
          <w:cantSplit/>
          <w:trHeight w:val="562"/>
        </w:trPr>
        <w:tc>
          <w:tcPr>
            <w:tcW w:w="4297" w:type="dxa"/>
            <w:vAlign w:val="center"/>
          </w:tcPr>
          <w:p w14:paraId="12BA7E59"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78DD67B" w14:textId="77777777" w:rsidR="00420047" w:rsidRPr="00A00C1A" w:rsidRDefault="00420047" w:rsidP="005F3D2E">
            <w:pPr>
              <w:pStyle w:val="TableText"/>
              <w:jc w:val="center"/>
              <w:rPr>
                <w:sz w:val="28"/>
                <w:szCs w:val="24"/>
              </w:rPr>
            </w:pPr>
            <w:r w:rsidRPr="00A00C1A">
              <w:rPr>
                <w:sz w:val="28"/>
                <w:szCs w:val="24"/>
                <w:u w:val="single"/>
              </w:rPr>
              <w:t>Date</w:t>
            </w:r>
          </w:p>
        </w:tc>
        <w:tc>
          <w:tcPr>
            <w:tcW w:w="4032" w:type="dxa"/>
            <w:vAlign w:val="center"/>
          </w:tcPr>
          <w:p w14:paraId="3769DE5D"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548CBB19" w14:textId="77777777" w:rsidTr="00A00C1A">
        <w:trPr>
          <w:cantSplit/>
          <w:trHeight w:val="1214"/>
        </w:trPr>
        <w:tc>
          <w:tcPr>
            <w:tcW w:w="4297" w:type="dxa"/>
            <w:vAlign w:val="center"/>
          </w:tcPr>
          <w:p w14:paraId="3770E4B1" w14:textId="77777777" w:rsidR="00420047" w:rsidRPr="003B730D" w:rsidRDefault="00635A9B" w:rsidP="005F3D2E">
            <w:pPr>
              <w:pStyle w:val="TableText"/>
              <w:rPr>
                <w:szCs w:val="24"/>
              </w:rPr>
            </w:pPr>
            <w:r w:rsidRPr="00A00C1A">
              <w:rPr>
                <w:b/>
                <w:sz w:val="28"/>
                <w:szCs w:val="24"/>
              </w:rPr>
              <w:t>POLLY KAM</w:t>
            </w:r>
          </w:p>
        </w:tc>
        <w:tc>
          <w:tcPr>
            <w:tcW w:w="1931" w:type="dxa"/>
          </w:tcPr>
          <w:p w14:paraId="01021F9D" w14:textId="77777777" w:rsidR="00420047" w:rsidRPr="003B730D" w:rsidRDefault="00420047" w:rsidP="005F3D2E">
            <w:pPr>
              <w:pStyle w:val="TableText"/>
              <w:rPr>
                <w:szCs w:val="24"/>
                <w:u w:val="single"/>
              </w:rPr>
            </w:pPr>
          </w:p>
        </w:tc>
        <w:tc>
          <w:tcPr>
            <w:tcW w:w="4032" w:type="dxa"/>
          </w:tcPr>
          <w:p w14:paraId="49837E2F" w14:textId="77777777" w:rsidR="00420047" w:rsidRPr="003B730D" w:rsidRDefault="00420047" w:rsidP="005F3D2E">
            <w:pPr>
              <w:pStyle w:val="TableText"/>
              <w:rPr>
                <w:szCs w:val="24"/>
                <w:u w:val="single"/>
              </w:rPr>
            </w:pPr>
          </w:p>
        </w:tc>
      </w:tr>
      <w:tr w:rsidR="00485B40" w:rsidRPr="003B730D" w14:paraId="362CA533" w14:textId="77777777" w:rsidTr="00FF036B">
        <w:trPr>
          <w:cantSplit/>
          <w:trHeight w:val="89"/>
        </w:trPr>
        <w:tc>
          <w:tcPr>
            <w:tcW w:w="10260" w:type="dxa"/>
            <w:gridSpan w:val="3"/>
            <w:shd w:val="clear" w:color="auto" w:fill="0D0D0D" w:themeFill="text1" w:themeFillTint="F2"/>
            <w:vAlign w:val="center"/>
          </w:tcPr>
          <w:p w14:paraId="35F29436" w14:textId="77777777" w:rsidR="00485B40" w:rsidRDefault="00485B40" w:rsidP="00FF036B">
            <w:pPr>
              <w:pStyle w:val="TableText"/>
              <w:rPr>
                <w:b/>
                <w:bCs/>
                <w:szCs w:val="24"/>
              </w:rPr>
            </w:pPr>
          </w:p>
        </w:tc>
      </w:tr>
      <w:tr w:rsidR="00420047" w:rsidRPr="003B730D" w14:paraId="1281A477" w14:textId="77777777" w:rsidTr="005F3D2E">
        <w:trPr>
          <w:cantSplit/>
          <w:trHeight w:val="648"/>
        </w:trPr>
        <w:tc>
          <w:tcPr>
            <w:tcW w:w="10260" w:type="dxa"/>
            <w:gridSpan w:val="3"/>
            <w:vAlign w:val="center"/>
          </w:tcPr>
          <w:p w14:paraId="69CA573D" w14:textId="77777777" w:rsidR="00420047" w:rsidRPr="003B730D" w:rsidRDefault="00420047" w:rsidP="00A00C1A">
            <w:pPr>
              <w:pStyle w:val="TableText"/>
              <w:rPr>
                <w:szCs w:val="24"/>
              </w:rPr>
            </w:pPr>
            <w:r w:rsidRPr="00A00C1A">
              <w:rPr>
                <w:b/>
                <w:bCs/>
                <w:sz w:val="28"/>
                <w:szCs w:val="24"/>
              </w:rPr>
              <w:t>Others</w:t>
            </w:r>
            <w:r w:rsidR="00485B40" w:rsidRPr="00A00C1A">
              <w:rPr>
                <w:b/>
                <w:bCs/>
                <w:sz w:val="28"/>
                <w:szCs w:val="24"/>
              </w:rPr>
              <w:t xml:space="preserve"> Sections</w:t>
            </w:r>
            <w:r w:rsidR="00635A9B" w:rsidRPr="00A00C1A">
              <w:rPr>
                <w:b/>
                <w:bCs/>
                <w:sz w:val="28"/>
                <w:szCs w:val="24"/>
              </w:rPr>
              <w:t xml:space="preserve"> Sign-Off (</w:t>
            </w:r>
            <w:r w:rsidR="00485B40">
              <w:rPr>
                <w:b/>
                <w:bCs/>
                <w:sz w:val="28"/>
                <w:szCs w:val="24"/>
              </w:rPr>
              <w:t>Others</w:t>
            </w:r>
            <w:r w:rsidR="00635A9B" w:rsidRPr="00A00C1A">
              <w:rPr>
                <w:b/>
                <w:bCs/>
                <w:sz w:val="28"/>
                <w:szCs w:val="24"/>
              </w:rPr>
              <w:t>)</w:t>
            </w:r>
            <w:r w:rsidR="00635A9B">
              <w:rPr>
                <w:b/>
                <w:szCs w:val="24"/>
              </w:rPr>
              <w:t xml:space="preserve"> </w:t>
            </w:r>
            <w:r>
              <w:rPr>
                <w:b/>
                <w:bCs/>
                <w:szCs w:val="24"/>
              </w:rPr>
              <w:t xml:space="preserve"> </w:t>
            </w:r>
          </w:p>
        </w:tc>
      </w:tr>
      <w:tr w:rsidR="00420047" w:rsidRPr="00A00C1A" w14:paraId="76D1EF27" w14:textId="77777777" w:rsidTr="00A00C1A">
        <w:trPr>
          <w:cantSplit/>
          <w:trHeight w:val="557"/>
        </w:trPr>
        <w:tc>
          <w:tcPr>
            <w:tcW w:w="4297" w:type="dxa"/>
            <w:vAlign w:val="center"/>
          </w:tcPr>
          <w:p w14:paraId="128F32E3" w14:textId="77777777" w:rsidR="00420047" w:rsidRPr="00A00C1A" w:rsidRDefault="00420047" w:rsidP="005F3D2E">
            <w:pPr>
              <w:pStyle w:val="TableText"/>
              <w:jc w:val="center"/>
              <w:rPr>
                <w:sz w:val="28"/>
                <w:szCs w:val="24"/>
                <w:u w:val="single"/>
              </w:rPr>
            </w:pPr>
            <w:r w:rsidRPr="00A00C1A">
              <w:rPr>
                <w:sz w:val="28"/>
                <w:szCs w:val="24"/>
                <w:u w:val="single"/>
              </w:rPr>
              <w:t xml:space="preserve">Name </w:t>
            </w:r>
            <w:r w:rsidRPr="00A00C1A">
              <w:rPr>
                <w:sz w:val="28"/>
                <w:szCs w:val="24"/>
              </w:rPr>
              <w:t xml:space="preserve"> (Print or Type)</w:t>
            </w:r>
          </w:p>
        </w:tc>
        <w:tc>
          <w:tcPr>
            <w:tcW w:w="1931" w:type="dxa"/>
            <w:vAlign w:val="center"/>
          </w:tcPr>
          <w:p w14:paraId="1A9FF726" w14:textId="77777777" w:rsidR="00420047" w:rsidRPr="00A00C1A" w:rsidRDefault="00420047" w:rsidP="005F3D2E">
            <w:pPr>
              <w:pStyle w:val="TableText"/>
              <w:jc w:val="center"/>
              <w:rPr>
                <w:sz w:val="28"/>
                <w:szCs w:val="24"/>
                <w:u w:val="single"/>
              </w:rPr>
            </w:pPr>
            <w:r w:rsidRPr="00A00C1A">
              <w:rPr>
                <w:sz w:val="28"/>
                <w:szCs w:val="24"/>
                <w:u w:val="single"/>
              </w:rPr>
              <w:t>Date</w:t>
            </w:r>
          </w:p>
        </w:tc>
        <w:tc>
          <w:tcPr>
            <w:tcW w:w="4032" w:type="dxa"/>
            <w:vAlign w:val="center"/>
          </w:tcPr>
          <w:p w14:paraId="05D927A1" w14:textId="77777777" w:rsidR="00420047" w:rsidRPr="00A00C1A" w:rsidRDefault="00420047" w:rsidP="005F3D2E">
            <w:pPr>
              <w:pStyle w:val="TableText"/>
              <w:jc w:val="center"/>
              <w:rPr>
                <w:sz w:val="28"/>
                <w:szCs w:val="24"/>
              </w:rPr>
            </w:pPr>
            <w:r w:rsidRPr="00A00C1A">
              <w:rPr>
                <w:sz w:val="28"/>
                <w:szCs w:val="24"/>
                <w:u w:val="single"/>
              </w:rPr>
              <w:t>Signature</w:t>
            </w:r>
          </w:p>
        </w:tc>
      </w:tr>
      <w:tr w:rsidR="00420047" w:rsidRPr="003B730D" w14:paraId="19729E42" w14:textId="77777777" w:rsidTr="00A00C1A">
        <w:trPr>
          <w:cantSplit/>
          <w:trHeight w:val="1295"/>
        </w:trPr>
        <w:tc>
          <w:tcPr>
            <w:tcW w:w="4297" w:type="dxa"/>
            <w:vAlign w:val="center"/>
          </w:tcPr>
          <w:p w14:paraId="6ED096B0" w14:textId="77777777" w:rsidR="00420047" w:rsidRPr="003B730D" w:rsidRDefault="00635A9B" w:rsidP="00A00C1A">
            <w:pPr>
              <w:pStyle w:val="TableText"/>
              <w:rPr>
                <w:szCs w:val="24"/>
              </w:rPr>
            </w:pPr>
            <w:r>
              <w:rPr>
                <w:b/>
                <w:sz w:val="28"/>
                <w:szCs w:val="24"/>
              </w:rPr>
              <w:t>WING CHOI</w:t>
            </w:r>
          </w:p>
        </w:tc>
        <w:tc>
          <w:tcPr>
            <w:tcW w:w="1931" w:type="dxa"/>
          </w:tcPr>
          <w:p w14:paraId="5331D0F4" w14:textId="77777777" w:rsidR="00420047" w:rsidRPr="003B730D" w:rsidRDefault="00420047" w:rsidP="005F3D2E">
            <w:pPr>
              <w:pStyle w:val="TableText"/>
              <w:rPr>
                <w:szCs w:val="24"/>
                <w:highlight w:val="yellow"/>
                <w:u w:val="single"/>
              </w:rPr>
            </w:pPr>
          </w:p>
        </w:tc>
        <w:tc>
          <w:tcPr>
            <w:tcW w:w="4032" w:type="dxa"/>
          </w:tcPr>
          <w:p w14:paraId="3929F396" w14:textId="77777777" w:rsidR="00420047" w:rsidRPr="003B730D" w:rsidRDefault="00420047" w:rsidP="005F3D2E">
            <w:pPr>
              <w:pStyle w:val="TableText"/>
              <w:rPr>
                <w:szCs w:val="24"/>
                <w:u w:val="single"/>
              </w:rPr>
            </w:pPr>
          </w:p>
        </w:tc>
      </w:tr>
      <w:tr w:rsidR="00485B40" w:rsidRPr="003B730D" w14:paraId="47A36559" w14:textId="77777777" w:rsidTr="00FF036B">
        <w:trPr>
          <w:cantSplit/>
          <w:trHeight w:val="89"/>
        </w:trPr>
        <w:tc>
          <w:tcPr>
            <w:tcW w:w="10260" w:type="dxa"/>
            <w:gridSpan w:val="3"/>
            <w:shd w:val="clear" w:color="auto" w:fill="0D0D0D" w:themeFill="text1" w:themeFillTint="F2"/>
            <w:vAlign w:val="center"/>
          </w:tcPr>
          <w:p w14:paraId="5D2DF881" w14:textId="77777777" w:rsidR="00485B40" w:rsidRDefault="00485B40" w:rsidP="00FF036B">
            <w:pPr>
              <w:pStyle w:val="TableText"/>
              <w:rPr>
                <w:b/>
                <w:bCs/>
                <w:szCs w:val="24"/>
              </w:rPr>
            </w:pPr>
          </w:p>
        </w:tc>
      </w:tr>
    </w:tbl>
    <w:p w14:paraId="6273E42B" w14:textId="77777777" w:rsidR="00F75917" w:rsidRDefault="00F75917" w:rsidP="00A00C1A">
      <w:pPr>
        <w:rPr>
          <w:lang w:eastAsia="zh-CN"/>
        </w:rPr>
      </w:pPr>
    </w:p>
    <w:p w14:paraId="1305217C" w14:textId="77777777" w:rsidR="00F75917" w:rsidRPr="00A00C1A" w:rsidRDefault="00F75917" w:rsidP="00A00C1A">
      <w:pPr>
        <w:rPr>
          <w:lang w:eastAsia="zh-CN"/>
        </w:rPr>
      </w:pPr>
    </w:p>
    <w:p w14:paraId="46E2600C" w14:textId="77777777" w:rsidR="00B17226" w:rsidRPr="00211DF8" w:rsidRDefault="00B17226" w:rsidP="007E6F0F">
      <w:pPr>
        <w:jc w:val="both"/>
        <w:rPr>
          <w:rFonts w:ascii="Palatino Linotype" w:eastAsia="Microsoft YaHei" w:hAnsi="Palatino Linotype" w:cs="Times New Roman"/>
          <w:i/>
          <w:color w:val="FF66CC"/>
          <w:szCs w:val="20"/>
          <w:lang w:eastAsia="en-US"/>
        </w:rPr>
      </w:pPr>
      <w:r w:rsidRPr="00211DF8">
        <w:rPr>
          <w:rFonts w:ascii="Palatino Linotype" w:eastAsia="Microsoft YaHei" w:hAnsi="Palatino Linotype"/>
          <w:color w:val="FF66CC"/>
        </w:rPr>
        <w:br w:type="page"/>
      </w:r>
    </w:p>
    <w:p w14:paraId="758B8991" w14:textId="77777777" w:rsidR="00380544" w:rsidRPr="00211DF8" w:rsidRDefault="00380544" w:rsidP="007E6F0F">
      <w:pPr>
        <w:pStyle w:val="Heading1"/>
        <w:jc w:val="both"/>
        <w:rPr>
          <w:rFonts w:ascii="Palatino Linotype" w:eastAsia="Microsoft YaHei" w:hAnsi="Palatino Linotype" w:cs="Microsoft YaHei"/>
          <w:lang w:eastAsia="zh-CN"/>
        </w:rPr>
      </w:pPr>
      <w:bookmarkStart w:id="142" w:name="_Toc468468995"/>
      <w:r w:rsidRPr="00211DF8">
        <w:rPr>
          <w:rFonts w:ascii="Palatino Linotype" w:eastAsia="Microsoft YaHei" w:hAnsi="Palatino Linotype" w:cs="Microsoft YaHei"/>
          <w:lang w:eastAsia="zh-CN"/>
        </w:rPr>
        <w:lastRenderedPageBreak/>
        <w:t>Appendix A – Existing Polling Servers Overview</w:t>
      </w:r>
      <w:bookmarkEnd w:id="142"/>
    </w:p>
    <w:bookmarkStart w:id="143" w:name="_MON_1542179819"/>
    <w:bookmarkEnd w:id="143"/>
    <w:p w14:paraId="05297E62" w14:textId="77777777" w:rsidR="00380544" w:rsidRPr="00211DF8" w:rsidRDefault="000812BA" w:rsidP="00380544">
      <w:pPr>
        <w:rPr>
          <w:rFonts w:ascii="Palatino Linotype" w:hAnsi="Palatino Linotype"/>
          <w:lang w:eastAsia="zh-CN"/>
        </w:rPr>
      </w:pPr>
      <w:r w:rsidRPr="00211DF8">
        <w:rPr>
          <w:rFonts w:ascii="Palatino Linotype" w:hAnsi="Palatino Linotype"/>
          <w:lang w:eastAsia="zh-CN"/>
        </w:rPr>
        <w:object w:dxaOrig="1000" w:dyaOrig="653" w14:anchorId="2BBB2A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pt;height:33.3pt" o:ole="">
            <v:imagedata r:id="rId25" o:title=""/>
          </v:shape>
          <o:OLEObject Type="Embed" ProgID="Excel.Sheet.12" ShapeID="_x0000_i1025" DrawAspect="Icon" ObjectID="_1543149851" r:id="rId26"/>
        </w:object>
      </w:r>
    </w:p>
    <w:p w14:paraId="23E22F13" w14:textId="77777777" w:rsidR="00A247A0" w:rsidRDefault="00A247A0" w:rsidP="00A247A0">
      <w:pPr>
        <w:pStyle w:val="Heading1"/>
        <w:jc w:val="both"/>
        <w:rPr>
          <w:rFonts w:ascii="Palatino Linotype" w:eastAsia="Microsoft YaHei" w:hAnsi="Palatino Linotype" w:cs="Microsoft YaHei"/>
          <w:lang w:eastAsia="zh-CN"/>
        </w:rPr>
      </w:pPr>
      <w:bookmarkStart w:id="144" w:name="_Toc468439637"/>
      <w:bookmarkStart w:id="145" w:name="_Toc468440135"/>
      <w:bookmarkStart w:id="146" w:name="_Toc468468131"/>
      <w:bookmarkStart w:id="147" w:name="_Toc468468555"/>
      <w:bookmarkStart w:id="148" w:name="_Toc468468996"/>
      <w:bookmarkStart w:id="149" w:name="_Toc468439638"/>
      <w:bookmarkStart w:id="150" w:name="_Toc468440136"/>
      <w:bookmarkStart w:id="151" w:name="_Toc468468132"/>
      <w:bookmarkStart w:id="152" w:name="_Toc468468556"/>
      <w:bookmarkStart w:id="153" w:name="_Toc468468997"/>
      <w:bookmarkStart w:id="154" w:name="_Toc468468998"/>
      <w:bookmarkEnd w:id="144"/>
      <w:bookmarkEnd w:id="145"/>
      <w:bookmarkEnd w:id="146"/>
      <w:bookmarkEnd w:id="147"/>
      <w:bookmarkEnd w:id="148"/>
      <w:bookmarkEnd w:id="149"/>
      <w:bookmarkEnd w:id="150"/>
      <w:bookmarkEnd w:id="151"/>
      <w:bookmarkEnd w:id="152"/>
      <w:bookmarkEnd w:id="153"/>
      <w:r w:rsidRPr="00211DF8">
        <w:rPr>
          <w:rFonts w:ascii="Palatino Linotype" w:eastAsia="Microsoft YaHei" w:hAnsi="Palatino Linotype" w:cs="Microsoft YaHei"/>
          <w:lang w:eastAsia="zh-CN"/>
        </w:rPr>
        <w:t>Appendix</w:t>
      </w:r>
      <w:r>
        <w:rPr>
          <w:rFonts w:ascii="Palatino Linotype" w:eastAsia="Microsoft YaHei" w:hAnsi="Palatino Linotype" w:cs="Microsoft YaHei"/>
          <w:lang w:eastAsia="zh-CN"/>
        </w:rPr>
        <w:t xml:space="preserve"> </w:t>
      </w:r>
      <w:r w:rsidR="000812BA">
        <w:rPr>
          <w:rFonts w:ascii="Palatino Linotype" w:eastAsia="Microsoft YaHei" w:hAnsi="Palatino Linotype" w:cs="Microsoft YaHei"/>
          <w:lang w:eastAsia="zh-CN"/>
        </w:rPr>
        <w:t>B</w:t>
      </w:r>
      <w:r w:rsidR="000812BA" w:rsidRPr="00211DF8">
        <w:rPr>
          <w:rFonts w:ascii="Palatino Linotype" w:eastAsia="Microsoft YaHei" w:hAnsi="Palatino Linotype" w:cs="Microsoft YaHei"/>
          <w:lang w:eastAsia="zh-CN"/>
        </w:rPr>
        <w:t xml:space="preserve"> </w:t>
      </w:r>
      <w:r w:rsidRPr="00211DF8">
        <w:rPr>
          <w:rFonts w:ascii="Palatino Linotype" w:eastAsia="Microsoft YaHei" w:hAnsi="Palatino Linotype" w:cs="Microsoft YaHei"/>
          <w:lang w:eastAsia="zh-CN"/>
        </w:rPr>
        <w:t>–</w:t>
      </w:r>
      <w:r>
        <w:rPr>
          <w:rFonts w:ascii="Palatino Linotype" w:eastAsia="Microsoft YaHei" w:hAnsi="Palatino Linotype" w:cs="Microsoft YaHei"/>
          <w:lang w:eastAsia="zh-CN"/>
        </w:rPr>
        <w:t xml:space="preserve"> Data Process Flowchart</w:t>
      </w:r>
      <w:bookmarkEnd w:id="154"/>
    </w:p>
    <w:p w14:paraId="3734AB98" w14:textId="77777777" w:rsidR="00A247A0" w:rsidRPr="00A247A0" w:rsidRDefault="00A247A0" w:rsidP="00A247A0">
      <w:pPr>
        <w:rPr>
          <w:lang w:eastAsia="zh-CN"/>
        </w:rPr>
      </w:pPr>
      <w:r>
        <w:rPr>
          <w:lang w:eastAsia="zh-CN"/>
        </w:rPr>
        <w:object w:dxaOrig="1500" w:dyaOrig="982" w14:anchorId="464E4B7A">
          <v:shape id="_x0000_i1026" type="#_x0000_t75" style="width:74.7pt;height:48.9pt" o:ole="">
            <v:imagedata r:id="rId27" o:title=""/>
          </v:shape>
          <o:OLEObject Type="Embed" ProgID="AcroExch.Document.DC" ShapeID="_x0000_i1026" DrawAspect="Icon" ObjectID="_1543149852" r:id="rId28"/>
        </w:object>
      </w:r>
    </w:p>
    <w:p w14:paraId="7AA7A8D4" w14:textId="77777777" w:rsidR="00A247A0" w:rsidRPr="00211DF8" w:rsidRDefault="00A247A0" w:rsidP="007E6F0F">
      <w:pPr>
        <w:jc w:val="both"/>
        <w:rPr>
          <w:rFonts w:ascii="Palatino Linotype" w:hAnsi="Palatino Linotype"/>
          <w:lang w:eastAsia="zh-CN"/>
        </w:rPr>
      </w:pPr>
    </w:p>
    <w:p w14:paraId="0D04B937" w14:textId="77777777" w:rsidR="00C103F0" w:rsidRPr="00211DF8" w:rsidRDefault="00C103F0" w:rsidP="007E6F0F">
      <w:pPr>
        <w:jc w:val="both"/>
        <w:rPr>
          <w:rFonts w:ascii="Palatino Linotype" w:eastAsia="Microsoft YaHei" w:hAnsi="Palatino Linotype"/>
        </w:rPr>
      </w:pPr>
    </w:p>
    <w:p w14:paraId="0942318D" w14:textId="77777777" w:rsidR="0061154C" w:rsidRDefault="0061154C" w:rsidP="007E6F0F">
      <w:pPr>
        <w:jc w:val="both"/>
        <w:rPr>
          <w:rFonts w:ascii="Palatino Linotype" w:eastAsia="Microsoft YaHei" w:hAnsi="Palatino Linotype"/>
        </w:rPr>
      </w:pPr>
    </w:p>
    <w:p w14:paraId="4B739509" w14:textId="77777777" w:rsidR="0061154C" w:rsidRPr="0061154C" w:rsidRDefault="0061154C" w:rsidP="0061154C">
      <w:pPr>
        <w:rPr>
          <w:rFonts w:ascii="Palatino Linotype" w:eastAsia="Microsoft YaHei" w:hAnsi="Palatino Linotype"/>
        </w:rPr>
      </w:pPr>
    </w:p>
    <w:p w14:paraId="2C29578F" w14:textId="77777777" w:rsidR="0061154C" w:rsidRPr="0061154C" w:rsidRDefault="0061154C" w:rsidP="0061154C">
      <w:pPr>
        <w:rPr>
          <w:rFonts w:ascii="Palatino Linotype" w:eastAsia="Microsoft YaHei" w:hAnsi="Palatino Linotype"/>
        </w:rPr>
      </w:pPr>
    </w:p>
    <w:p w14:paraId="4910C1E5" w14:textId="77777777" w:rsidR="0061154C" w:rsidRPr="0061154C" w:rsidRDefault="0061154C" w:rsidP="0061154C">
      <w:pPr>
        <w:rPr>
          <w:rFonts w:ascii="Palatino Linotype" w:eastAsia="Microsoft YaHei" w:hAnsi="Palatino Linotype"/>
        </w:rPr>
      </w:pPr>
    </w:p>
    <w:p w14:paraId="22EB49D5" w14:textId="77777777" w:rsidR="0061154C" w:rsidRPr="0061154C" w:rsidRDefault="0061154C" w:rsidP="0061154C">
      <w:pPr>
        <w:rPr>
          <w:rFonts w:ascii="Palatino Linotype" w:eastAsia="Microsoft YaHei" w:hAnsi="Palatino Linotype"/>
        </w:rPr>
      </w:pPr>
    </w:p>
    <w:p w14:paraId="377C297A" w14:textId="77777777" w:rsidR="0061154C" w:rsidRPr="0061154C" w:rsidRDefault="0061154C" w:rsidP="0061154C">
      <w:pPr>
        <w:rPr>
          <w:rFonts w:ascii="Palatino Linotype" w:eastAsia="Microsoft YaHei" w:hAnsi="Palatino Linotype"/>
        </w:rPr>
      </w:pPr>
    </w:p>
    <w:p w14:paraId="314FF088" w14:textId="77777777" w:rsidR="0061154C" w:rsidRPr="0061154C" w:rsidRDefault="0061154C" w:rsidP="0061154C">
      <w:pPr>
        <w:rPr>
          <w:rFonts w:ascii="Palatino Linotype" w:eastAsia="Microsoft YaHei" w:hAnsi="Palatino Linotype"/>
        </w:rPr>
      </w:pPr>
    </w:p>
    <w:p w14:paraId="62CB689F" w14:textId="77777777" w:rsidR="0061154C" w:rsidRPr="0061154C" w:rsidRDefault="0061154C" w:rsidP="0061154C">
      <w:pPr>
        <w:rPr>
          <w:rFonts w:ascii="Palatino Linotype" w:eastAsia="Microsoft YaHei" w:hAnsi="Palatino Linotype"/>
        </w:rPr>
      </w:pPr>
    </w:p>
    <w:p w14:paraId="30798616" w14:textId="77777777" w:rsidR="0061154C" w:rsidRPr="0061154C" w:rsidRDefault="0061154C" w:rsidP="0061154C">
      <w:pPr>
        <w:rPr>
          <w:rFonts w:ascii="Palatino Linotype" w:eastAsia="Microsoft YaHei" w:hAnsi="Palatino Linotype"/>
        </w:rPr>
      </w:pPr>
    </w:p>
    <w:p w14:paraId="4119CA2A" w14:textId="77777777" w:rsidR="0061154C" w:rsidRPr="0061154C" w:rsidRDefault="0061154C" w:rsidP="0061154C">
      <w:pPr>
        <w:rPr>
          <w:rFonts w:ascii="Palatino Linotype" w:eastAsia="Microsoft YaHei" w:hAnsi="Palatino Linotype"/>
        </w:rPr>
      </w:pPr>
    </w:p>
    <w:p w14:paraId="156D94BD" w14:textId="77777777" w:rsidR="0061154C" w:rsidRPr="0061154C" w:rsidRDefault="0061154C" w:rsidP="0061154C">
      <w:pPr>
        <w:rPr>
          <w:rFonts w:ascii="Palatino Linotype" w:eastAsia="Microsoft YaHei" w:hAnsi="Palatino Linotype"/>
        </w:rPr>
      </w:pPr>
    </w:p>
    <w:p w14:paraId="27EFC438" w14:textId="77777777" w:rsidR="0061154C" w:rsidRDefault="0061154C" w:rsidP="0061154C">
      <w:pPr>
        <w:rPr>
          <w:rFonts w:ascii="Palatino Linotype" w:eastAsia="Microsoft YaHei" w:hAnsi="Palatino Linotype"/>
        </w:rPr>
      </w:pPr>
    </w:p>
    <w:p w14:paraId="34475C9B" w14:textId="77777777" w:rsidR="00460F4D" w:rsidRPr="0061154C" w:rsidRDefault="0061154C" w:rsidP="0061154C">
      <w:pPr>
        <w:tabs>
          <w:tab w:val="left" w:pos="2369"/>
        </w:tabs>
        <w:rPr>
          <w:rFonts w:ascii="Palatino Linotype" w:eastAsia="Microsoft YaHei" w:hAnsi="Palatino Linotype"/>
        </w:rPr>
      </w:pPr>
      <w:r>
        <w:rPr>
          <w:rFonts w:ascii="Palatino Linotype" w:eastAsia="Microsoft YaHei" w:hAnsi="Palatino Linotype"/>
        </w:rPr>
        <w:tab/>
      </w:r>
    </w:p>
    <w:sectPr w:rsidR="00460F4D" w:rsidRPr="0061154C" w:rsidSect="005B21C6">
      <w:pgSz w:w="12240" w:h="15840"/>
      <w:pgMar w:top="720" w:right="720" w:bottom="720" w:left="720" w:header="720" w:footer="79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5" w:author="Polly Kam (IT)" w:date="2016-12-07T22:29:00Z" w:initials="PK(">
    <w:p w14:paraId="53A0DE27" w14:textId="69C26F97" w:rsidR="00685D77" w:rsidRDefault="00685D77">
      <w:pPr>
        <w:pStyle w:val="CommentText"/>
      </w:pPr>
      <w:r>
        <w:rPr>
          <w:rStyle w:val="CommentReference"/>
        </w:rPr>
        <w:annotationRef/>
      </w:r>
      <w:r>
        <w:t>We haven’t talked about real time in last meeting.</w:t>
      </w:r>
    </w:p>
    <w:p w14:paraId="633FE91E" w14:textId="656F6290" w:rsidR="00685D77" w:rsidRDefault="00685D77">
      <w:pPr>
        <w:pStyle w:val="CommentText"/>
      </w:pPr>
      <w:r>
        <w:t xml:space="preserve">Currently, last 15 mins transactions will not be transferred to us after the store manager triggers EOD process. What will happen in </w:t>
      </w:r>
      <w:proofErr w:type="gramStart"/>
      <w:r>
        <w:t>ESB ?</w:t>
      </w:r>
      <w:proofErr w:type="gramEnd"/>
    </w:p>
    <w:p w14:paraId="51CBB993" w14:textId="77777777" w:rsidR="00685D77" w:rsidRDefault="00685D77">
      <w:pPr>
        <w:pStyle w:val="CommentText"/>
      </w:pPr>
    </w:p>
    <w:p w14:paraId="0F9B2455" w14:textId="70F5F68F" w:rsidR="00685D77" w:rsidRPr="00084668" w:rsidRDefault="00685D77">
      <w:pPr>
        <w:pStyle w:val="CommentText"/>
        <w:rPr>
          <w:highlight w:val="yellow"/>
        </w:rPr>
      </w:pPr>
      <w:r w:rsidRPr="00084668">
        <w:rPr>
          <w:highlight w:val="yellow"/>
        </w:rPr>
        <w:t xml:space="preserve">- Add back last 15 minutes REAL TIME data </w:t>
      </w:r>
    </w:p>
    <w:p w14:paraId="4FFEC285" w14:textId="1D80CAEF" w:rsidR="00685D77" w:rsidRPr="00084668" w:rsidRDefault="00685D77">
      <w:pPr>
        <w:pStyle w:val="CommentText"/>
        <w:rPr>
          <w:color w:val="548DD4" w:themeColor="text2" w:themeTint="99"/>
        </w:rPr>
      </w:pPr>
      <w:r w:rsidRPr="00084668">
        <w:rPr>
          <w:highlight w:val="yellow"/>
        </w:rPr>
        <w:t>- Picture mentioned EOD, how about real time?</w:t>
      </w:r>
    </w:p>
  </w:comment>
  <w:comment w:id="57" w:author="Polly Kam (IT)" w:date="2016-12-07T22:13:00Z" w:initials="PK(">
    <w:p w14:paraId="0CBBB73F" w14:textId="77777777" w:rsidR="00685D77" w:rsidRDefault="00685D77">
      <w:pPr>
        <w:pStyle w:val="CommentText"/>
      </w:pPr>
      <w:r>
        <w:rPr>
          <w:rStyle w:val="CommentReference"/>
        </w:rPr>
        <w:annotationRef/>
      </w:r>
      <w:r>
        <w:t>Not familiar with ESB (App) -&gt; cannot confirm the flow is correct or not.</w:t>
      </w:r>
    </w:p>
    <w:p w14:paraId="2700AD95" w14:textId="77777777" w:rsidR="00685D77" w:rsidRDefault="00685D77">
      <w:pPr>
        <w:pStyle w:val="CommentText"/>
      </w:pPr>
    </w:p>
    <w:p w14:paraId="600FFAAE" w14:textId="7D7B4785" w:rsidR="00685D77" w:rsidRDefault="00685D77">
      <w:pPr>
        <w:pStyle w:val="CommentText"/>
      </w:pPr>
      <w:r w:rsidRPr="00084668">
        <w:rPr>
          <w:highlight w:val="yellow"/>
        </w:rPr>
        <w:t>-- Not related to EDW, no need to comment.</w:t>
      </w:r>
      <w:r w:rsidRPr="00084668">
        <w:t xml:space="preserve"> </w:t>
      </w:r>
    </w:p>
  </w:comment>
  <w:comment w:id="58" w:author="Polly Kam (IT)" w:date="2016-12-07T22:26:00Z" w:initials="PK(">
    <w:p w14:paraId="084ACCED" w14:textId="606E75D2" w:rsidR="00685D77" w:rsidRDefault="00685D77">
      <w:pPr>
        <w:pStyle w:val="CommentText"/>
      </w:pPr>
      <w:r>
        <w:rPr>
          <w:rStyle w:val="CommentReference"/>
        </w:rPr>
        <w:annotationRef/>
      </w:r>
      <w:r>
        <w:t>Cannot be found in the processing flow on P.23.</w:t>
      </w:r>
    </w:p>
    <w:p w14:paraId="65A4894B" w14:textId="10EA208B" w:rsidR="00685D77" w:rsidRDefault="00685D77">
      <w:pPr>
        <w:pStyle w:val="CommentText"/>
      </w:pPr>
      <w:r w:rsidRPr="00EC509D">
        <w:rPr>
          <w:highlight w:val="yellow"/>
        </w:rPr>
        <w:t>-- Add back number on task and flow chart for cross reference</w:t>
      </w:r>
    </w:p>
  </w:comment>
  <w:comment w:id="59" w:author="Polly Kam (IT)" w:date="2016-12-07T22:14:00Z" w:initials="PK(">
    <w:p w14:paraId="1871B120" w14:textId="77777777" w:rsidR="00685D77" w:rsidRDefault="00685D77">
      <w:pPr>
        <w:pStyle w:val="CommentText"/>
      </w:pPr>
      <w:r>
        <w:rPr>
          <w:rStyle w:val="CommentReference"/>
        </w:rPr>
        <w:annotationRef/>
      </w:r>
      <w:r>
        <w:t>What is the previous job?</w:t>
      </w:r>
    </w:p>
  </w:comment>
  <w:comment w:id="60" w:author="Polly Kam (IT)" w:date="2016-12-07T22:16:00Z" w:initials="PK(">
    <w:p w14:paraId="5CA4C5CE" w14:textId="77777777" w:rsidR="00685D77" w:rsidRDefault="00685D77">
      <w:pPr>
        <w:pStyle w:val="CommentText"/>
      </w:pPr>
      <w:r>
        <w:rPr>
          <w:rStyle w:val="CommentReference"/>
        </w:rPr>
        <w:annotationRef/>
      </w:r>
      <w:r>
        <w:t>By branch by date or by branch by order no?</w:t>
      </w:r>
    </w:p>
    <w:p w14:paraId="7E9E3302" w14:textId="43F15827" w:rsidR="00685D77" w:rsidRDefault="00685D77">
      <w:pPr>
        <w:pStyle w:val="CommentText"/>
      </w:pPr>
      <w:r w:rsidRPr="00EC509D">
        <w:rPr>
          <w:highlight w:val="yellow"/>
        </w:rPr>
        <w:t>-- By order (once order items completed</w:t>
      </w:r>
      <w:r>
        <w:rPr>
          <w:highlight w:val="yellow"/>
        </w:rPr>
        <w:t xml:space="preserve"> then put to EDW</w:t>
      </w:r>
      <w:r w:rsidRPr="00EC509D">
        <w:rPr>
          <w:highlight w:val="yellow"/>
        </w:rPr>
        <w:t>)</w:t>
      </w:r>
    </w:p>
  </w:comment>
  <w:comment w:id="69" w:author="Polly Kam (IT)" w:date="2016-12-07T22:18:00Z" w:initials="PK(">
    <w:p w14:paraId="38455DFB" w14:textId="77777777" w:rsidR="00685D77" w:rsidRDefault="00685D77">
      <w:pPr>
        <w:pStyle w:val="CommentText"/>
      </w:pPr>
      <w:r>
        <w:rPr>
          <w:rStyle w:val="CommentReference"/>
        </w:rPr>
        <w:annotationRef/>
      </w:r>
      <w:r>
        <w:t>Do you mean section 4.2.4.2?</w:t>
      </w:r>
    </w:p>
  </w:comment>
  <w:comment w:id="73" w:author="Polly Kam (IT)" w:date="2016-12-07T22:20:00Z" w:initials="PK(">
    <w:p w14:paraId="58334079" w14:textId="0AA96E28" w:rsidR="00685D77" w:rsidRDefault="00685D77">
      <w:pPr>
        <w:pStyle w:val="CommentText"/>
      </w:pPr>
      <w:r>
        <w:rPr>
          <w:rStyle w:val="CommentReference"/>
        </w:rPr>
        <w:annotationRef/>
      </w:r>
      <w:r>
        <w:t xml:space="preserve">You mean by branch by date or by branch by order no? </w:t>
      </w:r>
    </w:p>
    <w:p w14:paraId="61133A92" w14:textId="77777777" w:rsidR="00685D77" w:rsidRDefault="00685D77">
      <w:pPr>
        <w:pStyle w:val="CommentText"/>
      </w:pPr>
    </w:p>
    <w:p w14:paraId="39BACD2E" w14:textId="4E5E24E4" w:rsidR="00685D77" w:rsidRDefault="00685D77">
      <w:pPr>
        <w:pStyle w:val="CommentText"/>
      </w:pPr>
      <w:r w:rsidRPr="00EC509D">
        <w:rPr>
          <w:highlight w:val="yellow"/>
        </w:rPr>
        <w:t>-- By order (once order items completed</w:t>
      </w:r>
      <w:r>
        <w:rPr>
          <w:highlight w:val="yellow"/>
        </w:rPr>
        <w:t xml:space="preserve"> then put to EDW</w:t>
      </w:r>
      <w:r w:rsidRPr="00EC509D">
        <w:rPr>
          <w:highlight w:val="yellow"/>
        </w:rPr>
        <w:t>)</w:t>
      </w:r>
    </w:p>
  </w:comment>
  <w:comment w:id="74" w:author="Polly Kam (IT)" w:date="2016-12-07T22:27:00Z" w:initials="PK(">
    <w:p w14:paraId="5F4453AF" w14:textId="7FD5CC39" w:rsidR="00685D77" w:rsidRDefault="00685D77">
      <w:pPr>
        <w:pStyle w:val="CommentText"/>
      </w:pPr>
      <w:r>
        <w:rPr>
          <w:rStyle w:val="CommentReference"/>
        </w:rPr>
        <w:annotationRef/>
      </w:r>
      <w:r>
        <w:t>Cannot be found in the processing flow on P.23.</w:t>
      </w:r>
    </w:p>
    <w:p w14:paraId="0CBA2E1A" w14:textId="77777777" w:rsidR="00685D77" w:rsidRDefault="00685D77">
      <w:pPr>
        <w:pStyle w:val="CommentText"/>
      </w:pPr>
    </w:p>
    <w:p w14:paraId="5D8744CE" w14:textId="5C35936B" w:rsidR="00685D77" w:rsidRDefault="00685D77">
      <w:pPr>
        <w:pStyle w:val="CommentText"/>
      </w:pPr>
      <w:r w:rsidRPr="00EC509D">
        <w:rPr>
          <w:highlight w:val="yellow"/>
        </w:rPr>
        <w:t>Term alignment:  Unify to use the term “Staging DB” same terms used in flow chart</w:t>
      </w:r>
    </w:p>
  </w:comment>
  <w:comment w:id="75" w:author="Polly Kam (IT)" w:date="2016-12-07T22:24:00Z" w:initials="PK(">
    <w:p w14:paraId="2A82ED06" w14:textId="4178843E" w:rsidR="00685D77" w:rsidRDefault="00685D77">
      <w:pPr>
        <w:pStyle w:val="CommentText"/>
      </w:pPr>
      <w:r>
        <w:rPr>
          <w:rStyle w:val="CommentReference"/>
        </w:rPr>
        <w:annotationRef/>
      </w:r>
      <w:r>
        <w:t>Staging DB means? Is it the same as the one mentioned in “Reading sales data from Staging DB”?</w:t>
      </w:r>
    </w:p>
    <w:p w14:paraId="5236BA7D" w14:textId="77777777" w:rsidR="00685D77" w:rsidRDefault="00685D77">
      <w:pPr>
        <w:pStyle w:val="CommentText"/>
      </w:pPr>
    </w:p>
    <w:p w14:paraId="189D3543" w14:textId="62111BBC" w:rsidR="00685D77" w:rsidRDefault="00685D77">
      <w:pPr>
        <w:pStyle w:val="CommentText"/>
      </w:pPr>
      <w:r w:rsidRPr="00EC509D">
        <w:rPr>
          <w:highlight w:val="yellow"/>
        </w:rPr>
        <w:t>Term alignment:  Unify to use the term “Staging DB” same terms used in flow chart</w:t>
      </w:r>
    </w:p>
  </w:comment>
  <w:comment w:id="80" w:author="Polly Kam (IT)" w:date="2016-12-07T23:04:00Z" w:initials="PK(">
    <w:p w14:paraId="738460F8" w14:textId="77777777" w:rsidR="00685D77" w:rsidRPr="000E0320" w:rsidRDefault="00685D77" w:rsidP="000B556C">
      <w:pPr>
        <w:pStyle w:val="CommentText"/>
        <w:rPr>
          <w:highlight w:val="yellow"/>
        </w:rPr>
      </w:pPr>
      <w:r w:rsidRPr="000E0320">
        <w:rPr>
          <w:rStyle w:val="CommentReference"/>
          <w:highlight w:val="yellow"/>
        </w:rPr>
        <w:annotationRef/>
      </w:r>
      <w:r w:rsidRPr="000E0320">
        <w:rPr>
          <w:rStyle w:val="CommentReference"/>
          <w:highlight w:val="yellow"/>
        </w:rPr>
        <w:annotationRef/>
      </w:r>
      <w:r w:rsidRPr="000E0320">
        <w:rPr>
          <w:highlight w:val="yellow"/>
        </w:rPr>
        <w:t>For EDW team to rerun the job?</w:t>
      </w:r>
    </w:p>
    <w:p w14:paraId="001ED8F5" w14:textId="77777777" w:rsidR="00685D77" w:rsidRPr="000E0320" w:rsidRDefault="00685D77" w:rsidP="000B556C">
      <w:pPr>
        <w:pStyle w:val="CommentText"/>
        <w:rPr>
          <w:highlight w:val="yellow"/>
        </w:rPr>
      </w:pPr>
    </w:p>
    <w:p w14:paraId="3A75E734" w14:textId="1633BDFF" w:rsidR="00685D77" w:rsidRDefault="00685D77" w:rsidP="000B556C">
      <w:pPr>
        <w:pStyle w:val="CommentText"/>
      </w:pPr>
      <w:r w:rsidRPr="000E0320">
        <w:rPr>
          <w:highlight w:val="yellow"/>
        </w:rPr>
        <w:t>Change to service bus support team</w:t>
      </w:r>
    </w:p>
    <w:p w14:paraId="58497C55" w14:textId="77777777" w:rsidR="00685D77" w:rsidRDefault="00685D77" w:rsidP="000B556C">
      <w:pPr>
        <w:pStyle w:val="CommentText"/>
      </w:pPr>
    </w:p>
    <w:p w14:paraId="163EEF1D" w14:textId="0767E2B0" w:rsidR="00685D77" w:rsidRDefault="00685D77">
      <w:pPr>
        <w:pStyle w:val="CommentText"/>
      </w:pPr>
    </w:p>
  </w:comment>
  <w:comment w:id="82" w:author="Polly Kam (IT)" w:date="2016-12-07T22:33:00Z" w:initials="PK(">
    <w:p w14:paraId="1D56FE17" w14:textId="28BB57A8" w:rsidR="00685D77" w:rsidRDefault="00685D77">
      <w:pPr>
        <w:pStyle w:val="CommentText"/>
        <w:rPr>
          <w:rFonts w:ascii="Palatino Linotype" w:hAnsi="Palatino Linotype"/>
          <w:sz w:val="21"/>
        </w:rPr>
      </w:pPr>
      <w:r>
        <w:rPr>
          <w:rStyle w:val="CommentReference"/>
        </w:rPr>
        <w:annotationRef/>
      </w:r>
      <w:r>
        <w:t>As per previous section, Step 2 means “</w:t>
      </w:r>
      <w:r w:rsidRPr="007E670F">
        <w:t>Validate the data integrity”</w:t>
      </w:r>
      <w:r>
        <w:t>. Why this section mention “read sales data”?</w:t>
      </w:r>
      <w:r>
        <w:rPr>
          <w:rFonts w:ascii="Palatino Linotype" w:hAnsi="Palatino Linotype"/>
          <w:sz w:val="21"/>
        </w:rPr>
        <w:t xml:space="preserve"> </w:t>
      </w:r>
    </w:p>
    <w:p w14:paraId="30F1E882" w14:textId="77777777" w:rsidR="00685D77" w:rsidRDefault="00685D77">
      <w:pPr>
        <w:pStyle w:val="CommentText"/>
      </w:pPr>
    </w:p>
    <w:p w14:paraId="4B718E61" w14:textId="5E700032" w:rsidR="00685D77" w:rsidRDefault="00685D77">
      <w:pPr>
        <w:pStyle w:val="CommentText"/>
      </w:pPr>
      <w:r w:rsidRPr="00685D77">
        <w:rPr>
          <w:highlight w:val="yellow"/>
        </w:rPr>
        <w:t>Staging to EDW task</w:t>
      </w:r>
    </w:p>
  </w:comment>
  <w:comment w:id="83" w:author="Polly Kam (IT)" w:date="2016-12-07T22:34:00Z" w:initials="PK(">
    <w:p w14:paraId="073E7144" w14:textId="4402BABF" w:rsidR="00685D77" w:rsidRDefault="00685D77">
      <w:pPr>
        <w:pStyle w:val="CommentText"/>
      </w:pPr>
      <w:r>
        <w:rPr>
          <w:rStyle w:val="CommentReference"/>
        </w:rPr>
        <w:annotationRef/>
      </w:r>
      <w:r>
        <w:t>Not understand</w:t>
      </w:r>
    </w:p>
    <w:p w14:paraId="09C459A8" w14:textId="77777777" w:rsidR="00685D77" w:rsidRDefault="00685D77">
      <w:pPr>
        <w:pStyle w:val="CommentText"/>
      </w:pPr>
    </w:p>
    <w:p w14:paraId="4CB02D31" w14:textId="4925A015" w:rsidR="00685D77" w:rsidRPr="00685D77" w:rsidRDefault="00685D77">
      <w:pPr>
        <w:pStyle w:val="CommentText"/>
        <w:rPr>
          <w:highlight w:val="yellow"/>
        </w:rPr>
      </w:pPr>
      <w:r w:rsidRPr="00685D77">
        <w:rPr>
          <w:highlight w:val="yellow"/>
        </w:rPr>
        <w:t>Table list to be updated</w:t>
      </w:r>
    </w:p>
    <w:p w14:paraId="1DC27C42" w14:textId="2C13CC24" w:rsidR="00685D77" w:rsidRDefault="00685D77">
      <w:pPr>
        <w:pStyle w:val="CommentText"/>
      </w:pPr>
      <w:r w:rsidRPr="00685D77">
        <w:rPr>
          <w:highlight w:val="yellow"/>
        </w:rPr>
        <w:t>From Polly provided list, mark down which table can be handle and which can’t</w:t>
      </w:r>
    </w:p>
  </w:comment>
  <w:comment w:id="84" w:author="Polly Kam (IT)" w:date="2016-12-07T22:35:00Z" w:initials="PK(">
    <w:p w14:paraId="138FB4CD" w14:textId="3C9C2B6D" w:rsidR="00685D77" w:rsidRDefault="00685D77">
      <w:pPr>
        <w:pStyle w:val="CommentText"/>
      </w:pPr>
      <w:r>
        <w:rPr>
          <w:rStyle w:val="CommentReference"/>
        </w:rPr>
        <w:annotationRef/>
      </w:r>
      <w:r>
        <w:t>Net order and item discount?</w:t>
      </w:r>
    </w:p>
    <w:p w14:paraId="0E8B43D8" w14:textId="77777777" w:rsidR="00685D77" w:rsidRDefault="00685D77">
      <w:pPr>
        <w:pStyle w:val="CommentText"/>
      </w:pPr>
    </w:p>
    <w:p w14:paraId="0FB662E1" w14:textId="79CE1BBC" w:rsidR="00685D77" w:rsidRDefault="00685D77">
      <w:pPr>
        <w:pStyle w:val="CommentText"/>
      </w:pPr>
      <w:r w:rsidRPr="00685D77">
        <w:rPr>
          <w:highlight w:val="yellow"/>
        </w:rPr>
        <w:t>Will not check. Just maintain record count, primary and foreign key check keep. For business related check not included</w:t>
      </w:r>
    </w:p>
    <w:p w14:paraId="730AF7E6" w14:textId="77777777" w:rsidR="00685D77" w:rsidRDefault="00685D77">
      <w:pPr>
        <w:pStyle w:val="CommentText"/>
      </w:pPr>
    </w:p>
    <w:p w14:paraId="06D53575" w14:textId="77777777" w:rsidR="00685D77" w:rsidRDefault="00685D77">
      <w:pPr>
        <w:pStyle w:val="CommentText"/>
      </w:pPr>
    </w:p>
  </w:comment>
  <w:comment w:id="85" w:author="Polly Kam (IT)" w:date="2016-12-07T22:36:00Z" w:initials="PK(">
    <w:p w14:paraId="2FB9CA1A" w14:textId="250DBA0B" w:rsidR="00685D77" w:rsidRDefault="00685D77">
      <w:pPr>
        <w:pStyle w:val="CommentText"/>
      </w:pPr>
      <w:r>
        <w:rPr>
          <w:rStyle w:val="CommentReference"/>
        </w:rPr>
        <w:annotationRef/>
      </w:r>
      <w:r>
        <w:t>A table in current polling server?</w:t>
      </w:r>
    </w:p>
  </w:comment>
  <w:comment w:id="94" w:author="Polly Kam (IT)" w:date="2016-12-07T22:38:00Z" w:initials="PK(">
    <w:p w14:paraId="63FFED40" w14:textId="77777777" w:rsidR="00685D77" w:rsidRDefault="00685D77" w:rsidP="003D63F9">
      <w:pPr>
        <w:pStyle w:val="CommentText"/>
        <w:numPr>
          <w:ilvl w:val="0"/>
          <w:numId w:val="38"/>
        </w:numPr>
      </w:pPr>
      <w:r>
        <w:rPr>
          <w:rStyle w:val="CommentReference"/>
        </w:rPr>
        <w:annotationRef/>
      </w:r>
      <w:r>
        <w:t>What is “Order extra info”?</w:t>
      </w:r>
    </w:p>
    <w:p w14:paraId="5AD96052" w14:textId="5B4DDA1A" w:rsidR="00685D77" w:rsidRDefault="00685D77" w:rsidP="00685D77">
      <w:pPr>
        <w:pStyle w:val="CommentText"/>
      </w:pPr>
      <w:r>
        <w:tab/>
      </w:r>
      <w:r>
        <w:tab/>
      </w:r>
      <w:r>
        <w:tab/>
      </w:r>
      <w:r>
        <w:tab/>
        <w:t xml:space="preserve"> </w:t>
      </w:r>
      <w:r w:rsidRPr="00685D77">
        <w:rPr>
          <w:highlight w:val="yellow"/>
        </w:rPr>
        <w:t>Add back exact table name</w:t>
      </w:r>
      <w:r>
        <w:t xml:space="preserve"> </w:t>
      </w:r>
    </w:p>
    <w:p w14:paraId="05AACB9D" w14:textId="2698C3A4" w:rsidR="00685D77" w:rsidRDefault="00685D77" w:rsidP="003D63F9">
      <w:pPr>
        <w:pStyle w:val="CommentText"/>
        <w:numPr>
          <w:ilvl w:val="0"/>
          <w:numId w:val="38"/>
        </w:numPr>
      </w:pPr>
      <w:r>
        <w:t>How about “item”, “</w:t>
      </w:r>
      <w:proofErr w:type="spellStart"/>
      <w:r>
        <w:t>itemstock</w:t>
      </w:r>
      <w:proofErr w:type="spellEnd"/>
      <w:r>
        <w:t>”,”</w:t>
      </w:r>
      <w:proofErr w:type="spellStart"/>
      <w:r>
        <w:t>trans_type</w:t>
      </w:r>
      <w:proofErr w:type="spellEnd"/>
      <w:r>
        <w:t>”, “emfc_trans_log”,”</w:t>
      </w:r>
      <w:proofErr w:type="spellStart"/>
      <w:r>
        <w:t>convert_log</w:t>
      </w:r>
      <w:proofErr w:type="spellEnd"/>
      <w:r>
        <w:t>”, “</w:t>
      </w:r>
      <w:proofErr w:type="spellStart"/>
      <w:r>
        <w:t>redeemed_coupon</w:t>
      </w:r>
      <w:proofErr w:type="spellEnd"/>
      <w:r>
        <w:t>”?</w:t>
      </w:r>
    </w:p>
    <w:p w14:paraId="39B3114E" w14:textId="29CEC79F" w:rsidR="00685D77" w:rsidRDefault="00685D77" w:rsidP="003D63F9">
      <w:pPr>
        <w:pStyle w:val="CommentText"/>
        <w:numPr>
          <w:ilvl w:val="0"/>
          <w:numId w:val="38"/>
        </w:numPr>
      </w:pPr>
      <w:r>
        <w:t>What is the logic for these tables?</w:t>
      </w:r>
    </w:p>
    <w:p w14:paraId="76428C54" w14:textId="77777777" w:rsidR="00685D77" w:rsidRDefault="00685D77" w:rsidP="00685D77">
      <w:pPr>
        <w:pStyle w:val="CommentText"/>
      </w:pPr>
    </w:p>
    <w:p w14:paraId="68974653" w14:textId="6976CE56" w:rsidR="00685D77" w:rsidRDefault="00685D77" w:rsidP="00685D77">
      <w:pPr>
        <w:pStyle w:val="CommentText"/>
      </w:pPr>
      <w:r w:rsidRPr="00685D77">
        <w:rPr>
          <w:highlight w:val="yellow"/>
        </w:rPr>
        <w:t>Refer Polly provided table list</w:t>
      </w:r>
    </w:p>
  </w:comment>
  <w:comment w:id="97" w:author="Polly Kam (IT)" w:date="2016-12-07T22:43:00Z" w:initials="PK(">
    <w:p w14:paraId="56762897" w14:textId="21478C7B" w:rsidR="00685D77" w:rsidRDefault="00685D77">
      <w:pPr>
        <w:pStyle w:val="CommentText"/>
      </w:pPr>
      <w:r>
        <w:rPr>
          <w:rStyle w:val="CommentReference"/>
        </w:rPr>
        <w:annotationRef/>
      </w:r>
      <w:r>
        <w:t>What is “above key”?</w:t>
      </w:r>
    </w:p>
    <w:p w14:paraId="692DA54A" w14:textId="3A1C04A1" w:rsidR="00685D77" w:rsidRDefault="00685D77">
      <w:pPr>
        <w:pStyle w:val="CommentText"/>
      </w:pPr>
      <w:r>
        <w:t xml:space="preserve">To be </w:t>
      </w:r>
      <w:proofErr w:type="spellStart"/>
      <w:r>
        <w:t>repliedd</w:t>
      </w:r>
      <w:proofErr w:type="spellEnd"/>
    </w:p>
  </w:comment>
  <w:comment w:id="98" w:author="Polly Kam (IT)" w:date="2016-12-07T22:44:00Z" w:initials="PK(">
    <w:p w14:paraId="65DC888D" w14:textId="6E6E4B14" w:rsidR="00685D77" w:rsidRDefault="00685D77">
      <w:pPr>
        <w:pStyle w:val="CommentText"/>
      </w:pPr>
      <w:r>
        <w:rPr>
          <w:rStyle w:val="CommentReference"/>
        </w:rPr>
        <w:annotationRef/>
      </w:r>
      <w:r>
        <w:t>Which 3 tables?</w:t>
      </w:r>
    </w:p>
    <w:p w14:paraId="171A70BD" w14:textId="3A6C6D89" w:rsidR="00685D77" w:rsidRDefault="00685D77">
      <w:pPr>
        <w:pStyle w:val="CommentText"/>
      </w:pPr>
      <w:r>
        <w:t xml:space="preserve">To be replied </w:t>
      </w:r>
    </w:p>
  </w:comment>
  <w:comment w:id="99" w:author="Polly Kam (IT)" w:date="2016-12-07T22:44:00Z" w:initials="PK(">
    <w:p w14:paraId="5D98C51F" w14:textId="26AE858D" w:rsidR="00685D77" w:rsidRDefault="00685D77">
      <w:pPr>
        <w:pStyle w:val="CommentText"/>
      </w:pPr>
      <w:r>
        <w:rPr>
          <w:rStyle w:val="CommentReference"/>
        </w:rPr>
        <w:annotationRef/>
      </w:r>
      <w:r>
        <w:t>What is “#6”?</w:t>
      </w:r>
    </w:p>
    <w:p w14:paraId="053F80CD" w14:textId="65FC7D72" w:rsidR="00685D77" w:rsidRDefault="00685D77">
      <w:pPr>
        <w:pStyle w:val="CommentText"/>
      </w:pPr>
      <w:r w:rsidRPr="00685D77">
        <w:rPr>
          <w:highlight w:val="yellow"/>
        </w:rPr>
        <w:t>To be replied</w:t>
      </w:r>
      <w:r>
        <w:t xml:space="preserve"> </w:t>
      </w:r>
    </w:p>
  </w:comment>
  <w:comment w:id="100" w:author="Polly Kam (IT)" w:date="2016-12-07T22:45:00Z" w:initials="PK(">
    <w:p w14:paraId="70E419E8" w14:textId="566A2019" w:rsidR="00685D77" w:rsidRDefault="00685D77">
      <w:pPr>
        <w:pStyle w:val="CommentText"/>
      </w:pPr>
      <w:r>
        <w:rPr>
          <w:rStyle w:val="CommentReference"/>
        </w:rPr>
        <w:annotationRef/>
      </w:r>
      <w:r>
        <w:t>What is “full purchase order”?</w:t>
      </w:r>
    </w:p>
    <w:p w14:paraId="1193AE14" w14:textId="4FE257E6" w:rsidR="00685D77" w:rsidRDefault="00685D77">
      <w:pPr>
        <w:pStyle w:val="CommentText"/>
      </w:pPr>
      <w:r w:rsidRPr="00685D77">
        <w:rPr>
          <w:highlight w:val="yellow"/>
        </w:rPr>
        <w:t>To be replied</w:t>
      </w:r>
      <w:r>
        <w:t xml:space="preserve"> </w:t>
      </w:r>
    </w:p>
  </w:comment>
  <w:comment w:id="101" w:author="Polly Kam (IT)" w:date="2016-12-07T22:45:00Z" w:initials="PK(">
    <w:p w14:paraId="0265FCF5" w14:textId="44510733" w:rsidR="00685D77" w:rsidRDefault="00685D77">
      <w:pPr>
        <w:pStyle w:val="CommentText"/>
      </w:pPr>
      <w:r>
        <w:rPr>
          <w:rStyle w:val="CommentReference"/>
        </w:rPr>
        <w:annotationRef/>
      </w:r>
      <w:r>
        <w:t>When is “polling cut-off time”?</w:t>
      </w:r>
    </w:p>
    <w:p w14:paraId="6F880689" w14:textId="54640C07" w:rsidR="00685D77" w:rsidRDefault="00685D77">
      <w:pPr>
        <w:pStyle w:val="CommentText"/>
      </w:pPr>
      <w:proofErr w:type="gramStart"/>
      <w:r w:rsidRPr="00685D77">
        <w:rPr>
          <w:highlight w:val="yellow"/>
        </w:rPr>
        <w:t>04:00pm  /</w:t>
      </w:r>
      <w:proofErr w:type="gramEnd"/>
      <w:r w:rsidRPr="00685D77">
        <w:rPr>
          <w:highlight w:val="yellow"/>
        </w:rPr>
        <w:t xml:space="preserve"> configurable</w:t>
      </w:r>
      <w:r>
        <w:t xml:space="preserve"> </w:t>
      </w:r>
    </w:p>
  </w:comment>
  <w:comment w:id="102" w:author="Polly Kam (IT)" w:date="2016-12-07T22:46:00Z" w:initials="PK(">
    <w:p w14:paraId="3729C7BB" w14:textId="1279667D" w:rsidR="00685D77" w:rsidRPr="004A54AF" w:rsidRDefault="00685D77">
      <w:pPr>
        <w:pStyle w:val="CommentText"/>
        <w:rPr>
          <w:highlight w:val="yellow"/>
        </w:rPr>
      </w:pPr>
      <w:r w:rsidRPr="004A54AF">
        <w:rPr>
          <w:rStyle w:val="CommentReference"/>
          <w:highlight w:val="yellow"/>
        </w:rPr>
        <w:annotationRef/>
      </w:r>
      <w:r w:rsidRPr="004A54AF">
        <w:rPr>
          <w:highlight w:val="yellow"/>
        </w:rPr>
        <w:t>Do you mean no immediate alert for missing real time data to EDW when the data violate the validation rule?</w:t>
      </w:r>
    </w:p>
    <w:p w14:paraId="3CB893A7" w14:textId="77777777" w:rsidR="004A54AF" w:rsidRPr="004A54AF" w:rsidRDefault="004A54AF">
      <w:pPr>
        <w:pStyle w:val="CommentText"/>
        <w:rPr>
          <w:highlight w:val="yellow"/>
        </w:rPr>
      </w:pPr>
    </w:p>
    <w:p w14:paraId="68378CFE" w14:textId="6ABBD8F7" w:rsidR="004A54AF" w:rsidRDefault="004A54AF">
      <w:pPr>
        <w:pStyle w:val="CommentText"/>
      </w:pPr>
      <w:r w:rsidRPr="004A54AF">
        <w:rPr>
          <w:highlight w:val="yellow"/>
        </w:rPr>
        <w:t xml:space="preserve">Alert </w:t>
      </w:r>
      <w:r w:rsidRPr="004A54AF">
        <w:rPr>
          <w:highlight w:val="yellow"/>
          <w:u w:val="single"/>
        </w:rPr>
        <w:t xml:space="preserve">ONLY </w:t>
      </w:r>
      <w:r w:rsidRPr="004A54AF">
        <w:rPr>
          <w:highlight w:val="yellow"/>
        </w:rPr>
        <w:t>sent on EOD</w:t>
      </w:r>
      <w:r>
        <w:t xml:space="preserve"> for validation failure. </w:t>
      </w:r>
    </w:p>
  </w:comment>
  <w:comment w:id="103" w:author="Polly Kam (IT)" w:date="2016-12-07T22:47:00Z" w:initials="PK(">
    <w:p w14:paraId="6DFD5FD9" w14:textId="7542DAEC" w:rsidR="00685D77" w:rsidRDefault="00685D77">
      <w:pPr>
        <w:pStyle w:val="CommentText"/>
      </w:pPr>
      <w:r>
        <w:rPr>
          <w:rStyle w:val="CommentReference"/>
        </w:rPr>
        <w:annotationRef/>
      </w:r>
      <w:r>
        <w:t xml:space="preserve">What is block update? </w:t>
      </w:r>
      <w:r w:rsidR="004A54AF">
        <w:br/>
      </w:r>
      <w:r w:rsidR="004A54AF" w:rsidRPr="004A54AF">
        <w:rPr>
          <w:highlight w:val="yellow"/>
        </w:rPr>
        <w:t>Use Service to update to EDW.</w:t>
      </w:r>
      <w:r w:rsidR="004A54AF">
        <w:t xml:space="preserve">  </w:t>
      </w:r>
      <w:r w:rsidR="004A54AF">
        <w:br/>
      </w:r>
      <w:r w:rsidR="004A54AF">
        <w:br/>
      </w:r>
      <w:r>
        <w:t>By what level update?</w:t>
      </w:r>
    </w:p>
  </w:comment>
  <w:comment w:id="104" w:author="Polly Kam (IT)" w:date="2016-12-07T22:51:00Z" w:initials="PK(">
    <w:p w14:paraId="3A9E7980" w14:textId="27ACFD88" w:rsidR="00685D77" w:rsidRDefault="00685D77">
      <w:pPr>
        <w:pStyle w:val="CommentText"/>
      </w:pPr>
      <w:r>
        <w:rPr>
          <w:rStyle w:val="CommentReference"/>
        </w:rPr>
        <w:annotationRef/>
      </w:r>
      <w:proofErr w:type="gramStart"/>
      <w:r>
        <w:t>need</w:t>
      </w:r>
      <w:proofErr w:type="gramEnd"/>
      <w:r>
        <w:t xml:space="preserve"> check sum procedure?</w:t>
      </w:r>
    </w:p>
    <w:p w14:paraId="23227D78" w14:textId="044900BB" w:rsidR="00FF6FCE" w:rsidRDefault="00FF6FCE">
      <w:pPr>
        <w:pStyle w:val="CommentText"/>
      </w:pPr>
      <w:r w:rsidRPr="00FF6FCE">
        <w:rPr>
          <w:highlight w:val="yellow"/>
        </w:rPr>
        <w:t>WILL ADD BACK ABOVE SECTION.</w:t>
      </w:r>
      <w:r>
        <w:t xml:space="preserve"> </w:t>
      </w:r>
    </w:p>
  </w:comment>
  <w:comment w:id="110" w:author="Polly Kam (IT)" w:date="2016-12-07T22:50:00Z" w:initials="PK(">
    <w:p w14:paraId="4F2D7F9D" w14:textId="1FE5AC2E" w:rsidR="00685D77" w:rsidRDefault="00685D77">
      <w:pPr>
        <w:pStyle w:val="CommentText"/>
      </w:pPr>
      <w:r>
        <w:rPr>
          <w:rStyle w:val="CommentReference"/>
        </w:rPr>
        <w:annotationRef/>
      </w:r>
      <w:r>
        <w:t>Not familiar with ESB (App) -&gt; cannot confirm the flow is correct or not.</w:t>
      </w:r>
      <w:r w:rsidR="00FF6FCE">
        <w:t xml:space="preserve"> </w:t>
      </w:r>
      <w:r w:rsidR="00FF6FCE" w:rsidRPr="00FF6FCE">
        <w:rPr>
          <w:highlight w:val="yellow"/>
        </w:rPr>
        <w:t>NOTED</w:t>
      </w:r>
      <w:r w:rsidR="00FF6FCE">
        <w:t>.</w:t>
      </w:r>
    </w:p>
  </w:comment>
  <w:comment w:id="111" w:author="Polly Kam (IT)" w:date="2016-12-07T22:53:00Z" w:initials="PK(">
    <w:p w14:paraId="5F646F06" w14:textId="2EBA58DB" w:rsidR="00685D77" w:rsidRDefault="00685D77">
      <w:pPr>
        <w:pStyle w:val="CommentText"/>
      </w:pPr>
      <w:r>
        <w:rPr>
          <w:rStyle w:val="CommentReference"/>
        </w:rPr>
        <w:annotationRef/>
      </w:r>
      <w:r>
        <w:t>From where to where</w:t>
      </w:r>
    </w:p>
  </w:comment>
  <w:comment w:id="112" w:author="Polly Kam (IT)" w:date="2016-12-07T22:52:00Z" w:initials="PK(">
    <w:p w14:paraId="6CAF456C" w14:textId="356F4EE3" w:rsidR="00685D77" w:rsidRDefault="00685D77">
      <w:pPr>
        <w:pStyle w:val="CommentText"/>
      </w:pPr>
      <w:r>
        <w:rPr>
          <w:rStyle w:val="CommentReference"/>
        </w:rPr>
        <w:annotationRef/>
      </w:r>
      <w:r>
        <w:t>What is “step 2”?</w:t>
      </w:r>
    </w:p>
  </w:comment>
  <w:comment w:id="113" w:author="Polly Kam (IT)" w:date="2016-12-07T22:53:00Z" w:initials="PK(">
    <w:p w14:paraId="24A1F4A3" w14:textId="4E46F367" w:rsidR="00685D77" w:rsidRDefault="00685D77">
      <w:pPr>
        <w:pStyle w:val="CommentText"/>
      </w:pPr>
      <w:r>
        <w:rPr>
          <w:rStyle w:val="CommentReference"/>
        </w:rPr>
        <w:annotationRef/>
      </w:r>
      <w:r>
        <w:t>Read from where?</w:t>
      </w:r>
    </w:p>
  </w:comment>
  <w:comment w:id="114" w:author="Polly Kam (IT)" w:date="2016-12-07T22:57:00Z" w:initials="PK(">
    <w:p w14:paraId="3AA5956F" w14:textId="69AB3792" w:rsidR="00685D77" w:rsidRDefault="00685D77" w:rsidP="008A592D">
      <w:pPr>
        <w:pStyle w:val="CommentText"/>
      </w:pPr>
      <w:r>
        <w:rPr>
          <w:rStyle w:val="CommentReference"/>
        </w:rPr>
        <w:annotationRef/>
      </w:r>
      <w:r>
        <w:rPr>
          <w:rStyle w:val="CommentReference"/>
        </w:rPr>
        <w:annotationRef/>
      </w:r>
      <w:r>
        <w:t>Cannot be found in the processing flow on P.34.</w:t>
      </w:r>
    </w:p>
    <w:p w14:paraId="2010BD1E" w14:textId="3D33EC02" w:rsidR="00685D77" w:rsidRDefault="00685D77">
      <w:pPr>
        <w:pStyle w:val="CommentText"/>
      </w:pPr>
    </w:p>
  </w:comment>
  <w:comment w:id="115" w:author="Polly Kam (IT)" w:date="2016-12-07T23:00:00Z" w:initials="PK(">
    <w:p w14:paraId="66B1D197" w14:textId="2F7A8011" w:rsidR="00685D77" w:rsidRDefault="00685D77">
      <w:pPr>
        <w:pStyle w:val="CommentText"/>
      </w:pPr>
      <w:r>
        <w:rPr>
          <w:rStyle w:val="CommentReference"/>
        </w:rPr>
        <w:annotationRef/>
      </w:r>
      <w:r>
        <w:t>What is “Staging”</w:t>
      </w:r>
    </w:p>
  </w:comment>
  <w:comment w:id="116" w:author="Polly Kam (IT)" w:date="2016-12-07T23:02:00Z" w:initials="PK(">
    <w:p w14:paraId="37FC9FB9" w14:textId="1DA932F2" w:rsidR="00685D77" w:rsidRDefault="00685D77">
      <w:pPr>
        <w:pStyle w:val="CommentText"/>
      </w:pPr>
      <w:r>
        <w:rPr>
          <w:rStyle w:val="CommentReference"/>
        </w:rPr>
        <w:annotationRef/>
      </w:r>
      <w:r>
        <w:t>For EDW team to rerun the job?</w:t>
      </w:r>
    </w:p>
  </w:comment>
  <w:comment w:id="118" w:author="Polly Kam (IT)" w:date="2016-12-07T23:07:00Z" w:initials="PK(">
    <w:p w14:paraId="464B99AB" w14:textId="667F41BA" w:rsidR="00685D77" w:rsidRDefault="00685D77">
      <w:pPr>
        <w:pStyle w:val="CommentText"/>
      </w:pPr>
      <w:r>
        <w:rPr>
          <w:rStyle w:val="CommentReference"/>
        </w:rPr>
        <w:annotationRef/>
      </w:r>
      <w:r>
        <w:t>As I know, current polling system will check no. of records and check sum for each polling tables to ensure data transfer from POS to polling server is completed.</w:t>
      </w:r>
    </w:p>
    <w:p w14:paraId="466D9FD0" w14:textId="77777777" w:rsidR="00FF6FCE" w:rsidRDefault="00FF6FCE">
      <w:pPr>
        <w:pStyle w:val="CommentText"/>
      </w:pPr>
    </w:p>
    <w:p w14:paraId="0B1CC560" w14:textId="7C44492E" w:rsidR="00FF6FCE" w:rsidRDefault="00FF6FCE">
      <w:pPr>
        <w:pStyle w:val="CommentText"/>
      </w:pPr>
      <w:r w:rsidRPr="00FF6FCE">
        <w:rPr>
          <w:highlight w:val="yellow"/>
        </w:rPr>
        <w:t>Noted</w:t>
      </w:r>
      <w:r>
        <w:t xml:space="preserve"> </w:t>
      </w:r>
    </w:p>
  </w:comment>
  <w:comment w:id="119" w:author="Polly Kam (IT)" w:date="2016-12-07T23:08:00Z" w:initials="PK(">
    <w:p w14:paraId="7AB20008" w14:textId="34679DB9" w:rsidR="00685D77" w:rsidRDefault="00685D77" w:rsidP="001A09AF">
      <w:pPr>
        <w:pStyle w:val="CommentText"/>
        <w:numPr>
          <w:ilvl w:val="0"/>
          <w:numId w:val="39"/>
        </w:numPr>
      </w:pPr>
      <w:r>
        <w:rPr>
          <w:rStyle w:val="CommentReference"/>
        </w:rPr>
        <w:annotationRef/>
      </w:r>
      <w:r>
        <w:t>Need to check no. of records and check sum</w:t>
      </w:r>
    </w:p>
    <w:p w14:paraId="061A8DF7" w14:textId="73FC3633" w:rsidR="00685D77" w:rsidRDefault="00685D77" w:rsidP="001A09AF">
      <w:pPr>
        <w:pStyle w:val="CommentText"/>
        <w:numPr>
          <w:ilvl w:val="0"/>
          <w:numId w:val="39"/>
        </w:numPr>
      </w:pPr>
      <w:r>
        <w:t>Ensure order, item and payment table has at least one record for each complete transaction</w:t>
      </w:r>
    </w:p>
    <w:p w14:paraId="294F2F78" w14:textId="5E92D37A" w:rsidR="00570F80" w:rsidRDefault="00570F80" w:rsidP="00570F80">
      <w:pPr>
        <w:pStyle w:val="CommentText"/>
      </w:pPr>
      <w:r>
        <w:t xml:space="preserve">Noted. At </w:t>
      </w:r>
      <w:proofErr w:type="spellStart"/>
      <w:r>
        <w:t>leaset</w:t>
      </w:r>
      <w:proofErr w:type="spellEnd"/>
      <w:r>
        <w:t xml:space="preserve"> one payment in order</w:t>
      </w:r>
    </w:p>
    <w:p w14:paraId="2F67E952" w14:textId="77777777" w:rsidR="00FF6FCE" w:rsidRDefault="00FF6FCE" w:rsidP="00FF6FCE">
      <w:pPr>
        <w:pStyle w:val="CommentText"/>
      </w:pPr>
    </w:p>
    <w:p w14:paraId="191833FB" w14:textId="578334E7" w:rsidR="00FF6FCE" w:rsidRDefault="00FF6FCE" w:rsidP="00FF6FCE">
      <w:pPr>
        <w:pStyle w:val="CommentText"/>
      </w:pPr>
      <w:r w:rsidRPr="00FF6FCE">
        <w:rPr>
          <w:highlight w:val="yellow"/>
        </w:rPr>
        <w:t>Noted</w:t>
      </w:r>
      <w:r>
        <w:t xml:space="preserve"> </w:t>
      </w:r>
    </w:p>
  </w:comment>
  <w:comment w:id="120" w:author="Polly Kam (IT)" w:date="2016-12-07T23:09:00Z" w:initials="PK(">
    <w:p w14:paraId="551DAA8E" w14:textId="520A7B77" w:rsidR="00685D77" w:rsidRDefault="00685D77">
      <w:pPr>
        <w:pStyle w:val="CommentText"/>
      </w:pPr>
      <w:r>
        <w:rPr>
          <w:rStyle w:val="CommentReference"/>
        </w:rPr>
        <w:annotationRef/>
      </w:r>
      <w:r>
        <w:t>What is “staging database”?</w:t>
      </w:r>
    </w:p>
  </w:comment>
  <w:comment w:id="121" w:author="Polly Kam (IT)" w:date="2016-12-07T23:11:00Z" w:initials="PK(">
    <w:p w14:paraId="221BB7D1" w14:textId="2F2E2144" w:rsidR="00685D77" w:rsidRDefault="00685D77">
      <w:pPr>
        <w:pStyle w:val="CommentText"/>
      </w:pPr>
      <w:r>
        <w:rPr>
          <w:rStyle w:val="CommentReference"/>
        </w:rPr>
        <w:annotationRef/>
      </w:r>
      <w:r>
        <w:t>Is it the scenario for 24hrs store?</w:t>
      </w:r>
    </w:p>
    <w:p w14:paraId="2330813C" w14:textId="5B7A29CB" w:rsidR="00570F80" w:rsidRDefault="00570F80">
      <w:pPr>
        <w:pStyle w:val="CommentText"/>
      </w:pPr>
      <w:r w:rsidRPr="00570F80">
        <w:rPr>
          <w:highlight w:val="yellow"/>
        </w:rPr>
        <w:t>Logic to change business date for cut off time</w:t>
      </w:r>
      <w:r>
        <w:t xml:space="preserve"> </w:t>
      </w:r>
      <w:r w:rsidRPr="00570F80">
        <w:rPr>
          <w:highlight w:val="yellow"/>
        </w:rPr>
        <w:t>(</w:t>
      </w:r>
      <w:r w:rsidRPr="00570F80">
        <w:rPr>
          <w:rFonts w:hint="eastAsia"/>
          <w:highlight w:val="yellow"/>
          <w:lang w:eastAsia="zh-HK"/>
        </w:rPr>
        <w:t>拆數</w:t>
      </w:r>
      <w:proofErr w:type="gramStart"/>
      <w:r w:rsidRPr="00570F80">
        <w:rPr>
          <w:highlight w:val="yellow"/>
        </w:rPr>
        <w:t>)</w:t>
      </w:r>
      <w:proofErr w:type="gramEnd"/>
      <w:r>
        <w:br/>
      </w:r>
      <w:r>
        <w:br/>
      </w:r>
      <w:r w:rsidRPr="00570F80">
        <w:rPr>
          <w:highlight w:val="yellow"/>
        </w:rPr>
        <w:t>24hours shop, use start time end time to control job.</w:t>
      </w:r>
    </w:p>
  </w:comment>
  <w:comment w:id="122" w:author="Polly Kam (IT)" w:date="2016-12-07T23:11:00Z" w:initials="PK(">
    <w:p w14:paraId="02527EE7" w14:textId="5C24F533" w:rsidR="00685D77" w:rsidRDefault="00685D77">
      <w:pPr>
        <w:pStyle w:val="CommentText"/>
      </w:pPr>
      <w:r>
        <w:rPr>
          <w:rStyle w:val="CommentReference"/>
        </w:rPr>
        <w:annotationRef/>
      </w:r>
      <w:r>
        <w:t>Is it the scenario for 2 day sales combined?</w:t>
      </w:r>
    </w:p>
    <w:p w14:paraId="43238D0A" w14:textId="6A126682" w:rsidR="00570F80" w:rsidRDefault="00570F80">
      <w:pPr>
        <w:pStyle w:val="CommentText"/>
      </w:pPr>
    </w:p>
  </w:comment>
  <w:comment w:id="125" w:author="Polly Kam (IT)" w:date="2016-12-07T23:12:00Z" w:initials="PK(">
    <w:p w14:paraId="48D8D0CB" w14:textId="6118149B" w:rsidR="00685D77" w:rsidRDefault="00685D77">
      <w:pPr>
        <w:pStyle w:val="CommentText"/>
      </w:pPr>
      <w:r>
        <w:rPr>
          <w:rStyle w:val="CommentReference"/>
        </w:rPr>
        <w:annotationRef/>
      </w:r>
      <w:r>
        <w:t>Is it the scenario for 2 day sales combined?</w:t>
      </w:r>
    </w:p>
  </w:comment>
  <w:comment w:id="126" w:author="Polly Kam (IT)" w:date="2016-12-07T23:26:00Z" w:initials="PK(">
    <w:p w14:paraId="527CAF2A" w14:textId="77777777" w:rsidR="00573151" w:rsidRDefault="00573151">
      <w:pPr>
        <w:pStyle w:val="CommentText"/>
      </w:pPr>
    </w:p>
    <w:p w14:paraId="7B9655B0" w14:textId="38E2AC3F" w:rsidR="00685D77" w:rsidRDefault="00685D77">
      <w:pPr>
        <w:pStyle w:val="CommentText"/>
      </w:pPr>
      <w:r>
        <w:rPr>
          <w:rStyle w:val="CommentReference"/>
        </w:rPr>
        <w:annotationRef/>
      </w:r>
      <w:r>
        <w:t>What is manual poll handling?</w:t>
      </w:r>
      <w:r w:rsidR="00570F80">
        <w:br/>
      </w:r>
      <w:r w:rsidR="00570F80" w:rsidRPr="00570F80">
        <w:rPr>
          <w:highlight w:val="yellow"/>
        </w:rPr>
        <w:t xml:space="preserve">EDO </w:t>
      </w:r>
      <w:r w:rsidR="00570F80">
        <w:rPr>
          <w:highlight w:val="yellow"/>
        </w:rPr>
        <w:t>m</w:t>
      </w:r>
      <w:r w:rsidR="00570F80" w:rsidRPr="00570F80">
        <w:rPr>
          <w:highlight w:val="yellow"/>
        </w:rPr>
        <w:t xml:space="preserve">anual </w:t>
      </w:r>
      <w:r w:rsidR="00570F80">
        <w:rPr>
          <w:highlight w:val="yellow"/>
          <w:lang w:eastAsia="zh-HK"/>
        </w:rPr>
        <w:t>re-</w:t>
      </w:r>
      <w:r w:rsidR="00570F80" w:rsidRPr="00570F80">
        <w:rPr>
          <w:highlight w:val="yellow"/>
        </w:rPr>
        <w:t>run will provide</w:t>
      </w:r>
      <w:r w:rsidR="00570F80">
        <w:br/>
      </w:r>
    </w:p>
    <w:p w14:paraId="1060FC86" w14:textId="497D6BCB" w:rsidR="00685D77" w:rsidRDefault="00685D77">
      <w:pPr>
        <w:pStyle w:val="CommentText"/>
      </w:pPr>
      <w:r>
        <w:t>How to re-poll sales a month ago?</w:t>
      </w:r>
      <w:r w:rsidR="00570F80">
        <w:br/>
      </w:r>
      <w:r w:rsidR="00570F80">
        <w:br/>
      </w:r>
      <w:r w:rsidR="00570F80">
        <w:br/>
      </w:r>
    </w:p>
    <w:p w14:paraId="2028804C" w14:textId="65B70708" w:rsidR="00685D77" w:rsidRDefault="00685D77">
      <w:pPr>
        <w:pStyle w:val="CommentText"/>
      </w:pPr>
      <w:r>
        <w:t>How to handle a DBF file without data inside?</w:t>
      </w:r>
    </w:p>
    <w:p w14:paraId="18974F30" w14:textId="7FC5B090" w:rsidR="00573151" w:rsidRDefault="00573151">
      <w:pPr>
        <w:pStyle w:val="CommentText"/>
      </w:pPr>
      <w:r w:rsidRPr="00573151">
        <w:rPr>
          <w:highlight w:val="yellow"/>
        </w:rPr>
        <w:t>EDO DBF contains zero record need to alert</w:t>
      </w:r>
    </w:p>
  </w:comment>
  <w:comment w:id="138" w:author="Polly Kam (IT)" w:date="2016-12-07T23:30:00Z" w:initials="PK(">
    <w:p w14:paraId="561F87C5" w14:textId="77777777" w:rsidR="00573151" w:rsidRDefault="00685D77">
      <w:pPr>
        <w:pStyle w:val="CommentText"/>
      </w:pPr>
      <w:r>
        <w:rPr>
          <w:rStyle w:val="CommentReference"/>
        </w:rPr>
        <w:annotationRef/>
      </w:r>
      <w:r>
        <w:t>What is “one bath”?</w:t>
      </w:r>
      <w:r w:rsidR="00573151">
        <w:br/>
      </w:r>
    </w:p>
    <w:p w14:paraId="79E18CA1" w14:textId="45907388" w:rsidR="00685D77" w:rsidRDefault="00573151">
      <w:pPr>
        <w:pStyle w:val="CommentText"/>
      </w:pPr>
      <w:r w:rsidRPr="00573151">
        <w:rPr>
          <w:highlight w:val="yellow"/>
        </w:rPr>
        <w:t>One batch</w:t>
      </w:r>
      <w:r>
        <w:br/>
      </w:r>
      <w:r w:rsidRPr="00573151">
        <w:rPr>
          <w:b/>
        </w:rPr>
        <w:br/>
        <w:t>Confirm any other data sources available?</w:t>
      </w:r>
      <w:r>
        <w:t xml:space="preserve"> </w:t>
      </w:r>
      <w:r>
        <w:br/>
        <w:t xml:space="preserve">URD only three documents </w:t>
      </w:r>
      <w:r>
        <w:br/>
      </w:r>
    </w:p>
  </w:comment>
  <w:comment w:id="139" w:author="Polly Kam (IT)" w:date="2016-12-07T23:33:00Z" w:initials="PK(">
    <w:p w14:paraId="5880209F" w14:textId="6C196E1D" w:rsidR="00685D77" w:rsidRDefault="00685D77">
      <w:pPr>
        <w:pStyle w:val="CommentText"/>
      </w:pPr>
      <w:r>
        <w:rPr>
          <w:rStyle w:val="CommentReference"/>
        </w:rPr>
        <w:annotationRef/>
      </w:r>
      <w:r>
        <w:t>According to “what”?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FFEC285" w15:done="0"/>
  <w15:commentEx w15:paraId="600FFAAE" w15:done="0"/>
  <w15:commentEx w15:paraId="65A4894B" w15:done="0"/>
  <w15:commentEx w15:paraId="1871B120" w15:done="0"/>
  <w15:commentEx w15:paraId="7E9E3302" w15:done="0"/>
  <w15:commentEx w15:paraId="38455DFB" w15:done="0"/>
  <w15:commentEx w15:paraId="39BACD2E" w15:done="0"/>
  <w15:commentEx w15:paraId="5D8744CE" w15:done="0"/>
  <w15:commentEx w15:paraId="189D3543" w15:done="0"/>
  <w15:commentEx w15:paraId="163EEF1D" w15:done="0"/>
  <w15:commentEx w15:paraId="4B718E61" w15:done="0"/>
  <w15:commentEx w15:paraId="1DC27C42" w15:done="0"/>
  <w15:commentEx w15:paraId="06D53575" w15:done="0"/>
  <w15:commentEx w15:paraId="2FB9CA1A" w15:done="0"/>
  <w15:commentEx w15:paraId="68974653" w15:done="0"/>
  <w15:commentEx w15:paraId="692DA54A" w15:done="0"/>
  <w15:commentEx w15:paraId="171A70BD" w15:done="0"/>
  <w15:commentEx w15:paraId="053F80CD" w15:done="0"/>
  <w15:commentEx w15:paraId="1193AE14" w15:done="0"/>
  <w15:commentEx w15:paraId="6F880689" w15:done="0"/>
  <w15:commentEx w15:paraId="68378CFE" w15:done="0"/>
  <w15:commentEx w15:paraId="6DFD5FD9" w15:done="0"/>
  <w15:commentEx w15:paraId="23227D78" w15:done="0"/>
  <w15:commentEx w15:paraId="4F2D7F9D" w15:done="0"/>
  <w15:commentEx w15:paraId="5F646F06" w15:done="0"/>
  <w15:commentEx w15:paraId="6CAF456C" w15:done="0"/>
  <w15:commentEx w15:paraId="24A1F4A3" w15:done="0"/>
  <w15:commentEx w15:paraId="2010BD1E" w15:done="0"/>
  <w15:commentEx w15:paraId="66B1D197" w15:done="0"/>
  <w15:commentEx w15:paraId="37FC9FB9" w15:done="0"/>
  <w15:commentEx w15:paraId="0B1CC560" w15:done="0"/>
  <w15:commentEx w15:paraId="191833FB" w15:done="0"/>
  <w15:commentEx w15:paraId="551DAA8E" w15:done="0"/>
  <w15:commentEx w15:paraId="2330813C" w15:done="0"/>
  <w15:commentEx w15:paraId="43238D0A" w15:done="0"/>
  <w15:commentEx w15:paraId="48D8D0CB" w15:done="0"/>
  <w15:commentEx w15:paraId="18974F30" w15:done="0"/>
  <w15:commentEx w15:paraId="79E18CA1" w15:done="0"/>
  <w15:commentEx w15:paraId="588020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67A87E" w14:textId="77777777" w:rsidR="00213879" w:rsidRDefault="00213879" w:rsidP="008D7BAB">
      <w:pPr>
        <w:spacing w:after="0" w:line="240" w:lineRule="auto"/>
      </w:pPr>
      <w:r>
        <w:separator/>
      </w:r>
    </w:p>
  </w:endnote>
  <w:endnote w:type="continuationSeparator" w:id="0">
    <w:p w14:paraId="649E86C8" w14:textId="77777777" w:rsidR="00213879" w:rsidRDefault="00213879"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20B07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918D9" w14:textId="208F1086" w:rsidR="00685D77" w:rsidRPr="0061154C" w:rsidRDefault="00685D77"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03429775"/>
        <w:docPartObj>
          <w:docPartGallery w:val="Page Numbers (Bottom of Page)"/>
          <w:docPartUnique/>
        </w:docPartObj>
      </w:sdtPr>
      <w:sdtEndPr/>
      <w:sdtContent>
        <w:sdt>
          <w:sdtPr>
            <w:rPr>
              <w:rFonts w:ascii="Palatino Linotype" w:hAnsi="Palatino Linotype"/>
              <w:sz w:val="18"/>
            </w:rPr>
            <w:id w:val="1613932008"/>
            <w:docPartObj>
              <w:docPartGallery w:val="Page Numbers (Top of Page)"/>
              <w:docPartUnique/>
            </w:docPartObj>
          </w:sdtPr>
          <w:sdtEnd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2108A2">
              <w:rPr>
                <w:rFonts w:ascii="Palatino Linotype" w:hAnsi="Palatino Linotype"/>
                <w:b/>
                <w:bCs/>
                <w:noProof/>
                <w:sz w:val="18"/>
              </w:rPr>
              <w:t>22</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2108A2">
              <w:rPr>
                <w:rFonts w:ascii="Palatino Linotype" w:hAnsi="Palatino Linotype"/>
                <w:b/>
                <w:bCs/>
                <w:noProof/>
                <w:sz w:val="18"/>
              </w:rPr>
              <w:t>60</w:t>
            </w:r>
            <w:r w:rsidRPr="0061154C">
              <w:rPr>
                <w:rFonts w:ascii="Palatino Linotype" w:hAnsi="Palatino Linotype"/>
                <w:b/>
                <w:bCs/>
                <w:sz w:val="20"/>
                <w:szCs w:val="24"/>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0F5B63E" w:rsidR="00685D77" w:rsidRPr="0061154C" w:rsidRDefault="00685D77" w:rsidP="008D7BAB">
    <w:pPr>
      <w:pStyle w:val="Footer"/>
      <w:ind w:right="440"/>
      <w:rPr>
        <w:rFonts w:ascii="Palatino Linotype" w:hAnsi="Palatino Linotype"/>
        <w:sz w:val="18"/>
      </w:rPr>
    </w:pPr>
    <w:r w:rsidRPr="0061154C">
      <w:rPr>
        <w:rFonts w:ascii="Palatino Linotype" w:hAnsi="Palatino Linotype"/>
        <w:sz w:val="18"/>
      </w:rPr>
      <w:t>Requirement Definition</w:t>
    </w:r>
    <w:r w:rsidRPr="0061154C">
      <w:rPr>
        <w:rFonts w:ascii="Palatino Linotype" w:hAnsi="Palatino Linotype"/>
        <w:sz w:val="18"/>
      </w:rPr>
      <w:tab/>
    </w:r>
    <w:sdt>
      <w:sdtPr>
        <w:rPr>
          <w:rFonts w:ascii="Palatino Linotype" w:hAnsi="Palatino Linotype"/>
          <w:sz w:val="18"/>
        </w:rPr>
        <w:id w:val="1366405855"/>
        <w:docPartObj>
          <w:docPartGallery w:val="Page Numbers (Bottom of Page)"/>
          <w:docPartUnique/>
        </w:docPartObj>
      </w:sdtPr>
      <w:sdtEndPr/>
      <w:sdtContent>
        <w:sdt>
          <w:sdtPr>
            <w:rPr>
              <w:rFonts w:ascii="Palatino Linotype" w:hAnsi="Palatino Linotype"/>
              <w:sz w:val="18"/>
            </w:rPr>
            <w:id w:val="-2116824707"/>
            <w:docPartObj>
              <w:docPartGallery w:val="Page Numbers (Top of Page)"/>
              <w:docPartUnique/>
            </w:docPartObj>
          </w:sdtPr>
          <w:sdtEndPr/>
          <w:sdtContent>
            <w:r w:rsidRPr="0061154C">
              <w:rPr>
                <w:rFonts w:ascii="Palatino Linotype" w:hAnsi="Palatino Linotype"/>
                <w:sz w:val="18"/>
              </w:rPr>
              <w:t xml:space="preserve">Page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PAGE </w:instrText>
            </w:r>
            <w:r w:rsidRPr="0061154C">
              <w:rPr>
                <w:rFonts w:ascii="Palatino Linotype" w:hAnsi="Palatino Linotype"/>
                <w:b/>
                <w:bCs/>
                <w:sz w:val="20"/>
                <w:szCs w:val="24"/>
              </w:rPr>
              <w:fldChar w:fldCharType="separate"/>
            </w:r>
            <w:r w:rsidR="002108A2">
              <w:rPr>
                <w:rFonts w:ascii="Palatino Linotype" w:hAnsi="Palatino Linotype"/>
                <w:b/>
                <w:bCs/>
                <w:noProof/>
                <w:sz w:val="18"/>
              </w:rPr>
              <w:t>33</w:t>
            </w:r>
            <w:r w:rsidRPr="0061154C">
              <w:rPr>
                <w:rFonts w:ascii="Palatino Linotype" w:hAnsi="Palatino Linotype"/>
                <w:b/>
                <w:bCs/>
                <w:sz w:val="20"/>
                <w:szCs w:val="24"/>
              </w:rPr>
              <w:fldChar w:fldCharType="end"/>
            </w:r>
            <w:r w:rsidRPr="0061154C">
              <w:rPr>
                <w:rFonts w:ascii="Palatino Linotype" w:hAnsi="Palatino Linotype"/>
                <w:sz w:val="18"/>
              </w:rPr>
              <w:t xml:space="preserve"> of </w:t>
            </w:r>
            <w:r w:rsidRPr="0061154C">
              <w:rPr>
                <w:rFonts w:ascii="Palatino Linotype" w:hAnsi="Palatino Linotype"/>
                <w:b/>
                <w:bCs/>
                <w:sz w:val="20"/>
                <w:szCs w:val="24"/>
              </w:rPr>
              <w:fldChar w:fldCharType="begin"/>
            </w:r>
            <w:r w:rsidRPr="0061154C">
              <w:rPr>
                <w:rFonts w:ascii="Palatino Linotype" w:hAnsi="Palatino Linotype"/>
                <w:b/>
                <w:bCs/>
                <w:sz w:val="18"/>
              </w:rPr>
              <w:instrText xml:space="preserve"> NUMPAGES  </w:instrText>
            </w:r>
            <w:r w:rsidRPr="0061154C">
              <w:rPr>
                <w:rFonts w:ascii="Palatino Linotype" w:hAnsi="Palatino Linotype"/>
                <w:b/>
                <w:bCs/>
                <w:sz w:val="20"/>
                <w:szCs w:val="24"/>
              </w:rPr>
              <w:fldChar w:fldCharType="separate"/>
            </w:r>
            <w:r w:rsidR="002108A2">
              <w:rPr>
                <w:rFonts w:ascii="Palatino Linotype" w:hAnsi="Palatino Linotype"/>
                <w:b/>
                <w:bCs/>
                <w:noProof/>
                <w:sz w:val="18"/>
              </w:rPr>
              <w:t>60</w:t>
            </w:r>
            <w:r w:rsidRPr="0061154C">
              <w:rPr>
                <w:rFonts w:ascii="Palatino Linotype" w:hAnsi="Palatino Linotype"/>
                <w:b/>
                <w:bCs/>
                <w:sz w:val="20"/>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FF1022" w14:textId="77777777" w:rsidR="00213879" w:rsidRDefault="00213879" w:rsidP="008D7BAB">
      <w:pPr>
        <w:spacing w:after="0" w:line="240" w:lineRule="auto"/>
      </w:pPr>
      <w:r>
        <w:separator/>
      </w:r>
    </w:p>
  </w:footnote>
  <w:footnote w:type="continuationSeparator" w:id="0">
    <w:p w14:paraId="3C257D23" w14:textId="77777777" w:rsidR="00213879" w:rsidRDefault="00213879"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325555" w14:textId="77777777" w:rsidR="00685D77" w:rsidRDefault="00685D77">
    <w:pPr>
      <w:pStyle w:val="Header"/>
    </w:pPr>
    <w:r>
      <w:tab/>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685D77" w:rsidRDefault="00685D77">
    <w:pPr>
      <w:pStyle w:val="Header"/>
    </w:pPr>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F6E3C"/>
    <w:multiLevelType w:val="hybridMultilevel"/>
    <w:tmpl w:val="0F64BBDE"/>
    <w:lvl w:ilvl="0" w:tplc="BF84DB42">
      <w:start w:val="1"/>
      <w:numFmt w:val="bullet"/>
      <w:lvlText w:val="-"/>
      <w:lvlJc w:val="left"/>
      <w:pPr>
        <w:ind w:left="360" w:hanging="360"/>
      </w:pPr>
      <w:rPr>
        <w:rFonts w:ascii="Palatino Linotype" w:eastAsiaTheme="minorEastAsia" w:hAnsi="Palatino Linotype"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2D2508"/>
    <w:multiLevelType w:val="hybridMultilevel"/>
    <w:tmpl w:val="B5E0D45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BD06A34"/>
    <w:multiLevelType w:val="hybridMultilevel"/>
    <w:tmpl w:val="E4F405D0"/>
    <w:lvl w:ilvl="0" w:tplc="40AC73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3C116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954E50"/>
    <w:multiLevelType w:val="hybridMultilevel"/>
    <w:tmpl w:val="1E76034E"/>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nsid w:val="1CEA728A"/>
    <w:multiLevelType w:val="hybridMultilevel"/>
    <w:tmpl w:val="D37E45F2"/>
    <w:lvl w:ilvl="0" w:tplc="BF84DB42">
      <w:start w:val="1"/>
      <w:numFmt w:val="bullet"/>
      <w:lvlText w:val="-"/>
      <w:lvlJc w:val="left"/>
      <w:pPr>
        <w:ind w:left="360" w:hanging="360"/>
      </w:pPr>
      <w:rPr>
        <w:rFonts w:ascii="Palatino Linotype" w:eastAsiaTheme="minorEastAsia" w:hAnsi="Palatino Linotype" w:cstheme="minorBidi"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FBE6E12"/>
    <w:multiLevelType w:val="hybridMultilevel"/>
    <w:tmpl w:val="E9388CF8"/>
    <w:lvl w:ilvl="0" w:tplc="8EB42710">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5C07765"/>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BD6DEC"/>
    <w:multiLevelType w:val="hybridMultilevel"/>
    <w:tmpl w:val="3A58B20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0237C2"/>
    <w:multiLevelType w:val="hybridMultilevel"/>
    <w:tmpl w:val="B23887F6"/>
    <w:lvl w:ilvl="0" w:tplc="33941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C254921"/>
    <w:multiLevelType w:val="hybridMultilevel"/>
    <w:tmpl w:val="636475AC"/>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D403AF4"/>
    <w:multiLevelType w:val="hybridMultilevel"/>
    <w:tmpl w:val="D506CE2A"/>
    <w:lvl w:ilvl="0" w:tplc="04090019">
      <w:start w:val="1"/>
      <w:numFmt w:val="lowerLetter"/>
      <w:lvlText w:val="%1)"/>
      <w:lvlJc w:val="left"/>
      <w:pPr>
        <w:ind w:left="840" w:hanging="42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69B0471"/>
    <w:multiLevelType w:val="hybridMultilevel"/>
    <w:tmpl w:val="5C826B20"/>
    <w:lvl w:ilvl="0" w:tplc="2B32884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EFC1853"/>
    <w:multiLevelType w:val="hybridMultilevel"/>
    <w:tmpl w:val="2DA2EB30"/>
    <w:lvl w:ilvl="0" w:tplc="A1D4B0B8">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F1766F"/>
    <w:multiLevelType w:val="hybridMultilevel"/>
    <w:tmpl w:val="C17C46F8"/>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6">
    <w:nsid w:val="4A130322"/>
    <w:multiLevelType w:val="hybridMultilevel"/>
    <w:tmpl w:val="C42A0C24"/>
    <w:lvl w:ilvl="0" w:tplc="306AE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231BFD"/>
    <w:multiLevelType w:val="hybridMultilevel"/>
    <w:tmpl w:val="EBB41726"/>
    <w:lvl w:ilvl="0" w:tplc="1764D18E">
      <w:start w:val="1"/>
      <w:numFmt w:val="lowerLetter"/>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5F01A48"/>
    <w:multiLevelType w:val="hybridMultilevel"/>
    <w:tmpl w:val="DB340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74A7D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289"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C0F0191"/>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D792E7A"/>
    <w:multiLevelType w:val="hybridMultilevel"/>
    <w:tmpl w:val="4A505042"/>
    <w:lvl w:ilvl="0" w:tplc="A3C40A4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081707C"/>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61CD4356"/>
    <w:multiLevelType w:val="hybridMultilevel"/>
    <w:tmpl w:val="636475A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E3035B"/>
    <w:multiLevelType w:val="hybridMultilevel"/>
    <w:tmpl w:val="FD3A4AF0"/>
    <w:lvl w:ilvl="0" w:tplc="325EA4E8">
      <w:start w:val="1"/>
      <w:numFmt w:val="lowerLetter"/>
      <w:lvlText w:val="%1)"/>
      <w:lvlJc w:val="left"/>
      <w:pPr>
        <w:ind w:left="360" w:hanging="360"/>
      </w:pPr>
      <w:rPr>
        <w:rFonts w:hint="eastAsia"/>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61F131AD"/>
    <w:multiLevelType w:val="hybridMultilevel"/>
    <w:tmpl w:val="33C0AD8A"/>
    <w:lvl w:ilvl="0" w:tplc="EEE0CF32">
      <w:numFmt w:val="bullet"/>
      <w:lvlText w:val="-"/>
      <w:lvlJc w:val="left"/>
      <w:pPr>
        <w:ind w:left="720" w:hanging="360"/>
      </w:pPr>
      <w:rPr>
        <w:rFonts w:ascii="Microsoft YaHei" w:eastAsia="Microsoft YaHei" w:hAnsi="Microsoft YaHei" w:cstheme="minorBid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6C0D7604"/>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F94579F"/>
    <w:multiLevelType w:val="hybridMultilevel"/>
    <w:tmpl w:val="E64EC2BC"/>
    <w:lvl w:ilvl="0" w:tplc="117C03B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0B5253D"/>
    <w:multiLevelType w:val="hybridMultilevel"/>
    <w:tmpl w:val="F550A1AC"/>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73C7A56"/>
    <w:multiLevelType w:val="hybridMultilevel"/>
    <w:tmpl w:val="01068A3E"/>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9A042C8"/>
    <w:multiLevelType w:val="hybridMultilevel"/>
    <w:tmpl w:val="B5FCF5A0"/>
    <w:lvl w:ilvl="0" w:tplc="0956AA7A">
      <w:start w:val="1"/>
      <w:numFmt w:val="decimal"/>
      <w:lvlText w:val="%1."/>
      <w:lvlJc w:val="left"/>
      <w:pPr>
        <w:ind w:left="720" w:hanging="360"/>
      </w:pPr>
      <w:rPr>
        <w:rFonts w:eastAsiaTheme="minorEastAsia"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7DEA3FDD"/>
    <w:multiLevelType w:val="hybridMultilevel"/>
    <w:tmpl w:val="07EA0D48"/>
    <w:lvl w:ilvl="0" w:tplc="3394163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9"/>
  </w:num>
  <w:num w:numId="3">
    <w:abstractNumId w:val="13"/>
  </w:num>
  <w:num w:numId="4">
    <w:abstractNumId w:val="21"/>
  </w:num>
  <w:num w:numId="5">
    <w:abstractNumId w:val="1"/>
  </w:num>
  <w:num w:numId="6">
    <w:abstractNumId w:val="3"/>
  </w:num>
  <w:num w:numId="7">
    <w:abstractNumId w:val="16"/>
  </w:num>
  <w:num w:numId="8">
    <w:abstractNumId w:val="26"/>
  </w:num>
  <w:num w:numId="9">
    <w:abstractNumId w:val="22"/>
  </w:num>
  <w:num w:numId="10">
    <w:abstractNumId w:val="8"/>
  </w:num>
  <w:num w:numId="11">
    <w:abstractNumId w:val="10"/>
  </w:num>
  <w:num w:numId="12">
    <w:abstractNumId w:val="28"/>
  </w:num>
  <w:num w:numId="13">
    <w:abstractNumId w:val="11"/>
  </w:num>
  <w:num w:numId="14">
    <w:abstractNumId w:val="14"/>
  </w:num>
  <w:num w:numId="15">
    <w:abstractNumId w:val="25"/>
  </w:num>
  <w:num w:numId="16">
    <w:abstractNumId w:val="24"/>
  </w:num>
  <w:num w:numId="17">
    <w:abstractNumId w:val="17"/>
  </w:num>
  <w:num w:numId="18">
    <w:abstractNumId w:val="9"/>
  </w:num>
  <w:num w:numId="19">
    <w:abstractNumId w:val="7"/>
  </w:num>
  <w:num w:numId="20">
    <w:abstractNumId w:val="31"/>
  </w:num>
  <w:num w:numId="21">
    <w:abstractNumId w:val="27"/>
  </w:num>
  <w:num w:numId="22">
    <w:abstractNumId w:val="19"/>
  </w:num>
  <w:num w:numId="23">
    <w:abstractNumId w:val="19"/>
  </w:num>
  <w:num w:numId="24">
    <w:abstractNumId w:val="32"/>
  </w:num>
  <w:num w:numId="25">
    <w:abstractNumId w:val="18"/>
  </w:num>
  <w:num w:numId="26">
    <w:abstractNumId w:val="2"/>
  </w:num>
  <w:num w:numId="27">
    <w:abstractNumId w:val="6"/>
  </w:num>
  <w:num w:numId="28">
    <w:abstractNumId w:val="23"/>
  </w:num>
  <w:num w:numId="29">
    <w:abstractNumId w:val="12"/>
  </w:num>
  <w:num w:numId="30">
    <w:abstractNumId w:val="20"/>
  </w:num>
  <w:num w:numId="31">
    <w:abstractNumId w:val="19"/>
  </w:num>
  <w:num w:numId="32">
    <w:abstractNumId w:val="19"/>
  </w:num>
  <w:num w:numId="33">
    <w:abstractNumId w:val="4"/>
  </w:num>
  <w:num w:numId="34">
    <w:abstractNumId w:val="30"/>
  </w:num>
  <w:num w:numId="35">
    <w:abstractNumId w:val="19"/>
  </w:num>
  <w:num w:numId="36">
    <w:abstractNumId w:val="19"/>
  </w:num>
  <w:num w:numId="37">
    <w:abstractNumId w:val="29"/>
  </w:num>
  <w:num w:numId="38">
    <w:abstractNumId w:val="5"/>
  </w:num>
  <w:num w:numId="39">
    <w:abstractNumId w:val="15"/>
  </w:num>
  <w:numIdMacAtCleanup w:val="1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n Chen">
    <w15:presenceInfo w15:providerId="Windows Live" w15:userId="39114e7f79bc0371"/>
  </w15:person>
  <w15:person w15:author="Polly Kam (IT)">
    <w15:presenceInfo w15:providerId="AD" w15:userId="S-1-5-21-583907252-1960408961-1801674531-394241"/>
  </w15:person>
  <w15:person w15:author="Edward Leung">
    <w15:presenceInfo w15:providerId="None" w15:userId="Edward Le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activeWritingStyle w:appName="MSWord" w:lang="en-US" w:vendorID="64" w:dllVersion="131078"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11B9A"/>
    <w:rsid w:val="000150CA"/>
    <w:rsid w:val="0002435C"/>
    <w:rsid w:val="00032923"/>
    <w:rsid w:val="0003433B"/>
    <w:rsid w:val="0003555D"/>
    <w:rsid w:val="0004002D"/>
    <w:rsid w:val="0004266B"/>
    <w:rsid w:val="000539B7"/>
    <w:rsid w:val="000545D9"/>
    <w:rsid w:val="00055F21"/>
    <w:rsid w:val="00056942"/>
    <w:rsid w:val="00057C82"/>
    <w:rsid w:val="00061C86"/>
    <w:rsid w:val="00062201"/>
    <w:rsid w:val="00064A43"/>
    <w:rsid w:val="00071D7E"/>
    <w:rsid w:val="00073D81"/>
    <w:rsid w:val="000812BA"/>
    <w:rsid w:val="00082F25"/>
    <w:rsid w:val="00084668"/>
    <w:rsid w:val="00084986"/>
    <w:rsid w:val="00094593"/>
    <w:rsid w:val="000B1039"/>
    <w:rsid w:val="000B19F9"/>
    <w:rsid w:val="000B556C"/>
    <w:rsid w:val="000C3C9A"/>
    <w:rsid w:val="000C5B6E"/>
    <w:rsid w:val="000C5C50"/>
    <w:rsid w:val="000C6662"/>
    <w:rsid w:val="000E0320"/>
    <w:rsid w:val="000E1B41"/>
    <w:rsid w:val="000E544B"/>
    <w:rsid w:val="000F0D8D"/>
    <w:rsid w:val="000F1EF2"/>
    <w:rsid w:val="000F5510"/>
    <w:rsid w:val="000F67A7"/>
    <w:rsid w:val="000F72C3"/>
    <w:rsid w:val="00100E58"/>
    <w:rsid w:val="0010707D"/>
    <w:rsid w:val="001072F8"/>
    <w:rsid w:val="00110074"/>
    <w:rsid w:val="001116BB"/>
    <w:rsid w:val="00112404"/>
    <w:rsid w:val="00114446"/>
    <w:rsid w:val="001160A9"/>
    <w:rsid w:val="00130821"/>
    <w:rsid w:val="00134FC6"/>
    <w:rsid w:val="00141BDA"/>
    <w:rsid w:val="00145009"/>
    <w:rsid w:val="00150130"/>
    <w:rsid w:val="00151A88"/>
    <w:rsid w:val="001553FA"/>
    <w:rsid w:val="0015743C"/>
    <w:rsid w:val="00165C2D"/>
    <w:rsid w:val="0016619E"/>
    <w:rsid w:val="0017505A"/>
    <w:rsid w:val="001814AB"/>
    <w:rsid w:val="001828B5"/>
    <w:rsid w:val="001835EC"/>
    <w:rsid w:val="00187054"/>
    <w:rsid w:val="00187C32"/>
    <w:rsid w:val="001956B1"/>
    <w:rsid w:val="00197E65"/>
    <w:rsid w:val="001A09AF"/>
    <w:rsid w:val="001B2197"/>
    <w:rsid w:val="001B2684"/>
    <w:rsid w:val="001C0BEE"/>
    <w:rsid w:val="001C3F48"/>
    <w:rsid w:val="001C5938"/>
    <w:rsid w:val="001C685A"/>
    <w:rsid w:val="001C7649"/>
    <w:rsid w:val="001C7EF0"/>
    <w:rsid w:val="001D79DF"/>
    <w:rsid w:val="001F0E39"/>
    <w:rsid w:val="001F2FE6"/>
    <w:rsid w:val="001F5555"/>
    <w:rsid w:val="001F5AA7"/>
    <w:rsid w:val="002041D0"/>
    <w:rsid w:val="0020580B"/>
    <w:rsid w:val="00205F6F"/>
    <w:rsid w:val="00206DA5"/>
    <w:rsid w:val="002108A2"/>
    <w:rsid w:val="00210C44"/>
    <w:rsid w:val="00211DF8"/>
    <w:rsid w:val="00211F60"/>
    <w:rsid w:val="002126E1"/>
    <w:rsid w:val="00213671"/>
    <w:rsid w:val="00213879"/>
    <w:rsid w:val="00214D23"/>
    <w:rsid w:val="00222F78"/>
    <w:rsid w:val="00223F51"/>
    <w:rsid w:val="002265DC"/>
    <w:rsid w:val="002329C1"/>
    <w:rsid w:val="00240CA9"/>
    <w:rsid w:val="0024148A"/>
    <w:rsid w:val="002429D9"/>
    <w:rsid w:val="00253316"/>
    <w:rsid w:val="00253B83"/>
    <w:rsid w:val="002701F5"/>
    <w:rsid w:val="0027234F"/>
    <w:rsid w:val="002813FF"/>
    <w:rsid w:val="00290061"/>
    <w:rsid w:val="00290451"/>
    <w:rsid w:val="00293283"/>
    <w:rsid w:val="002942E7"/>
    <w:rsid w:val="002945A1"/>
    <w:rsid w:val="0029730E"/>
    <w:rsid w:val="00297F55"/>
    <w:rsid w:val="002A1938"/>
    <w:rsid w:val="002A5A14"/>
    <w:rsid w:val="002A7F92"/>
    <w:rsid w:val="002B0E38"/>
    <w:rsid w:val="002B2329"/>
    <w:rsid w:val="002B3713"/>
    <w:rsid w:val="002C33B6"/>
    <w:rsid w:val="002D633D"/>
    <w:rsid w:val="002E2CFC"/>
    <w:rsid w:val="002E65DE"/>
    <w:rsid w:val="002F7EA2"/>
    <w:rsid w:val="00301446"/>
    <w:rsid w:val="003041E1"/>
    <w:rsid w:val="00304DFA"/>
    <w:rsid w:val="00307FFB"/>
    <w:rsid w:val="003177F2"/>
    <w:rsid w:val="00331A36"/>
    <w:rsid w:val="00332BA8"/>
    <w:rsid w:val="00337895"/>
    <w:rsid w:val="00343B23"/>
    <w:rsid w:val="00345D44"/>
    <w:rsid w:val="003524C0"/>
    <w:rsid w:val="0035262A"/>
    <w:rsid w:val="00360F6C"/>
    <w:rsid w:val="00373224"/>
    <w:rsid w:val="00380544"/>
    <w:rsid w:val="00396E19"/>
    <w:rsid w:val="003A06EA"/>
    <w:rsid w:val="003A772F"/>
    <w:rsid w:val="003B0A82"/>
    <w:rsid w:val="003B2E24"/>
    <w:rsid w:val="003B642F"/>
    <w:rsid w:val="003C54CD"/>
    <w:rsid w:val="003C553D"/>
    <w:rsid w:val="003C5DC6"/>
    <w:rsid w:val="003C730A"/>
    <w:rsid w:val="003D4291"/>
    <w:rsid w:val="003D4F62"/>
    <w:rsid w:val="003D5002"/>
    <w:rsid w:val="003D63F9"/>
    <w:rsid w:val="003E54C1"/>
    <w:rsid w:val="003F1E80"/>
    <w:rsid w:val="003F48AD"/>
    <w:rsid w:val="004035A7"/>
    <w:rsid w:val="0041222E"/>
    <w:rsid w:val="00420047"/>
    <w:rsid w:val="00440B34"/>
    <w:rsid w:val="0044500B"/>
    <w:rsid w:val="004516FA"/>
    <w:rsid w:val="004530BB"/>
    <w:rsid w:val="004533E2"/>
    <w:rsid w:val="00457418"/>
    <w:rsid w:val="00460F4D"/>
    <w:rsid w:val="0046512D"/>
    <w:rsid w:val="004666E3"/>
    <w:rsid w:val="00485B40"/>
    <w:rsid w:val="004A4443"/>
    <w:rsid w:val="004A4D08"/>
    <w:rsid w:val="004A54AF"/>
    <w:rsid w:val="004B011B"/>
    <w:rsid w:val="004B6EB7"/>
    <w:rsid w:val="004C60AE"/>
    <w:rsid w:val="004D02D2"/>
    <w:rsid w:val="004D7C59"/>
    <w:rsid w:val="004E004E"/>
    <w:rsid w:val="004E1819"/>
    <w:rsid w:val="004E3805"/>
    <w:rsid w:val="004E7CEC"/>
    <w:rsid w:val="004F4B87"/>
    <w:rsid w:val="005060B2"/>
    <w:rsid w:val="00506802"/>
    <w:rsid w:val="0051008E"/>
    <w:rsid w:val="00513841"/>
    <w:rsid w:val="00514A26"/>
    <w:rsid w:val="00526E94"/>
    <w:rsid w:val="005273BA"/>
    <w:rsid w:val="00531F6B"/>
    <w:rsid w:val="00534BCC"/>
    <w:rsid w:val="00535F8B"/>
    <w:rsid w:val="005436E9"/>
    <w:rsid w:val="0055391A"/>
    <w:rsid w:val="00553FC1"/>
    <w:rsid w:val="00556B07"/>
    <w:rsid w:val="00561E24"/>
    <w:rsid w:val="005656B9"/>
    <w:rsid w:val="00570F80"/>
    <w:rsid w:val="00573151"/>
    <w:rsid w:val="0058426D"/>
    <w:rsid w:val="00585026"/>
    <w:rsid w:val="00587B46"/>
    <w:rsid w:val="00591E8F"/>
    <w:rsid w:val="00594EE3"/>
    <w:rsid w:val="005A0AD3"/>
    <w:rsid w:val="005A5979"/>
    <w:rsid w:val="005A7A11"/>
    <w:rsid w:val="005B21C6"/>
    <w:rsid w:val="005B4A05"/>
    <w:rsid w:val="005B7E2E"/>
    <w:rsid w:val="005C1C00"/>
    <w:rsid w:val="005C3C95"/>
    <w:rsid w:val="005D7940"/>
    <w:rsid w:val="005E2989"/>
    <w:rsid w:val="005E595D"/>
    <w:rsid w:val="005F0B2F"/>
    <w:rsid w:val="005F24C9"/>
    <w:rsid w:val="005F3D2E"/>
    <w:rsid w:val="0060272F"/>
    <w:rsid w:val="00605BBE"/>
    <w:rsid w:val="00610E0A"/>
    <w:rsid w:val="0061154C"/>
    <w:rsid w:val="00613BEA"/>
    <w:rsid w:val="00620528"/>
    <w:rsid w:val="00633EF1"/>
    <w:rsid w:val="00635A9B"/>
    <w:rsid w:val="00636DED"/>
    <w:rsid w:val="006435BF"/>
    <w:rsid w:val="0064399A"/>
    <w:rsid w:val="00643BBE"/>
    <w:rsid w:val="00652878"/>
    <w:rsid w:val="006777EB"/>
    <w:rsid w:val="00677EFA"/>
    <w:rsid w:val="00685D77"/>
    <w:rsid w:val="00693050"/>
    <w:rsid w:val="00696326"/>
    <w:rsid w:val="006975D4"/>
    <w:rsid w:val="006A384D"/>
    <w:rsid w:val="006A6CF2"/>
    <w:rsid w:val="006B326D"/>
    <w:rsid w:val="006C0768"/>
    <w:rsid w:val="006C49E4"/>
    <w:rsid w:val="006D05DE"/>
    <w:rsid w:val="006D14A8"/>
    <w:rsid w:val="006E0353"/>
    <w:rsid w:val="006E16D0"/>
    <w:rsid w:val="006E26E7"/>
    <w:rsid w:val="006E7CA3"/>
    <w:rsid w:val="006F0DC3"/>
    <w:rsid w:val="006F1C31"/>
    <w:rsid w:val="006F3F31"/>
    <w:rsid w:val="00705894"/>
    <w:rsid w:val="007077C0"/>
    <w:rsid w:val="00711BEE"/>
    <w:rsid w:val="00712F2B"/>
    <w:rsid w:val="00714511"/>
    <w:rsid w:val="0072240A"/>
    <w:rsid w:val="00724B90"/>
    <w:rsid w:val="007252F4"/>
    <w:rsid w:val="0074360E"/>
    <w:rsid w:val="0074368E"/>
    <w:rsid w:val="0075116C"/>
    <w:rsid w:val="0077575D"/>
    <w:rsid w:val="00780736"/>
    <w:rsid w:val="007813E9"/>
    <w:rsid w:val="00781BDB"/>
    <w:rsid w:val="00790C2E"/>
    <w:rsid w:val="00794A24"/>
    <w:rsid w:val="00797C72"/>
    <w:rsid w:val="007A0C66"/>
    <w:rsid w:val="007A4BB5"/>
    <w:rsid w:val="007A712D"/>
    <w:rsid w:val="007B2581"/>
    <w:rsid w:val="007B2731"/>
    <w:rsid w:val="007C0923"/>
    <w:rsid w:val="007C10F6"/>
    <w:rsid w:val="007C20D2"/>
    <w:rsid w:val="007C7962"/>
    <w:rsid w:val="007D4BBF"/>
    <w:rsid w:val="007D58F0"/>
    <w:rsid w:val="007E402B"/>
    <w:rsid w:val="007E670F"/>
    <w:rsid w:val="007E6F0F"/>
    <w:rsid w:val="007F0094"/>
    <w:rsid w:val="007F00B4"/>
    <w:rsid w:val="007F4153"/>
    <w:rsid w:val="007F7BFB"/>
    <w:rsid w:val="00800475"/>
    <w:rsid w:val="00800DCB"/>
    <w:rsid w:val="0080334F"/>
    <w:rsid w:val="00804D2D"/>
    <w:rsid w:val="00806F32"/>
    <w:rsid w:val="0081166A"/>
    <w:rsid w:val="00815EE4"/>
    <w:rsid w:val="008210D2"/>
    <w:rsid w:val="00823568"/>
    <w:rsid w:val="00834B73"/>
    <w:rsid w:val="0083570E"/>
    <w:rsid w:val="008454B2"/>
    <w:rsid w:val="00866A3A"/>
    <w:rsid w:val="0086733C"/>
    <w:rsid w:val="00867FB0"/>
    <w:rsid w:val="0087400A"/>
    <w:rsid w:val="008740E7"/>
    <w:rsid w:val="008763D0"/>
    <w:rsid w:val="00883926"/>
    <w:rsid w:val="00890CFC"/>
    <w:rsid w:val="00893C45"/>
    <w:rsid w:val="0089710A"/>
    <w:rsid w:val="008A15B6"/>
    <w:rsid w:val="008A592D"/>
    <w:rsid w:val="008A6339"/>
    <w:rsid w:val="008B0458"/>
    <w:rsid w:val="008B41E9"/>
    <w:rsid w:val="008B6881"/>
    <w:rsid w:val="008C0E5A"/>
    <w:rsid w:val="008C5348"/>
    <w:rsid w:val="008C6A14"/>
    <w:rsid w:val="008D5F0D"/>
    <w:rsid w:val="008D7BAB"/>
    <w:rsid w:val="008E1233"/>
    <w:rsid w:val="008E7E47"/>
    <w:rsid w:val="008F4F6E"/>
    <w:rsid w:val="009059CA"/>
    <w:rsid w:val="00911DAD"/>
    <w:rsid w:val="00912794"/>
    <w:rsid w:val="009160E8"/>
    <w:rsid w:val="00920B25"/>
    <w:rsid w:val="0092108B"/>
    <w:rsid w:val="00924599"/>
    <w:rsid w:val="0093385D"/>
    <w:rsid w:val="009407C0"/>
    <w:rsid w:val="00942BDD"/>
    <w:rsid w:val="00947B39"/>
    <w:rsid w:val="00950414"/>
    <w:rsid w:val="00956FCB"/>
    <w:rsid w:val="0096672E"/>
    <w:rsid w:val="009706A7"/>
    <w:rsid w:val="00971B22"/>
    <w:rsid w:val="00980E73"/>
    <w:rsid w:val="00985C73"/>
    <w:rsid w:val="00996003"/>
    <w:rsid w:val="009974AC"/>
    <w:rsid w:val="009A0562"/>
    <w:rsid w:val="009A0FED"/>
    <w:rsid w:val="009A3EE4"/>
    <w:rsid w:val="009A41AC"/>
    <w:rsid w:val="009B1BDD"/>
    <w:rsid w:val="009B54C6"/>
    <w:rsid w:val="009C4A4C"/>
    <w:rsid w:val="009C63B6"/>
    <w:rsid w:val="009C7CD2"/>
    <w:rsid w:val="009D54C9"/>
    <w:rsid w:val="009D63ED"/>
    <w:rsid w:val="009D7245"/>
    <w:rsid w:val="009E1640"/>
    <w:rsid w:val="009E2274"/>
    <w:rsid w:val="009E2AF3"/>
    <w:rsid w:val="009E6C66"/>
    <w:rsid w:val="009F032D"/>
    <w:rsid w:val="009F7B37"/>
    <w:rsid w:val="00A00C1A"/>
    <w:rsid w:val="00A03FFE"/>
    <w:rsid w:val="00A247A0"/>
    <w:rsid w:val="00A2646E"/>
    <w:rsid w:val="00A41558"/>
    <w:rsid w:val="00A427C1"/>
    <w:rsid w:val="00A44698"/>
    <w:rsid w:val="00A46AFC"/>
    <w:rsid w:val="00A50170"/>
    <w:rsid w:val="00A505A5"/>
    <w:rsid w:val="00A577E2"/>
    <w:rsid w:val="00A65409"/>
    <w:rsid w:val="00A6702D"/>
    <w:rsid w:val="00A73CE8"/>
    <w:rsid w:val="00A821B3"/>
    <w:rsid w:val="00A825E8"/>
    <w:rsid w:val="00A86042"/>
    <w:rsid w:val="00A931CD"/>
    <w:rsid w:val="00A9505C"/>
    <w:rsid w:val="00A96ED7"/>
    <w:rsid w:val="00AA2394"/>
    <w:rsid w:val="00AA55D3"/>
    <w:rsid w:val="00AA64B6"/>
    <w:rsid w:val="00AB0671"/>
    <w:rsid w:val="00AB7EEB"/>
    <w:rsid w:val="00AC1B94"/>
    <w:rsid w:val="00AC1FD3"/>
    <w:rsid w:val="00AC2B55"/>
    <w:rsid w:val="00AD14B8"/>
    <w:rsid w:val="00AD2CA8"/>
    <w:rsid w:val="00AD3E37"/>
    <w:rsid w:val="00AE5DAD"/>
    <w:rsid w:val="00AF64DB"/>
    <w:rsid w:val="00AF7D3E"/>
    <w:rsid w:val="00B03190"/>
    <w:rsid w:val="00B11A43"/>
    <w:rsid w:val="00B13649"/>
    <w:rsid w:val="00B14715"/>
    <w:rsid w:val="00B16A1F"/>
    <w:rsid w:val="00B17226"/>
    <w:rsid w:val="00B25E3A"/>
    <w:rsid w:val="00B30116"/>
    <w:rsid w:val="00B303EF"/>
    <w:rsid w:val="00B402F8"/>
    <w:rsid w:val="00B43ADA"/>
    <w:rsid w:val="00B46FD1"/>
    <w:rsid w:val="00B501E3"/>
    <w:rsid w:val="00B52C05"/>
    <w:rsid w:val="00B539C5"/>
    <w:rsid w:val="00B54929"/>
    <w:rsid w:val="00B549E4"/>
    <w:rsid w:val="00B5661F"/>
    <w:rsid w:val="00B71F87"/>
    <w:rsid w:val="00B80109"/>
    <w:rsid w:val="00B8471F"/>
    <w:rsid w:val="00B86B48"/>
    <w:rsid w:val="00B96480"/>
    <w:rsid w:val="00B966A6"/>
    <w:rsid w:val="00B9683E"/>
    <w:rsid w:val="00B97187"/>
    <w:rsid w:val="00BA16B1"/>
    <w:rsid w:val="00BA4DED"/>
    <w:rsid w:val="00BA6945"/>
    <w:rsid w:val="00BC4C23"/>
    <w:rsid w:val="00BC6B82"/>
    <w:rsid w:val="00BD530A"/>
    <w:rsid w:val="00BE0107"/>
    <w:rsid w:val="00BE606A"/>
    <w:rsid w:val="00BF019D"/>
    <w:rsid w:val="00BF0849"/>
    <w:rsid w:val="00BF23AE"/>
    <w:rsid w:val="00BF2BA2"/>
    <w:rsid w:val="00BF381B"/>
    <w:rsid w:val="00BF600D"/>
    <w:rsid w:val="00C03BAB"/>
    <w:rsid w:val="00C103F0"/>
    <w:rsid w:val="00C12065"/>
    <w:rsid w:val="00C12C58"/>
    <w:rsid w:val="00C13E18"/>
    <w:rsid w:val="00C1402B"/>
    <w:rsid w:val="00C274A2"/>
    <w:rsid w:val="00C275EE"/>
    <w:rsid w:val="00C33666"/>
    <w:rsid w:val="00C5062F"/>
    <w:rsid w:val="00C603B0"/>
    <w:rsid w:val="00C70162"/>
    <w:rsid w:val="00C71D6D"/>
    <w:rsid w:val="00C74C5C"/>
    <w:rsid w:val="00C75A29"/>
    <w:rsid w:val="00C8347C"/>
    <w:rsid w:val="00C9681A"/>
    <w:rsid w:val="00CA3249"/>
    <w:rsid w:val="00CA68D2"/>
    <w:rsid w:val="00CA6BF5"/>
    <w:rsid w:val="00CB3F23"/>
    <w:rsid w:val="00CD0AEF"/>
    <w:rsid w:val="00CD0E8E"/>
    <w:rsid w:val="00CD2477"/>
    <w:rsid w:val="00CD6BBF"/>
    <w:rsid w:val="00CE227B"/>
    <w:rsid w:val="00CF4839"/>
    <w:rsid w:val="00D02A13"/>
    <w:rsid w:val="00D07909"/>
    <w:rsid w:val="00D13F30"/>
    <w:rsid w:val="00D16925"/>
    <w:rsid w:val="00D21579"/>
    <w:rsid w:val="00D21CB5"/>
    <w:rsid w:val="00D36D25"/>
    <w:rsid w:val="00D412F4"/>
    <w:rsid w:val="00D55A98"/>
    <w:rsid w:val="00D576B8"/>
    <w:rsid w:val="00D601D3"/>
    <w:rsid w:val="00D613C2"/>
    <w:rsid w:val="00D61A7E"/>
    <w:rsid w:val="00D67929"/>
    <w:rsid w:val="00D67F9B"/>
    <w:rsid w:val="00D70EEE"/>
    <w:rsid w:val="00D71F77"/>
    <w:rsid w:val="00D7723D"/>
    <w:rsid w:val="00D85558"/>
    <w:rsid w:val="00D93973"/>
    <w:rsid w:val="00D957D7"/>
    <w:rsid w:val="00DA283A"/>
    <w:rsid w:val="00DA53EB"/>
    <w:rsid w:val="00DB10C2"/>
    <w:rsid w:val="00DC1AF8"/>
    <w:rsid w:val="00DD2C6E"/>
    <w:rsid w:val="00DD2E0B"/>
    <w:rsid w:val="00DD3705"/>
    <w:rsid w:val="00DD3E03"/>
    <w:rsid w:val="00DF1E99"/>
    <w:rsid w:val="00DF48E4"/>
    <w:rsid w:val="00DF50F5"/>
    <w:rsid w:val="00DF5223"/>
    <w:rsid w:val="00E11A8B"/>
    <w:rsid w:val="00E132B9"/>
    <w:rsid w:val="00E254F5"/>
    <w:rsid w:val="00E26165"/>
    <w:rsid w:val="00E276EA"/>
    <w:rsid w:val="00E27AA9"/>
    <w:rsid w:val="00E32A25"/>
    <w:rsid w:val="00E4346F"/>
    <w:rsid w:val="00E439C3"/>
    <w:rsid w:val="00E45849"/>
    <w:rsid w:val="00E46AE1"/>
    <w:rsid w:val="00E5095C"/>
    <w:rsid w:val="00E57C5D"/>
    <w:rsid w:val="00E651BD"/>
    <w:rsid w:val="00E666CF"/>
    <w:rsid w:val="00E66B1C"/>
    <w:rsid w:val="00E713D3"/>
    <w:rsid w:val="00E73C38"/>
    <w:rsid w:val="00E74614"/>
    <w:rsid w:val="00E750F1"/>
    <w:rsid w:val="00E7687B"/>
    <w:rsid w:val="00E819A7"/>
    <w:rsid w:val="00E86913"/>
    <w:rsid w:val="00E90907"/>
    <w:rsid w:val="00E9372F"/>
    <w:rsid w:val="00EA4D25"/>
    <w:rsid w:val="00EB4239"/>
    <w:rsid w:val="00EC509D"/>
    <w:rsid w:val="00EC5212"/>
    <w:rsid w:val="00EC71D1"/>
    <w:rsid w:val="00EE1681"/>
    <w:rsid w:val="00EE3F96"/>
    <w:rsid w:val="00EE65A2"/>
    <w:rsid w:val="00EE7915"/>
    <w:rsid w:val="00EF0B14"/>
    <w:rsid w:val="00EF2027"/>
    <w:rsid w:val="00EF6794"/>
    <w:rsid w:val="00EF78F2"/>
    <w:rsid w:val="00F00B90"/>
    <w:rsid w:val="00F03D7F"/>
    <w:rsid w:val="00F22373"/>
    <w:rsid w:val="00F230C4"/>
    <w:rsid w:val="00F25CBE"/>
    <w:rsid w:val="00F3012D"/>
    <w:rsid w:val="00F345E8"/>
    <w:rsid w:val="00F415C1"/>
    <w:rsid w:val="00F41F74"/>
    <w:rsid w:val="00F47646"/>
    <w:rsid w:val="00F52D7F"/>
    <w:rsid w:val="00F66936"/>
    <w:rsid w:val="00F71512"/>
    <w:rsid w:val="00F74281"/>
    <w:rsid w:val="00F75917"/>
    <w:rsid w:val="00F77BD5"/>
    <w:rsid w:val="00F80D13"/>
    <w:rsid w:val="00F81512"/>
    <w:rsid w:val="00FA19F5"/>
    <w:rsid w:val="00FB081B"/>
    <w:rsid w:val="00FB3A8D"/>
    <w:rsid w:val="00FB78F8"/>
    <w:rsid w:val="00FC0185"/>
    <w:rsid w:val="00FC2BE7"/>
    <w:rsid w:val="00FC66B9"/>
    <w:rsid w:val="00FD0EA3"/>
    <w:rsid w:val="00FD369F"/>
    <w:rsid w:val="00FD4597"/>
    <w:rsid w:val="00FD566A"/>
    <w:rsid w:val="00FE04D9"/>
    <w:rsid w:val="00FE7C5E"/>
    <w:rsid w:val="00FF036B"/>
    <w:rsid w:val="00FF3928"/>
    <w:rsid w:val="00FF4AD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EB4ACB29-6268-4DFA-AFDC-75BF5419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79"/>
    <w:rPr>
      <w:rFonts w:ascii="Microsoft YaHei" w:hAnsi="Microsoft YaHei"/>
    </w:rPr>
  </w:style>
  <w:style w:type="paragraph" w:styleId="Heading1">
    <w:name w:val="heading 1"/>
    <w:aliases w:val="H1"/>
    <w:basedOn w:val="Normal"/>
    <w:next w:val="Normal"/>
    <w:link w:val="Heading1Char"/>
    <w:uiPriority w:val="9"/>
    <w:qFormat/>
    <w:rsid w:val="00996003"/>
    <w:pPr>
      <w:keepNext/>
      <w:keepLines/>
      <w:numPr>
        <w:numId w:val="2"/>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6003"/>
    <w:pPr>
      <w:keepNext/>
      <w:keepLines/>
      <w:numPr>
        <w:ilvl w:val="1"/>
        <w:numId w:val="2"/>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996003"/>
    <w:pPr>
      <w:keepNext/>
      <w:keepLines/>
      <w:numPr>
        <w:ilvl w:val="2"/>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D412F4"/>
    <w:pPr>
      <w:keepNext/>
      <w:keepLines/>
      <w:numPr>
        <w:ilvl w:val="3"/>
        <w:numId w:val="2"/>
      </w:numPr>
      <w:spacing w:before="200" w:after="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Heading1Char">
    <w:name w:val="Heading 1 Char"/>
    <w:aliases w:val="H1 Char"/>
    <w:basedOn w:val="DefaultParagraphFont"/>
    <w:link w:val="Heading1"/>
    <w:uiPriority w:val="9"/>
    <w:rsid w:val="00996003"/>
    <w:rPr>
      <w:rFonts w:ascii="Microsoft YaHei" w:eastAsiaTheme="majorEastAsia" w:hAnsi="Microsoft YaHe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96003"/>
    <w:rPr>
      <w:rFonts w:ascii="Microsoft YaHei" w:eastAsiaTheme="majorEastAsia" w:hAnsi="Microsoft YaHei" w:cstheme="majorBidi"/>
      <w:b/>
      <w:bCs/>
      <w:color w:val="4F81BD" w:themeColor="accent1"/>
      <w:sz w:val="26"/>
      <w:szCs w:val="26"/>
    </w:rPr>
  </w:style>
  <w:style w:type="character" w:customStyle="1" w:styleId="Heading3Char">
    <w:name w:val="Heading 3 Char"/>
    <w:basedOn w:val="DefaultParagraphFont"/>
    <w:link w:val="Heading3"/>
    <w:uiPriority w:val="9"/>
    <w:rsid w:val="00996003"/>
    <w:rPr>
      <w:rFonts w:ascii="Microsoft YaHei" w:eastAsiaTheme="majorEastAsia" w:hAnsi="Microsoft YaHei" w:cstheme="majorBidi"/>
      <w:b/>
      <w:bCs/>
      <w:color w:val="4F81BD" w:themeColor="accent1"/>
    </w:rPr>
  </w:style>
  <w:style w:type="character" w:customStyle="1" w:styleId="Heading4Char">
    <w:name w:val="Heading 4 Char"/>
    <w:basedOn w:val="DefaultParagraphFont"/>
    <w:link w:val="Heading4"/>
    <w:uiPriority w:val="9"/>
    <w:rsid w:val="00D412F4"/>
    <w:rPr>
      <w:rFonts w:ascii="Microsoft YaHei" w:eastAsiaTheme="majorEastAsia" w:hAnsi="Microsoft YaHei" w:cstheme="majorBidi"/>
      <w:b/>
      <w:bCs/>
      <w:i/>
      <w:iCs/>
    </w:rPr>
  </w:style>
  <w:style w:type="paragraph" w:customStyle="1" w:styleId="TableText">
    <w:name w:val="Table Tex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 w:val="20"/>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506802"/>
    <w:pPr>
      <w:spacing w:after="10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A73CE8"/>
    <w:pPr>
      <w:tabs>
        <w:tab w:val="left" w:pos="1320"/>
        <w:tab w:val="right" w:leader="dot" w:pos="10790"/>
      </w:tabs>
      <w:spacing w:after="100"/>
      <w:ind w:left="440"/>
    </w:pPr>
    <w:rPr>
      <w:rFonts w:eastAsia="Microsoft YaHei" w:cs="Microsoft YaHei"/>
      <w:noProof/>
      <w:lang w:eastAsia="zh-CN"/>
    </w:rPr>
  </w:style>
  <w:style w:type="character" w:styleId="Hyperlink">
    <w:name w:val="Hyperlink"/>
    <w:basedOn w:val="DefaultParagraphFont"/>
    <w:uiPriority w:val="99"/>
    <w:unhideWhenUsed/>
    <w:rsid w:val="00506802"/>
    <w:rPr>
      <w:color w:val="0000FF" w:themeColor="hyperlink"/>
      <w:u w:val="single"/>
    </w:rPr>
  </w:style>
  <w:style w:type="character" w:customStyle="1" w:styleId="Heading5Char">
    <w:name w:val="Heading 5 Char"/>
    <w:basedOn w:val="DefaultParagraphFont"/>
    <w:link w:val="Heading5"/>
    <w:uiPriority w:val="9"/>
    <w:rsid w:val="00D412F4"/>
    <w:rPr>
      <w:rFonts w:ascii="Microsoft YaHei" w:eastAsia="Times New Roman" w:hAnsi="Microsoft YaHei" w:cs="Times New Roman"/>
      <w:b/>
      <w:bCs/>
      <w:i/>
      <w:iCs/>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 w:val="20"/>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sz w:val="20"/>
      <w:lang w:val="en-GB" w:eastAsia="zh-CN"/>
    </w:r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 w:val="20"/>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2.xml"/><Relationship Id="rId26" Type="http://schemas.openxmlformats.org/officeDocument/2006/relationships/package" Target="embeddings/Microsoft_Excel_Worksheet1.xlsx"/><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oleObject" Target="embeddings/oleObject1.bin"/><Relationship Id="rId10" Type="http://schemas.openxmlformats.org/officeDocument/2006/relationships/image" Target="media/image3.jp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9.jpg"/><Relationship Id="rId27" Type="http://schemas.openxmlformats.org/officeDocument/2006/relationships/image" Target="media/image13.em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34889-E2C6-4422-B95A-1AA04ECBE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60</Pages>
  <Words>7877</Words>
  <Characters>44904</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52676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Steven Chen</cp:lastModifiedBy>
  <cp:revision>10</cp:revision>
  <dcterms:created xsi:type="dcterms:W3CDTF">2016-12-13T03:02:00Z</dcterms:created>
  <dcterms:modified xsi:type="dcterms:W3CDTF">2016-12-13T07:58:00Z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