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C70AFB" w:rsidRDefault="00C70AFB" w:rsidP="008053E3">
                            <w:pPr>
                              <w:spacing w:before="240"/>
                              <w:rPr>
                                <w:rFonts w:ascii="Calibri" w:hAnsi="Calibri" w:cs="Arial"/>
                                <w:b/>
                                <w:color w:val="C60C30"/>
                                <w:sz w:val="32"/>
                                <w:szCs w:val="32"/>
                              </w:rPr>
                            </w:pPr>
                          </w:p>
                          <w:p w14:paraId="6075E6E3" w14:textId="77777777" w:rsidR="00C70AFB" w:rsidRDefault="00C70AFB" w:rsidP="008053E3">
                            <w:pPr>
                              <w:spacing w:before="240"/>
                              <w:rPr>
                                <w:rFonts w:ascii="Calibri" w:hAnsi="Calibri" w:cs="Arial"/>
                                <w:b/>
                                <w:color w:val="C60C30"/>
                                <w:sz w:val="32"/>
                                <w:szCs w:val="32"/>
                              </w:rPr>
                            </w:pPr>
                          </w:p>
                          <w:p w14:paraId="262778AB" w14:textId="26FA53D0" w:rsidR="00C70AFB" w:rsidRPr="006F0C0E" w:rsidRDefault="00C70AF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36B70B8" w:rsidR="00C70AFB" w:rsidRPr="0023078A" w:rsidRDefault="00C70AFB" w:rsidP="008053E3">
                            <w:pPr>
                              <w:spacing w:before="120"/>
                              <w:rPr>
                                <w:rStyle w:val="BodyTextRFPChar"/>
                                <w:b/>
                                <w:sz w:val="28"/>
                                <w:szCs w:val="28"/>
                              </w:rPr>
                            </w:pPr>
                            <w:del w:id="14" w:author="Edward Leung" w:date="2016-12-20T21:34:00Z">
                              <w:r w:rsidDel="00650884">
                                <w:rPr>
                                  <w:rFonts w:ascii="Calibri" w:hAnsi="Calibri" w:cs="Arial"/>
                                  <w:b/>
                                  <w:caps/>
                                  <w:color w:val="6E655D"/>
                                  <w:sz w:val="28"/>
                                  <w:szCs w:val="28"/>
                                </w:rPr>
                                <w:delText>16</w:delText>
                              </w:r>
                              <w:r w:rsidRPr="0023078A" w:rsidDel="00650884">
                                <w:rPr>
                                  <w:rFonts w:ascii="Calibri" w:hAnsi="Calibri" w:cs="Arial"/>
                                  <w:b/>
                                  <w:caps/>
                                  <w:color w:val="6E655D"/>
                                  <w:sz w:val="28"/>
                                  <w:szCs w:val="28"/>
                                  <w:vertAlign w:val="superscript"/>
                                </w:rPr>
                                <w:delText>th</w:delText>
                              </w:r>
                              <w:r w:rsidRPr="0023078A" w:rsidDel="00650884">
                                <w:rPr>
                                  <w:rFonts w:ascii="Calibri" w:hAnsi="Calibri" w:cs="Arial"/>
                                  <w:b/>
                                  <w:caps/>
                                  <w:color w:val="6E655D"/>
                                  <w:sz w:val="28"/>
                                  <w:szCs w:val="28"/>
                                </w:rPr>
                                <w:delText xml:space="preserve"> </w:delText>
                              </w:r>
                            </w:del>
                            <w:ins w:id="15" w:author="Edward Leung" w:date="2016-12-20T21:34:00Z">
                              <w:r>
                                <w:rPr>
                                  <w:rFonts w:ascii="Calibri" w:hAnsi="Calibri" w:cs="Arial"/>
                                  <w:b/>
                                  <w:caps/>
                                  <w:color w:val="6E655D"/>
                                  <w:sz w:val="28"/>
                                  <w:szCs w:val="28"/>
                                </w:rPr>
                                <w:t>21</w:t>
                              </w:r>
                              <w:r w:rsidRPr="00650884">
                                <w:rPr>
                                  <w:rFonts w:ascii="Calibri" w:hAnsi="Calibri" w:cs="Arial"/>
                                  <w:b/>
                                  <w:caps/>
                                  <w:color w:val="6E655D"/>
                                  <w:sz w:val="28"/>
                                  <w:szCs w:val="28"/>
                                  <w:vertAlign w:val="superscript"/>
                                  <w:rPrChange w:id="16" w:author="Edward Leung" w:date="2016-12-20T21:34:00Z">
                                    <w:rPr>
                                      <w:rFonts w:ascii="Calibri" w:hAnsi="Calibri" w:cs="Arial"/>
                                      <w:b/>
                                      <w:caps/>
                                      <w:color w:val="6E655D"/>
                                      <w:sz w:val="28"/>
                                      <w:szCs w:val="28"/>
                                    </w:rPr>
                                  </w:rPrChange>
                                </w:rPr>
                                <w:t>st</w:t>
                              </w:r>
                              <w:r>
                                <w:rPr>
                                  <w:rFonts w:ascii="Calibri" w:hAnsi="Calibri" w:cs="Arial"/>
                                  <w:b/>
                                  <w:caps/>
                                  <w:color w:val="6E655D"/>
                                  <w:sz w:val="28"/>
                                  <w:szCs w:val="28"/>
                                </w:rPr>
                                <w:t xml:space="preserve"> </w:t>
                              </w:r>
                            </w:ins>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C70AFB" w:rsidRDefault="00C70AFB" w:rsidP="008053E3">
                      <w:pPr>
                        <w:spacing w:before="240"/>
                        <w:rPr>
                          <w:rFonts w:ascii="Calibri" w:hAnsi="Calibri" w:cs="Arial"/>
                          <w:b/>
                          <w:color w:val="C60C30"/>
                          <w:sz w:val="32"/>
                          <w:szCs w:val="32"/>
                        </w:rPr>
                      </w:pPr>
                    </w:p>
                    <w:p w14:paraId="6075E6E3" w14:textId="77777777" w:rsidR="00C70AFB" w:rsidRDefault="00C70AFB" w:rsidP="008053E3">
                      <w:pPr>
                        <w:spacing w:before="240"/>
                        <w:rPr>
                          <w:rFonts w:ascii="Calibri" w:hAnsi="Calibri" w:cs="Arial"/>
                          <w:b/>
                          <w:color w:val="C60C30"/>
                          <w:sz w:val="32"/>
                          <w:szCs w:val="32"/>
                        </w:rPr>
                      </w:pPr>
                    </w:p>
                    <w:p w14:paraId="262778AB" w14:textId="26FA53D0" w:rsidR="00C70AFB" w:rsidRPr="006F0C0E" w:rsidRDefault="00C70AF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236B70B8" w:rsidR="00C70AFB" w:rsidRPr="0023078A" w:rsidRDefault="00C70AFB" w:rsidP="008053E3">
                      <w:pPr>
                        <w:spacing w:before="120"/>
                        <w:rPr>
                          <w:rStyle w:val="BodyTextRFPChar"/>
                          <w:b/>
                          <w:sz w:val="28"/>
                          <w:szCs w:val="28"/>
                        </w:rPr>
                      </w:pPr>
                      <w:del w:id="17" w:author="Edward Leung" w:date="2016-12-20T21:34:00Z">
                        <w:r w:rsidDel="00650884">
                          <w:rPr>
                            <w:rFonts w:ascii="Calibri" w:hAnsi="Calibri" w:cs="Arial"/>
                            <w:b/>
                            <w:caps/>
                            <w:color w:val="6E655D"/>
                            <w:sz w:val="28"/>
                            <w:szCs w:val="28"/>
                          </w:rPr>
                          <w:delText>16</w:delText>
                        </w:r>
                        <w:r w:rsidRPr="0023078A" w:rsidDel="00650884">
                          <w:rPr>
                            <w:rFonts w:ascii="Calibri" w:hAnsi="Calibri" w:cs="Arial"/>
                            <w:b/>
                            <w:caps/>
                            <w:color w:val="6E655D"/>
                            <w:sz w:val="28"/>
                            <w:szCs w:val="28"/>
                            <w:vertAlign w:val="superscript"/>
                          </w:rPr>
                          <w:delText>th</w:delText>
                        </w:r>
                        <w:r w:rsidRPr="0023078A" w:rsidDel="00650884">
                          <w:rPr>
                            <w:rFonts w:ascii="Calibri" w:hAnsi="Calibri" w:cs="Arial"/>
                            <w:b/>
                            <w:caps/>
                            <w:color w:val="6E655D"/>
                            <w:sz w:val="28"/>
                            <w:szCs w:val="28"/>
                          </w:rPr>
                          <w:delText xml:space="preserve"> </w:delText>
                        </w:r>
                      </w:del>
                      <w:ins w:id="18" w:author="Edward Leung" w:date="2016-12-20T21:34:00Z">
                        <w:r>
                          <w:rPr>
                            <w:rFonts w:ascii="Calibri" w:hAnsi="Calibri" w:cs="Arial"/>
                            <w:b/>
                            <w:caps/>
                            <w:color w:val="6E655D"/>
                            <w:sz w:val="28"/>
                            <w:szCs w:val="28"/>
                          </w:rPr>
                          <w:t>21</w:t>
                        </w:r>
                        <w:r w:rsidRPr="00650884">
                          <w:rPr>
                            <w:rFonts w:ascii="Calibri" w:hAnsi="Calibri" w:cs="Arial"/>
                            <w:b/>
                            <w:caps/>
                            <w:color w:val="6E655D"/>
                            <w:sz w:val="28"/>
                            <w:szCs w:val="28"/>
                            <w:vertAlign w:val="superscript"/>
                            <w:rPrChange w:id="19" w:author="Edward Leung" w:date="2016-12-20T21:34:00Z">
                              <w:rPr>
                                <w:rFonts w:ascii="Calibri" w:hAnsi="Calibri" w:cs="Arial"/>
                                <w:b/>
                                <w:caps/>
                                <w:color w:val="6E655D"/>
                                <w:sz w:val="28"/>
                                <w:szCs w:val="28"/>
                              </w:rPr>
                            </w:rPrChange>
                          </w:rPr>
                          <w:t>st</w:t>
                        </w:r>
                        <w:r>
                          <w:rPr>
                            <w:rFonts w:ascii="Calibri" w:hAnsi="Calibri" w:cs="Arial"/>
                            <w:b/>
                            <w:caps/>
                            <w:color w:val="6E655D"/>
                            <w:sz w:val="28"/>
                            <w:szCs w:val="28"/>
                          </w:rPr>
                          <w:t xml:space="preserve"> </w:t>
                        </w:r>
                      </w:ins>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24AEC88C" w14:textId="77777777" w:rsidR="00C70AFB" w:rsidRDefault="00C169FA">
      <w:pPr>
        <w:pStyle w:val="TOC1"/>
        <w:rPr>
          <w:ins w:id="20" w:author="Edward Leung" w:date="2016-12-20T22:39:00Z"/>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ins w:id="21" w:author="Edward Leung" w:date="2016-12-20T22:39:00Z">
        <w:r w:rsidR="00C70AFB" w:rsidRPr="00EC513B">
          <w:rPr>
            <w:rStyle w:val="Hyperlink"/>
          </w:rPr>
          <w:fldChar w:fldCharType="begin"/>
        </w:r>
        <w:r w:rsidR="00C70AFB" w:rsidRPr="00EC513B">
          <w:rPr>
            <w:rStyle w:val="Hyperlink"/>
          </w:rPr>
          <w:instrText xml:space="preserve"> </w:instrText>
        </w:r>
        <w:r w:rsidR="00C70AFB">
          <w:instrText>HYPERLINK \l "_Toc470036879"</w:instrText>
        </w:r>
        <w:r w:rsidR="00C70AFB" w:rsidRPr="00EC513B">
          <w:rPr>
            <w:rStyle w:val="Hyperlink"/>
          </w:rPr>
          <w:instrText xml:space="preserve"> </w:instrText>
        </w:r>
        <w:r w:rsidR="00C70AFB" w:rsidRPr="00EC513B">
          <w:rPr>
            <w:rStyle w:val="Hyperlink"/>
          </w:rPr>
        </w:r>
        <w:r w:rsidR="00C70AFB" w:rsidRPr="00EC513B">
          <w:rPr>
            <w:rStyle w:val="Hyperlink"/>
          </w:rPr>
          <w:fldChar w:fldCharType="separate"/>
        </w:r>
        <w:r w:rsidR="00C70AFB" w:rsidRPr="00EC513B">
          <w:rPr>
            <w:rStyle w:val="Hyperlink"/>
          </w:rPr>
          <w:t>1.</w:t>
        </w:r>
        <w:r w:rsidR="00C70AFB">
          <w:rPr>
            <w:rFonts w:asciiTheme="minorHAnsi" w:eastAsiaTheme="minorEastAsia" w:hAnsiTheme="minorHAnsi" w:cstheme="minorBidi"/>
            <w:b w:val="0"/>
            <w:caps w:val="0"/>
            <w:color w:val="auto"/>
            <w:sz w:val="22"/>
            <w:szCs w:val="22"/>
            <w:lang w:eastAsia="zh-TW"/>
          </w:rPr>
          <w:tab/>
        </w:r>
        <w:r w:rsidR="00C70AFB" w:rsidRPr="00EC513B">
          <w:rPr>
            <w:rStyle w:val="Hyperlink"/>
          </w:rPr>
          <w:t>EXECUTIVE SUMMARY</w:t>
        </w:r>
        <w:r w:rsidR="00C70AFB">
          <w:rPr>
            <w:webHidden/>
          </w:rPr>
          <w:tab/>
        </w:r>
        <w:r w:rsidR="00C70AFB">
          <w:rPr>
            <w:webHidden/>
          </w:rPr>
          <w:fldChar w:fldCharType="begin"/>
        </w:r>
        <w:r w:rsidR="00C70AFB">
          <w:rPr>
            <w:webHidden/>
          </w:rPr>
          <w:instrText xml:space="preserve"> PAGEREF _Toc470036879 \h </w:instrText>
        </w:r>
        <w:r w:rsidR="00C70AFB">
          <w:rPr>
            <w:webHidden/>
          </w:rPr>
        </w:r>
      </w:ins>
      <w:r w:rsidR="00C70AFB">
        <w:rPr>
          <w:webHidden/>
        </w:rPr>
        <w:fldChar w:fldCharType="separate"/>
      </w:r>
      <w:ins w:id="22" w:author="Edward Leung" w:date="2016-12-20T22:39:00Z">
        <w:r w:rsidR="00C70AFB">
          <w:rPr>
            <w:webHidden/>
          </w:rPr>
          <w:t>4</w:t>
        </w:r>
        <w:r w:rsidR="00C70AFB">
          <w:rPr>
            <w:webHidden/>
          </w:rPr>
          <w:fldChar w:fldCharType="end"/>
        </w:r>
        <w:r w:rsidR="00C70AFB" w:rsidRPr="00EC513B">
          <w:rPr>
            <w:rStyle w:val="Hyperlink"/>
          </w:rPr>
          <w:fldChar w:fldCharType="end"/>
        </w:r>
      </w:ins>
    </w:p>
    <w:p w14:paraId="60506206" w14:textId="77777777" w:rsidR="00C70AFB" w:rsidRDefault="00C70AFB">
      <w:pPr>
        <w:pStyle w:val="TOC1"/>
        <w:rPr>
          <w:ins w:id="23" w:author="Edward Leung" w:date="2016-12-20T22:39:00Z"/>
          <w:rFonts w:asciiTheme="minorHAnsi" w:eastAsiaTheme="minorEastAsia" w:hAnsiTheme="minorHAnsi" w:cstheme="minorBidi"/>
          <w:b w:val="0"/>
          <w:caps w:val="0"/>
          <w:color w:val="auto"/>
          <w:sz w:val="22"/>
          <w:szCs w:val="22"/>
          <w:lang w:eastAsia="zh-TW"/>
        </w:rPr>
      </w:pPr>
      <w:ins w:id="24" w:author="Edward Leung" w:date="2016-12-20T22:39:00Z">
        <w:r w:rsidRPr="00EC513B">
          <w:rPr>
            <w:rStyle w:val="Hyperlink"/>
          </w:rPr>
          <w:fldChar w:fldCharType="begin"/>
        </w:r>
        <w:r w:rsidRPr="00EC513B">
          <w:rPr>
            <w:rStyle w:val="Hyperlink"/>
          </w:rPr>
          <w:instrText xml:space="preserve"> </w:instrText>
        </w:r>
        <w:r>
          <w:instrText>HYPERLINK \l "_Toc470036880"</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w:t>
        </w:r>
        <w:r>
          <w:rPr>
            <w:rFonts w:asciiTheme="minorHAnsi" w:eastAsiaTheme="minorEastAsia" w:hAnsiTheme="minorHAnsi" w:cstheme="minorBidi"/>
            <w:b w:val="0"/>
            <w:caps w:val="0"/>
            <w:color w:val="auto"/>
            <w:sz w:val="22"/>
            <w:szCs w:val="22"/>
            <w:lang w:eastAsia="zh-TW"/>
          </w:rPr>
          <w:tab/>
        </w:r>
        <w:r w:rsidRPr="00EC513B">
          <w:rPr>
            <w:rStyle w:val="Hyperlink"/>
          </w:rPr>
          <w:t>CORPORATE PROFILE</w:t>
        </w:r>
        <w:r>
          <w:rPr>
            <w:webHidden/>
          </w:rPr>
          <w:tab/>
        </w:r>
        <w:r>
          <w:rPr>
            <w:webHidden/>
          </w:rPr>
          <w:fldChar w:fldCharType="begin"/>
        </w:r>
        <w:r>
          <w:rPr>
            <w:webHidden/>
          </w:rPr>
          <w:instrText xml:space="preserve"> PAGEREF _Toc470036880 \h </w:instrText>
        </w:r>
        <w:r>
          <w:rPr>
            <w:webHidden/>
          </w:rPr>
        </w:r>
      </w:ins>
      <w:r>
        <w:rPr>
          <w:webHidden/>
        </w:rPr>
        <w:fldChar w:fldCharType="separate"/>
      </w:r>
      <w:ins w:id="25" w:author="Edward Leung" w:date="2016-12-20T22:39:00Z">
        <w:r>
          <w:rPr>
            <w:webHidden/>
          </w:rPr>
          <w:t>5</w:t>
        </w:r>
        <w:r>
          <w:rPr>
            <w:webHidden/>
          </w:rPr>
          <w:fldChar w:fldCharType="end"/>
        </w:r>
        <w:r w:rsidRPr="00EC513B">
          <w:rPr>
            <w:rStyle w:val="Hyperlink"/>
          </w:rPr>
          <w:fldChar w:fldCharType="end"/>
        </w:r>
      </w:ins>
    </w:p>
    <w:p w14:paraId="06CD5EBE" w14:textId="77777777" w:rsidR="00C70AFB" w:rsidRDefault="00C70AFB">
      <w:pPr>
        <w:pStyle w:val="TOC2"/>
        <w:tabs>
          <w:tab w:val="left" w:pos="880"/>
        </w:tabs>
        <w:rPr>
          <w:ins w:id="26" w:author="Edward Leung" w:date="2016-12-20T22:39:00Z"/>
          <w:rFonts w:asciiTheme="minorHAnsi" w:eastAsiaTheme="minorEastAsia" w:hAnsiTheme="minorHAnsi" w:cstheme="minorBidi"/>
          <w:color w:val="auto"/>
          <w:sz w:val="22"/>
          <w:szCs w:val="22"/>
          <w:lang w:eastAsia="zh-TW"/>
        </w:rPr>
      </w:pPr>
      <w:ins w:id="27" w:author="Edward Leung" w:date="2016-12-20T22:39:00Z">
        <w:r w:rsidRPr="00EC513B">
          <w:rPr>
            <w:rStyle w:val="Hyperlink"/>
          </w:rPr>
          <w:fldChar w:fldCharType="begin"/>
        </w:r>
        <w:r w:rsidRPr="00EC513B">
          <w:rPr>
            <w:rStyle w:val="Hyperlink"/>
          </w:rPr>
          <w:instrText xml:space="preserve"> </w:instrText>
        </w:r>
        <w:r>
          <w:instrText>HYPERLINK \l "_Toc470036881"</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2.1</w:t>
        </w:r>
        <w:r>
          <w:rPr>
            <w:rFonts w:asciiTheme="minorHAnsi" w:eastAsiaTheme="minorEastAsia" w:hAnsiTheme="minorHAnsi" w:cstheme="minorBidi"/>
            <w:color w:val="auto"/>
            <w:sz w:val="22"/>
            <w:szCs w:val="22"/>
            <w:lang w:eastAsia="zh-TW"/>
          </w:rPr>
          <w:tab/>
        </w:r>
        <w:r w:rsidRPr="00EC513B">
          <w:rPr>
            <w:rStyle w:val="Hyperlink"/>
          </w:rPr>
          <w:t>RGP FINANCE &amp; ACCOUNTING PRACTICE</w:t>
        </w:r>
        <w:r>
          <w:rPr>
            <w:webHidden/>
          </w:rPr>
          <w:tab/>
        </w:r>
        <w:r>
          <w:rPr>
            <w:webHidden/>
          </w:rPr>
          <w:fldChar w:fldCharType="begin"/>
        </w:r>
        <w:r>
          <w:rPr>
            <w:webHidden/>
          </w:rPr>
          <w:instrText xml:space="preserve"> PAGEREF _Toc470036881 \h </w:instrText>
        </w:r>
        <w:r>
          <w:rPr>
            <w:webHidden/>
          </w:rPr>
        </w:r>
      </w:ins>
      <w:r>
        <w:rPr>
          <w:webHidden/>
        </w:rPr>
        <w:fldChar w:fldCharType="separate"/>
      </w:r>
      <w:ins w:id="28" w:author="Edward Leung" w:date="2016-12-20T22:39:00Z">
        <w:r>
          <w:rPr>
            <w:webHidden/>
          </w:rPr>
          <w:t>5</w:t>
        </w:r>
        <w:r>
          <w:rPr>
            <w:webHidden/>
          </w:rPr>
          <w:fldChar w:fldCharType="end"/>
        </w:r>
        <w:r w:rsidRPr="00EC513B">
          <w:rPr>
            <w:rStyle w:val="Hyperlink"/>
          </w:rPr>
          <w:fldChar w:fldCharType="end"/>
        </w:r>
      </w:ins>
    </w:p>
    <w:p w14:paraId="0FB85B58" w14:textId="77777777" w:rsidR="00C70AFB" w:rsidRDefault="00C70AFB">
      <w:pPr>
        <w:pStyle w:val="TOC2"/>
        <w:tabs>
          <w:tab w:val="left" w:pos="880"/>
        </w:tabs>
        <w:rPr>
          <w:ins w:id="29" w:author="Edward Leung" w:date="2016-12-20T22:39:00Z"/>
          <w:rFonts w:asciiTheme="minorHAnsi" w:eastAsiaTheme="minorEastAsia" w:hAnsiTheme="minorHAnsi" w:cstheme="minorBidi"/>
          <w:color w:val="auto"/>
          <w:sz w:val="22"/>
          <w:szCs w:val="22"/>
          <w:lang w:eastAsia="zh-TW"/>
        </w:rPr>
      </w:pPr>
      <w:ins w:id="30" w:author="Edward Leung" w:date="2016-12-20T22:39:00Z">
        <w:r w:rsidRPr="00EC513B">
          <w:rPr>
            <w:rStyle w:val="Hyperlink"/>
          </w:rPr>
          <w:fldChar w:fldCharType="begin"/>
        </w:r>
        <w:r w:rsidRPr="00EC513B">
          <w:rPr>
            <w:rStyle w:val="Hyperlink"/>
          </w:rPr>
          <w:instrText xml:space="preserve"> </w:instrText>
        </w:r>
        <w:r>
          <w:instrText>HYPERLINK \l "_Toc470036882"</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2.2</w:t>
        </w:r>
        <w:r>
          <w:rPr>
            <w:rFonts w:asciiTheme="minorHAnsi" w:eastAsiaTheme="minorEastAsia" w:hAnsiTheme="minorHAnsi" w:cstheme="minorBidi"/>
            <w:color w:val="auto"/>
            <w:sz w:val="22"/>
            <w:szCs w:val="22"/>
            <w:lang w:eastAsia="zh-TW"/>
          </w:rPr>
          <w:tab/>
        </w:r>
        <w:r w:rsidRPr="00EC513B">
          <w:rPr>
            <w:rStyle w:val="Hyperlink"/>
          </w:rPr>
          <w:t>INFORMATION MANAGEMENT PRACTICE</w:t>
        </w:r>
        <w:r>
          <w:rPr>
            <w:webHidden/>
          </w:rPr>
          <w:tab/>
        </w:r>
        <w:r>
          <w:rPr>
            <w:webHidden/>
          </w:rPr>
          <w:fldChar w:fldCharType="begin"/>
        </w:r>
        <w:r>
          <w:rPr>
            <w:webHidden/>
          </w:rPr>
          <w:instrText xml:space="preserve"> PAGEREF _Toc470036882 \h </w:instrText>
        </w:r>
        <w:r>
          <w:rPr>
            <w:webHidden/>
          </w:rPr>
        </w:r>
      </w:ins>
      <w:r>
        <w:rPr>
          <w:webHidden/>
        </w:rPr>
        <w:fldChar w:fldCharType="separate"/>
      </w:r>
      <w:ins w:id="31" w:author="Edward Leung" w:date="2016-12-20T22:39:00Z">
        <w:r>
          <w:rPr>
            <w:webHidden/>
          </w:rPr>
          <w:t>6</w:t>
        </w:r>
        <w:r>
          <w:rPr>
            <w:webHidden/>
          </w:rPr>
          <w:fldChar w:fldCharType="end"/>
        </w:r>
        <w:r w:rsidRPr="00EC513B">
          <w:rPr>
            <w:rStyle w:val="Hyperlink"/>
          </w:rPr>
          <w:fldChar w:fldCharType="end"/>
        </w:r>
      </w:ins>
    </w:p>
    <w:p w14:paraId="2E94FAEA" w14:textId="77777777" w:rsidR="00C70AFB" w:rsidRDefault="00C70AFB">
      <w:pPr>
        <w:pStyle w:val="TOC2"/>
        <w:tabs>
          <w:tab w:val="left" w:pos="880"/>
        </w:tabs>
        <w:rPr>
          <w:ins w:id="32" w:author="Edward Leung" w:date="2016-12-20T22:39:00Z"/>
          <w:rFonts w:asciiTheme="minorHAnsi" w:eastAsiaTheme="minorEastAsia" w:hAnsiTheme="minorHAnsi" w:cstheme="minorBidi"/>
          <w:color w:val="auto"/>
          <w:sz w:val="22"/>
          <w:szCs w:val="22"/>
          <w:lang w:eastAsia="zh-TW"/>
        </w:rPr>
      </w:pPr>
      <w:ins w:id="33" w:author="Edward Leung" w:date="2016-12-20T22:39:00Z">
        <w:r w:rsidRPr="00EC513B">
          <w:rPr>
            <w:rStyle w:val="Hyperlink"/>
          </w:rPr>
          <w:fldChar w:fldCharType="begin"/>
        </w:r>
        <w:r w:rsidRPr="00EC513B">
          <w:rPr>
            <w:rStyle w:val="Hyperlink"/>
          </w:rPr>
          <w:instrText xml:space="preserve"> </w:instrText>
        </w:r>
        <w:r>
          <w:instrText>HYPERLINK \l "_Toc470036883"</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2.3</w:t>
        </w:r>
        <w:r>
          <w:rPr>
            <w:rFonts w:asciiTheme="minorHAnsi" w:eastAsiaTheme="minorEastAsia" w:hAnsiTheme="minorHAnsi" w:cstheme="minorBidi"/>
            <w:color w:val="auto"/>
            <w:sz w:val="22"/>
            <w:szCs w:val="22"/>
            <w:lang w:eastAsia="zh-TW"/>
          </w:rPr>
          <w:tab/>
        </w:r>
        <w:r w:rsidRPr="00EC513B">
          <w:rPr>
            <w:rStyle w:val="Hyperlink"/>
          </w:rPr>
          <w:t>RGP PROGRAM &amp; CHANGE MANAGEMENT APPROACH</w:t>
        </w:r>
        <w:r>
          <w:rPr>
            <w:webHidden/>
          </w:rPr>
          <w:tab/>
        </w:r>
        <w:r>
          <w:rPr>
            <w:webHidden/>
          </w:rPr>
          <w:fldChar w:fldCharType="begin"/>
        </w:r>
        <w:r>
          <w:rPr>
            <w:webHidden/>
          </w:rPr>
          <w:instrText xml:space="preserve"> PAGEREF _Toc470036883 \h </w:instrText>
        </w:r>
        <w:r>
          <w:rPr>
            <w:webHidden/>
          </w:rPr>
        </w:r>
      </w:ins>
      <w:r>
        <w:rPr>
          <w:webHidden/>
        </w:rPr>
        <w:fldChar w:fldCharType="separate"/>
      </w:r>
      <w:ins w:id="34" w:author="Edward Leung" w:date="2016-12-20T22:39:00Z">
        <w:r>
          <w:rPr>
            <w:webHidden/>
          </w:rPr>
          <w:t>7</w:t>
        </w:r>
        <w:r>
          <w:rPr>
            <w:webHidden/>
          </w:rPr>
          <w:fldChar w:fldCharType="end"/>
        </w:r>
        <w:r w:rsidRPr="00EC513B">
          <w:rPr>
            <w:rStyle w:val="Hyperlink"/>
          </w:rPr>
          <w:fldChar w:fldCharType="end"/>
        </w:r>
      </w:ins>
    </w:p>
    <w:p w14:paraId="246AA279" w14:textId="77777777" w:rsidR="00C70AFB" w:rsidRDefault="00C70AFB">
      <w:pPr>
        <w:pStyle w:val="TOC2"/>
        <w:tabs>
          <w:tab w:val="left" w:pos="880"/>
        </w:tabs>
        <w:rPr>
          <w:ins w:id="35" w:author="Edward Leung" w:date="2016-12-20T22:39:00Z"/>
          <w:rFonts w:asciiTheme="minorHAnsi" w:eastAsiaTheme="minorEastAsia" w:hAnsiTheme="minorHAnsi" w:cstheme="minorBidi"/>
          <w:color w:val="auto"/>
          <w:sz w:val="22"/>
          <w:szCs w:val="22"/>
          <w:lang w:eastAsia="zh-TW"/>
        </w:rPr>
      </w:pPr>
      <w:ins w:id="36" w:author="Edward Leung" w:date="2016-12-20T22:39:00Z">
        <w:r w:rsidRPr="00EC513B">
          <w:rPr>
            <w:rStyle w:val="Hyperlink"/>
          </w:rPr>
          <w:fldChar w:fldCharType="begin"/>
        </w:r>
        <w:r w:rsidRPr="00EC513B">
          <w:rPr>
            <w:rStyle w:val="Hyperlink"/>
          </w:rPr>
          <w:instrText xml:space="preserve"> </w:instrText>
        </w:r>
        <w:r>
          <w:instrText>HYPERLINK \l "_Toc470036884"</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2.4</w:t>
        </w:r>
        <w:r>
          <w:rPr>
            <w:rFonts w:asciiTheme="minorHAnsi" w:eastAsiaTheme="minorEastAsia" w:hAnsiTheme="minorHAnsi" w:cstheme="minorBidi"/>
            <w:color w:val="auto"/>
            <w:sz w:val="22"/>
            <w:szCs w:val="22"/>
            <w:lang w:eastAsia="zh-TW"/>
          </w:rPr>
          <w:tab/>
        </w:r>
        <w:r w:rsidRPr="00EC513B">
          <w:rPr>
            <w:rStyle w:val="Hyperlink"/>
          </w:rPr>
          <w:t>PROGRAM MANAGEMENT APPROACH</w:t>
        </w:r>
        <w:r>
          <w:rPr>
            <w:webHidden/>
          </w:rPr>
          <w:tab/>
        </w:r>
        <w:r>
          <w:rPr>
            <w:webHidden/>
          </w:rPr>
          <w:fldChar w:fldCharType="begin"/>
        </w:r>
        <w:r>
          <w:rPr>
            <w:webHidden/>
          </w:rPr>
          <w:instrText xml:space="preserve"> PAGEREF _Toc470036884 \h </w:instrText>
        </w:r>
        <w:r>
          <w:rPr>
            <w:webHidden/>
          </w:rPr>
        </w:r>
      </w:ins>
      <w:r>
        <w:rPr>
          <w:webHidden/>
        </w:rPr>
        <w:fldChar w:fldCharType="separate"/>
      </w:r>
      <w:ins w:id="37" w:author="Edward Leung" w:date="2016-12-20T22:39:00Z">
        <w:r>
          <w:rPr>
            <w:webHidden/>
          </w:rPr>
          <w:t>7</w:t>
        </w:r>
        <w:r>
          <w:rPr>
            <w:webHidden/>
          </w:rPr>
          <w:fldChar w:fldCharType="end"/>
        </w:r>
        <w:r w:rsidRPr="00EC513B">
          <w:rPr>
            <w:rStyle w:val="Hyperlink"/>
          </w:rPr>
          <w:fldChar w:fldCharType="end"/>
        </w:r>
      </w:ins>
    </w:p>
    <w:p w14:paraId="29E7D007" w14:textId="77777777" w:rsidR="00C70AFB" w:rsidRDefault="00C70AFB">
      <w:pPr>
        <w:pStyle w:val="TOC2"/>
        <w:tabs>
          <w:tab w:val="left" w:pos="880"/>
        </w:tabs>
        <w:rPr>
          <w:ins w:id="38" w:author="Edward Leung" w:date="2016-12-20T22:39:00Z"/>
          <w:rFonts w:asciiTheme="minorHAnsi" w:eastAsiaTheme="minorEastAsia" w:hAnsiTheme="minorHAnsi" w:cstheme="minorBidi"/>
          <w:color w:val="auto"/>
          <w:sz w:val="22"/>
          <w:szCs w:val="22"/>
          <w:lang w:eastAsia="zh-TW"/>
        </w:rPr>
      </w:pPr>
      <w:ins w:id="39" w:author="Edward Leung" w:date="2016-12-20T22:39:00Z">
        <w:r w:rsidRPr="00EC513B">
          <w:rPr>
            <w:rStyle w:val="Hyperlink"/>
          </w:rPr>
          <w:fldChar w:fldCharType="begin"/>
        </w:r>
        <w:r w:rsidRPr="00EC513B">
          <w:rPr>
            <w:rStyle w:val="Hyperlink"/>
          </w:rPr>
          <w:instrText xml:space="preserve"> </w:instrText>
        </w:r>
        <w:r>
          <w:instrText>HYPERLINK \l "_Toc470036885"</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2.5</w:t>
        </w:r>
        <w:r>
          <w:rPr>
            <w:rFonts w:asciiTheme="minorHAnsi" w:eastAsiaTheme="minorEastAsia" w:hAnsiTheme="minorHAnsi" w:cstheme="minorBidi"/>
            <w:color w:val="auto"/>
            <w:sz w:val="22"/>
            <w:szCs w:val="22"/>
            <w:lang w:eastAsia="zh-TW"/>
          </w:rPr>
          <w:tab/>
        </w:r>
        <w:r w:rsidRPr="00EC513B">
          <w:rPr>
            <w:rStyle w:val="Hyperlink"/>
          </w:rPr>
          <w:t>CHANGE MANAGEMENT &amp; USER TEAM BUY-IN</w:t>
        </w:r>
        <w:r>
          <w:rPr>
            <w:webHidden/>
          </w:rPr>
          <w:tab/>
        </w:r>
        <w:r>
          <w:rPr>
            <w:webHidden/>
          </w:rPr>
          <w:fldChar w:fldCharType="begin"/>
        </w:r>
        <w:r>
          <w:rPr>
            <w:webHidden/>
          </w:rPr>
          <w:instrText xml:space="preserve"> PAGEREF _Toc470036885 \h </w:instrText>
        </w:r>
        <w:r>
          <w:rPr>
            <w:webHidden/>
          </w:rPr>
        </w:r>
      </w:ins>
      <w:r>
        <w:rPr>
          <w:webHidden/>
        </w:rPr>
        <w:fldChar w:fldCharType="separate"/>
      </w:r>
      <w:ins w:id="40" w:author="Edward Leung" w:date="2016-12-20T22:39:00Z">
        <w:r>
          <w:rPr>
            <w:webHidden/>
          </w:rPr>
          <w:t>8</w:t>
        </w:r>
        <w:r>
          <w:rPr>
            <w:webHidden/>
          </w:rPr>
          <w:fldChar w:fldCharType="end"/>
        </w:r>
        <w:r w:rsidRPr="00EC513B">
          <w:rPr>
            <w:rStyle w:val="Hyperlink"/>
          </w:rPr>
          <w:fldChar w:fldCharType="end"/>
        </w:r>
      </w:ins>
    </w:p>
    <w:p w14:paraId="3D246EBD" w14:textId="77777777" w:rsidR="00C70AFB" w:rsidRDefault="00C70AFB">
      <w:pPr>
        <w:pStyle w:val="TOC1"/>
        <w:rPr>
          <w:ins w:id="41" w:author="Edward Leung" w:date="2016-12-20T22:39:00Z"/>
          <w:rFonts w:asciiTheme="minorHAnsi" w:eastAsiaTheme="minorEastAsia" w:hAnsiTheme="minorHAnsi" w:cstheme="minorBidi"/>
          <w:b w:val="0"/>
          <w:caps w:val="0"/>
          <w:color w:val="auto"/>
          <w:sz w:val="22"/>
          <w:szCs w:val="22"/>
          <w:lang w:eastAsia="zh-TW"/>
        </w:rPr>
      </w:pPr>
      <w:ins w:id="42" w:author="Edward Leung" w:date="2016-12-20T22:39:00Z">
        <w:r w:rsidRPr="00EC513B">
          <w:rPr>
            <w:rStyle w:val="Hyperlink"/>
          </w:rPr>
          <w:fldChar w:fldCharType="begin"/>
        </w:r>
        <w:r w:rsidRPr="00EC513B">
          <w:rPr>
            <w:rStyle w:val="Hyperlink"/>
          </w:rPr>
          <w:instrText xml:space="preserve"> </w:instrText>
        </w:r>
        <w:r>
          <w:instrText>HYPERLINK \l "_Toc470036886"</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w:t>
        </w:r>
        <w:r>
          <w:rPr>
            <w:rFonts w:asciiTheme="minorHAnsi" w:eastAsiaTheme="minorEastAsia" w:hAnsiTheme="minorHAnsi" w:cstheme="minorBidi"/>
            <w:b w:val="0"/>
            <w:caps w:val="0"/>
            <w:color w:val="auto"/>
            <w:sz w:val="22"/>
            <w:szCs w:val="22"/>
            <w:lang w:eastAsia="zh-TW"/>
          </w:rPr>
          <w:tab/>
        </w:r>
        <w:r w:rsidRPr="00EC513B">
          <w:rPr>
            <w:rStyle w:val="Hyperlink"/>
          </w:rPr>
          <w:t>SCOPE OF WORK</w:t>
        </w:r>
        <w:r>
          <w:rPr>
            <w:webHidden/>
          </w:rPr>
          <w:tab/>
        </w:r>
        <w:r>
          <w:rPr>
            <w:webHidden/>
          </w:rPr>
          <w:fldChar w:fldCharType="begin"/>
        </w:r>
        <w:r>
          <w:rPr>
            <w:webHidden/>
          </w:rPr>
          <w:instrText xml:space="preserve"> PAGEREF _Toc470036886 \h </w:instrText>
        </w:r>
        <w:r>
          <w:rPr>
            <w:webHidden/>
          </w:rPr>
        </w:r>
      </w:ins>
      <w:r>
        <w:rPr>
          <w:webHidden/>
        </w:rPr>
        <w:fldChar w:fldCharType="separate"/>
      </w:r>
      <w:ins w:id="43" w:author="Edward Leung" w:date="2016-12-20T22:39:00Z">
        <w:r>
          <w:rPr>
            <w:webHidden/>
          </w:rPr>
          <w:t>10</w:t>
        </w:r>
        <w:r>
          <w:rPr>
            <w:webHidden/>
          </w:rPr>
          <w:fldChar w:fldCharType="end"/>
        </w:r>
        <w:r w:rsidRPr="00EC513B">
          <w:rPr>
            <w:rStyle w:val="Hyperlink"/>
          </w:rPr>
          <w:fldChar w:fldCharType="end"/>
        </w:r>
      </w:ins>
    </w:p>
    <w:p w14:paraId="39B92C77" w14:textId="77777777" w:rsidR="00C70AFB" w:rsidRDefault="00C70AFB">
      <w:pPr>
        <w:pStyle w:val="TOC2"/>
        <w:tabs>
          <w:tab w:val="left" w:pos="880"/>
        </w:tabs>
        <w:rPr>
          <w:ins w:id="44" w:author="Edward Leung" w:date="2016-12-20T22:39:00Z"/>
          <w:rFonts w:asciiTheme="minorHAnsi" w:eastAsiaTheme="minorEastAsia" w:hAnsiTheme="minorHAnsi" w:cstheme="minorBidi"/>
          <w:color w:val="auto"/>
          <w:sz w:val="22"/>
          <w:szCs w:val="22"/>
          <w:lang w:eastAsia="zh-TW"/>
        </w:rPr>
      </w:pPr>
      <w:ins w:id="45" w:author="Edward Leung" w:date="2016-12-20T22:39:00Z">
        <w:r w:rsidRPr="00EC513B">
          <w:rPr>
            <w:rStyle w:val="Hyperlink"/>
          </w:rPr>
          <w:fldChar w:fldCharType="begin"/>
        </w:r>
        <w:r w:rsidRPr="00EC513B">
          <w:rPr>
            <w:rStyle w:val="Hyperlink"/>
          </w:rPr>
          <w:instrText xml:space="preserve"> </w:instrText>
        </w:r>
        <w:r>
          <w:instrText>HYPERLINK \l "_Toc470036887"</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3.1</w:t>
        </w:r>
        <w:r>
          <w:rPr>
            <w:rFonts w:asciiTheme="minorHAnsi" w:eastAsiaTheme="minorEastAsia" w:hAnsiTheme="minorHAnsi" w:cstheme="minorBidi"/>
            <w:color w:val="auto"/>
            <w:sz w:val="22"/>
            <w:szCs w:val="22"/>
            <w:lang w:eastAsia="zh-TW"/>
          </w:rPr>
          <w:tab/>
        </w:r>
        <w:r w:rsidRPr="00EC513B">
          <w:rPr>
            <w:rStyle w:val="Hyperlink"/>
          </w:rPr>
          <w:t>OBJECTIVES</w:t>
        </w:r>
        <w:r>
          <w:rPr>
            <w:webHidden/>
          </w:rPr>
          <w:tab/>
        </w:r>
        <w:r>
          <w:rPr>
            <w:webHidden/>
          </w:rPr>
          <w:fldChar w:fldCharType="begin"/>
        </w:r>
        <w:r>
          <w:rPr>
            <w:webHidden/>
          </w:rPr>
          <w:instrText xml:space="preserve"> PAGEREF _Toc470036887 \h </w:instrText>
        </w:r>
        <w:r>
          <w:rPr>
            <w:webHidden/>
          </w:rPr>
        </w:r>
      </w:ins>
      <w:r>
        <w:rPr>
          <w:webHidden/>
        </w:rPr>
        <w:fldChar w:fldCharType="separate"/>
      </w:r>
      <w:ins w:id="46" w:author="Edward Leung" w:date="2016-12-20T22:39:00Z">
        <w:r>
          <w:rPr>
            <w:webHidden/>
          </w:rPr>
          <w:t>10</w:t>
        </w:r>
        <w:r>
          <w:rPr>
            <w:webHidden/>
          </w:rPr>
          <w:fldChar w:fldCharType="end"/>
        </w:r>
        <w:r w:rsidRPr="00EC513B">
          <w:rPr>
            <w:rStyle w:val="Hyperlink"/>
          </w:rPr>
          <w:fldChar w:fldCharType="end"/>
        </w:r>
      </w:ins>
    </w:p>
    <w:p w14:paraId="0FEBA8FA" w14:textId="77777777" w:rsidR="00C70AFB" w:rsidRDefault="00C70AFB">
      <w:pPr>
        <w:pStyle w:val="TOC2"/>
        <w:tabs>
          <w:tab w:val="left" w:pos="880"/>
        </w:tabs>
        <w:rPr>
          <w:ins w:id="47" w:author="Edward Leung" w:date="2016-12-20T22:39:00Z"/>
          <w:rFonts w:asciiTheme="minorHAnsi" w:eastAsiaTheme="minorEastAsia" w:hAnsiTheme="minorHAnsi" w:cstheme="minorBidi"/>
          <w:color w:val="auto"/>
          <w:sz w:val="22"/>
          <w:szCs w:val="22"/>
          <w:lang w:eastAsia="zh-TW"/>
        </w:rPr>
      </w:pPr>
      <w:ins w:id="48" w:author="Edward Leung" w:date="2016-12-20T22:39:00Z">
        <w:r w:rsidRPr="00EC513B">
          <w:rPr>
            <w:rStyle w:val="Hyperlink"/>
          </w:rPr>
          <w:fldChar w:fldCharType="begin"/>
        </w:r>
        <w:r w:rsidRPr="00EC513B">
          <w:rPr>
            <w:rStyle w:val="Hyperlink"/>
          </w:rPr>
          <w:instrText xml:space="preserve"> </w:instrText>
        </w:r>
        <w:r>
          <w:instrText>HYPERLINK \l "_Toc470036888"</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w:t>
        </w:r>
        <w:r>
          <w:rPr>
            <w:rFonts w:asciiTheme="minorHAnsi" w:eastAsiaTheme="minorEastAsia" w:hAnsiTheme="minorHAnsi" w:cstheme="minorBidi"/>
            <w:color w:val="auto"/>
            <w:sz w:val="22"/>
            <w:szCs w:val="22"/>
            <w:lang w:eastAsia="zh-TW"/>
          </w:rPr>
          <w:tab/>
        </w:r>
        <w:r w:rsidRPr="00EC513B">
          <w:rPr>
            <w:rStyle w:val="Hyperlink"/>
          </w:rPr>
          <w:t>PROPOSD UPGRADE/MIGRATION APPROACH</w:t>
        </w:r>
        <w:r>
          <w:rPr>
            <w:webHidden/>
          </w:rPr>
          <w:tab/>
        </w:r>
        <w:r>
          <w:rPr>
            <w:webHidden/>
          </w:rPr>
          <w:fldChar w:fldCharType="begin"/>
        </w:r>
        <w:r>
          <w:rPr>
            <w:webHidden/>
          </w:rPr>
          <w:instrText xml:space="preserve"> PAGEREF _Toc470036888 \h </w:instrText>
        </w:r>
        <w:r>
          <w:rPr>
            <w:webHidden/>
          </w:rPr>
        </w:r>
      </w:ins>
      <w:r>
        <w:rPr>
          <w:webHidden/>
        </w:rPr>
        <w:fldChar w:fldCharType="separate"/>
      </w:r>
      <w:ins w:id="49" w:author="Edward Leung" w:date="2016-12-20T22:39:00Z">
        <w:r>
          <w:rPr>
            <w:webHidden/>
          </w:rPr>
          <w:t>10</w:t>
        </w:r>
        <w:r>
          <w:rPr>
            <w:webHidden/>
          </w:rPr>
          <w:fldChar w:fldCharType="end"/>
        </w:r>
        <w:r w:rsidRPr="00EC513B">
          <w:rPr>
            <w:rStyle w:val="Hyperlink"/>
          </w:rPr>
          <w:fldChar w:fldCharType="end"/>
        </w:r>
      </w:ins>
    </w:p>
    <w:p w14:paraId="5EBE26D5" w14:textId="77777777" w:rsidR="00C70AFB" w:rsidRDefault="00C70AFB">
      <w:pPr>
        <w:pStyle w:val="TOC2"/>
        <w:tabs>
          <w:tab w:val="left" w:pos="880"/>
        </w:tabs>
        <w:rPr>
          <w:ins w:id="50" w:author="Edward Leung" w:date="2016-12-20T22:39:00Z"/>
          <w:rFonts w:asciiTheme="minorHAnsi" w:eastAsiaTheme="minorEastAsia" w:hAnsiTheme="minorHAnsi" w:cstheme="minorBidi"/>
          <w:color w:val="auto"/>
          <w:sz w:val="22"/>
          <w:szCs w:val="22"/>
          <w:lang w:eastAsia="zh-TW"/>
        </w:rPr>
      </w:pPr>
      <w:ins w:id="51" w:author="Edward Leung" w:date="2016-12-20T22:39:00Z">
        <w:r w:rsidRPr="00EC513B">
          <w:rPr>
            <w:rStyle w:val="Hyperlink"/>
          </w:rPr>
          <w:fldChar w:fldCharType="begin"/>
        </w:r>
        <w:r w:rsidRPr="00EC513B">
          <w:rPr>
            <w:rStyle w:val="Hyperlink"/>
          </w:rPr>
          <w:instrText xml:space="preserve"> </w:instrText>
        </w:r>
        <w:r>
          <w:instrText>HYPERLINK \l "_Toc470036889"</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3.2.1</w:t>
        </w:r>
        <w:r>
          <w:rPr>
            <w:rFonts w:asciiTheme="minorHAnsi" w:eastAsiaTheme="minorEastAsia" w:hAnsiTheme="minorHAnsi" w:cstheme="minorBidi"/>
            <w:color w:val="auto"/>
            <w:sz w:val="22"/>
            <w:szCs w:val="22"/>
            <w:lang w:eastAsia="zh-TW"/>
          </w:rPr>
          <w:tab/>
        </w:r>
        <w:r w:rsidRPr="00EC513B">
          <w:rPr>
            <w:rStyle w:val="Hyperlink"/>
          </w:rPr>
          <w:t>RETAIN HARDWARE, OS, IP AND HOSTNAME CONFIGRATIONS</w:t>
        </w:r>
        <w:r>
          <w:rPr>
            <w:webHidden/>
          </w:rPr>
          <w:tab/>
        </w:r>
        <w:r>
          <w:rPr>
            <w:webHidden/>
          </w:rPr>
          <w:fldChar w:fldCharType="begin"/>
        </w:r>
        <w:r>
          <w:rPr>
            <w:webHidden/>
          </w:rPr>
          <w:instrText xml:space="preserve"> PAGEREF _Toc470036889 \h </w:instrText>
        </w:r>
        <w:r>
          <w:rPr>
            <w:webHidden/>
          </w:rPr>
        </w:r>
      </w:ins>
      <w:r>
        <w:rPr>
          <w:webHidden/>
        </w:rPr>
        <w:fldChar w:fldCharType="separate"/>
      </w:r>
      <w:ins w:id="52" w:author="Edward Leung" w:date="2016-12-20T22:39:00Z">
        <w:r>
          <w:rPr>
            <w:webHidden/>
          </w:rPr>
          <w:t>10</w:t>
        </w:r>
        <w:r>
          <w:rPr>
            <w:webHidden/>
          </w:rPr>
          <w:fldChar w:fldCharType="end"/>
        </w:r>
        <w:r w:rsidRPr="00EC513B">
          <w:rPr>
            <w:rStyle w:val="Hyperlink"/>
          </w:rPr>
          <w:fldChar w:fldCharType="end"/>
        </w:r>
      </w:ins>
    </w:p>
    <w:p w14:paraId="3FE49312" w14:textId="77777777" w:rsidR="00C70AFB" w:rsidRDefault="00C70AFB">
      <w:pPr>
        <w:pStyle w:val="TOC2"/>
        <w:tabs>
          <w:tab w:val="left" w:pos="880"/>
        </w:tabs>
        <w:rPr>
          <w:ins w:id="53" w:author="Edward Leung" w:date="2016-12-20T22:39:00Z"/>
          <w:rFonts w:asciiTheme="minorHAnsi" w:eastAsiaTheme="minorEastAsia" w:hAnsiTheme="minorHAnsi" w:cstheme="minorBidi"/>
          <w:color w:val="auto"/>
          <w:sz w:val="22"/>
          <w:szCs w:val="22"/>
          <w:lang w:eastAsia="zh-TW"/>
        </w:rPr>
      </w:pPr>
      <w:ins w:id="54" w:author="Edward Leung" w:date="2016-12-20T22:39:00Z">
        <w:r w:rsidRPr="00EC513B">
          <w:rPr>
            <w:rStyle w:val="Hyperlink"/>
          </w:rPr>
          <w:fldChar w:fldCharType="begin"/>
        </w:r>
        <w:r w:rsidRPr="00EC513B">
          <w:rPr>
            <w:rStyle w:val="Hyperlink"/>
          </w:rPr>
          <w:instrText xml:space="preserve"> </w:instrText>
        </w:r>
        <w:r>
          <w:instrText>HYPERLINK \l "_Toc470036890"</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3.2.2</w:t>
        </w:r>
        <w:r>
          <w:rPr>
            <w:rFonts w:asciiTheme="minorHAnsi" w:eastAsiaTheme="minorEastAsia" w:hAnsiTheme="minorHAnsi" w:cstheme="minorBidi"/>
            <w:color w:val="auto"/>
            <w:sz w:val="22"/>
            <w:szCs w:val="22"/>
            <w:lang w:eastAsia="zh-TW"/>
          </w:rPr>
          <w:tab/>
        </w:r>
        <w:r w:rsidRPr="00EC513B">
          <w:rPr>
            <w:rStyle w:val="Hyperlink"/>
          </w:rPr>
          <w:t>SYSTEM INTEGRATION test</w:t>
        </w:r>
        <w:r>
          <w:rPr>
            <w:webHidden/>
          </w:rPr>
          <w:tab/>
        </w:r>
        <w:r>
          <w:rPr>
            <w:webHidden/>
          </w:rPr>
          <w:fldChar w:fldCharType="begin"/>
        </w:r>
        <w:r>
          <w:rPr>
            <w:webHidden/>
          </w:rPr>
          <w:instrText xml:space="preserve"> PAGEREF _Toc470036890 \h </w:instrText>
        </w:r>
        <w:r>
          <w:rPr>
            <w:webHidden/>
          </w:rPr>
        </w:r>
      </w:ins>
      <w:r>
        <w:rPr>
          <w:webHidden/>
        </w:rPr>
        <w:fldChar w:fldCharType="separate"/>
      </w:r>
      <w:ins w:id="55" w:author="Edward Leung" w:date="2016-12-20T22:39:00Z">
        <w:r>
          <w:rPr>
            <w:webHidden/>
          </w:rPr>
          <w:t>11</w:t>
        </w:r>
        <w:r>
          <w:rPr>
            <w:webHidden/>
          </w:rPr>
          <w:fldChar w:fldCharType="end"/>
        </w:r>
        <w:r w:rsidRPr="00EC513B">
          <w:rPr>
            <w:rStyle w:val="Hyperlink"/>
          </w:rPr>
          <w:fldChar w:fldCharType="end"/>
        </w:r>
      </w:ins>
    </w:p>
    <w:p w14:paraId="3EEADD46" w14:textId="77777777" w:rsidR="00C70AFB" w:rsidRDefault="00C70AFB">
      <w:pPr>
        <w:pStyle w:val="TOC2"/>
        <w:tabs>
          <w:tab w:val="left" w:pos="880"/>
        </w:tabs>
        <w:rPr>
          <w:ins w:id="56" w:author="Edward Leung" w:date="2016-12-20T22:39:00Z"/>
          <w:rFonts w:asciiTheme="minorHAnsi" w:eastAsiaTheme="minorEastAsia" w:hAnsiTheme="minorHAnsi" w:cstheme="minorBidi"/>
          <w:color w:val="auto"/>
          <w:sz w:val="22"/>
          <w:szCs w:val="22"/>
          <w:lang w:eastAsia="zh-TW"/>
        </w:rPr>
      </w:pPr>
      <w:ins w:id="57" w:author="Edward Leung" w:date="2016-12-20T22:39:00Z">
        <w:r w:rsidRPr="00EC513B">
          <w:rPr>
            <w:rStyle w:val="Hyperlink"/>
          </w:rPr>
          <w:fldChar w:fldCharType="begin"/>
        </w:r>
        <w:r w:rsidRPr="00EC513B">
          <w:rPr>
            <w:rStyle w:val="Hyperlink"/>
          </w:rPr>
          <w:instrText xml:space="preserve"> </w:instrText>
        </w:r>
        <w:r>
          <w:instrText>HYPERLINK \l "_Toc470036891"</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3.2.3</w:t>
        </w:r>
        <w:r>
          <w:rPr>
            <w:rFonts w:asciiTheme="minorHAnsi" w:eastAsiaTheme="minorEastAsia" w:hAnsiTheme="minorHAnsi" w:cstheme="minorBidi"/>
            <w:color w:val="auto"/>
            <w:sz w:val="22"/>
            <w:szCs w:val="22"/>
            <w:lang w:eastAsia="zh-TW"/>
          </w:rPr>
          <w:tab/>
        </w:r>
        <w:r w:rsidRPr="00EC513B">
          <w:rPr>
            <w:rStyle w:val="Hyperlink"/>
          </w:rPr>
          <w:t>FULL REGRESSION TEST</w:t>
        </w:r>
        <w:r>
          <w:rPr>
            <w:webHidden/>
          </w:rPr>
          <w:tab/>
        </w:r>
        <w:r>
          <w:rPr>
            <w:webHidden/>
          </w:rPr>
          <w:fldChar w:fldCharType="begin"/>
        </w:r>
        <w:r>
          <w:rPr>
            <w:webHidden/>
          </w:rPr>
          <w:instrText xml:space="preserve"> PAGEREF _Toc470036891 \h </w:instrText>
        </w:r>
        <w:r>
          <w:rPr>
            <w:webHidden/>
          </w:rPr>
        </w:r>
      </w:ins>
      <w:r>
        <w:rPr>
          <w:webHidden/>
        </w:rPr>
        <w:fldChar w:fldCharType="separate"/>
      </w:r>
      <w:ins w:id="58" w:author="Edward Leung" w:date="2016-12-20T22:39:00Z">
        <w:r>
          <w:rPr>
            <w:webHidden/>
          </w:rPr>
          <w:t>11</w:t>
        </w:r>
        <w:r>
          <w:rPr>
            <w:webHidden/>
          </w:rPr>
          <w:fldChar w:fldCharType="end"/>
        </w:r>
        <w:r w:rsidRPr="00EC513B">
          <w:rPr>
            <w:rStyle w:val="Hyperlink"/>
          </w:rPr>
          <w:fldChar w:fldCharType="end"/>
        </w:r>
      </w:ins>
    </w:p>
    <w:p w14:paraId="5337A80F" w14:textId="77777777" w:rsidR="00C70AFB" w:rsidRDefault="00C70AFB">
      <w:pPr>
        <w:pStyle w:val="TOC2"/>
        <w:tabs>
          <w:tab w:val="left" w:pos="880"/>
        </w:tabs>
        <w:rPr>
          <w:ins w:id="59" w:author="Edward Leung" w:date="2016-12-20T22:39:00Z"/>
          <w:rFonts w:asciiTheme="minorHAnsi" w:eastAsiaTheme="minorEastAsia" w:hAnsiTheme="minorHAnsi" w:cstheme="minorBidi"/>
          <w:color w:val="auto"/>
          <w:sz w:val="22"/>
          <w:szCs w:val="22"/>
          <w:lang w:eastAsia="zh-TW"/>
        </w:rPr>
      </w:pPr>
      <w:ins w:id="60" w:author="Edward Leung" w:date="2016-12-20T22:39:00Z">
        <w:r w:rsidRPr="00EC513B">
          <w:rPr>
            <w:rStyle w:val="Hyperlink"/>
          </w:rPr>
          <w:fldChar w:fldCharType="begin"/>
        </w:r>
        <w:r w:rsidRPr="00EC513B">
          <w:rPr>
            <w:rStyle w:val="Hyperlink"/>
          </w:rPr>
          <w:instrText xml:space="preserve"> </w:instrText>
        </w:r>
        <w:r>
          <w:instrText>HYPERLINK \l "_Toc470036892"</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3.2.4</w:t>
        </w:r>
        <w:r>
          <w:rPr>
            <w:rFonts w:asciiTheme="minorHAnsi" w:eastAsiaTheme="minorEastAsia" w:hAnsiTheme="minorHAnsi" w:cstheme="minorBidi"/>
            <w:color w:val="auto"/>
            <w:sz w:val="22"/>
            <w:szCs w:val="22"/>
            <w:lang w:eastAsia="zh-TW"/>
          </w:rPr>
          <w:tab/>
        </w:r>
        <w:r w:rsidRPr="00EC513B">
          <w:rPr>
            <w:rStyle w:val="Hyperlink"/>
          </w:rPr>
          <w:t>CODE CHANGES</w:t>
        </w:r>
        <w:r>
          <w:rPr>
            <w:webHidden/>
          </w:rPr>
          <w:tab/>
        </w:r>
        <w:r>
          <w:rPr>
            <w:webHidden/>
          </w:rPr>
          <w:fldChar w:fldCharType="begin"/>
        </w:r>
        <w:r>
          <w:rPr>
            <w:webHidden/>
          </w:rPr>
          <w:instrText xml:space="preserve"> PAGEREF _Toc470036892 \h </w:instrText>
        </w:r>
        <w:r>
          <w:rPr>
            <w:webHidden/>
          </w:rPr>
        </w:r>
      </w:ins>
      <w:r>
        <w:rPr>
          <w:webHidden/>
        </w:rPr>
        <w:fldChar w:fldCharType="separate"/>
      </w:r>
      <w:ins w:id="61" w:author="Edward Leung" w:date="2016-12-20T22:39:00Z">
        <w:r>
          <w:rPr>
            <w:webHidden/>
          </w:rPr>
          <w:t>11</w:t>
        </w:r>
        <w:r>
          <w:rPr>
            <w:webHidden/>
          </w:rPr>
          <w:fldChar w:fldCharType="end"/>
        </w:r>
        <w:r w:rsidRPr="00EC513B">
          <w:rPr>
            <w:rStyle w:val="Hyperlink"/>
          </w:rPr>
          <w:fldChar w:fldCharType="end"/>
        </w:r>
      </w:ins>
    </w:p>
    <w:p w14:paraId="19373B4B" w14:textId="77777777" w:rsidR="00C70AFB" w:rsidRDefault="00C70AFB">
      <w:pPr>
        <w:pStyle w:val="TOC2"/>
        <w:tabs>
          <w:tab w:val="left" w:pos="880"/>
        </w:tabs>
        <w:rPr>
          <w:ins w:id="62" w:author="Edward Leung" w:date="2016-12-20T22:39:00Z"/>
          <w:rFonts w:asciiTheme="minorHAnsi" w:eastAsiaTheme="minorEastAsia" w:hAnsiTheme="minorHAnsi" w:cstheme="minorBidi"/>
          <w:color w:val="auto"/>
          <w:sz w:val="22"/>
          <w:szCs w:val="22"/>
          <w:lang w:eastAsia="zh-TW"/>
        </w:rPr>
      </w:pPr>
      <w:ins w:id="63" w:author="Edward Leung" w:date="2016-12-20T22:39:00Z">
        <w:r w:rsidRPr="00EC513B">
          <w:rPr>
            <w:rStyle w:val="Hyperlink"/>
          </w:rPr>
          <w:fldChar w:fldCharType="begin"/>
        </w:r>
        <w:r w:rsidRPr="00EC513B">
          <w:rPr>
            <w:rStyle w:val="Hyperlink"/>
          </w:rPr>
          <w:instrText xml:space="preserve"> </w:instrText>
        </w:r>
        <w:r>
          <w:instrText>HYPERLINK \l "_Toc470036893"</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3.2.5</w:t>
        </w:r>
        <w:r>
          <w:rPr>
            <w:rFonts w:asciiTheme="minorHAnsi" w:eastAsiaTheme="minorEastAsia" w:hAnsiTheme="minorHAnsi" w:cstheme="minorBidi"/>
            <w:color w:val="auto"/>
            <w:sz w:val="22"/>
            <w:szCs w:val="22"/>
            <w:lang w:eastAsia="zh-TW"/>
          </w:rPr>
          <w:tab/>
        </w:r>
        <w:r w:rsidRPr="00EC513B">
          <w:rPr>
            <w:rStyle w:val="Hyperlink"/>
          </w:rPr>
          <w:t>PERFORMANCE TEST</w:t>
        </w:r>
        <w:r>
          <w:rPr>
            <w:webHidden/>
          </w:rPr>
          <w:tab/>
        </w:r>
        <w:r>
          <w:rPr>
            <w:webHidden/>
          </w:rPr>
          <w:fldChar w:fldCharType="begin"/>
        </w:r>
        <w:r>
          <w:rPr>
            <w:webHidden/>
          </w:rPr>
          <w:instrText xml:space="preserve"> PAGEREF _Toc470036893 \h </w:instrText>
        </w:r>
        <w:r>
          <w:rPr>
            <w:webHidden/>
          </w:rPr>
        </w:r>
      </w:ins>
      <w:r>
        <w:rPr>
          <w:webHidden/>
        </w:rPr>
        <w:fldChar w:fldCharType="separate"/>
      </w:r>
      <w:ins w:id="64" w:author="Edward Leung" w:date="2016-12-20T22:39:00Z">
        <w:r>
          <w:rPr>
            <w:webHidden/>
          </w:rPr>
          <w:t>11</w:t>
        </w:r>
        <w:r>
          <w:rPr>
            <w:webHidden/>
          </w:rPr>
          <w:fldChar w:fldCharType="end"/>
        </w:r>
        <w:r w:rsidRPr="00EC513B">
          <w:rPr>
            <w:rStyle w:val="Hyperlink"/>
          </w:rPr>
          <w:fldChar w:fldCharType="end"/>
        </w:r>
      </w:ins>
    </w:p>
    <w:p w14:paraId="76EA58AD" w14:textId="77777777" w:rsidR="00C70AFB" w:rsidRDefault="00C70AFB">
      <w:pPr>
        <w:pStyle w:val="TOC2"/>
        <w:tabs>
          <w:tab w:val="left" w:pos="880"/>
        </w:tabs>
        <w:rPr>
          <w:ins w:id="65" w:author="Edward Leung" w:date="2016-12-20T22:39:00Z"/>
          <w:rFonts w:asciiTheme="minorHAnsi" w:eastAsiaTheme="minorEastAsia" w:hAnsiTheme="minorHAnsi" w:cstheme="minorBidi"/>
          <w:color w:val="auto"/>
          <w:sz w:val="22"/>
          <w:szCs w:val="22"/>
          <w:lang w:eastAsia="zh-TW"/>
        </w:rPr>
      </w:pPr>
      <w:ins w:id="66" w:author="Edward Leung" w:date="2016-12-20T22:39:00Z">
        <w:r w:rsidRPr="00EC513B">
          <w:rPr>
            <w:rStyle w:val="Hyperlink"/>
          </w:rPr>
          <w:fldChar w:fldCharType="begin"/>
        </w:r>
        <w:r w:rsidRPr="00EC513B">
          <w:rPr>
            <w:rStyle w:val="Hyperlink"/>
          </w:rPr>
          <w:instrText xml:space="preserve"> </w:instrText>
        </w:r>
        <w:r>
          <w:instrText>HYPERLINK \l "_Toc470036894"</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3.2.6</w:t>
        </w:r>
        <w:r>
          <w:rPr>
            <w:rFonts w:asciiTheme="minorHAnsi" w:eastAsiaTheme="minorEastAsia" w:hAnsiTheme="minorHAnsi" w:cstheme="minorBidi"/>
            <w:color w:val="auto"/>
            <w:sz w:val="22"/>
            <w:szCs w:val="22"/>
            <w:lang w:eastAsia="zh-TW"/>
          </w:rPr>
          <w:tab/>
        </w:r>
        <w:r w:rsidRPr="00EC513B">
          <w:rPr>
            <w:rStyle w:val="Hyperlink"/>
          </w:rPr>
          <w:t>ONE-OFF CUT OVER</w:t>
        </w:r>
        <w:r>
          <w:rPr>
            <w:webHidden/>
          </w:rPr>
          <w:tab/>
        </w:r>
        <w:r>
          <w:rPr>
            <w:webHidden/>
          </w:rPr>
          <w:fldChar w:fldCharType="begin"/>
        </w:r>
        <w:r>
          <w:rPr>
            <w:webHidden/>
          </w:rPr>
          <w:instrText xml:space="preserve"> PAGEREF _Toc470036894 \h </w:instrText>
        </w:r>
        <w:r>
          <w:rPr>
            <w:webHidden/>
          </w:rPr>
        </w:r>
      </w:ins>
      <w:r>
        <w:rPr>
          <w:webHidden/>
        </w:rPr>
        <w:fldChar w:fldCharType="separate"/>
      </w:r>
      <w:ins w:id="67" w:author="Edward Leung" w:date="2016-12-20T22:39:00Z">
        <w:r>
          <w:rPr>
            <w:webHidden/>
          </w:rPr>
          <w:t>11</w:t>
        </w:r>
        <w:r>
          <w:rPr>
            <w:webHidden/>
          </w:rPr>
          <w:fldChar w:fldCharType="end"/>
        </w:r>
        <w:r w:rsidRPr="00EC513B">
          <w:rPr>
            <w:rStyle w:val="Hyperlink"/>
          </w:rPr>
          <w:fldChar w:fldCharType="end"/>
        </w:r>
      </w:ins>
    </w:p>
    <w:p w14:paraId="1758DA0A" w14:textId="77777777" w:rsidR="00C70AFB" w:rsidRDefault="00C70AFB">
      <w:pPr>
        <w:pStyle w:val="TOC2"/>
        <w:tabs>
          <w:tab w:val="left" w:pos="880"/>
        </w:tabs>
        <w:rPr>
          <w:ins w:id="68" w:author="Edward Leung" w:date="2016-12-20T22:39:00Z"/>
          <w:rFonts w:asciiTheme="minorHAnsi" w:eastAsiaTheme="minorEastAsia" w:hAnsiTheme="minorHAnsi" w:cstheme="minorBidi"/>
          <w:color w:val="auto"/>
          <w:sz w:val="22"/>
          <w:szCs w:val="22"/>
          <w:lang w:eastAsia="zh-TW"/>
        </w:rPr>
      </w:pPr>
      <w:ins w:id="69" w:author="Edward Leung" w:date="2016-12-20T22:39:00Z">
        <w:r w:rsidRPr="00EC513B">
          <w:rPr>
            <w:rStyle w:val="Hyperlink"/>
          </w:rPr>
          <w:fldChar w:fldCharType="begin"/>
        </w:r>
        <w:r w:rsidRPr="00EC513B">
          <w:rPr>
            <w:rStyle w:val="Hyperlink"/>
          </w:rPr>
          <w:instrText xml:space="preserve"> </w:instrText>
        </w:r>
        <w:r>
          <w:instrText>HYPERLINK \l "_Toc470036895"</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3.3</w:t>
        </w:r>
        <w:r>
          <w:rPr>
            <w:rFonts w:asciiTheme="minorHAnsi" w:eastAsiaTheme="minorEastAsia" w:hAnsiTheme="minorHAnsi" w:cstheme="minorBidi"/>
            <w:color w:val="auto"/>
            <w:sz w:val="22"/>
            <w:szCs w:val="22"/>
            <w:lang w:eastAsia="zh-TW"/>
          </w:rPr>
          <w:tab/>
        </w:r>
        <w:r w:rsidRPr="00EC513B">
          <w:rPr>
            <w:rStyle w:val="Hyperlink"/>
          </w:rPr>
          <w:t>DELEIVERABLES</w:t>
        </w:r>
        <w:r>
          <w:rPr>
            <w:webHidden/>
          </w:rPr>
          <w:tab/>
        </w:r>
        <w:r>
          <w:rPr>
            <w:webHidden/>
          </w:rPr>
          <w:fldChar w:fldCharType="begin"/>
        </w:r>
        <w:r>
          <w:rPr>
            <w:webHidden/>
          </w:rPr>
          <w:instrText xml:space="preserve"> PAGEREF _Toc470036895 \h </w:instrText>
        </w:r>
        <w:r>
          <w:rPr>
            <w:webHidden/>
          </w:rPr>
        </w:r>
      </w:ins>
      <w:r>
        <w:rPr>
          <w:webHidden/>
        </w:rPr>
        <w:fldChar w:fldCharType="separate"/>
      </w:r>
      <w:ins w:id="70" w:author="Edward Leung" w:date="2016-12-20T22:39:00Z">
        <w:r>
          <w:rPr>
            <w:webHidden/>
          </w:rPr>
          <w:t>12</w:t>
        </w:r>
        <w:r>
          <w:rPr>
            <w:webHidden/>
          </w:rPr>
          <w:fldChar w:fldCharType="end"/>
        </w:r>
        <w:r w:rsidRPr="00EC513B">
          <w:rPr>
            <w:rStyle w:val="Hyperlink"/>
          </w:rPr>
          <w:fldChar w:fldCharType="end"/>
        </w:r>
      </w:ins>
    </w:p>
    <w:p w14:paraId="46B16868" w14:textId="77777777" w:rsidR="00C70AFB" w:rsidRDefault="00C70AFB">
      <w:pPr>
        <w:pStyle w:val="TOC1"/>
        <w:rPr>
          <w:ins w:id="71" w:author="Edward Leung" w:date="2016-12-20T22:39:00Z"/>
          <w:rFonts w:asciiTheme="minorHAnsi" w:eastAsiaTheme="minorEastAsia" w:hAnsiTheme="minorHAnsi" w:cstheme="minorBidi"/>
          <w:b w:val="0"/>
          <w:caps w:val="0"/>
          <w:color w:val="auto"/>
          <w:sz w:val="22"/>
          <w:szCs w:val="22"/>
          <w:lang w:eastAsia="zh-TW"/>
        </w:rPr>
      </w:pPr>
      <w:ins w:id="72" w:author="Edward Leung" w:date="2016-12-20T22:39:00Z">
        <w:r w:rsidRPr="00EC513B">
          <w:rPr>
            <w:rStyle w:val="Hyperlink"/>
          </w:rPr>
          <w:fldChar w:fldCharType="begin"/>
        </w:r>
        <w:r w:rsidRPr="00EC513B">
          <w:rPr>
            <w:rStyle w:val="Hyperlink"/>
          </w:rPr>
          <w:instrText xml:space="preserve"> </w:instrText>
        </w:r>
        <w:r>
          <w:instrText>HYPERLINK \l "_Toc470036896"</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w:t>
        </w:r>
        <w:r>
          <w:rPr>
            <w:rFonts w:asciiTheme="minorHAnsi" w:eastAsiaTheme="minorEastAsia" w:hAnsiTheme="minorHAnsi" w:cstheme="minorBidi"/>
            <w:b w:val="0"/>
            <w:caps w:val="0"/>
            <w:color w:val="auto"/>
            <w:sz w:val="22"/>
            <w:szCs w:val="22"/>
            <w:lang w:eastAsia="zh-TW"/>
          </w:rPr>
          <w:tab/>
        </w:r>
        <w:r w:rsidRPr="00EC513B">
          <w:rPr>
            <w:rStyle w:val="Hyperlink"/>
          </w:rPr>
          <w:t>PROJECT APPROACH</w:t>
        </w:r>
        <w:r>
          <w:rPr>
            <w:webHidden/>
          </w:rPr>
          <w:tab/>
        </w:r>
        <w:r>
          <w:rPr>
            <w:webHidden/>
          </w:rPr>
          <w:fldChar w:fldCharType="begin"/>
        </w:r>
        <w:r>
          <w:rPr>
            <w:webHidden/>
          </w:rPr>
          <w:instrText xml:space="preserve"> PAGEREF _Toc470036896 \h </w:instrText>
        </w:r>
        <w:r>
          <w:rPr>
            <w:webHidden/>
          </w:rPr>
        </w:r>
      </w:ins>
      <w:r>
        <w:rPr>
          <w:webHidden/>
        </w:rPr>
        <w:fldChar w:fldCharType="separate"/>
      </w:r>
      <w:ins w:id="73" w:author="Edward Leung" w:date="2016-12-20T22:39:00Z">
        <w:r>
          <w:rPr>
            <w:webHidden/>
          </w:rPr>
          <w:t>14</w:t>
        </w:r>
        <w:r>
          <w:rPr>
            <w:webHidden/>
          </w:rPr>
          <w:fldChar w:fldCharType="end"/>
        </w:r>
        <w:r w:rsidRPr="00EC513B">
          <w:rPr>
            <w:rStyle w:val="Hyperlink"/>
          </w:rPr>
          <w:fldChar w:fldCharType="end"/>
        </w:r>
      </w:ins>
    </w:p>
    <w:p w14:paraId="1EFF2F28" w14:textId="77777777" w:rsidR="00C70AFB" w:rsidRDefault="00C70AFB">
      <w:pPr>
        <w:pStyle w:val="TOC2"/>
        <w:tabs>
          <w:tab w:val="left" w:pos="880"/>
        </w:tabs>
        <w:rPr>
          <w:ins w:id="74" w:author="Edward Leung" w:date="2016-12-20T22:39:00Z"/>
          <w:rFonts w:asciiTheme="minorHAnsi" w:eastAsiaTheme="minorEastAsia" w:hAnsiTheme="minorHAnsi" w:cstheme="minorBidi"/>
          <w:color w:val="auto"/>
          <w:sz w:val="22"/>
          <w:szCs w:val="22"/>
          <w:lang w:eastAsia="zh-TW"/>
        </w:rPr>
      </w:pPr>
      <w:ins w:id="75" w:author="Edward Leung" w:date="2016-12-20T22:39:00Z">
        <w:r w:rsidRPr="00EC513B">
          <w:rPr>
            <w:rStyle w:val="Hyperlink"/>
          </w:rPr>
          <w:fldChar w:fldCharType="begin"/>
        </w:r>
        <w:r w:rsidRPr="00EC513B">
          <w:rPr>
            <w:rStyle w:val="Hyperlink"/>
          </w:rPr>
          <w:instrText xml:space="preserve"> </w:instrText>
        </w:r>
        <w:r>
          <w:instrText>HYPERLINK \l "_Toc470036897"</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4.1</w:t>
        </w:r>
        <w:r>
          <w:rPr>
            <w:rFonts w:asciiTheme="minorHAnsi" w:eastAsiaTheme="minorEastAsia" w:hAnsiTheme="minorHAnsi" w:cstheme="minorBidi"/>
            <w:color w:val="auto"/>
            <w:sz w:val="22"/>
            <w:szCs w:val="22"/>
            <w:lang w:eastAsia="zh-TW"/>
          </w:rPr>
          <w:tab/>
        </w:r>
        <w:r w:rsidRPr="00EC513B">
          <w:rPr>
            <w:rStyle w:val="Hyperlink"/>
          </w:rPr>
          <w:t>PROJECT INITIATION</w:t>
        </w:r>
        <w:r>
          <w:rPr>
            <w:webHidden/>
          </w:rPr>
          <w:tab/>
        </w:r>
        <w:r>
          <w:rPr>
            <w:webHidden/>
          </w:rPr>
          <w:fldChar w:fldCharType="begin"/>
        </w:r>
        <w:r>
          <w:rPr>
            <w:webHidden/>
          </w:rPr>
          <w:instrText xml:space="preserve"> PAGEREF _Toc470036897 \h </w:instrText>
        </w:r>
        <w:r>
          <w:rPr>
            <w:webHidden/>
          </w:rPr>
        </w:r>
      </w:ins>
      <w:r>
        <w:rPr>
          <w:webHidden/>
        </w:rPr>
        <w:fldChar w:fldCharType="separate"/>
      </w:r>
      <w:ins w:id="76" w:author="Edward Leung" w:date="2016-12-20T22:39:00Z">
        <w:r>
          <w:rPr>
            <w:webHidden/>
          </w:rPr>
          <w:t>14</w:t>
        </w:r>
        <w:r>
          <w:rPr>
            <w:webHidden/>
          </w:rPr>
          <w:fldChar w:fldCharType="end"/>
        </w:r>
        <w:r w:rsidRPr="00EC513B">
          <w:rPr>
            <w:rStyle w:val="Hyperlink"/>
          </w:rPr>
          <w:fldChar w:fldCharType="end"/>
        </w:r>
      </w:ins>
    </w:p>
    <w:p w14:paraId="3EC0CF0C" w14:textId="77777777" w:rsidR="00C70AFB" w:rsidRDefault="00C70AFB">
      <w:pPr>
        <w:pStyle w:val="TOC2"/>
        <w:tabs>
          <w:tab w:val="left" w:pos="880"/>
        </w:tabs>
        <w:rPr>
          <w:ins w:id="77" w:author="Edward Leung" w:date="2016-12-20T22:39:00Z"/>
          <w:rFonts w:asciiTheme="minorHAnsi" w:eastAsiaTheme="minorEastAsia" w:hAnsiTheme="minorHAnsi" w:cstheme="minorBidi"/>
          <w:color w:val="auto"/>
          <w:sz w:val="22"/>
          <w:szCs w:val="22"/>
          <w:lang w:eastAsia="zh-TW"/>
        </w:rPr>
      </w:pPr>
      <w:ins w:id="78" w:author="Edward Leung" w:date="2016-12-20T22:39:00Z">
        <w:r w:rsidRPr="00EC513B">
          <w:rPr>
            <w:rStyle w:val="Hyperlink"/>
          </w:rPr>
          <w:fldChar w:fldCharType="begin"/>
        </w:r>
        <w:r w:rsidRPr="00EC513B">
          <w:rPr>
            <w:rStyle w:val="Hyperlink"/>
          </w:rPr>
          <w:instrText xml:space="preserve"> </w:instrText>
        </w:r>
        <w:r>
          <w:instrText>HYPERLINK \l "_Toc470036898"</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4.2</w:t>
        </w:r>
        <w:r>
          <w:rPr>
            <w:rFonts w:asciiTheme="minorHAnsi" w:eastAsiaTheme="minorEastAsia" w:hAnsiTheme="minorHAnsi" w:cstheme="minorBidi"/>
            <w:color w:val="auto"/>
            <w:sz w:val="22"/>
            <w:szCs w:val="22"/>
            <w:lang w:eastAsia="zh-TW"/>
          </w:rPr>
          <w:tab/>
        </w:r>
        <w:r w:rsidRPr="00EC513B">
          <w:rPr>
            <w:rStyle w:val="Hyperlink"/>
          </w:rPr>
          <w:t>MIGRATION PLANNING</w:t>
        </w:r>
        <w:r>
          <w:rPr>
            <w:webHidden/>
          </w:rPr>
          <w:tab/>
        </w:r>
        <w:r>
          <w:rPr>
            <w:webHidden/>
          </w:rPr>
          <w:fldChar w:fldCharType="begin"/>
        </w:r>
        <w:r>
          <w:rPr>
            <w:webHidden/>
          </w:rPr>
          <w:instrText xml:space="preserve"> PAGEREF _Toc470036898 \h </w:instrText>
        </w:r>
        <w:r>
          <w:rPr>
            <w:webHidden/>
          </w:rPr>
        </w:r>
      </w:ins>
      <w:r>
        <w:rPr>
          <w:webHidden/>
        </w:rPr>
        <w:fldChar w:fldCharType="separate"/>
      </w:r>
      <w:ins w:id="79" w:author="Edward Leung" w:date="2016-12-20T22:39:00Z">
        <w:r>
          <w:rPr>
            <w:webHidden/>
          </w:rPr>
          <w:t>15</w:t>
        </w:r>
        <w:r>
          <w:rPr>
            <w:webHidden/>
          </w:rPr>
          <w:fldChar w:fldCharType="end"/>
        </w:r>
        <w:r w:rsidRPr="00EC513B">
          <w:rPr>
            <w:rStyle w:val="Hyperlink"/>
          </w:rPr>
          <w:fldChar w:fldCharType="end"/>
        </w:r>
      </w:ins>
    </w:p>
    <w:p w14:paraId="05D3DE13" w14:textId="77777777" w:rsidR="00C70AFB" w:rsidRDefault="00C70AFB">
      <w:pPr>
        <w:pStyle w:val="TOC2"/>
        <w:tabs>
          <w:tab w:val="left" w:pos="880"/>
        </w:tabs>
        <w:rPr>
          <w:ins w:id="80" w:author="Edward Leung" w:date="2016-12-20T22:39:00Z"/>
          <w:rFonts w:asciiTheme="minorHAnsi" w:eastAsiaTheme="minorEastAsia" w:hAnsiTheme="minorHAnsi" w:cstheme="minorBidi"/>
          <w:color w:val="auto"/>
          <w:sz w:val="22"/>
          <w:szCs w:val="22"/>
          <w:lang w:eastAsia="zh-TW"/>
        </w:rPr>
      </w:pPr>
      <w:ins w:id="81" w:author="Edward Leung" w:date="2016-12-20T22:39:00Z">
        <w:r w:rsidRPr="00EC513B">
          <w:rPr>
            <w:rStyle w:val="Hyperlink"/>
          </w:rPr>
          <w:fldChar w:fldCharType="begin"/>
        </w:r>
        <w:r w:rsidRPr="00EC513B">
          <w:rPr>
            <w:rStyle w:val="Hyperlink"/>
          </w:rPr>
          <w:instrText xml:space="preserve"> </w:instrText>
        </w:r>
        <w:r>
          <w:instrText>HYPERLINK \l "_Toc470036899"</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4.3</w:t>
        </w:r>
        <w:r>
          <w:rPr>
            <w:rFonts w:asciiTheme="minorHAnsi" w:eastAsiaTheme="minorEastAsia" w:hAnsiTheme="minorHAnsi" w:cstheme="minorBidi"/>
            <w:color w:val="auto"/>
            <w:sz w:val="22"/>
            <w:szCs w:val="22"/>
            <w:lang w:eastAsia="zh-TW"/>
          </w:rPr>
          <w:tab/>
        </w:r>
        <w:r w:rsidRPr="00EC513B">
          <w:rPr>
            <w:rStyle w:val="Hyperlink"/>
          </w:rPr>
          <w:t>MIGRATION IMPLEMENTATION</w:t>
        </w:r>
        <w:r>
          <w:rPr>
            <w:webHidden/>
          </w:rPr>
          <w:tab/>
        </w:r>
        <w:r>
          <w:rPr>
            <w:webHidden/>
          </w:rPr>
          <w:fldChar w:fldCharType="begin"/>
        </w:r>
        <w:r>
          <w:rPr>
            <w:webHidden/>
          </w:rPr>
          <w:instrText xml:space="preserve"> PAGEREF _Toc470036899 \h </w:instrText>
        </w:r>
        <w:r>
          <w:rPr>
            <w:webHidden/>
          </w:rPr>
        </w:r>
      </w:ins>
      <w:r>
        <w:rPr>
          <w:webHidden/>
        </w:rPr>
        <w:fldChar w:fldCharType="separate"/>
      </w:r>
      <w:ins w:id="82" w:author="Edward Leung" w:date="2016-12-20T22:39:00Z">
        <w:r>
          <w:rPr>
            <w:webHidden/>
          </w:rPr>
          <w:t>15</w:t>
        </w:r>
        <w:r>
          <w:rPr>
            <w:webHidden/>
          </w:rPr>
          <w:fldChar w:fldCharType="end"/>
        </w:r>
        <w:r w:rsidRPr="00EC513B">
          <w:rPr>
            <w:rStyle w:val="Hyperlink"/>
          </w:rPr>
          <w:fldChar w:fldCharType="end"/>
        </w:r>
      </w:ins>
    </w:p>
    <w:p w14:paraId="2BFB22CB" w14:textId="77777777" w:rsidR="00C70AFB" w:rsidRDefault="00C70AFB">
      <w:pPr>
        <w:pStyle w:val="TOC2"/>
        <w:tabs>
          <w:tab w:val="left" w:pos="880"/>
        </w:tabs>
        <w:rPr>
          <w:ins w:id="83" w:author="Edward Leung" w:date="2016-12-20T22:39:00Z"/>
          <w:rFonts w:asciiTheme="minorHAnsi" w:eastAsiaTheme="minorEastAsia" w:hAnsiTheme="minorHAnsi" w:cstheme="minorBidi"/>
          <w:color w:val="auto"/>
          <w:sz w:val="22"/>
          <w:szCs w:val="22"/>
          <w:lang w:eastAsia="zh-TW"/>
        </w:rPr>
      </w:pPr>
      <w:ins w:id="84" w:author="Edward Leung" w:date="2016-12-20T22:39:00Z">
        <w:r w:rsidRPr="00EC513B">
          <w:rPr>
            <w:rStyle w:val="Hyperlink"/>
          </w:rPr>
          <w:fldChar w:fldCharType="begin"/>
        </w:r>
        <w:r w:rsidRPr="00EC513B">
          <w:rPr>
            <w:rStyle w:val="Hyperlink"/>
          </w:rPr>
          <w:instrText xml:space="preserve"> </w:instrText>
        </w:r>
        <w:r>
          <w:instrText>HYPERLINK \l "_Toc470036900"</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4.4</w:t>
        </w:r>
        <w:r>
          <w:rPr>
            <w:rFonts w:asciiTheme="minorHAnsi" w:eastAsiaTheme="minorEastAsia" w:hAnsiTheme="minorHAnsi" w:cstheme="minorBidi"/>
            <w:color w:val="auto"/>
            <w:sz w:val="22"/>
            <w:szCs w:val="22"/>
            <w:lang w:eastAsia="zh-TW"/>
          </w:rPr>
          <w:tab/>
        </w:r>
        <w:r w:rsidRPr="00EC513B">
          <w:rPr>
            <w:rStyle w:val="Hyperlink"/>
          </w:rPr>
          <w:t>TESTING</w:t>
        </w:r>
        <w:r>
          <w:rPr>
            <w:webHidden/>
          </w:rPr>
          <w:tab/>
        </w:r>
        <w:r>
          <w:rPr>
            <w:webHidden/>
          </w:rPr>
          <w:fldChar w:fldCharType="begin"/>
        </w:r>
        <w:r>
          <w:rPr>
            <w:webHidden/>
          </w:rPr>
          <w:instrText xml:space="preserve"> PAGEREF _Toc470036900 \h </w:instrText>
        </w:r>
        <w:r>
          <w:rPr>
            <w:webHidden/>
          </w:rPr>
        </w:r>
      </w:ins>
      <w:r>
        <w:rPr>
          <w:webHidden/>
        </w:rPr>
        <w:fldChar w:fldCharType="separate"/>
      </w:r>
      <w:ins w:id="85" w:author="Edward Leung" w:date="2016-12-20T22:39:00Z">
        <w:r>
          <w:rPr>
            <w:webHidden/>
          </w:rPr>
          <w:t>16</w:t>
        </w:r>
        <w:r>
          <w:rPr>
            <w:webHidden/>
          </w:rPr>
          <w:fldChar w:fldCharType="end"/>
        </w:r>
        <w:r w:rsidRPr="00EC513B">
          <w:rPr>
            <w:rStyle w:val="Hyperlink"/>
          </w:rPr>
          <w:fldChar w:fldCharType="end"/>
        </w:r>
      </w:ins>
    </w:p>
    <w:p w14:paraId="5C729FCF" w14:textId="77777777" w:rsidR="00C70AFB" w:rsidRDefault="00C70AFB">
      <w:pPr>
        <w:pStyle w:val="TOC2"/>
        <w:tabs>
          <w:tab w:val="left" w:pos="880"/>
        </w:tabs>
        <w:rPr>
          <w:ins w:id="86" w:author="Edward Leung" w:date="2016-12-20T22:39:00Z"/>
          <w:rFonts w:asciiTheme="minorHAnsi" w:eastAsiaTheme="minorEastAsia" w:hAnsiTheme="minorHAnsi" w:cstheme="minorBidi"/>
          <w:color w:val="auto"/>
          <w:sz w:val="22"/>
          <w:szCs w:val="22"/>
          <w:lang w:eastAsia="zh-TW"/>
        </w:rPr>
      </w:pPr>
      <w:ins w:id="87" w:author="Edward Leung" w:date="2016-12-20T22:39:00Z">
        <w:r w:rsidRPr="00EC513B">
          <w:rPr>
            <w:rStyle w:val="Hyperlink"/>
          </w:rPr>
          <w:fldChar w:fldCharType="begin"/>
        </w:r>
        <w:r w:rsidRPr="00EC513B">
          <w:rPr>
            <w:rStyle w:val="Hyperlink"/>
          </w:rPr>
          <w:instrText xml:space="preserve"> </w:instrText>
        </w:r>
        <w:r>
          <w:instrText>HYPERLINK \l "_Toc470036901"</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4.5</w:t>
        </w:r>
        <w:r>
          <w:rPr>
            <w:rFonts w:asciiTheme="minorHAnsi" w:eastAsiaTheme="minorEastAsia" w:hAnsiTheme="minorHAnsi" w:cstheme="minorBidi"/>
            <w:color w:val="auto"/>
            <w:sz w:val="22"/>
            <w:szCs w:val="22"/>
            <w:lang w:eastAsia="zh-TW"/>
          </w:rPr>
          <w:tab/>
        </w:r>
        <w:r w:rsidRPr="00EC513B">
          <w:rPr>
            <w:rStyle w:val="Hyperlink"/>
          </w:rPr>
          <w:t>DEPLOYMENT</w:t>
        </w:r>
        <w:r>
          <w:rPr>
            <w:webHidden/>
          </w:rPr>
          <w:tab/>
        </w:r>
        <w:r>
          <w:rPr>
            <w:webHidden/>
          </w:rPr>
          <w:fldChar w:fldCharType="begin"/>
        </w:r>
        <w:r>
          <w:rPr>
            <w:webHidden/>
          </w:rPr>
          <w:instrText xml:space="preserve"> PAGEREF _Toc470036901 \h </w:instrText>
        </w:r>
        <w:r>
          <w:rPr>
            <w:webHidden/>
          </w:rPr>
        </w:r>
      </w:ins>
      <w:r>
        <w:rPr>
          <w:webHidden/>
        </w:rPr>
        <w:fldChar w:fldCharType="separate"/>
      </w:r>
      <w:ins w:id="88" w:author="Edward Leung" w:date="2016-12-20T22:39:00Z">
        <w:r>
          <w:rPr>
            <w:webHidden/>
          </w:rPr>
          <w:t>17</w:t>
        </w:r>
        <w:r>
          <w:rPr>
            <w:webHidden/>
          </w:rPr>
          <w:fldChar w:fldCharType="end"/>
        </w:r>
        <w:r w:rsidRPr="00EC513B">
          <w:rPr>
            <w:rStyle w:val="Hyperlink"/>
          </w:rPr>
          <w:fldChar w:fldCharType="end"/>
        </w:r>
      </w:ins>
    </w:p>
    <w:p w14:paraId="3469AEC7" w14:textId="77777777" w:rsidR="00C70AFB" w:rsidRDefault="00C70AFB">
      <w:pPr>
        <w:pStyle w:val="TOC1"/>
        <w:rPr>
          <w:ins w:id="89" w:author="Edward Leung" w:date="2016-12-20T22:39:00Z"/>
          <w:rFonts w:asciiTheme="minorHAnsi" w:eastAsiaTheme="minorEastAsia" w:hAnsiTheme="minorHAnsi" w:cstheme="minorBidi"/>
          <w:b w:val="0"/>
          <w:caps w:val="0"/>
          <w:color w:val="auto"/>
          <w:sz w:val="22"/>
          <w:szCs w:val="22"/>
          <w:lang w:eastAsia="zh-TW"/>
        </w:rPr>
      </w:pPr>
      <w:ins w:id="90" w:author="Edward Leung" w:date="2016-12-20T22:39:00Z">
        <w:r w:rsidRPr="00EC513B">
          <w:rPr>
            <w:rStyle w:val="Hyperlink"/>
          </w:rPr>
          <w:fldChar w:fldCharType="begin"/>
        </w:r>
        <w:r w:rsidRPr="00EC513B">
          <w:rPr>
            <w:rStyle w:val="Hyperlink"/>
          </w:rPr>
          <w:instrText xml:space="preserve"> </w:instrText>
        </w:r>
        <w:r>
          <w:instrText>HYPERLINK \l "_Toc470036902"</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5.</w:t>
        </w:r>
        <w:r>
          <w:rPr>
            <w:rFonts w:asciiTheme="minorHAnsi" w:eastAsiaTheme="minorEastAsia" w:hAnsiTheme="minorHAnsi" w:cstheme="minorBidi"/>
            <w:b w:val="0"/>
            <w:caps w:val="0"/>
            <w:color w:val="auto"/>
            <w:sz w:val="22"/>
            <w:szCs w:val="22"/>
            <w:lang w:eastAsia="zh-TW"/>
          </w:rPr>
          <w:tab/>
        </w:r>
        <w:r w:rsidRPr="00EC513B">
          <w:rPr>
            <w:rStyle w:val="Hyperlink"/>
          </w:rPr>
          <w:t>PROJECT ASSUMPTIONS</w:t>
        </w:r>
        <w:r>
          <w:rPr>
            <w:webHidden/>
          </w:rPr>
          <w:tab/>
        </w:r>
        <w:r>
          <w:rPr>
            <w:webHidden/>
          </w:rPr>
          <w:fldChar w:fldCharType="begin"/>
        </w:r>
        <w:r>
          <w:rPr>
            <w:webHidden/>
          </w:rPr>
          <w:instrText xml:space="preserve"> PAGEREF _Toc470036902 \h </w:instrText>
        </w:r>
        <w:r>
          <w:rPr>
            <w:webHidden/>
          </w:rPr>
        </w:r>
      </w:ins>
      <w:r>
        <w:rPr>
          <w:webHidden/>
        </w:rPr>
        <w:fldChar w:fldCharType="separate"/>
      </w:r>
      <w:ins w:id="91" w:author="Edward Leung" w:date="2016-12-20T22:39:00Z">
        <w:r>
          <w:rPr>
            <w:webHidden/>
          </w:rPr>
          <w:t>18</w:t>
        </w:r>
        <w:r>
          <w:rPr>
            <w:webHidden/>
          </w:rPr>
          <w:fldChar w:fldCharType="end"/>
        </w:r>
        <w:r w:rsidRPr="00EC513B">
          <w:rPr>
            <w:rStyle w:val="Hyperlink"/>
          </w:rPr>
          <w:fldChar w:fldCharType="end"/>
        </w:r>
      </w:ins>
    </w:p>
    <w:p w14:paraId="5562D551" w14:textId="77777777" w:rsidR="00C70AFB" w:rsidRDefault="00C70AFB">
      <w:pPr>
        <w:pStyle w:val="TOC1"/>
        <w:rPr>
          <w:ins w:id="92" w:author="Edward Leung" w:date="2016-12-20T22:39:00Z"/>
          <w:rFonts w:asciiTheme="minorHAnsi" w:eastAsiaTheme="minorEastAsia" w:hAnsiTheme="minorHAnsi" w:cstheme="minorBidi"/>
          <w:b w:val="0"/>
          <w:caps w:val="0"/>
          <w:color w:val="auto"/>
          <w:sz w:val="22"/>
          <w:szCs w:val="22"/>
          <w:lang w:eastAsia="zh-TW"/>
        </w:rPr>
      </w:pPr>
      <w:ins w:id="93" w:author="Edward Leung" w:date="2016-12-20T22:39:00Z">
        <w:r w:rsidRPr="00EC513B">
          <w:rPr>
            <w:rStyle w:val="Hyperlink"/>
          </w:rPr>
          <w:fldChar w:fldCharType="begin"/>
        </w:r>
        <w:r w:rsidRPr="00EC513B">
          <w:rPr>
            <w:rStyle w:val="Hyperlink"/>
          </w:rPr>
          <w:instrText xml:space="preserve"> </w:instrText>
        </w:r>
        <w:r>
          <w:instrText>HYPERLINK \l "_Toc470036903"</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6.</w:t>
        </w:r>
        <w:r>
          <w:rPr>
            <w:rFonts w:asciiTheme="minorHAnsi" w:eastAsiaTheme="minorEastAsia" w:hAnsiTheme="minorHAnsi" w:cstheme="minorBidi"/>
            <w:b w:val="0"/>
            <w:caps w:val="0"/>
            <w:color w:val="auto"/>
            <w:sz w:val="22"/>
            <w:szCs w:val="22"/>
            <w:lang w:eastAsia="zh-TW"/>
          </w:rPr>
          <w:tab/>
        </w:r>
        <w:r w:rsidRPr="00EC513B">
          <w:rPr>
            <w:rStyle w:val="Hyperlink"/>
          </w:rPr>
          <w:t>PROJECT ORGANIZATION</w:t>
        </w:r>
        <w:r>
          <w:rPr>
            <w:webHidden/>
          </w:rPr>
          <w:tab/>
        </w:r>
        <w:r>
          <w:rPr>
            <w:webHidden/>
          </w:rPr>
          <w:fldChar w:fldCharType="begin"/>
        </w:r>
        <w:r>
          <w:rPr>
            <w:webHidden/>
          </w:rPr>
          <w:instrText xml:space="preserve"> PAGEREF _Toc470036903 \h </w:instrText>
        </w:r>
        <w:r>
          <w:rPr>
            <w:webHidden/>
          </w:rPr>
        </w:r>
      </w:ins>
      <w:r>
        <w:rPr>
          <w:webHidden/>
        </w:rPr>
        <w:fldChar w:fldCharType="separate"/>
      </w:r>
      <w:ins w:id="94" w:author="Edward Leung" w:date="2016-12-20T22:39:00Z">
        <w:r>
          <w:rPr>
            <w:webHidden/>
          </w:rPr>
          <w:t>19</w:t>
        </w:r>
        <w:r>
          <w:rPr>
            <w:webHidden/>
          </w:rPr>
          <w:fldChar w:fldCharType="end"/>
        </w:r>
        <w:r w:rsidRPr="00EC513B">
          <w:rPr>
            <w:rStyle w:val="Hyperlink"/>
          </w:rPr>
          <w:fldChar w:fldCharType="end"/>
        </w:r>
      </w:ins>
    </w:p>
    <w:p w14:paraId="4B9E7A23" w14:textId="77777777" w:rsidR="00C70AFB" w:rsidRDefault="00C70AFB">
      <w:pPr>
        <w:pStyle w:val="TOC1"/>
        <w:rPr>
          <w:ins w:id="95" w:author="Edward Leung" w:date="2016-12-20T22:39:00Z"/>
          <w:rFonts w:asciiTheme="minorHAnsi" w:eastAsiaTheme="minorEastAsia" w:hAnsiTheme="minorHAnsi" w:cstheme="minorBidi"/>
          <w:b w:val="0"/>
          <w:caps w:val="0"/>
          <w:color w:val="auto"/>
          <w:sz w:val="22"/>
          <w:szCs w:val="22"/>
          <w:lang w:eastAsia="zh-TW"/>
        </w:rPr>
      </w:pPr>
      <w:ins w:id="96" w:author="Edward Leung" w:date="2016-12-20T22:39:00Z">
        <w:r w:rsidRPr="00EC513B">
          <w:rPr>
            <w:rStyle w:val="Hyperlink"/>
          </w:rPr>
          <w:fldChar w:fldCharType="begin"/>
        </w:r>
        <w:r w:rsidRPr="00EC513B">
          <w:rPr>
            <w:rStyle w:val="Hyperlink"/>
          </w:rPr>
          <w:instrText xml:space="preserve"> </w:instrText>
        </w:r>
        <w:r>
          <w:instrText>HYPERLINK \l "_Toc470036904"</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7.</w:t>
        </w:r>
        <w:r>
          <w:rPr>
            <w:rFonts w:asciiTheme="minorHAnsi" w:eastAsiaTheme="minorEastAsia" w:hAnsiTheme="minorHAnsi" w:cstheme="minorBidi"/>
            <w:b w:val="0"/>
            <w:caps w:val="0"/>
            <w:color w:val="auto"/>
            <w:sz w:val="22"/>
            <w:szCs w:val="22"/>
            <w:lang w:eastAsia="zh-TW"/>
          </w:rPr>
          <w:tab/>
        </w:r>
        <w:r w:rsidRPr="00EC513B">
          <w:rPr>
            <w:rStyle w:val="Hyperlink"/>
          </w:rPr>
          <w:t>PROJECT PLAN</w:t>
        </w:r>
        <w:r>
          <w:rPr>
            <w:webHidden/>
          </w:rPr>
          <w:tab/>
        </w:r>
        <w:r>
          <w:rPr>
            <w:webHidden/>
          </w:rPr>
          <w:fldChar w:fldCharType="begin"/>
        </w:r>
        <w:r>
          <w:rPr>
            <w:webHidden/>
          </w:rPr>
          <w:instrText xml:space="preserve"> PAGEREF _Toc470036904 \h </w:instrText>
        </w:r>
        <w:r>
          <w:rPr>
            <w:webHidden/>
          </w:rPr>
        </w:r>
      </w:ins>
      <w:r>
        <w:rPr>
          <w:webHidden/>
        </w:rPr>
        <w:fldChar w:fldCharType="separate"/>
      </w:r>
      <w:ins w:id="97" w:author="Edward Leung" w:date="2016-12-20T22:39:00Z">
        <w:r>
          <w:rPr>
            <w:webHidden/>
          </w:rPr>
          <w:t>21</w:t>
        </w:r>
        <w:r>
          <w:rPr>
            <w:webHidden/>
          </w:rPr>
          <w:fldChar w:fldCharType="end"/>
        </w:r>
        <w:r w:rsidRPr="00EC513B">
          <w:rPr>
            <w:rStyle w:val="Hyperlink"/>
          </w:rPr>
          <w:fldChar w:fldCharType="end"/>
        </w:r>
      </w:ins>
    </w:p>
    <w:p w14:paraId="19C07845" w14:textId="77777777" w:rsidR="00C70AFB" w:rsidRDefault="00C70AFB">
      <w:pPr>
        <w:pStyle w:val="TOC1"/>
        <w:rPr>
          <w:ins w:id="98" w:author="Edward Leung" w:date="2016-12-20T22:39:00Z"/>
          <w:rFonts w:asciiTheme="minorHAnsi" w:eastAsiaTheme="minorEastAsia" w:hAnsiTheme="minorHAnsi" w:cstheme="minorBidi"/>
          <w:b w:val="0"/>
          <w:caps w:val="0"/>
          <w:color w:val="auto"/>
          <w:sz w:val="22"/>
          <w:szCs w:val="22"/>
          <w:lang w:eastAsia="zh-TW"/>
        </w:rPr>
      </w:pPr>
      <w:ins w:id="99" w:author="Edward Leung" w:date="2016-12-20T22:39:00Z">
        <w:r w:rsidRPr="00EC513B">
          <w:rPr>
            <w:rStyle w:val="Hyperlink"/>
          </w:rPr>
          <w:fldChar w:fldCharType="begin"/>
        </w:r>
        <w:r w:rsidRPr="00EC513B">
          <w:rPr>
            <w:rStyle w:val="Hyperlink"/>
          </w:rPr>
          <w:instrText xml:space="preserve"> </w:instrText>
        </w:r>
        <w:r>
          <w:instrText>HYPERLINK \l "_Toc470036905"</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8.</w:t>
        </w:r>
        <w:r>
          <w:rPr>
            <w:rFonts w:asciiTheme="minorHAnsi" w:eastAsiaTheme="minorEastAsia" w:hAnsiTheme="minorHAnsi" w:cstheme="minorBidi"/>
            <w:b w:val="0"/>
            <w:caps w:val="0"/>
            <w:color w:val="auto"/>
            <w:sz w:val="22"/>
            <w:szCs w:val="22"/>
            <w:lang w:eastAsia="zh-TW"/>
          </w:rPr>
          <w:tab/>
        </w:r>
        <w:r w:rsidRPr="00EC513B">
          <w:rPr>
            <w:rStyle w:val="Hyperlink"/>
          </w:rPr>
          <w:t>INVESTMENT SUMMARY</w:t>
        </w:r>
        <w:r>
          <w:rPr>
            <w:webHidden/>
          </w:rPr>
          <w:tab/>
        </w:r>
        <w:r>
          <w:rPr>
            <w:webHidden/>
          </w:rPr>
          <w:fldChar w:fldCharType="begin"/>
        </w:r>
        <w:r>
          <w:rPr>
            <w:webHidden/>
          </w:rPr>
          <w:instrText xml:space="preserve"> PAGEREF _Toc470036905 \h </w:instrText>
        </w:r>
        <w:r>
          <w:rPr>
            <w:webHidden/>
          </w:rPr>
        </w:r>
      </w:ins>
      <w:r>
        <w:rPr>
          <w:webHidden/>
        </w:rPr>
        <w:fldChar w:fldCharType="separate"/>
      </w:r>
      <w:ins w:id="100" w:author="Edward Leung" w:date="2016-12-20T22:39:00Z">
        <w:r>
          <w:rPr>
            <w:webHidden/>
          </w:rPr>
          <w:t>22</w:t>
        </w:r>
        <w:r>
          <w:rPr>
            <w:webHidden/>
          </w:rPr>
          <w:fldChar w:fldCharType="end"/>
        </w:r>
        <w:r w:rsidRPr="00EC513B">
          <w:rPr>
            <w:rStyle w:val="Hyperlink"/>
          </w:rPr>
          <w:fldChar w:fldCharType="end"/>
        </w:r>
      </w:ins>
    </w:p>
    <w:p w14:paraId="07D2A398" w14:textId="77777777" w:rsidR="00C70AFB" w:rsidRDefault="00C70AFB">
      <w:pPr>
        <w:pStyle w:val="TOC2"/>
        <w:tabs>
          <w:tab w:val="left" w:pos="880"/>
        </w:tabs>
        <w:rPr>
          <w:ins w:id="101" w:author="Edward Leung" w:date="2016-12-20T22:39:00Z"/>
          <w:rFonts w:asciiTheme="minorHAnsi" w:eastAsiaTheme="minorEastAsia" w:hAnsiTheme="minorHAnsi" w:cstheme="minorBidi"/>
          <w:color w:val="auto"/>
          <w:sz w:val="22"/>
          <w:szCs w:val="22"/>
          <w:lang w:eastAsia="zh-TW"/>
        </w:rPr>
      </w:pPr>
      <w:ins w:id="102" w:author="Edward Leung" w:date="2016-12-20T22:39:00Z">
        <w:r w:rsidRPr="00EC513B">
          <w:rPr>
            <w:rStyle w:val="Hyperlink"/>
          </w:rPr>
          <w:lastRenderedPageBreak/>
          <w:fldChar w:fldCharType="begin"/>
        </w:r>
        <w:r w:rsidRPr="00EC513B">
          <w:rPr>
            <w:rStyle w:val="Hyperlink"/>
          </w:rPr>
          <w:instrText xml:space="preserve"> </w:instrText>
        </w:r>
        <w:r>
          <w:instrText>HYPERLINK \l "_Toc470036906"</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8.1</w:t>
        </w:r>
        <w:r>
          <w:rPr>
            <w:rFonts w:asciiTheme="minorHAnsi" w:eastAsiaTheme="minorEastAsia" w:hAnsiTheme="minorHAnsi" w:cstheme="minorBidi"/>
            <w:color w:val="auto"/>
            <w:sz w:val="22"/>
            <w:szCs w:val="22"/>
            <w:lang w:eastAsia="zh-TW"/>
          </w:rPr>
          <w:tab/>
        </w:r>
        <w:r w:rsidRPr="00EC513B">
          <w:rPr>
            <w:rStyle w:val="Hyperlink"/>
          </w:rPr>
          <w:t>PROFESSIONAL SERVICES</w:t>
        </w:r>
        <w:r>
          <w:rPr>
            <w:webHidden/>
          </w:rPr>
          <w:tab/>
        </w:r>
        <w:r>
          <w:rPr>
            <w:webHidden/>
          </w:rPr>
          <w:fldChar w:fldCharType="begin"/>
        </w:r>
        <w:r>
          <w:rPr>
            <w:webHidden/>
          </w:rPr>
          <w:instrText xml:space="preserve"> PAGEREF _Toc470036906 \h </w:instrText>
        </w:r>
        <w:r>
          <w:rPr>
            <w:webHidden/>
          </w:rPr>
        </w:r>
      </w:ins>
      <w:r>
        <w:rPr>
          <w:webHidden/>
        </w:rPr>
        <w:fldChar w:fldCharType="separate"/>
      </w:r>
      <w:ins w:id="103" w:author="Edward Leung" w:date="2016-12-20T22:39:00Z">
        <w:r>
          <w:rPr>
            <w:webHidden/>
          </w:rPr>
          <w:t>22</w:t>
        </w:r>
        <w:r>
          <w:rPr>
            <w:webHidden/>
          </w:rPr>
          <w:fldChar w:fldCharType="end"/>
        </w:r>
        <w:r w:rsidRPr="00EC513B">
          <w:rPr>
            <w:rStyle w:val="Hyperlink"/>
          </w:rPr>
          <w:fldChar w:fldCharType="end"/>
        </w:r>
      </w:ins>
    </w:p>
    <w:p w14:paraId="36DABE5C" w14:textId="77777777" w:rsidR="00C70AFB" w:rsidRDefault="00C70AFB">
      <w:pPr>
        <w:pStyle w:val="TOC1"/>
        <w:rPr>
          <w:ins w:id="104" w:author="Edward Leung" w:date="2016-12-20T22:39:00Z"/>
          <w:rFonts w:asciiTheme="minorHAnsi" w:eastAsiaTheme="minorEastAsia" w:hAnsiTheme="minorHAnsi" w:cstheme="minorBidi"/>
          <w:b w:val="0"/>
          <w:caps w:val="0"/>
          <w:color w:val="auto"/>
          <w:sz w:val="22"/>
          <w:szCs w:val="22"/>
          <w:lang w:eastAsia="zh-TW"/>
        </w:rPr>
      </w:pPr>
      <w:ins w:id="105" w:author="Edward Leung" w:date="2016-12-20T22:39:00Z">
        <w:r w:rsidRPr="00EC513B">
          <w:rPr>
            <w:rStyle w:val="Hyperlink"/>
          </w:rPr>
          <w:fldChar w:fldCharType="begin"/>
        </w:r>
        <w:r w:rsidRPr="00EC513B">
          <w:rPr>
            <w:rStyle w:val="Hyperlink"/>
          </w:rPr>
          <w:instrText xml:space="preserve"> </w:instrText>
        </w:r>
        <w:r>
          <w:instrText>HYPERLINK \l "_Toc470036907"</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9.</w:t>
        </w:r>
        <w:r>
          <w:rPr>
            <w:rFonts w:asciiTheme="minorHAnsi" w:eastAsiaTheme="minorEastAsia" w:hAnsiTheme="minorHAnsi" w:cstheme="minorBidi"/>
            <w:b w:val="0"/>
            <w:caps w:val="0"/>
            <w:color w:val="auto"/>
            <w:sz w:val="22"/>
            <w:szCs w:val="22"/>
            <w:lang w:eastAsia="zh-TW"/>
          </w:rPr>
          <w:tab/>
        </w:r>
        <w:r w:rsidRPr="00EC513B">
          <w:rPr>
            <w:rStyle w:val="Hyperlink"/>
          </w:rPr>
          <w:t>Critical Success Factors of this project</w:t>
        </w:r>
        <w:r>
          <w:rPr>
            <w:webHidden/>
          </w:rPr>
          <w:tab/>
        </w:r>
        <w:r>
          <w:rPr>
            <w:webHidden/>
          </w:rPr>
          <w:fldChar w:fldCharType="begin"/>
        </w:r>
        <w:r>
          <w:rPr>
            <w:webHidden/>
          </w:rPr>
          <w:instrText xml:space="preserve"> PAGEREF _Toc470036907 \h </w:instrText>
        </w:r>
        <w:r>
          <w:rPr>
            <w:webHidden/>
          </w:rPr>
        </w:r>
      </w:ins>
      <w:r>
        <w:rPr>
          <w:webHidden/>
        </w:rPr>
        <w:fldChar w:fldCharType="separate"/>
      </w:r>
      <w:ins w:id="106" w:author="Edward Leung" w:date="2016-12-20T22:39:00Z">
        <w:r>
          <w:rPr>
            <w:webHidden/>
          </w:rPr>
          <w:t>23</w:t>
        </w:r>
        <w:r>
          <w:rPr>
            <w:webHidden/>
          </w:rPr>
          <w:fldChar w:fldCharType="end"/>
        </w:r>
        <w:r w:rsidRPr="00EC513B">
          <w:rPr>
            <w:rStyle w:val="Hyperlink"/>
          </w:rPr>
          <w:fldChar w:fldCharType="end"/>
        </w:r>
      </w:ins>
    </w:p>
    <w:p w14:paraId="00C5957C" w14:textId="77777777" w:rsidR="00C70AFB" w:rsidRDefault="00C70AFB">
      <w:pPr>
        <w:pStyle w:val="TOC1"/>
        <w:rPr>
          <w:ins w:id="107" w:author="Edward Leung" w:date="2016-12-20T22:39:00Z"/>
          <w:rFonts w:asciiTheme="minorHAnsi" w:eastAsiaTheme="minorEastAsia" w:hAnsiTheme="minorHAnsi" w:cstheme="minorBidi"/>
          <w:b w:val="0"/>
          <w:caps w:val="0"/>
          <w:color w:val="auto"/>
          <w:sz w:val="22"/>
          <w:szCs w:val="22"/>
          <w:lang w:eastAsia="zh-TW"/>
        </w:rPr>
      </w:pPr>
      <w:ins w:id="108" w:author="Edward Leung" w:date="2016-12-20T22:39:00Z">
        <w:r w:rsidRPr="00EC513B">
          <w:rPr>
            <w:rStyle w:val="Hyperlink"/>
          </w:rPr>
          <w:fldChar w:fldCharType="begin"/>
        </w:r>
        <w:r w:rsidRPr="00EC513B">
          <w:rPr>
            <w:rStyle w:val="Hyperlink"/>
          </w:rPr>
          <w:instrText xml:space="preserve"> </w:instrText>
        </w:r>
        <w:r>
          <w:instrText>HYPERLINK \l "_Toc470036908"</w:instrText>
        </w:r>
        <w:r w:rsidRPr="00EC513B">
          <w:rPr>
            <w:rStyle w:val="Hyperlink"/>
          </w:rPr>
          <w:instrText xml:space="preserve"> </w:instrText>
        </w:r>
        <w:r w:rsidRPr="00EC513B">
          <w:rPr>
            <w:rStyle w:val="Hyperlink"/>
          </w:rPr>
        </w:r>
        <w:r w:rsidRPr="00EC513B">
          <w:rPr>
            <w:rStyle w:val="Hyperlink"/>
          </w:rPr>
          <w:fldChar w:fldCharType="separate"/>
        </w:r>
        <w:r w:rsidRPr="00EC513B">
          <w:rPr>
            <w:rStyle w:val="Hyperlink"/>
          </w:rPr>
          <w:t>10.</w:t>
        </w:r>
        <w:r>
          <w:rPr>
            <w:rFonts w:asciiTheme="minorHAnsi" w:eastAsiaTheme="minorEastAsia" w:hAnsiTheme="minorHAnsi" w:cstheme="minorBidi"/>
            <w:b w:val="0"/>
            <w:caps w:val="0"/>
            <w:color w:val="auto"/>
            <w:sz w:val="22"/>
            <w:szCs w:val="22"/>
            <w:lang w:eastAsia="zh-TW"/>
          </w:rPr>
          <w:tab/>
        </w:r>
        <w:r w:rsidRPr="00EC513B">
          <w:rPr>
            <w:rStyle w:val="Hyperlink"/>
          </w:rPr>
          <w:t>CLIENT SERVICE TEAM</w:t>
        </w:r>
        <w:r>
          <w:rPr>
            <w:webHidden/>
          </w:rPr>
          <w:tab/>
        </w:r>
        <w:r>
          <w:rPr>
            <w:webHidden/>
          </w:rPr>
          <w:fldChar w:fldCharType="begin"/>
        </w:r>
        <w:r>
          <w:rPr>
            <w:webHidden/>
          </w:rPr>
          <w:instrText xml:space="preserve"> PAGEREF _Toc470036908 \h </w:instrText>
        </w:r>
        <w:r>
          <w:rPr>
            <w:webHidden/>
          </w:rPr>
        </w:r>
      </w:ins>
      <w:r>
        <w:rPr>
          <w:webHidden/>
        </w:rPr>
        <w:fldChar w:fldCharType="separate"/>
      </w:r>
      <w:ins w:id="109" w:author="Edward Leung" w:date="2016-12-20T22:39:00Z">
        <w:r>
          <w:rPr>
            <w:webHidden/>
          </w:rPr>
          <w:t>25</w:t>
        </w:r>
        <w:r>
          <w:rPr>
            <w:webHidden/>
          </w:rPr>
          <w:fldChar w:fldCharType="end"/>
        </w:r>
        <w:r w:rsidRPr="00EC513B">
          <w:rPr>
            <w:rStyle w:val="Hyperlink"/>
          </w:rPr>
          <w:fldChar w:fldCharType="end"/>
        </w:r>
      </w:ins>
    </w:p>
    <w:p w14:paraId="77F567C6" w14:textId="77777777" w:rsidR="001C4BE1" w:rsidDel="00C70AFB" w:rsidRDefault="001C4BE1">
      <w:pPr>
        <w:pStyle w:val="TOC1"/>
        <w:rPr>
          <w:del w:id="110" w:author="Edward Leung" w:date="2016-12-20T22:35:00Z"/>
          <w:rFonts w:asciiTheme="minorHAnsi" w:eastAsiaTheme="minorEastAsia" w:hAnsiTheme="minorHAnsi" w:cstheme="minorBidi"/>
          <w:b w:val="0"/>
          <w:caps w:val="0"/>
          <w:color w:val="auto"/>
          <w:sz w:val="22"/>
          <w:szCs w:val="22"/>
        </w:rPr>
      </w:pPr>
      <w:del w:id="111" w:author="Edward Leung" w:date="2016-12-20T22:35:00Z">
        <w:r w:rsidRPr="00C70AFB" w:rsidDel="00C70AFB">
          <w:rPr>
            <w:rFonts w:cs="Times New Roman"/>
            <w:rPrChange w:id="112" w:author="Edward Leung" w:date="2016-12-20T22:35:00Z">
              <w:rPr>
                <w:rStyle w:val="Hyperlink"/>
              </w:rPr>
            </w:rPrChange>
          </w:rPr>
          <w:delText>1.</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13" w:author="Edward Leung" w:date="2016-12-20T22:35:00Z">
              <w:rPr>
                <w:rStyle w:val="Hyperlink"/>
              </w:rPr>
            </w:rPrChange>
          </w:rPr>
          <w:delText>EXECUTIVE SUMMARY</w:delText>
        </w:r>
        <w:r w:rsidDel="00C70AFB">
          <w:rPr>
            <w:webHidden/>
          </w:rPr>
          <w:tab/>
          <w:delText>3</w:delText>
        </w:r>
      </w:del>
    </w:p>
    <w:p w14:paraId="1C9B1D81" w14:textId="77777777" w:rsidR="001C4BE1" w:rsidDel="00C70AFB" w:rsidRDefault="001C4BE1">
      <w:pPr>
        <w:pStyle w:val="TOC1"/>
        <w:rPr>
          <w:del w:id="114" w:author="Edward Leung" w:date="2016-12-20T22:35:00Z"/>
          <w:rFonts w:asciiTheme="minorHAnsi" w:eastAsiaTheme="minorEastAsia" w:hAnsiTheme="minorHAnsi" w:cstheme="minorBidi"/>
          <w:b w:val="0"/>
          <w:caps w:val="0"/>
          <w:color w:val="auto"/>
          <w:sz w:val="22"/>
          <w:szCs w:val="22"/>
        </w:rPr>
      </w:pPr>
      <w:del w:id="115" w:author="Edward Leung" w:date="2016-12-20T22:35:00Z">
        <w:r w:rsidRPr="00C70AFB" w:rsidDel="00C70AFB">
          <w:rPr>
            <w:rFonts w:cs="Times New Roman"/>
            <w:rPrChange w:id="116" w:author="Edward Leung" w:date="2016-12-20T22:35:00Z">
              <w:rPr>
                <w:rStyle w:val="Hyperlink"/>
              </w:rPr>
            </w:rPrChange>
          </w:rPr>
          <w:delText>2.</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17" w:author="Edward Leung" w:date="2016-12-20T22:35:00Z">
              <w:rPr>
                <w:rStyle w:val="Hyperlink"/>
              </w:rPr>
            </w:rPrChange>
          </w:rPr>
          <w:delText>CORPORATE PROFILE</w:delText>
        </w:r>
        <w:r w:rsidDel="00C70AFB">
          <w:rPr>
            <w:webHidden/>
          </w:rPr>
          <w:tab/>
          <w:delText>4</w:delText>
        </w:r>
      </w:del>
    </w:p>
    <w:p w14:paraId="05C79A09" w14:textId="77777777" w:rsidR="001C4BE1" w:rsidDel="00C70AFB" w:rsidRDefault="001C4BE1">
      <w:pPr>
        <w:pStyle w:val="TOC2"/>
        <w:tabs>
          <w:tab w:val="left" w:pos="880"/>
        </w:tabs>
        <w:rPr>
          <w:del w:id="118" w:author="Edward Leung" w:date="2016-12-20T22:35:00Z"/>
          <w:rFonts w:asciiTheme="minorHAnsi" w:eastAsiaTheme="minorEastAsia" w:hAnsiTheme="minorHAnsi" w:cstheme="minorBidi"/>
          <w:color w:val="auto"/>
          <w:sz w:val="22"/>
          <w:szCs w:val="22"/>
        </w:rPr>
      </w:pPr>
      <w:del w:id="119" w:author="Edward Leung" w:date="2016-12-20T22:35:00Z">
        <w:r w:rsidRPr="00C70AFB" w:rsidDel="00C70AFB">
          <w:rPr>
            <w:rFonts w:cs="Times New Roman"/>
            <w:rPrChange w:id="120" w:author="Edward Leung" w:date="2016-12-20T22:35:00Z">
              <w:rPr>
                <w:rStyle w:val="Hyperlink"/>
              </w:rPr>
            </w:rPrChange>
          </w:rPr>
          <w:delText>2.1</w:delText>
        </w:r>
        <w:r w:rsidDel="00C70AFB">
          <w:rPr>
            <w:rFonts w:asciiTheme="minorHAnsi" w:eastAsiaTheme="minorEastAsia" w:hAnsiTheme="minorHAnsi" w:cstheme="minorBidi"/>
            <w:color w:val="auto"/>
            <w:sz w:val="22"/>
            <w:szCs w:val="22"/>
          </w:rPr>
          <w:tab/>
        </w:r>
        <w:r w:rsidRPr="00C70AFB" w:rsidDel="00C70AFB">
          <w:rPr>
            <w:rFonts w:cs="Times New Roman"/>
            <w:rPrChange w:id="121" w:author="Edward Leung" w:date="2016-12-20T22:35:00Z">
              <w:rPr>
                <w:rStyle w:val="Hyperlink"/>
              </w:rPr>
            </w:rPrChange>
          </w:rPr>
          <w:delText>RGP FINANCE &amp; ACCOUNTING PRACTICE</w:delText>
        </w:r>
        <w:r w:rsidDel="00C70AFB">
          <w:rPr>
            <w:webHidden/>
          </w:rPr>
          <w:tab/>
          <w:delText>4</w:delText>
        </w:r>
      </w:del>
    </w:p>
    <w:p w14:paraId="556CF946" w14:textId="77777777" w:rsidR="001C4BE1" w:rsidDel="00C70AFB" w:rsidRDefault="001C4BE1">
      <w:pPr>
        <w:pStyle w:val="TOC2"/>
        <w:tabs>
          <w:tab w:val="left" w:pos="880"/>
        </w:tabs>
        <w:rPr>
          <w:del w:id="122" w:author="Edward Leung" w:date="2016-12-20T22:35:00Z"/>
          <w:rFonts w:asciiTheme="minorHAnsi" w:eastAsiaTheme="minorEastAsia" w:hAnsiTheme="minorHAnsi" w:cstheme="minorBidi"/>
          <w:color w:val="auto"/>
          <w:sz w:val="22"/>
          <w:szCs w:val="22"/>
        </w:rPr>
      </w:pPr>
      <w:del w:id="123" w:author="Edward Leung" w:date="2016-12-20T22:35:00Z">
        <w:r w:rsidRPr="00C70AFB" w:rsidDel="00C70AFB">
          <w:rPr>
            <w:rFonts w:cs="Times New Roman"/>
            <w:rPrChange w:id="124" w:author="Edward Leung" w:date="2016-12-20T22:35:00Z">
              <w:rPr>
                <w:rStyle w:val="Hyperlink"/>
              </w:rPr>
            </w:rPrChange>
          </w:rPr>
          <w:delText>2.2</w:delText>
        </w:r>
        <w:r w:rsidDel="00C70AFB">
          <w:rPr>
            <w:rFonts w:asciiTheme="minorHAnsi" w:eastAsiaTheme="minorEastAsia" w:hAnsiTheme="minorHAnsi" w:cstheme="minorBidi"/>
            <w:color w:val="auto"/>
            <w:sz w:val="22"/>
            <w:szCs w:val="22"/>
          </w:rPr>
          <w:tab/>
        </w:r>
        <w:r w:rsidRPr="00C70AFB" w:rsidDel="00C70AFB">
          <w:rPr>
            <w:rFonts w:cs="Times New Roman"/>
            <w:rPrChange w:id="125" w:author="Edward Leung" w:date="2016-12-20T22:35:00Z">
              <w:rPr>
                <w:rStyle w:val="Hyperlink"/>
              </w:rPr>
            </w:rPrChange>
          </w:rPr>
          <w:delText>INFORMATION MANAGEMENT PRACTICE</w:delText>
        </w:r>
        <w:r w:rsidDel="00C70AFB">
          <w:rPr>
            <w:webHidden/>
          </w:rPr>
          <w:tab/>
          <w:delText>5</w:delText>
        </w:r>
      </w:del>
    </w:p>
    <w:p w14:paraId="50A3E080" w14:textId="77777777" w:rsidR="001C4BE1" w:rsidDel="00C70AFB" w:rsidRDefault="001C4BE1">
      <w:pPr>
        <w:pStyle w:val="TOC2"/>
        <w:tabs>
          <w:tab w:val="left" w:pos="880"/>
        </w:tabs>
        <w:rPr>
          <w:del w:id="126" w:author="Edward Leung" w:date="2016-12-20T22:35:00Z"/>
          <w:rFonts w:asciiTheme="minorHAnsi" w:eastAsiaTheme="minorEastAsia" w:hAnsiTheme="minorHAnsi" w:cstheme="minorBidi"/>
          <w:color w:val="auto"/>
          <w:sz w:val="22"/>
          <w:szCs w:val="22"/>
        </w:rPr>
      </w:pPr>
      <w:del w:id="127" w:author="Edward Leung" w:date="2016-12-20T22:35:00Z">
        <w:r w:rsidRPr="00C70AFB" w:rsidDel="00C70AFB">
          <w:rPr>
            <w:rFonts w:cs="Times New Roman"/>
            <w:rPrChange w:id="128" w:author="Edward Leung" w:date="2016-12-20T22:35:00Z">
              <w:rPr>
                <w:rStyle w:val="Hyperlink"/>
              </w:rPr>
            </w:rPrChange>
          </w:rPr>
          <w:delText>2.3</w:delText>
        </w:r>
        <w:r w:rsidDel="00C70AFB">
          <w:rPr>
            <w:rFonts w:asciiTheme="minorHAnsi" w:eastAsiaTheme="minorEastAsia" w:hAnsiTheme="minorHAnsi" w:cstheme="minorBidi"/>
            <w:color w:val="auto"/>
            <w:sz w:val="22"/>
            <w:szCs w:val="22"/>
          </w:rPr>
          <w:tab/>
        </w:r>
        <w:r w:rsidRPr="00C70AFB" w:rsidDel="00C70AFB">
          <w:rPr>
            <w:rFonts w:cs="Times New Roman"/>
            <w:rPrChange w:id="129" w:author="Edward Leung" w:date="2016-12-20T22:35:00Z">
              <w:rPr>
                <w:rStyle w:val="Hyperlink"/>
              </w:rPr>
            </w:rPrChange>
          </w:rPr>
          <w:delText>RGP PROGRAM &amp; CHANGE MANAGEMENT APPROACH</w:delText>
        </w:r>
        <w:r w:rsidDel="00C70AFB">
          <w:rPr>
            <w:webHidden/>
          </w:rPr>
          <w:tab/>
          <w:delText>6</w:delText>
        </w:r>
      </w:del>
    </w:p>
    <w:p w14:paraId="39E861D2" w14:textId="77777777" w:rsidR="001C4BE1" w:rsidDel="00C70AFB" w:rsidRDefault="001C4BE1">
      <w:pPr>
        <w:pStyle w:val="TOC2"/>
        <w:tabs>
          <w:tab w:val="left" w:pos="880"/>
        </w:tabs>
        <w:rPr>
          <w:del w:id="130" w:author="Edward Leung" w:date="2016-12-20T22:35:00Z"/>
          <w:rFonts w:asciiTheme="minorHAnsi" w:eastAsiaTheme="minorEastAsia" w:hAnsiTheme="minorHAnsi" w:cstheme="minorBidi"/>
          <w:color w:val="auto"/>
          <w:sz w:val="22"/>
          <w:szCs w:val="22"/>
        </w:rPr>
      </w:pPr>
      <w:del w:id="131" w:author="Edward Leung" w:date="2016-12-20T22:35:00Z">
        <w:r w:rsidRPr="00C70AFB" w:rsidDel="00C70AFB">
          <w:rPr>
            <w:rFonts w:cs="Times New Roman"/>
            <w:rPrChange w:id="132" w:author="Edward Leung" w:date="2016-12-20T22:35:00Z">
              <w:rPr>
                <w:rStyle w:val="Hyperlink"/>
              </w:rPr>
            </w:rPrChange>
          </w:rPr>
          <w:delText>2.4</w:delText>
        </w:r>
        <w:r w:rsidDel="00C70AFB">
          <w:rPr>
            <w:rFonts w:asciiTheme="minorHAnsi" w:eastAsiaTheme="minorEastAsia" w:hAnsiTheme="minorHAnsi" w:cstheme="minorBidi"/>
            <w:color w:val="auto"/>
            <w:sz w:val="22"/>
            <w:szCs w:val="22"/>
          </w:rPr>
          <w:tab/>
        </w:r>
        <w:r w:rsidRPr="00C70AFB" w:rsidDel="00C70AFB">
          <w:rPr>
            <w:rFonts w:cs="Times New Roman"/>
            <w:rPrChange w:id="133" w:author="Edward Leung" w:date="2016-12-20T22:35:00Z">
              <w:rPr>
                <w:rStyle w:val="Hyperlink"/>
              </w:rPr>
            </w:rPrChange>
          </w:rPr>
          <w:delText>PROGRAM MANAGEMENT APPROACH</w:delText>
        </w:r>
        <w:r w:rsidDel="00C70AFB">
          <w:rPr>
            <w:webHidden/>
          </w:rPr>
          <w:tab/>
          <w:delText>6</w:delText>
        </w:r>
      </w:del>
    </w:p>
    <w:p w14:paraId="22FD8E88" w14:textId="77777777" w:rsidR="001C4BE1" w:rsidDel="00C70AFB" w:rsidRDefault="001C4BE1">
      <w:pPr>
        <w:pStyle w:val="TOC2"/>
        <w:tabs>
          <w:tab w:val="left" w:pos="880"/>
        </w:tabs>
        <w:rPr>
          <w:del w:id="134" w:author="Edward Leung" w:date="2016-12-20T22:35:00Z"/>
          <w:rFonts w:asciiTheme="minorHAnsi" w:eastAsiaTheme="minorEastAsia" w:hAnsiTheme="minorHAnsi" w:cstheme="minorBidi"/>
          <w:color w:val="auto"/>
          <w:sz w:val="22"/>
          <w:szCs w:val="22"/>
        </w:rPr>
      </w:pPr>
      <w:del w:id="135" w:author="Edward Leung" w:date="2016-12-20T22:35:00Z">
        <w:r w:rsidRPr="00C70AFB" w:rsidDel="00C70AFB">
          <w:rPr>
            <w:rFonts w:cs="Times New Roman"/>
            <w:rPrChange w:id="136" w:author="Edward Leung" w:date="2016-12-20T22:35:00Z">
              <w:rPr>
                <w:rStyle w:val="Hyperlink"/>
              </w:rPr>
            </w:rPrChange>
          </w:rPr>
          <w:delText>2.5</w:delText>
        </w:r>
        <w:r w:rsidDel="00C70AFB">
          <w:rPr>
            <w:rFonts w:asciiTheme="minorHAnsi" w:eastAsiaTheme="minorEastAsia" w:hAnsiTheme="minorHAnsi" w:cstheme="minorBidi"/>
            <w:color w:val="auto"/>
            <w:sz w:val="22"/>
            <w:szCs w:val="22"/>
          </w:rPr>
          <w:tab/>
        </w:r>
        <w:r w:rsidRPr="00C70AFB" w:rsidDel="00C70AFB">
          <w:rPr>
            <w:rFonts w:cs="Times New Roman"/>
            <w:rPrChange w:id="137" w:author="Edward Leung" w:date="2016-12-20T22:35:00Z">
              <w:rPr>
                <w:rStyle w:val="Hyperlink"/>
              </w:rPr>
            </w:rPrChange>
          </w:rPr>
          <w:delText>CHANGE MANAGEMENT &amp; USER TEAM BUY-IN</w:delText>
        </w:r>
        <w:r w:rsidDel="00C70AFB">
          <w:rPr>
            <w:webHidden/>
          </w:rPr>
          <w:tab/>
          <w:delText>7</w:delText>
        </w:r>
      </w:del>
    </w:p>
    <w:p w14:paraId="7451B7B1" w14:textId="77777777" w:rsidR="001C4BE1" w:rsidDel="00C70AFB" w:rsidRDefault="001C4BE1">
      <w:pPr>
        <w:pStyle w:val="TOC1"/>
        <w:rPr>
          <w:del w:id="138" w:author="Edward Leung" w:date="2016-12-20T22:35:00Z"/>
          <w:rFonts w:asciiTheme="minorHAnsi" w:eastAsiaTheme="minorEastAsia" w:hAnsiTheme="minorHAnsi" w:cstheme="minorBidi"/>
          <w:b w:val="0"/>
          <w:caps w:val="0"/>
          <w:color w:val="auto"/>
          <w:sz w:val="22"/>
          <w:szCs w:val="22"/>
        </w:rPr>
      </w:pPr>
      <w:del w:id="139" w:author="Edward Leung" w:date="2016-12-20T22:35:00Z">
        <w:r w:rsidRPr="00C70AFB" w:rsidDel="00C70AFB">
          <w:rPr>
            <w:rFonts w:cs="Times New Roman"/>
            <w:rPrChange w:id="140" w:author="Edward Leung" w:date="2016-12-20T22:35:00Z">
              <w:rPr>
                <w:rStyle w:val="Hyperlink"/>
              </w:rPr>
            </w:rPrChange>
          </w:rPr>
          <w:delText>3.</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41" w:author="Edward Leung" w:date="2016-12-20T22:35:00Z">
              <w:rPr>
                <w:rStyle w:val="Hyperlink"/>
              </w:rPr>
            </w:rPrChange>
          </w:rPr>
          <w:delText>SCOPE OF WORK</w:delText>
        </w:r>
        <w:r w:rsidDel="00C70AFB">
          <w:rPr>
            <w:webHidden/>
          </w:rPr>
          <w:tab/>
          <w:delText>9</w:delText>
        </w:r>
      </w:del>
    </w:p>
    <w:p w14:paraId="7E00FBA8" w14:textId="77777777" w:rsidR="001C4BE1" w:rsidDel="00C70AFB" w:rsidRDefault="001C4BE1">
      <w:pPr>
        <w:pStyle w:val="TOC2"/>
        <w:tabs>
          <w:tab w:val="left" w:pos="880"/>
        </w:tabs>
        <w:rPr>
          <w:del w:id="142" w:author="Edward Leung" w:date="2016-12-20T22:35:00Z"/>
          <w:rFonts w:asciiTheme="minorHAnsi" w:eastAsiaTheme="minorEastAsia" w:hAnsiTheme="minorHAnsi" w:cstheme="minorBidi"/>
          <w:color w:val="auto"/>
          <w:sz w:val="22"/>
          <w:szCs w:val="22"/>
        </w:rPr>
      </w:pPr>
      <w:del w:id="143" w:author="Edward Leung" w:date="2016-12-20T22:35:00Z">
        <w:r w:rsidRPr="00C70AFB" w:rsidDel="00C70AFB">
          <w:rPr>
            <w:rFonts w:cs="Times New Roman"/>
            <w:rPrChange w:id="144" w:author="Edward Leung" w:date="2016-12-20T22:35:00Z">
              <w:rPr>
                <w:rStyle w:val="Hyperlink"/>
              </w:rPr>
            </w:rPrChange>
          </w:rPr>
          <w:delText>3.1</w:delText>
        </w:r>
        <w:r w:rsidDel="00C70AFB">
          <w:rPr>
            <w:rFonts w:asciiTheme="minorHAnsi" w:eastAsiaTheme="minorEastAsia" w:hAnsiTheme="minorHAnsi" w:cstheme="minorBidi"/>
            <w:color w:val="auto"/>
            <w:sz w:val="22"/>
            <w:szCs w:val="22"/>
          </w:rPr>
          <w:tab/>
        </w:r>
        <w:r w:rsidRPr="00C70AFB" w:rsidDel="00C70AFB">
          <w:rPr>
            <w:rFonts w:cs="Times New Roman"/>
            <w:rPrChange w:id="145" w:author="Edward Leung" w:date="2016-12-20T22:35:00Z">
              <w:rPr>
                <w:rStyle w:val="Hyperlink"/>
              </w:rPr>
            </w:rPrChange>
          </w:rPr>
          <w:delText>OBJECTIVES</w:delText>
        </w:r>
        <w:r w:rsidDel="00C70AFB">
          <w:rPr>
            <w:webHidden/>
          </w:rPr>
          <w:tab/>
          <w:delText>9</w:delText>
        </w:r>
      </w:del>
    </w:p>
    <w:p w14:paraId="06C34DB4" w14:textId="77777777" w:rsidR="001C4BE1" w:rsidDel="00C70AFB" w:rsidRDefault="001C4BE1">
      <w:pPr>
        <w:pStyle w:val="TOC2"/>
        <w:tabs>
          <w:tab w:val="left" w:pos="880"/>
        </w:tabs>
        <w:rPr>
          <w:del w:id="146" w:author="Edward Leung" w:date="2016-12-20T22:35:00Z"/>
          <w:rFonts w:asciiTheme="minorHAnsi" w:eastAsiaTheme="minorEastAsia" w:hAnsiTheme="minorHAnsi" w:cstheme="minorBidi"/>
          <w:color w:val="auto"/>
          <w:sz w:val="22"/>
          <w:szCs w:val="22"/>
        </w:rPr>
      </w:pPr>
      <w:del w:id="147" w:author="Edward Leung" w:date="2016-12-20T22:35:00Z">
        <w:r w:rsidRPr="00C70AFB" w:rsidDel="00C70AFB">
          <w:rPr>
            <w:rFonts w:cs="Times New Roman"/>
            <w:rPrChange w:id="148" w:author="Edward Leung" w:date="2016-12-20T22:35:00Z">
              <w:rPr>
                <w:rStyle w:val="Hyperlink"/>
              </w:rPr>
            </w:rPrChange>
          </w:rPr>
          <w:delText>3.2</w:delText>
        </w:r>
        <w:r w:rsidDel="00C70AFB">
          <w:rPr>
            <w:rFonts w:asciiTheme="minorHAnsi" w:eastAsiaTheme="minorEastAsia" w:hAnsiTheme="minorHAnsi" w:cstheme="minorBidi"/>
            <w:color w:val="auto"/>
            <w:sz w:val="22"/>
            <w:szCs w:val="22"/>
          </w:rPr>
          <w:tab/>
        </w:r>
        <w:r w:rsidRPr="00C70AFB" w:rsidDel="00C70AFB">
          <w:rPr>
            <w:rFonts w:cs="Times New Roman"/>
            <w:rPrChange w:id="149" w:author="Edward Leung" w:date="2016-12-20T22:35:00Z">
              <w:rPr>
                <w:rStyle w:val="Hyperlink"/>
              </w:rPr>
            </w:rPrChange>
          </w:rPr>
          <w:delText>PROPOSD SOLUTION</w:delText>
        </w:r>
        <w:r w:rsidDel="00C70AFB">
          <w:rPr>
            <w:webHidden/>
          </w:rPr>
          <w:tab/>
          <w:delText>9</w:delText>
        </w:r>
      </w:del>
    </w:p>
    <w:p w14:paraId="0D8894A3" w14:textId="77777777" w:rsidR="001C4BE1" w:rsidDel="00C70AFB" w:rsidRDefault="001C4BE1">
      <w:pPr>
        <w:pStyle w:val="TOC2"/>
        <w:tabs>
          <w:tab w:val="left" w:pos="880"/>
        </w:tabs>
        <w:rPr>
          <w:del w:id="150" w:author="Edward Leung" w:date="2016-12-20T22:35:00Z"/>
          <w:rFonts w:asciiTheme="minorHAnsi" w:eastAsiaTheme="minorEastAsia" w:hAnsiTheme="minorHAnsi" w:cstheme="minorBidi"/>
          <w:color w:val="auto"/>
          <w:sz w:val="22"/>
          <w:szCs w:val="22"/>
        </w:rPr>
      </w:pPr>
      <w:del w:id="151" w:author="Edward Leung" w:date="2016-12-20T22:35:00Z">
        <w:r w:rsidRPr="00C70AFB" w:rsidDel="00C70AFB">
          <w:rPr>
            <w:rFonts w:cs="Times New Roman"/>
            <w:rPrChange w:id="152" w:author="Edward Leung" w:date="2016-12-20T22:35:00Z">
              <w:rPr>
                <w:rStyle w:val="Hyperlink"/>
              </w:rPr>
            </w:rPrChange>
          </w:rPr>
          <w:delText>3.3</w:delText>
        </w:r>
        <w:r w:rsidDel="00C70AFB">
          <w:rPr>
            <w:rFonts w:asciiTheme="minorHAnsi" w:eastAsiaTheme="minorEastAsia" w:hAnsiTheme="minorHAnsi" w:cstheme="minorBidi"/>
            <w:color w:val="auto"/>
            <w:sz w:val="22"/>
            <w:szCs w:val="22"/>
          </w:rPr>
          <w:tab/>
        </w:r>
        <w:r w:rsidRPr="00C70AFB" w:rsidDel="00C70AFB">
          <w:rPr>
            <w:rFonts w:cs="Times New Roman"/>
            <w:rPrChange w:id="153" w:author="Edward Leung" w:date="2016-12-20T22:35:00Z">
              <w:rPr>
                <w:rStyle w:val="Hyperlink"/>
              </w:rPr>
            </w:rPrChange>
          </w:rPr>
          <w:delText>SERVICES &amp; SOLUTION MATRIX</w:delText>
        </w:r>
        <w:r w:rsidDel="00C70AFB">
          <w:rPr>
            <w:webHidden/>
          </w:rPr>
          <w:tab/>
          <w:delText>24</w:delText>
        </w:r>
      </w:del>
    </w:p>
    <w:p w14:paraId="4BBAE511" w14:textId="77777777" w:rsidR="001C4BE1" w:rsidDel="00C70AFB" w:rsidRDefault="001C4BE1">
      <w:pPr>
        <w:pStyle w:val="TOC2"/>
        <w:tabs>
          <w:tab w:val="left" w:pos="880"/>
        </w:tabs>
        <w:rPr>
          <w:del w:id="154" w:author="Edward Leung" w:date="2016-12-20T22:35:00Z"/>
          <w:rFonts w:asciiTheme="minorHAnsi" w:eastAsiaTheme="minorEastAsia" w:hAnsiTheme="minorHAnsi" w:cstheme="minorBidi"/>
          <w:color w:val="auto"/>
          <w:sz w:val="22"/>
          <w:szCs w:val="22"/>
        </w:rPr>
      </w:pPr>
      <w:del w:id="155" w:author="Edward Leung" w:date="2016-12-20T22:35:00Z">
        <w:r w:rsidRPr="00C70AFB" w:rsidDel="00C70AFB">
          <w:rPr>
            <w:rFonts w:cs="Times New Roman"/>
            <w:rPrChange w:id="156" w:author="Edward Leung" w:date="2016-12-20T22:35:00Z">
              <w:rPr>
                <w:rStyle w:val="Hyperlink"/>
              </w:rPr>
            </w:rPrChange>
          </w:rPr>
          <w:delText>3.4</w:delText>
        </w:r>
        <w:r w:rsidDel="00C70AFB">
          <w:rPr>
            <w:rFonts w:asciiTheme="minorHAnsi" w:eastAsiaTheme="minorEastAsia" w:hAnsiTheme="minorHAnsi" w:cstheme="minorBidi"/>
            <w:color w:val="auto"/>
            <w:sz w:val="22"/>
            <w:szCs w:val="22"/>
          </w:rPr>
          <w:tab/>
        </w:r>
        <w:r w:rsidRPr="00C70AFB" w:rsidDel="00C70AFB">
          <w:rPr>
            <w:rFonts w:cs="Times New Roman"/>
            <w:rPrChange w:id="157" w:author="Edward Leung" w:date="2016-12-20T22:35:00Z">
              <w:rPr>
                <w:rStyle w:val="Hyperlink"/>
              </w:rPr>
            </w:rPrChange>
          </w:rPr>
          <w:delText>DELIVERABLES</w:delText>
        </w:r>
        <w:r w:rsidDel="00C70AFB">
          <w:rPr>
            <w:webHidden/>
          </w:rPr>
          <w:tab/>
          <w:delText>25</w:delText>
        </w:r>
      </w:del>
    </w:p>
    <w:p w14:paraId="5BF28B53" w14:textId="77777777" w:rsidR="001C4BE1" w:rsidDel="00C70AFB" w:rsidRDefault="001C4BE1">
      <w:pPr>
        <w:pStyle w:val="TOC1"/>
        <w:rPr>
          <w:del w:id="158" w:author="Edward Leung" w:date="2016-12-20T22:35:00Z"/>
          <w:rFonts w:asciiTheme="minorHAnsi" w:eastAsiaTheme="minorEastAsia" w:hAnsiTheme="minorHAnsi" w:cstheme="minorBidi"/>
          <w:b w:val="0"/>
          <w:caps w:val="0"/>
          <w:color w:val="auto"/>
          <w:sz w:val="22"/>
          <w:szCs w:val="22"/>
        </w:rPr>
      </w:pPr>
      <w:del w:id="159" w:author="Edward Leung" w:date="2016-12-20T22:35:00Z">
        <w:r w:rsidRPr="00C70AFB" w:rsidDel="00C70AFB">
          <w:rPr>
            <w:rFonts w:cs="Times New Roman"/>
            <w:rPrChange w:id="160" w:author="Edward Leung" w:date="2016-12-20T22:35:00Z">
              <w:rPr>
                <w:rStyle w:val="Hyperlink"/>
              </w:rPr>
            </w:rPrChange>
          </w:rPr>
          <w:delText>4.</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61" w:author="Edward Leung" w:date="2016-12-20T22:35:00Z">
              <w:rPr>
                <w:rStyle w:val="Hyperlink"/>
              </w:rPr>
            </w:rPrChange>
          </w:rPr>
          <w:delText>PROJECT ASSUMPTIONS</w:delText>
        </w:r>
        <w:r w:rsidDel="00C70AFB">
          <w:rPr>
            <w:webHidden/>
          </w:rPr>
          <w:tab/>
          <w:delText>29</w:delText>
        </w:r>
      </w:del>
    </w:p>
    <w:p w14:paraId="02D7DA4E" w14:textId="77777777" w:rsidR="001C4BE1" w:rsidDel="00C70AFB" w:rsidRDefault="001C4BE1">
      <w:pPr>
        <w:pStyle w:val="TOC1"/>
        <w:rPr>
          <w:del w:id="162" w:author="Edward Leung" w:date="2016-12-20T22:35:00Z"/>
          <w:rFonts w:asciiTheme="minorHAnsi" w:eastAsiaTheme="minorEastAsia" w:hAnsiTheme="minorHAnsi" w:cstheme="minorBidi"/>
          <w:b w:val="0"/>
          <w:caps w:val="0"/>
          <w:color w:val="auto"/>
          <w:sz w:val="22"/>
          <w:szCs w:val="22"/>
        </w:rPr>
      </w:pPr>
      <w:del w:id="163" w:author="Edward Leung" w:date="2016-12-20T22:35:00Z">
        <w:r w:rsidRPr="00C70AFB" w:rsidDel="00C70AFB">
          <w:rPr>
            <w:rFonts w:cs="Times New Roman"/>
            <w:rPrChange w:id="164" w:author="Edward Leung" w:date="2016-12-20T22:35:00Z">
              <w:rPr>
                <w:rStyle w:val="Hyperlink"/>
              </w:rPr>
            </w:rPrChange>
          </w:rPr>
          <w:delText>5.</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65" w:author="Edward Leung" w:date="2016-12-20T22:35:00Z">
              <w:rPr>
                <w:rStyle w:val="Hyperlink"/>
              </w:rPr>
            </w:rPrChange>
          </w:rPr>
          <w:delText>PROJECT ORGANIZATION</w:delText>
        </w:r>
        <w:r w:rsidDel="00C70AFB">
          <w:rPr>
            <w:webHidden/>
          </w:rPr>
          <w:tab/>
          <w:delText>30</w:delText>
        </w:r>
      </w:del>
    </w:p>
    <w:p w14:paraId="2DDE8C13" w14:textId="77777777" w:rsidR="001C4BE1" w:rsidDel="00C70AFB" w:rsidRDefault="001C4BE1">
      <w:pPr>
        <w:pStyle w:val="TOC1"/>
        <w:rPr>
          <w:del w:id="166" w:author="Edward Leung" w:date="2016-12-20T22:35:00Z"/>
          <w:rFonts w:asciiTheme="minorHAnsi" w:eastAsiaTheme="minorEastAsia" w:hAnsiTheme="minorHAnsi" w:cstheme="minorBidi"/>
          <w:b w:val="0"/>
          <w:caps w:val="0"/>
          <w:color w:val="auto"/>
          <w:sz w:val="22"/>
          <w:szCs w:val="22"/>
        </w:rPr>
      </w:pPr>
      <w:del w:id="167" w:author="Edward Leung" w:date="2016-12-20T22:35:00Z">
        <w:r w:rsidRPr="00C70AFB" w:rsidDel="00C70AFB">
          <w:rPr>
            <w:rFonts w:cs="Times New Roman"/>
            <w:rPrChange w:id="168" w:author="Edward Leung" w:date="2016-12-20T22:35:00Z">
              <w:rPr>
                <w:rStyle w:val="Hyperlink"/>
              </w:rPr>
            </w:rPrChange>
          </w:rPr>
          <w:delText>6.</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69" w:author="Edward Leung" w:date="2016-12-20T22:35:00Z">
              <w:rPr>
                <w:rStyle w:val="Hyperlink"/>
              </w:rPr>
            </w:rPrChange>
          </w:rPr>
          <w:delText>PROJECT PLAN</w:delText>
        </w:r>
        <w:r w:rsidDel="00C70AFB">
          <w:rPr>
            <w:webHidden/>
          </w:rPr>
          <w:tab/>
          <w:delText>32</w:delText>
        </w:r>
      </w:del>
    </w:p>
    <w:p w14:paraId="4DB06F0C" w14:textId="77777777" w:rsidR="001C4BE1" w:rsidDel="00C70AFB" w:rsidRDefault="001C4BE1">
      <w:pPr>
        <w:pStyle w:val="TOC1"/>
        <w:rPr>
          <w:del w:id="170" w:author="Edward Leung" w:date="2016-12-20T22:35:00Z"/>
          <w:rFonts w:asciiTheme="minorHAnsi" w:eastAsiaTheme="minorEastAsia" w:hAnsiTheme="minorHAnsi" w:cstheme="minorBidi"/>
          <w:b w:val="0"/>
          <w:caps w:val="0"/>
          <w:color w:val="auto"/>
          <w:sz w:val="22"/>
          <w:szCs w:val="22"/>
        </w:rPr>
      </w:pPr>
      <w:del w:id="171" w:author="Edward Leung" w:date="2016-12-20T22:35:00Z">
        <w:r w:rsidRPr="00C70AFB" w:rsidDel="00C70AFB">
          <w:rPr>
            <w:rFonts w:cs="Times New Roman"/>
            <w:rPrChange w:id="172" w:author="Edward Leung" w:date="2016-12-20T22:35:00Z">
              <w:rPr>
                <w:rStyle w:val="Hyperlink"/>
              </w:rPr>
            </w:rPrChange>
          </w:rPr>
          <w:delText>7.</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73" w:author="Edward Leung" w:date="2016-12-20T22:35:00Z">
              <w:rPr>
                <w:rStyle w:val="Hyperlink"/>
              </w:rPr>
            </w:rPrChange>
          </w:rPr>
          <w:delText>INVESTMENT SUMMARY</w:delText>
        </w:r>
        <w:r w:rsidDel="00C70AFB">
          <w:rPr>
            <w:webHidden/>
          </w:rPr>
          <w:tab/>
          <w:delText>33</w:delText>
        </w:r>
      </w:del>
    </w:p>
    <w:p w14:paraId="04A10E68" w14:textId="77777777" w:rsidR="001C4BE1" w:rsidDel="00C70AFB" w:rsidRDefault="001C4BE1">
      <w:pPr>
        <w:pStyle w:val="TOC2"/>
        <w:tabs>
          <w:tab w:val="left" w:pos="880"/>
        </w:tabs>
        <w:rPr>
          <w:del w:id="174" w:author="Edward Leung" w:date="2016-12-20T22:35:00Z"/>
          <w:rFonts w:asciiTheme="minorHAnsi" w:eastAsiaTheme="minorEastAsia" w:hAnsiTheme="minorHAnsi" w:cstheme="minorBidi"/>
          <w:color w:val="auto"/>
          <w:sz w:val="22"/>
          <w:szCs w:val="22"/>
        </w:rPr>
      </w:pPr>
      <w:del w:id="175" w:author="Edward Leung" w:date="2016-12-20T22:35:00Z">
        <w:r w:rsidRPr="00C70AFB" w:rsidDel="00C70AFB">
          <w:rPr>
            <w:rFonts w:cs="Times New Roman"/>
            <w:rPrChange w:id="176" w:author="Edward Leung" w:date="2016-12-20T22:35:00Z">
              <w:rPr>
                <w:rStyle w:val="Hyperlink"/>
              </w:rPr>
            </w:rPrChange>
          </w:rPr>
          <w:delText>7.1</w:delText>
        </w:r>
        <w:r w:rsidDel="00C70AFB">
          <w:rPr>
            <w:rFonts w:asciiTheme="minorHAnsi" w:eastAsiaTheme="minorEastAsia" w:hAnsiTheme="minorHAnsi" w:cstheme="minorBidi"/>
            <w:color w:val="auto"/>
            <w:sz w:val="22"/>
            <w:szCs w:val="22"/>
          </w:rPr>
          <w:tab/>
        </w:r>
        <w:r w:rsidRPr="00C70AFB" w:rsidDel="00C70AFB">
          <w:rPr>
            <w:rFonts w:cs="Times New Roman"/>
            <w:rPrChange w:id="177" w:author="Edward Leung" w:date="2016-12-20T22:35:00Z">
              <w:rPr>
                <w:rStyle w:val="Hyperlink"/>
              </w:rPr>
            </w:rPrChange>
          </w:rPr>
          <w:delText>PROFESSIONAL SERVICES</w:delText>
        </w:r>
        <w:r w:rsidDel="00C70AFB">
          <w:rPr>
            <w:webHidden/>
          </w:rPr>
          <w:tab/>
          <w:delText>33</w:delText>
        </w:r>
      </w:del>
    </w:p>
    <w:p w14:paraId="31B2669A" w14:textId="77777777" w:rsidR="001C4BE1" w:rsidDel="00C70AFB" w:rsidRDefault="001C4BE1">
      <w:pPr>
        <w:pStyle w:val="TOC2"/>
        <w:tabs>
          <w:tab w:val="left" w:pos="880"/>
        </w:tabs>
        <w:rPr>
          <w:del w:id="178" w:author="Edward Leung" w:date="2016-12-20T22:35:00Z"/>
          <w:rFonts w:asciiTheme="minorHAnsi" w:eastAsiaTheme="minorEastAsia" w:hAnsiTheme="minorHAnsi" w:cstheme="minorBidi"/>
          <w:color w:val="auto"/>
          <w:sz w:val="22"/>
          <w:szCs w:val="22"/>
        </w:rPr>
      </w:pPr>
      <w:del w:id="179" w:author="Edward Leung" w:date="2016-12-20T22:35:00Z">
        <w:r w:rsidRPr="00C70AFB" w:rsidDel="00C70AFB">
          <w:rPr>
            <w:rFonts w:cs="Times New Roman"/>
            <w:rPrChange w:id="180" w:author="Edward Leung" w:date="2016-12-20T22:35:00Z">
              <w:rPr>
                <w:rStyle w:val="Hyperlink"/>
              </w:rPr>
            </w:rPrChange>
          </w:rPr>
          <w:delText>7.2</w:delText>
        </w:r>
        <w:r w:rsidDel="00C70AFB">
          <w:rPr>
            <w:rFonts w:asciiTheme="minorHAnsi" w:eastAsiaTheme="minorEastAsia" w:hAnsiTheme="minorHAnsi" w:cstheme="minorBidi"/>
            <w:color w:val="auto"/>
            <w:sz w:val="22"/>
            <w:szCs w:val="22"/>
          </w:rPr>
          <w:tab/>
        </w:r>
        <w:r w:rsidRPr="00C70AFB" w:rsidDel="00C70AFB">
          <w:rPr>
            <w:rFonts w:cs="Times New Roman"/>
            <w:rPrChange w:id="181" w:author="Edward Leung" w:date="2016-12-20T22:35:00Z">
              <w:rPr>
                <w:rStyle w:val="Hyperlink"/>
              </w:rPr>
            </w:rPrChange>
          </w:rPr>
          <w:delText>SOFTWARE &amp; HARDWARE</w:delText>
        </w:r>
        <w:r w:rsidDel="00C70AFB">
          <w:rPr>
            <w:webHidden/>
          </w:rPr>
          <w:tab/>
          <w:delText>33</w:delText>
        </w:r>
      </w:del>
    </w:p>
    <w:p w14:paraId="2416EBFA" w14:textId="77777777" w:rsidR="001C4BE1" w:rsidDel="00C70AFB" w:rsidRDefault="001C4BE1">
      <w:pPr>
        <w:pStyle w:val="TOC1"/>
        <w:rPr>
          <w:del w:id="182" w:author="Edward Leung" w:date="2016-12-20T22:35:00Z"/>
          <w:rFonts w:asciiTheme="minorHAnsi" w:eastAsiaTheme="minorEastAsia" w:hAnsiTheme="minorHAnsi" w:cstheme="minorBidi"/>
          <w:b w:val="0"/>
          <w:caps w:val="0"/>
          <w:color w:val="auto"/>
          <w:sz w:val="22"/>
          <w:szCs w:val="22"/>
        </w:rPr>
      </w:pPr>
      <w:del w:id="183" w:author="Edward Leung" w:date="2016-12-20T22:35:00Z">
        <w:r w:rsidRPr="00C70AFB" w:rsidDel="00C70AFB">
          <w:rPr>
            <w:rFonts w:cs="Times New Roman"/>
            <w:rPrChange w:id="184" w:author="Edward Leung" w:date="2016-12-20T22:35:00Z">
              <w:rPr>
                <w:rStyle w:val="Hyperlink"/>
              </w:rPr>
            </w:rPrChange>
          </w:rPr>
          <w:delText>8.</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85" w:author="Edward Leung" w:date="2016-12-20T22:35:00Z">
              <w:rPr>
                <w:rStyle w:val="Hyperlink"/>
              </w:rPr>
            </w:rPrChange>
          </w:rPr>
          <w:delText>Critical Success Factors of this project</w:delText>
        </w:r>
        <w:r w:rsidDel="00C70AFB">
          <w:rPr>
            <w:webHidden/>
          </w:rPr>
          <w:tab/>
          <w:delText>34</w:delText>
        </w:r>
      </w:del>
    </w:p>
    <w:p w14:paraId="1E679AFB" w14:textId="77777777" w:rsidR="001C4BE1" w:rsidDel="00C70AFB" w:rsidRDefault="001C4BE1">
      <w:pPr>
        <w:pStyle w:val="TOC1"/>
        <w:rPr>
          <w:del w:id="186" w:author="Edward Leung" w:date="2016-12-20T22:35:00Z"/>
          <w:rFonts w:asciiTheme="minorHAnsi" w:eastAsiaTheme="minorEastAsia" w:hAnsiTheme="minorHAnsi" w:cstheme="minorBidi"/>
          <w:b w:val="0"/>
          <w:caps w:val="0"/>
          <w:color w:val="auto"/>
          <w:sz w:val="22"/>
          <w:szCs w:val="22"/>
        </w:rPr>
      </w:pPr>
      <w:del w:id="187" w:author="Edward Leung" w:date="2016-12-20T22:35:00Z">
        <w:r w:rsidRPr="00C70AFB" w:rsidDel="00C70AFB">
          <w:rPr>
            <w:rFonts w:cs="Times New Roman"/>
            <w:rPrChange w:id="188" w:author="Edward Leung" w:date="2016-12-20T22:35:00Z">
              <w:rPr>
                <w:rStyle w:val="Hyperlink"/>
              </w:rPr>
            </w:rPrChange>
          </w:rPr>
          <w:delText>9.</w:delText>
        </w:r>
        <w:r w:rsidDel="00C70AFB">
          <w:rPr>
            <w:rFonts w:asciiTheme="minorHAnsi" w:eastAsiaTheme="minorEastAsia" w:hAnsiTheme="minorHAnsi" w:cstheme="minorBidi"/>
            <w:b w:val="0"/>
            <w:caps w:val="0"/>
            <w:color w:val="auto"/>
            <w:sz w:val="22"/>
            <w:szCs w:val="22"/>
          </w:rPr>
          <w:tab/>
        </w:r>
        <w:r w:rsidRPr="00C70AFB" w:rsidDel="00C70AFB">
          <w:rPr>
            <w:rFonts w:cs="Times New Roman"/>
            <w:rPrChange w:id="189" w:author="Edward Leung" w:date="2016-12-20T22:35:00Z">
              <w:rPr>
                <w:rStyle w:val="Hyperlink"/>
              </w:rPr>
            </w:rPrChange>
          </w:rPr>
          <w:delText>CLIENT SERVICE TEAM</w:delText>
        </w:r>
        <w:r w:rsidDel="00C70AFB">
          <w:rPr>
            <w:webHidden/>
          </w:rPr>
          <w:tab/>
          <w:delText>36</w:delText>
        </w:r>
      </w:del>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92" w:name="_Toc470036879"/>
      <w:r>
        <w:rPr>
          <w:sz w:val="22"/>
          <w:szCs w:val="22"/>
        </w:rPr>
        <w:lastRenderedPageBreak/>
        <w:t>EXECUTIVE SUMMARY</w:t>
      </w:r>
      <w:bookmarkEnd w:id="192"/>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93" w:name="_Toc470036880"/>
      <w:r>
        <w:rPr>
          <w:sz w:val="22"/>
          <w:szCs w:val="22"/>
        </w:rPr>
        <w:lastRenderedPageBreak/>
        <w:t>CORPORATE PROFILE</w:t>
      </w:r>
      <w:bookmarkEnd w:id="193"/>
    </w:p>
    <w:p w14:paraId="20C5CAA4" w14:textId="5E27305B" w:rsidR="00061D2A" w:rsidRPr="00061D2A" w:rsidRDefault="00061D2A" w:rsidP="00B91182">
      <w:pPr>
        <w:pStyle w:val="111Head"/>
        <w:numPr>
          <w:ilvl w:val="1"/>
          <w:numId w:val="21"/>
        </w:numPr>
        <w:rPr>
          <w:i w:val="0"/>
        </w:rPr>
      </w:pPr>
      <w:bookmarkStart w:id="194" w:name="_Toc470036881"/>
      <w:r>
        <w:rPr>
          <w:i w:val="0"/>
        </w:rPr>
        <w:t xml:space="preserve">RGP </w:t>
      </w:r>
      <w:r w:rsidRPr="00061D2A">
        <w:rPr>
          <w:i w:val="0"/>
        </w:rPr>
        <w:t>FINANCE &amp; ACCOUNTING PRACTICE</w:t>
      </w:r>
      <w:bookmarkEnd w:id="194"/>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95" w:name="AppendixA2"/>
      <w:bookmarkStart w:id="196" w:name="_Toc420575332"/>
      <w:bookmarkStart w:id="197" w:name="_Toc470036882"/>
      <w:r w:rsidRPr="00061D2A">
        <w:rPr>
          <w:i w:val="0"/>
        </w:rPr>
        <w:t xml:space="preserve">INFORMATION MANAGEMENT </w:t>
      </w:r>
      <w:bookmarkEnd w:id="195"/>
      <w:r w:rsidRPr="00061D2A">
        <w:rPr>
          <w:i w:val="0"/>
        </w:rPr>
        <w:t>PRACTICE</w:t>
      </w:r>
      <w:bookmarkEnd w:id="196"/>
      <w:bookmarkEnd w:id="197"/>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198" w:name="_Toc420575333"/>
      <w:bookmarkStart w:id="199" w:name="_Toc470036883"/>
      <w:r w:rsidRPr="00061D2A">
        <w:rPr>
          <w:i w:val="0"/>
        </w:rPr>
        <w:t>RGP PROGRAM &amp; CHANGE MANAGEMENT APPROACH</w:t>
      </w:r>
      <w:bookmarkEnd w:id="198"/>
      <w:bookmarkEnd w:id="199"/>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00" w:name="ProgramManagementApproach"/>
    </w:p>
    <w:p w14:paraId="010D448C" w14:textId="77777777" w:rsidR="00061D2A" w:rsidRPr="00061D2A" w:rsidRDefault="00061D2A" w:rsidP="00B91182">
      <w:pPr>
        <w:pStyle w:val="111Head"/>
        <w:numPr>
          <w:ilvl w:val="1"/>
          <w:numId w:val="21"/>
        </w:numPr>
        <w:rPr>
          <w:i w:val="0"/>
        </w:rPr>
      </w:pPr>
      <w:bookmarkStart w:id="201" w:name="_Toc470036884"/>
      <w:r w:rsidRPr="00061D2A">
        <w:rPr>
          <w:i w:val="0"/>
        </w:rPr>
        <w:t>PROGRAM MANAGEMENT APPROACH</w:t>
      </w:r>
      <w:bookmarkEnd w:id="201"/>
    </w:p>
    <w:bookmarkEnd w:id="200"/>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02" w:name="_Toc470036885"/>
      <w:r w:rsidRPr="00061D2A">
        <w:rPr>
          <w:i w:val="0"/>
        </w:rPr>
        <w:t>CHANGE MANAGEMENT &amp; USER TEAM BUY-IN</w:t>
      </w:r>
      <w:bookmarkEnd w:id="202"/>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w:t>
      </w:r>
      <w:bookmarkStart w:id="203" w:name="_GoBack"/>
      <w:bookmarkEnd w:id="203"/>
      <w:r>
        <w:t>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04" w:name="_Toc470036886"/>
      <w:r>
        <w:rPr>
          <w:sz w:val="22"/>
          <w:szCs w:val="22"/>
        </w:rPr>
        <w:lastRenderedPageBreak/>
        <w:t>SCOPE OF WORK</w:t>
      </w:r>
      <w:bookmarkEnd w:id="204"/>
    </w:p>
    <w:p w14:paraId="2D2BF21B" w14:textId="399012E7" w:rsidR="009E6952" w:rsidRDefault="00407053" w:rsidP="00B91182">
      <w:pPr>
        <w:pStyle w:val="Heading2"/>
        <w:numPr>
          <w:ilvl w:val="1"/>
          <w:numId w:val="14"/>
        </w:numPr>
      </w:pPr>
      <w:bookmarkStart w:id="205" w:name="_Toc470036887"/>
      <w:r>
        <w:t>OBJECTIVES</w:t>
      </w:r>
      <w:bookmarkEnd w:id="205"/>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06" w:name="_Toc470036888"/>
      <w:r>
        <w:t xml:space="preserve">PROPOSD </w:t>
      </w:r>
      <w:r w:rsidR="002B6FDA">
        <w:t>UPGRADE/MIGRATION APPROACH</w:t>
      </w:r>
      <w:bookmarkEnd w:id="206"/>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0881102E" w:rsidR="00727E72" w:rsidRDefault="00C70AFB" w:rsidP="00C70AFB">
      <w:pPr>
        <w:pStyle w:val="Heading2"/>
        <w:numPr>
          <w:ilvl w:val="2"/>
          <w:numId w:val="14"/>
        </w:numPr>
      </w:pPr>
      <w:bookmarkStart w:id="207" w:name="_Toc470036889"/>
      <w:ins w:id="208" w:author="Edward Leung" w:date="2016-12-20T22:36:00Z">
        <w:r w:rsidRPr="00C70AFB">
          <w:t>RETAIN HARDWARE, OS, IP AND HOSTNAME CONFIGRATIONS</w:t>
        </w:r>
      </w:ins>
      <w:bookmarkEnd w:id="207"/>
      <w:del w:id="209" w:author="Edward Leung" w:date="2016-12-20T22:36:00Z">
        <w:r w:rsidR="00727E72" w:rsidDel="00C70AFB">
          <w:delText xml:space="preserve">Retain </w:delText>
        </w:r>
        <w:r w:rsidR="00475B64" w:rsidDel="00C70AFB">
          <w:delText>Hardware, OS, IP and Hostname Configrations</w:delText>
        </w:r>
      </w:del>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10" w:name="_Toc470036890"/>
      <w:r>
        <w:lastRenderedPageBreak/>
        <w:t>SYSTEM INTEGRATION</w:t>
      </w:r>
      <w:r w:rsidR="00550A8D">
        <w:t xml:space="preserve"> test</w:t>
      </w:r>
      <w:bookmarkEnd w:id="210"/>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5C5A181F" w:rsidR="002B6FDA" w:rsidRDefault="00C70AFB" w:rsidP="00090A29">
      <w:pPr>
        <w:pStyle w:val="Heading2"/>
        <w:numPr>
          <w:ilvl w:val="2"/>
          <w:numId w:val="14"/>
        </w:numPr>
      </w:pPr>
      <w:bookmarkStart w:id="211" w:name="_Toc470036891"/>
      <w:ins w:id="212" w:author="Edward Leung" w:date="2016-12-20T22:36:00Z">
        <w:r>
          <w:t>FULL REGRESSION TEST</w:t>
        </w:r>
      </w:ins>
      <w:bookmarkEnd w:id="211"/>
      <w:del w:id="213" w:author="Edward Leung" w:date="2016-12-20T22:37:00Z">
        <w:r w:rsidR="00090A29" w:rsidDel="00C70AFB">
          <w:delText>Full regression test</w:delText>
        </w:r>
      </w:del>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C978522" w:rsidR="00DD6D41" w:rsidRDefault="008E56D1" w:rsidP="00DD6D41">
      <w:pPr>
        <w:pStyle w:val="Heading2"/>
        <w:numPr>
          <w:ilvl w:val="2"/>
          <w:numId w:val="14"/>
        </w:numPr>
      </w:pPr>
      <w:bookmarkStart w:id="214" w:name="_Toc470036892"/>
      <w:r>
        <w:t>C</w:t>
      </w:r>
      <w:ins w:id="215" w:author="Edward Leung" w:date="2016-12-20T22:38:00Z">
        <w:r w:rsidR="00C70AFB">
          <w:t>ODE CHANGES</w:t>
        </w:r>
      </w:ins>
      <w:bookmarkEnd w:id="214"/>
      <w:del w:id="216" w:author="Edward Leung" w:date="2016-12-20T22:38:00Z">
        <w:r w:rsidDel="00C70AFB">
          <w:delText>ode c</w:delText>
        </w:r>
        <w:r w:rsidR="00DD6D41" w:rsidDel="00C70AFB">
          <w:delText>hanges</w:delText>
        </w:r>
      </w:del>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6E3AD1D2" w:rsidR="00561B69" w:rsidRDefault="00561B69" w:rsidP="00561B69">
      <w:pPr>
        <w:pStyle w:val="Heading2"/>
        <w:numPr>
          <w:ilvl w:val="2"/>
          <w:numId w:val="14"/>
        </w:numPr>
      </w:pPr>
      <w:bookmarkStart w:id="217" w:name="_Toc470036893"/>
      <w:r>
        <w:t>P</w:t>
      </w:r>
      <w:ins w:id="218" w:author="Edward Leung" w:date="2016-12-20T22:38:00Z">
        <w:r w:rsidR="00C70AFB">
          <w:t>ERFORMANCE TEST</w:t>
        </w:r>
      </w:ins>
      <w:bookmarkEnd w:id="217"/>
      <w:del w:id="219" w:author="Edward Leung" w:date="2016-12-20T22:38:00Z">
        <w:r w:rsidDel="00C70AFB">
          <w:delText>erformance test</w:delText>
        </w:r>
      </w:del>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7B2AE92C" w:rsidR="00384A4B" w:rsidRDefault="00D15567" w:rsidP="00384A4B">
      <w:pPr>
        <w:pStyle w:val="Heading2"/>
        <w:numPr>
          <w:ilvl w:val="2"/>
          <w:numId w:val="14"/>
        </w:numPr>
      </w:pPr>
      <w:bookmarkStart w:id="220" w:name="_Toc470036894"/>
      <w:r>
        <w:t>O</w:t>
      </w:r>
      <w:ins w:id="221" w:author="Edward Leung" w:date="2016-12-20T22:38:00Z">
        <w:r w:rsidR="00C70AFB">
          <w:t>NE-OFF CUT OVER</w:t>
        </w:r>
      </w:ins>
      <w:bookmarkEnd w:id="220"/>
      <w:del w:id="222" w:author="Edward Leung" w:date="2016-12-20T22:38:00Z">
        <w:r w:rsidDel="00C70AFB">
          <w:delText>ne-off cut over</w:delText>
        </w:r>
      </w:del>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pPr>
        <w:pStyle w:val="BodyTextRFP"/>
        <w:pPrChange w:id="223" w:author="Edward Leung" w:date="2016-12-20T09:46:00Z">
          <w:pPr>
            <w:pStyle w:val="BodyTextRFP"/>
            <w:ind w:left="0"/>
          </w:pPr>
        </w:pPrChange>
      </w:pPr>
    </w:p>
    <w:p w14:paraId="71903151" w14:textId="77777777" w:rsidR="003F77E6" w:rsidRDefault="003F77E6">
      <w:pPr>
        <w:rPr>
          <w:ins w:id="224" w:author="Edward Leung" w:date="2016-12-20T22:18:00Z"/>
          <w:rFonts w:asciiTheme="minorHAnsi" w:hAnsiTheme="minorHAnsi"/>
          <w:b/>
          <w:caps/>
          <w:color w:val="C00000"/>
          <w:sz w:val="22"/>
          <w:highlight w:val="yellow"/>
        </w:rPr>
      </w:pPr>
      <w:ins w:id="225" w:author="Edward Leung" w:date="2016-12-20T22:18:00Z">
        <w:r>
          <w:rPr>
            <w:highlight w:val="yellow"/>
          </w:rPr>
          <w:br w:type="page"/>
        </w:r>
      </w:ins>
    </w:p>
    <w:p w14:paraId="35BE814C" w14:textId="13AEC9CE" w:rsidR="00FC4C8E" w:rsidRPr="003F77E6" w:rsidRDefault="00FC4C8E" w:rsidP="00B91182">
      <w:pPr>
        <w:pStyle w:val="Heading2"/>
        <w:numPr>
          <w:ilvl w:val="1"/>
          <w:numId w:val="14"/>
        </w:numPr>
        <w:rPr>
          <w:rPrChange w:id="226" w:author="Edward Leung" w:date="2016-12-20T22:27:00Z">
            <w:rPr>
              <w:highlight w:val="yellow"/>
            </w:rPr>
          </w:rPrChange>
        </w:rPr>
      </w:pPr>
      <w:bookmarkStart w:id="227" w:name="_Toc470036895"/>
      <w:r w:rsidRPr="003F77E6">
        <w:rPr>
          <w:rPrChange w:id="228" w:author="Edward Leung" w:date="2016-12-20T22:27:00Z">
            <w:rPr>
              <w:highlight w:val="yellow"/>
            </w:rPr>
          </w:rPrChange>
        </w:rPr>
        <w:lastRenderedPageBreak/>
        <w:t>D</w:t>
      </w:r>
      <w:ins w:id="229" w:author="Edward Leung" w:date="2016-12-20T22:38:00Z">
        <w:r w:rsidR="00C70AFB">
          <w:t>ELEIVERABLES</w:t>
        </w:r>
      </w:ins>
      <w:bookmarkEnd w:id="227"/>
      <w:del w:id="230" w:author="Edward Leung" w:date="2016-12-20T22:39:00Z">
        <w:r w:rsidR="00197B0A" w:rsidRPr="003F77E6" w:rsidDel="00C70AFB">
          <w:rPr>
            <w:rPrChange w:id="231" w:author="Edward Leung" w:date="2016-12-20T22:27:00Z">
              <w:rPr>
                <w:highlight w:val="yellow"/>
              </w:rPr>
            </w:rPrChange>
          </w:rPr>
          <w:delText>eliverables</w:delText>
        </w:r>
      </w:del>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Change w:id="232" w:author="Edward Leung" w:date="2016-12-20T10:30:00Z">
          <w:tblPr>
            <w:tblW w:w="10080" w:type="dxa"/>
            <w:tblCellSpacing w:w="7" w:type="dxa"/>
            <w:tblInd w:w="-450" w:type="dxa"/>
            <w:tblCellMar>
              <w:left w:w="115" w:type="dxa"/>
              <w:right w:w="115" w:type="dxa"/>
            </w:tblCellMar>
            <w:tblLook w:val="00A0" w:firstRow="1" w:lastRow="0" w:firstColumn="1" w:lastColumn="0" w:noHBand="0" w:noVBand="0"/>
          </w:tblPr>
        </w:tblPrChange>
      </w:tblPr>
      <w:tblGrid>
        <w:gridCol w:w="794"/>
        <w:gridCol w:w="4246"/>
        <w:gridCol w:w="19"/>
        <w:gridCol w:w="5021"/>
        <w:tblGridChange w:id="233">
          <w:tblGrid>
            <w:gridCol w:w="450"/>
            <w:gridCol w:w="344"/>
            <w:gridCol w:w="415"/>
            <w:gridCol w:w="35"/>
            <w:gridCol w:w="3815"/>
            <w:gridCol w:w="431"/>
            <w:gridCol w:w="19"/>
            <w:gridCol w:w="4571"/>
            <w:gridCol w:w="450"/>
          </w:tblGrid>
        </w:tblGridChange>
      </w:tblGrid>
      <w:tr w:rsidR="00585D75" w:rsidRPr="00854144" w14:paraId="56E91C09" w14:textId="77777777" w:rsidTr="00D7436F">
        <w:trPr>
          <w:trHeight w:val="447"/>
          <w:tblHeader/>
          <w:tblCellSpacing w:w="7" w:type="dxa"/>
          <w:trPrChange w:id="234" w:author="Edward Leung" w:date="2016-12-20T10:30:00Z">
            <w:trPr>
              <w:gridBefore w:val="1"/>
              <w:trHeight w:val="447"/>
              <w:tblHeader/>
              <w:tblCellSpacing w:w="7" w:type="dxa"/>
            </w:trPr>
          </w:trPrChange>
        </w:trPr>
        <w:tc>
          <w:tcPr>
            <w:tcW w:w="773" w:type="dxa"/>
            <w:tcBorders>
              <w:bottom w:val="single" w:sz="4" w:space="0" w:color="C60C30"/>
            </w:tcBorders>
            <w:shd w:val="clear" w:color="auto" w:fill="6E655D"/>
            <w:vAlign w:val="center"/>
            <w:tcPrChange w:id="235" w:author="Edward Leung" w:date="2016-12-20T10:30:00Z">
              <w:tcPr>
                <w:tcW w:w="773" w:type="dxa"/>
                <w:gridSpan w:val="3"/>
                <w:tcBorders>
                  <w:bottom w:val="single" w:sz="4" w:space="0" w:color="C60C30"/>
                </w:tcBorders>
                <w:shd w:val="clear" w:color="auto" w:fill="6E655D"/>
                <w:vAlign w:val="center"/>
              </w:tcPr>
            </w:tcPrChange>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Change w:id="236" w:author="Edward Leung" w:date="2016-12-20T10:30:00Z">
              <w:tcPr>
                <w:tcW w:w="4251" w:type="dxa"/>
                <w:gridSpan w:val="3"/>
                <w:tcBorders>
                  <w:bottom w:val="single" w:sz="4" w:space="0" w:color="C60C30"/>
                </w:tcBorders>
                <w:shd w:val="clear" w:color="auto" w:fill="6E655D"/>
                <w:vAlign w:val="center"/>
              </w:tcPr>
            </w:tcPrChange>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Change w:id="237" w:author="Edward Leung" w:date="2016-12-20T10:30:00Z">
              <w:tcPr>
                <w:tcW w:w="5000" w:type="dxa"/>
                <w:gridSpan w:val="2"/>
                <w:tcBorders>
                  <w:bottom w:val="single" w:sz="4" w:space="0" w:color="C60C30"/>
                </w:tcBorders>
                <w:shd w:val="clear" w:color="auto" w:fill="6E655D"/>
                <w:vAlign w:val="center"/>
              </w:tcPr>
            </w:tcPrChange>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585D75" w:rsidRPr="00854144" w:rsidDel="005126DD" w14:paraId="730A83C8" w14:textId="0D3CCD30" w:rsidTr="00D7436F">
        <w:trPr>
          <w:trHeight w:val="1750"/>
          <w:tblCellSpacing w:w="7" w:type="dxa"/>
          <w:del w:id="238" w:author="Edward Leung" w:date="2016-12-20T09:44:00Z"/>
          <w:trPrChange w:id="239" w:author="Edward Leung" w:date="2016-12-20T10:30:00Z">
            <w:trPr>
              <w:gridBefore w:val="1"/>
              <w:trHeight w:val="1750"/>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240"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47E57A15" w14:textId="166C628E" w:rsidR="00585D75" w:rsidRPr="00854144" w:rsidDel="005126DD" w:rsidRDefault="00585D75" w:rsidP="00061D2A">
            <w:pPr>
              <w:pStyle w:val="TableBodyTextRFP"/>
              <w:spacing w:before="0" w:after="0"/>
              <w:ind w:left="0"/>
              <w:rPr>
                <w:del w:id="241" w:author="Edward Leung" w:date="2016-12-20T09:44:00Z"/>
                <w:rStyle w:val="TableBodyTextRFPChar"/>
              </w:rPr>
            </w:pPr>
            <w:del w:id="242" w:author="Edward Leung" w:date="2016-12-20T09:44:00Z">
              <w:r w:rsidRPr="00854144" w:rsidDel="005126DD">
                <w:rPr>
                  <w:rStyle w:val="TableBodyTextRFPChar"/>
                </w:rPr>
                <w:delText>1</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243"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49895849" w14:textId="502F3688" w:rsidR="00585D75" w:rsidRPr="00854144" w:rsidDel="005126DD" w:rsidRDefault="005E1373" w:rsidP="005E1373">
            <w:pPr>
              <w:pStyle w:val="TableBodyTextRFP"/>
              <w:spacing w:before="0" w:after="0"/>
              <w:ind w:left="0"/>
              <w:rPr>
                <w:del w:id="244" w:author="Edward Leung" w:date="2016-12-20T09:44:00Z"/>
                <w:rStyle w:val="TableBodyTextRFPChar"/>
              </w:rPr>
            </w:pPr>
            <w:del w:id="245" w:author="Edward Leung" w:date="2016-12-20T09:44:00Z">
              <w:r w:rsidDel="005126DD">
                <w:rPr>
                  <w:rStyle w:val="TableBodyTextRFPChar"/>
                  <w:b/>
                </w:rPr>
                <w:delText>Project Plan</w:delText>
              </w:r>
              <w:r w:rsidR="00585D75" w:rsidDel="005126DD">
                <w:rPr>
                  <w:rStyle w:val="TableBodyTextRFPChar"/>
                  <w:b/>
                </w:rPr>
                <w:delText xml:space="preserve"> </w:delText>
              </w:r>
              <w:r w:rsidR="00585D75" w:rsidRPr="00854144" w:rsidDel="005126DD">
                <w:rPr>
                  <w:rStyle w:val="TableBodyTextRFPChar"/>
                </w:rPr>
                <w:delText>–</w:delText>
              </w:r>
              <w:r w:rsidDel="005126DD">
                <w:rPr>
                  <w:rStyle w:val="TableBodyTextRFPChar"/>
                </w:rPr>
                <w:delText xml:space="preserve"> project team</w:delText>
              </w:r>
              <w:r w:rsidR="00585D75" w:rsidDel="005126DD">
                <w:rPr>
                  <w:rStyle w:val="TableBodyTextRFPChar"/>
                </w:rPr>
                <w:delText xml:space="preserve"> </w:delText>
              </w:r>
              <w:r w:rsidDel="005126DD">
                <w:rPr>
                  <w:rStyle w:val="TableBodyTextRFPChar"/>
                </w:rPr>
                <w:delText xml:space="preserve">will follow this plan to design, develop, tests and migrate applications (include content) into the new application platform. </w:delText>
              </w:r>
              <w:r w:rsidRPr="005E1373" w:rsidDel="005126DD">
                <w:rPr>
                  <w:rStyle w:val="TableBodyTextRFPChar"/>
                  <w:i/>
                </w:rPr>
                <w:delText>The project may be divided by phases to deliver applications by batches.</w:delText>
              </w:r>
            </w:del>
          </w:p>
        </w:tc>
        <w:tc>
          <w:tcPr>
            <w:tcW w:w="5000" w:type="dxa"/>
            <w:tcBorders>
              <w:top w:val="single" w:sz="4" w:space="0" w:color="C60C30"/>
              <w:left w:val="single" w:sz="4" w:space="0" w:color="A6A6A6"/>
              <w:bottom w:val="single" w:sz="4" w:space="0" w:color="C60C30"/>
              <w:right w:val="single" w:sz="4" w:space="0" w:color="A6A6A6"/>
            </w:tcBorders>
            <w:tcPrChange w:id="246"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350CCE7F" w14:textId="0097A384" w:rsidR="00585D75" w:rsidDel="005126DD" w:rsidRDefault="005E1373" w:rsidP="00B91182">
            <w:pPr>
              <w:pStyle w:val="TableBodyTextRFP"/>
              <w:numPr>
                <w:ilvl w:val="0"/>
                <w:numId w:val="6"/>
              </w:numPr>
              <w:spacing w:before="0" w:after="0"/>
              <w:ind w:left="390" w:hanging="180"/>
              <w:rPr>
                <w:del w:id="247" w:author="Edward Leung" w:date="2016-12-20T09:44:00Z"/>
                <w:rStyle w:val="TableBodyTextRFPChar"/>
              </w:rPr>
            </w:pPr>
            <w:del w:id="248" w:author="Edward Leung" w:date="2016-12-20T09:44:00Z">
              <w:r w:rsidDel="005126DD">
                <w:rPr>
                  <w:rStyle w:val="TableBodyTextRFPChar"/>
                </w:rPr>
                <w:delText>Project Objective</w:delText>
              </w:r>
            </w:del>
          </w:p>
          <w:p w14:paraId="475AC025" w14:textId="51834143" w:rsidR="00585D75" w:rsidDel="005126DD" w:rsidRDefault="005E1373" w:rsidP="00B91182">
            <w:pPr>
              <w:pStyle w:val="TableBodyTextRFP"/>
              <w:numPr>
                <w:ilvl w:val="0"/>
                <w:numId w:val="6"/>
              </w:numPr>
              <w:spacing w:before="0" w:after="0"/>
              <w:ind w:left="390" w:hanging="180"/>
              <w:rPr>
                <w:del w:id="249" w:author="Edward Leung" w:date="2016-12-20T09:44:00Z"/>
                <w:rStyle w:val="TableBodyTextRFPChar"/>
              </w:rPr>
            </w:pPr>
            <w:del w:id="250" w:author="Edward Leung" w:date="2016-12-20T09:44:00Z">
              <w:r w:rsidDel="005126DD">
                <w:rPr>
                  <w:rStyle w:val="TableBodyTextRFPChar"/>
                </w:rPr>
                <w:delText>Project Approach</w:delText>
              </w:r>
            </w:del>
          </w:p>
          <w:p w14:paraId="40620A79" w14:textId="3C92A70A" w:rsidR="00585D75" w:rsidDel="005126DD" w:rsidRDefault="005E1373" w:rsidP="00B91182">
            <w:pPr>
              <w:pStyle w:val="TableBodyTextRFP"/>
              <w:numPr>
                <w:ilvl w:val="0"/>
                <w:numId w:val="6"/>
              </w:numPr>
              <w:spacing w:before="0" w:after="0"/>
              <w:ind w:left="390" w:hanging="180"/>
              <w:rPr>
                <w:del w:id="251" w:author="Edward Leung" w:date="2016-12-20T09:44:00Z"/>
                <w:rStyle w:val="TableBodyTextRFPChar"/>
              </w:rPr>
            </w:pPr>
            <w:del w:id="252" w:author="Edward Leung" w:date="2016-12-20T09:44:00Z">
              <w:r w:rsidDel="005126DD">
                <w:rPr>
                  <w:rStyle w:val="TableBodyTextRFPChar"/>
                </w:rPr>
                <w:delText>Project Schedule</w:delText>
              </w:r>
            </w:del>
          </w:p>
          <w:p w14:paraId="7553DCC7" w14:textId="79526729" w:rsidR="005E1373" w:rsidDel="005126DD" w:rsidRDefault="005E1373" w:rsidP="00B91182">
            <w:pPr>
              <w:pStyle w:val="TableBodyTextRFP"/>
              <w:numPr>
                <w:ilvl w:val="0"/>
                <w:numId w:val="6"/>
              </w:numPr>
              <w:spacing w:before="0" w:after="0"/>
              <w:ind w:left="390" w:hanging="180"/>
              <w:rPr>
                <w:del w:id="253" w:author="Edward Leung" w:date="2016-12-20T09:44:00Z"/>
                <w:rStyle w:val="TableBodyTextRFPChar"/>
              </w:rPr>
            </w:pPr>
            <w:del w:id="254" w:author="Edward Leung" w:date="2016-12-20T09:44:00Z">
              <w:r w:rsidDel="005126DD">
                <w:rPr>
                  <w:rStyle w:val="TableBodyTextRFPChar"/>
                </w:rPr>
                <w:delText>Stakeholders</w:delText>
              </w:r>
            </w:del>
          </w:p>
          <w:p w14:paraId="1717D20E" w14:textId="3ADECE35" w:rsidR="005E1373" w:rsidDel="005126DD" w:rsidRDefault="005E1373" w:rsidP="00B91182">
            <w:pPr>
              <w:pStyle w:val="TableBodyTextRFP"/>
              <w:numPr>
                <w:ilvl w:val="0"/>
                <w:numId w:val="6"/>
              </w:numPr>
              <w:spacing w:before="0" w:after="0"/>
              <w:ind w:left="390" w:hanging="180"/>
              <w:rPr>
                <w:del w:id="255" w:author="Edward Leung" w:date="2016-12-20T09:44:00Z"/>
                <w:rStyle w:val="TableBodyTextRFPChar"/>
              </w:rPr>
            </w:pPr>
            <w:del w:id="256" w:author="Edward Leung" w:date="2016-12-20T09:44:00Z">
              <w:r w:rsidDel="005126DD">
                <w:rPr>
                  <w:rStyle w:val="TableBodyTextRFPChar"/>
                </w:rPr>
                <w:delText>Resource Requirements</w:delText>
              </w:r>
            </w:del>
          </w:p>
          <w:p w14:paraId="0A4B842C" w14:textId="6F0E1B2D" w:rsidR="005E1373" w:rsidDel="005126DD" w:rsidRDefault="005E1373" w:rsidP="00B91182">
            <w:pPr>
              <w:pStyle w:val="TableBodyTextRFP"/>
              <w:numPr>
                <w:ilvl w:val="0"/>
                <w:numId w:val="6"/>
              </w:numPr>
              <w:spacing w:before="0" w:after="0"/>
              <w:ind w:left="390" w:hanging="180"/>
              <w:rPr>
                <w:del w:id="257" w:author="Edward Leung" w:date="2016-12-20T09:44:00Z"/>
                <w:rStyle w:val="TableBodyTextRFPChar"/>
              </w:rPr>
            </w:pPr>
            <w:del w:id="258" w:author="Edward Leung" w:date="2016-12-20T09:44:00Z">
              <w:r w:rsidDel="005126DD">
                <w:rPr>
                  <w:rStyle w:val="TableBodyTextRFPChar"/>
                </w:rPr>
                <w:delText>Project Controls</w:delText>
              </w:r>
            </w:del>
          </w:p>
          <w:p w14:paraId="7F8B9F08" w14:textId="1D34320C" w:rsidR="005E1373" w:rsidDel="005126DD" w:rsidRDefault="005E1373" w:rsidP="00B91182">
            <w:pPr>
              <w:pStyle w:val="TableBodyTextRFP"/>
              <w:numPr>
                <w:ilvl w:val="0"/>
                <w:numId w:val="6"/>
              </w:numPr>
              <w:spacing w:before="0" w:after="0"/>
              <w:ind w:left="390" w:hanging="180"/>
              <w:rPr>
                <w:del w:id="259" w:author="Edward Leung" w:date="2016-12-20T09:44:00Z"/>
                <w:rStyle w:val="TableBodyTextRFPChar"/>
              </w:rPr>
            </w:pPr>
            <w:del w:id="260" w:author="Edward Leung" w:date="2016-12-20T09:44:00Z">
              <w:r w:rsidDel="005126DD">
                <w:rPr>
                  <w:rStyle w:val="TableBodyTextRFPChar"/>
                </w:rPr>
                <w:delText>Project Organization</w:delText>
              </w:r>
            </w:del>
          </w:p>
          <w:p w14:paraId="61FCE24E" w14:textId="5F15BB89" w:rsidR="005E1373" w:rsidDel="005126DD" w:rsidRDefault="005E1373" w:rsidP="00B91182">
            <w:pPr>
              <w:pStyle w:val="TableBodyTextRFP"/>
              <w:numPr>
                <w:ilvl w:val="0"/>
                <w:numId w:val="6"/>
              </w:numPr>
              <w:spacing w:before="0" w:after="0"/>
              <w:ind w:left="390" w:hanging="180"/>
              <w:rPr>
                <w:del w:id="261" w:author="Edward Leung" w:date="2016-12-20T09:44:00Z"/>
                <w:rStyle w:val="TableBodyTextRFPChar"/>
              </w:rPr>
            </w:pPr>
            <w:del w:id="262" w:author="Edward Leung" w:date="2016-12-20T09:44:00Z">
              <w:r w:rsidDel="005126DD">
                <w:rPr>
                  <w:rStyle w:val="TableBodyTextRFPChar"/>
                </w:rPr>
                <w:delText>Project Communication</w:delText>
              </w:r>
            </w:del>
          </w:p>
          <w:p w14:paraId="57994740" w14:textId="26E55303" w:rsidR="005E1373" w:rsidDel="005126DD" w:rsidRDefault="005E1373" w:rsidP="00B91182">
            <w:pPr>
              <w:pStyle w:val="TableBodyTextRFP"/>
              <w:numPr>
                <w:ilvl w:val="0"/>
                <w:numId w:val="6"/>
              </w:numPr>
              <w:spacing w:before="0" w:after="0"/>
              <w:ind w:left="390" w:hanging="180"/>
              <w:rPr>
                <w:del w:id="263" w:author="Edward Leung" w:date="2016-12-20T09:44:00Z"/>
                <w:rStyle w:val="TableBodyTextRFPChar"/>
              </w:rPr>
            </w:pPr>
            <w:del w:id="264" w:author="Edward Leung" w:date="2016-12-20T09:44:00Z">
              <w:r w:rsidDel="005126DD">
                <w:rPr>
                  <w:rStyle w:val="TableBodyTextRFPChar"/>
                </w:rPr>
                <w:delText>Risk Management</w:delText>
              </w:r>
            </w:del>
          </w:p>
          <w:p w14:paraId="34A0C369" w14:textId="2BBF58DC" w:rsidR="005E1373" w:rsidDel="005126DD" w:rsidRDefault="005E1373" w:rsidP="00B91182">
            <w:pPr>
              <w:pStyle w:val="TableBodyTextRFP"/>
              <w:numPr>
                <w:ilvl w:val="0"/>
                <w:numId w:val="6"/>
              </w:numPr>
              <w:spacing w:before="0" w:after="0"/>
              <w:ind w:left="390" w:hanging="180"/>
              <w:rPr>
                <w:del w:id="265" w:author="Edward Leung" w:date="2016-12-20T09:44:00Z"/>
                <w:rStyle w:val="TableBodyTextRFPChar"/>
              </w:rPr>
            </w:pPr>
            <w:del w:id="266" w:author="Edward Leung" w:date="2016-12-20T09:44:00Z">
              <w:r w:rsidDel="005126DD">
                <w:rPr>
                  <w:rStyle w:val="TableBodyTextRFPChar"/>
                </w:rPr>
                <w:delText>Change Management</w:delText>
              </w:r>
            </w:del>
          </w:p>
          <w:p w14:paraId="0C389DCD" w14:textId="66C0CB1C" w:rsidR="00585D75" w:rsidRPr="00854144" w:rsidDel="005126DD" w:rsidRDefault="00585D75" w:rsidP="00061D2A">
            <w:pPr>
              <w:pStyle w:val="TableBodyTextRFP"/>
              <w:spacing w:before="0" w:after="0"/>
              <w:rPr>
                <w:del w:id="267" w:author="Edward Leung" w:date="2016-12-20T09:44:00Z"/>
                <w:rStyle w:val="TableBodyTextRFPChar"/>
              </w:rPr>
            </w:pPr>
          </w:p>
        </w:tc>
      </w:tr>
      <w:tr w:rsidR="00D7436F" w:rsidRPr="00854144" w14:paraId="22D792E2" w14:textId="77777777" w:rsidTr="00D7436F">
        <w:trPr>
          <w:trHeight w:val="1750"/>
          <w:tblCellSpacing w:w="7" w:type="dxa"/>
          <w:ins w:id="268" w:author="Edward Leung" w:date="2016-12-20T10:30:00Z"/>
          <w:trPrChange w:id="269" w:author="Edward Leung" w:date="2016-12-20T10:30:00Z">
            <w:trPr>
              <w:gridBefore w:val="1"/>
              <w:trHeight w:val="1750"/>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270" w:author="Edward Leung" w:date="2016-12-20T10:30:00Z">
              <w:tcPr>
                <w:tcW w:w="738" w:type="dxa"/>
                <w:gridSpan w:val="2"/>
                <w:tcBorders>
                  <w:top w:val="single" w:sz="4" w:space="0" w:color="C60C30"/>
                  <w:left w:val="single" w:sz="4" w:space="0" w:color="A6A6A6"/>
                  <w:bottom w:val="single" w:sz="4" w:space="0" w:color="C60C30"/>
                  <w:right w:val="single" w:sz="4" w:space="0" w:color="A6A6A6"/>
                </w:tcBorders>
              </w:tcPr>
            </w:tcPrChange>
          </w:tcPr>
          <w:p w14:paraId="60B92C94" w14:textId="77777777" w:rsidR="00D7436F" w:rsidRPr="00854144" w:rsidRDefault="00D7436F" w:rsidP="00650884">
            <w:pPr>
              <w:pStyle w:val="TableBodyTextRFP"/>
              <w:spacing w:before="0" w:after="0"/>
              <w:ind w:left="0"/>
              <w:rPr>
                <w:ins w:id="271" w:author="Edward Leung" w:date="2016-12-20T10:30:00Z"/>
                <w:rStyle w:val="TableBodyTextRFPChar"/>
              </w:rPr>
            </w:pPr>
            <w:ins w:id="272" w:author="Edward Leung" w:date="2016-12-20T10:30:00Z">
              <w:r w:rsidRPr="00854144">
                <w:rPr>
                  <w:rStyle w:val="TableBodyTextRFPChar"/>
                </w:rPr>
                <w:t>1</w:t>
              </w:r>
            </w:ins>
          </w:p>
        </w:tc>
        <w:tc>
          <w:tcPr>
            <w:tcW w:w="4232" w:type="dxa"/>
            <w:tcBorders>
              <w:top w:val="single" w:sz="4" w:space="0" w:color="C60C30"/>
              <w:left w:val="single" w:sz="4" w:space="0" w:color="A6A6A6"/>
              <w:bottom w:val="single" w:sz="4" w:space="0" w:color="C60C30"/>
              <w:right w:val="single" w:sz="4" w:space="0" w:color="A6A6A6"/>
            </w:tcBorders>
            <w:tcPrChange w:id="273" w:author="Edward Leung" w:date="2016-12-20T10:30:00Z">
              <w:tcPr>
                <w:tcW w:w="4267" w:type="dxa"/>
                <w:gridSpan w:val="3"/>
                <w:tcBorders>
                  <w:top w:val="single" w:sz="4" w:space="0" w:color="C60C30"/>
                  <w:left w:val="single" w:sz="4" w:space="0" w:color="A6A6A6"/>
                  <w:bottom w:val="single" w:sz="4" w:space="0" w:color="C60C30"/>
                  <w:right w:val="single" w:sz="4" w:space="0" w:color="A6A6A6"/>
                </w:tcBorders>
              </w:tcPr>
            </w:tcPrChange>
          </w:tcPr>
          <w:p w14:paraId="3AF00B66" w14:textId="77777777" w:rsidR="00D7436F" w:rsidRPr="00854144" w:rsidRDefault="00D7436F" w:rsidP="00650884">
            <w:pPr>
              <w:pStyle w:val="TableBodyTextRFP"/>
              <w:spacing w:before="0" w:after="0"/>
              <w:ind w:left="0"/>
              <w:rPr>
                <w:ins w:id="274" w:author="Edward Leung" w:date="2016-12-20T10:30:00Z"/>
                <w:rStyle w:val="TableBodyTextRFPChar"/>
              </w:rPr>
            </w:pPr>
            <w:ins w:id="275" w:author="Edward Leung" w:date="2016-12-20T10:30:00Z">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ins>
          </w:p>
        </w:tc>
        <w:tc>
          <w:tcPr>
            <w:tcW w:w="5019" w:type="dxa"/>
            <w:gridSpan w:val="2"/>
            <w:tcBorders>
              <w:top w:val="single" w:sz="4" w:space="0" w:color="C60C30"/>
              <w:left w:val="single" w:sz="4" w:space="0" w:color="A6A6A6"/>
              <w:bottom w:val="single" w:sz="4" w:space="0" w:color="C60C30"/>
              <w:right w:val="single" w:sz="4" w:space="0" w:color="A6A6A6"/>
            </w:tcBorders>
            <w:tcPrChange w:id="276" w:author="Edward Leung" w:date="2016-12-20T10:30:00Z">
              <w:tcPr>
                <w:tcW w:w="5019" w:type="dxa"/>
                <w:gridSpan w:val="3"/>
                <w:tcBorders>
                  <w:top w:val="single" w:sz="4" w:space="0" w:color="C60C30"/>
                  <w:left w:val="single" w:sz="4" w:space="0" w:color="A6A6A6"/>
                  <w:bottom w:val="single" w:sz="4" w:space="0" w:color="C60C30"/>
                  <w:right w:val="single" w:sz="4" w:space="0" w:color="A6A6A6"/>
                </w:tcBorders>
              </w:tcPr>
            </w:tcPrChange>
          </w:tcPr>
          <w:p w14:paraId="25F21588" w14:textId="77777777" w:rsidR="00D7436F" w:rsidRDefault="00D7436F" w:rsidP="00650884">
            <w:pPr>
              <w:pStyle w:val="TableBodyTextRFP"/>
              <w:numPr>
                <w:ilvl w:val="0"/>
                <w:numId w:val="6"/>
              </w:numPr>
              <w:spacing w:before="0" w:after="0"/>
              <w:ind w:left="390" w:hanging="180"/>
              <w:rPr>
                <w:ins w:id="277" w:author="Edward Leung" w:date="2016-12-20T10:30:00Z"/>
                <w:rStyle w:val="TableBodyTextRFPChar"/>
              </w:rPr>
            </w:pPr>
            <w:ins w:id="278" w:author="Edward Leung" w:date="2016-12-20T10:30:00Z">
              <w:r>
                <w:rPr>
                  <w:rStyle w:val="TableBodyTextRFPChar"/>
                </w:rPr>
                <w:t>Project Objective</w:t>
              </w:r>
            </w:ins>
          </w:p>
          <w:p w14:paraId="5330D533" w14:textId="77777777" w:rsidR="00D7436F" w:rsidRDefault="00D7436F" w:rsidP="00650884">
            <w:pPr>
              <w:pStyle w:val="TableBodyTextRFP"/>
              <w:numPr>
                <w:ilvl w:val="0"/>
                <w:numId w:val="6"/>
              </w:numPr>
              <w:spacing w:before="0" w:after="0"/>
              <w:ind w:left="390" w:hanging="180"/>
              <w:rPr>
                <w:ins w:id="279" w:author="Edward Leung" w:date="2016-12-20T10:30:00Z"/>
                <w:rStyle w:val="TableBodyTextRFPChar"/>
              </w:rPr>
            </w:pPr>
            <w:ins w:id="280" w:author="Edward Leung" w:date="2016-12-20T10:30:00Z">
              <w:r>
                <w:rPr>
                  <w:rStyle w:val="TableBodyTextRFPChar"/>
                </w:rPr>
                <w:t>Project Approach</w:t>
              </w:r>
            </w:ins>
          </w:p>
          <w:p w14:paraId="136FFAB8" w14:textId="77777777" w:rsidR="00D7436F" w:rsidRDefault="00D7436F" w:rsidP="00650884">
            <w:pPr>
              <w:pStyle w:val="TableBodyTextRFP"/>
              <w:numPr>
                <w:ilvl w:val="0"/>
                <w:numId w:val="6"/>
              </w:numPr>
              <w:spacing w:before="0" w:after="0"/>
              <w:ind w:left="390" w:hanging="180"/>
              <w:rPr>
                <w:ins w:id="281" w:author="Edward Leung" w:date="2016-12-20T10:30:00Z"/>
                <w:rStyle w:val="TableBodyTextRFPChar"/>
              </w:rPr>
            </w:pPr>
            <w:ins w:id="282" w:author="Edward Leung" w:date="2016-12-20T10:30:00Z">
              <w:r>
                <w:rPr>
                  <w:rStyle w:val="TableBodyTextRFPChar"/>
                </w:rPr>
                <w:t>Project Schedule</w:t>
              </w:r>
            </w:ins>
          </w:p>
          <w:p w14:paraId="49F21B9E" w14:textId="77777777" w:rsidR="00D7436F" w:rsidRDefault="00D7436F" w:rsidP="00650884">
            <w:pPr>
              <w:pStyle w:val="TableBodyTextRFP"/>
              <w:numPr>
                <w:ilvl w:val="0"/>
                <w:numId w:val="6"/>
              </w:numPr>
              <w:spacing w:before="0" w:after="0"/>
              <w:ind w:left="390" w:hanging="180"/>
              <w:rPr>
                <w:ins w:id="283" w:author="Edward Leung" w:date="2016-12-20T10:30:00Z"/>
                <w:rStyle w:val="TableBodyTextRFPChar"/>
              </w:rPr>
            </w:pPr>
            <w:ins w:id="284" w:author="Edward Leung" w:date="2016-12-20T10:30:00Z">
              <w:r>
                <w:rPr>
                  <w:rStyle w:val="TableBodyTextRFPChar"/>
                </w:rPr>
                <w:t>Stakeholders</w:t>
              </w:r>
            </w:ins>
          </w:p>
          <w:p w14:paraId="681A4DC5" w14:textId="77777777" w:rsidR="00D7436F" w:rsidRDefault="00D7436F" w:rsidP="00650884">
            <w:pPr>
              <w:pStyle w:val="TableBodyTextRFP"/>
              <w:numPr>
                <w:ilvl w:val="0"/>
                <w:numId w:val="6"/>
              </w:numPr>
              <w:spacing w:before="0" w:after="0"/>
              <w:ind w:left="390" w:hanging="180"/>
              <w:rPr>
                <w:ins w:id="285" w:author="Edward Leung" w:date="2016-12-20T10:30:00Z"/>
                <w:rStyle w:val="TableBodyTextRFPChar"/>
              </w:rPr>
            </w:pPr>
            <w:ins w:id="286" w:author="Edward Leung" w:date="2016-12-20T10:30:00Z">
              <w:r>
                <w:rPr>
                  <w:rStyle w:val="TableBodyTextRFPChar"/>
                </w:rPr>
                <w:t>Resource Requirements</w:t>
              </w:r>
            </w:ins>
          </w:p>
          <w:p w14:paraId="54266272" w14:textId="77777777" w:rsidR="00D7436F" w:rsidRDefault="00D7436F" w:rsidP="00650884">
            <w:pPr>
              <w:pStyle w:val="TableBodyTextRFP"/>
              <w:numPr>
                <w:ilvl w:val="0"/>
                <w:numId w:val="6"/>
              </w:numPr>
              <w:spacing w:before="0" w:after="0"/>
              <w:ind w:left="390" w:hanging="180"/>
              <w:rPr>
                <w:ins w:id="287" w:author="Edward Leung" w:date="2016-12-20T10:30:00Z"/>
                <w:rStyle w:val="TableBodyTextRFPChar"/>
              </w:rPr>
            </w:pPr>
            <w:ins w:id="288" w:author="Edward Leung" w:date="2016-12-20T10:30:00Z">
              <w:r>
                <w:rPr>
                  <w:rStyle w:val="TableBodyTextRFPChar"/>
                </w:rPr>
                <w:t>Project Controls</w:t>
              </w:r>
            </w:ins>
          </w:p>
          <w:p w14:paraId="5F9B8E1F" w14:textId="77777777" w:rsidR="00D7436F" w:rsidRDefault="00D7436F" w:rsidP="00650884">
            <w:pPr>
              <w:pStyle w:val="TableBodyTextRFP"/>
              <w:numPr>
                <w:ilvl w:val="0"/>
                <w:numId w:val="6"/>
              </w:numPr>
              <w:spacing w:before="0" w:after="0"/>
              <w:ind w:left="390" w:hanging="180"/>
              <w:rPr>
                <w:ins w:id="289" w:author="Edward Leung" w:date="2016-12-20T10:30:00Z"/>
                <w:rStyle w:val="TableBodyTextRFPChar"/>
              </w:rPr>
            </w:pPr>
            <w:ins w:id="290" w:author="Edward Leung" w:date="2016-12-20T10:30:00Z">
              <w:r>
                <w:rPr>
                  <w:rStyle w:val="TableBodyTextRFPChar"/>
                </w:rPr>
                <w:t>Project Organization</w:t>
              </w:r>
            </w:ins>
          </w:p>
          <w:p w14:paraId="6DA82BE0" w14:textId="77777777" w:rsidR="00D7436F" w:rsidRDefault="00D7436F" w:rsidP="00650884">
            <w:pPr>
              <w:pStyle w:val="TableBodyTextRFP"/>
              <w:numPr>
                <w:ilvl w:val="0"/>
                <w:numId w:val="6"/>
              </w:numPr>
              <w:spacing w:before="0" w:after="0"/>
              <w:ind w:left="390" w:hanging="180"/>
              <w:rPr>
                <w:ins w:id="291" w:author="Edward Leung" w:date="2016-12-20T10:30:00Z"/>
                <w:rStyle w:val="TableBodyTextRFPChar"/>
              </w:rPr>
            </w:pPr>
            <w:ins w:id="292" w:author="Edward Leung" w:date="2016-12-20T10:30:00Z">
              <w:r>
                <w:rPr>
                  <w:rStyle w:val="TableBodyTextRFPChar"/>
                </w:rPr>
                <w:t>Project Communication</w:t>
              </w:r>
            </w:ins>
          </w:p>
          <w:p w14:paraId="67A830CD" w14:textId="77777777" w:rsidR="00D7436F" w:rsidRDefault="00D7436F" w:rsidP="00650884">
            <w:pPr>
              <w:pStyle w:val="TableBodyTextRFP"/>
              <w:numPr>
                <w:ilvl w:val="0"/>
                <w:numId w:val="6"/>
              </w:numPr>
              <w:spacing w:before="0" w:after="0"/>
              <w:ind w:left="390" w:hanging="180"/>
              <w:rPr>
                <w:ins w:id="293" w:author="Edward Leung" w:date="2016-12-20T10:30:00Z"/>
                <w:rStyle w:val="TableBodyTextRFPChar"/>
              </w:rPr>
            </w:pPr>
            <w:ins w:id="294" w:author="Edward Leung" w:date="2016-12-20T10:30:00Z">
              <w:r>
                <w:rPr>
                  <w:rStyle w:val="TableBodyTextRFPChar"/>
                </w:rPr>
                <w:t>Risk Management</w:t>
              </w:r>
            </w:ins>
          </w:p>
          <w:p w14:paraId="3A650F33" w14:textId="77777777" w:rsidR="00D7436F" w:rsidRDefault="00D7436F" w:rsidP="00650884">
            <w:pPr>
              <w:pStyle w:val="TableBodyTextRFP"/>
              <w:numPr>
                <w:ilvl w:val="0"/>
                <w:numId w:val="6"/>
              </w:numPr>
              <w:spacing w:before="0" w:after="0"/>
              <w:ind w:left="390" w:hanging="180"/>
              <w:rPr>
                <w:ins w:id="295" w:author="Edward Leung" w:date="2016-12-20T10:30:00Z"/>
                <w:rStyle w:val="TableBodyTextRFPChar"/>
              </w:rPr>
            </w:pPr>
            <w:ins w:id="296" w:author="Edward Leung" w:date="2016-12-20T10:30:00Z">
              <w:r>
                <w:rPr>
                  <w:rStyle w:val="TableBodyTextRFPChar"/>
                </w:rPr>
                <w:t>Change Management</w:t>
              </w:r>
            </w:ins>
          </w:p>
          <w:p w14:paraId="5204F27D" w14:textId="77777777" w:rsidR="00D7436F" w:rsidRPr="00854144" w:rsidRDefault="00D7436F" w:rsidP="00650884">
            <w:pPr>
              <w:pStyle w:val="TableBodyTextRFP"/>
              <w:spacing w:before="0" w:after="0"/>
              <w:rPr>
                <w:ins w:id="297" w:author="Edward Leung" w:date="2016-12-20T10:30:00Z"/>
                <w:rStyle w:val="TableBodyTextRFPChar"/>
              </w:rPr>
            </w:pPr>
          </w:p>
        </w:tc>
      </w:tr>
      <w:tr w:rsidR="00650884" w:rsidRPr="00854144" w14:paraId="5279A369" w14:textId="77777777" w:rsidTr="00D7436F">
        <w:trPr>
          <w:trHeight w:val="1703"/>
          <w:tblCellSpacing w:w="7" w:type="dxa"/>
          <w:ins w:id="298" w:author="Edward Leung" w:date="2016-12-20T21:46:00Z"/>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ins w:id="299" w:author="Edward Leung" w:date="2016-12-20T21:46:00Z"/>
                <w:rStyle w:val="TableBodyTextRFPChar"/>
              </w:rPr>
            </w:pPr>
            <w:ins w:id="300" w:author="Edward Leung" w:date="2016-12-20T22:04:00Z">
              <w:r>
                <w:rPr>
                  <w:rStyle w:val="TableBodyTextRFPChar"/>
                </w:rPr>
                <w:t>2</w:t>
              </w:r>
            </w:ins>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7E5D78" w:rsidRDefault="007E5D78" w:rsidP="00B55C98">
            <w:pPr>
              <w:pStyle w:val="TableBodyTextRFP"/>
              <w:spacing w:before="0" w:after="0"/>
              <w:ind w:left="0"/>
              <w:rPr>
                <w:ins w:id="301" w:author="Edward Leung" w:date="2016-12-20T21:46:00Z"/>
                <w:rStyle w:val="TableBodyTextRFPChar"/>
                <w:rPrChange w:id="302" w:author="Edward Leung" w:date="2016-12-20T21:55:00Z">
                  <w:rPr>
                    <w:ins w:id="303" w:author="Edward Leung" w:date="2016-12-20T21:46:00Z"/>
                    <w:rStyle w:val="TableBodyTextRFPChar"/>
                    <w:b/>
                  </w:rPr>
                </w:rPrChange>
              </w:rPr>
              <w:pPrChange w:id="304" w:author="Edward Leung" w:date="2016-12-20T22:00:00Z">
                <w:pPr>
                  <w:pStyle w:val="TableBodyTextRFP"/>
                  <w:spacing w:before="0" w:after="0"/>
                  <w:ind w:left="0"/>
                </w:pPr>
              </w:pPrChange>
            </w:pPr>
            <w:ins w:id="305" w:author="Edward Leung" w:date="2016-12-20T21:47:00Z">
              <w:r>
                <w:rPr>
                  <w:rStyle w:val="TableBodyTextRFPChar"/>
                  <w:b/>
                </w:rPr>
                <w:t xml:space="preserve">System Design Specification </w:t>
              </w:r>
            </w:ins>
            <w:ins w:id="306" w:author="Edward Leung" w:date="2016-12-20T21:55:00Z">
              <w:r>
                <w:rPr>
                  <w:rStyle w:val="TableBodyTextRFPChar"/>
                  <w:b/>
                </w:rPr>
                <w:t>–</w:t>
              </w:r>
            </w:ins>
            <w:ins w:id="307" w:author="Edward Leung" w:date="2016-12-20T21:58:00Z">
              <w:r w:rsidR="00B55C98">
                <w:rPr>
                  <w:rStyle w:val="TableBodyTextRFPChar"/>
                  <w:b/>
                </w:rPr>
                <w:t xml:space="preserve"> </w:t>
              </w:r>
              <w:r w:rsidR="00B55C98">
                <w:rPr>
                  <w:rStyle w:val="TableBodyTextRFPChar"/>
                </w:rPr>
                <w:t xml:space="preserve">allows infrastructure to </w:t>
              </w:r>
            </w:ins>
            <w:ins w:id="308" w:author="Edward Leung" w:date="2016-12-20T21:59:00Z">
              <w:r w:rsidR="00B55C98">
                <w:rPr>
                  <w:rStyle w:val="TableBodyTextRFPChar"/>
                </w:rPr>
                <w:t>refer to t</w:t>
              </w:r>
            </w:ins>
            <w:ins w:id="309" w:author="Edward Leung" w:date="2016-12-20T21:55:00Z">
              <w:r>
                <w:rPr>
                  <w:rStyle w:val="TableBodyTextRFPChar"/>
                </w:rPr>
                <w:t xml:space="preserve">he system architecture, configurations and other design considerations </w:t>
              </w:r>
            </w:ins>
            <w:ins w:id="310" w:author="Edward Leung" w:date="2016-12-20T21:57:00Z">
              <w:r>
                <w:rPr>
                  <w:rStyle w:val="TableBodyTextRFPChar"/>
                </w:rPr>
                <w:t>for CX</w:t>
              </w:r>
            </w:ins>
            <w:ins w:id="311" w:author="Edward Leung" w:date="2016-12-20T21:55:00Z">
              <w:r>
                <w:rPr>
                  <w:rStyle w:val="TableBodyTextRFPChar"/>
                </w:rPr>
                <w:t xml:space="preserve"> MQ migration</w:t>
              </w:r>
            </w:ins>
            <w:ins w:id="312" w:author="Edward Leung" w:date="2016-12-20T21:57:00Z">
              <w:r>
                <w:rPr>
                  <w:rStyle w:val="TableBodyTextRFPChar"/>
                </w:rPr>
                <w:t>.</w:t>
              </w:r>
            </w:ins>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ins w:id="313" w:author="Edward Leung" w:date="2016-12-20T21:56:00Z"/>
                <w:rStyle w:val="TableBodyTextRFPChar"/>
              </w:rPr>
            </w:pPr>
            <w:ins w:id="314" w:author="Edward Leung" w:date="2016-12-20T21:56:00Z">
              <w:r>
                <w:rPr>
                  <w:rStyle w:val="TableBodyTextRFPChar"/>
                </w:rPr>
                <w:t>System Consideration</w:t>
              </w:r>
            </w:ins>
          </w:p>
          <w:p w14:paraId="460A26E6" w14:textId="77777777" w:rsidR="007E5D78" w:rsidRDefault="007E5D78" w:rsidP="00B91182">
            <w:pPr>
              <w:pStyle w:val="TableBodyTextRFP"/>
              <w:numPr>
                <w:ilvl w:val="0"/>
                <w:numId w:val="6"/>
              </w:numPr>
              <w:spacing w:before="0" w:after="0"/>
              <w:ind w:left="390" w:hanging="180"/>
              <w:rPr>
                <w:ins w:id="315" w:author="Edward Leung" w:date="2016-12-20T21:56:00Z"/>
                <w:rStyle w:val="TableBodyTextRFPChar"/>
              </w:rPr>
            </w:pPr>
            <w:ins w:id="316" w:author="Edward Leung" w:date="2016-12-20T21:56:00Z">
              <w:r>
                <w:rPr>
                  <w:rStyle w:val="TableBodyTextRFPChar"/>
                </w:rPr>
                <w:t>System Architecture</w:t>
              </w:r>
            </w:ins>
          </w:p>
          <w:p w14:paraId="59A85CB9" w14:textId="77777777" w:rsidR="007E5D78" w:rsidRDefault="007E5D78" w:rsidP="00B91182">
            <w:pPr>
              <w:pStyle w:val="TableBodyTextRFP"/>
              <w:numPr>
                <w:ilvl w:val="0"/>
                <w:numId w:val="6"/>
              </w:numPr>
              <w:spacing w:before="0" w:after="0"/>
              <w:ind w:left="390" w:hanging="180"/>
              <w:rPr>
                <w:ins w:id="317" w:author="Edward Leung" w:date="2016-12-20T21:56:00Z"/>
                <w:rStyle w:val="TableBodyTextRFPChar"/>
              </w:rPr>
            </w:pPr>
            <w:proofErr w:type="spellStart"/>
            <w:ins w:id="318" w:author="Edward Leung" w:date="2016-12-20T21:56:00Z">
              <w:r>
                <w:rPr>
                  <w:rStyle w:val="TableBodyTextRFPChar"/>
                </w:rPr>
                <w:t>MQSeries</w:t>
              </w:r>
              <w:proofErr w:type="spellEnd"/>
              <w:r>
                <w:rPr>
                  <w:rStyle w:val="TableBodyTextRFPChar"/>
                </w:rPr>
                <w:t xml:space="preserve"> Specification</w:t>
              </w:r>
            </w:ins>
          </w:p>
          <w:p w14:paraId="52EB4A58" w14:textId="764EC8ED" w:rsidR="007E5D78" w:rsidRDefault="007E5D78" w:rsidP="00B91182">
            <w:pPr>
              <w:pStyle w:val="TableBodyTextRFP"/>
              <w:numPr>
                <w:ilvl w:val="0"/>
                <w:numId w:val="6"/>
              </w:numPr>
              <w:spacing w:before="0" w:after="0"/>
              <w:ind w:left="390" w:hanging="180"/>
              <w:rPr>
                <w:ins w:id="319" w:author="Edward Leung" w:date="2016-12-20T21:56:00Z"/>
                <w:rStyle w:val="TableBodyTextRFPChar"/>
              </w:rPr>
            </w:pPr>
            <w:ins w:id="320" w:author="Edward Leung" w:date="2016-12-20T21:56:00Z">
              <w:r>
                <w:rPr>
                  <w:rStyle w:val="TableBodyTextRFPChar"/>
                </w:rPr>
                <w:t>Interface Specification</w:t>
              </w:r>
            </w:ins>
          </w:p>
          <w:p w14:paraId="477F11DA" w14:textId="77777777" w:rsidR="007E5D78" w:rsidRDefault="007E5D78" w:rsidP="00B91182">
            <w:pPr>
              <w:pStyle w:val="TableBodyTextRFP"/>
              <w:numPr>
                <w:ilvl w:val="0"/>
                <w:numId w:val="6"/>
              </w:numPr>
              <w:spacing w:before="0" w:after="0"/>
              <w:ind w:left="390" w:hanging="180"/>
              <w:rPr>
                <w:ins w:id="321" w:author="Edward Leung" w:date="2016-12-20T21:56:00Z"/>
                <w:rStyle w:val="TableBodyTextRFPChar"/>
              </w:rPr>
            </w:pPr>
            <w:ins w:id="322" w:author="Edward Leung" w:date="2016-12-20T21:56:00Z">
              <w:r>
                <w:rPr>
                  <w:rStyle w:val="TableBodyTextRFPChar"/>
                </w:rPr>
                <w:t>Non-functional Design</w:t>
              </w:r>
            </w:ins>
          </w:p>
          <w:p w14:paraId="60BD1FCB" w14:textId="013088F9" w:rsidR="007E5D78" w:rsidRDefault="007E5D78" w:rsidP="00B55C98">
            <w:pPr>
              <w:pStyle w:val="TableBodyTextRFP"/>
              <w:numPr>
                <w:ilvl w:val="0"/>
                <w:numId w:val="6"/>
              </w:numPr>
              <w:spacing w:before="0" w:after="0"/>
              <w:ind w:left="390" w:hanging="180"/>
              <w:rPr>
                <w:ins w:id="323" w:author="Edward Leung" w:date="2016-12-20T21:46:00Z"/>
                <w:rStyle w:val="TableBodyTextRFPChar"/>
              </w:rPr>
              <w:pPrChange w:id="324" w:author="Edward Leung" w:date="2016-12-20T21:57:00Z">
                <w:pPr>
                  <w:pStyle w:val="TableBodyTextRFP"/>
                  <w:numPr>
                    <w:numId w:val="6"/>
                  </w:numPr>
                  <w:spacing w:before="0" w:after="0"/>
                  <w:ind w:left="390" w:hanging="180"/>
                </w:pPr>
              </w:pPrChange>
            </w:pPr>
            <w:proofErr w:type="spellStart"/>
            <w:ins w:id="325" w:author="Edward Leung" w:date="2016-12-20T21:56:00Z">
              <w:r>
                <w:rPr>
                  <w:rStyle w:val="TableBodyTextRFPChar"/>
                </w:rPr>
                <w:t>MQSeries</w:t>
              </w:r>
              <w:proofErr w:type="spellEnd"/>
              <w:r>
                <w:rPr>
                  <w:rStyle w:val="TableBodyTextRFPChar"/>
                </w:rPr>
                <w:t xml:space="preserve"> Sizing</w:t>
              </w:r>
            </w:ins>
          </w:p>
        </w:tc>
      </w:tr>
      <w:tr w:rsidR="00650884" w:rsidRPr="00854144" w14:paraId="33BC14DC" w14:textId="77777777" w:rsidTr="00D7436F">
        <w:trPr>
          <w:trHeight w:val="1703"/>
          <w:tblCellSpacing w:w="7" w:type="dxa"/>
          <w:ins w:id="326" w:author="Edward Leung" w:date="2016-12-20T21:46:00Z"/>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ins w:id="327" w:author="Edward Leung" w:date="2016-12-20T21:46:00Z"/>
                <w:rStyle w:val="TableBodyTextRFPChar"/>
              </w:rPr>
            </w:pPr>
            <w:ins w:id="328" w:author="Edward Leung" w:date="2016-12-20T22:04:00Z">
              <w:r>
                <w:rPr>
                  <w:rStyle w:val="TableBodyTextRFPChar"/>
                </w:rPr>
                <w:t>3</w:t>
              </w:r>
            </w:ins>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5599E76E" w:rsidR="00650884" w:rsidRPr="00B55C98" w:rsidRDefault="007E5D78" w:rsidP="00B55C98">
            <w:pPr>
              <w:pStyle w:val="TableBodyTextRFP"/>
              <w:spacing w:before="0" w:after="0"/>
              <w:ind w:left="0"/>
              <w:rPr>
                <w:ins w:id="329" w:author="Edward Leung" w:date="2016-12-20T21:46:00Z"/>
                <w:rStyle w:val="TableBodyTextRFPChar"/>
                <w:rPrChange w:id="330" w:author="Edward Leung" w:date="2016-12-20T21:57:00Z">
                  <w:rPr>
                    <w:ins w:id="331" w:author="Edward Leung" w:date="2016-12-20T21:46:00Z"/>
                    <w:rStyle w:val="TableBodyTextRFPChar"/>
                    <w:b/>
                  </w:rPr>
                </w:rPrChange>
              </w:rPr>
              <w:pPrChange w:id="332" w:author="Edward Leung" w:date="2016-12-20T21:57:00Z">
                <w:pPr>
                  <w:pStyle w:val="TableBodyTextRFP"/>
                  <w:spacing w:before="0" w:after="0"/>
                  <w:ind w:left="0"/>
                </w:pPr>
              </w:pPrChange>
            </w:pPr>
            <w:ins w:id="333" w:author="Edward Leung" w:date="2016-12-20T21:47:00Z">
              <w:r>
                <w:rPr>
                  <w:rStyle w:val="TableBodyTextRFPChar"/>
                  <w:b/>
                </w:rPr>
                <w:t>Migration Plan</w:t>
              </w:r>
            </w:ins>
            <w:ins w:id="334" w:author="Edward Leung" w:date="2016-12-20T21:46:00Z">
              <w:r>
                <w:rPr>
                  <w:rStyle w:val="TableBodyTextRFPChar"/>
                  <w:b/>
                </w:rPr>
                <w:t xml:space="preserve"> </w:t>
              </w:r>
            </w:ins>
            <w:ins w:id="335" w:author="Edward Leung" w:date="2016-12-20T21:57:00Z">
              <w:r w:rsidR="00B55C98">
                <w:rPr>
                  <w:rStyle w:val="TableBodyTextRFPChar"/>
                  <w:b/>
                </w:rPr>
                <w:t xml:space="preserve">– </w:t>
              </w:r>
            </w:ins>
          </w:p>
        </w:tc>
        <w:tc>
          <w:tcPr>
            <w:tcW w:w="5000" w:type="dxa"/>
            <w:tcBorders>
              <w:top w:val="single" w:sz="4" w:space="0" w:color="C60C30"/>
              <w:left w:val="single" w:sz="4" w:space="0" w:color="A6A6A6"/>
              <w:bottom w:val="single" w:sz="4" w:space="0" w:color="C60C30"/>
              <w:right w:val="single" w:sz="4" w:space="0" w:color="A6A6A6"/>
            </w:tcBorders>
          </w:tcPr>
          <w:p w14:paraId="40B325C0" w14:textId="77777777" w:rsidR="00650884" w:rsidRDefault="00650884" w:rsidP="00B91182">
            <w:pPr>
              <w:pStyle w:val="TableBodyTextRFP"/>
              <w:numPr>
                <w:ilvl w:val="0"/>
                <w:numId w:val="6"/>
              </w:numPr>
              <w:spacing w:before="0" w:after="0"/>
              <w:ind w:left="390" w:hanging="180"/>
              <w:rPr>
                <w:ins w:id="336" w:author="Edward Leung" w:date="2016-12-20T21:46:00Z"/>
                <w:rStyle w:val="TableBodyTextRFPChar"/>
              </w:rPr>
            </w:pPr>
          </w:p>
        </w:tc>
      </w:tr>
      <w:tr w:rsidR="00650884" w:rsidRPr="00854144" w14:paraId="2CBA3E33" w14:textId="77777777" w:rsidTr="00D7436F">
        <w:trPr>
          <w:trHeight w:val="1703"/>
          <w:tblCellSpacing w:w="7" w:type="dxa"/>
          <w:ins w:id="337" w:author="Edward Leung" w:date="2016-12-20T21:46:00Z"/>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ins w:id="338" w:author="Edward Leung" w:date="2016-12-20T21:46:00Z"/>
                <w:rStyle w:val="TableBodyTextRFPChar"/>
              </w:rPr>
            </w:pPr>
            <w:ins w:id="339" w:author="Edward Leung" w:date="2016-12-20T22:04:00Z">
              <w:r>
                <w:rPr>
                  <w:rStyle w:val="TableBodyTextRFPChar"/>
                </w:rPr>
                <w:t>4</w:t>
              </w:r>
            </w:ins>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rsidP="00B55C98">
            <w:pPr>
              <w:pStyle w:val="TableBodyTextRFP"/>
              <w:spacing w:before="0" w:after="0"/>
              <w:ind w:left="0"/>
              <w:rPr>
                <w:ins w:id="340" w:author="Edward Leung" w:date="2016-12-20T21:46:00Z"/>
                <w:rStyle w:val="TableBodyTextRFPChar"/>
                <w:b/>
              </w:rPr>
              <w:pPrChange w:id="341" w:author="Edward Leung" w:date="2016-12-20T22:02:00Z">
                <w:pPr>
                  <w:pStyle w:val="TableBodyTextRFP"/>
                  <w:spacing w:before="0" w:after="0"/>
                  <w:ind w:left="0"/>
                </w:pPr>
              </w:pPrChange>
            </w:pPr>
            <w:ins w:id="342" w:author="Edward Leung" w:date="2016-12-20T21:47:00Z">
              <w:r>
                <w:rPr>
                  <w:rStyle w:val="TableBodyTextRFPChar"/>
                  <w:b/>
                </w:rPr>
                <w:t>Technical Specification</w:t>
              </w:r>
            </w:ins>
            <w:ins w:id="343" w:author="Edward Leung" w:date="2016-12-20T21:46:00Z">
              <w:r>
                <w:rPr>
                  <w:rStyle w:val="TableBodyTextRFPChar"/>
                  <w:b/>
                </w:rPr>
                <w:t xml:space="preserve"> </w:t>
              </w:r>
            </w:ins>
            <w:ins w:id="344" w:author="Edward Leung" w:date="2016-12-20T21:58:00Z">
              <w:r w:rsidR="00B55C98">
                <w:rPr>
                  <w:rStyle w:val="TableBodyTextRFPChar"/>
                  <w:b/>
                </w:rPr>
                <w:t>–</w:t>
              </w:r>
            </w:ins>
            <w:ins w:id="345" w:author="Edward Leung" w:date="2016-12-20T21:57:00Z">
              <w:r w:rsidR="00B55C98">
                <w:rPr>
                  <w:rStyle w:val="TableBodyTextRFPChar"/>
                  <w:b/>
                </w:rPr>
                <w:t xml:space="preserve"> </w:t>
              </w:r>
            </w:ins>
            <w:ins w:id="346" w:author="Edward Leung" w:date="2016-12-20T22:00:00Z">
              <w:r w:rsidR="00B55C98">
                <w:rPr>
                  <w:rStyle w:val="TableBodyTextRFPChar"/>
                </w:rPr>
                <w:t>allows setup support team and infrastructure team to understand the system</w:t>
              </w:r>
            </w:ins>
            <w:ins w:id="347" w:author="Edward Leung" w:date="2016-12-20T22:02:00Z">
              <w:r w:rsidR="00B55C98">
                <w:rPr>
                  <w:rStyle w:val="TableBodyTextRFPChar"/>
                </w:rPr>
                <w:t>’s detailed</w:t>
              </w:r>
            </w:ins>
            <w:ins w:id="348" w:author="Edward Leung" w:date="2016-12-20T22:00:00Z">
              <w:r w:rsidR="00B55C98">
                <w:rPr>
                  <w:rStyle w:val="TableBodyTextRFPChar"/>
                </w:rPr>
                <w:t xml:space="preserve"> configuration for future setup, upgrade and </w:t>
              </w:r>
            </w:ins>
            <w:ins w:id="349" w:author="Edward Leung" w:date="2016-12-20T22:02:00Z">
              <w:r w:rsidR="00B55C98">
                <w:rPr>
                  <w:rStyle w:val="TableBodyTextRFPChar"/>
                </w:rPr>
                <w:t xml:space="preserve">maintenance activities. </w:t>
              </w:r>
            </w:ins>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ins w:id="350" w:author="Edward Leung" w:date="2016-12-20T22:03:00Z"/>
                <w:rStyle w:val="TableBodyTextRFPChar"/>
              </w:rPr>
            </w:pPr>
            <w:ins w:id="351" w:author="Edward Leung" w:date="2016-12-20T22:03:00Z">
              <w:r>
                <w:rPr>
                  <w:rStyle w:val="TableBodyTextRFPChar"/>
                </w:rPr>
                <w:t>Detail Architecture</w:t>
              </w:r>
            </w:ins>
          </w:p>
          <w:p w14:paraId="105F8BBB" w14:textId="77777777" w:rsidR="00B55C98" w:rsidRDefault="00B55C98" w:rsidP="00B91182">
            <w:pPr>
              <w:pStyle w:val="TableBodyTextRFP"/>
              <w:numPr>
                <w:ilvl w:val="0"/>
                <w:numId w:val="6"/>
              </w:numPr>
              <w:spacing w:before="0" w:after="0"/>
              <w:ind w:left="390" w:hanging="180"/>
              <w:rPr>
                <w:ins w:id="352" w:author="Edward Leung" w:date="2016-12-20T22:03:00Z"/>
                <w:rStyle w:val="TableBodyTextRFPChar"/>
              </w:rPr>
            </w:pPr>
            <w:ins w:id="353" w:author="Edward Leung" w:date="2016-12-20T22:03:00Z">
              <w:r>
                <w:rPr>
                  <w:rStyle w:val="TableBodyTextRFPChar"/>
                </w:rPr>
                <w:t>Interface Technical Approach</w:t>
              </w:r>
            </w:ins>
          </w:p>
          <w:p w14:paraId="07C4EDCE" w14:textId="77777777" w:rsidR="00B55C98" w:rsidRDefault="00B55C98" w:rsidP="00B91182">
            <w:pPr>
              <w:pStyle w:val="TableBodyTextRFP"/>
              <w:numPr>
                <w:ilvl w:val="0"/>
                <w:numId w:val="6"/>
              </w:numPr>
              <w:spacing w:before="0" w:after="0"/>
              <w:ind w:left="390" w:hanging="180"/>
              <w:rPr>
                <w:ins w:id="354" w:author="Edward Leung" w:date="2016-12-20T22:03:00Z"/>
                <w:rStyle w:val="TableBodyTextRFPChar"/>
              </w:rPr>
            </w:pPr>
            <w:ins w:id="355" w:author="Edward Leung" w:date="2016-12-20T22:03:00Z">
              <w:r>
                <w:rPr>
                  <w:rStyle w:val="TableBodyTextRFPChar"/>
                </w:rPr>
                <w:t>Message Format</w:t>
              </w:r>
            </w:ins>
          </w:p>
          <w:p w14:paraId="28E39CC7" w14:textId="77777777" w:rsidR="00B55C98" w:rsidRDefault="00B55C98" w:rsidP="00B91182">
            <w:pPr>
              <w:pStyle w:val="TableBodyTextRFP"/>
              <w:numPr>
                <w:ilvl w:val="0"/>
                <w:numId w:val="6"/>
              </w:numPr>
              <w:spacing w:before="0" w:after="0"/>
              <w:ind w:left="390" w:hanging="180"/>
              <w:rPr>
                <w:ins w:id="356" w:author="Edward Leung" w:date="2016-12-20T22:04:00Z"/>
                <w:rStyle w:val="TableBodyTextRFPChar"/>
              </w:rPr>
            </w:pPr>
            <w:ins w:id="357" w:author="Edward Leung" w:date="2016-12-20T22:04:00Z">
              <w:r>
                <w:rPr>
                  <w:rStyle w:val="TableBodyTextRFPChar"/>
                </w:rPr>
                <w:t xml:space="preserve">Message Descriptor </w:t>
              </w:r>
            </w:ins>
          </w:p>
          <w:p w14:paraId="5563DFE6" w14:textId="283D256D" w:rsidR="00B55C98" w:rsidRDefault="00B55C98" w:rsidP="00B91182">
            <w:pPr>
              <w:pStyle w:val="TableBodyTextRFP"/>
              <w:numPr>
                <w:ilvl w:val="0"/>
                <w:numId w:val="6"/>
              </w:numPr>
              <w:spacing w:before="0" w:after="0"/>
              <w:ind w:left="390" w:hanging="180"/>
              <w:rPr>
                <w:ins w:id="358" w:author="Edward Leung" w:date="2016-12-20T22:03:00Z"/>
                <w:rStyle w:val="TableBodyTextRFPChar"/>
              </w:rPr>
            </w:pPr>
            <w:ins w:id="359" w:author="Edward Leung" w:date="2016-12-20T22:04:00Z">
              <w:r>
                <w:rPr>
                  <w:rStyle w:val="TableBodyTextRFPChar"/>
                </w:rPr>
                <w:t xml:space="preserve">Message Expiration </w:t>
              </w:r>
            </w:ins>
          </w:p>
          <w:p w14:paraId="4294C412" w14:textId="77777777" w:rsidR="00B55C98" w:rsidRDefault="00B55C98" w:rsidP="00B91182">
            <w:pPr>
              <w:pStyle w:val="TableBodyTextRFP"/>
              <w:numPr>
                <w:ilvl w:val="0"/>
                <w:numId w:val="6"/>
              </w:numPr>
              <w:spacing w:before="0" w:after="0"/>
              <w:ind w:left="390" w:hanging="180"/>
              <w:rPr>
                <w:ins w:id="360" w:author="Edward Leung" w:date="2016-12-20T22:03:00Z"/>
                <w:rStyle w:val="TableBodyTextRFPChar"/>
              </w:rPr>
            </w:pPr>
            <w:ins w:id="361" w:author="Edward Leung" w:date="2016-12-20T22:03:00Z">
              <w:r>
                <w:rPr>
                  <w:rStyle w:val="TableBodyTextRFPChar"/>
                </w:rPr>
                <w:t>Appendix – Channel Table Setup Procedure (MQSC)</w:t>
              </w:r>
            </w:ins>
          </w:p>
          <w:p w14:paraId="43E469C3" w14:textId="15AF7916" w:rsidR="00B55C98" w:rsidRDefault="00B55C98" w:rsidP="00B91182">
            <w:pPr>
              <w:pStyle w:val="TableBodyTextRFP"/>
              <w:numPr>
                <w:ilvl w:val="0"/>
                <w:numId w:val="6"/>
              </w:numPr>
              <w:spacing w:before="0" w:after="0"/>
              <w:ind w:left="390" w:hanging="180"/>
              <w:rPr>
                <w:ins w:id="362" w:author="Edward Leung" w:date="2016-12-20T21:46:00Z"/>
                <w:rStyle w:val="TableBodyTextRFPChar"/>
              </w:rPr>
            </w:pPr>
            <w:ins w:id="363" w:author="Edward Leung" w:date="2016-12-20T22:03:00Z">
              <w:r>
                <w:rPr>
                  <w:rStyle w:val="TableBodyTextRFPChar"/>
                </w:rPr>
                <w:t>Appendix – Cluster Setup Procedure (MQSC)</w:t>
              </w:r>
            </w:ins>
          </w:p>
        </w:tc>
      </w:tr>
      <w:tr w:rsidR="007E5D78" w:rsidRPr="00854144" w14:paraId="29B49841" w14:textId="77777777" w:rsidTr="00894619">
        <w:trPr>
          <w:trHeight w:val="1451"/>
          <w:tblCellSpacing w:w="7" w:type="dxa"/>
          <w:ins w:id="364" w:author="Edward Leung" w:date="2016-12-20T21:48:00Z"/>
          <w:trPrChange w:id="365" w:author="Edward Leung" w:date="2016-12-20T22:13:00Z">
            <w:trPr>
              <w:gridAfter w:val="0"/>
              <w:trHeight w:val="1703"/>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366" w:author="Edward Leung" w:date="2016-12-20T22:13:00Z">
              <w:tcPr>
                <w:tcW w:w="773" w:type="dxa"/>
                <w:gridSpan w:val="2"/>
                <w:tcBorders>
                  <w:top w:val="single" w:sz="4" w:space="0" w:color="C60C30"/>
                  <w:left w:val="single" w:sz="4" w:space="0" w:color="A6A6A6"/>
                  <w:bottom w:val="single" w:sz="4" w:space="0" w:color="C60C30"/>
                  <w:right w:val="single" w:sz="4" w:space="0" w:color="A6A6A6"/>
                </w:tcBorders>
              </w:tcPr>
            </w:tcPrChange>
          </w:tcPr>
          <w:p w14:paraId="5659F538" w14:textId="0B1E1394" w:rsidR="007E5D78" w:rsidDel="005126DD" w:rsidRDefault="00B55C98" w:rsidP="00061D2A">
            <w:pPr>
              <w:pStyle w:val="TableBodyTextRFP"/>
              <w:spacing w:before="0" w:after="0"/>
              <w:ind w:left="0"/>
              <w:rPr>
                <w:ins w:id="367" w:author="Edward Leung" w:date="2016-12-20T21:48:00Z"/>
                <w:rStyle w:val="TableBodyTextRFPChar"/>
              </w:rPr>
            </w:pPr>
            <w:ins w:id="368" w:author="Edward Leung" w:date="2016-12-20T22:04:00Z">
              <w:r>
                <w:rPr>
                  <w:rStyle w:val="TableBodyTextRFPChar"/>
                </w:rPr>
                <w:t>5</w:t>
              </w:r>
            </w:ins>
          </w:p>
        </w:tc>
        <w:tc>
          <w:tcPr>
            <w:tcW w:w="4251" w:type="dxa"/>
            <w:gridSpan w:val="2"/>
            <w:tcBorders>
              <w:top w:val="single" w:sz="4" w:space="0" w:color="C60C30"/>
              <w:left w:val="single" w:sz="4" w:space="0" w:color="A6A6A6"/>
              <w:bottom w:val="single" w:sz="4" w:space="0" w:color="C60C30"/>
              <w:right w:val="single" w:sz="4" w:space="0" w:color="A6A6A6"/>
            </w:tcBorders>
            <w:tcPrChange w:id="369" w:author="Edward Leung" w:date="2016-12-20T22:13:00Z">
              <w:tcPr>
                <w:tcW w:w="4251" w:type="dxa"/>
                <w:gridSpan w:val="3"/>
                <w:tcBorders>
                  <w:top w:val="single" w:sz="4" w:space="0" w:color="C60C30"/>
                  <w:left w:val="single" w:sz="4" w:space="0" w:color="A6A6A6"/>
                  <w:bottom w:val="single" w:sz="4" w:space="0" w:color="C60C30"/>
                  <w:right w:val="single" w:sz="4" w:space="0" w:color="A6A6A6"/>
                </w:tcBorders>
              </w:tcPr>
            </w:tcPrChange>
          </w:tcPr>
          <w:p w14:paraId="542149D2" w14:textId="52029FA7" w:rsidR="007E5D78" w:rsidRPr="007E5D78" w:rsidRDefault="007E5D78" w:rsidP="00894619">
            <w:pPr>
              <w:pStyle w:val="TableBodyTextRFP"/>
              <w:spacing w:before="0" w:after="0"/>
              <w:ind w:left="0"/>
              <w:rPr>
                <w:ins w:id="370" w:author="Edward Leung" w:date="2016-12-20T21:48:00Z"/>
                <w:rStyle w:val="TableBodyTextRFPChar"/>
                <w:rPrChange w:id="371" w:author="Edward Leung" w:date="2016-12-20T21:51:00Z">
                  <w:rPr>
                    <w:ins w:id="372" w:author="Edward Leung" w:date="2016-12-20T21:48:00Z"/>
                    <w:rStyle w:val="TableBodyTextRFPChar"/>
                    <w:b/>
                  </w:rPr>
                </w:rPrChange>
              </w:rPr>
              <w:pPrChange w:id="373" w:author="Edward Leung" w:date="2016-12-20T22:14:00Z">
                <w:pPr>
                  <w:pStyle w:val="TableBodyTextRFP"/>
                  <w:spacing w:before="0" w:after="0"/>
                  <w:ind w:left="0"/>
                </w:pPr>
              </w:pPrChange>
            </w:pPr>
            <w:ins w:id="374" w:author="Edward Leung" w:date="2016-12-20T21:52:00Z">
              <w:r>
                <w:rPr>
                  <w:rStyle w:val="TableBodyTextRFPChar"/>
                  <w:b/>
                </w:rPr>
                <w:t xml:space="preserve">System </w:t>
              </w:r>
            </w:ins>
            <w:ins w:id="375" w:author="Edward Leung" w:date="2016-12-20T21:51:00Z">
              <w:r w:rsidRPr="007E5D78">
                <w:rPr>
                  <w:rStyle w:val="TableBodyTextRFPChar"/>
                  <w:b/>
                  <w:rPrChange w:id="376" w:author="Edward Leung" w:date="2016-12-20T21:52:00Z">
                    <w:rPr>
                      <w:rStyle w:val="TableBodyTextRFPChar"/>
                      <w:b/>
                    </w:rPr>
                  </w:rPrChange>
                </w:rPr>
                <w:t>Test Plan</w:t>
              </w:r>
            </w:ins>
            <w:ins w:id="377" w:author="Edward Leung" w:date="2016-12-20T21:52:00Z">
              <w:r>
                <w:rPr>
                  <w:rStyle w:val="TableBodyTextRFPChar"/>
                  <w:b/>
                </w:rPr>
                <w:t xml:space="preserve"> </w:t>
              </w:r>
            </w:ins>
            <w:ins w:id="378" w:author="Edward Leung" w:date="2016-12-20T21:51:00Z">
              <w:r w:rsidRPr="007E5D78">
                <w:rPr>
                  <w:rStyle w:val="TableBodyTextRFPChar"/>
                  <w:rPrChange w:id="379" w:author="Edward Leung" w:date="2016-12-20T21:51:00Z">
                    <w:rPr>
                      <w:rStyle w:val="TableBodyTextRFPChar"/>
                      <w:b/>
                    </w:rPr>
                  </w:rPrChange>
                </w:rPr>
                <w:t xml:space="preserve">– allow testers to conduct functional test on the </w:t>
              </w:r>
            </w:ins>
            <w:ins w:id="380" w:author="Edward Leung" w:date="2016-12-20T22:14:00Z">
              <w:r w:rsidR="00894619">
                <w:rPr>
                  <w:rStyle w:val="TableBodyTextRFPChar"/>
                </w:rPr>
                <w:t>migrated platform</w:t>
              </w:r>
            </w:ins>
            <w:ins w:id="381" w:author="Edward Leung" w:date="2016-12-20T21:51:00Z">
              <w:r w:rsidRPr="007E5D78">
                <w:rPr>
                  <w:rStyle w:val="TableBodyTextRFPChar"/>
                  <w:rPrChange w:id="382" w:author="Edward Leung" w:date="2016-12-20T21:51:00Z">
                    <w:rPr>
                      <w:rStyle w:val="TableBodyTextRFPChar"/>
                      <w:b/>
                    </w:rPr>
                  </w:rPrChange>
                </w:rPr>
                <w:t xml:space="preserve">. </w:t>
              </w:r>
            </w:ins>
          </w:p>
        </w:tc>
        <w:tc>
          <w:tcPr>
            <w:tcW w:w="5000" w:type="dxa"/>
            <w:tcBorders>
              <w:top w:val="single" w:sz="4" w:space="0" w:color="C60C30"/>
              <w:left w:val="single" w:sz="4" w:space="0" w:color="A6A6A6"/>
              <w:bottom w:val="single" w:sz="4" w:space="0" w:color="C60C30"/>
              <w:right w:val="single" w:sz="4" w:space="0" w:color="A6A6A6"/>
            </w:tcBorders>
            <w:tcPrChange w:id="383" w:author="Edward Leung" w:date="2016-12-20T22:13:00Z">
              <w:tcPr>
                <w:tcW w:w="5000" w:type="dxa"/>
                <w:gridSpan w:val="3"/>
                <w:tcBorders>
                  <w:top w:val="single" w:sz="4" w:space="0" w:color="C60C30"/>
                  <w:left w:val="single" w:sz="4" w:space="0" w:color="A6A6A6"/>
                  <w:bottom w:val="single" w:sz="4" w:space="0" w:color="C60C30"/>
                  <w:right w:val="single" w:sz="4" w:space="0" w:color="A6A6A6"/>
                </w:tcBorders>
              </w:tcPr>
            </w:tcPrChange>
          </w:tcPr>
          <w:p w14:paraId="0B566956" w14:textId="77777777" w:rsidR="007E5D78" w:rsidRDefault="007E5D78" w:rsidP="007E5D78">
            <w:pPr>
              <w:pStyle w:val="TableBodyTextRFP"/>
              <w:numPr>
                <w:ilvl w:val="0"/>
                <w:numId w:val="6"/>
              </w:numPr>
              <w:spacing w:before="0" w:after="0"/>
              <w:ind w:left="390" w:hanging="180"/>
              <w:rPr>
                <w:ins w:id="384" w:author="Edward Leung" w:date="2016-12-20T21:51:00Z"/>
                <w:rStyle w:val="TableBodyTextRFPChar"/>
              </w:rPr>
            </w:pPr>
            <w:ins w:id="385" w:author="Edward Leung" w:date="2016-12-20T21:51:00Z">
              <w:r>
                <w:rPr>
                  <w:rStyle w:val="TableBodyTextRFPChar"/>
                </w:rPr>
                <w:t>Test Objective</w:t>
              </w:r>
            </w:ins>
          </w:p>
          <w:p w14:paraId="0D13BAE6" w14:textId="77777777" w:rsidR="007E5D78" w:rsidRDefault="007E5D78" w:rsidP="007E5D78">
            <w:pPr>
              <w:pStyle w:val="TableBodyTextRFP"/>
              <w:numPr>
                <w:ilvl w:val="0"/>
                <w:numId w:val="6"/>
              </w:numPr>
              <w:spacing w:before="0" w:after="0"/>
              <w:ind w:left="390" w:hanging="180"/>
              <w:rPr>
                <w:ins w:id="386" w:author="Edward Leung" w:date="2016-12-20T21:51:00Z"/>
                <w:rStyle w:val="TableBodyTextRFPChar"/>
              </w:rPr>
            </w:pPr>
            <w:ins w:id="387" w:author="Edward Leung" w:date="2016-12-20T21:51:00Z">
              <w:r>
                <w:rPr>
                  <w:rStyle w:val="TableBodyTextRFPChar"/>
                </w:rPr>
                <w:t>Test Procedure</w:t>
              </w:r>
            </w:ins>
          </w:p>
          <w:p w14:paraId="48F5B4F0" w14:textId="77777777" w:rsidR="007E5D78" w:rsidRDefault="007E5D78" w:rsidP="007E5D78">
            <w:pPr>
              <w:pStyle w:val="TableBodyTextRFP"/>
              <w:numPr>
                <w:ilvl w:val="0"/>
                <w:numId w:val="6"/>
              </w:numPr>
              <w:spacing w:before="0" w:after="0"/>
              <w:ind w:left="390" w:hanging="180"/>
              <w:rPr>
                <w:ins w:id="388" w:author="Edward Leung" w:date="2016-12-20T21:51:00Z"/>
                <w:rStyle w:val="TableBodyTextRFPChar"/>
              </w:rPr>
            </w:pPr>
            <w:ins w:id="389" w:author="Edward Leung" w:date="2016-12-20T21:51:00Z">
              <w:r>
                <w:rPr>
                  <w:rStyle w:val="TableBodyTextRFPChar"/>
                </w:rPr>
                <w:t xml:space="preserve">Test Schedule </w:t>
              </w:r>
            </w:ins>
          </w:p>
          <w:p w14:paraId="152B3B8C" w14:textId="77777777" w:rsidR="007E5D78" w:rsidRDefault="007E5D78" w:rsidP="007E5D78">
            <w:pPr>
              <w:pStyle w:val="TableBodyTextRFP"/>
              <w:numPr>
                <w:ilvl w:val="0"/>
                <w:numId w:val="6"/>
              </w:numPr>
              <w:spacing w:before="0" w:after="0"/>
              <w:ind w:left="390" w:hanging="180"/>
              <w:rPr>
                <w:ins w:id="390" w:author="Edward Leung" w:date="2016-12-20T21:51:00Z"/>
                <w:rStyle w:val="TableBodyTextRFPChar"/>
              </w:rPr>
            </w:pPr>
            <w:ins w:id="391" w:author="Edward Leung" w:date="2016-12-20T21:51:00Z">
              <w:r>
                <w:rPr>
                  <w:rStyle w:val="TableBodyTextRFPChar"/>
                </w:rPr>
                <w:t>Roles &amp; Responsibilities</w:t>
              </w:r>
            </w:ins>
          </w:p>
          <w:p w14:paraId="369833F7" w14:textId="77777777" w:rsidR="007E5D78" w:rsidRDefault="007E5D78" w:rsidP="007E5D78">
            <w:pPr>
              <w:pStyle w:val="TableBodyTextRFP"/>
              <w:numPr>
                <w:ilvl w:val="0"/>
                <w:numId w:val="6"/>
              </w:numPr>
              <w:spacing w:before="0" w:after="0"/>
              <w:ind w:left="390" w:hanging="180"/>
              <w:rPr>
                <w:ins w:id="392" w:author="Edward Leung" w:date="2016-12-20T21:51:00Z"/>
                <w:rStyle w:val="TableBodyTextRFPChar"/>
              </w:rPr>
            </w:pPr>
            <w:ins w:id="393" w:author="Edward Leung" w:date="2016-12-20T21:51:00Z">
              <w:r>
                <w:rPr>
                  <w:rStyle w:val="TableBodyTextRFPChar"/>
                </w:rPr>
                <w:t>Resources</w:t>
              </w:r>
            </w:ins>
          </w:p>
          <w:p w14:paraId="1C19ED62" w14:textId="080E56DD" w:rsidR="007E5D78" w:rsidRDefault="007E5D78" w:rsidP="007E5D78">
            <w:pPr>
              <w:pStyle w:val="TableBodyTextRFP"/>
              <w:numPr>
                <w:ilvl w:val="0"/>
                <w:numId w:val="6"/>
              </w:numPr>
              <w:spacing w:before="0" w:after="0"/>
              <w:ind w:left="390" w:hanging="180"/>
              <w:rPr>
                <w:ins w:id="394" w:author="Edward Leung" w:date="2016-12-20T21:48:00Z"/>
                <w:rStyle w:val="TableBodyTextRFPChar"/>
              </w:rPr>
            </w:pPr>
            <w:ins w:id="395" w:author="Edward Leung" w:date="2016-12-20T21:51:00Z">
              <w:r>
                <w:rPr>
                  <w:rStyle w:val="TableBodyTextRFPChar"/>
                </w:rPr>
                <w:t>Test Cases</w:t>
              </w:r>
            </w:ins>
          </w:p>
        </w:tc>
      </w:tr>
      <w:tr w:rsidR="00894619" w:rsidRPr="00854144" w14:paraId="47220A50" w14:textId="77777777" w:rsidTr="007E5D78">
        <w:trPr>
          <w:trHeight w:val="992"/>
          <w:tblCellSpacing w:w="7" w:type="dxa"/>
          <w:ins w:id="396" w:author="Edward Leung" w:date="2016-12-20T22:13:00Z"/>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ins w:id="397" w:author="Edward Leung" w:date="2016-12-20T22:13:00Z"/>
                <w:rStyle w:val="TableBodyTextRFPChar"/>
              </w:rPr>
            </w:pPr>
            <w:ins w:id="398" w:author="Edward Leung" w:date="2016-12-20T22:13:00Z">
              <w:r>
                <w:rPr>
                  <w:rStyle w:val="TableBodyTextRFPChar"/>
                </w:rPr>
                <w:t>6</w:t>
              </w:r>
            </w:ins>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rsidP="00894619">
            <w:pPr>
              <w:pStyle w:val="TableBodyTextRFP"/>
              <w:spacing w:before="0" w:after="0"/>
              <w:ind w:left="0"/>
              <w:rPr>
                <w:ins w:id="399" w:author="Edward Leung" w:date="2016-12-20T22:13:00Z"/>
                <w:rStyle w:val="TableBodyTextRFPChar"/>
                <w:b/>
              </w:rPr>
              <w:pPrChange w:id="400" w:author="Edward Leung" w:date="2016-12-20T22:14:00Z">
                <w:pPr>
                  <w:pStyle w:val="TableBodyTextRFP"/>
                  <w:spacing w:before="0" w:after="0"/>
                  <w:ind w:left="0"/>
                </w:pPr>
              </w:pPrChange>
            </w:pPr>
            <w:ins w:id="401" w:author="Edward Leung" w:date="2016-12-20T22:13:00Z">
              <w:r>
                <w:rPr>
                  <w:rStyle w:val="TableBodyTextRFPChar"/>
                  <w:b/>
                </w:rPr>
                <w:t>System Integration</w:t>
              </w:r>
            </w:ins>
            <w:ins w:id="402" w:author="Edward Leung" w:date="2016-12-20T22:14:00Z">
              <w:r>
                <w:rPr>
                  <w:rStyle w:val="TableBodyTextRFPChar"/>
                  <w:b/>
                </w:rPr>
                <w:t xml:space="preserve"> Test </w:t>
              </w:r>
            </w:ins>
            <w:ins w:id="403" w:author="Edward Leung" w:date="2016-12-20T22:13:00Z">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ins>
            <w:ins w:id="404" w:author="Edward Leung" w:date="2016-12-20T22:14:00Z">
              <w:r>
                <w:rPr>
                  <w:rStyle w:val="TableBodyTextRFPChar"/>
                </w:rPr>
                <w:t>migrated platform</w:t>
              </w:r>
            </w:ins>
            <w:ins w:id="405" w:author="Edward Leung" w:date="2016-12-20T22:13:00Z">
              <w:r w:rsidRPr="002E2322">
                <w:rPr>
                  <w:rStyle w:val="TableBodyTextRFPChar"/>
                </w:rPr>
                <w:t xml:space="preserve">. </w:t>
              </w:r>
            </w:ins>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ins w:id="406" w:author="Edward Leung" w:date="2016-12-20T22:13:00Z"/>
                <w:rStyle w:val="TableBodyTextRFPChar"/>
              </w:rPr>
            </w:pPr>
            <w:ins w:id="407" w:author="Edward Leung" w:date="2016-12-20T22:13:00Z">
              <w:r>
                <w:rPr>
                  <w:rStyle w:val="TableBodyTextRFPChar"/>
                </w:rPr>
                <w:t>Test Objective</w:t>
              </w:r>
            </w:ins>
          </w:p>
          <w:p w14:paraId="20F10A60" w14:textId="77777777" w:rsidR="00894619" w:rsidRDefault="00894619" w:rsidP="00894619">
            <w:pPr>
              <w:pStyle w:val="TableBodyTextRFP"/>
              <w:numPr>
                <w:ilvl w:val="0"/>
                <w:numId w:val="6"/>
              </w:numPr>
              <w:spacing w:before="0" w:after="0"/>
              <w:ind w:left="390" w:hanging="180"/>
              <w:rPr>
                <w:ins w:id="408" w:author="Edward Leung" w:date="2016-12-20T22:13:00Z"/>
                <w:rStyle w:val="TableBodyTextRFPChar"/>
              </w:rPr>
            </w:pPr>
            <w:ins w:id="409" w:author="Edward Leung" w:date="2016-12-20T22:13:00Z">
              <w:r>
                <w:rPr>
                  <w:rStyle w:val="TableBodyTextRFPChar"/>
                </w:rPr>
                <w:t>Test Procedure</w:t>
              </w:r>
            </w:ins>
          </w:p>
          <w:p w14:paraId="5A27BB92" w14:textId="77777777" w:rsidR="00894619" w:rsidRDefault="00894619" w:rsidP="00894619">
            <w:pPr>
              <w:pStyle w:val="TableBodyTextRFP"/>
              <w:numPr>
                <w:ilvl w:val="0"/>
                <w:numId w:val="6"/>
              </w:numPr>
              <w:spacing w:before="0" w:after="0"/>
              <w:ind w:left="390" w:hanging="180"/>
              <w:rPr>
                <w:ins w:id="410" w:author="Edward Leung" w:date="2016-12-20T22:13:00Z"/>
                <w:rStyle w:val="TableBodyTextRFPChar"/>
              </w:rPr>
            </w:pPr>
            <w:ins w:id="411" w:author="Edward Leung" w:date="2016-12-20T22:13:00Z">
              <w:r>
                <w:rPr>
                  <w:rStyle w:val="TableBodyTextRFPChar"/>
                </w:rPr>
                <w:t xml:space="preserve">Test Schedule </w:t>
              </w:r>
            </w:ins>
          </w:p>
          <w:p w14:paraId="4153C0CE" w14:textId="77777777" w:rsidR="00894619" w:rsidRDefault="00894619" w:rsidP="00894619">
            <w:pPr>
              <w:pStyle w:val="TableBodyTextRFP"/>
              <w:numPr>
                <w:ilvl w:val="0"/>
                <w:numId w:val="6"/>
              </w:numPr>
              <w:spacing w:before="0" w:after="0"/>
              <w:ind w:left="390" w:hanging="180"/>
              <w:rPr>
                <w:ins w:id="412" w:author="Edward Leung" w:date="2016-12-20T22:13:00Z"/>
                <w:rStyle w:val="TableBodyTextRFPChar"/>
              </w:rPr>
            </w:pPr>
            <w:ins w:id="413" w:author="Edward Leung" w:date="2016-12-20T22:13:00Z">
              <w:r>
                <w:rPr>
                  <w:rStyle w:val="TableBodyTextRFPChar"/>
                </w:rPr>
                <w:t>Roles &amp; Responsibilities</w:t>
              </w:r>
            </w:ins>
          </w:p>
          <w:p w14:paraId="451886D6" w14:textId="77777777" w:rsidR="00894619" w:rsidRDefault="00894619" w:rsidP="00894619">
            <w:pPr>
              <w:pStyle w:val="TableBodyTextRFP"/>
              <w:numPr>
                <w:ilvl w:val="0"/>
                <w:numId w:val="6"/>
              </w:numPr>
              <w:spacing w:before="0" w:after="0"/>
              <w:ind w:left="390" w:hanging="180"/>
              <w:rPr>
                <w:ins w:id="414" w:author="Edward Leung" w:date="2016-12-20T22:13:00Z"/>
                <w:rStyle w:val="TableBodyTextRFPChar"/>
              </w:rPr>
            </w:pPr>
            <w:ins w:id="415" w:author="Edward Leung" w:date="2016-12-20T22:13:00Z">
              <w:r>
                <w:rPr>
                  <w:rStyle w:val="TableBodyTextRFPChar"/>
                </w:rPr>
                <w:t>Resources</w:t>
              </w:r>
            </w:ins>
          </w:p>
          <w:p w14:paraId="51A5224F" w14:textId="58F99E13" w:rsidR="00894619" w:rsidRPr="007E5D78" w:rsidRDefault="00894619" w:rsidP="00894619">
            <w:pPr>
              <w:pStyle w:val="TableBodyTextRFP"/>
              <w:numPr>
                <w:ilvl w:val="0"/>
                <w:numId w:val="6"/>
              </w:numPr>
              <w:spacing w:before="0" w:after="0"/>
              <w:ind w:left="390" w:hanging="180"/>
              <w:rPr>
                <w:ins w:id="416" w:author="Edward Leung" w:date="2016-12-20T22:13:00Z"/>
                <w:rStyle w:val="TableBodyTextRFPChar"/>
              </w:rPr>
            </w:pPr>
            <w:ins w:id="417" w:author="Edward Leung" w:date="2016-12-20T22:13:00Z">
              <w:r>
                <w:rPr>
                  <w:rStyle w:val="TableBodyTextRFPChar"/>
                </w:rPr>
                <w:t>Test Cases</w:t>
              </w:r>
            </w:ins>
          </w:p>
        </w:tc>
      </w:tr>
      <w:tr w:rsidR="00894619" w:rsidRPr="00854144" w14:paraId="1005453F" w14:textId="77777777" w:rsidTr="00C70AFB">
        <w:trPr>
          <w:trHeight w:val="1703"/>
          <w:tblCellSpacing w:w="7" w:type="dxa"/>
          <w:ins w:id="418" w:author="Edward Leung" w:date="2016-12-20T22:15:00Z"/>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ins w:id="419" w:author="Edward Leung" w:date="2016-12-20T22:15:00Z"/>
                <w:rStyle w:val="TableBodyTextRFPChar"/>
              </w:rPr>
            </w:pPr>
            <w:ins w:id="420" w:author="Edward Leung" w:date="2016-12-20T22:15:00Z">
              <w:r>
                <w:rPr>
                  <w:rStyle w:val="TableBodyTextRFPChar"/>
                </w:rPr>
                <w:lastRenderedPageBreak/>
                <w:t>7</w:t>
              </w:r>
            </w:ins>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ins w:id="421" w:author="Edward Leung" w:date="2016-12-20T22:15:00Z"/>
                <w:rStyle w:val="TableBodyTextRFPChar"/>
                <w:b/>
              </w:rPr>
            </w:pPr>
            <w:ins w:id="422" w:author="Edward Leung" w:date="2016-12-20T22:15:00Z">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ins>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ins w:id="423" w:author="Edward Leung" w:date="2016-12-20T22:15:00Z"/>
                <w:rStyle w:val="TableBodyTextRFPChar"/>
              </w:rPr>
            </w:pPr>
            <w:ins w:id="424" w:author="Edward Leung" w:date="2016-12-20T22:15:00Z">
              <w:r>
                <w:rPr>
                  <w:rStyle w:val="TableBodyTextRFPChar"/>
                </w:rPr>
                <w:t>Test Objective</w:t>
              </w:r>
            </w:ins>
          </w:p>
          <w:p w14:paraId="4B7954EB" w14:textId="77777777" w:rsidR="00894619" w:rsidRDefault="00894619" w:rsidP="00C70AFB">
            <w:pPr>
              <w:pStyle w:val="TableBodyTextRFP"/>
              <w:numPr>
                <w:ilvl w:val="0"/>
                <w:numId w:val="6"/>
              </w:numPr>
              <w:spacing w:before="0" w:after="0"/>
              <w:ind w:left="390" w:hanging="180"/>
              <w:rPr>
                <w:ins w:id="425" w:author="Edward Leung" w:date="2016-12-20T22:15:00Z"/>
                <w:rStyle w:val="TableBodyTextRFPChar"/>
              </w:rPr>
            </w:pPr>
            <w:ins w:id="426" w:author="Edward Leung" w:date="2016-12-20T22:15:00Z">
              <w:r>
                <w:rPr>
                  <w:rStyle w:val="TableBodyTextRFPChar"/>
                </w:rPr>
                <w:t>Test Procedure</w:t>
              </w:r>
            </w:ins>
          </w:p>
          <w:p w14:paraId="08BBA1BA" w14:textId="77777777" w:rsidR="00894619" w:rsidRDefault="00894619" w:rsidP="00C70AFB">
            <w:pPr>
              <w:pStyle w:val="TableBodyTextRFP"/>
              <w:numPr>
                <w:ilvl w:val="0"/>
                <w:numId w:val="6"/>
              </w:numPr>
              <w:spacing w:before="0" w:after="0"/>
              <w:ind w:left="390" w:hanging="180"/>
              <w:rPr>
                <w:ins w:id="427" w:author="Edward Leung" w:date="2016-12-20T22:15:00Z"/>
                <w:rStyle w:val="TableBodyTextRFPChar"/>
              </w:rPr>
            </w:pPr>
            <w:ins w:id="428" w:author="Edward Leung" w:date="2016-12-20T22:15:00Z">
              <w:r>
                <w:rPr>
                  <w:rStyle w:val="TableBodyTextRFPChar"/>
                </w:rPr>
                <w:t>Test Schedule</w:t>
              </w:r>
            </w:ins>
          </w:p>
          <w:p w14:paraId="213814B2" w14:textId="77777777" w:rsidR="00894619" w:rsidRDefault="00894619" w:rsidP="00C70AFB">
            <w:pPr>
              <w:pStyle w:val="TableBodyTextRFP"/>
              <w:numPr>
                <w:ilvl w:val="0"/>
                <w:numId w:val="6"/>
              </w:numPr>
              <w:spacing w:before="0" w:after="0"/>
              <w:ind w:left="390" w:hanging="180"/>
              <w:rPr>
                <w:ins w:id="429" w:author="Edward Leung" w:date="2016-12-20T22:15:00Z"/>
                <w:rStyle w:val="TableBodyTextRFPChar"/>
              </w:rPr>
            </w:pPr>
            <w:ins w:id="430" w:author="Edward Leung" w:date="2016-12-20T22:15:00Z">
              <w:r>
                <w:rPr>
                  <w:rStyle w:val="TableBodyTextRFPChar"/>
                </w:rPr>
                <w:t>Roles &amp; Responsibilities</w:t>
              </w:r>
            </w:ins>
          </w:p>
          <w:p w14:paraId="7F7EA602" w14:textId="77777777" w:rsidR="00894619" w:rsidRDefault="00894619" w:rsidP="00C70AFB">
            <w:pPr>
              <w:pStyle w:val="TableBodyTextRFP"/>
              <w:numPr>
                <w:ilvl w:val="0"/>
                <w:numId w:val="6"/>
              </w:numPr>
              <w:spacing w:before="0" w:after="0"/>
              <w:ind w:left="390" w:hanging="180"/>
              <w:rPr>
                <w:ins w:id="431" w:author="Edward Leung" w:date="2016-12-20T22:15:00Z"/>
                <w:rStyle w:val="TableBodyTextRFPChar"/>
              </w:rPr>
            </w:pPr>
            <w:ins w:id="432" w:author="Edward Leung" w:date="2016-12-20T22:15:00Z">
              <w:r>
                <w:rPr>
                  <w:rStyle w:val="TableBodyTextRFPChar"/>
                </w:rPr>
                <w:t>Resources</w:t>
              </w:r>
            </w:ins>
          </w:p>
          <w:p w14:paraId="38B3A785" w14:textId="77777777" w:rsidR="00894619" w:rsidRDefault="00894619" w:rsidP="00C70AFB">
            <w:pPr>
              <w:pStyle w:val="TableBodyTextRFP"/>
              <w:numPr>
                <w:ilvl w:val="0"/>
                <w:numId w:val="6"/>
              </w:numPr>
              <w:spacing w:before="0" w:after="0"/>
              <w:ind w:left="390" w:hanging="180"/>
              <w:rPr>
                <w:ins w:id="433" w:author="Edward Leung" w:date="2016-12-20T22:15:00Z"/>
                <w:rStyle w:val="TableBodyTextRFPChar"/>
              </w:rPr>
            </w:pPr>
            <w:ins w:id="434" w:author="Edward Leung" w:date="2016-12-20T22:15:00Z">
              <w:r>
                <w:rPr>
                  <w:rStyle w:val="TableBodyTextRFPChar"/>
                </w:rPr>
                <w:t>Test Cases</w:t>
              </w:r>
            </w:ins>
          </w:p>
          <w:p w14:paraId="5F2E587B" w14:textId="77777777" w:rsidR="00894619" w:rsidRDefault="00894619" w:rsidP="00C70AFB">
            <w:pPr>
              <w:pStyle w:val="TableBodyTextRFP"/>
              <w:numPr>
                <w:ilvl w:val="0"/>
                <w:numId w:val="6"/>
              </w:numPr>
              <w:spacing w:before="0" w:after="0"/>
              <w:ind w:left="390" w:hanging="180"/>
              <w:rPr>
                <w:ins w:id="435" w:author="Edward Leung" w:date="2016-12-20T22:15:00Z"/>
                <w:rStyle w:val="TableBodyTextRFPChar"/>
              </w:rPr>
            </w:pPr>
          </w:p>
        </w:tc>
      </w:tr>
      <w:tr w:rsidR="00894619" w:rsidRPr="00854144" w14:paraId="70E19540" w14:textId="77777777" w:rsidTr="00894619">
        <w:trPr>
          <w:trHeight w:val="1127"/>
          <w:tblCellSpacing w:w="7" w:type="dxa"/>
          <w:ins w:id="436" w:author="Edward Leung" w:date="2016-12-20T22:12:00Z"/>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ins w:id="437" w:author="Edward Leung" w:date="2016-12-20T22:12:00Z"/>
                <w:rStyle w:val="TableBodyTextRFPChar"/>
              </w:rPr>
            </w:pPr>
            <w:ins w:id="438" w:author="Edward Leung" w:date="2016-12-20T22:12:00Z">
              <w:r>
                <w:rPr>
                  <w:rStyle w:val="TableBodyTextRFPChar"/>
                </w:rPr>
                <w:t>8</w:t>
              </w:r>
            </w:ins>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ins w:id="439" w:author="Edward Leung" w:date="2016-12-20T22:12:00Z"/>
                <w:rStyle w:val="TableBodyTextRFPChar"/>
                <w:b/>
                <w:rPrChange w:id="440" w:author="Edward Leung" w:date="2016-12-20T22:09:00Z">
                  <w:rPr>
                    <w:ins w:id="441" w:author="Edward Leung" w:date="2016-12-20T22:12:00Z"/>
                    <w:rStyle w:val="TableBodyTextRFPChar"/>
                    <w:b/>
                  </w:rPr>
                </w:rPrChange>
              </w:rPr>
            </w:pPr>
            <w:ins w:id="442" w:author="Edward Leung" w:date="2016-12-20T22:12:00Z">
              <w:r>
                <w:rPr>
                  <w:rStyle w:val="TableBodyTextRFPChar"/>
                  <w:b/>
                </w:rPr>
                <w:t xml:space="preserve">System Test Report </w:t>
              </w:r>
              <w:r w:rsidRPr="00894619">
                <w:rPr>
                  <w:rStyle w:val="TableBodyTextRFPChar"/>
                  <w:rPrChange w:id="443" w:author="Edward Leung" w:date="2016-12-20T22:12:00Z">
                    <w:rPr>
                      <w:rStyle w:val="TableBodyTextRFPChar"/>
                      <w:b/>
                    </w:rPr>
                  </w:rPrChange>
                </w:rPr>
                <w:t xml:space="preserve">– for </w:t>
              </w:r>
              <w:r>
                <w:rPr>
                  <w:rStyle w:val="TableBodyTextRFPChar"/>
                </w:rPr>
                <w:t xml:space="preserve">verification of results of a system test. </w:t>
              </w:r>
            </w:ins>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ins w:id="444" w:author="Edward Leung" w:date="2016-12-20T22:12:00Z"/>
                <w:rStyle w:val="TableBodyTextRFPChar"/>
              </w:rPr>
            </w:pPr>
            <w:ins w:id="445" w:author="Edward Leung" w:date="2016-12-20T22:12:00Z">
              <w:r>
                <w:rPr>
                  <w:rStyle w:val="TableBodyTextRFPChar"/>
                </w:rPr>
                <w:t>Test Summary</w:t>
              </w:r>
            </w:ins>
          </w:p>
          <w:p w14:paraId="0D70CC01" w14:textId="77777777" w:rsidR="00894619" w:rsidRDefault="00894619" w:rsidP="00894619">
            <w:pPr>
              <w:pStyle w:val="TableBodyTextRFP"/>
              <w:numPr>
                <w:ilvl w:val="0"/>
                <w:numId w:val="6"/>
              </w:numPr>
              <w:spacing w:before="0" w:after="0"/>
              <w:ind w:left="390" w:hanging="180"/>
              <w:rPr>
                <w:ins w:id="446" w:author="Edward Leung" w:date="2016-12-20T22:12:00Z"/>
                <w:rStyle w:val="TableBodyTextRFPChar"/>
              </w:rPr>
            </w:pPr>
            <w:ins w:id="447" w:author="Edward Leung" w:date="2016-12-20T22:12:00Z">
              <w:r>
                <w:rPr>
                  <w:rStyle w:val="TableBodyTextRFPChar"/>
                </w:rPr>
                <w:t>Found Issues &amp; Resolutions</w:t>
              </w:r>
            </w:ins>
          </w:p>
          <w:p w14:paraId="3B4EE9C7" w14:textId="77777777" w:rsidR="00894619" w:rsidRDefault="00894619" w:rsidP="00894619">
            <w:pPr>
              <w:pStyle w:val="TableBodyTextRFP"/>
              <w:numPr>
                <w:ilvl w:val="0"/>
                <w:numId w:val="6"/>
              </w:numPr>
              <w:spacing w:before="0" w:after="0"/>
              <w:ind w:left="390" w:hanging="180"/>
              <w:rPr>
                <w:ins w:id="448" w:author="Edward Leung" w:date="2016-12-20T22:12:00Z"/>
                <w:rStyle w:val="TableBodyTextRFPChar"/>
              </w:rPr>
            </w:pPr>
            <w:ins w:id="449" w:author="Edward Leung" w:date="2016-12-20T22:12:00Z">
              <w:r>
                <w:rPr>
                  <w:rStyle w:val="TableBodyTextRFPChar"/>
                </w:rPr>
                <w:t>Test Results</w:t>
              </w:r>
            </w:ins>
          </w:p>
          <w:p w14:paraId="53E41AB6" w14:textId="5D6B3F99" w:rsidR="00894619" w:rsidRDefault="00894619" w:rsidP="00894619">
            <w:pPr>
              <w:pStyle w:val="TableBodyTextRFP"/>
              <w:numPr>
                <w:ilvl w:val="0"/>
                <w:numId w:val="6"/>
              </w:numPr>
              <w:spacing w:before="0" w:after="0"/>
              <w:ind w:left="390" w:hanging="180"/>
              <w:rPr>
                <w:ins w:id="450" w:author="Edward Leung" w:date="2016-12-20T22:12:00Z"/>
                <w:rStyle w:val="TableBodyTextRFPChar"/>
              </w:rPr>
            </w:pPr>
            <w:ins w:id="451" w:author="Edward Leung" w:date="2016-12-20T22:12:00Z">
              <w:r>
                <w:rPr>
                  <w:rStyle w:val="TableBodyTextRFPChar"/>
                </w:rPr>
                <w:t>Conclusion</w:t>
              </w:r>
            </w:ins>
          </w:p>
        </w:tc>
      </w:tr>
      <w:tr w:rsidR="00894619" w:rsidRPr="00854144" w14:paraId="16C8BF88" w14:textId="77777777" w:rsidTr="00894619">
        <w:trPr>
          <w:trHeight w:val="1127"/>
          <w:tblCellSpacing w:w="7" w:type="dxa"/>
          <w:ins w:id="452" w:author="Edward Leung" w:date="2016-12-20T22:14:00Z"/>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rsidP="003F77E6">
            <w:pPr>
              <w:pStyle w:val="TableBodyTextRFP"/>
              <w:spacing w:before="0" w:after="0"/>
              <w:ind w:left="0"/>
              <w:rPr>
                <w:ins w:id="453" w:author="Edward Leung" w:date="2016-12-20T22:14:00Z"/>
                <w:rStyle w:val="TableBodyTextRFPChar"/>
              </w:rPr>
              <w:pPrChange w:id="454" w:author="Edward Leung" w:date="2016-12-20T22:18:00Z">
                <w:pPr>
                  <w:pStyle w:val="TableBodyTextRFP"/>
                  <w:spacing w:before="0" w:after="0"/>
                  <w:ind w:left="0"/>
                </w:pPr>
              </w:pPrChange>
            </w:pPr>
            <w:ins w:id="455" w:author="Edward Leung" w:date="2016-12-20T22:18:00Z">
              <w:r>
                <w:rPr>
                  <w:rStyle w:val="TableBodyTextRFPChar"/>
                </w:rPr>
                <w:t>9</w:t>
              </w:r>
            </w:ins>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ins w:id="456" w:author="Edward Leung" w:date="2016-12-20T22:14:00Z"/>
                <w:rStyle w:val="TableBodyTextRFPChar"/>
                <w:b/>
                <w:rPrChange w:id="457" w:author="Edward Leung" w:date="2016-12-20T22:09:00Z">
                  <w:rPr>
                    <w:ins w:id="458" w:author="Edward Leung" w:date="2016-12-20T22:14:00Z"/>
                    <w:rStyle w:val="TableBodyTextRFPChar"/>
                    <w:b/>
                  </w:rPr>
                </w:rPrChange>
              </w:rPr>
            </w:pPr>
            <w:ins w:id="459" w:author="Edward Leung" w:date="2016-12-20T22:15:00Z">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ins>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ins w:id="460" w:author="Edward Leung" w:date="2016-12-20T22:15:00Z"/>
                <w:rStyle w:val="TableBodyTextRFPChar"/>
              </w:rPr>
            </w:pPr>
            <w:ins w:id="461" w:author="Edward Leung" w:date="2016-12-20T22:15:00Z">
              <w:r>
                <w:rPr>
                  <w:rStyle w:val="TableBodyTextRFPChar"/>
                </w:rPr>
                <w:t>Test Summary</w:t>
              </w:r>
            </w:ins>
          </w:p>
          <w:p w14:paraId="1E23A9CF" w14:textId="77777777" w:rsidR="00894619" w:rsidRDefault="00894619" w:rsidP="00894619">
            <w:pPr>
              <w:pStyle w:val="TableBodyTextRFP"/>
              <w:numPr>
                <w:ilvl w:val="0"/>
                <w:numId w:val="6"/>
              </w:numPr>
              <w:spacing w:before="0" w:after="0"/>
              <w:ind w:left="390" w:hanging="180"/>
              <w:rPr>
                <w:ins w:id="462" w:author="Edward Leung" w:date="2016-12-20T22:15:00Z"/>
                <w:rStyle w:val="TableBodyTextRFPChar"/>
              </w:rPr>
            </w:pPr>
            <w:ins w:id="463" w:author="Edward Leung" w:date="2016-12-20T22:15:00Z">
              <w:r>
                <w:rPr>
                  <w:rStyle w:val="TableBodyTextRFPChar"/>
                </w:rPr>
                <w:t>Found Issues &amp; Resolutions</w:t>
              </w:r>
            </w:ins>
          </w:p>
          <w:p w14:paraId="59362C6F" w14:textId="77777777" w:rsidR="00894619" w:rsidRDefault="00894619" w:rsidP="00894619">
            <w:pPr>
              <w:pStyle w:val="TableBodyTextRFP"/>
              <w:numPr>
                <w:ilvl w:val="0"/>
                <w:numId w:val="6"/>
              </w:numPr>
              <w:spacing w:before="0" w:after="0"/>
              <w:ind w:left="390" w:hanging="180"/>
              <w:rPr>
                <w:ins w:id="464" w:author="Edward Leung" w:date="2016-12-20T22:15:00Z"/>
                <w:rStyle w:val="TableBodyTextRFPChar"/>
              </w:rPr>
            </w:pPr>
            <w:ins w:id="465" w:author="Edward Leung" w:date="2016-12-20T22:15:00Z">
              <w:r>
                <w:rPr>
                  <w:rStyle w:val="TableBodyTextRFPChar"/>
                </w:rPr>
                <w:t>Test Results</w:t>
              </w:r>
            </w:ins>
          </w:p>
          <w:p w14:paraId="3B0054FA" w14:textId="0E538E0C" w:rsidR="00894619" w:rsidRDefault="00894619" w:rsidP="00894619">
            <w:pPr>
              <w:pStyle w:val="TableBodyTextRFP"/>
              <w:numPr>
                <w:ilvl w:val="0"/>
                <w:numId w:val="6"/>
              </w:numPr>
              <w:spacing w:before="0" w:after="0"/>
              <w:ind w:left="390" w:hanging="180"/>
              <w:rPr>
                <w:ins w:id="466" w:author="Edward Leung" w:date="2016-12-20T22:14:00Z"/>
                <w:rStyle w:val="TableBodyTextRFPChar"/>
              </w:rPr>
            </w:pPr>
            <w:ins w:id="467" w:author="Edward Leung" w:date="2016-12-20T22:15:00Z">
              <w:r>
                <w:rPr>
                  <w:rStyle w:val="TableBodyTextRFPChar"/>
                </w:rPr>
                <w:t>Conclusion</w:t>
              </w:r>
            </w:ins>
          </w:p>
        </w:tc>
      </w:tr>
      <w:tr w:rsidR="00894619" w:rsidRPr="00854144" w14:paraId="200376F9" w14:textId="77777777" w:rsidTr="00894619">
        <w:trPr>
          <w:trHeight w:val="1127"/>
          <w:tblCellSpacing w:w="7" w:type="dxa"/>
          <w:ins w:id="468" w:author="Edward Leung" w:date="2016-12-20T21:48:00Z"/>
          <w:trPrChange w:id="469" w:author="Edward Leung" w:date="2016-12-20T22:10:00Z">
            <w:trPr>
              <w:gridAfter w:val="0"/>
              <w:trHeight w:val="1703"/>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470" w:author="Edward Leung" w:date="2016-12-20T22:10:00Z">
              <w:tcPr>
                <w:tcW w:w="773" w:type="dxa"/>
                <w:gridSpan w:val="2"/>
                <w:tcBorders>
                  <w:top w:val="single" w:sz="4" w:space="0" w:color="C60C30"/>
                  <w:left w:val="single" w:sz="4" w:space="0" w:color="A6A6A6"/>
                  <w:bottom w:val="single" w:sz="4" w:space="0" w:color="C60C30"/>
                  <w:right w:val="single" w:sz="4" w:space="0" w:color="A6A6A6"/>
                </w:tcBorders>
              </w:tcPr>
            </w:tcPrChange>
          </w:tcPr>
          <w:p w14:paraId="7D835E83" w14:textId="052E8CB5" w:rsidR="00894619" w:rsidDel="005126DD" w:rsidRDefault="00894619" w:rsidP="003F77E6">
            <w:pPr>
              <w:pStyle w:val="TableBodyTextRFP"/>
              <w:spacing w:before="0" w:after="0"/>
              <w:ind w:left="0"/>
              <w:rPr>
                <w:ins w:id="471" w:author="Edward Leung" w:date="2016-12-20T21:48:00Z"/>
                <w:rStyle w:val="TableBodyTextRFPChar"/>
              </w:rPr>
              <w:pPrChange w:id="472" w:author="Edward Leung" w:date="2016-12-20T22:18:00Z">
                <w:pPr>
                  <w:pStyle w:val="TableBodyTextRFP"/>
                  <w:spacing w:before="0" w:after="0"/>
                  <w:ind w:left="0"/>
                </w:pPr>
              </w:pPrChange>
            </w:pPr>
            <w:ins w:id="473" w:author="Edward Leung" w:date="2016-12-20T22:12:00Z">
              <w:r>
                <w:rPr>
                  <w:rStyle w:val="TableBodyTextRFPChar"/>
                </w:rPr>
                <w:t>1</w:t>
              </w:r>
            </w:ins>
            <w:ins w:id="474" w:author="Edward Leung" w:date="2016-12-20T22:18:00Z">
              <w:r w:rsidR="003F77E6">
                <w:rPr>
                  <w:rStyle w:val="TableBodyTextRFPChar"/>
                </w:rPr>
                <w:t>0</w:t>
              </w:r>
            </w:ins>
          </w:p>
        </w:tc>
        <w:tc>
          <w:tcPr>
            <w:tcW w:w="4251" w:type="dxa"/>
            <w:gridSpan w:val="2"/>
            <w:tcBorders>
              <w:top w:val="single" w:sz="4" w:space="0" w:color="C60C30"/>
              <w:left w:val="single" w:sz="4" w:space="0" w:color="A6A6A6"/>
              <w:bottom w:val="single" w:sz="4" w:space="0" w:color="C60C30"/>
              <w:right w:val="single" w:sz="4" w:space="0" w:color="A6A6A6"/>
            </w:tcBorders>
            <w:tcPrChange w:id="475" w:author="Edward Leung" w:date="2016-12-20T22:1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33CDBC41" w14:textId="05F3C02E" w:rsidR="00894619" w:rsidRPr="00894619" w:rsidRDefault="00894619" w:rsidP="00894619">
            <w:pPr>
              <w:pStyle w:val="TableBodyTextRFP"/>
              <w:spacing w:before="0" w:after="0"/>
              <w:ind w:left="0"/>
              <w:rPr>
                <w:ins w:id="476" w:author="Edward Leung" w:date="2016-12-20T21:48:00Z"/>
                <w:rStyle w:val="TableBodyTextRFPChar"/>
                <w:rPrChange w:id="477" w:author="Edward Leung" w:date="2016-12-20T22:08:00Z">
                  <w:rPr>
                    <w:ins w:id="478" w:author="Edward Leung" w:date="2016-12-20T21:48:00Z"/>
                    <w:rStyle w:val="TableBodyTextRFPChar"/>
                    <w:b/>
                  </w:rPr>
                </w:rPrChange>
              </w:rPr>
              <w:pPrChange w:id="479" w:author="Edward Leung" w:date="2016-12-20T22:10:00Z">
                <w:pPr>
                  <w:pStyle w:val="TableBodyTextRFP"/>
                  <w:spacing w:before="0" w:after="0"/>
                  <w:ind w:left="0"/>
                </w:pPr>
              </w:pPrChange>
            </w:pPr>
            <w:ins w:id="480" w:author="Edward Leung" w:date="2016-12-20T22:09:00Z">
              <w:r w:rsidRPr="00894619">
                <w:rPr>
                  <w:rStyle w:val="TableBodyTextRFPChar"/>
                  <w:b/>
                  <w:rPrChange w:id="481" w:author="Edward Leung" w:date="2016-12-20T22:09:00Z">
                    <w:rPr>
                      <w:rStyle w:val="TableBodyTextRFPChar"/>
                    </w:rPr>
                  </w:rPrChange>
                </w:rPr>
                <w:t>Performance Test</w:t>
              </w:r>
            </w:ins>
            <w:ins w:id="482" w:author="Edward Leung" w:date="2016-12-20T22:08:00Z">
              <w:r w:rsidRPr="00894619">
                <w:rPr>
                  <w:rStyle w:val="TableBodyTextRFPChar"/>
                  <w:b/>
                  <w:rPrChange w:id="483" w:author="Edward Leung" w:date="2016-12-20T22:09:00Z">
                    <w:rPr>
                      <w:rStyle w:val="TableBodyTextRFPChar"/>
                      <w:b/>
                    </w:rPr>
                  </w:rPrChange>
                </w:rPr>
                <w:t xml:space="preserve"> Report</w:t>
              </w:r>
              <w:r w:rsidRPr="00894619">
                <w:rPr>
                  <w:rStyle w:val="TableBodyTextRFPChar"/>
                  <w:rPrChange w:id="484" w:author="Edward Leung" w:date="2016-12-20T22:08:00Z">
                    <w:rPr>
                      <w:rStyle w:val="TableBodyTextRFPChar"/>
                    </w:rPr>
                  </w:rPrChange>
                </w:rPr>
                <w:t xml:space="preserve"> – for verification of results of a </w:t>
              </w:r>
            </w:ins>
            <w:ins w:id="485" w:author="Edward Leung" w:date="2016-12-20T22:10:00Z">
              <w:r>
                <w:rPr>
                  <w:rStyle w:val="TableBodyTextRFPChar"/>
                </w:rPr>
                <w:t>performance</w:t>
              </w:r>
            </w:ins>
            <w:ins w:id="486" w:author="Edward Leung" w:date="2016-12-20T22:08:00Z">
              <w:r w:rsidRPr="00894619">
                <w:rPr>
                  <w:rStyle w:val="TableBodyTextRFPChar"/>
                  <w:rPrChange w:id="487" w:author="Edward Leung" w:date="2016-12-20T22:08:00Z">
                    <w:rPr>
                      <w:rStyle w:val="TableBodyTextRFPChar"/>
                    </w:rPr>
                  </w:rPrChange>
                </w:rPr>
                <w:t xml:space="preserve"> test.</w:t>
              </w:r>
            </w:ins>
          </w:p>
        </w:tc>
        <w:tc>
          <w:tcPr>
            <w:tcW w:w="5000" w:type="dxa"/>
            <w:tcBorders>
              <w:top w:val="single" w:sz="4" w:space="0" w:color="C60C30"/>
              <w:left w:val="single" w:sz="4" w:space="0" w:color="A6A6A6"/>
              <w:bottom w:val="single" w:sz="4" w:space="0" w:color="C60C30"/>
              <w:right w:val="single" w:sz="4" w:space="0" w:color="A6A6A6"/>
            </w:tcBorders>
            <w:tcPrChange w:id="488" w:author="Edward Leung" w:date="2016-12-20T22:10:00Z">
              <w:tcPr>
                <w:tcW w:w="5000" w:type="dxa"/>
                <w:gridSpan w:val="3"/>
                <w:tcBorders>
                  <w:top w:val="single" w:sz="4" w:space="0" w:color="C60C30"/>
                  <w:left w:val="single" w:sz="4" w:space="0" w:color="A6A6A6"/>
                  <w:bottom w:val="single" w:sz="4" w:space="0" w:color="C60C30"/>
                  <w:right w:val="single" w:sz="4" w:space="0" w:color="A6A6A6"/>
                </w:tcBorders>
              </w:tcPr>
            </w:tcPrChange>
          </w:tcPr>
          <w:p w14:paraId="22117945" w14:textId="77777777" w:rsidR="00894619" w:rsidRDefault="00894619" w:rsidP="00894619">
            <w:pPr>
              <w:pStyle w:val="TableBodyTextRFP"/>
              <w:numPr>
                <w:ilvl w:val="0"/>
                <w:numId w:val="6"/>
              </w:numPr>
              <w:spacing w:before="0" w:after="0"/>
              <w:ind w:left="390" w:hanging="180"/>
              <w:rPr>
                <w:ins w:id="489" w:author="Edward Leung" w:date="2016-12-20T22:08:00Z"/>
                <w:rStyle w:val="TableBodyTextRFPChar"/>
              </w:rPr>
            </w:pPr>
            <w:ins w:id="490" w:author="Edward Leung" w:date="2016-12-20T22:08:00Z">
              <w:r>
                <w:rPr>
                  <w:rStyle w:val="TableBodyTextRFPChar"/>
                </w:rPr>
                <w:t>Test Summary</w:t>
              </w:r>
            </w:ins>
          </w:p>
          <w:p w14:paraId="1365FF79" w14:textId="77777777" w:rsidR="00894619" w:rsidRDefault="00894619" w:rsidP="00894619">
            <w:pPr>
              <w:pStyle w:val="TableBodyTextRFP"/>
              <w:numPr>
                <w:ilvl w:val="0"/>
                <w:numId w:val="6"/>
              </w:numPr>
              <w:spacing w:before="0" w:after="0"/>
              <w:ind w:left="390" w:hanging="180"/>
              <w:rPr>
                <w:ins w:id="491" w:author="Edward Leung" w:date="2016-12-20T22:08:00Z"/>
                <w:rStyle w:val="TableBodyTextRFPChar"/>
              </w:rPr>
            </w:pPr>
            <w:ins w:id="492" w:author="Edward Leung" w:date="2016-12-20T22:08:00Z">
              <w:r>
                <w:rPr>
                  <w:rStyle w:val="TableBodyTextRFPChar"/>
                </w:rPr>
                <w:t>Found Issues &amp; Resolutions</w:t>
              </w:r>
            </w:ins>
          </w:p>
          <w:p w14:paraId="4B0674CC" w14:textId="77777777" w:rsidR="00894619" w:rsidRDefault="00894619" w:rsidP="00894619">
            <w:pPr>
              <w:pStyle w:val="TableBodyTextRFP"/>
              <w:numPr>
                <w:ilvl w:val="0"/>
                <w:numId w:val="6"/>
              </w:numPr>
              <w:spacing w:before="0" w:after="0"/>
              <w:ind w:left="390" w:hanging="180"/>
              <w:rPr>
                <w:ins w:id="493" w:author="Edward Leung" w:date="2016-12-20T22:08:00Z"/>
                <w:rStyle w:val="TableBodyTextRFPChar"/>
              </w:rPr>
            </w:pPr>
            <w:ins w:id="494" w:author="Edward Leung" w:date="2016-12-20T22:08:00Z">
              <w:r>
                <w:rPr>
                  <w:rStyle w:val="TableBodyTextRFPChar"/>
                </w:rPr>
                <w:t>Test Results</w:t>
              </w:r>
            </w:ins>
          </w:p>
          <w:p w14:paraId="76BBDC68" w14:textId="45E8E195" w:rsidR="00894619" w:rsidRDefault="00894619" w:rsidP="00894619">
            <w:pPr>
              <w:pStyle w:val="TableBodyTextRFP"/>
              <w:numPr>
                <w:ilvl w:val="0"/>
                <w:numId w:val="6"/>
              </w:numPr>
              <w:spacing w:before="0" w:after="0"/>
              <w:ind w:left="390" w:hanging="180"/>
              <w:rPr>
                <w:ins w:id="495" w:author="Edward Leung" w:date="2016-12-20T21:48:00Z"/>
                <w:rStyle w:val="TableBodyTextRFPChar"/>
              </w:rPr>
              <w:pPrChange w:id="496" w:author="Edward Leung" w:date="2016-12-20T22:10:00Z">
                <w:pPr>
                  <w:pStyle w:val="TableBodyTextRFP"/>
                  <w:numPr>
                    <w:numId w:val="6"/>
                  </w:numPr>
                  <w:spacing w:before="0" w:after="0"/>
                  <w:ind w:left="390" w:hanging="180"/>
                </w:pPr>
              </w:pPrChange>
            </w:pPr>
            <w:ins w:id="497" w:author="Edward Leung" w:date="2016-12-20T22:08:00Z">
              <w:r>
                <w:rPr>
                  <w:rStyle w:val="TableBodyTextRFPChar"/>
                </w:rPr>
                <w:t>Conclusion</w:t>
              </w:r>
            </w:ins>
          </w:p>
        </w:tc>
      </w:tr>
      <w:tr w:rsidR="00894619" w:rsidRPr="00854144" w:rsidDel="00B55C98" w14:paraId="6C10E4FC" w14:textId="1A70C81B" w:rsidTr="00D7436F">
        <w:trPr>
          <w:trHeight w:val="1703"/>
          <w:tblCellSpacing w:w="7" w:type="dxa"/>
          <w:del w:id="498" w:author="Edward Leung" w:date="2016-12-20T22:05:00Z"/>
          <w:trPrChange w:id="499" w:author="Edward Leung" w:date="2016-12-20T10:32: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500" w:author="Edward Leung" w:date="2016-12-20T10:32:00Z">
              <w:tcPr>
                <w:tcW w:w="773" w:type="dxa"/>
                <w:gridSpan w:val="3"/>
                <w:tcBorders>
                  <w:top w:val="single" w:sz="4" w:space="0" w:color="C60C30"/>
                  <w:left w:val="single" w:sz="4" w:space="0" w:color="A6A6A6"/>
                  <w:bottom w:val="single" w:sz="4" w:space="0" w:color="C60C30"/>
                  <w:right w:val="single" w:sz="4" w:space="0" w:color="A6A6A6"/>
                </w:tcBorders>
              </w:tcPr>
            </w:tcPrChange>
          </w:tcPr>
          <w:p w14:paraId="756E8657" w14:textId="1DDFE0FB" w:rsidR="00894619" w:rsidRPr="00854144" w:rsidDel="00B55C98" w:rsidRDefault="00894619" w:rsidP="00894619">
            <w:pPr>
              <w:pStyle w:val="TableBodyTextRFP"/>
              <w:spacing w:before="0" w:after="0"/>
              <w:ind w:left="0"/>
              <w:rPr>
                <w:del w:id="501" w:author="Edward Leung" w:date="2016-12-20T22:05:00Z"/>
                <w:rStyle w:val="TableBodyTextRFPChar"/>
              </w:rPr>
            </w:pPr>
            <w:del w:id="502" w:author="Edward Leung" w:date="2016-12-20T09:45:00Z">
              <w:r w:rsidDel="005126DD">
                <w:rPr>
                  <w:rStyle w:val="TableBodyTextRFPChar"/>
                </w:rPr>
                <w:delText>2</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503" w:author="Edward Leung" w:date="2016-12-20T10:32:00Z">
              <w:tcPr>
                <w:tcW w:w="4251" w:type="dxa"/>
                <w:gridSpan w:val="3"/>
                <w:tcBorders>
                  <w:top w:val="single" w:sz="4" w:space="0" w:color="C60C30"/>
                  <w:left w:val="single" w:sz="4" w:space="0" w:color="A6A6A6"/>
                  <w:bottom w:val="single" w:sz="4" w:space="0" w:color="C60C30"/>
                  <w:right w:val="single" w:sz="4" w:space="0" w:color="A6A6A6"/>
                </w:tcBorders>
              </w:tcPr>
            </w:tcPrChange>
          </w:tcPr>
          <w:p w14:paraId="2C24AD05" w14:textId="7DF2F675" w:rsidR="00894619" w:rsidRPr="00B872DE" w:rsidDel="00B55C98" w:rsidRDefault="00894619" w:rsidP="00894619">
            <w:pPr>
              <w:pStyle w:val="TableBodyTextRFP"/>
              <w:spacing w:before="0" w:after="0"/>
              <w:ind w:left="0"/>
              <w:rPr>
                <w:del w:id="504" w:author="Edward Leung" w:date="2016-12-20T22:05:00Z"/>
                <w:rStyle w:val="TableBodyTextRFPChar"/>
                <w:rFonts w:eastAsiaTheme="minorEastAsia"/>
                <w:b/>
                <w:lang w:eastAsia="zh-TW"/>
                <w:rPrChange w:id="505" w:author="Edward Leung" w:date="2016-12-20T11:37:00Z">
                  <w:rPr>
                    <w:del w:id="506" w:author="Edward Leung" w:date="2016-12-20T22:05:00Z"/>
                    <w:rStyle w:val="TableBodyTextRFPChar"/>
                    <w:b/>
                  </w:rPr>
                </w:rPrChange>
              </w:rPr>
            </w:pPr>
            <w:del w:id="507" w:author="Edward Leung" w:date="2016-12-20T22:05:00Z">
              <w:r w:rsidDel="00B55C98">
                <w:rPr>
                  <w:rStyle w:val="TableBodyTextRFPChar"/>
                  <w:b/>
                </w:rPr>
                <w:delText>Application Requirements Document</w:delText>
              </w:r>
              <w:r w:rsidRPr="00EB244F" w:rsidDel="00B55C98">
                <w:rPr>
                  <w:rStyle w:val="TableBodyTextRFPChar"/>
                </w:rPr>
                <w:delText xml:space="preserve"> –</w:delText>
              </w:r>
              <w:r w:rsidDel="00B55C98">
                <w:rPr>
                  <w:rStyle w:val="TableBodyTextRFPChar"/>
                </w:rPr>
                <w:delText xml:space="preserve"> records requirements on applications to be migrated. It defines the scope of applications and acts as baseline for applications acceptance. </w:delText>
              </w:r>
              <w:r w:rsidRPr="00FC083A" w:rsidDel="00B55C98">
                <w:rPr>
                  <w:rStyle w:val="TableBodyTextRFPChar"/>
                  <w:i/>
                </w:rPr>
                <w:delText>There will have multiple Application Requirements Documents if the project is</w:delText>
              </w:r>
              <w:r w:rsidDel="00B55C98">
                <w:rPr>
                  <w:rStyle w:val="TableBodyTextRFPChar"/>
                </w:rPr>
                <w:delText xml:space="preserve"> </w:delText>
              </w:r>
              <w:r w:rsidRPr="005E1373" w:rsidDel="00B55C98">
                <w:rPr>
                  <w:rStyle w:val="TableBodyTextRFPChar"/>
                  <w:i/>
                </w:rPr>
                <w:delText>divided by phases to deliver applications by batches.</w:delText>
              </w:r>
            </w:del>
          </w:p>
        </w:tc>
        <w:tc>
          <w:tcPr>
            <w:tcW w:w="5000" w:type="dxa"/>
            <w:tcBorders>
              <w:top w:val="single" w:sz="4" w:space="0" w:color="C60C30"/>
              <w:left w:val="single" w:sz="4" w:space="0" w:color="A6A6A6"/>
              <w:bottom w:val="single" w:sz="4" w:space="0" w:color="C60C30"/>
              <w:right w:val="single" w:sz="4" w:space="0" w:color="A6A6A6"/>
            </w:tcBorders>
            <w:tcPrChange w:id="508" w:author="Edward Leung" w:date="2016-12-20T10:32:00Z">
              <w:tcPr>
                <w:tcW w:w="5000" w:type="dxa"/>
                <w:gridSpan w:val="2"/>
                <w:tcBorders>
                  <w:top w:val="single" w:sz="4" w:space="0" w:color="C60C30"/>
                  <w:left w:val="single" w:sz="4" w:space="0" w:color="A6A6A6"/>
                  <w:bottom w:val="single" w:sz="4" w:space="0" w:color="C60C30"/>
                  <w:right w:val="single" w:sz="4" w:space="0" w:color="A6A6A6"/>
                </w:tcBorders>
              </w:tcPr>
            </w:tcPrChange>
          </w:tcPr>
          <w:p w14:paraId="7CDE65C7" w14:textId="4CF2A6EE" w:rsidR="00894619" w:rsidDel="00B55C98" w:rsidRDefault="00894619" w:rsidP="00894619">
            <w:pPr>
              <w:pStyle w:val="TableBodyTextRFP"/>
              <w:numPr>
                <w:ilvl w:val="0"/>
                <w:numId w:val="6"/>
              </w:numPr>
              <w:spacing w:before="0" w:after="0"/>
              <w:ind w:left="390" w:hanging="180"/>
              <w:rPr>
                <w:del w:id="509" w:author="Edward Leung" w:date="2016-12-20T22:05:00Z"/>
                <w:rStyle w:val="TableBodyTextRFPChar"/>
              </w:rPr>
            </w:pPr>
            <w:del w:id="510" w:author="Edward Leung" w:date="2016-12-20T22:05:00Z">
              <w:r w:rsidDel="00B55C98">
                <w:rPr>
                  <w:rStyle w:val="TableBodyTextRFPChar"/>
                </w:rPr>
                <w:delText>Functional Requirements</w:delText>
              </w:r>
            </w:del>
          </w:p>
          <w:p w14:paraId="53EA3CF4" w14:textId="13FAC929" w:rsidR="00894619" w:rsidDel="00B55C98" w:rsidRDefault="00894619" w:rsidP="00894619">
            <w:pPr>
              <w:pStyle w:val="TableBodyTextRFP"/>
              <w:numPr>
                <w:ilvl w:val="0"/>
                <w:numId w:val="6"/>
              </w:numPr>
              <w:spacing w:before="0" w:after="0"/>
              <w:ind w:left="390" w:hanging="180"/>
              <w:rPr>
                <w:del w:id="511" w:author="Edward Leung" w:date="2016-12-20T22:05:00Z"/>
                <w:rStyle w:val="TableBodyTextRFPChar"/>
              </w:rPr>
            </w:pPr>
            <w:del w:id="512" w:author="Edward Leung" w:date="2016-12-20T22:05:00Z">
              <w:r w:rsidDel="00B55C98">
                <w:rPr>
                  <w:rStyle w:val="TableBodyTextRFPChar"/>
                </w:rPr>
                <w:delText>Non-Functional Requirements</w:delText>
              </w:r>
            </w:del>
          </w:p>
          <w:p w14:paraId="66B361F9" w14:textId="0D78465F" w:rsidR="00894619" w:rsidDel="00B55C98" w:rsidRDefault="00894619" w:rsidP="00894619">
            <w:pPr>
              <w:pStyle w:val="TableBodyTextRFP"/>
              <w:numPr>
                <w:ilvl w:val="0"/>
                <w:numId w:val="6"/>
              </w:numPr>
              <w:spacing w:before="0" w:after="0"/>
              <w:ind w:left="390" w:hanging="180"/>
              <w:rPr>
                <w:del w:id="513" w:author="Edward Leung" w:date="2016-12-20T22:05:00Z"/>
                <w:rStyle w:val="TableBodyTextRFPChar"/>
              </w:rPr>
            </w:pPr>
            <w:del w:id="514" w:author="Edward Leung" w:date="2016-12-20T22:05:00Z">
              <w:r w:rsidDel="00B55C98">
                <w:rPr>
                  <w:rStyle w:val="TableBodyTextRFPChar"/>
                </w:rPr>
                <w:delText>Deferred Requirements</w:delText>
              </w:r>
            </w:del>
          </w:p>
          <w:p w14:paraId="64BB9E53" w14:textId="5A30578B" w:rsidR="00894619" w:rsidDel="00B55C98" w:rsidRDefault="00894619" w:rsidP="00894619">
            <w:pPr>
              <w:pStyle w:val="TableBodyTextRFP"/>
              <w:numPr>
                <w:ilvl w:val="0"/>
                <w:numId w:val="6"/>
              </w:numPr>
              <w:spacing w:before="0" w:after="0"/>
              <w:ind w:left="390" w:hanging="180"/>
              <w:rPr>
                <w:del w:id="515" w:author="Edward Leung" w:date="2016-12-20T22:05:00Z"/>
                <w:rStyle w:val="TableBodyTextRFPChar"/>
              </w:rPr>
            </w:pPr>
            <w:del w:id="516" w:author="Edward Leung" w:date="2016-12-20T22:05:00Z">
              <w:r w:rsidDel="00B55C98">
                <w:rPr>
                  <w:rStyle w:val="TableBodyTextRFPChar"/>
                </w:rPr>
                <w:delText>Cancelled Requirements</w:delText>
              </w:r>
            </w:del>
          </w:p>
          <w:p w14:paraId="3258677F" w14:textId="0B9B4FB5" w:rsidR="00894619" w:rsidDel="00B55C98" w:rsidRDefault="00894619" w:rsidP="00894619">
            <w:pPr>
              <w:pStyle w:val="TableBodyTextRFP"/>
              <w:numPr>
                <w:ilvl w:val="0"/>
                <w:numId w:val="6"/>
              </w:numPr>
              <w:spacing w:before="0" w:after="0"/>
              <w:ind w:left="390" w:hanging="180"/>
              <w:rPr>
                <w:del w:id="517" w:author="Edward Leung" w:date="2016-12-20T22:05:00Z"/>
                <w:rStyle w:val="TableBodyTextRFPChar"/>
              </w:rPr>
            </w:pPr>
            <w:del w:id="518" w:author="Edward Leung" w:date="2016-12-20T22:05:00Z">
              <w:r w:rsidDel="00B55C98">
                <w:rPr>
                  <w:rStyle w:val="TableBodyTextRFPChar"/>
                </w:rPr>
                <w:delText>Requirement Sign-off</w:delText>
              </w:r>
            </w:del>
          </w:p>
          <w:p w14:paraId="7AF38A63" w14:textId="604D8EEB" w:rsidR="00894619" w:rsidRPr="00854144" w:rsidDel="00B55C98" w:rsidRDefault="00894619" w:rsidP="00894619">
            <w:pPr>
              <w:pStyle w:val="TableBodyTextRFP"/>
              <w:spacing w:before="0" w:after="0"/>
              <w:ind w:left="390"/>
              <w:rPr>
                <w:del w:id="519" w:author="Edward Leung" w:date="2016-12-20T22:05:00Z"/>
                <w:rStyle w:val="TableBodyTextRFPChar"/>
              </w:rPr>
            </w:pPr>
          </w:p>
        </w:tc>
      </w:tr>
      <w:tr w:rsidR="00894619" w:rsidRPr="00854144" w:rsidDel="00894619" w14:paraId="436C4622" w14:textId="2CC3F9C7" w:rsidTr="00D7436F">
        <w:trPr>
          <w:trHeight w:val="46"/>
          <w:tblCellSpacing w:w="7" w:type="dxa"/>
          <w:del w:id="520" w:author="Edward Leung" w:date="2016-12-20T22:10:00Z"/>
          <w:trPrChange w:id="521"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522"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0FD81E25" w14:textId="57A647DA" w:rsidR="00894619" w:rsidDel="00894619" w:rsidRDefault="00894619" w:rsidP="00894619">
            <w:pPr>
              <w:pStyle w:val="TableBodyTextRFP"/>
              <w:spacing w:before="0" w:after="0"/>
              <w:ind w:left="0"/>
              <w:rPr>
                <w:del w:id="523" w:author="Edward Leung" w:date="2016-12-20T22:10:00Z"/>
                <w:rStyle w:val="TableBodyTextRFPChar"/>
              </w:rPr>
            </w:pPr>
            <w:del w:id="524" w:author="Edward Leung" w:date="2016-12-20T09:45:00Z">
              <w:r w:rsidDel="005126DD">
                <w:rPr>
                  <w:rStyle w:val="TableBodyTextRFPChar"/>
                </w:rPr>
                <w:delText>3</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525"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71092524" w14:textId="55CEC6FE" w:rsidR="00894619" w:rsidDel="00894619" w:rsidRDefault="00894619" w:rsidP="00894619">
            <w:pPr>
              <w:pStyle w:val="TableBodyTextRFP"/>
              <w:spacing w:before="0" w:after="0"/>
              <w:ind w:left="0"/>
              <w:rPr>
                <w:del w:id="526" w:author="Edward Leung" w:date="2016-12-20T22:10:00Z"/>
                <w:rStyle w:val="TableBodyTextRFPChar"/>
                <w:b/>
              </w:rPr>
            </w:pPr>
            <w:del w:id="527" w:author="Edward Leung" w:date="2016-12-20T22:10:00Z">
              <w:r w:rsidDel="00894619">
                <w:rPr>
                  <w:rStyle w:val="TableBodyTextRFPChar"/>
                  <w:b/>
                </w:rPr>
                <w:delText>Application Design Specification</w:delText>
              </w:r>
              <w:r w:rsidRPr="00EB244F" w:rsidDel="00894619">
                <w:rPr>
                  <w:rStyle w:val="TableBodyTextRFPChar"/>
                </w:rPr>
                <w:delText xml:space="preserve"> –</w:delText>
              </w:r>
              <w:r w:rsidDel="00894619">
                <w:rPr>
                  <w:rStyle w:val="TableBodyTextRFPChar"/>
                </w:rPr>
                <w:delText xml:space="preserve"> blueprint of an application. </w:delText>
              </w:r>
              <w:r w:rsidRPr="00146CCB" w:rsidDel="00894619">
                <w:rPr>
                  <w:rStyle w:val="TableBodyTextRFPChar"/>
                  <w:i/>
                </w:rPr>
                <w:delText>Each new application will have one Application Design Specification.</w:delText>
              </w:r>
            </w:del>
          </w:p>
        </w:tc>
        <w:tc>
          <w:tcPr>
            <w:tcW w:w="5000" w:type="dxa"/>
            <w:tcBorders>
              <w:top w:val="single" w:sz="4" w:space="0" w:color="C60C30"/>
              <w:left w:val="single" w:sz="4" w:space="0" w:color="A6A6A6"/>
              <w:bottom w:val="single" w:sz="4" w:space="0" w:color="C60C30"/>
              <w:right w:val="single" w:sz="4" w:space="0" w:color="A6A6A6"/>
            </w:tcBorders>
            <w:tcPrChange w:id="528"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77B27954" w14:textId="4C9744EC" w:rsidR="00894619" w:rsidDel="00894619" w:rsidRDefault="00894619" w:rsidP="00894619">
            <w:pPr>
              <w:pStyle w:val="TableBodyTextRFP"/>
              <w:numPr>
                <w:ilvl w:val="0"/>
                <w:numId w:val="6"/>
              </w:numPr>
              <w:spacing w:before="0" w:after="0"/>
              <w:ind w:left="390" w:hanging="180"/>
              <w:rPr>
                <w:del w:id="529" w:author="Edward Leung" w:date="2016-12-20T22:10:00Z"/>
                <w:rStyle w:val="TableBodyTextRFPChar"/>
              </w:rPr>
            </w:pPr>
            <w:del w:id="530" w:author="Edward Leung" w:date="2016-12-20T22:10:00Z">
              <w:r w:rsidDel="00894619">
                <w:rPr>
                  <w:rStyle w:val="TableBodyTextRFPChar"/>
                </w:rPr>
                <w:delText>System Architecture</w:delText>
              </w:r>
            </w:del>
          </w:p>
          <w:p w14:paraId="411A7276" w14:textId="623BF503" w:rsidR="00894619" w:rsidDel="00894619" w:rsidRDefault="00894619" w:rsidP="00894619">
            <w:pPr>
              <w:pStyle w:val="TableBodyTextRFP"/>
              <w:numPr>
                <w:ilvl w:val="0"/>
                <w:numId w:val="6"/>
              </w:numPr>
              <w:spacing w:before="0" w:after="0"/>
              <w:ind w:left="390" w:hanging="180"/>
              <w:rPr>
                <w:del w:id="531" w:author="Edward Leung" w:date="2016-12-20T22:10:00Z"/>
                <w:rStyle w:val="TableBodyTextRFPChar"/>
              </w:rPr>
            </w:pPr>
            <w:del w:id="532" w:author="Edward Leung" w:date="2016-12-20T22:10:00Z">
              <w:r w:rsidDel="00894619">
                <w:rPr>
                  <w:rStyle w:val="TableBodyTextRFPChar"/>
                </w:rPr>
                <w:delText>System Processes</w:delText>
              </w:r>
            </w:del>
          </w:p>
          <w:p w14:paraId="2F42FC97" w14:textId="313367C8" w:rsidR="00894619" w:rsidDel="00894619" w:rsidRDefault="00894619" w:rsidP="00894619">
            <w:pPr>
              <w:pStyle w:val="TableBodyTextRFP"/>
              <w:numPr>
                <w:ilvl w:val="0"/>
                <w:numId w:val="6"/>
              </w:numPr>
              <w:spacing w:before="0" w:after="0"/>
              <w:ind w:left="390" w:hanging="180"/>
              <w:rPr>
                <w:del w:id="533" w:author="Edward Leung" w:date="2016-12-20T22:10:00Z"/>
                <w:rStyle w:val="TableBodyTextRFPChar"/>
              </w:rPr>
            </w:pPr>
            <w:del w:id="534" w:author="Edward Leung" w:date="2016-12-20T22:10:00Z">
              <w:r w:rsidDel="00894619">
                <w:rPr>
                  <w:rStyle w:val="TableBodyTextRFPChar"/>
                </w:rPr>
                <w:delText>User Interfaces</w:delText>
              </w:r>
            </w:del>
          </w:p>
          <w:p w14:paraId="4E888F4F" w14:textId="1C212885" w:rsidR="00894619" w:rsidDel="00894619" w:rsidRDefault="00894619" w:rsidP="00894619">
            <w:pPr>
              <w:pStyle w:val="TableBodyTextRFP"/>
              <w:numPr>
                <w:ilvl w:val="0"/>
                <w:numId w:val="6"/>
              </w:numPr>
              <w:spacing w:before="0" w:after="0"/>
              <w:ind w:left="390" w:hanging="180"/>
              <w:rPr>
                <w:del w:id="535" w:author="Edward Leung" w:date="2016-12-20T22:10:00Z"/>
                <w:rStyle w:val="TableBodyTextRFPChar"/>
              </w:rPr>
            </w:pPr>
            <w:del w:id="536" w:author="Edward Leung" w:date="2016-12-20T22:10:00Z">
              <w:r w:rsidDel="00894619">
                <w:rPr>
                  <w:rStyle w:val="TableBodyTextRFPChar"/>
                </w:rPr>
                <w:delText>External Interfaces</w:delText>
              </w:r>
            </w:del>
          </w:p>
          <w:p w14:paraId="21BF8506" w14:textId="3F1C2705" w:rsidR="00894619" w:rsidDel="00894619" w:rsidRDefault="00894619" w:rsidP="00894619">
            <w:pPr>
              <w:pStyle w:val="TableBodyTextRFP"/>
              <w:numPr>
                <w:ilvl w:val="0"/>
                <w:numId w:val="6"/>
              </w:numPr>
              <w:spacing w:before="0" w:after="0"/>
              <w:ind w:left="390" w:hanging="180"/>
              <w:rPr>
                <w:del w:id="537" w:author="Edward Leung" w:date="2016-12-20T22:10:00Z"/>
                <w:rStyle w:val="TableBodyTextRFPChar"/>
              </w:rPr>
            </w:pPr>
            <w:del w:id="538" w:author="Edward Leung" w:date="2016-12-20T22:10:00Z">
              <w:r w:rsidDel="00894619">
                <w:rPr>
                  <w:rStyle w:val="TableBodyTextRFPChar"/>
                </w:rPr>
                <w:delText>System Functions</w:delText>
              </w:r>
            </w:del>
          </w:p>
          <w:p w14:paraId="4B5EEAA8" w14:textId="3611C734" w:rsidR="00894619" w:rsidDel="00894619" w:rsidRDefault="00894619" w:rsidP="00894619">
            <w:pPr>
              <w:pStyle w:val="TableBodyTextRFP"/>
              <w:numPr>
                <w:ilvl w:val="0"/>
                <w:numId w:val="6"/>
              </w:numPr>
              <w:spacing w:before="0" w:after="0"/>
              <w:ind w:left="390" w:hanging="180"/>
              <w:rPr>
                <w:del w:id="539" w:author="Edward Leung" w:date="2016-12-20T22:10:00Z"/>
                <w:rStyle w:val="TableBodyTextRFPChar"/>
              </w:rPr>
            </w:pPr>
            <w:del w:id="540" w:author="Edward Leung" w:date="2016-12-20T22:10:00Z">
              <w:r w:rsidDel="00894619">
                <w:rPr>
                  <w:rStyle w:val="TableBodyTextRFPChar"/>
                </w:rPr>
                <w:delText>Entity Relationship Diagram and Data Dictionary</w:delText>
              </w:r>
            </w:del>
          </w:p>
          <w:p w14:paraId="71F0D2C7" w14:textId="6313EE4E" w:rsidR="00894619" w:rsidDel="00894619" w:rsidRDefault="00894619" w:rsidP="00894619">
            <w:pPr>
              <w:pStyle w:val="TableBodyTextRFP"/>
              <w:numPr>
                <w:ilvl w:val="0"/>
                <w:numId w:val="6"/>
              </w:numPr>
              <w:spacing w:before="0" w:after="0"/>
              <w:ind w:left="390" w:hanging="180"/>
              <w:rPr>
                <w:del w:id="541" w:author="Edward Leung" w:date="2016-12-20T22:10:00Z"/>
                <w:rStyle w:val="TableBodyTextRFPChar"/>
              </w:rPr>
            </w:pPr>
            <w:del w:id="542" w:author="Edward Leung" w:date="2016-12-20T22:10:00Z">
              <w:r w:rsidDel="00894619">
                <w:rPr>
                  <w:rStyle w:val="TableBodyTextRFPChar"/>
                </w:rPr>
                <w:delText>Reports</w:delText>
              </w:r>
            </w:del>
          </w:p>
          <w:p w14:paraId="06E2BCA9" w14:textId="0EAA0D11" w:rsidR="00894619" w:rsidDel="00894619" w:rsidRDefault="00894619" w:rsidP="00894619">
            <w:pPr>
              <w:pStyle w:val="TableBodyTextRFP"/>
              <w:spacing w:before="0" w:after="0"/>
              <w:ind w:left="390"/>
              <w:rPr>
                <w:del w:id="543" w:author="Edward Leung" w:date="2016-12-20T22:10:00Z"/>
                <w:rStyle w:val="TableBodyTextRFPChar"/>
              </w:rPr>
            </w:pPr>
          </w:p>
        </w:tc>
      </w:tr>
      <w:tr w:rsidR="00894619" w:rsidRPr="00854144" w:rsidDel="00894619" w14:paraId="3CA1BBD6" w14:textId="286A457D" w:rsidTr="00D7436F">
        <w:trPr>
          <w:trHeight w:val="1046"/>
          <w:tblCellSpacing w:w="7" w:type="dxa"/>
          <w:del w:id="544" w:author="Edward Leung" w:date="2016-12-20T22:10:00Z"/>
          <w:trPrChange w:id="545" w:author="Edward Leung" w:date="2016-12-20T10:32: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546" w:author="Edward Leung" w:date="2016-12-20T10:32:00Z">
              <w:tcPr>
                <w:tcW w:w="773" w:type="dxa"/>
                <w:gridSpan w:val="3"/>
                <w:tcBorders>
                  <w:top w:val="single" w:sz="4" w:space="0" w:color="C60C30"/>
                  <w:left w:val="single" w:sz="4" w:space="0" w:color="A6A6A6"/>
                  <w:bottom w:val="single" w:sz="4" w:space="0" w:color="C60C30"/>
                  <w:right w:val="single" w:sz="4" w:space="0" w:color="A6A6A6"/>
                </w:tcBorders>
              </w:tcPr>
            </w:tcPrChange>
          </w:tcPr>
          <w:p w14:paraId="0F234544" w14:textId="67FF475A" w:rsidR="00894619" w:rsidDel="00894619" w:rsidRDefault="00894619" w:rsidP="00894619">
            <w:pPr>
              <w:pStyle w:val="TableBodyTextRFP"/>
              <w:spacing w:before="0" w:after="0"/>
              <w:ind w:left="0"/>
              <w:rPr>
                <w:del w:id="547" w:author="Edward Leung" w:date="2016-12-20T22:10:00Z"/>
                <w:rStyle w:val="TableBodyTextRFPChar"/>
              </w:rPr>
            </w:pPr>
            <w:del w:id="548" w:author="Edward Leung" w:date="2016-12-20T09:45:00Z">
              <w:r w:rsidDel="005126DD">
                <w:rPr>
                  <w:rStyle w:val="TableBodyTextRFPChar"/>
                </w:rPr>
                <w:delText>4</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549" w:author="Edward Leung" w:date="2016-12-20T10:32:00Z">
              <w:tcPr>
                <w:tcW w:w="4251" w:type="dxa"/>
                <w:gridSpan w:val="3"/>
                <w:tcBorders>
                  <w:top w:val="single" w:sz="4" w:space="0" w:color="C60C30"/>
                  <w:left w:val="single" w:sz="4" w:space="0" w:color="A6A6A6"/>
                  <w:bottom w:val="single" w:sz="4" w:space="0" w:color="C60C30"/>
                  <w:right w:val="single" w:sz="4" w:space="0" w:color="A6A6A6"/>
                </w:tcBorders>
              </w:tcPr>
            </w:tcPrChange>
          </w:tcPr>
          <w:p w14:paraId="5724F806" w14:textId="5E0C31A0" w:rsidR="00894619" w:rsidDel="00894619" w:rsidRDefault="00894619" w:rsidP="00894619">
            <w:pPr>
              <w:pStyle w:val="TableBodyTextRFP"/>
              <w:spacing w:before="0" w:after="0"/>
              <w:ind w:left="0"/>
              <w:rPr>
                <w:del w:id="550" w:author="Edward Leung" w:date="2016-12-20T22:10:00Z"/>
                <w:rStyle w:val="TableBodyTextRFPChar"/>
                <w:b/>
              </w:rPr>
            </w:pPr>
            <w:del w:id="551" w:author="Edward Leung" w:date="2016-12-20T22:10:00Z">
              <w:r w:rsidDel="00894619">
                <w:rPr>
                  <w:rStyle w:val="TableBodyTextRFPChar"/>
                  <w:b/>
                </w:rPr>
                <w:delText xml:space="preserve">Application Program </w:delText>
              </w:r>
              <w:r w:rsidRPr="00146CCB" w:rsidDel="00894619">
                <w:rPr>
                  <w:rStyle w:val="TableBodyTextRFPChar"/>
                  <w:b/>
                </w:rPr>
                <w:delText>Specification</w:delText>
              </w:r>
              <w:r w:rsidRPr="00146CCB" w:rsidDel="00894619">
                <w:rPr>
                  <w:rStyle w:val="TableBodyTextRFPChar"/>
                </w:rPr>
                <w:delText xml:space="preserve"> – detailed description of low level program design of the application.</w:delText>
              </w:r>
              <w:r w:rsidDel="00894619">
                <w:rPr>
                  <w:rStyle w:val="TableBodyTextRFPChar"/>
                </w:rPr>
                <w:delText xml:space="preserve"> </w:delText>
              </w:r>
              <w:r w:rsidRPr="00146CCB" w:rsidDel="00894619">
                <w:rPr>
                  <w:rStyle w:val="TableBodyTextRFPChar"/>
                  <w:i/>
                </w:rPr>
                <w:delText>Each new application will have one Application Program Specification.</w:delText>
              </w:r>
            </w:del>
          </w:p>
        </w:tc>
        <w:tc>
          <w:tcPr>
            <w:tcW w:w="5000" w:type="dxa"/>
            <w:tcBorders>
              <w:top w:val="single" w:sz="4" w:space="0" w:color="C60C30"/>
              <w:left w:val="single" w:sz="4" w:space="0" w:color="A6A6A6"/>
              <w:bottom w:val="single" w:sz="4" w:space="0" w:color="C60C30"/>
              <w:right w:val="single" w:sz="4" w:space="0" w:color="A6A6A6"/>
            </w:tcBorders>
            <w:tcPrChange w:id="552" w:author="Edward Leung" w:date="2016-12-20T10:32:00Z">
              <w:tcPr>
                <w:tcW w:w="5000" w:type="dxa"/>
                <w:gridSpan w:val="2"/>
                <w:tcBorders>
                  <w:top w:val="single" w:sz="4" w:space="0" w:color="C60C30"/>
                  <w:left w:val="single" w:sz="4" w:space="0" w:color="A6A6A6"/>
                  <w:bottom w:val="single" w:sz="4" w:space="0" w:color="C60C30"/>
                  <w:right w:val="single" w:sz="4" w:space="0" w:color="A6A6A6"/>
                </w:tcBorders>
              </w:tcPr>
            </w:tcPrChange>
          </w:tcPr>
          <w:p w14:paraId="4CC07CAE" w14:textId="5980C8EA" w:rsidR="00894619" w:rsidDel="00894619" w:rsidRDefault="00894619" w:rsidP="00894619">
            <w:pPr>
              <w:pStyle w:val="TableBodyTextRFP"/>
              <w:numPr>
                <w:ilvl w:val="0"/>
                <w:numId w:val="6"/>
              </w:numPr>
              <w:spacing w:before="0" w:after="0"/>
              <w:ind w:left="390" w:hanging="180"/>
              <w:rPr>
                <w:del w:id="553" w:author="Edward Leung" w:date="2016-12-20T22:10:00Z"/>
                <w:rStyle w:val="TableBodyTextRFPChar"/>
              </w:rPr>
            </w:pPr>
            <w:del w:id="554" w:author="Edward Leung" w:date="2016-12-20T22:10:00Z">
              <w:r w:rsidDel="00894619">
                <w:rPr>
                  <w:rStyle w:val="TableBodyTextRFPChar"/>
                </w:rPr>
                <w:delText>Class Diagram</w:delText>
              </w:r>
            </w:del>
          </w:p>
          <w:p w14:paraId="50B67554" w14:textId="3CA89432" w:rsidR="00894619" w:rsidDel="00894619" w:rsidRDefault="00894619" w:rsidP="00894619">
            <w:pPr>
              <w:pStyle w:val="TableBodyTextRFP"/>
              <w:numPr>
                <w:ilvl w:val="0"/>
                <w:numId w:val="6"/>
              </w:numPr>
              <w:spacing w:before="0" w:after="0"/>
              <w:ind w:left="390" w:hanging="180"/>
              <w:rPr>
                <w:del w:id="555" w:author="Edward Leung" w:date="2016-12-20T22:10:00Z"/>
                <w:rStyle w:val="TableBodyTextRFPChar"/>
              </w:rPr>
            </w:pPr>
            <w:del w:id="556" w:author="Edward Leung" w:date="2016-12-20T22:10:00Z">
              <w:r w:rsidDel="00894619">
                <w:rPr>
                  <w:rStyle w:val="TableBodyTextRFPChar"/>
                </w:rPr>
                <w:delText>Classes and Functions</w:delText>
              </w:r>
            </w:del>
          </w:p>
          <w:p w14:paraId="02BFE718" w14:textId="2A4A1E2D" w:rsidR="00894619" w:rsidDel="00894619" w:rsidRDefault="00894619" w:rsidP="00894619">
            <w:pPr>
              <w:pStyle w:val="TableBodyTextRFP"/>
              <w:numPr>
                <w:ilvl w:val="0"/>
                <w:numId w:val="6"/>
              </w:numPr>
              <w:spacing w:before="0" w:after="0"/>
              <w:ind w:left="390" w:hanging="180"/>
              <w:rPr>
                <w:del w:id="557" w:author="Edward Leung" w:date="2016-12-20T22:10:00Z"/>
                <w:rStyle w:val="TableBodyTextRFPChar"/>
              </w:rPr>
            </w:pPr>
            <w:del w:id="558" w:author="Edward Leung" w:date="2016-12-20T22:10:00Z">
              <w:r w:rsidDel="00894619">
                <w:rPr>
                  <w:rStyle w:val="TableBodyTextRFPChar"/>
                </w:rPr>
                <w:delText>Messages</w:delText>
              </w:r>
            </w:del>
          </w:p>
          <w:p w14:paraId="404BF278" w14:textId="78748048" w:rsidR="00894619" w:rsidDel="00894619" w:rsidRDefault="00894619" w:rsidP="00894619">
            <w:pPr>
              <w:pStyle w:val="TableBodyTextRFP"/>
              <w:spacing w:before="0" w:after="0"/>
              <w:ind w:left="210"/>
              <w:rPr>
                <w:del w:id="559" w:author="Edward Leung" w:date="2016-12-20T22:10:00Z"/>
                <w:rStyle w:val="TableBodyTextRFPChar"/>
              </w:rPr>
            </w:pPr>
          </w:p>
        </w:tc>
      </w:tr>
      <w:tr w:rsidR="00894619" w:rsidRPr="00854144" w:rsidDel="00894619" w14:paraId="13D067B7" w14:textId="7EB00CA5" w:rsidTr="00D7436F">
        <w:trPr>
          <w:trHeight w:val="46"/>
          <w:tblCellSpacing w:w="7" w:type="dxa"/>
          <w:del w:id="560" w:author="Edward Leung" w:date="2016-12-20T22:10:00Z"/>
          <w:trPrChange w:id="561"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562"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5728CAB0" w14:textId="50F7B7F5" w:rsidR="00894619" w:rsidDel="00894619" w:rsidRDefault="00894619" w:rsidP="00894619">
            <w:pPr>
              <w:pStyle w:val="TableBodyTextRFP"/>
              <w:spacing w:before="0" w:after="0"/>
              <w:ind w:left="0"/>
              <w:rPr>
                <w:del w:id="563" w:author="Edward Leung" w:date="2016-12-20T22:10:00Z"/>
                <w:rStyle w:val="TableBodyTextRFPChar"/>
              </w:rPr>
            </w:pPr>
            <w:del w:id="564" w:author="Edward Leung" w:date="2016-12-20T09:45:00Z">
              <w:r w:rsidDel="005126DD">
                <w:rPr>
                  <w:rStyle w:val="TableBodyTextRFPChar"/>
                </w:rPr>
                <w:delText>5</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565"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52F498A1" w14:textId="0F0A244C" w:rsidR="00894619" w:rsidRPr="00146CCB" w:rsidDel="00894619" w:rsidRDefault="00894619" w:rsidP="00894619">
            <w:pPr>
              <w:pStyle w:val="TableBodyTextRFP"/>
              <w:spacing w:before="0" w:after="0"/>
              <w:ind w:left="0"/>
              <w:rPr>
                <w:del w:id="566" w:author="Edward Leung" w:date="2016-12-20T22:10:00Z"/>
                <w:rStyle w:val="TableBodyTextRFPChar"/>
              </w:rPr>
            </w:pPr>
            <w:del w:id="567" w:author="Edward Leung" w:date="2016-12-20T22:10:00Z">
              <w:r w:rsidDel="00894619">
                <w:rPr>
                  <w:rStyle w:val="TableBodyTextRFPChar"/>
                  <w:b/>
                </w:rPr>
                <w:delText>Application Test Plan</w:delText>
              </w:r>
              <w:r w:rsidDel="00894619">
                <w:rPr>
                  <w:rStyle w:val="TableBodyTextRFPChar"/>
                </w:rPr>
                <w:delText xml:space="preserve"> – allow testers to conduct functional test and integration test on the developed application. </w:delText>
              </w:r>
              <w:r w:rsidRPr="00146CCB" w:rsidDel="00894619">
                <w:rPr>
                  <w:rStyle w:val="TableBodyTextRFPChar"/>
                  <w:i/>
                </w:rPr>
                <w:delText xml:space="preserve">Each new application will have one Application </w:delText>
              </w:r>
              <w:r w:rsidDel="00894619">
                <w:rPr>
                  <w:rStyle w:val="TableBodyTextRFPChar"/>
                  <w:i/>
                </w:rPr>
                <w:delText>Test Plan</w:delText>
              </w:r>
              <w:r w:rsidRPr="00146CCB" w:rsidDel="00894619">
                <w:rPr>
                  <w:rStyle w:val="TableBodyTextRFPChar"/>
                  <w:i/>
                </w:rPr>
                <w:delText>.</w:delText>
              </w:r>
            </w:del>
          </w:p>
        </w:tc>
        <w:tc>
          <w:tcPr>
            <w:tcW w:w="5000" w:type="dxa"/>
            <w:tcBorders>
              <w:top w:val="single" w:sz="4" w:space="0" w:color="C60C30"/>
              <w:left w:val="single" w:sz="4" w:space="0" w:color="A6A6A6"/>
              <w:bottom w:val="single" w:sz="4" w:space="0" w:color="C60C30"/>
              <w:right w:val="single" w:sz="4" w:space="0" w:color="A6A6A6"/>
            </w:tcBorders>
            <w:tcPrChange w:id="568"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3A9FA1D1" w14:textId="131F1E33" w:rsidR="00894619" w:rsidDel="00894619" w:rsidRDefault="00894619" w:rsidP="00894619">
            <w:pPr>
              <w:pStyle w:val="TableBodyTextRFP"/>
              <w:numPr>
                <w:ilvl w:val="0"/>
                <w:numId w:val="6"/>
              </w:numPr>
              <w:spacing w:before="0" w:after="0"/>
              <w:ind w:left="390" w:hanging="180"/>
              <w:rPr>
                <w:del w:id="569" w:author="Edward Leung" w:date="2016-12-20T22:10:00Z"/>
                <w:rStyle w:val="TableBodyTextRFPChar"/>
              </w:rPr>
            </w:pPr>
            <w:del w:id="570" w:author="Edward Leung" w:date="2016-12-20T22:10:00Z">
              <w:r w:rsidDel="00894619">
                <w:rPr>
                  <w:rStyle w:val="TableBodyTextRFPChar"/>
                </w:rPr>
                <w:delText>Test Objective</w:delText>
              </w:r>
            </w:del>
          </w:p>
          <w:p w14:paraId="4A6BD850" w14:textId="2BD652E9" w:rsidR="00894619" w:rsidDel="00894619" w:rsidRDefault="00894619" w:rsidP="00894619">
            <w:pPr>
              <w:pStyle w:val="TableBodyTextRFP"/>
              <w:numPr>
                <w:ilvl w:val="0"/>
                <w:numId w:val="6"/>
              </w:numPr>
              <w:spacing w:before="0" w:after="0"/>
              <w:ind w:left="390" w:hanging="180"/>
              <w:rPr>
                <w:del w:id="571" w:author="Edward Leung" w:date="2016-12-20T22:10:00Z"/>
                <w:rStyle w:val="TableBodyTextRFPChar"/>
              </w:rPr>
            </w:pPr>
            <w:del w:id="572" w:author="Edward Leung" w:date="2016-12-20T22:10:00Z">
              <w:r w:rsidDel="00894619">
                <w:rPr>
                  <w:rStyle w:val="TableBodyTextRFPChar"/>
                </w:rPr>
                <w:delText>Test Procedure</w:delText>
              </w:r>
            </w:del>
          </w:p>
          <w:p w14:paraId="08C19944" w14:textId="50CBA231" w:rsidR="00894619" w:rsidDel="00894619" w:rsidRDefault="00894619" w:rsidP="00894619">
            <w:pPr>
              <w:pStyle w:val="TableBodyTextRFP"/>
              <w:numPr>
                <w:ilvl w:val="0"/>
                <w:numId w:val="6"/>
              </w:numPr>
              <w:spacing w:before="0" w:after="0"/>
              <w:ind w:left="390" w:hanging="180"/>
              <w:rPr>
                <w:del w:id="573" w:author="Edward Leung" w:date="2016-12-20T22:10:00Z"/>
                <w:rStyle w:val="TableBodyTextRFPChar"/>
              </w:rPr>
            </w:pPr>
            <w:del w:id="574" w:author="Edward Leung" w:date="2016-12-20T22:10:00Z">
              <w:r w:rsidDel="00894619">
                <w:rPr>
                  <w:rStyle w:val="TableBodyTextRFPChar"/>
                </w:rPr>
                <w:delText>Test Schedule</w:delText>
              </w:r>
            </w:del>
          </w:p>
          <w:p w14:paraId="4EFBB6D2" w14:textId="2F1A0C77" w:rsidR="00894619" w:rsidDel="00894619" w:rsidRDefault="00894619" w:rsidP="00894619">
            <w:pPr>
              <w:pStyle w:val="TableBodyTextRFP"/>
              <w:numPr>
                <w:ilvl w:val="0"/>
                <w:numId w:val="6"/>
              </w:numPr>
              <w:spacing w:before="0" w:after="0"/>
              <w:ind w:left="390" w:hanging="180"/>
              <w:rPr>
                <w:del w:id="575" w:author="Edward Leung" w:date="2016-12-20T22:10:00Z"/>
                <w:rStyle w:val="TableBodyTextRFPChar"/>
              </w:rPr>
            </w:pPr>
            <w:del w:id="576" w:author="Edward Leung" w:date="2016-12-20T22:10:00Z">
              <w:r w:rsidDel="00894619">
                <w:rPr>
                  <w:rStyle w:val="TableBodyTextRFPChar"/>
                </w:rPr>
                <w:delText>Roles &amp; Responsibilities</w:delText>
              </w:r>
            </w:del>
          </w:p>
          <w:p w14:paraId="30D059BD" w14:textId="155D02D5" w:rsidR="00894619" w:rsidDel="00894619" w:rsidRDefault="00894619" w:rsidP="00894619">
            <w:pPr>
              <w:pStyle w:val="TableBodyTextRFP"/>
              <w:numPr>
                <w:ilvl w:val="0"/>
                <w:numId w:val="6"/>
              </w:numPr>
              <w:spacing w:before="0" w:after="0"/>
              <w:ind w:left="390" w:hanging="180"/>
              <w:rPr>
                <w:del w:id="577" w:author="Edward Leung" w:date="2016-12-20T22:10:00Z"/>
                <w:rStyle w:val="TableBodyTextRFPChar"/>
              </w:rPr>
            </w:pPr>
            <w:del w:id="578" w:author="Edward Leung" w:date="2016-12-20T22:10:00Z">
              <w:r w:rsidDel="00894619">
                <w:rPr>
                  <w:rStyle w:val="TableBodyTextRFPChar"/>
                </w:rPr>
                <w:delText>Resources</w:delText>
              </w:r>
            </w:del>
          </w:p>
          <w:p w14:paraId="221E7AB8" w14:textId="2C425170" w:rsidR="00894619" w:rsidDel="00894619" w:rsidRDefault="00894619" w:rsidP="00894619">
            <w:pPr>
              <w:pStyle w:val="TableBodyTextRFP"/>
              <w:numPr>
                <w:ilvl w:val="0"/>
                <w:numId w:val="6"/>
              </w:numPr>
              <w:spacing w:before="0" w:after="0"/>
              <w:ind w:left="390" w:hanging="180"/>
              <w:rPr>
                <w:del w:id="579" w:author="Edward Leung" w:date="2016-12-20T22:10:00Z"/>
                <w:rStyle w:val="TableBodyTextRFPChar"/>
              </w:rPr>
            </w:pPr>
            <w:del w:id="580" w:author="Edward Leung" w:date="2016-12-20T22:10:00Z">
              <w:r w:rsidDel="00894619">
                <w:rPr>
                  <w:rStyle w:val="TableBodyTextRFPChar"/>
                </w:rPr>
                <w:delText>Test Cases</w:delText>
              </w:r>
            </w:del>
          </w:p>
          <w:p w14:paraId="0C903866" w14:textId="073B080A" w:rsidR="00894619" w:rsidDel="00894619" w:rsidRDefault="00894619" w:rsidP="00894619">
            <w:pPr>
              <w:pStyle w:val="TableBodyTextRFP"/>
              <w:spacing w:before="0" w:after="0"/>
              <w:ind w:left="390"/>
              <w:rPr>
                <w:del w:id="581" w:author="Edward Leung" w:date="2016-12-20T22:10:00Z"/>
                <w:rStyle w:val="TableBodyTextRFPChar"/>
              </w:rPr>
            </w:pPr>
          </w:p>
        </w:tc>
      </w:tr>
      <w:tr w:rsidR="00894619" w:rsidRPr="00854144" w:rsidDel="00894619" w14:paraId="7864BD35" w14:textId="7BBB4FAE" w:rsidTr="00D7436F">
        <w:trPr>
          <w:trHeight w:val="46"/>
          <w:tblCellSpacing w:w="7" w:type="dxa"/>
          <w:del w:id="582" w:author="Edward Leung" w:date="2016-12-20T22:10:00Z"/>
          <w:trPrChange w:id="583"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584"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5498F0AE" w14:textId="74EBAD08" w:rsidR="00894619" w:rsidDel="00894619" w:rsidRDefault="00894619" w:rsidP="00894619">
            <w:pPr>
              <w:pStyle w:val="TableBodyTextRFP"/>
              <w:spacing w:before="0" w:after="0"/>
              <w:ind w:left="0"/>
              <w:rPr>
                <w:del w:id="585" w:author="Edward Leung" w:date="2016-12-20T22:10:00Z"/>
                <w:rStyle w:val="TableBodyTextRFPChar"/>
              </w:rPr>
            </w:pPr>
            <w:del w:id="586" w:author="Edward Leung" w:date="2016-12-20T09:45:00Z">
              <w:r w:rsidDel="005126DD">
                <w:rPr>
                  <w:rStyle w:val="TableBodyTextRFPChar"/>
                </w:rPr>
                <w:delText>6</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587"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0A562273" w14:textId="06092069" w:rsidR="00894619" w:rsidRPr="00146CCB" w:rsidDel="00894619" w:rsidRDefault="00894619" w:rsidP="00894619">
            <w:pPr>
              <w:pStyle w:val="TableBodyTextRFP"/>
              <w:spacing w:before="0" w:after="0"/>
              <w:ind w:left="0"/>
              <w:rPr>
                <w:del w:id="588" w:author="Edward Leung" w:date="2016-12-20T22:10:00Z"/>
                <w:rStyle w:val="TableBodyTextRFPChar"/>
              </w:rPr>
            </w:pPr>
            <w:del w:id="589" w:author="Edward Leung" w:date="2016-12-20T22:10:00Z">
              <w:r w:rsidDel="00894619">
                <w:rPr>
                  <w:rStyle w:val="TableBodyTextRFPChar"/>
                  <w:b/>
                </w:rPr>
                <w:delText>User Acceptance Test (UAT) Plan</w:delText>
              </w:r>
              <w:r w:rsidDel="00894619">
                <w:rPr>
                  <w:rStyle w:val="TableBodyTextRFPChar"/>
                </w:rPr>
                <w:delText xml:space="preserve"> – allow user representatives to verify whether developed application meets the requirements or not. </w:delText>
              </w:r>
              <w:r w:rsidRPr="00146CCB" w:rsidDel="00894619">
                <w:rPr>
                  <w:rStyle w:val="TableBodyTextRFPChar"/>
                  <w:i/>
                </w:rPr>
                <w:delText xml:space="preserve">Each new application will have one </w:delText>
              </w:r>
              <w:r w:rsidDel="00894619">
                <w:rPr>
                  <w:rStyle w:val="TableBodyTextRFPChar"/>
                  <w:i/>
                </w:rPr>
                <w:delText>UAT Plan</w:delText>
              </w:r>
              <w:r w:rsidRPr="00146CCB" w:rsidDel="00894619">
                <w:rPr>
                  <w:rStyle w:val="TableBodyTextRFPChar"/>
                  <w:i/>
                </w:rPr>
                <w:delText>.</w:delText>
              </w:r>
            </w:del>
          </w:p>
        </w:tc>
        <w:tc>
          <w:tcPr>
            <w:tcW w:w="5000" w:type="dxa"/>
            <w:tcBorders>
              <w:top w:val="single" w:sz="4" w:space="0" w:color="C60C30"/>
              <w:left w:val="single" w:sz="4" w:space="0" w:color="A6A6A6"/>
              <w:bottom w:val="single" w:sz="4" w:space="0" w:color="C60C30"/>
              <w:right w:val="single" w:sz="4" w:space="0" w:color="A6A6A6"/>
            </w:tcBorders>
            <w:tcPrChange w:id="590"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6F62F780" w14:textId="272D1923" w:rsidR="00894619" w:rsidDel="00894619" w:rsidRDefault="00894619" w:rsidP="00894619">
            <w:pPr>
              <w:pStyle w:val="TableBodyTextRFP"/>
              <w:numPr>
                <w:ilvl w:val="0"/>
                <w:numId w:val="6"/>
              </w:numPr>
              <w:spacing w:before="0" w:after="0"/>
              <w:ind w:left="390" w:hanging="180"/>
              <w:rPr>
                <w:del w:id="591" w:author="Edward Leung" w:date="2016-12-20T22:10:00Z"/>
                <w:rStyle w:val="TableBodyTextRFPChar"/>
              </w:rPr>
            </w:pPr>
            <w:del w:id="592" w:author="Edward Leung" w:date="2016-12-20T22:10:00Z">
              <w:r w:rsidDel="00894619">
                <w:rPr>
                  <w:rStyle w:val="TableBodyTextRFPChar"/>
                </w:rPr>
                <w:delText>Test Objective</w:delText>
              </w:r>
            </w:del>
          </w:p>
          <w:p w14:paraId="62F626C0" w14:textId="082A2803" w:rsidR="00894619" w:rsidDel="00894619" w:rsidRDefault="00894619" w:rsidP="00894619">
            <w:pPr>
              <w:pStyle w:val="TableBodyTextRFP"/>
              <w:numPr>
                <w:ilvl w:val="0"/>
                <w:numId w:val="6"/>
              </w:numPr>
              <w:spacing w:before="0" w:after="0"/>
              <w:ind w:left="390" w:hanging="180"/>
              <w:rPr>
                <w:del w:id="593" w:author="Edward Leung" w:date="2016-12-20T22:10:00Z"/>
                <w:rStyle w:val="TableBodyTextRFPChar"/>
              </w:rPr>
            </w:pPr>
            <w:del w:id="594" w:author="Edward Leung" w:date="2016-12-20T22:10:00Z">
              <w:r w:rsidDel="00894619">
                <w:rPr>
                  <w:rStyle w:val="TableBodyTextRFPChar"/>
                </w:rPr>
                <w:delText>Test Procedure</w:delText>
              </w:r>
            </w:del>
          </w:p>
          <w:p w14:paraId="42BDCD01" w14:textId="544DBBD4" w:rsidR="00894619" w:rsidDel="00894619" w:rsidRDefault="00894619" w:rsidP="00894619">
            <w:pPr>
              <w:pStyle w:val="TableBodyTextRFP"/>
              <w:numPr>
                <w:ilvl w:val="0"/>
                <w:numId w:val="6"/>
              </w:numPr>
              <w:spacing w:before="0" w:after="0"/>
              <w:ind w:left="390" w:hanging="180"/>
              <w:rPr>
                <w:del w:id="595" w:author="Edward Leung" w:date="2016-12-20T22:10:00Z"/>
                <w:rStyle w:val="TableBodyTextRFPChar"/>
              </w:rPr>
            </w:pPr>
            <w:del w:id="596" w:author="Edward Leung" w:date="2016-12-20T22:10:00Z">
              <w:r w:rsidDel="00894619">
                <w:rPr>
                  <w:rStyle w:val="TableBodyTextRFPChar"/>
                </w:rPr>
                <w:delText>Test Schedule</w:delText>
              </w:r>
            </w:del>
          </w:p>
          <w:p w14:paraId="066E8199" w14:textId="452B8B75" w:rsidR="00894619" w:rsidDel="00894619" w:rsidRDefault="00894619" w:rsidP="00894619">
            <w:pPr>
              <w:pStyle w:val="TableBodyTextRFP"/>
              <w:numPr>
                <w:ilvl w:val="0"/>
                <w:numId w:val="6"/>
              </w:numPr>
              <w:spacing w:before="0" w:after="0"/>
              <w:ind w:left="390" w:hanging="180"/>
              <w:rPr>
                <w:del w:id="597" w:author="Edward Leung" w:date="2016-12-20T22:10:00Z"/>
                <w:rStyle w:val="TableBodyTextRFPChar"/>
              </w:rPr>
            </w:pPr>
            <w:del w:id="598" w:author="Edward Leung" w:date="2016-12-20T22:10:00Z">
              <w:r w:rsidDel="00894619">
                <w:rPr>
                  <w:rStyle w:val="TableBodyTextRFPChar"/>
                </w:rPr>
                <w:delText>Roles &amp; Responsibilities</w:delText>
              </w:r>
            </w:del>
          </w:p>
          <w:p w14:paraId="586E8314" w14:textId="3291E05F" w:rsidR="00894619" w:rsidDel="00894619" w:rsidRDefault="00894619" w:rsidP="00894619">
            <w:pPr>
              <w:pStyle w:val="TableBodyTextRFP"/>
              <w:numPr>
                <w:ilvl w:val="0"/>
                <w:numId w:val="6"/>
              </w:numPr>
              <w:spacing w:before="0" w:after="0"/>
              <w:ind w:left="390" w:hanging="180"/>
              <w:rPr>
                <w:del w:id="599" w:author="Edward Leung" w:date="2016-12-20T22:10:00Z"/>
                <w:rStyle w:val="TableBodyTextRFPChar"/>
              </w:rPr>
            </w:pPr>
            <w:del w:id="600" w:author="Edward Leung" w:date="2016-12-20T22:10:00Z">
              <w:r w:rsidDel="00894619">
                <w:rPr>
                  <w:rStyle w:val="TableBodyTextRFPChar"/>
                </w:rPr>
                <w:delText>Resources</w:delText>
              </w:r>
            </w:del>
          </w:p>
          <w:p w14:paraId="723E9CB5" w14:textId="21596053" w:rsidR="00894619" w:rsidDel="00894619" w:rsidRDefault="00894619" w:rsidP="00894619">
            <w:pPr>
              <w:pStyle w:val="TableBodyTextRFP"/>
              <w:numPr>
                <w:ilvl w:val="0"/>
                <w:numId w:val="6"/>
              </w:numPr>
              <w:spacing w:before="0" w:after="0"/>
              <w:ind w:left="390" w:hanging="180"/>
              <w:rPr>
                <w:del w:id="601" w:author="Edward Leung" w:date="2016-12-20T22:10:00Z"/>
                <w:rStyle w:val="TableBodyTextRFPChar"/>
              </w:rPr>
            </w:pPr>
            <w:del w:id="602" w:author="Edward Leung" w:date="2016-12-20T22:10:00Z">
              <w:r w:rsidDel="00894619">
                <w:rPr>
                  <w:rStyle w:val="TableBodyTextRFPChar"/>
                </w:rPr>
                <w:delText>Test Cases</w:delText>
              </w:r>
            </w:del>
          </w:p>
          <w:p w14:paraId="25744416" w14:textId="7CD11263" w:rsidR="00894619" w:rsidDel="00894619" w:rsidRDefault="00894619" w:rsidP="00894619">
            <w:pPr>
              <w:pStyle w:val="TableBodyTextRFP"/>
              <w:spacing w:before="0" w:after="0"/>
              <w:ind w:left="390"/>
              <w:rPr>
                <w:del w:id="603" w:author="Edward Leung" w:date="2016-12-20T22:10:00Z"/>
                <w:rStyle w:val="TableBodyTextRFPChar"/>
              </w:rPr>
            </w:pPr>
          </w:p>
        </w:tc>
      </w:tr>
      <w:tr w:rsidR="00894619" w:rsidRPr="00854144" w:rsidDel="00894619" w14:paraId="3CE24E1C" w14:textId="05F67C47" w:rsidTr="00D7436F">
        <w:trPr>
          <w:trHeight w:val="46"/>
          <w:tblCellSpacing w:w="7" w:type="dxa"/>
          <w:del w:id="604" w:author="Edward Leung" w:date="2016-12-20T22:10:00Z"/>
          <w:trPrChange w:id="605"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606"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198453D3" w14:textId="2487ADA3" w:rsidR="00894619" w:rsidDel="00894619" w:rsidRDefault="00894619" w:rsidP="00894619">
            <w:pPr>
              <w:pStyle w:val="TableBodyTextRFP"/>
              <w:spacing w:before="0" w:after="0"/>
              <w:ind w:left="0"/>
              <w:rPr>
                <w:del w:id="607" w:author="Edward Leung" w:date="2016-12-20T22:10:00Z"/>
                <w:rStyle w:val="TableBodyTextRFPChar"/>
              </w:rPr>
            </w:pPr>
            <w:del w:id="608" w:author="Edward Leung" w:date="2016-12-20T09:45:00Z">
              <w:r w:rsidDel="005126DD">
                <w:rPr>
                  <w:rStyle w:val="TableBodyTextRFPChar"/>
                </w:rPr>
                <w:delText>7</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609"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0490741D" w14:textId="0D7EBDEA" w:rsidR="00894619" w:rsidRPr="00146CCB" w:rsidDel="00894619" w:rsidRDefault="00894619" w:rsidP="00894619">
            <w:pPr>
              <w:pStyle w:val="TableBodyTextRFP"/>
              <w:spacing w:before="0" w:after="0"/>
              <w:ind w:left="0"/>
              <w:rPr>
                <w:del w:id="610" w:author="Edward Leung" w:date="2016-12-20T22:10:00Z"/>
                <w:rStyle w:val="TableBodyTextRFPChar"/>
              </w:rPr>
            </w:pPr>
            <w:del w:id="611" w:author="Edward Leung" w:date="2016-12-20T22:10:00Z">
              <w:r w:rsidDel="00894619">
                <w:rPr>
                  <w:rStyle w:val="TableBodyTextRFPChar"/>
                  <w:b/>
                </w:rPr>
                <w:delText>Load Test Plan</w:delText>
              </w:r>
              <w:r w:rsidDel="00894619">
                <w:rPr>
                  <w:rStyle w:val="TableBodyTextRFPChar"/>
                </w:rPr>
                <w:delText xml:space="preserve"> – load test is an optional test. Only applications which expected to have large data volume and/or large concurrent users required to conduct load test against it. </w:delText>
              </w:r>
              <w:r w:rsidRPr="00146CCB" w:rsidDel="00894619">
                <w:rPr>
                  <w:rStyle w:val="TableBodyTextRFPChar"/>
                  <w:i/>
                </w:rPr>
                <w:delText>One Load Test Plan per application that required load test.</w:delText>
              </w:r>
            </w:del>
          </w:p>
        </w:tc>
        <w:tc>
          <w:tcPr>
            <w:tcW w:w="5000" w:type="dxa"/>
            <w:tcBorders>
              <w:top w:val="single" w:sz="4" w:space="0" w:color="C60C30"/>
              <w:left w:val="single" w:sz="4" w:space="0" w:color="A6A6A6"/>
              <w:bottom w:val="single" w:sz="4" w:space="0" w:color="C60C30"/>
              <w:right w:val="single" w:sz="4" w:space="0" w:color="A6A6A6"/>
            </w:tcBorders>
            <w:tcPrChange w:id="612"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32845A1C" w14:textId="52487906" w:rsidR="00894619" w:rsidDel="00894619" w:rsidRDefault="00894619" w:rsidP="00894619">
            <w:pPr>
              <w:pStyle w:val="TableBodyTextRFP"/>
              <w:numPr>
                <w:ilvl w:val="0"/>
                <w:numId w:val="6"/>
              </w:numPr>
              <w:spacing w:before="0" w:after="0"/>
              <w:ind w:left="390" w:hanging="180"/>
              <w:rPr>
                <w:del w:id="613" w:author="Edward Leung" w:date="2016-12-20T22:10:00Z"/>
                <w:rStyle w:val="TableBodyTextRFPChar"/>
              </w:rPr>
            </w:pPr>
            <w:del w:id="614" w:author="Edward Leung" w:date="2016-12-20T22:10:00Z">
              <w:r w:rsidDel="00894619">
                <w:rPr>
                  <w:rStyle w:val="TableBodyTextRFPChar"/>
                </w:rPr>
                <w:delText>Test Objective</w:delText>
              </w:r>
            </w:del>
          </w:p>
          <w:p w14:paraId="1A81A656" w14:textId="4157ABCE" w:rsidR="00894619" w:rsidDel="00894619" w:rsidRDefault="00894619" w:rsidP="00894619">
            <w:pPr>
              <w:pStyle w:val="TableBodyTextRFP"/>
              <w:numPr>
                <w:ilvl w:val="0"/>
                <w:numId w:val="6"/>
              </w:numPr>
              <w:spacing w:before="0" w:after="0"/>
              <w:ind w:left="390" w:hanging="180"/>
              <w:rPr>
                <w:del w:id="615" w:author="Edward Leung" w:date="2016-12-20T22:10:00Z"/>
                <w:rStyle w:val="TableBodyTextRFPChar"/>
              </w:rPr>
            </w:pPr>
            <w:del w:id="616" w:author="Edward Leung" w:date="2016-12-20T22:10:00Z">
              <w:r w:rsidDel="00894619">
                <w:rPr>
                  <w:rStyle w:val="TableBodyTextRFPChar"/>
                </w:rPr>
                <w:delText>Test Procedure</w:delText>
              </w:r>
            </w:del>
          </w:p>
          <w:p w14:paraId="7AD6F3A0" w14:textId="5B66C265" w:rsidR="00894619" w:rsidDel="00894619" w:rsidRDefault="00894619" w:rsidP="00894619">
            <w:pPr>
              <w:pStyle w:val="TableBodyTextRFP"/>
              <w:numPr>
                <w:ilvl w:val="0"/>
                <w:numId w:val="6"/>
              </w:numPr>
              <w:spacing w:before="0" w:after="0"/>
              <w:ind w:left="390" w:hanging="180"/>
              <w:rPr>
                <w:del w:id="617" w:author="Edward Leung" w:date="2016-12-20T22:10:00Z"/>
                <w:rStyle w:val="TableBodyTextRFPChar"/>
              </w:rPr>
            </w:pPr>
            <w:del w:id="618" w:author="Edward Leung" w:date="2016-12-20T22:10:00Z">
              <w:r w:rsidDel="00894619">
                <w:rPr>
                  <w:rStyle w:val="TableBodyTextRFPChar"/>
                </w:rPr>
                <w:delText>Test Schedule</w:delText>
              </w:r>
            </w:del>
          </w:p>
          <w:p w14:paraId="234D3EC8" w14:textId="7BC423C1" w:rsidR="00894619" w:rsidDel="00894619" w:rsidRDefault="00894619" w:rsidP="00894619">
            <w:pPr>
              <w:pStyle w:val="TableBodyTextRFP"/>
              <w:numPr>
                <w:ilvl w:val="0"/>
                <w:numId w:val="6"/>
              </w:numPr>
              <w:spacing w:before="0" w:after="0"/>
              <w:ind w:left="390" w:hanging="180"/>
              <w:rPr>
                <w:del w:id="619" w:author="Edward Leung" w:date="2016-12-20T22:10:00Z"/>
                <w:rStyle w:val="TableBodyTextRFPChar"/>
              </w:rPr>
            </w:pPr>
            <w:del w:id="620" w:author="Edward Leung" w:date="2016-12-20T22:10:00Z">
              <w:r w:rsidDel="00894619">
                <w:rPr>
                  <w:rStyle w:val="TableBodyTextRFPChar"/>
                </w:rPr>
                <w:delText>Roles &amp; Responsibilities</w:delText>
              </w:r>
            </w:del>
          </w:p>
          <w:p w14:paraId="656E49A8" w14:textId="2E9CA065" w:rsidR="00894619" w:rsidDel="00894619" w:rsidRDefault="00894619" w:rsidP="00894619">
            <w:pPr>
              <w:pStyle w:val="TableBodyTextRFP"/>
              <w:numPr>
                <w:ilvl w:val="0"/>
                <w:numId w:val="6"/>
              </w:numPr>
              <w:spacing w:before="0" w:after="0"/>
              <w:ind w:left="390" w:hanging="180"/>
              <w:rPr>
                <w:del w:id="621" w:author="Edward Leung" w:date="2016-12-20T22:10:00Z"/>
                <w:rStyle w:val="TableBodyTextRFPChar"/>
              </w:rPr>
            </w:pPr>
            <w:del w:id="622" w:author="Edward Leung" w:date="2016-12-20T22:10:00Z">
              <w:r w:rsidDel="00894619">
                <w:rPr>
                  <w:rStyle w:val="TableBodyTextRFPChar"/>
                </w:rPr>
                <w:delText>Resources</w:delText>
              </w:r>
            </w:del>
          </w:p>
          <w:p w14:paraId="530CAB6A" w14:textId="49C21124" w:rsidR="00894619" w:rsidDel="00894619" w:rsidRDefault="00894619" w:rsidP="00894619">
            <w:pPr>
              <w:pStyle w:val="TableBodyTextRFP"/>
              <w:numPr>
                <w:ilvl w:val="0"/>
                <w:numId w:val="6"/>
              </w:numPr>
              <w:spacing w:before="0" w:after="0"/>
              <w:ind w:left="390" w:hanging="180"/>
              <w:rPr>
                <w:del w:id="623" w:author="Edward Leung" w:date="2016-12-20T22:10:00Z"/>
                <w:rStyle w:val="TableBodyTextRFPChar"/>
              </w:rPr>
            </w:pPr>
            <w:del w:id="624" w:author="Edward Leung" w:date="2016-12-20T22:10:00Z">
              <w:r w:rsidDel="00894619">
                <w:rPr>
                  <w:rStyle w:val="TableBodyTextRFPChar"/>
                </w:rPr>
                <w:delText>Test Cases</w:delText>
              </w:r>
            </w:del>
          </w:p>
          <w:p w14:paraId="34C32153" w14:textId="351872BD" w:rsidR="00894619" w:rsidDel="00894619" w:rsidRDefault="00894619" w:rsidP="00894619">
            <w:pPr>
              <w:pStyle w:val="TableBodyTextRFP"/>
              <w:spacing w:before="0" w:after="0"/>
              <w:ind w:left="390"/>
              <w:rPr>
                <w:del w:id="625" w:author="Edward Leung" w:date="2016-12-20T22:10:00Z"/>
                <w:rStyle w:val="TableBodyTextRFPChar"/>
              </w:rPr>
            </w:pPr>
          </w:p>
        </w:tc>
      </w:tr>
      <w:tr w:rsidR="00894619" w:rsidRPr="00854144" w:rsidDel="00894619" w14:paraId="2068D854" w14:textId="50C0FCA8" w:rsidTr="00D7436F">
        <w:trPr>
          <w:trHeight w:val="46"/>
          <w:tblCellSpacing w:w="7" w:type="dxa"/>
          <w:del w:id="626" w:author="Edward Leung" w:date="2016-12-20T22:10:00Z"/>
          <w:trPrChange w:id="627"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628"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33BB671B" w14:textId="16C871A5" w:rsidR="00894619" w:rsidDel="00894619" w:rsidRDefault="00894619" w:rsidP="00894619">
            <w:pPr>
              <w:pStyle w:val="TableBodyTextRFP"/>
              <w:spacing w:before="0" w:after="0"/>
              <w:ind w:left="0"/>
              <w:rPr>
                <w:del w:id="629" w:author="Edward Leung" w:date="2016-12-20T22:10:00Z"/>
                <w:rStyle w:val="TableBodyTextRFPChar"/>
              </w:rPr>
            </w:pPr>
            <w:del w:id="630" w:author="Edward Leung" w:date="2016-12-20T09:45:00Z">
              <w:r w:rsidDel="005126DD">
                <w:rPr>
                  <w:rStyle w:val="TableBodyTextRFPChar"/>
                </w:rPr>
                <w:delText>8</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631"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376F3E11" w14:textId="102D9AD3" w:rsidR="00894619" w:rsidDel="00894619" w:rsidRDefault="00894619" w:rsidP="00894619">
            <w:pPr>
              <w:pStyle w:val="TableBodyTextRFP"/>
              <w:spacing w:before="0" w:after="0"/>
              <w:ind w:left="0"/>
              <w:rPr>
                <w:del w:id="632" w:author="Edward Leung" w:date="2016-12-20T22:10:00Z"/>
                <w:rStyle w:val="TableBodyTextRFPChar"/>
                <w:b/>
              </w:rPr>
            </w:pPr>
            <w:del w:id="633" w:author="Edward Leung" w:date="2016-12-20T22:10:00Z">
              <w:r w:rsidDel="00894619">
                <w:rPr>
                  <w:rStyle w:val="TableBodyTextRFPChar"/>
                  <w:b/>
                </w:rPr>
                <w:delText xml:space="preserve">Application Test </w:delText>
              </w:r>
              <w:r w:rsidRPr="00320E64" w:rsidDel="00894619">
                <w:rPr>
                  <w:rStyle w:val="TableBodyTextRFPChar"/>
                  <w:b/>
                </w:rPr>
                <w:delText>Report</w:delText>
              </w:r>
              <w:r w:rsidRPr="00320E64" w:rsidDel="00894619">
                <w:rPr>
                  <w:rStyle w:val="TableBodyTextRFPChar"/>
                </w:rPr>
                <w:delText xml:space="preserve"> – for verific</w:delText>
              </w:r>
              <w:r w:rsidDel="00894619">
                <w:rPr>
                  <w:rStyle w:val="TableBodyTextRFPChar"/>
                </w:rPr>
                <w:delText>ation of results of system test.</w:delText>
              </w:r>
            </w:del>
          </w:p>
        </w:tc>
        <w:tc>
          <w:tcPr>
            <w:tcW w:w="5000" w:type="dxa"/>
            <w:tcBorders>
              <w:top w:val="single" w:sz="4" w:space="0" w:color="C60C30"/>
              <w:left w:val="single" w:sz="4" w:space="0" w:color="A6A6A6"/>
              <w:bottom w:val="single" w:sz="4" w:space="0" w:color="C60C30"/>
              <w:right w:val="single" w:sz="4" w:space="0" w:color="A6A6A6"/>
            </w:tcBorders>
            <w:tcPrChange w:id="634"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5C04B050" w14:textId="51E042C8" w:rsidR="00894619" w:rsidDel="00894619" w:rsidRDefault="00894619" w:rsidP="00894619">
            <w:pPr>
              <w:pStyle w:val="TableBodyTextRFP"/>
              <w:numPr>
                <w:ilvl w:val="0"/>
                <w:numId w:val="6"/>
              </w:numPr>
              <w:spacing w:before="0" w:after="0"/>
              <w:ind w:left="390" w:hanging="180"/>
              <w:rPr>
                <w:del w:id="635" w:author="Edward Leung" w:date="2016-12-20T22:10:00Z"/>
                <w:rStyle w:val="TableBodyTextRFPChar"/>
              </w:rPr>
            </w:pPr>
            <w:del w:id="636" w:author="Edward Leung" w:date="2016-12-20T22:10:00Z">
              <w:r w:rsidDel="00894619">
                <w:rPr>
                  <w:rStyle w:val="TableBodyTextRFPChar"/>
                </w:rPr>
                <w:delText>Test Summary</w:delText>
              </w:r>
            </w:del>
          </w:p>
          <w:p w14:paraId="3C6E39D9" w14:textId="7A75DAE7" w:rsidR="00894619" w:rsidDel="00894619" w:rsidRDefault="00894619" w:rsidP="00894619">
            <w:pPr>
              <w:pStyle w:val="TableBodyTextRFP"/>
              <w:numPr>
                <w:ilvl w:val="0"/>
                <w:numId w:val="6"/>
              </w:numPr>
              <w:spacing w:before="0" w:after="0"/>
              <w:ind w:left="390" w:hanging="180"/>
              <w:rPr>
                <w:del w:id="637" w:author="Edward Leung" w:date="2016-12-20T22:10:00Z"/>
                <w:rStyle w:val="TableBodyTextRFPChar"/>
              </w:rPr>
            </w:pPr>
            <w:del w:id="638" w:author="Edward Leung" w:date="2016-12-20T22:10:00Z">
              <w:r w:rsidDel="00894619">
                <w:rPr>
                  <w:rStyle w:val="TableBodyTextRFPChar"/>
                </w:rPr>
                <w:delText>Found Issues &amp; Resolutions</w:delText>
              </w:r>
            </w:del>
          </w:p>
          <w:p w14:paraId="4D89265F" w14:textId="165BC9AE" w:rsidR="00894619" w:rsidDel="00894619" w:rsidRDefault="00894619" w:rsidP="00894619">
            <w:pPr>
              <w:pStyle w:val="TableBodyTextRFP"/>
              <w:numPr>
                <w:ilvl w:val="0"/>
                <w:numId w:val="6"/>
              </w:numPr>
              <w:spacing w:before="0" w:after="0"/>
              <w:ind w:left="390" w:hanging="180"/>
              <w:rPr>
                <w:del w:id="639" w:author="Edward Leung" w:date="2016-12-20T22:10:00Z"/>
                <w:rStyle w:val="TableBodyTextRFPChar"/>
              </w:rPr>
            </w:pPr>
            <w:del w:id="640" w:author="Edward Leung" w:date="2016-12-20T22:10:00Z">
              <w:r w:rsidDel="00894619">
                <w:rPr>
                  <w:rStyle w:val="TableBodyTextRFPChar"/>
                </w:rPr>
                <w:delText>Test Results</w:delText>
              </w:r>
            </w:del>
          </w:p>
          <w:p w14:paraId="73B5F097" w14:textId="5A54D221" w:rsidR="00894619" w:rsidDel="00894619" w:rsidRDefault="00894619" w:rsidP="00894619">
            <w:pPr>
              <w:pStyle w:val="TableBodyTextRFP"/>
              <w:numPr>
                <w:ilvl w:val="0"/>
                <w:numId w:val="6"/>
              </w:numPr>
              <w:spacing w:before="0" w:after="0"/>
              <w:ind w:left="390" w:hanging="180"/>
              <w:rPr>
                <w:del w:id="641" w:author="Edward Leung" w:date="2016-12-20T22:10:00Z"/>
                <w:rStyle w:val="TableBodyTextRFPChar"/>
              </w:rPr>
            </w:pPr>
            <w:del w:id="642" w:author="Edward Leung" w:date="2016-12-20T22:10:00Z">
              <w:r w:rsidDel="00894619">
                <w:rPr>
                  <w:rStyle w:val="TableBodyTextRFPChar"/>
                </w:rPr>
                <w:delText>Conclusion</w:delText>
              </w:r>
            </w:del>
          </w:p>
          <w:p w14:paraId="41ACE20D" w14:textId="030E257E" w:rsidR="00894619" w:rsidDel="00894619" w:rsidRDefault="00894619" w:rsidP="00894619">
            <w:pPr>
              <w:pStyle w:val="TableBodyTextRFP"/>
              <w:spacing w:before="0" w:after="0"/>
              <w:rPr>
                <w:del w:id="643" w:author="Edward Leung" w:date="2016-12-20T22:10:00Z"/>
                <w:rStyle w:val="TableBodyTextRFPChar"/>
              </w:rPr>
            </w:pPr>
          </w:p>
        </w:tc>
      </w:tr>
      <w:tr w:rsidR="00894619" w:rsidRPr="00854144" w:rsidDel="003F77E6" w14:paraId="4BC28ADF" w14:textId="0D22B890" w:rsidTr="00D7436F">
        <w:trPr>
          <w:trHeight w:val="46"/>
          <w:tblCellSpacing w:w="7" w:type="dxa"/>
          <w:del w:id="644" w:author="Edward Leung" w:date="2016-12-20T22:17:00Z"/>
          <w:trPrChange w:id="645"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646"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77C4F3FC" w14:textId="00C57ACD" w:rsidR="00894619" w:rsidDel="003F77E6" w:rsidRDefault="00894619" w:rsidP="00894619">
            <w:pPr>
              <w:pStyle w:val="TableBodyTextRFP"/>
              <w:spacing w:before="0" w:after="0"/>
              <w:ind w:left="0"/>
              <w:rPr>
                <w:del w:id="647" w:author="Edward Leung" w:date="2016-12-20T22:17:00Z"/>
                <w:rStyle w:val="TableBodyTextRFPChar"/>
              </w:rPr>
            </w:pPr>
            <w:del w:id="648" w:author="Edward Leung" w:date="2016-12-20T09:45:00Z">
              <w:r w:rsidDel="005126DD">
                <w:rPr>
                  <w:rStyle w:val="TableBodyTextRFPChar"/>
                </w:rPr>
                <w:delText>9</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649"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59D10C8C" w14:textId="09F456BD" w:rsidR="00894619" w:rsidDel="003F77E6" w:rsidRDefault="00894619" w:rsidP="00894619">
            <w:pPr>
              <w:pStyle w:val="TableBodyTextRFP"/>
              <w:spacing w:before="0" w:after="0"/>
              <w:ind w:left="0"/>
              <w:rPr>
                <w:del w:id="650" w:author="Edward Leung" w:date="2016-12-20T22:17:00Z"/>
                <w:rStyle w:val="TableBodyTextRFPChar"/>
                <w:b/>
              </w:rPr>
            </w:pPr>
            <w:del w:id="651" w:author="Edward Leung" w:date="2016-12-20T22:17:00Z">
              <w:r w:rsidDel="003F77E6">
                <w:rPr>
                  <w:rStyle w:val="TableBodyTextRFPChar"/>
                  <w:b/>
                </w:rPr>
                <w:delText xml:space="preserve">User Acceptance Test </w:delText>
              </w:r>
              <w:r w:rsidRPr="00320E64" w:rsidDel="003F77E6">
                <w:rPr>
                  <w:rStyle w:val="TableBodyTextRFPChar"/>
                  <w:b/>
                </w:rPr>
                <w:delText>Report</w:delText>
              </w:r>
              <w:r w:rsidRPr="00320E64" w:rsidDel="003F77E6">
                <w:rPr>
                  <w:rStyle w:val="TableBodyTextRFPChar"/>
                </w:rPr>
                <w:delText xml:space="preserve"> – for verification of results of </w:delText>
              </w:r>
              <w:r w:rsidDel="003F77E6">
                <w:rPr>
                  <w:rStyle w:val="TableBodyTextRFPChar"/>
                </w:rPr>
                <w:delText>UAT</w:delText>
              </w:r>
              <w:r w:rsidRPr="00320E64" w:rsidDel="003F77E6">
                <w:rPr>
                  <w:rStyle w:val="TableBodyTextRFPChar"/>
                </w:rPr>
                <w:delText>.</w:delText>
              </w:r>
            </w:del>
          </w:p>
        </w:tc>
        <w:tc>
          <w:tcPr>
            <w:tcW w:w="5000" w:type="dxa"/>
            <w:tcBorders>
              <w:top w:val="single" w:sz="4" w:space="0" w:color="C60C30"/>
              <w:left w:val="single" w:sz="4" w:space="0" w:color="A6A6A6"/>
              <w:bottom w:val="single" w:sz="4" w:space="0" w:color="C60C30"/>
              <w:right w:val="single" w:sz="4" w:space="0" w:color="A6A6A6"/>
            </w:tcBorders>
            <w:tcPrChange w:id="652"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79BB624B" w14:textId="6C72588F" w:rsidR="00894619" w:rsidDel="003F77E6" w:rsidRDefault="00894619" w:rsidP="00894619">
            <w:pPr>
              <w:pStyle w:val="TableBodyTextRFP"/>
              <w:numPr>
                <w:ilvl w:val="0"/>
                <w:numId w:val="6"/>
              </w:numPr>
              <w:spacing w:before="0" w:after="0"/>
              <w:ind w:left="390" w:hanging="180"/>
              <w:rPr>
                <w:del w:id="653" w:author="Edward Leung" w:date="2016-12-20T22:17:00Z"/>
                <w:rStyle w:val="TableBodyTextRFPChar"/>
              </w:rPr>
            </w:pPr>
            <w:del w:id="654" w:author="Edward Leung" w:date="2016-12-20T22:17:00Z">
              <w:r w:rsidDel="003F77E6">
                <w:rPr>
                  <w:rStyle w:val="TableBodyTextRFPChar"/>
                </w:rPr>
                <w:delText>Test Summary</w:delText>
              </w:r>
            </w:del>
          </w:p>
          <w:p w14:paraId="210E54E4" w14:textId="59127A6F" w:rsidR="00894619" w:rsidDel="003F77E6" w:rsidRDefault="00894619" w:rsidP="00894619">
            <w:pPr>
              <w:pStyle w:val="TableBodyTextRFP"/>
              <w:numPr>
                <w:ilvl w:val="0"/>
                <w:numId w:val="6"/>
              </w:numPr>
              <w:spacing w:before="0" w:after="0"/>
              <w:ind w:left="390" w:hanging="180"/>
              <w:rPr>
                <w:del w:id="655" w:author="Edward Leung" w:date="2016-12-20T22:17:00Z"/>
                <w:rStyle w:val="TableBodyTextRFPChar"/>
              </w:rPr>
            </w:pPr>
            <w:del w:id="656" w:author="Edward Leung" w:date="2016-12-20T22:17:00Z">
              <w:r w:rsidDel="003F77E6">
                <w:rPr>
                  <w:rStyle w:val="TableBodyTextRFPChar"/>
                </w:rPr>
                <w:delText>Found Issues &amp; Resolutions</w:delText>
              </w:r>
            </w:del>
          </w:p>
          <w:p w14:paraId="24B6CBC3" w14:textId="34EFE22C" w:rsidR="00894619" w:rsidDel="003F77E6" w:rsidRDefault="00894619" w:rsidP="00894619">
            <w:pPr>
              <w:pStyle w:val="TableBodyTextRFP"/>
              <w:numPr>
                <w:ilvl w:val="0"/>
                <w:numId w:val="6"/>
              </w:numPr>
              <w:spacing w:before="0" w:after="0"/>
              <w:ind w:left="390" w:hanging="180"/>
              <w:rPr>
                <w:del w:id="657" w:author="Edward Leung" w:date="2016-12-20T22:17:00Z"/>
                <w:rStyle w:val="TableBodyTextRFPChar"/>
              </w:rPr>
            </w:pPr>
            <w:del w:id="658" w:author="Edward Leung" w:date="2016-12-20T22:17:00Z">
              <w:r w:rsidDel="003F77E6">
                <w:rPr>
                  <w:rStyle w:val="TableBodyTextRFPChar"/>
                </w:rPr>
                <w:delText>Test Results</w:delText>
              </w:r>
            </w:del>
          </w:p>
          <w:p w14:paraId="715AF617" w14:textId="71C47066" w:rsidR="00894619" w:rsidDel="003F77E6" w:rsidRDefault="00894619" w:rsidP="00894619">
            <w:pPr>
              <w:pStyle w:val="TableBodyTextRFP"/>
              <w:numPr>
                <w:ilvl w:val="0"/>
                <w:numId w:val="6"/>
              </w:numPr>
              <w:spacing w:before="0" w:after="0"/>
              <w:ind w:left="390" w:hanging="180"/>
              <w:rPr>
                <w:del w:id="659" w:author="Edward Leung" w:date="2016-12-20T22:17:00Z"/>
                <w:rStyle w:val="TableBodyTextRFPChar"/>
              </w:rPr>
            </w:pPr>
            <w:del w:id="660" w:author="Edward Leung" w:date="2016-12-20T22:17:00Z">
              <w:r w:rsidDel="003F77E6">
                <w:rPr>
                  <w:rStyle w:val="TableBodyTextRFPChar"/>
                </w:rPr>
                <w:delText>Conclusion</w:delText>
              </w:r>
            </w:del>
          </w:p>
          <w:p w14:paraId="43DB3665" w14:textId="1818DEA9" w:rsidR="00894619" w:rsidDel="003F77E6" w:rsidRDefault="00894619" w:rsidP="00894619">
            <w:pPr>
              <w:pStyle w:val="TableBodyTextRFP"/>
              <w:spacing w:before="0" w:after="0"/>
              <w:ind w:left="390"/>
              <w:rPr>
                <w:del w:id="661" w:author="Edward Leung" w:date="2016-12-20T22:17:00Z"/>
                <w:rStyle w:val="TableBodyTextRFPChar"/>
              </w:rPr>
            </w:pPr>
          </w:p>
        </w:tc>
      </w:tr>
      <w:tr w:rsidR="00894619" w:rsidRPr="00854144" w14:paraId="4638D611" w14:textId="77777777" w:rsidTr="00C70AFB">
        <w:trPr>
          <w:trHeight w:val="992"/>
          <w:tblCellSpacing w:w="7" w:type="dxa"/>
          <w:ins w:id="662" w:author="Edward Leung" w:date="2016-12-20T22:16:00Z"/>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rsidP="003F77E6">
            <w:pPr>
              <w:pStyle w:val="TableBodyTextRFP"/>
              <w:spacing w:before="0" w:after="0"/>
              <w:ind w:left="0"/>
              <w:rPr>
                <w:ins w:id="663" w:author="Edward Leung" w:date="2016-12-20T22:16:00Z"/>
                <w:rStyle w:val="TableBodyTextRFPChar"/>
              </w:rPr>
              <w:pPrChange w:id="664" w:author="Edward Leung" w:date="2016-12-20T22:18:00Z">
                <w:pPr>
                  <w:pStyle w:val="TableBodyTextRFP"/>
                  <w:spacing w:before="0" w:after="0"/>
                  <w:ind w:left="0"/>
                </w:pPr>
              </w:pPrChange>
            </w:pPr>
            <w:ins w:id="665" w:author="Edward Leung" w:date="2016-12-20T22:16:00Z">
              <w:r>
                <w:rPr>
                  <w:rStyle w:val="TableBodyTextRFPChar"/>
                </w:rPr>
                <w:t>1</w:t>
              </w:r>
            </w:ins>
            <w:ins w:id="666" w:author="Edward Leung" w:date="2016-12-20T22:18:00Z">
              <w:r w:rsidR="003F77E6">
                <w:rPr>
                  <w:rStyle w:val="TableBodyTextRFPChar"/>
                </w:rPr>
                <w:t>1</w:t>
              </w:r>
            </w:ins>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ins w:id="667" w:author="Edward Leung" w:date="2016-12-20T22:16:00Z"/>
                <w:rStyle w:val="TableBodyTextRFPChar"/>
                <w:b/>
              </w:rPr>
            </w:pPr>
            <w:ins w:id="668" w:author="Edward Leung" w:date="2016-12-20T22:16:00Z">
              <w:r>
                <w:rPr>
                  <w:rStyle w:val="TableBodyTextRFPChar"/>
                  <w:b/>
                </w:rPr>
                <w:t xml:space="preserve">Deployment Manual </w:t>
              </w:r>
              <w:r w:rsidRPr="002E2322">
                <w:rPr>
                  <w:rStyle w:val="TableBodyTextRFPChar"/>
                </w:rPr>
                <w:t>- details of the deployments steps, checks points, roll back procedures, with deployment scripts as appendix.</w:t>
              </w:r>
            </w:ins>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ins w:id="669" w:author="Edward Leung" w:date="2016-12-20T22:16:00Z"/>
                <w:rStyle w:val="TableBodyTextRFPChar"/>
              </w:rPr>
            </w:pPr>
            <w:ins w:id="670" w:author="Edward Leung" w:date="2016-12-20T22:16:00Z">
              <w:r w:rsidRPr="007E5D78">
                <w:rPr>
                  <w:rStyle w:val="TableBodyTextRFPChar"/>
                </w:rPr>
                <w:t>Deployment procedure</w:t>
              </w:r>
            </w:ins>
          </w:p>
          <w:p w14:paraId="095110C1" w14:textId="77777777" w:rsidR="00894619" w:rsidRDefault="00894619" w:rsidP="00C70AFB">
            <w:pPr>
              <w:pStyle w:val="TableBodyTextRFP"/>
              <w:numPr>
                <w:ilvl w:val="0"/>
                <w:numId w:val="6"/>
              </w:numPr>
              <w:spacing w:before="0" w:after="0"/>
              <w:ind w:left="390" w:hanging="180"/>
              <w:rPr>
                <w:ins w:id="671" w:author="Edward Leung" w:date="2016-12-20T22:20:00Z"/>
                <w:rStyle w:val="TableBodyTextRFPChar"/>
              </w:rPr>
            </w:pPr>
            <w:ins w:id="672" w:author="Edward Leung" w:date="2016-12-20T22:16:00Z">
              <w:r w:rsidRPr="007E5D78">
                <w:rPr>
                  <w:rStyle w:val="TableBodyTextRFPChar"/>
                </w:rPr>
                <w:t>Deployment Steps</w:t>
              </w:r>
            </w:ins>
          </w:p>
          <w:p w14:paraId="75472A90" w14:textId="05FC76A3" w:rsidR="003F77E6" w:rsidRDefault="003F77E6" w:rsidP="00C70AFB">
            <w:pPr>
              <w:pStyle w:val="TableBodyTextRFP"/>
              <w:numPr>
                <w:ilvl w:val="0"/>
                <w:numId w:val="6"/>
              </w:numPr>
              <w:spacing w:before="0" w:after="0"/>
              <w:ind w:left="390" w:hanging="180"/>
              <w:rPr>
                <w:ins w:id="673" w:author="Edward Leung" w:date="2016-12-20T22:16:00Z"/>
                <w:rStyle w:val="TableBodyTextRFPChar"/>
              </w:rPr>
            </w:pPr>
            <w:ins w:id="674" w:author="Edward Leung" w:date="2016-12-20T22:20:00Z">
              <w:r>
                <w:rPr>
                  <w:rStyle w:val="TableBodyTextRFPChar"/>
                </w:rPr>
                <w:t xml:space="preserve">Fall Back Plans </w:t>
              </w:r>
            </w:ins>
          </w:p>
        </w:tc>
      </w:tr>
      <w:tr w:rsidR="00894619" w:rsidRPr="00854144" w:rsidDel="00894619" w14:paraId="0961CFAB" w14:textId="11B46F36" w:rsidTr="00D7436F">
        <w:trPr>
          <w:trHeight w:val="46"/>
          <w:tblCellSpacing w:w="7" w:type="dxa"/>
          <w:del w:id="675" w:author="Edward Leung" w:date="2016-12-20T22:11:00Z"/>
          <w:trPrChange w:id="676"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677"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60AC11AD" w14:textId="058ADA20" w:rsidR="00894619" w:rsidDel="00894619" w:rsidRDefault="00894619" w:rsidP="00894619">
            <w:pPr>
              <w:pStyle w:val="TableBodyTextRFP"/>
              <w:spacing w:before="0" w:after="0"/>
              <w:ind w:left="0"/>
              <w:rPr>
                <w:del w:id="678" w:author="Edward Leung" w:date="2016-12-20T22:11:00Z"/>
                <w:rStyle w:val="TableBodyTextRFPChar"/>
                <w:bCs/>
                <w:szCs w:val="24"/>
                <w:lang w:eastAsia="ja-JP"/>
              </w:rPr>
            </w:pPr>
            <w:del w:id="679" w:author="Edward Leung" w:date="2016-12-20T09:45:00Z">
              <w:r w:rsidDel="005126DD">
                <w:rPr>
                  <w:rStyle w:val="TableBodyTextRFPChar"/>
                </w:rPr>
                <w:delText>10</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680"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442F0884" w14:textId="4878AE4F" w:rsidR="00894619" w:rsidDel="00894619" w:rsidRDefault="00894619" w:rsidP="00894619">
            <w:pPr>
              <w:pStyle w:val="TableBodyTextRFP"/>
              <w:spacing w:before="0" w:after="0"/>
              <w:ind w:left="0"/>
              <w:rPr>
                <w:del w:id="681" w:author="Edward Leung" w:date="2016-12-20T22:11:00Z"/>
                <w:rStyle w:val="TableBodyTextRFPChar"/>
                <w:b/>
              </w:rPr>
            </w:pPr>
            <w:del w:id="682" w:author="Edward Leung" w:date="2016-12-20T22:11:00Z">
              <w:r w:rsidDel="00894619">
                <w:rPr>
                  <w:rStyle w:val="TableBodyTextRFPChar"/>
                  <w:b/>
                </w:rPr>
                <w:delText xml:space="preserve">Load Test </w:delText>
              </w:r>
              <w:r w:rsidRPr="00320E64" w:rsidDel="00894619">
                <w:rPr>
                  <w:rStyle w:val="TableBodyTextRFPChar"/>
                  <w:b/>
                </w:rPr>
                <w:delText>Report</w:delText>
              </w:r>
              <w:r w:rsidRPr="00320E64" w:rsidDel="00894619">
                <w:rPr>
                  <w:rStyle w:val="TableBodyTextRFPChar"/>
                </w:rPr>
                <w:delText xml:space="preserve"> – for verification of results of</w:delText>
              </w:r>
              <w:r w:rsidDel="00894619">
                <w:rPr>
                  <w:rStyle w:val="TableBodyTextRFPChar"/>
                </w:rPr>
                <w:delText xml:space="preserve"> a</w:delText>
              </w:r>
              <w:r w:rsidRPr="00320E64" w:rsidDel="00894619">
                <w:rPr>
                  <w:rStyle w:val="TableBodyTextRFPChar"/>
                </w:rPr>
                <w:delText xml:space="preserve"> </w:delText>
              </w:r>
              <w:r w:rsidDel="00894619">
                <w:rPr>
                  <w:rStyle w:val="TableBodyTextRFPChar"/>
                </w:rPr>
                <w:delText>load</w:delText>
              </w:r>
              <w:r w:rsidRPr="00320E64" w:rsidDel="00894619">
                <w:rPr>
                  <w:rStyle w:val="TableBodyTextRFPChar"/>
                </w:rPr>
                <w:delText xml:space="preserve"> test.</w:delText>
              </w:r>
            </w:del>
          </w:p>
        </w:tc>
        <w:tc>
          <w:tcPr>
            <w:tcW w:w="5000" w:type="dxa"/>
            <w:tcBorders>
              <w:top w:val="single" w:sz="4" w:space="0" w:color="C60C30"/>
              <w:left w:val="single" w:sz="4" w:space="0" w:color="A6A6A6"/>
              <w:bottom w:val="single" w:sz="4" w:space="0" w:color="C60C30"/>
              <w:right w:val="single" w:sz="4" w:space="0" w:color="A6A6A6"/>
            </w:tcBorders>
            <w:tcPrChange w:id="683"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499FD31B" w14:textId="58C3E7D0" w:rsidR="00894619" w:rsidDel="00894619" w:rsidRDefault="00894619" w:rsidP="00894619">
            <w:pPr>
              <w:pStyle w:val="TableBodyTextRFP"/>
              <w:numPr>
                <w:ilvl w:val="0"/>
                <w:numId w:val="6"/>
              </w:numPr>
              <w:spacing w:before="0" w:after="0"/>
              <w:ind w:left="390" w:hanging="180"/>
              <w:rPr>
                <w:del w:id="684" w:author="Edward Leung" w:date="2016-12-20T22:11:00Z"/>
                <w:rStyle w:val="TableBodyTextRFPChar"/>
              </w:rPr>
            </w:pPr>
            <w:del w:id="685" w:author="Edward Leung" w:date="2016-12-20T22:11:00Z">
              <w:r w:rsidDel="00894619">
                <w:rPr>
                  <w:rStyle w:val="TableBodyTextRFPChar"/>
                </w:rPr>
                <w:delText>Test Summary</w:delText>
              </w:r>
            </w:del>
          </w:p>
          <w:p w14:paraId="290E65B1" w14:textId="105CDC41" w:rsidR="00894619" w:rsidDel="00894619" w:rsidRDefault="00894619" w:rsidP="00894619">
            <w:pPr>
              <w:pStyle w:val="TableBodyTextRFP"/>
              <w:numPr>
                <w:ilvl w:val="0"/>
                <w:numId w:val="6"/>
              </w:numPr>
              <w:spacing w:before="0" w:after="0"/>
              <w:ind w:left="390" w:hanging="180"/>
              <w:rPr>
                <w:del w:id="686" w:author="Edward Leung" w:date="2016-12-20T22:11:00Z"/>
                <w:rStyle w:val="TableBodyTextRFPChar"/>
              </w:rPr>
            </w:pPr>
            <w:del w:id="687" w:author="Edward Leung" w:date="2016-12-20T22:11:00Z">
              <w:r w:rsidDel="00894619">
                <w:rPr>
                  <w:rStyle w:val="TableBodyTextRFPChar"/>
                </w:rPr>
                <w:delText>Found Issues &amp; Resolutions</w:delText>
              </w:r>
            </w:del>
          </w:p>
          <w:p w14:paraId="13728B4D" w14:textId="557A66C1" w:rsidR="00894619" w:rsidDel="00894619" w:rsidRDefault="00894619" w:rsidP="00894619">
            <w:pPr>
              <w:pStyle w:val="TableBodyTextRFP"/>
              <w:numPr>
                <w:ilvl w:val="0"/>
                <w:numId w:val="6"/>
              </w:numPr>
              <w:spacing w:before="0" w:after="0"/>
              <w:ind w:left="390" w:hanging="180"/>
              <w:rPr>
                <w:del w:id="688" w:author="Edward Leung" w:date="2016-12-20T22:11:00Z"/>
                <w:rStyle w:val="TableBodyTextRFPChar"/>
              </w:rPr>
            </w:pPr>
            <w:del w:id="689" w:author="Edward Leung" w:date="2016-12-20T22:11:00Z">
              <w:r w:rsidDel="00894619">
                <w:rPr>
                  <w:rStyle w:val="TableBodyTextRFPChar"/>
                </w:rPr>
                <w:delText>Test Results</w:delText>
              </w:r>
            </w:del>
          </w:p>
          <w:p w14:paraId="1982172E" w14:textId="53C4DC58" w:rsidR="00894619" w:rsidDel="00894619" w:rsidRDefault="00894619" w:rsidP="00894619">
            <w:pPr>
              <w:pStyle w:val="TableBodyTextRFP"/>
              <w:numPr>
                <w:ilvl w:val="0"/>
                <w:numId w:val="6"/>
              </w:numPr>
              <w:spacing w:before="0" w:after="0"/>
              <w:ind w:left="390" w:hanging="180"/>
              <w:rPr>
                <w:del w:id="690" w:author="Edward Leung" w:date="2016-12-20T22:11:00Z"/>
                <w:rStyle w:val="TableBodyTextRFPChar"/>
              </w:rPr>
            </w:pPr>
            <w:del w:id="691" w:author="Edward Leung" w:date="2016-12-20T22:11:00Z">
              <w:r w:rsidDel="00894619">
                <w:rPr>
                  <w:rStyle w:val="TableBodyTextRFPChar"/>
                </w:rPr>
                <w:delText>Conclusion</w:delText>
              </w:r>
            </w:del>
          </w:p>
          <w:p w14:paraId="5B6694A8" w14:textId="4245FAD4" w:rsidR="00894619" w:rsidDel="00894619" w:rsidRDefault="00894619" w:rsidP="00894619">
            <w:pPr>
              <w:pStyle w:val="TableBodyTextRFP"/>
              <w:spacing w:before="0" w:after="0"/>
              <w:ind w:left="390"/>
              <w:rPr>
                <w:del w:id="692" w:author="Edward Leung" w:date="2016-12-20T22:11:00Z"/>
                <w:rStyle w:val="TableBodyTextRFPChar"/>
              </w:rPr>
            </w:pPr>
          </w:p>
        </w:tc>
      </w:tr>
      <w:tr w:rsidR="00894619" w:rsidRPr="00854144" w:rsidDel="00894619" w14:paraId="4DF0B6A1" w14:textId="0ED6EE7F" w:rsidTr="00D7436F">
        <w:trPr>
          <w:trHeight w:val="46"/>
          <w:tblCellSpacing w:w="7" w:type="dxa"/>
          <w:del w:id="693" w:author="Edward Leung" w:date="2016-12-20T22:11:00Z"/>
          <w:trPrChange w:id="694"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695"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7D56FBB9" w14:textId="26D0A36B" w:rsidR="00894619" w:rsidDel="00894619" w:rsidRDefault="00894619" w:rsidP="00894619">
            <w:pPr>
              <w:pStyle w:val="TableBodyTextRFP"/>
              <w:spacing w:before="0" w:after="0"/>
              <w:ind w:left="0"/>
              <w:rPr>
                <w:del w:id="696" w:author="Edward Leung" w:date="2016-12-20T22:11:00Z"/>
                <w:rStyle w:val="TableBodyTextRFPChar"/>
                <w:bCs/>
                <w:szCs w:val="24"/>
                <w:lang w:eastAsia="ja-JP"/>
              </w:rPr>
            </w:pPr>
            <w:del w:id="697" w:author="Edward Leung" w:date="2016-12-20T09:45:00Z">
              <w:r w:rsidDel="005126DD">
                <w:rPr>
                  <w:rStyle w:val="TableBodyTextRFPChar"/>
                </w:rPr>
                <w:delText>11</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698"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0D03F1B4" w14:textId="1050C879" w:rsidR="00894619" w:rsidRPr="00D96FE5" w:rsidDel="00894619" w:rsidRDefault="00894619" w:rsidP="00894619">
            <w:pPr>
              <w:pStyle w:val="TableBodyTextRFP"/>
              <w:spacing w:before="0" w:after="0"/>
              <w:ind w:left="0"/>
              <w:rPr>
                <w:del w:id="699" w:author="Edward Leung" w:date="2016-12-20T22:11:00Z"/>
                <w:rStyle w:val="TableBodyTextRFPChar"/>
              </w:rPr>
            </w:pPr>
            <w:del w:id="700" w:author="Edward Leung" w:date="2016-12-20T22:11:00Z">
              <w:r w:rsidDel="00894619">
                <w:rPr>
                  <w:rStyle w:val="TableBodyTextRFPChar"/>
                  <w:b/>
                </w:rPr>
                <w:delText>Training Plan &amp; Materials</w:delText>
              </w:r>
              <w:r w:rsidDel="00894619">
                <w:rPr>
                  <w:rStyle w:val="TableBodyTextRFPChar"/>
                </w:rPr>
                <w:delText xml:space="preserve"> – project team will prepare and conduct user training according to the training plan and materials. </w:delText>
              </w:r>
            </w:del>
          </w:p>
        </w:tc>
        <w:tc>
          <w:tcPr>
            <w:tcW w:w="5000" w:type="dxa"/>
            <w:tcBorders>
              <w:top w:val="single" w:sz="4" w:space="0" w:color="C60C30"/>
              <w:left w:val="single" w:sz="4" w:space="0" w:color="A6A6A6"/>
              <w:bottom w:val="single" w:sz="4" w:space="0" w:color="C60C30"/>
              <w:right w:val="single" w:sz="4" w:space="0" w:color="A6A6A6"/>
            </w:tcBorders>
            <w:tcPrChange w:id="701"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6C2780BD" w14:textId="06277558" w:rsidR="00894619" w:rsidDel="00894619" w:rsidRDefault="00894619" w:rsidP="00894619">
            <w:pPr>
              <w:pStyle w:val="TableBodyTextRFP"/>
              <w:numPr>
                <w:ilvl w:val="0"/>
                <w:numId w:val="6"/>
              </w:numPr>
              <w:spacing w:before="0" w:after="0"/>
              <w:ind w:left="390" w:hanging="180"/>
              <w:rPr>
                <w:del w:id="702" w:author="Edward Leung" w:date="2016-12-20T22:11:00Z"/>
                <w:rStyle w:val="TableBodyTextRFPChar"/>
              </w:rPr>
            </w:pPr>
            <w:del w:id="703" w:author="Edward Leung" w:date="2016-12-20T22:11:00Z">
              <w:r w:rsidDel="00894619">
                <w:rPr>
                  <w:rStyle w:val="TableBodyTextRFPChar"/>
                </w:rPr>
                <w:delText>Training Objective</w:delText>
              </w:r>
            </w:del>
          </w:p>
          <w:p w14:paraId="2AC17502" w14:textId="32CD6AF7" w:rsidR="00894619" w:rsidDel="00894619" w:rsidRDefault="00894619" w:rsidP="00894619">
            <w:pPr>
              <w:pStyle w:val="TableBodyTextRFP"/>
              <w:numPr>
                <w:ilvl w:val="0"/>
                <w:numId w:val="6"/>
              </w:numPr>
              <w:spacing w:before="0" w:after="0"/>
              <w:ind w:left="390" w:hanging="180"/>
              <w:rPr>
                <w:del w:id="704" w:author="Edward Leung" w:date="2016-12-20T22:11:00Z"/>
                <w:rStyle w:val="TableBodyTextRFPChar"/>
              </w:rPr>
            </w:pPr>
            <w:del w:id="705" w:author="Edward Leung" w:date="2016-12-20T22:11:00Z">
              <w:r w:rsidDel="00894619">
                <w:rPr>
                  <w:rStyle w:val="TableBodyTextRFPChar"/>
                </w:rPr>
                <w:delText>Target Audiences</w:delText>
              </w:r>
            </w:del>
          </w:p>
          <w:p w14:paraId="7BA4D084" w14:textId="013C90E0" w:rsidR="00894619" w:rsidDel="00894619" w:rsidRDefault="00894619" w:rsidP="00894619">
            <w:pPr>
              <w:pStyle w:val="TableBodyTextRFP"/>
              <w:numPr>
                <w:ilvl w:val="0"/>
                <w:numId w:val="6"/>
              </w:numPr>
              <w:spacing w:before="0" w:after="0"/>
              <w:ind w:left="390" w:hanging="180"/>
              <w:rPr>
                <w:del w:id="706" w:author="Edward Leung" w:date="2016-12-20T22:11:00Z"/>
                <w:rStyle w:val="TableBodyTextRFPChar"/>
              </w:rPr>
            </w:pPr>
            <w:del w:id="707" w:author="Edward Leung" w:date="2016-12-20T22:11:00Z">
              <w:r w:rsidDel="00894619">
                <w:rPr>
                  <w:rStyle w:val="TableBodyTextRFPChar"/>
                </w:rPr>
                <w:delText>Training Schedule</w:delText>
              </w:r>
            </w:del>
          </w:p>
          <w:p w14:paraId="68CE9F46" w14:textId="0D8272E9" w:rsidR="00894619" w:rsidDel="00894619" w:rsidRDefault="00894619" w:rsidP="00894619">
            <w:pPr>
              <w:pStyle w:val="TableBodyTextRFP"/>
              <w:numPr>
                <w:ilvl w:val="0"/>
                <w:numId w:val="6"/>
              </w:numPr>
              <w:spacing w:before="0" w:after="0"/>
              <w:ind w:left="390" w:hanging="180"/>
              <w:rPr>
                <w:del w:id="708" w:author="Edward Leung" w:date="2016-12-20T22:11:00Z"/>
                <w:rStyle w:val="TableBodyTextRFPChar"/>
              </w:rPr>
            </w:pPr>
            <w:del w:id="709" w:author="Edward Leung" w:date="2016-12-20T22:11:00Z">
              <w:r w:rsidDel="00894619">
                <w:rPr>
                  <w:rStyle w:val="TableBodyTextRFPChar"/>
                </w:rPr>
                <w:delText>Environment, Equipment and Location</w:delText>
              </w:r>
            </w:del>
          </w:p>
          <w:p w14:paraId="4BC6F7A4" w14:textId="607F0113" w:rsidR="00894619" w:rsidDel="00894619" w:rsidRDefault="00894619" w:rsidP="00894619">
            <w:pPr>
              <w:pStyle w:val="TableBodyTextRFP"/>
              <w:numPr>
                <w:ilvl w:val="0"/>
                <w:numId w:val="6"/>
              </w:numPr>
              <w:spacing w:before="0" w:after="0"/>
              <w:ind w:left="390" w:hanging="180"/>
              <w:rPr>
                <w:del w:id="710" w:author="Edward Leung" w:date="2016-12-20T22:11:00Z"/>
                <w:rStyle w:val="TableBodyTextRFPChar"/>
              </w:rPr>
            </w:pPr>
            <w:del w:id="711" w:author="Edward Leung" w:date="2016-12-20T22:11:00Z">
              <w:r w:rsidDel="00894619">
                <w:rPr>
                  <w:rStyle w:val="TableBodyTextRFPChar"/>
                </w:rPr>
                <w:delText>Training PowerPoint Slides</w:delText>
              </w:r>
            </w:del>
          </w:p>
          <w:p w14:paraId="6B5C45DA" w14:textId="03592B18" w:rsidR="00894619" w:rsidDel="00894619" w:rsidRDefault="00894619" w:rsidP="00894619">
            <w:pPr>
              <w:pStyle w:val="TableBodyTextRFP"/>
              <w:spacing w:before="0" w:after="0"/>
              <w:rPr>
                <w:del w:id="712" w:author="Edward Leung" w:date="2016-12-20T22:11:00Z"/>
                <w:rStyle w:val="TableBodyTextRFPChar"/>
              </w:rPr>
            </w:pPr>
          </w:p>
        </w:tc>
      </w:tr>
      <w:tr w:rsidR="00894619" w:rsidRPr="00854144" w:rsidDel="00B55C98" w14:paraId="37019D98" w14:textId="1691F045" w:rsidTr="00D7436F">
        <w:trPr>
          <w:trHeight w:val="46"/>
          <w:tblCellSpacing w:w="7" w:type="dxa"/>
          <w:del w:id="713" w:author="Edward Leung" w:date="2016-12-20T22:05:00Z"/>
          <w:trPrChange w:id="714"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715"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7D607F5E" w14:textId="733DC8A4" w:rsidR="00894619" w:rsidDel="00B55C98" w:rsidRDefault="00894619" w:rsidP="00894619">
            <w:pPr>
              <w:pStyle w:val="TableBodyTextRFP"/>
              <w:spacing w:before="0" w:after="0"/>
              <w:ind w:left="0"/>
              <w:rPr>
                <w:del w:id="716" w:author="Edward Leung" w:date="2016-12-20T22:05:00Z"/>
                <w:rStyle w:val="TableBodyTextRFPChar"/>
                <w:bCs/>
                <w:szCs w:val="24"/>
                <w:lang w:eastAsia="ja-JP"/>
              </w:rPr>
            </w:pPr>
            <w:del w:id="717" w:author="Edward Leung" w:date="2016-12-20T09:46:00Z">
              <w:r w:rsidDel="005126DD">
                <w:rPr>
                  <w:rStyle w:val="TableBodyTextRFPChar"/>
                </w:rPr>
                <w:delText>12</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718"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7A034376" w14:textId="5C9C3017" w:rsidR="00894619" w:rsidRPr="00320E64" w:rsidDel="00B55C98" w:rsidRDefault="00894619" w:rsidP="00894619">
            <w:pPr>
              <w:pStyle w:val="TableBodyTextRFP"/>
              <w:spacing w:before="0" w:after="0"/>
              <w:ind w:left="0"/>
              <w:rPr>
                <w:del w:id="719" w:author="Edward Leung" w:date="2016-12-20T22:05:00Z"/>
                <w:rStyle w:val="TableBodyTextRFPChar"/>
              </w:rPr>
            </w:pPr>
            <w:del w:id="720" w:author="Edward Leung" w:date="2016-12-20T22:05:00Z">
              <w:r w:rsidDel="00B55C98">
                <w:rPr>
                  <w:rStyle w:val="TableBodyTextRFPChar"/>
                  <w:b/>
                </w:rPr>
                <w:delText>Application User Manual</w:delText>
              </w:r>
            </w:del>
          </w:p>
        </w:tc>
        <w:tc>
          <w:tcPr>
            <w:tcW w:w="5000" w:type="dxa"/>
            <w:tcBorders>
              <w:top w:val="single" w:sz="4" w:space="0" w:color="C60C30"/>
              <w:left w:val="single" w:sz="4" w:space="0" w:color="A6A6A6"/>
              <w:bottom w:val="single" w:sz="4" w:space="0" w:color="C60C30"/>
              <w:right w:val="single" w:sz="4" w:space="0" w:color="A6A6A6"/>
            </w:tcBorders>
            <w:tcPrChange w:id="721"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790370C7" w14:textId="33DA9EFF" w:rsidR="00894619" w:rsidDel="00B55C98" w:rsidRDefault="00894619" w:rsidP="00894619">
            <w:pPr>
              <w:pStyle w:val="TableBodyTextRFP"/>
              <w:numPr>
                <w:ilvl w:val="0"/>
                <w:numId w:val="6"/>
              </w:numPr>
              <w:spacing w:before="0" w:after="0"/>
              <w:ind w:left="390" w:hanging="180"/>
              <w:rPr>
                <w:del w:id="722" w:author="Edward Leung" w:date="2016-12-20T22:05:00Z"/>
                <w:rStyle w:val="TableBodyTextRFPChar"/>
              </w:rPr>
            </w:pPr>
            <w:del w:id="723" w:author="Edward Leung" w:date="2016-12-20T22:05:00Z">
              <w:r w:rsidDel="00B55C98">
                <w:rPr>
                  <w:rStyle w:val="TableBodyTextRFPChar"/>
                </w:rPr>
                <w:delText>Application Objective</w:delText>
              </w:r>
            </w:del>
          </w:p>
          <w:p w14:paraId="009B6663" w14:textId="651277D3" w:rsidR="00894619" w:rsidDel="00B55C98" w:rsidRDefault="00894619" w:rsidP="00894619">
            <w:pPr>
              <w:pStyle w:val="TableBodyTextRFP"/>
              <w:numPr>
                <w:ilvl w:val="0"/>
                <w:numId w:val="6"/>
              </w:numPr>
              <w:spacing w:before="0" w:after="0"/>
              <w:ind w:left="390" w:hanging="180"/>
              <w:rPr>
                <w:del w:id="724" w:author="Edward Leung" w:date="2016-12-20T22:05:00Z"/>
                <w:rStyle w:val="TableBodyTextRFPChar"/>
              </w:rPr>
            </w:pPr>
            <w:del w:id="725" w:author="Edward Leung" w:date="2016-12-20T22:05:00Z">
              <w:r w:rsidDel="00B55C98">
                <w:rPr>
                  <w:rStyle w:val="TableBodyTextRFPChar"/>
                </w:rPr>
                <w:delText>Processes</w:delText>
              </w:r>
            </w:del>
          </w:p>
          <w:p w14:paraId="3F1C6055" w14:textId="5AC516B2" w:rsidR="00894619" w:rsidDel="00B55C98" w:rsidRDefault="00894619" w:rsidP="00894619">
            <w:pPr>
              <w:pStyle w:val="TableBodyTextRFP"/>
              <w:numPr>
                <w:ilvl w:val="0"/>
                <w:numId w:val="6"/>
              </w:numPr>
              <w:spacing w:before="0" w:after="0"/>
              <w:ind w:left="390" w:hanging="180"/>
              <w:rPr>
                <w:del w:id="726" w:author="Edward Leung" w:date="2016-12-20T22:05:00Z"/>
                <w:rStyle w:val="TableBodyTextRFPChar"/>
              </w:rPr>
            </w:pPr>
            <w:del w:id="727" w:author="Edward Leung" w:date="2016-12-20T22:05:00Z">
              <w:r w:rsidDel="00B55C98">
                <w:rPr>
                  <w:rStyle w:val="TableBodyTextRFPChar"/>
                </w:rPr>
                <w:delText>User Interfaces</w:delText>
              </w:r>
            </w:del>
          </w:p>
          <w:p w14:paraId="3EA88494" w14:textId="56047FA2" w:rsidR="00894619" w:rsidDel="00B55C98" w:rsidRDefault="00894619" w:rsidP="00894619">
            <w:pPr>
              <w:pStyle w:val="TableBodyTextRFP"/>
              <w:numPr>
                <w:ilvl w:val="0"/>
                <w:numId w:val="6"/>
              </w:numPr>
              <w:spacing w:before="0" w:after="0"/>
              <w:ind w:left="390" w:hanging="180"/>
              <w:rPr>
                <w:del w:id="728" w:author="Edward Leung" w:date="2016-12-20T22:05:00Z"/>
                <w:rStyle w:val="TableBodyTextRFPChar"/>
              </w:rPr>
            </w:pPr>
            <w:del w:id="729" w:author="Edward Leung" w:date="2016-12-20T22:05:00Z">
              <w:r w:rsidDel="00B55C98">
                <w:rPr>
                  <w:rStyle w:val="TableBodyTextRFPChar"/>
                </w:rPr>
                <w:delText>Q&amp;A</w:delText>
              </w:r>
            </w:del>
          </w:p>
          <w:p w14:paraId="6A40120E" w14:textId="05A142F2" w:rsidR="00894619" w:rsidDel="00B55C98" w:rsidRDefault="00894619" w:rsidP="00894619">
            <w:pPr>
              <w:pStyle w:val="TableBodyTextRFP"/>
              <w:spacing w:before="0" w:after="0"/>
              <w:ind w:left="390"/>
              <w:rPr>
                <w:del w:id="730" w:author="Edward Leung" w:date="2016-12-20T22:05:00Z"/>
                <w:rStyle w:val="TableBodyTextRFPChar"/>
              </w:rPr>
            </w:pPr>
          </w:p>
        </w:tc>
      </w:tr>
      <w:tr w:rsidR="00894619" w:rsidRPr="00854144" w:rsidDel="00B55C98" w14:paraId="2342BEBE" w14:textId="67B00A82" w:rsidTr="00D7436F">
        <w:trPr>
          <w:trHeight w:val="46"/>
          <w:tblCellSpacing w:w="7" w:type="dxa"/>
          <w:del w:id="731" w:author="Edward Leung" w:date="2016-12-20T22:05:00Z"/>
          <w:trPrChange w:id="732" w:author="Edward Leung" w:date="2016-12-20T10:30:00Z">
            <w:trPr>
              <w:gridBefore w:val="1"/>
              <w:trHeight w:val="46"/>
              <w:tblCellSpacing w:w="7" w:type="dxa"/>
            </w:trPr>
          </w:trPrChange>
        </w:trPr>
        <w:tc>
          <w:tcPr>
            <w:tcW w:w="773" w:type="dxa"/>
            <w:tcBorders>
              <w:top w:val="single" w:sz="4" w:space="0" w:color="C60C30"/>
              <w:left w:val="single" w:sz="4" w:space="0" w:color="A6A6A6"/>
              <w:bottom w:val="single" w:sz="4" w:space="0" w:color="C60C30"/>
              <w:right w:val="single" w:sz="4" w:space="0" w:color="A6A6A6"/>
            </w:tcBorders>
            <w:tcPrChange w:id="733" w:author="Edward Leung" w:date="2016-12-20T10:30:00Z">
              <w:tcPr>
                <w:tcW w:w="773" w:type="dxa"/>
                <w:gridSpan w:val="3"/>
                <w:tcBorders>
                  <w:top w:val="single" w:sz="4" w:space="0" w:color="C60C30"/>
                  <w:left w:val="single" w:sz="4" w:space="0" w:color="A6A6A6"/>
                  <w:bottom w:val="single" w:sz="4" w:space="0" w:color="C60C30"/>
                  <w:right w:val="single" w:sz="4" w:space="0" w:color="A6A6A6"/>
                </w:tcBorders>
              </w:tcPr>
            </w:tcPrChange>
          </w:tcPr>
          <w:p w14:paraId="5177570A" w14:textId="3F905FA9" w:rsidR="00894619" w:rsidDel="00B55C98" w:rsidRDefault="00894619" w:rsidP="00894619">
            <w:pPr>
              <w:pStyle w:val="TableBodyTextRFP"/>
              <w:spacing w:before="0" w:after="0"/>
              <w:ind w:left="0"/>
              <w:rPr>
                <w:del w:id="734" w:author="Edward Leung" w:date="2016-12-20T22:05:00Z"/>
                <w:rStyle w:val="TableBodyTextRFPChar"/>
                <w:bCs/>
                <w:szCs w:val="24"/>
                <w:lang w:eastAsia="ja-JP"/>
              </w:rPr>
            </w:pPr>
            <w:del w:id="735" w:author="Edward Leung" w:date="2016-12-20T09:46:00Z">
              <w:r w:rsidDel="005126DD">
                <w:rPr>
                  <w:rStyle w:val="TableBodyTextRFPChar"/>
                </w:rPr>
                <w:delText>13</w:delText>
              </w:r>
            </w:del>
          </w:p>
        </w:tc>
        <w:tc>
          <w:tcPr>
            <w:tcW w:w="4251" w:type="dxa"/>
            <w:gridSpan w:val="2"/>
            <w:tcBorders>
              <w:top w:val="single" w:sz="4" w:space="0" w:color="C60C30"/>
              <w:left w:val="single" w:sz="4" w:space="0" w:color="A6A6A6"/>
              <w:bottom w:val="single" w:sz="4" w:space="0" w:color="C60C30"/>
              <w:right w:val="single" w:sz="4" w:space="0" w:color="A6A6A6"/>
            </w:tcBorders>
            <w:tcPrChange w:id="736" w:author="Edward Leung" w:date="2016-12-20T10:30:00Z">
              <w:tcPr>
                <w:tcW w:w="4251" w:type="dxa"/>
                <w:gridSpan w:val="3"/>
                <w:tcBorders>
                  <w:top w:val="single" w:sz="4" w:space="0" w:color="C60C30"/>
                  <w:left w:val="single" w:sz="4" w:space="0" w:color="A6A6A6"/>
                  <w:bottom w:val="single" w:sz="4" w:space="0" w:color="C60C30"/>
                  <w:right w:val="single" w:sz="4" w:space="0" w:color="A6A6A6"/>
                </w:tcBorders>
              </w:tcPr>
            </w:tcPrChange>
          </w:tcPr>
          <w:p w14:paraId="6A52FCC9" w14:textId="20B2BE8C" w:rsidR="00894619" w:rsidDel="00B55C98" w:rsidRDefault="00894619" w:rsidP="00894619">
            <w:pPr>
              <w:pStyle w:val="TableBodyTextRFP"/>
              <w:spacing w:before="0" w:after="0"/>
              <w:ind w:left="0"/>
              <w:rPr>
                <w:del w:id="737" w:author="Edward Leung" w:date="2016-12-20T22:05:00Z"/>
                <w:rStyle w:val="TableBodyTextRFPChar"/>
                <w:b/>
              </w:rPr>
            </w:pPr>
            <w:del w:id="738" w:author="Edward Leung" w:date="2016-12-20T22:05:00Z">
              <w:r w:rsidDel="00B55C98">
                <w:rPr>
                  <w:rStyle w:val="TableBodyTextRFPChar"/>
                  <w:b/>
                </w:rPr>
                <w:delText>Application Deployment Guide</w:delText>
              </w:r>
            </w:del>
          </w:p>
        </w:tc>
        <w:tc>
          <w:tcPr>
            <w:tcW w:w="5000" w:type="dxa"/>
            <w:tcBorders>
              <w:top w:val="single" w:sz="4" w:space="0" w:color="C60C30"/>
              <w:left w:val="single" w:sz="4" w:space="0" w:color="A6A6A6"/>
              <w:bottom w:val="single" w:sz="4" w:space="0" w:color="C60C30"/>
              <w:right w:val="single" w:sz="4" w:space="0" w:color="A6A6A6"/>
            </w:tcBorders>
            <w:tcPrChange w:id="739" w:author="Edward Leung" w:date="2016-12-20T10:30:00Z">
              <w:tcPr>
                <w:tcW w:w="5000" w:type="dxa"/>
                <w:gridSpan w:val="2"/>
                <w:tcBorders>
                  <w:top w:val="single" w:sz="4" w:space="0" w:color="C60C30"/>
                  <w:left w:val="single" w:sz="4" w:space="0" w:color="A6A6A6"/>
                  <w:bottom w:val="single" w:sz="4" w:space="0" w:color="C60C30"/>
                  <w:right w:val="single" w:sz="4" w:space="0" w:color="A6A6A6"/>
                </w:tcBorders>
              </w:tcPr>
            </w:tcPrChange>
          </w:tcPr>
          <w:p w14:paraId="557B8CCC" w14:textId="0444C6C5" w:rsidR="00894619" w:rsidDel="00B55C98" w:rsidRDefault="00894619" w:rsidP="00894619">
            <w:pPr>
              <w:pStyle w:val="TableBodyTextRFP"/>
              <w:numPr>
                <w:ilvl w:val="0"/>
                <w:numId w:val="6"/>
              </w:numPr>
              <w:spacing w:before="0" w:after="0"/>
              <w:ind w:left="390" w:hanging="180"/>
              <w:rPr>
                <w:del w:id="740" w:author="Edward Leung" w:date="2016-12-20T22:05:00Z"/>
                <w:rStyle w:val="TableBodyTextRFPChar"/>
              </w:rPr>
            </w:pPr>
            <w:del w:id="741" w:author="Edward Leung" w:date="2016-12-20T22:05:00Z">
              <w:r w:rsidDel="00B55C98">
                <w:rPr>
                  <w:rStyle w:val="TableBodyTextRFPChar"/>
                </w:rPr>
                <w:delText>Pre-requisites</w:delText>
              </w:r>
            </w:del>
          </w:p>
          <w:p w14:paraId="3370F6FB" w14:textId="5D8A3919" w:rsidR="00894619" w:rsidDel="00B55C98" w:rsidRDefault="00894619" w:rsidP="00894619">
            <w:pPr>
              <w:pStyle w:val="TableBodyTextRFP"/>
              <w:numPr>
                <w:ilvl w:val="0"/>
                <w:numId w:val="6"/>
              </w:numPr>
              <w:spacing w:before="0" w:after="0"/>
              <w:ind w:left="390" w:hanging="180"/>
              <w:rPr>
                <w:del w:id="742" w:author="Edward Leung" w:date="2016-12-20T22:05:00Z"/>
                <w:rStyle w:val="TableBodyTextRFPChar"/>
              </w:rPr>
            </w:pPr>
            <w:del w:id="743" w:author="Edward Leung" w:date="2016-12-20T22:05:00Z">
              <w:r w:rsidDel="00B55C98">
                <w:rPr>
                  <w:rStyle w:val="TableBodyTextRFPChar"/>
                </w:rPr>
                <w:delText>Service Accounts</w:delText>
              </w:r>
            </w:del>
          </w:p>
          <w:p w14:paraId="02798622" w14:textId="1ABD6381" w:rsidR="00894619" w:rsidDel="00B55C98" w:rsidRDefault="00894619" w:rsidP="00894619">
            <w:pPr>
              <w:pStyle w:val="TableBodyTextRFP"/>
              <w:numPr>
                <w:ilvl w:val="0"/>
                <w:numId w:val="6"/>
              </w:numPr>
              <w:spacing w:before="0" w:after="0"/>
              <w:ind w:left="390" w:hanging="180"/>
              <w:rPr>
                <w:del w:id="744" w:author="Edward Leung" w:date="2016-12-20T22:05:00Z"/>
                <w:rStyle w:val="TableBodyTextRFPChar"/>
              </w:rPr>
            </w:pPr>
            <w:del w:id="745" w:author="Edward Leung" w:date="2016-12-20T22:05:00Z">
              <w:r w:rsidDel="00B55C98">
                <w:rPr>
                  <w:rStyle w:val="TableBodyTextRFPChar"/>
                </w:rPr>
                <w:delText>Deployment Procedure</w:delText>
              </w:r>
            </w:del>
          </w:p>
          <w:p w14:paraId="4C98A1A5" w14:textId="6E9F0328" w:rsidR="00894619" w:rsidDel="00B55C98" w:rsidRDefault="00894619" w:rsidP="00894619">
            <w:pPr>
              <w:pStyle w:val="TableBodyTextRFP"/>
              <w:numPr>
                <w:ilvl w:val="0"/>
                <w:numId w:val="6"/>
              </w:numPr>
              <w:spacing w:before="0" w:after="0"/>
              <w:ind w:left="390" w:hanging="180"/>
              <w:rPr>
                <w:del w:id="746" w:author="Edward Leung" w:date="2016-12-20T22:05:00Z"/>
                <w:rStyle w:val="TableBodyTextRFPChar"/>
              </w:rPr>
            </w:pPr>
            <w:del w:id="747" w:author="Edward Leung" w:date="2016-12-20T22:05:00Z">
              <w:r w:rsidDel="00B55C98">
                <w:rPr>
                  <w:rStyle w:val="TableBodyTextRFPChar"/>
                </w:rPr>
                <w:delText>Verification Steps</w:delText>
              </w:r>
            </w:del>
          </w:p>
          <w:p w14:paraId="7F05C6ED" w14:textId="654917AE" w:rsidR="00894619" w:rsidDel="00B55C98" w:rsidRDefault="00894619" w:rsidP="00894619">
            <w:pPr>
              <w:pStyle w:val="TableBodyTextRFP"/>
              <w:numPr>
                <w:ilvl w:val="0"/>
                <w:numId w:val="6"/>
              </w:numPr>
              <w:spacing w:before="0" w:after="0"/>
              <w:ind w:left="390" w:hanging="180"/>
              <w:rPr>
                <w:del w:id="748" w:author="Edward Leung" w:date="2016-12-20T22:05:00Z"/>
                <w:rStyle w:val="TableBodyTextRFPChar"/>
              </w:rPr>
            </w:pPr>
            <w:del w:id="749" w:author="Edward Leung" w:date="2016-12-20T22:05:00Z">
              <w:r w:rsidDel="00B55C98">
                <w:rPr>
                  <w:rStyle w:val="TableBodyTextRFPChar"/>
                </w:rPr>
                <w:delText>Q&amp;A</w:delText>
              </w:r>
            </w:del>
          </w:p>
          <w:p w14:paraId="0CB8A947" w14:textId="401E5BAE" w:rsidR="00894619" w:rsidDel="00B55C98" w:rsidRDefault="00894619" w:rsidP="00894619">
            <w:pPr>
              <w:pStyle w:val="TableBodyTextRFP"/>
              <w:spacing w:before="0" w:after="0"/>
              <w:rPr>
                <w:del w:id="750" w:author="Edward Leung" w:date="2016-12-20T22:05:00Z"/>
                <w:rStyle w:val="TableBodyTextRFPChar"/>
              </w:rPr>
            </w:pP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751" w:name="_Toc470036896"/>
      <w:r>
        <w:lastRenderedPageBreak/>
        <w:t>PROJECT APPROACH</w:t>
      </w:r>
      <w:bookmarkEnd w:id="751"/>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54309A58" w:rsidR="0035319D" w:rsidRDefault="00C07107" w:rsidP="002F5A41">
      <w:pPr>
        <w:pStyle w:val="Heading2"/>
        <w:numPr>
          <w:ilvl w:val="1"/>
          <w:numId w:val="14"/>
        </w:numPr>
      </w:pPr>
      <w:bookmarkStart w:id="752" w:name="_Toc470036897"/>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C70AFB" w:rsidRDefault="00C70AF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C70AFB" w:rsidRPr="00C07107" w:rsidRDefault="00C70AF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ins w:id="753" w:author="Edward Leung" w:date="2016-12-20T22:37:00Z">
        <w:r w:rsidR="00C70AFB">
          <w:t>ROJECT INITIATION</w:t>
        </w:r>
      </w:ins>
      <w:bookmarkEnd w:id="752"/>
      <w:del w:id="754" w:author="Edward Leung" w:date="2016-12-20T22:37:00Z">
        <w:r w:rsidR="00F446CB" w:rsidDel="00C70AFB">
          <w:delText>roject initiation</w:delText>
        </w:r>
      </w:del>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645F0A01"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del w:id="755" w:author="Edward Leung" w:date="2016-12-20T22:27:00Z">
              <w:r w:rsidRPr="00897FE8" w:rsidDel="00507F74">
                <w:rPr>
                  <w:rFonts w:asciiTheme="minorHAnsi" w:hAnsiTheme="minorHAnsi"/>
                  <w:sz w:val="22"/>
                  <w:szCs w:val="22"/>
                </w:rPr>
                <w:delText xml:space="preserve">study </w:delText>
              </w:r>
            </w:del>
            <w:ins w:id="756" w:author="Edward Leung" w:date="2016-12-20T22:27:00Z">
              <w:r w:rsidR="00507F74">
                <w:rPr>
                  <w:rFonts w:asciiTheme="minorHAnsi" w:hAnsiTheme="minorHAnsi"/>
                  <w:sz w:val="22"/>
                  <w:szCs w:val="22"/>
                </w:rPr>
                <w:t>S</w:t>
              </w:r>
              <w:r w:rsidR="00507F74" w:rsidRPr="00897FE8">
                <w:rPr>
                  <w:rFonts w:asciiTheme="minorHAnsi" w:hAnsiTheme="minorHAnsi"/>
                  <w:sz w:val="22"/>
                  <w:szCs w:val="22"/>
                </w:rPr>
                <w:t xml:space="preserve">tudy </w:t>
              </w:r>
            </w:ins>
            <w:r w:rsidRPr="00897FE8">
              <w:rPr>
                <w:rFonts w:asciiTheme="minorHAnsi" w:hAnsiTheme="minorHAnsi"/>
                <w:sz w:val="22"/>
                <w:szCs w:val="22"/>
              </w:rPr>
              <w:t xml:space="preserve">and </w:t>
            </w:r>
            <w:del w:id="757" w:author="Edward Leung" w:date="2016-12-20T22:27:00Z">
              <w:r w:rsidRPr="00897FE8" w:rsidDel="00507F74">
                <w:rPr>
                  <w:rFonts w:asciiTheme="minorHAnsi" w:hAnsiTheme="minorHAnsi"/>
                  <w:sz w:val="22"/>
                  <w:szCs w:val="22"/>
                </w:rPr>
                <w:delText>i</w:delText>
              </w:r>
            </w:del>
            <w:ins w:id="758" w:author="Edward Leung" w:date="2016-12-20T22:27:00Z">
              <w:r w:rsidR="00507F74">
                <w:rPr>
                  <w:rFonts w:asciiTheme="minorHAnsi" w:hAnsiTheme="minorHAnsi"/>
                  <w:sz w:val="22"/>
                  <w:szCs w:val="22"/>
                </w:rPr>
                <w:t>I</w:t>
              </w:r>
            </w:ins>
            <w:r w:rsidRPr="00897FE8">
              <w:rPr>
                <w:rFonts w:asciiTheme="minorHAnsi" w:hAnsiTheme="minorHAnsi"/>
                <w:sz w:val="22"/>
                <w:szCs w:val="22"/>
              </w:rPr>
              <w:t xml:space="preserve">dentify </w:t>
            </w:r>
            <w:ins w:id="759" w:author="Edward Leung" w:date="2016-12-20T22:28:00Z">
              <w:r w:rsidR="00507F74">
                <w:rPr>
                  <w:rFonts w:asciiTheme="minorHAnsi" w:hAnsiTheme="minorHAnsi"/>
                  <w:sz w:val="22"/>
                  <w:szCs w:val="22"/>
                </w:rPr>
                <w:t>T</w:t>
              </w:r>
            </w:ins>
            <w:del w:id="760" w:author="Edward Leung" w:date="2016-12-20T22:28:00Z">
              <w:r w:rsidRPr="00897FE8" w:rsidDel="00507F74">
                <w:rPr>
                  <w:rFonts w:asciiTheme="minorHAnsi" w:hAnsiTheme="minorHAnsi"/>
                  <w:sz w:val="22"/>
                  <w:szCs w:val="22"/>
                </w:rPr>
                <w:delText>t</w:delText>
              </w:r>
            </w:del>
            <w:r w:rsidRPr="00897FE8">
              <w:rPr>
                <w:rFonts w:asciiTheme="minorHAnsi" w:hAnsiTheme="minorHAnsi"/>
                <w:sz w:val="22"/>
                <w:szCs w:val="22"/>
              </w:rPr>
              <w:t xml:space="preserve">echnical </w:t>
            </w:r>
            <w:ins w:id="761" w:author="Edward Leung" w:date="2016-12-20T22:28:00Z">
              <w:r w:rsidR="00507F74">
                <w:rPr>
                  <w:rFonts w:asciiTheme="minorHAnsi" w:hAnsiTheme="minorHAnsi"/>
                  <w:sz w:val="22"/>
                  <w:szCs w:val="22"/>
                </w:rPr>
                <w:t>D</w:t>
              </w:r>
            </w:ins>
            <w:del w:id="762" w:author="Edward Leung" w:date="2016-12-20T22:28:00Z">
              <w:r w:rsidRPr="00897FE8" w:rsidDel="00507F74">
                <w:rPr>
                  <w:rFonts w:asciiTheme="minorHAnsi" w:hAnsiTheme="minorHAnsi"/>
                  <w:sz w:val="22"/>
                  <w:szCs w:val="22"/>
                </w:rPr>
                <w:delText>d</w:delText>
              </w:r>
            </w:del>
            <w:r w:rsidRPr="00897FE8">
              <w:rPr>
                <w:rFonts w:asciiTheme="minorHAnsi" w:hAnsiTheme="minorHAnsi"/>
                <w:sz w:val="22"/>
                <w:szCs w:val="22"/>
              </w:rPr>
              <w:t xml:space="preserve">ependency on </w:t>
            </w:r>
            <w:ins w:id="763" w:author="Edward Leung" w:date="2016-12-20T22:28:00Z">
              <w:r w:rsidR="00507F74">
                <w:rPr>
                  <w:rFonts w:asciiTheme="minorHAnsi" w:hAnsiTheme="minorHAnsi"/>
                  <w:sz w:val="22"/>
                  <w:szCs w:val="22"/>
                </w:rPr>
                <w:t>C</w:t>
              </w:r>
            </w:ins>
            <w:del w:id="764" w:author="Edward Leung" w:date="2016-12-20T22:28:00Z">
              <w:r w:rsidRPr="00897FE8" w:rsidDel="00507F74">
                <w:rPr>
                  <w:rFonts w:asciiTheme="minorHAnsi" w:hAnsiTheme="minorHAnsi"/>
                  <w:sz w:val="22"/>
                  <w:szCs w:val="22"/>
                </w:rPr>
                <w:delText>c</w:delText>
              </w:r>
            </w:del>
            <w:r w:rsidRPr="00897FE8">
              <w:rPr>
                <w:rFonts w:asciiTheme="minorHAnsi" w:hAnsiTheme="minorHAnsi"/>
                <w:sz w:val="22"/>
                <w:szCs w:val="22"/>
              </w:rPr>
              <w:t xml:space="preserve">ritical </w:t>
            </w:r>
            <w:ins w:id="765" w:author="Edward Leung" w:date="2016-12-20T22:28:00Z">
              <w:r w:rsidR="00507F74">
                <w:rPr>
                  <w:rFonts w:asciiTheme="minorHAnsi" w:hAnsiTheme="minorHAnsi"/>
                  <w:sz w:val="22"/>
                  <w:szCs w:val="22"/>
                </w:rPr>
                <w:t>B</w:t>
              </w:r>
            </w:ins>
            <w:del w:id="766" w:author="Edward Leung" w:date="2016-12-20T22:28:00Z">
              <w:r w:rsidRPr="00897FE8" w:rsidDel="00507F74">
                <w:rPr>
                  <w:rFonts w:asciiTheme="minorHAnsi" w:hAnsiTheme="minorHAnsi"/>
                  <w:sz w:val="22"/>
                  <w:szCs w:val="22"/>
                </w:rPr>
                <w:delText>b</w:delText>
              </w:r>
            </w:del>
            <w:r w:rsidRPr="00897FE8">
              <w:rPr>
                <w:rFonts w:asciiTheme="minorHAnsi" w:hAnsiTheme="minorHAnsi"/>
                <w:sz w:val="22"/>
                <w:szCs w:val="22"/>
              </w:rPr>
              <w:t xml:space="preserve">usiness </w:t>
            </w:r>
            <w:ins w:id="767" w:author="Edward Leung" w:date="2016-12-20T22:28:00Z">
              <w:r w:rsidR="00507F74">
                <w:rPr>
                  <w:rFonts w:asciiTheme="minorHAnsi" w:hAnsiTheme="minorHAnsi"/>
                  <w:sz w:val="22"/>
                  <w:szCs w:val="22"/>
                </w:rPr>
                <w:t>A</w:t>
              </w:r>
            </w:ins>
            <w:del w:id="768" w:author="Edward Leung" w:date="2016-12-20T22:28:00Z">
              <w:r w:rsidRPr="00897FE8" w:rsidDel="00507F74">
                <w:rPr>
                  <w:rFonts w:asciiTheme="minorHAnsi" w:hAnsiTheme="minorHAnsi"/>
                  <w:sz w:val="22"/>
                  <w:szCs w:val="22"/>
                </w:rPr>
                <w:delText>a</w:delText>
              </w:r>
            </w:del>
            <w:r w:rsidRPr="00897FE8">
              <w:rPr>
                <w:rFonts w:asciiTheme="minorHAnsi" w:hAnsiTheme="minorHAnsi"/>
                <w:sz w:val="22"/>
                <w:szCs w:val="22"/>
              </w:rPr>
              <w:t xml:space="preserve">pplications and </w:t>
            </w:r>
            <w:del w:id="769" w:author="Edward Leung" w:date="2016-12-20T22:28:00Z">
              <w:r w:rsidRPr="00897FE8" w:rsidDel="00507F74">
                <w:rPr>
                  <w:rFonts w:asciiTheme="minorHAnsi" w:hAnsiTheme="minorHAnsi"/>
                  <w:sz w:val="22"/>
                  <w:szCs w:val="22"/>
                </w:rPr>
                <w:delText>i</w:delText>
              </w:r>
            </w:del>
            <w:ins w:id="770" w:author="Edward Leung" w:date="2016-12-20T22:28:00Z">
              <w:r w:rsidR="00507F74">
                <w:rPr>
                  <w:rFonts w:asciiTheme="minorHAnsi" w:hAnsiTheme="minorHAnsi"/>
                  <w:sz w:val="22"/>
                  <w:szCs w:val="22"/>
                </w:rPr>
                <w:t>I</w:t>
              </w:r>
            </w:ins>
            <w:r w:rsidRPr="00897FE8">
              <w:rPr>
                <w:rFonts w:asciiTheme="minorHAnsi" w:hAnsiTheme="minorHAnsi"/>
                <w:sz w:val="22"/>
                <w:szCs w:val="22"/>
              </w:rPr>
              <w:t xml:space="preserve">nfrastructure </w:t>
            </w:r>
          </w:p>
          <w:p w14:paraId="41110E0D" w14:textId="6898A9FF"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ins w:id="771" w:author="Edward Leung" w:date="2016-12-20T22:28:00Z">
              <w:r w:rsidR="00507F74">
                <w:rPr>
                  <w:rFonts w:asciiTheme="minorHAnsi" w:hAnsiTheme="minorHAnsi"/>
                  <w:sz w:val="22"/>
                  <w:szCs w:val="22"/>
                </w:rPr>
                <w:t>D</w:t>
              </w:r>
            </w:ins>
            <w:del w:id="772" w:author="Edward Leung" w:date="2016-12-20T22:28:00Z">
              <w:r w:rsidRPr="00897FE8" w:rsidDel="00507F74">
                <w:rPr>
                  <w:rFonts w:asciiTheme="minorHAnsi" w:hAnsiTheme="minorHAnsi"/>
                  <w:sz w:val="22"/>
                  <w:szCs w:val="22"/>
                </w:rPr>
                <w:delText>d</w:delText>
              </w:r>
            </w:del>
            <w:r w:rsidRPr="00897FE8">
              <w:rPr>
                <w:rFonts w:asciiTheme="minorHAnsi" w:hAnsiTheme="minorHAnsi"/>
                <w:sz w:val="22"/>
                <w:szCs w:val="22"/>
              </w:rPr>
              <w:t xml:space="preserve">etermine </w:t>
            </w:r>
            <w:ins w:id="773" w:author="Edward Leung" w:date="2016-12-20T22:28:00Z">
              <w:r w:rsidR="00507F74">
                <w:rPr>
                  <w:rFonts w:asciiTheme="minorHAnsi" w:hAnsiTheme="minorHAnsi"/>
                  <w:sz w:val="22"/>
                  <w:szCs w:val="22"/>
                </w:rPr>
                <w:t>C</w:t>
              </w:r>
            </w:ins>
            <w:del w:id="774" w:author="Edward Leung" w:date="2016-12-20T22:28:00Z">
              <w:r w:rsidRPr="00897FE8" w:rsidDel="00507F74">
                <w:rPr>
                  <w:rFonts w:asciiTheme="minorHAnsi" w:hAnsiTheme="minorHAnsi"/>
                  <w:sz w:val="22"/>
                  <w:szCs w:val="22"/>
                </w:rPr>
                <w:delText>c</w:delText>
              </w:r>
            </w:del>
            <w:r w:rsidRPr="00897FE8">
              <w:rPr>
                <w:rFonts w:asciiTheme="minorHAnsi" w:hAnsiTheme="minorHAnsi"/>
                <w:sz w:val="22"/>
                <w:szCs w:val="22"/>
              </w:rPr>
              <w:t xml:space="preserve">urrent </w:t>
            </w:r>
            <w:ins w:id="775" w:author="Edward Leung" w:date="2016-12-20T22:28:00Z">
              <w:r w:rsidR="00507F74">
                <w:rPr>
                  <w:rFonts w:asciiTheme="minorHAnsi" w:hAnsiTheme="minorHAnsi"/>
                  <w:sz w:val="22"/>
                  <w:szCs w:val="22"/>
                </w:rPr>
                <w:t>R</w:t>
              </w:r>
            </w:ins>
            <w:del w:id="776" w:author="Edward Leung" w:date="2016-12-20T22:28:00Z">
              <w:r w:rsidRPr="00897FE8" w:rsidDel="00507F74">
                <w:rPr>
                  <w:rFonts w:asciiTheme="minorHAnsi" w:hAnsiTheme="minorHAnsi"/>
                  <w:sz w:val="22"/>
                  <w:szCs w:val="22"/>
                </w:rPr>
                <w:delText>r</w:delText>
              </w:r>
            </w:del>
            <w:r w:rsidRPr="00897FE8">
              <w:rPr>
                <w:rFonts w:asciiTheme="minorHAnsi" w:hAnsiTheme="minorHAnsi"/>
                <w:sz w:val="22"/>
                <w:szCs w:val="22"/>
              </w:rPr>
              <w:t xml:space="preserve">ecovery </w:t>
            </w:r>
            <w:ins w:id="777" w:author="Edward Leung" w:date="2016-12-20T22:28:00Z">
              <w:r w:rsidR="00507F74">
                <w:rPr>
                  <w:rFonts w:asciiTheme="minorHAnsi" w:hAnsiTheme="minorHAnsi"/>
                  <w:sz w:val="22"/>
                  <w:szCs w:val="22"/>
                </w:rPr>
                <w:t>T</w:t>
              </w:r>
            </w:ins>
            <w:del w:id="778" w:author="Edward Leung" w:date="2016-12-20T22:28:00Z">
              <w:r w:rsidRPr="00897FE8" w:rsidDel="00507F74">
                <w:rPr>
                  <w:rFonts w:asciiTheme="minorHAnsi" w:hAnsiTheme="minorHAnsi"/>
                  <w:sz w:val="22"/>
                  <w:szCs w:val="22"/>
                </w:rPr>
                <w:delText>t</w:delText>
              </w:r>
            </w:del>
            <w:r w:rsidRPr="00897FE8">
              <w:rPr>
                <w:rFonts w:asciiTheme="minorHAnsi" w:hAnsiTheme="minorHAnsi"/>
                <w:sz w:val="22"/>
                <w:szCs w:val="22"/>
              </w:rPr>
              <w:t xml:space="preserve">ime of </w:t>
            </w:r>
            <w:ins w:id="779" w:author="Edward Leung" w:date="2016-12-20T22:28:00Z">
              <w:r w:rsidR="00507F74">
                <w:rPr>
                  <w:rFonts w:asciiTheme="minorHAnsi" w:hAnsiTheme="minorHAnsi"/>
                  <w:sz w:val="22"/>
                  <w:szCs w:val="22"/>
                </w:rPr>
                <w:t>C</w:t>
              </w:r>
            </w:ins>
            <w:del w:id="780" w:author="Edward Leung" w:date="2016-12-20T22:28:00Z">
              <w:r w:rsidRPr="00897FE8" w:rsidDel="00507F74">
                <w:rPr>
                  <w:rFonts w:asciiTheme="minorHAnsi" w:hAnsiTheme="minorHAnsi"/>
                  <w:sz w:val="22"/>
                  <w:szCs w:val="22"/>
                </w:rPr>
                <w:delText>c</w:delText>
              </w:r>
            </w:del>
            <w:r w:rsidRPr="00897FE8">
              <w:rPr>
                <w:rFonts w:asciiTheme="minorHAnsi" w:hAnsiTheme="minorHAnsi"/>
                <w:sz w:val="22"/>
                <w:szCs w:val="22"/>
              </w:rPr>
              <w:t xml:space="preserve">ritical </w:t>
            </w:r>
            <w:ins w:id="781" w:author="Edward Leung" w:date="2016-12-20T22:28:00Z">
              <w:r w:rsidR="00507F74">
                <w:rPr>
                  <w:rFonts w:asciiTheme="minorHAnsi" w:hAnsiTheme="minorHAnsi"/>
                  <w:sz w:val="22"/>
                  <w:szCs w:val="22"/>
                </w:rPr>
                <w:t>B</w:t>
              </w:r>
            </w:ins>
            <w:del w:id="782" w:author="Edward Leung" w:date="2016-12-20T22:28:00Z">
              <w:r w:rsidRPr="00897FE8" w:rsidDel="00507F74">
                <w:rPr>
                  <w:rFonts w:asciiTheme="minorHAnsi" w:hAnsiTheme="minorHAnsi"/>
                  <w:sz w:val="22"/>
                  <w:szCs w:val="22"/>
                </w:rPr>
                <w:delText>b</w:delText>
              </w:r>
            </w:del>
            <w:r w:rsidRPr="00897FE8">
              <w:rPr>
                <w:rFonts w:asciiTheme="minorHAnsi" w:hAnsiTheme="minorHAnsi"/>
                <w:sz w:val="22"/>
                <w:szCs w:val="22"/>
              </w:rPr>
              <w:t xml:space="preserve">usiness </w:t>
            </w:r>
            <w:ins w:id="783" w:author="Edward Leung" w:date="2016-12-20T22:28:00Z">
              <w:r w:rsidR="00507F74">
                <w:rPr>
                  <w:rFonts w:asciiTheme="minorHAnsi" w:hAnsiTheme="minorHAnsi"/>
                  <w:sz w:val="22"/>
                  <w:szCs w:val="22"/>
                </w:rPr>
                <w:t>A</w:t>
              </w:r>
            </w:ins>
            <w:del w:id="784" w:author="Edward Leung" w:date="2016-12-20T22:28:00Z">
              <w:r w:rsidRPr="00897FE8" w:rsidDel="00507F74">
                <w:rPr>
                  <w:rFonts w:asciiTheme="minorHAnsi" w:hAnsiTheme="minorHAnsi"/>
                  <w:sz w:val="22"/>
                  <w:szCs w:val="22"/>
                </w:rPr>
                <w:delText>a</w:delText>
              </w:r>
            </w:del>
            <w:r w:rsidRPr="00897FE8">
              <w:rPr>
                <w:rFonts w:asciiTheme="minorHAnsi" w:hAnsiTheme="minorHAnsi"/>
                <w:sz w:val="22"/>
                <w:szCs w:val="22"/>
              </w:rPr>
              <w:t xml:space="preserve">pplications and </w:t>
            </w:r>
            <w:ins w:id="785" w:author="Edward Leung" w:date="2016-12-20T22:28:00Z">
              <w:r w:rsidR="00507F74">
                <w:rPr>
                  <w:rFonts w:asciiTheme="minorHAnsi" w:hAnsiTheme="minorHAnsi"/>
                  <w:sz w:val="22"/>
                  <w:szCs w:val="22"/>
                </w:rPr>
                <w:t>I</w:t>
              </w:r>
            </w:ins>
            <w:del w:id="786" w:author="Edward Leung" w:date="2016-12-20T22:28:00Z">
              <w:r w:rsidRPr="00897FE8" w:rsidDel="00507F74">
                <w:rPr>
                  <w:rFonts w:asciiTheme="minorHAnsi" w:hAnsiTheme="minorHAnsi"/>
                  <w:sz w:val="22"/>
                  <w:szCs w:val="22"/>
                </w:rPr>
                <w:delText>i</w:delText>
              </w:r>
            </w:del>
            <w:r w:rsidRPr="00897FE8">
              <w:rPr>
                <w:rFonts w:asciiTheme="minorHAnsi" w:hAnsiTheme="minorHAnsi"/>
                <w:sz w:val="22"/>
                <w:szCs w:val="22"/>
              </w:rPr>
              <w:t>nfrastructure</w:t>
            </w:r>
          </w:p>
          <w:p w14:paraId="0CAB4D37" w14:textId="62290BAC"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ins w:id="787" w:author="Edward Leung" w:date="2016-12-20T22:28:00Z">
              <w:r w:rsidR="00507F74">
                <w:rPr>
                  <w:rFonts w:asciiTheme="minorHAnsi" w:hAnsiTheme="minorHAnsi"/>
                  <w:sz w:val="22"/>
                  <w:szCs w:val="22"/>
                </w:rPr>
                <w:t>I</w:t>
              </w:r>
            </w:ins>
            <w:del w:id="788" w:author="Edward Leung" w:date="2016-12-20T22:28:00Z">
              <w:r w:rsidRPr="00897FE8" w:rsidDel="00507F74">
                <w:rPr>
                  <w:rFonts w:asciiTheme="minorHAnsi" w:hAnsiTheme="minorHAnsi"/>
                  <w:sz w:val="22"/>
                  <w:szCs w:val="22"/>
                </w:rPr>
                <w:delText>i</w:delText>
              </w:r>
            </w:del>
            <w:r w:rsidRPr="00897FE8">
              <w:rPr>
                <w:rFonts w:asciiTheme="minorHAnsi" w:hAnsiTheme="minorHAnsi"/>
                <w:sz w:val="22"/>
                <w:szCs w:val="22"/>
              </w:rPr>
              <w:t xml:space="preserve">dentify </w:t>
            </w:r>
            <w:ins w:id="789" w:author="Edward Leung" w:date="2016-12-20T22:28:00Z">
              <w:r w:rsidR="00507F74">
                <w:rPr>
                  <w:rFonts w:asciiTheme="minorHAnsi" w:hAnsiTheme="minorHAnsi"/>
                  <w:sz w:val="22"/>
                  <w:szCs w:val="22"/>
                </w:rPr>
                <w:t>R</w:t>
              </w:r>
            </w:ins>
            <w:del w:id="790" w:author="Edward Leung" w:date="2016-12-20T22:28:00Z">
              <w:r w:rsidRPr="00897FE8" w:rsidDel="00507F74">
                <w:rPr>
                  <w:rFonts w:asciiTheme="minorHAnsi" w:hAnsiTheme="minorHAnsi"/>
                  <w:sz w:val="22"/>
                  <w:szCs w:val="22"/>
                </w:rPr>
                <w:delText>r</w:delText>
              </w:r>
            </w:del>
            <w:r w:rsidRPr="00897FE8">
              <w:rPr>
                <w:rFonts w:asciiTheme="minorHAnsi" w:hAnsiTheme="minorHAnsi"/>
                <w:sz w:val="22"/>
                <w:szCs w:val="22"/>
              </w:rPr>
              <w:t xml:space="preserve">elationship </w:t>
            </w:r>
            <w:ins w:id="791" w:author="Edward Leung" w:date="2016-12-20T22:28:00Z">
              <w:r w:rsidR="00507F74">
                <w:rPr>
                  <w:rFonts w:asciiTheme="minorHAnsi" w:hAnsiTheme="minorHAnsi"/>
                  <w:sz w:val="22"/>
                  <w:szCs w:val="22"/>
                </w:rPr>
                <w:t>B</w:t>
              </w:r>
            </w:ins>
            <w:del w:id="792" w:author="Edward Leung" w:date="2016-12-20T22:28:00Z">
              <w:r w:rsidRPr="00897FE8" w:rsidDel="00507F74">
                <w:rPr>
                  <w:rFonts w:asciiTheme="minorHAnsi" w:hAnsiTheme="minorHAnsi"/>
                  <w:sz w:val="22"/>
                  <w:szCs w:val="22"/>
                </w:rPr>
                <w:delText>b</w:delText>
              </w:r>
            </w:del>
            <w:r w:rsidRPr="00897FE8">
              <w:rPr>
                <w:rFonts w:asciiTheme="minorHAnsi" w:hAnsiTheme="minorHAnsi"/>
                <w:sz w:val="22"/>
                <w:szCs w:val="22"/>
              </w:rPr>
              <w:t xml:space="preserve">etween </w:t>
            </w:r>
            <w:ins w:id="793" w:author="Edward Leung" w:date="2016-12-20T22:28:00Z">
              <w:r w:rsidR="00507F74">
                <w:rPr>
                  <w:rFonts w:asciiTheme="minorHAnsi" w:hAnsiTheme="minorHAnsi"/>
                  <w:sz w:val="22"/>
                  <w:szCs w:val="22"/>
                </w:rPr>
                <w:t>C</w:t>
              </w:r>
            </w:ins>
            <w:del w:id="794" w:author="Edward Leung" w:date="2016-12-20T22:28:00Z">
              <w:r w:rsidRPr="00897FE8" w:rsidDel="00507F74">
                <w:rPr>
                  <w:rFonts w:asciiTheme="minorHAnsi" w:hAnsiTheme="minorHAnsi"/>
                  <w:sz w:val="22"/>
                  <w:szCs w:val="22"/>
                </w:rPr>
                <w:delText>c</w:delText>
              </w:r>
            </w:del>
            <w:r w:rsidRPr="00897FE8">
              <w:rPr>
                <w:rFonts w:asciiTheme="minorHAnsi" w:hAnsiTheme="minorHAnsi"/>
                <w:sz w:val="22"/>
                <w:szCs w:val="22"/>
              </w:rPr>
              <w:t xml:space="preserve">ritical </w:t>
            </w:r>
            <w:ins w:id="795" w:author="Edward Leung" w:date="2016-12-20T22:28:00Z">
              <w:r w:rsidR="00507F74">
                <w:rPr>
                  <w:rFonts w:asciiTheme="minorHAnsi" w:hAnsiTheme="minorHAnsi"/>
                  <w:sz w:val="22"/>
                  <w:szCs w:val="22"/>
                </w:rPr>
                <w:t>B</w:t>
              </w:r>
            </w:ins>
            <w:del w:id="796" w:author="Edward Leung" w:date="2016-12-20T22:28:00Z">
              <w:r w:rsidRPr="00897FE8" w:rsidDel="00507F74">
                <w:rPr>
                  <w:rFonts w:asciiTheme="minorHAnsi" w:hAnsiTheme="minorHAnsi"/>
                  <w:sz w:val="22"/>
                  <w:szCs w:val="22"/>
                </w:rPr>
                <w:delText>b</w:delText>
              </w:r>
            </w:del>
            <w:r w:rsidRPr="00897FE8">
              <w:rPr>
                <w:rFonts w:asciiTheme="minorHAnsi" w:hAnsiTheme="minorHAnsi"/>
                <w:sz w:val="22"/>
                <w:szCs w:val="22"/>
              </w:rPr>
              <w:t xml:space="preserve">usiness </w:t>
            </w:r>
            <w:ins w:id="797" w:author="Edward Leung" w:date="2016-12-20T22:28:00Z">
              <w:r w:rsidR="00507F74">
                <w:rPr>
                  <w:rFonts w:asciiTheme="minorHAnsi" w:hAnsiTheme="minorHAnsi"/>
                  <w:sz w:val="22"/>
                  <w:szCs w:val="22"/>
                </w:rPr>
                <w:t>P</w:t>
              </w:r>
            </w:ins>
            <w:del w:id="798" w:author="Edward Leung" w:date="2016-12-20T22:28:00Z">
              <w:r w:rsidRPr="00897FE8" w:rsidDel="00507F74">
                <w:rPr>
                  <w:rFonts w:asciiTheme="minorHAnsi" w:hAnsiTheme="minorHAnsi"/>
                  <w:sz w:val="22"/>
                  <w:szCs w:val="22"/>
                </w:rPr>
                <w:delText>p</w:delText>
              </w:r>
            </w:del>
            <w:r w:rsidRPr="00897FE8">
              <w:rPr>
                <w:rFonts w:asciiTheme="minorHAnsi" w:hAnsiTheme="minorHAnsi"/>
                <w:sz w:val="22"/>
                <w:szCs w:val="22"/>
              </w:rPr>
              <w:t xml:space="preserve">rocesses and </w:t>
            </w:r>
            <w:ins w:id="799" w:author="Edward Leung" w:date="2016-12-20T22:28:00Z">
              <w:r w:rsidR="00507F74">
                <w:rPr>
                  <w:rFonts w:asciiTheme="minorHAnsi" w:hAnsiTheme="minorHAnsi"/>
                  <w:sz w:val="22"/>
                  <w:szCs w:val="22"/>
                </w:rPr>
                <w:t>A</w:t>
              </w:r>
            </w:ins>
            <w:del w:id="800" w:author="Edward Leung" w:date="2016-12-20T22:28:00Z">
              <w:r w:rsidRPr="00897FE8" w:rsidDel="00507F74">
                <w:rPr>
                  <w:rFonts w:asciiTheme="minorHAnsi" w:hAnsiTheme="minorHAnsi"/>
                  <w:sz w:val="22"/>
                  <w:szCs w:val="22"/>
                </w:rPr>
                <w:delText>a</w:delText>
              </w:r>
            </w:del>
            <w:r w:rsidRPr="00897FE8">
              <w:rPr>
                <w:rFonts w:asciiTheme="minorHAnsi" w:hAnsiTheme="minorHAnsi"/>
                <w:sz w:val="22"/>
                <w:szCs w:val="22"/>
              </w:rPr>
              <w:t xml:space="preserve">pplications and </w:t>
            </w:r>
            <w:del w:id="801" w:author="Edward Leung" w:date="2016-12-20T22:28:00Z">
              <w:r w:rsidRPr="00897FE8" w:rsidDel="00507F74">
                <w:rPr>
                  <w:rFonts w:asciiTheme="minorHAnsi" w:hAnsiTheme="minorHAnsi"/>
                  <w:sz w:val="22"/>
                  <w:szCs w:val="22"/>
                </w:rPr>
                <w:delText>infrastructure</w:delText>
              </w:r>
            </w:del>
            <w:ins w:id="802" w:author="Edward Leung" w:date="2016-12-20T22:28:00Z">
              <w:r w:rsidR="00507F74">
                <w:rPr>
                  <w:rFonts w:asciiTheme="minorHAnsi" w:hAnsiTheme="minorHAnsi"/>
                  <w:sz w:val="22"/>
                  <w:szCs w:val="22"/>
                </w:rPr>
                <w:t>I</w:t>
              </w:r>
              <w:r w:rsidR="00507F74" w:rsidRPr="00897FE8">
                <w:rPr>
                  <w:rFonts w:asciiTheme="minorHAnsi" w:hAnsiTheme="minorHAnsi"/>
                  <w:sz w:val="22"/>
                  <w:szCs w:val="22"/>
                </w:rPr>
                <w:t>nfrastructure</w:t>
              </w:r>
            </w:ins>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AC0DA9D"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del w:id="803" w:author="Edward Leung" w:date="2016-12-20T22:28:00Z">
              <w:r w:rsidRPr="00897FE8" w:rsidDel="00507F74">
                <w:rPr>
                  <w:rFonts w:asciiTheme="minorHAnsi" w:hAnsiTheme="minorHAnsi"/>
                  <w:sz w:val="22"/>
                  <w:szCs w:val="22"/>
                </w:rPr>
                <w:delText xml:space="preserve">key </w:delText>
              </w:r>
            </w:del>
            <w:ins w:id="804" w:author="Edward Leung" w:date="2016-12-20T22:28:00Z">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ins>
            <w:del w:id="805" w:author="Edward Leung" w:date="2016-12-20T22:28:00Z">
              <w:r w:rsidRPr="00897FE8" w:rsidDel="00507F74">
                <w:rPr>
                  <w:rFonts w:asciiTheme="minorHAnsi" w:hAnsiTheme="minorHAnsi"/>
                  <w:sz w:val="22"/>
                  <w:szCs w:val="22"/>
                </w:rPr>
                <w:delText>s</w:delText>
              </w:r>
            </w:del>
            <w:r w:rsidRPr="00897FE8">
              <w:rPr>
                <w:rFonts w:asciiTheme="minorHAnsi" w:hAnsiTheme="minorHAnsi"/>
                <w:sz w:val="22"/>
                <w:szCs w:val="22"/>
              </w:rPr>
              <w:t xml:space="preserve">takeholders of </w:t>
            </w:r>
            <w:ins w:id="806" w:author="Edward Leung" w:date="2016-12-20T22:28:00Z">
              <w:r w:rsidR="00507F74">
                <w:rPr>
                  <w:rFonts w:asciiTheme="minorHAnsi" w:hAnsiTheme="minorHAnsi"/>
                  <w:sz w:val="22"/>
                  <w:szCs w:val="22"/>
                </w:rPr>
                <w:t>A</w:t>
              </w:r>
            </w:ins>
            <w:del w:id="807" w:author="Edward Leung" w:date="2016-12-20T22:28:00Z">
              <w:r w:rsidRPr="00897FE8" w:rsidDel="00507F74">
                <w:rPr>
                  <w:rFonts w:asciiTheme="minorHAnsi" w:hAnsiTheme="minorHAnsi"/>
                  <w:sz w:val="22"/>
                  <w:szCs w:val="22"/>
                </w:rPr>
                <w:delText>a</w:delText>
              </w:r>
            </w:del>
            <w:r w:rsidRPr="00897FE8">
              <w:rPr>
                <w:rFonts w:asciiTheme="minorHAnsi" w:hAnsiTheme="minorHAnsi"/>
                <w:sz w:val="22"/>
                <w:szCs w:val="22"/>
              </w:rPr>
              <w:t xml:space="preserve">ll </w:t>
            </w:r>
            <w:ins w:id="808" w:author="Edward Leung" w:date="2016-12-20T22:28:00Z">
              <w:r w:rsidR="00507F74">
                <w:rPr>
                  <w:rFonts w:asciiTheme="minorHAnsi" w:hAnsiTheme="minorHAnsi"/>
                  <w:sz w:val="22"/>
                  <w:szCs w:val="22"/>
                </w:rPr>
                <w:t>R</w:t>
              </w:r>
            </w:ins>
            <w:del w:id="809" w:author="Edward Leung" w:date="2016-12-20T22:28:00Z">
              <w:r w:rsidRPr="00897FE8" w:rsidDel="00507F74">
                <w:rPr>
                  <w:rFonts w:asciiTheme="minorHAnsi" w:hAnsiTheme="minorHAnsi"/>
                  <w:sz w:val="22"/>
                  <w:szCs w:val="22"/>
                </w:rPr>
                <w:delText>r</w:delText>
              </w:r>
            </w:del>
            <w:r w:rsidRPr="00897FE8">
              <w:rPr>
                <w:rFonts w:asciiTheme="minorHAnsi" w:hAnsiTheme="minorHAnsi"/>
                <w:sz w:val="22"/>
                <w:szCs w:val="22"/>
              </w:rPr>
              <w:t xml:space="preserve">elated </w:t>
            </w:r>
            <w:ins w:id="810" w:author="Edward Leung" w:date="2016-12-20T22:28:00Z">
              <w:r w:rsidR="00507F74">
                <w:rPr>
                  <w:rFonts w:asciiTheme="minorHAnsi" w:hAnsiTheme="minorHAnsi"/>
                  <w:sz w:val="22"/>
                  <w:szCs w:val="22"/>
                </w:rPr>
                <w:t>C</w:t>
              </w:r>
            </w:ins>
            <w:del w:id="811" w:author="Edward Leung" w:date="2016-12-20T22:28:00Z">
              <w:r w:rsidRPr="00897FE8" w:rsidDel="00507F74">
                <w:rPr>
                  <w:rFonts w:asciiTheme="minorHAnsi" w:hAnsiTheme="minorHAnsi"/>
                  <w:sz w:val="22"/>
                  <w:szCs w:val="22"/>
                </w:rPr>
                <w:delText>c</w:delText>
              </w:r>
            </w:del>
            <w:r w:rsidRPr="00897FE8">
              <w:rPr>
                <w:rFonts w:asciiTheme="minorHAnsi" w:hAnsiTheme="minorHAnsi"/>
                <w:sz w:val="22"/>
                <w:szCs w:val="22"/>
              </w:rPr>
              <w:t>hannels</w:t>
            </w:r>
          </w:p>
          <w:p w14:paraId="754BE441" w14:textId="7E9F887D"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del w:id="812" w:author="Edward Leung" w:date="2016-12-20T22:29:00Z">
              <w:r w:rsidRPr="00897FE8" w:rsidDel="00507F74">
                <w:rPr>
                  <w:rFonts w:asciiTheme="minorHAnsi" w:hAnsiTheme="minorHAnsi"/>
                  <w:sz w:val="22"/>
                  <w:szCs w:val="22"/>
                </w:rPr>
                <w:delText xml:space="preserve">dependency </w:delText>
              </w:r>
            </w:del>
            <w:ins w:id="813" w:author="Edward Leung" w:date="2016-12-20T22:29:00Z">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ins>
            <w:del w:id="814" w:author="Edward Leung" w:date="2016-12-20T22:29:00Z">
              <w:r w:rsidRPr="00897FE8" w:rsidDel="00507F74">
                <w:rPr>
                  <w:rFonts w:asciiTheme="minorHAnsi" w:hAnsiTheme="minorHAnsi"/>
                  <w:sz w:val="22"/>
                  <w:szCs w:val="22"/>
                </w:rPr>
                <w:delText>m</w:delText>
              </w:r>
            </w:del>
            <w:r w:rsidRPr="00897FE8">
              <w:rPr>
                <w:rFonts w:asciiTheme="minorHAnsi" w:hAnsiTheme="minorHAnsi"/>
                <w:sz w:val="22"/>
                <w:szCs w:val="22"/>
              </w:rPr>
              <w:t xml:space="preserve">atrix on </w:t>
            </w:r>
            <w:ins w:id="815" w:author="Edward Leung" w:date="2016-12-20T22:29:00Z">
              <w:r w:rsidR="00507F74">
                <w:rPr>
                  <w:rFonts w:asciiTheme="minorHAnsi" w:hAnsiTheme="minorHAnsi"/>
                  <w:sz w:val="22"/>
                  <w:szCs w:val="22"/>
                </w:rPr>
                <w:t>C</w:t>
              </w:r>
            </w:ins>
            <w:del w:id="816" w:author="Edward Leung" w:date="2016-12-20T22:29:00Z">
              <w:r w:rsidRPr="00897FE8" w:rsidDel="00507F74">
                <w:rPr>
                  <w:rFonts w:asciiTheme="minorHAnsi" w:hAnsiTheme="minorHAnsi"/>
                  <w:sz w:val="22"/>
                  <w:szCs w:val="22"/>
                </w:rPr>
                <w:delText>c</w:delText>
              </w:r>
            </w:del>
            <w:r w:rsidRPr="00897FE8">
              <w:rPr>
                <w:rFonts w:asciiTheme="minorHAnsi" w:hAnsiTheme="minorHAnsi"/>
                <w:sz w:val="22"/>
                <w:szCs w:val="22"/>
              </w:rPr>
              <w:t xml:space="preserve">ritical IT systems </w:t>
            </w:r>
          </w:p>
          <w:p w14:paraId="7B8094CF" w14:textId="7E78AE7B" w:rsidR="00083EBC" w:rsidRDefault="00083EBC" w:rsidP="00507F74">
            <w:pPr>
              <w:numPr>
                <w:ilvl w:val="0"/>
                <w:numId w:val="18"/>
              </w:numPr>
              <w:tabs>
                <w:tab w:val="num" w:pos="245"/>
              </w:tabs>
              <w:spacing w:before="100" w:beforeAutospacing="1" w:after="100" w:afterAutospacing="1"/>
              <w:ind w:left="245" w:hanging="245"/>
              <w:rPr>
                <w:rFonts w:asciiTheme="minorHAnsi" w:hAnsiTheme="minorHAnsi"/>
                <w:sz w:val="22"/>
                <w:szCs w:val="22"/>
              </w:rPr>
              <w:pPrChange w:id="817" w:author="Edward Leung" w:date="2016-12-20T22:30:00Z">
                <w:pPr>
                  <w:numPr>
                    <w:numId w:val="18"/>
                  </w:numPr>
                  <w:tabs>
                    <w:tab w:val="num" w:pos="245"/>
                    <w:tab w:val="num" w:pos="2700"/>
                  </w:tabs>
                  <w:spacing w:before="100" w:beforeAutospacing="1" w:after="100" w:afterAutospacing="1"/>
                  <w:ind w:left="245" w:hanging="245"/>
                </w:pPr>
              </w:pPrChange>
            </w:pPr>
            <w:r>
              <w:rPr>
                <w:rFonts w:asciiTheme="minorHAnsi" w:hAnsiTheme="minorHAnsi"/>
                <w:sz w:val="22"/>
                <w:szCs w:val="22"/>
              </w:rPr>
              <w:t xml:space="preserve">Form </w:t>
            </w:r>
            <w:ins w:id="818" w:author="Edward Leung" w:date="2016-12-20T22:29:00Z">
              <w:r w:rsidR="00507F74">
                <w:rPr>
                  <w:rFonts w:asciiTheme="minorHAnsi" w:hAnsiTheme="minorHAnsi"/>
                  <w:sz w:val="22"/>
                  <w:szCs w:val="22"/>
                </w:rPr>
                <w:t>p</w:t>
              </w:r>
            </w:ins>
            <w:del w:id="819" w:author="Edward Leung" w:date="2016-12-20T22:30:00Z">
              <w:r w:rsidDel="00507F74">
                <w:rPr>
                  <w:rFonts w:asciiTheme="minorHAnsi" w:hAnsiTheme="minorHAnsi"/>
                  <w:sz w:val="22"/>
                  <w:szCs w:val="22"/>
                </w:rPr>
                <w:delText>p</w:delText>
              </w:r>
            </w:del>
            <w:r>
              <w:rPr>
                <w:rFonts w:asciiTheme="minorHAnsi" w:hAnsiTheme="minorHAnsi"/>
                <w:sz w:val="22"/>
                <w:szCs w:val="22"/>
              </w:rPr>
              <w:t xml:space="preserve">roject </w:t>
            </w:r>
            <w:ins w:id="820" w:author="Edward Leung" w:date="2016-12-20T22:30:00Z">
              <w:r w:rsidR="00507F74">
                <w:rPr>
                  <w:rFonts w:asciiTheme="minorHAnsi" w:hAnsiTheme="minorHAnsi"/>
                  <w:sz w:val="22"/>
                  <w:szCs w:val="22"/>
                </w:rPr>
                <w:t>T</w:t>
              </w:r>
            </w:ins>
            <w:del w:id="821" w:author="Edward Leung" w:date="2016-12-20T22:30:00Z">
              <w:r w:rsidDel="00507F74">
                <w:rPr>
                  <w:rFonts w:asciiTheme="minorHAnsi" w:hAnsiTheme="minorHAnsi"/>
                  <w:sz w:val="22"/>
                  <w:szCs w:val="22"/>
                </w:rPr>
                <w:delText>t</w:delText>
              </w:r>
            </w:del>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35FCA167" w:rsidR="00F446CB" w:rsidRDefault="00A72298" w:rsidP="002F5A41">
      <w:pPr>
        <w:pStyle w:val="Heading2"/>
        <w:numPr>
          <w:ilvl w:val="1"/>
          <w:numId w:val="14"/>
        </w:numPr>
      </w:pPr>
      <w:bookmarkStart w:id="822" w:name="_Toc470036898"/>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C70AFB" w:rsidRDefault="00C70AF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C70AFB" w:rsidRPr="00C07107" w:rsidRDefault="00C70AF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ins w:id="823" w:author="Edward Leung" w:date="2016-12-20T22:37:00Z">
        <w:r w:rsidR="00C70AFB">
          <w:t>IGRATION PLANNING</w:t>
        </w:r>
      </w:ins>
      <w:bookmarkEnd w:id="822"/>
      <w:del w:id="824" w:author="Edward Leung" w:date="2016-12-20T22:37:00Z">
        <w:r w:rsidR="00F446CB" w:rsidDel="00C70AFB">
          <w:delText>igration planning</w:delText>
        </w:r>
      </w:del>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Change w:id="825">
          <w:tblGrid>
            <w:gridCol w:w="1653"/>
            <w:gridCol w:w="7685"/>
          </w:tblGrid>
        </w:tblGridChange>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60142B22"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del w:id="826" w:author="Edward Leung" w:date="2016-12-20T22:29:00Z">
              <w:r w:rsidRPr="0047662B" w:rsidDel="00507F74">
                <w:rPr>
                  <w:rFonts w:asciiTheme="minorHAnsi" w:hAnsiTheme="minorHAnsi"/>
                  <w:sz w:val="22"/>
                  <w:szCs w:val="22"/>
                  <w:lang w:val="en-GB"/>
                </w:rPr>
                <w:delText>i</w:delText>
              </w:r>
            </w:del>
            <w:ins w:id="827" w:author="Edward Leung" w:date="2016-12-20T22:29:00Z">
              <w:r w:rsidR="00507F74">
                <w:rPr>
                  <w:rFonts w:asciiTheme="minorHAnsi" w:hAnsiTheme="minorHAnsi"/>
                  <w:sz w:val="22"/>
                  <w:szCs w:val="22"/>
                  <w:lang w:val="en-GB"/>
                </w:rPr>
                <w:t>I</w:t>
              </w:r>
            </w:ins>
            <w:r w:rsidRPr="0047662B">
              <w:rPr>
                <w:rFonts w:asciiTheme="minorHAnsi" w:hAnsiTheme="minorHAnsi"/>
                <w:sz w:val="22"/>
                <w:szCs w:val="22"/>
                <w:lang w:val="en-GB"/>
              </w:rPr>
              <w:t xml:space="preserve">dentify </w:t>
            </w:r>
            <w:ins w:id="828" w:author="Edward Leung" w:date="2016-12-20T22:29:00Z">
              <w:r w:rsidR="00507F74">
                <w:rPr>
                  <w:rFonts w:asciiTheme="minorHAnsi" w:hAnsiTheme="minorHAnsi"/>
                  <w:sz w:val="22"/>
                  <w:szCs w:val="22"/>
                  <w:lang w:val="en-GB"/>
                </w:rPr>
                <w:t>H</w:t>
              </w:r>
            </w:ins>
            <w:del w:id="829" w:author="Edward Leung" w:date="2016-12-20T22:29:00Z">
              <w:r w:rsidRPr="0047662B" w:rsidDel="00507F74">
                <w:rPr>
                  <w:rFonts w:asciiTheme="minorHAnsi" w:hAnsiTheme="minorHAnsi"/>
                  <w:sz w:val="22"/>
                  <w:szCs w:val="22"/>
                  <w:lang w:val="en-GB"/>
                </w:rPr>
                <w:delText>h</w:delText>
              </w:r>
            </w:del>
            <w:r w:rsidRPr="0047662B">
              <w:rPr>
                <w:rFonts w:asciiTheme="minorHAnsi" w:hAnsiTheme="minorHAnsi"/>
                <w:sz w:val="22"/>
                <w:szCs w:val="22"/>
                <w:lang w:val="en-GB"/>
              </w:rPr>
              <w:t xml:space="preserve">ousekeeping </w:t>
            </w:r>
            <w:ins w:id="830" w:author="Edward Leung" w:date="2016-12-20T22:29:00Z">
              <w:r w:rsidR="00507F74">
                <w:rPr>
                  <w:rFonts w:asciiTheme="minorHAnsi" w:hAnsiTheme="minorHAnsi"/>
                  <w:sz w:val="22"/>
                  <w:szCs w:val="22"/>
                  <w:lang w:val="en-GB"/>
                </w:rPr>
                <w:t>P</w:t>
              </w:r>
            </w:ins>
            <w:del w:id="831" w:author="Edward Leung" w:date="2016-12-20T22:29:00Z">
              <w:r w:rsidRPr="0047662B" w:rsidDel="00507F74">
                <w:rPr>
                  <w:rFonts w:asciiTheme="minorHAnsi" w:hAnsiTheme="minorHAnsi"/>
                  <w:sz w:val="22"/>
                  <w:szCs w:val="22"/>
                  <w:lang w:val="en-GB"/>
                </w:rPr>
                <w:delText>p</w:delText>
              </w:r>
            </w:del>
            <w:r w:rsidRPr="0047662B">
              <w:rPr>
                <w:rFonts w:asciiTheme="minorHAnsi" w:hAnsiTheme="minorHAnsi"/>
                <w:sz w:val="22"/>
                <w:szCs w:val="22"/>
                <w:lang w:val="en-GB"/>
              </w:rPr>
              <w:t xml:space="preserve">rocesses in </w:t>
            </w:r>
            <w:ins w:id="832" w:author="Edward Leung" w:date="2016-12-20T22:29:00Z">
              <w:r w:rsidR="00507F74">
                <w:rPr>
                  <w:rFonts w:asciiTheme="minorHAnsi" w:hAnsiTheme="minorHAnsi"/>
                  <w:sz w:val="22"/>
                  <w:szCs w:val="22"/>
                  <w:lang w:val="en-GB"/>
                </w:rPr>
                <w:t>E</w:t>
              </w:r>
            </w:ins>
            <w:del w:id="833" w:author="Edward Leung" w:date="2016-12-20T22:29:00Z">
              <w:r w:rsidRPr="0047662B" w:rsidDel="00507F74">
                <w:rPr>
                  <w:rFonts w:asciiTheme="minorHAnsi" w:hAnsiTheme="minorHAnsi"/>
                  <w:sz w:val="22"/>
                  <w:szCs w:val="22"/>
                  <w:lang w:val="en-GB"/>
                </w:rPr>
                <w:delText>e</w:delText>
              </w:r>
            </w:del>
            <w:r w:rsidRPr="0047662B">
              <w:rPr>
                <w:rFonts w:asciiTheme="minorHAnsi" w:hAnsiTheme="minorHAnsi"/>
                <w:sz w:val="22"/>
                <w:szCs w:val="22"/>
                <w:lang w:val="en-GB"/>
              </w:rPr>
              <w:t xml:space="preserve">xisting </w:t>
            </w:r>
            <w:ins w:id="834" w:author="Edward Leung" w:date="2016-12-20T22:29:00Z">
              <w:r w:rsidR="00507F74">
                <w:rPr>
                  <w:rFonts w:asciiTheme="minorHAnsi" w:hAnsiTheme="minorHAnsi"/>
                  <w:sz w:val="22"/>
                  <w:szCs w:val="22"/>
                  <w:lang w:val="en-GB"/>
                </w:rPr>
                <w:t>M</w:t>
              </w:r>
            </w:ins>
            <w:del w:id="835" w:author="Edward Leung" w:date="2016-12-20T22:29:00Z">
              <w:r w:rsidRPr="0047662B" w:rsidDel="00507F74">
                <w:rPr>
                  <w:rFonts w:asciiTheme="minorHAnsi" w:hAnsiTheme="minorHAnsi"/>
                  <w:sz w:val="22"/>
                  <w:szCs w:val="22"/>
                  <w:lang w:val="en-GB"/>
                </w:rPr>
                <w:delText>m</w:delText>
              </w:r>
            </w:del>
            <w:r w:rsidRPr="0047662B">
              <w:rPr>
                <w:rFonts w:asciiTheme="minorHAnsi" w:hAnsiTheme="minorHAnsi"/>
                <w:sz w:val="22"/>
                <w:szCs w:val="22"/>
                <w:lang w:val="en-GB"/>
              </w:rPr>
              <w:t>iddleware</w:t>
            </w:r>
          </w:p>
          <w:p w14:paraId="7D6DF781" w14:textId="2F645939"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ins w:id="836" w:author="Edward Leung" w:date="2016-12-20T22:29:00Z">
              <w:r w:rsidR="00507F74">
                <w:rPr>
                  <w:rFonts w:asciiTheme="minorHAnsi" w:hAnsiTheme="minorHAnsi"/>
                  <w:sz w:val="22"/>
                  <w:szCs w:val="22"/>
                  <w:lang w:val="en-GB"/>
                </w:rPr>
                <w:t>F</w:t>
              </w:r>
            </w:ins>
            <w:del w:id="837" w:author="Edward Leung" w:date="2016-12-20T22:29:00Z">
              <w:r w:rsidRPr="0047662B" w:rsidDel="00507F74">
                <w:rPr>
                  <w:rFonts w:asciiTheme="minorHAnsi" w:hAnsiTheme="minorHAnsi"/>
                  <w:sz w:val="22"/>
                  <w:szCs w:val="22"/>
                  <w:lang w:val="en-GB"/>
                </w:rPr>
                <w:delText>f</w:delText>
              </w:r>
            </w:del>
            <w:r w:rsidRPr="0047662B">
              <w:rPr>
                <w:rFonts w:asciiTheme="minorHAnsi" w:hAnsiTheme="minorHAnsi"/>
                <w:sz w:val="22"/>
                <w:szCs w:val="22"/>
                <w:lang w:val="en-GB"/>
              </w:rPr>
              <w:t xml:space="preserve">acilitate and </w:t>
            </w:r>
            <w:ins w:id="838" w:author="Edward Leung" w:date="2016-12-20T22:29:00Z">
              <w:r w:rsidR="00507F74">
                <w:rPr>
                  <w:rFonts w:asciiTheme="minorHAnsi" w:hAnsiTheme="minorHAnsi"/>
                  <w:sz w:val="22"/>
                  <w:szCs w:val="22"/>
                  <w:lang w:val="en-GB"/>
                </w:rPr>
                <w:t>D</w:t>
              </w:r>
            </w:ins>
            <w:del w:id="839" w:author="Edward Leung" w:date="2016-12-20T22:29:00Z">
              <w:r w:rsidRPr="0047662B" w:rsidDel="00507F74">
                <w:rPr>
                  <w:rFonts w:asciiTheme="minorHAnsi" w:hAnsiTheme="minorHAnsi"/>
                  <w:sz w:val="22"/>
                  <w:szCs w:val="22"/>
                  <w:lang w:val="en-GB"/>
                </w:rPr>
                <w:delText>d</w:delText>
              </w:r>
            </w:del>
            <w:r w:rsidRPr="0047662B">
              <w:rPr>
                <w:rFonts w:asciiTheme="minorHAnsi" w:hAnsiTheme="minorHAnsi"/>
                <w:sz w:val="22"/>
                <w:szCs w:val="22"/>
                <w:lang w:val="en-GB"/>
              </w:rPr>
              <w:t xml:space="preserve">evelopment </w:t>
            </w:r>
            <w:ins w:id="840" w:author="Edward Leung" w:date="2016-12-20T22:29:00Z">
              <w:r w:rsidR="00507F74">
                <w:rPr>
                  <w:rFonts w:asciiTheme="minorHAnsi" w:hAnsiTheme="minorHAnsi"/>
                  <w:sz w:val="22"/>
                  <w:szCs w:val="22"/>
                  <w:lang w:val="en-GB"/>
                </w:rPr>
                <w:t>T</w:t>
              </w:r>
            </w:ins>
            <w:del w:id="841" w:author="Edward Leung" w:date="2016-12-20T22:29:00Z">
              <w:r w:rsidRPr="0047662B" w:rsidDel="00507F74">
                <w:rPr>
                  <w:rFonts w:asciiTheme="minorHAnsi" w:hAnsiTheme="minorHAnsi"/>
                  <w:sz w:val="22"/>
                  <w:szCs w:val="22"/>
                  <w:lang w:val="en-GB"/>
                </w:rPr>
                <w:delText>t</w:delText>
              </w:r>
            </w:del>
            <w:r w:rsidRPr="0047662B">
              <w:rPr>
                <w:rFonts w:asciiTheme="minorHAnsi" w:hAnsiTheme="minorHAnsi"/>
                <w:sz w:val="22"/>
                <w:szCs w:val="22"/>
                <w:lang w:val="en-GB"/>
              </w:rPr>
              <w:t xml:space="preserve">eam to </w:t>
            </w:r>
            <w:ins w:id="842" w:author="Edward Leung" w:date="2016-12-20T22:29:00Z">
              <w:r w:rsidR="00507F74">
                <w:rPr>
                  <w:rFonts w:asciiTheme="minorHAnsi" w:hAnsiTheme="minorHAnsi"/>
                  <w:sz w:val="22"/>
                  <w:szCs w:val="22"/>
                  <w:lang w:val="en-GB"/>
                </w:rPr>
                <w:t>C</w:t>
              </w:r>
            </w:ins>
            <w:del w:id="843" w:author="Edward Leung" w:date="2016-12-20T22:29:00Z">
              <w:r w:rsidRPr="0047662B" w:rsidDel="00507F74">
                <w:rPr>
                  <w:rFonts w:asciiTheme="minorHAnsi" w:hAnsiTheme="minorHAnsi"/>
                  <w:sz w:val="22"/>
                  <w:szCs w:val="22"/>
                  <w:lang w:val="en-GB"/>
                </w:rPr>
                <w:delText>c</w:delText>
              </w:r>
            </w:del>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ins w:id="844" w:author="Edward Leung" w:date="2016-12-20T22:29:00Z">
              <w:r w:rsidR="00507F74">
                <w:rPr>
                  <w:rFonts w:asciiTheme="minorHAnsi" w:hAnsiTheme="minorHAnsi"/>
                  <w:sz w:val="22"/>
                  <w:szCs w:val="22"/>
                  <w:lang w:val="en-GB"/>
                </w:rPr>
                <w:t>N</w:t>
              </w:r>
            </w:ins>
            <w:del w:id="845" w:author="Edward Leung" w:date="2016-12-20T22:29:00Z">
              <w:r w:rsidR="003E5E7E" w:rsidDel="00507F74">
                <w:rPr>
                  <w:rFonts w:asciiTheme="minorHAnsi" w:hAnsiTheme="minorHAnsi"/>
                  <w:sz w:val="22"/>
                  <w:szCs w:val="22"/>
                  <w:lang w:val="en-GB"/>
                </w:rPr>
                <w:delText>n</w:delText>
              </w:r>
            </w:del>
            <w:r w:rsidR="003E5E7E">
              <w:rPr>
                <w:rFonts w:asciiTheme="minorHAnsi" w:hAnsiTheme="minorHAnsi"/>
                <w:sz w:val="22"/>
                <w:szCs w:val="22"/>
                <w:lang w:val="en-GB"/>
              </w:rPr>
              <w:t xml:space="preserve">ew </w:t>
            </w:r>
            <w:ins w:id="846" w:author="Edward Leung" w:date="2016-12-20T22:29:00Z">
              <w:r w:rsidR="00507F74">
                <w:rPr>
                  <w:rFonts w:asciiTheme="minorHAnsi" w:hAnsiTheme="minorHAnsi"/>
                  <w:sz w:val="22"/>
                  <w:szCs w:val="22"/>
                  <w:lang w:val="en-GB"/>
                </w:rPr>
                <w:t>V</w:t>
              </w:r>
            </w:ins>
            <w:del w:id="847" w:author="Edward Leung" w:date="2016-12-20T22:29:00Z">
              <w:r w:rsidR="003E5E7E" w:rsidDel="00507F74">
                <w:rPr>
                  <w:rFonts w:asciiTheme="minorHAnsi" w:hAnsiTheme="minorHAnsi"/>
                  <w:sz w:val="22"/>
                  <w:szCs w:val="22"/>
                  <w:lang w:val="en-GB"/>
                </w:rPr>
                <w:delText>v</w:delText>
              </w:r>
            </w:del>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07DC5779"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del w:id="848" w:author="Edward Leung" w:date="2016-12-20T22:29:00Z">
              <w:r w:rsidDel="00507F74">
                <w:rPr>
                  <w:rFonts w:asciiTheme="minorHAnsi" w:hAnsiTheme="minorHAnsi"/>
                  <w:sz w:val="22"/>
                  <w:szCs w:val="22"/>
                  <w:lang w:val="en-GB"/>
                </w:rPr>
                <w:delText xml:space="preserve">conduct </w:delText>
              </w:r>
            </w:del>
            <w:ins w:id="849" w:author="Edward Leung" w:date="2016-12-20T22:29:00Z">
              <w:r w:rsidR="00507F74">
                <w:rPr>
                  <w:rFonts w:asciiTheme="minorHAnsi" w:hAnsiTheme="minorHAnsi"/>
                  <w:sz w:val="22"/>
                  <w:szCs w:val="22"/>
                  <w:lang w:val="en-GB"/>
                </w:rPr>
                <w:t>Conduct D</w:t>
              </w:r>
            </w:ins>
            <w:del w:id="850" w:author="Edward Leung" w:date="2016-12-20T22:29:00Z">
              <w:r w:rsidDel="00507F74">
                <w:rPr>
                  <w:rFonts w:asciiTheme="minorHAnsi" w:hAnsiTheme="minorHAnsi"/>
                  <w:sz w:val="22"/>
                  <w:szCs w:val="22"/>
                  <w:lang w:val="en-GB"/>
                </w:rPr>
                <w:delText>d</w:delText>
              </w:r>
            </w:del>
            <w:r>
              <w:rPr>
                <w:rFonts w:asciiTheme="minorHAnsi" w:hAnsiTheme="minorHAnsi"/>
                <w:sz w:val="22"/>
                <w:szCs w:val="22"/>
                <w:lang w:val="en-GB"/>
              </w:rPr>
              <w:t xml:space="preserve">esign </w:t>
            </w:r>
            <w:ins w:id="851" w:author="Edward Leung" w:date="2016-12-20T22:29:00Z">
              <w:r w:rsidR="00507F74">
                <w:rPr>
                  <w:rFonts w:asciiTheme="minorHAnsi" w:hAnsiTheme="minorHAnsi"/>
                  <w:sz w:val="22"/>
                  <w:szCs w:val="22"/>
                  <w:lang w:val="en-GB"/>
                </w:rPr>
                <w:t>on</w:t>
              </w:r>
            </w:ins>
            <w:del w:id="852" w:author="Edward Leung" w:date="2016-12-20T22:29:00Z">
              <w:r w:rsidDel="00507F74">
                <w:rPr>
                  <w:rFonts w:asciiTheme="minorHAnsi" w:hAnsiTheme="minorHAnsi"/>
                  <w:sz w:val="22"/>
                  <w:szCs w:val="22"/>
                  <w:lang w:val="en-GB"/>
                </w:rPr>
                <w:delText>and</w:delText>
              </w:r>
            </w:del>
            <w:r>
              <w:rPr>
                <w:rFonts w:asciiTheme="minorHAnsi" w:hAnsiTheme="minorHAnsi"/>
                <w:sz w:val="22"/>
                <w:szCs w:val="22"/>
                <w:lang w:val="en-GB"/>
              </w:rPr>
              <w:t xml:space="preserve"> </w:t>
            </w:r>
            <w:ins w:id="853" w:author="Edward Leung" w:date="2016-12-20T22:29:00Z">
              <w:r w:rsidR="00507F74">
                <w:rPr>
                  <w:rFonts w:asciiTheme="minorHAnsi" w:hAnsiTheme="minorHAnsi"/>
                  <w:sz w:val="22"/>
                  <w:szCs w:val="22"/>
                  <w:lang w:val="en-GB"/>
                </w:rPr>
                <w:t>N</w:t>
              </w:r>
            </w:ins>
            <w:del w:id="854" w:author="Edward Leung" w:date="2016-12-20T22:29:00Z">
              <w:r w:rsidDel="00507F74">
                <w:rPr>
                  <w:rFonts w:asciiTheme="minorHAnsi" w:hAnsiTheme="minorHAnsi"/>
                  <w:sz w:val="22"/>
                  <w:szCs w:val="22"/>
                  <w:lang w:val="en-GB"/>
                </w:rPr>
                <w:delText>n</w:delText>
              </w:r>
            </w:del>
            <w:r>
              <w:rPr>
                <w:rFonts w:asciiTheme="minorHAnsi" w:hAnsiTheme="minorHAnsi"/>
                <w:sz w:val="22"/>
                <w:szCs w:val="22"/>
                <w:lang w:val="en-GB"/>
              </w:rPr>
              <w:t xml:space="preserve">ew CorpMQ </w:t>
            </w:r>
            <w:ins w:id="855" w:author="Edward Leung" w:date="2016-12-20T22:29:00Z">
              <w:r w:rsidR="00507F74">
                <w:rPr>
                  <w:rFonts w:asciiTheme="minorHAnsi" w:hAnsiTheme="minorHAnsi"/>
                  <w:sz w:val="22"/>
                  <w:szCs w:val="22"/>
                  <w:lang w:val="en-GB"/>
                </w:rPr>
                <w:t>E</w:t>
              </w:r>
            </w:ins>
            <w:del w:id="856" w:author="Edward Leung" w:date="2016-12-20T22:29:00Z">
              <w:r w:rsidDel="00507F74">
                <w:rPr>
                  <w:rFonts w:asciiTheme="minorHAnsi" w:hAnsiTheme="minorHAnsi"/>
                  <w:sz w:val="22"/>
                  <w:szCs w:val="22"/>
                  <w:lang w:val="en-GB"/>
                </w:rPr>
                <w:delText>e</w:delText>
              </w:r>
            </w:del>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3A891B3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ins w:id="857" w:author="Edward Leung" w:date="2016-12-20T22:30:00Z">
              <w:r w:rsidR="00507F74">
                <w:rPr>
                  <w:rFonts w:asciiTheme="minorHAnsi" w:hAnsiTheme="minorHAnsi"/>
                  <w:sz w:val="22"/>
                  <w:szCs w:val="22"/>
                  <w:lang w:val="en-GB"/>
                </w:rPr>
                <w:t>C</w:t>
              </w:r>
            </w:ins>
            <w:del w:id="858" w:author="Edward Leung" w:date="2016-12-20T22:30:00Z">
              <w:r w:rsidRPr="003E5E7E" w:rsidDel="00507F74">
                <w:rPr>
                  <w:rFonts w:asciiTheme="minorHAnsi" w:hAnsiTheme="minorHAnsi"/>
                  <w:sz w:val="22"/>
                  <w:szCs w:val="22"/>
                  <w:lang w:val="en-GB"/>
                </w:rPr>
                <w:delText>c</w:delText>
              </w:r>
            </w:del>
            <w:r w:rsidRPr="003E5E7E">
              <w:rPr>
                <w:rFonts w:asciiTheme="minorHAnsi" w:hAnsiTheme="minorHAnsi"/>
                <w:sz w:val="22"/>
                <w:szCs w:val="22"/>
                <w:lang w:val="en-GB"/>
              </w:rPr>
              <w:t xml:space="preserve">losely with </w:t>
            </w:r>
            <w:ins w:id="859" w:author="Edward Leung" w:date="2016-12-20T22:30:00Z">
              <w:r w:rsidR="00507F74">
                <w:rPr>
                  <w:rFonts w:asciiTheme="minorHAnsi" w:hAnsiTheme="minorHAnsi"/>
                  <w:sz w:val="22"/>
                  <w:szCs w:val="22"/>
                  <w:lang w:val="en-GB"/>
                </w:rPr>
                <w:t>M</w:t>
              </w:r>
            </w:ins>
            <w:del w:id="860" w:author="Edward Leung" w:date="2016-12-20T22:30:00Z">
              <w:r w:rsidRPr="003E5E7E" w:rsidDel="00507F74">
                <w:rPr>
                  <w:rFonts w:asciiTheme="minorHAnsi" w:hAnsiTheme="minorHAnsi"/>
                  <w:sz w:val="22"/>
                  <w:szCs w:val="22"/>
                  <w:lang w:val="en-GB"/>
                </w:rPr>
                <w:delText>m</w:delText>
              </w:r>
            </w:del>
            <w:r w:rsidRPr="003E5E7E">
              <w:rPr>
                <w:rFonts w:asciiTheme="minorHAnsi" w:hAnsiTheme="minorHAnsi"/>
                <w:sz w:val="22"/>
                <w:szCs w:val="22"/>
                <w:lang w:val="en-GB"/>
              </w:rPr>
              <w:t xml:space="preserve">iddleware </w:t>
            </w:r>
            <w:ins w:id="861" w:author="Edward Leung" w:date="2016-12-20T22:30:00Z">
              <w:r w:rsidR="00507F74">
                <w:rPr>
                  <w:rFonts w:asciiTheme="minorHAnsi" w:hAnsiTheme="minorHAnsi"/>
                  <w:sz w:val="22"/>
                  <w:szCs w:val="22"/>
                  <w:lang w:val="en-GB"/>
                </w:rPr>
                <w:t>T</w:t>
              </w:r>
            </w:ins>
            <w:del w:id="862" w:author="Edward Leung" w:date="2016-12-20T22:30:00Z">
              <w:r w:rsidRPr="003E5E7E" w:rsidDel="00507F74">
                <w:rPr>
                  <w:rFonts w:asciiTheme="minorHAnsi" w:hAnsiTheme="minorHAnsi"/>
                  <w:sz w:val="22"/>
                  <w:szCs w:val="22"/>
                  <w:lang w:val="en-GB"/>
                </w:rPr>
                <w:delText>t</w:delText>
              </w:r>
            </w:del>
            <w:r w:rsidRPr="003E5E7E">
              <w:rPr>
                <w:rFonts w:asciiTheme="minorHAnsi" w:hAnsiTheme="minorHAnsi"/>
                <w:sz w:val="22"/>
                <w:szCs w:val="22"/>
                <w:lang w:val="en-GB"/>
              </w:rPr>
              <w:t xml:space="preserve">eam to </w:t>
            </w:r>
            <w:ins w:id="863" w:author="Edward Leung" w:date="2016-12-20T22:30:00Z">
              <w:r w:rsidR="00507F74">
                <w:rPr>
                  <w:rFonts w:asciiTheme="minorHAnsi" w:hAnsiTheme="minorHAnsi"/>
                  <w:sz w:val="22"/>
                  <w:szCs w:val="22"/>
                  <w:lang w:val="en-GB"/>
                </w:rPr>
                <w:t>S</w:t>
              </w:r>
            </w:ins>
            <w:del w:id="864" w:author="Edward Leung" w:date="2016-12-20T22:30:00Z">
              <w:r w:rsidRPr="003E5E7E" w:rsidDel="00507F74">
                <w:rPr>
                  <w:rFonts w:asciiTheme="minorHAnsi" w:hAnsiTheme="minorHAnsi"/>
                  <w:sz w:val="22"/>
                  <w:szCs w:val="22"/>
                  <w:lang w:val="en-GB"/>
                </w:rPr>
                <w:delText>s</w:delText>
              </w:r>
            </w:del>
            <w:r w:rsidRPr="003E5E7E">
              <w:rPr>
                <w:rFonts w:asciiTheme="minorHAnsi" w:hAnsiTheme="minorHAnsi"/>
                <w:sz w:val="22"/>
                <w:szCs w:val="22"/>
                <w:lang w:val="en-GB"/>
              </w:rPr>
              <w:t xml:space="preserve">tudy </w:t>
            </w:r>
            <w:ins w:id="865" w:author="Edward Leung" w:date="2016-12-20T22:30:00Z">
              <w:r w:rsidR="00507F74">
                <w:rPr>
                  <w:rFonts w:asciiTheme="minorHAnsi" w:hAnsiTheme="minorHAnsi"/>
                  <w:sz w:val="22"/>
                  <w:szCs w:val="22"/>
                  <w:lang w:val="en-GB"/>
                </w:rPr>
                <w:t>T</w:t>
              </w:r>
            </w:ins>
            <w:del w:id="866" w:author="Edward Leung" w:date="2016-12-20T22:30:00Z">
              <w:r w:rsidRPr="003E5E7E" w:rsidDel="00507F74">
                <w:rPr>
                  <w:rFonts w:asciiTheme="minorHAnsi" w:hAnsiTheme="minorHAnsi"/>
                  <w:sz w:val="22"/>
                  <w:szCs w:val="22"/>
                  <w:lang w:val="en-GB"/>
                </w:rPr>
                <w:delText>t</w:delText>
              </w:r>
            </w:del>
            <w:r w:rsidRPr="003E5E7E">
              <w:rPr>
                <w:rFonts w:asciiTheme="minorHAnsi" w:hAnsiTheme="minorHAnsi"/>
                <w:sz w:val="22"/>
                <w:szCs w:val="22"/>
                <w:lang w:val="en-GB"/>
              </w:rPr>
              <w:t xml:space="preserve">echnical </w:t>
            </w:r>
            <w:del w:id="867" w:author="Edward Leung" w:date="2016-12-20T22:30:00Z">
              <w:r w:rsidRPr="003E5E7E" w:rsidDel="00196CA8">
                <w:rPr>
                  <w:rFonts w:asciiTheme="minorHAnsi" w:hAnsiTheme="minorHAnsi"/>
                  <w:sz w:val="22"/>
                  <w:szCs w:val="22"/>
                  <w:lang w:val="en-GB"/>
                </w:rPr>
                <w:delText xml:space="preserve">documents </w:delText>
              </w:r>
            </w:del>
            <w:ins w:id="868" w:author="Edward Leung" w:date="2016-12-20T22:30:00Z">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ins>
            <w:r w:rsidRPr="003E5E7E">
              <w:rPr>
                <w:rFonts w:asciiTheme="minorHAnsi" w:hAnsiTheme="minorHAnsi"/>
                <w:sz w:val="22"/>
                <w:szCs w:val="22"/>
                <w:lang w:val="en-GB"/>
              </w:rPr>
              <w:t xml:space="preserve">or </w:t>
            </w:r>
            <w:ins w:id="869" w:author="Edward Leung" w:date="2016-12-20T22:30:00Z">
              <w:r w:rsidR="00196CA8">
                <w:rPr>
                  <w:rFonts w:asciiTheme="minorHAnsi" w:hAnsiTheme="minorHAnsi"/>
                  <w:sz w:val="22"/>
                  <w:szCs w:val="22"/>
                  <w:lang w:val="en-GB"/>
                </w:rPr>
                <w:t>O</w:t>
              </w:r>
            </w:ins>
            <w:del w:id="870" w:author="Edward Leung" w:date="2016-12-20T22:30:00Z">
              <w:r w:rsidRPr="003E5E7E" w:rsidDel="00196CA8">
                <w:rPr>
                  <w:rFonts w:asciiTheme="minorHAnsi" w:hAnsiTheme="minorHAnsi"/>
                  <w:sz w:val="22"/>
                  <w:szCs w:val="22"/>
                  <w:lang w:val="en-GB"/>
                </w:rPr>
                <w:delText>o</w:delText>
              </w:r>
            </w:del>
            <w:r w:rsidRPr="003E5E7E">
              <w:rPr>
                <w:rFonts w:asciiTheme="minorHAnsi" w:hAnsiTheme="minorHAnsi"/>
                <w:sz w:val="22"/>
                <w:szCs w:val="22"/>
                <w:lang w:val="en-GB"/>
              </w:rPr>
              <w:t xml:space="preserve">peration </w:t>
            </w:r>
            <w:ins w:id="871" w:author="Edward Leung" w:date="2016-12-20T22:30:00Z">
              <w:r w:rsidR="00196CA8">
                <w:rPr>
                  <w:rFonts w:asciiTheme="minorHAnsi" w:hAnsiTheme="minorHAnsi"/>
                  <w:sz w:val="22"/>
                  <w:szCs w:val="22"/>
                  <w:lang w:val="en-GB"/>
                </w:rPr>
                <w:t>M</w:t>
              </w:r>
            </w:ins>
            <w:del w:id="872" w:author="Edward Leung" w:date="2016-12-20T22:30:00Z">
              <w:r w:rsidRPr="003E5E7E" w:rsidDel="00196CA8">
                <w:rPr>
                  <w:rFonts w:asciiTheme="minorHAnsi" w:hAnsiTheme="minorHAnsi"/>
                  <w:sz w:val="22"/>
                  <w:szCs w:val="22"/>
                  <w:lang w:val="en-GB"/>
                </w:rPr>
                <w:delText>m</w:delText>
              </w:r>
            </w:del>
            <w:r w:rsidRPr="003E5E7E">
              <w:rPr>
                <w:rFonts w:asciiTheme="minorHAnsi" w:hAnsiTheme="minorHAnsi"/>
                <w:sz w:val="22"/>
                <w:szCs w:val="22"/>
                <w:lang w:val="en-GB"/>
              </w:rPr>
              <w:t xml:space="preserve">anuals of existing </w:t>
            </w:r>
            <w:ins w:id="873" w:author="Edward Leung" w:date="2016-12-20T22:30:00Z">
              <w:r w:rsidR="00196CA8">
                <w:rPr>
                  <w:rFonts w:asciiTheme="minorHAnsi" w:hAnsiTheme="minorHAnsi"/>
                  <w:sz w:val="22"/>
                  <w:szCs w:val="22"/>
                  <w:lang w:val="en-GB"/>
                </w:rPr>
                <w:t>M</w:t>
              </w:r>
            </w:ins>
            <w:del w:id="874" w:author="Edward Leung" w:date="2016-12-20T22:30:00Z">
              <w:r w:rsidRPr="003E5E7E" w:rsidDel="00196CA8">
                <w:rPr>
                  <w:rFonts w:asciiTheme="minorHAnsi" w:hAnsiTheme="minorHAnsi"/>
                  <w:sz w:val="22"/>
                  <w:szCs w:val="22"/>
                  <w:lang w:val="en-GB"/>
                </w:rPr>
                <w:delText>m</w:delText>
              </w:r>
            </w:del>
            <w:r w:rsidRPr="003E5E7E">
              <w:rPr>
                <w:rFonts w:asciiTheme="minorHAnsi" w:hAnsiTheme="minorHAnsi"/>
                <w:sz w:val="22"/>
                <w:szCs w:val="22"/>
                <w:lang w:val="en-GB"/>
              </w:rPr>
              <w:t>iddleware</w:t>
            </w:r>
          </w:p>
          <w:p w14:paraId="3A91BB0F" w14:textId="726ECCD2"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ins w:id="875" w:author="Edward Leung" w:date="2016-12-20T22:30:00Z">
              <w:r w:rsidR="00196CA8">
                <w:rPr>
                  <w:rFonts w:asciiTheme="minorHAnsi" w:hAnsiTheme="minorHAnsi"/>
                  <w:sz w:val="22"/>
                  <w:szCs w:val="22"/>
                  <w:lang w:val="en-GB"/>
                </w:rPr>
                <w:t>S</w:t>
              </w:r>
            </w:ins>
            <w:del w:id="876" w:author="Edward Leung" w:date="2016-12-20T22:30:00Z">
              <w:r w:rsidRPr="003E5E7E" w:rsidDel="00196CA8">
                <w:rPr>
                  <w:rFonts w:asciiTheme="minorHAnsi" w:hAnsiTheme="minorHAnsi"/>
                  <w:sz w:val="22"/>
                  <w:szCs w:val="22"/>
                  <w:lang w:val="en-GB"/>
                </w:rPr>
                <w:delText>s</w:delText>
              </w:r>
            </w:del>
            <w:r w:rsidRPr="003E5E7E">
              <w:rPr>
                <w:rFonts w:asciiTheme="minorHAnsi" w:hAnsiTheme="minorHAnsi"/>
                <w:sz w:val="22"/>
                <w:szCs w:val="22"/>
                <w:lang w:val="en-GB"/>
              </w:rPr>
              <w:t xml:space="preserve">tudy the </w:t>
            </w:r>
            <w:del w:id="877" w:author="Edward Leung" w:date="2016-12-20T22:30:00Z">
              <w:r w:rsidRPr="003E5E7E" w:rsidDel="00196CA8">
                <w:rPr>
                  <w:rFonts w:asciiTheme="minorHAnsi" w:hAnsiTheme="minorHAnsi"/>
                  <w:sz w:val="22"/>
                  <w:szCs w:val="22"/>
                  <w:lang w:val="en-GB"/>
                </w:rPr>
                <w:delText>i</w:delText>
              </w:r>
            </w:del>
            <w:ins w:id="878" w:author="Edward Leung" w:date="2016-12-20T22:30:00Z">
              <w:r w:rsidR="00196CA8">
                <w:rPr>
                  <w:rFonts w:asciiTheme="minorHAnsi" w:hAnsiTheme="minorHAnsi"/>
                  <w:sz w:val="22"/>
                  <w:szCs w:val="22"/>
                  <w:lang w:val="en-GB"/>
                </w:rPr>
                <w:t>I</w:t>
              </w:r>
            </w:ins>
            <w:r w:rsidRPr="003E5E7E">
              <w:rPr>
                <w:rFonts w:asciiTheme="minorHAnsi" w:hAnsiTheme="minorHAnsi"/>
                <w:sz w:val="22"/>
                <w:szCs w:val="22"/>
                <w:lang w:val="en-GB"/>
              </w:rPr>
              <w:t xml:space="preserve">nterface </w:t>
            </w:r>
            <w:ins w:id="879" w:author="Edward Leung" w:date="2016-12-20T22:30:00Z">
              <w:r w:rsidR="00196CA8">
                <w:rPr>
                  <w:rFonts w:asciiTheme="minorHAnsi" w:hAnsiTheme="minorHAnsi"/>
                  <w:sz w:val="22"/>
                  <w:szCs w:val="22"/>
                  <w:lang w:val="en-GB"/>
                </w:rPr>
                <w:t>D</w:t>
              </w:r>
            </w:ins>
            <w:del w:id="880" w:author="Edward Leung" w:date="2016-12-20T22:30:00Z">
              <w:r w:rsidRPr="003E5E7E" w:rsidDel="00196CA8">
                <w:rPr>
                  <w:rFonts w:asciiTheme="minorHAnsi" w:hAnsiTheme="minorHAnsi"/>
                  <w:sz w:val="22"/>
                  <w:szCs w:val="22"/>
                  <w:lang w:val="en-GB"/>
                </w:rPr>
                <w:delText>d</w:delText>
              </w:r>
            </w:del>
            <w:r w:rsidRPr="003E5E7E">
              <w:rPr>
                <w:rFonts w:asciiTheme="minorHAnsi" w:hAnsiTheme="minorHAnsi"/>
                <w:sz w:val="22"/>
                <w:szCs w:val="22"/>
                <w:lang w:val="en-GB"/>
              </w:rPr>
              <w:t xml:space="preserve">ocuments of the </w:t>
            </w:r>
            <w:ins w:id="881" w:author="Edward Leung" w:date="2016-12-20T22:30:00Z">
              <w:r w:rsidR="00196CA8">
                <w:rPr>
                  <w:rFonts w:asciiTheme="minorHAnsi" w:hAnsiTheme="minorHAnsi"/>
                  <w:sz w:val="22"/>
                  <w:szCs w:val="22"/>
                  <w:lang w:val="en-GB"/>
                </w:rPr>
                <w:t>C</w:t>
              </w:r>
            </w:ins>
            <w:del w:id="882" w:author="Edward Leung" w:date="2016-12-20T22:30:00Z">
              <w:r w:rsidRPr="003E5E7E" w:rsidDel="00196CA8">
                <w:rPr>
                  <w:rFonts w:asciiTheme="minorHAnsi" w:hAnsiTheme="minorHAnsi"/>
                  <w:sz w:val="22"/>
                  <w:szCs w:val="22"/>
                  <w:lang w:val="en-GB"/>
                </w:rPr>
                <w:delText>c</w:delText>
              </w:r>
            </w:del>
            <w:r w:rsidRPr="003E5E7E">
              <w:rPr>
                <w:rFonts w:asciiTheme="minorHAnsi" w:hAnsiTheme="minorHAnsi"/>
                <w:sz w:val="22"/>
                <w:szCs w:val="22"/>
                <w:lang w:val="en-GB"/>
              </w:rPr>
              <w:t xml:space="preserve">lient </w:t>
            </w:r>
            <w:ins w:id="883" w:author="Edward Leung" w:date="2016-12-20T22:30:00Z">
              <w:r w:rsidR="00196CA8">
                <w:rPr>
                  <w:rFonts w:asciiTheme="minorHAnsi" w:hAnsiTheme="minorHAnsi"/>
                  <w:sz w:val="22"/>
                  <w:szCs w:val="22"/>
                  <w:lang w:val="en-GB"/>
                </w:rPr>
                <w:t>A</w:t>
              </w:r>
            </w:ins>
            <w:del w:id="884" w:author="Edward Leung" w:date="2016-12-20T22:30:00Z">
              <w:r w:rsidRPr="003E5E7E" w:rsidDel="00196CA8">
                <w:rPr>
                  <w:rFonts w:asciiTheme="minorHAnsi" w:hAnsiTheme="minorHAnsi"/>
                  <w:sz w:val="22"/>
                  <w:szCs w:val="22"/>
                  <w:lang w:val="en-GB"/>
                </w:rPr>
                <w:delText>a</w:delText>
              </w:r>
            </w:del>
            <w:r w:rsidRPr="003E5E7E">
              <w:rPr>
                <w:rFonts w:asciiTheme="minorHAnsi" w:hAnsiTheme="minorHAnsi"/>
                <w:sz w:val="22"/>
                <w:szCs w:val="22"/>
                <w:lang w:val="en-GB"/>
              </w:rPr>
              <w:t xml:space="preserve">pplications </w:t>
            </w:r>
          </w:p>
          <w:p w14:paraId="03C21182" w14:textId="716472D9"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ins w:id="885" w:author="Edward Leung" w:date="2016-12-20T22:30:00Z">
              <w:r w:rsidR="00196CA8">
                <w:rPr>
                  <w:rFonts w:asciiTheme="minorHAnsi" w:hAnsiTheme="minorHAnsi"/>
                  <w:sz w:val="22"/>
                  <w:szCs w:val="22"/>
                  <w:lang w:val="en-GB"/>
                </w:rPr>
                <w:t>S</w:t>
              </w:r>
            </w:ins>
            <w:del w:id="886" w:author="Edward Leung" w:date="2016-12-20T22:30:00Z">
              <w:r w:rsidRPr="003E5E7E" w:rsidDel="00196CA8">
                <w:rPr>
                  <w:rFonts w:asciiTheme="minorHAnsi" w:hAnsiTheme="minorHAnsi"/>
                  <w:sz w:val="22"/>
                  <w:szCs w:val="22"/>
                  <w:lang w:val="en-GB"/>
                </w:rPr>
                <w:delText>s</w:delText>
              </w:r>
            </w:del>
            <w:r w:rsidRPr="003E5E7E">
              <w:rPr>
                <w:rFonts w:asciiTheme="minorHAnsi" w:hAnsiTheme="minorHAnsi"/>
                <w:sz w:val="22"/>
                <w:szCs w:val="22"/>
                <w:lang w:val="en-GB"/>
              </w:rPr>
              <w:t xml:space="preserve">upport to </w:t>
            </w:r>
            <w:ins w:id="887" w:author="Edward Leung" w:date="2016-12-20T22:30:00Z">
              <w:r w:rsidR="00196CA8">
                <w:rPr>
                  <w:rFonts w:asciiTheme="minorHAnsi" w:hAnsiTheme="minorHAnsi"/>
                  <w:sz w:val="22"/>
                  <w:szCs w:val="22"/>
                  <w:lang w:val="en-GB"/>
                </w:rPr>
                <w:t>A</w:t>
              </w:r>
            </w:ins>
            <w:del w:id="888" w:author="Edward Leung" w:date="2016-12-20T22:30:00Z">
              <w:r w:rsidRPr="003E5E7E" w:rsidDel="00196CA8">
                <w:rPr>
                  <w:rFonts w:asciiTheme="minorHAnsi" w:hAnsiTheme="minorHAnsi"/>
                  <w:sz w:val="22"/>
                  <w:szCs w:val="22"/>
                  <w:lang w:val="en-GB"/>
                </w:rPr>
                <w:delText>a</w:delText>
              </w:r>
            </w:del>
            <w:r w:rsidRPr="003E5E7E">
              <w:rPr>
                <w:rFonts w:asciiTheme="minorHAnsi" w:hAnsiTheme="minorHAnsi"/>
                <w:sz w:val="22"/>
                <w:szCs w:val="22"/>
                <w:lang w:val="en-GB"/>
              </w:rPr>
              <w:t xml:space="preserve">pplication </w:t>
            </w:r>
            <w:ins w:id="889" w:author="Edward Leung" w:date="2016-12-20T22:30:00Z">
              <w:r w:rsidR="00196CA8">
                <w:rPr>
                  <w:rFonts w:asciiTheme="minorHAnsi" w:hAnsiTheme="minorHAnsi"/>
                  <w:sz w:val="22"/>
                  <w:szCs w:val="22"/>
                  <w:lang w:val="en-GB"/>
                </w:rPr>
                <w:t>D</w:t>
              </w:r>
            </w:ins>
            <w:del w:id="890" w:author="Edward Leung" w:date="2016-12-20T22:30:00Z">
              <w:r w:rsidRPr="003E5E7E" w:rsidDel="00196CA8">
                <w:rPr>
                  <w:rFonts w:asciiTheme="minorHAnsi" w:hAnsiTheme="minorHAnsi"/>
                  <w:sz w:val="22"/>
                  <w:szCs w:val="22"/>
                  <w:lang w:val="en-GB"/>
                </w:rPr>
                <w:delText>d</w:delText>
              </w:r>
            </w:del>
            <w:r w:rsidRPr="003E5E7E">
              <w:rPr>
                <w:rFonts w:asciiTheme="minorHAnsi" w:hAnsiTheme="minorHAnsi"/>
                <w:sz w:val="22"/>
                <w:szCs w:val="22"/>
                <w:lang w:val="en-GB"/>
              </w:rPr>
              <w:t xml:space="preserve">evelopment </w:t>
            </w:r>
            <w:ins w:id="891" w:author="Edward Leung" w:date="2016-12-20T22:30:00Z">
              <w:r w:rsidR="00196CA8">
                <w:rPr>
                  <w:rFonts w:asciiTheme="minorHAnsi" w:hAnsiTheme="minorHAnsi"/>
                  <w:sz w:val="22"/>
                  <w:szCs w:val="22"/>
                  <w:lang w:val="en-GB"/>
                </w:rPr>
                <w:t>T</w:t>
              </w:r>
            </w:ins>
            <w:del w:id="892" w:author="Edward Leung" w:date="2016-12-20T22:30:00Z">
              <w:r w:rsidRPr="003E5E7E" w:rsidDel="00196CA8">
                <w:rPr>
                  <w:rFonts w:asciiTheme="minorHAnsi" w:hAnsiTheme="minorHAnsi"/>
                  <w:sz w:val="22"/>
                  <w:szCs w:val="22"/>
                  <w:lang w:val="en-GB"/>
                </w:rPr>
                <w:delText>t</w:delText>
              </w:r>
            </w:del>
            <w:r w:rsidRPr="003E5E7E">
              <w:rPr>
                <w:rFonts w:asciiTheme="minorHAnsi" w:hAnsiTheme="minorHAnsi"/>
                <w:sz w:val="22"/>
                <w:szCs w:val="22"/>
                <w:lang w:val="en-GB"/>
              </w:rPr>
              <w:t xml:space="preserve">eam to </w:t>
            </w:r>
            <w:ins w:id="893" w:author="Edward Leung" w:date="2016-12-20T22:30:00Z">
              <w:r w:rsidR="00196CA8">
                <w:rPr>
                  <w:rFonts w:asciiTheme="minorHAnsi" w:hAnsiTheme="minorHAnsi"/>
                  <w:sz w:val="22"/>
                  <w:szCs w:val="22"/>
                  <w:lang w:val="en-GB"/>
                </w:rPr>
                <w:t>C</w:t>
              </w:r>
            </w:ins>
            <w:del w:id="894" w:author="Edward Leung" w:date="2016-12-20T22:30:00Z">
              <w:r w:rsidRPr="003E5E7E" w:rsidDel="00196CA8">
                <w:rPr>
                  <w:rFonts w:asciiTheme="minorHAnsi" w:hAnsiTheme="minorHAnsi"/>
                  <w:sz w:val="22"/>
                  <w:szCs w:val="22"/>
                  <w:lang w:val="en-GB"/>
                </w:rPr>
                <w:delText>c</w:delText>
              </w:r>
            </w:del>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0ABC04BC" w:rsidR="0047662B" w:rsidRPr="003E5E7E" w:rsidRDefault="005F2A40" w:rsidP="00196CA8">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Change w:id="895" w:author="Edward Leung" w:date="2016-12-20T22:30:00Z">
                <w:pPr>
                  <w:numPr>
                    <w:numId w:val="18"/>
                  </w:numPr>
                  <w:tabs>
                    <w:tab w:val="num" w:pos="245"/>
                    <w:tab w:val="num" w:pos="720"/>
                    <w:tab w:val="num" w:pos="2700"/>
                  </w:tabs>
                  <w:spacing w:before="100" w:beforeAutospacing="1" w:after="100" w:afterAutospacing="1"/>
                  <w:ind w:left="245" w:hanging="245"/>
                </w:pPr>
              </w:pPrChange>
            </w:pPr>
            <w:r w:rsidRPr="003E5E7E">
              <w:rPr>
                <w:rFonts w:asciiTheme="minorHAnsi" w:hAnsiTheme="minorHAnsi"/>
                <w:sz w:val="22"/>
                <w:szCs w:val="22"/>
                <w:lang w:val="en-GB"/>
              </w:rPr>
              <w:t xml:space="preserve">Document </w:t>
            </w:r>
            <w:ins w:id="896" w:author="Edward Leung" w:date="2016-12-20T22:30:00Z">
              <w:r w:rsidR="00196CA8">
                <w:rPr>
                  <w:rFonts w:asciiTheme="minorHAnsi" w:hAnsiTheme="minorHAnsi"/>
                  <w:sz w:val="22"/>
                  <w:szCs w:val="22"/>
                  <w:lang w:val="en-GB"/>
                </w:rPr>
                <w:t>A</w:t>
              </w:r>
            </w:ins>
            <w:del w:id="897" w:author="Edward Leung" w:date="2016-12-20T22:30:00Z">
              <w:r w:rsidRPr="003E5E7E" w:rsidDel="00196CA8">
                <w:rPr>
                  <w:rFonts w:asciiTheme="minorHAnsi" w:hAnsiTheme="minorHAnsi"/>
                  <w:sz w:val="22"/>
                  <w:szCs w:val="22"/>
                  <w:lang w:val="en-GB"/>
                </w:rPr>
                <w:delText>a</w:delText>
              </w:r>
            </w:del>
            <w:r w:rsidRPr="003E5E7E">
              <w:rPr>
                <w:rFonts w:asciiTheme="minorHAnsi" w:hAnsiTheme="minorHAnsi"/>
                <w:sz w:val="22"/>
                <w:szCs w:val="22"/>
                <w:lang w:val="en-GB"/>
              </w:rPr>
              <w:t xml:space="preserve">rchitecture and </w:t>
            </w:r>
            <w:ins w:id="898" w:author="Edward Leung" w:date="2016-12-20T22:30:00Z">
              <w:r w:rsidR="00196CA8">
                <w:rPr>
                  <w:rFonts w:asciiTheme="minorHAnsi" w:hAnsiTheme="minorHAnsi"/>
                  <w:sz w:val="22"/>
                  <w:szCs w:val="22"/>
                  <w:lang w:val="en-GB"/>
                </w:rPr>
                <w:t>C</w:t>
              </w:r>
            </w:ins>
            <w:del w:id="899" w:author="Edward Leung" w:date="2016-12-20T22:30:00Z">
              <w:r w:rsidRPr="003E5E7E" w:rsidDel="00196CA8">
                <w:rPr>
                  <w:rFonts w:asciiTheme="minorHAnsi" w:hAnsiTheme="minorHAnsi"/>
                  <w:sz w:val="22"/>
                  <w:szCs w:val="22"/>
                  <w:lang w:val="en-GB"/>
                </w:rPr>
                <w:delText>c</w:delText>
              </w:r>
            </w:del>
            <w:r w:rsidRPr="003E5E7E">
              <w:rPr>
                <w:rFonts w:asciiTheme="minorHAnsi" w:hAnsiTheme="minorHAnsi"/>
                <w:sz w:val="22"/>
                <w:szCs w:val="22"/>
                <w:lang w:val="en-GB"/>
              </w:rPr>
              <w:t xml:space="preserve">onfiguration </w:t>
            </w:r>
          </w:p>
        </w:tc>
      </w:tr>
      <w:tr w:rsidR="0047662B" w14:paraId="72BF4C2D" w14:textId="77777777" w:rsidTr="003F77E6">
        <w:tblPrEx>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ExChange w:id="900" w:author="Edward Leung" w:date="2016-12-20T22:22:00Z">
            <w:tblPrEx>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Ex>
          </w:tblPrExChange>
        </w:tblPrEx>
        <w:trPr>
          <w:trHeight w:val="1097"/>
          <w:trPrChange w:id="901" w:author="Edward Leung" w:date="2016-12-20T22:22:00Z">
            <w:trPr>
              <w:trHeight w:val="20"/>
            </w:trPr>
          </w:trPrChange>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Change w:id="902" w:author="Edward Leung" w:date="2016-12-20T22:22:00Z">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tcPrChange>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Change w:id="903" w:author="Edward Leung" w:date="2016-12-20T22:22:00Z">
              <w:tcPr>
                <w:tcW w:w="7685" w:type="dxa"/>
                <w:tcBorders>
                  <w:top w:val="single" w:sz="8" w:space="0" w:color="999999"/>
                  <w:left w:val="single" w:sz="18" w:space="0" w:color="C60C30"/>
                  <w:bottom w:val="single" w:sz="8" w:space="0" w:color="999999"/>
                  <w:right w:val="single" w:sz="8" w:space="0" w:color="999999"/>
                </w:tcBorders>
                <w:hideMark/>
              </w:tcPr>
            </w:tcPrChange>
          </w:tcPr>
          <w:p w14:paraId="5B390C61" w14:textId="77777777" w:rsidR="003F77E6" w:rsidRDefault="003F77E6" w:rsidP="004A1C90">
            <w:pPr>
              <w:numPr>
                <w:ilvl w:val="0"/>
                <w:numId w:val="18"/>
              </w:numPr>
              <w:tabs>
                <w:tab w:val="num" w:pos="226"/>
              </w:tabs>
              <w:spacing w:before="100" w:beforeAutospacing="1" w:after="100" w:afterAutospacing="1"/>
              <w:ind w:left="245" w:hanging="245"/>
              <w:rPr>
                <w:ins w:id="904" w:author="Edward Leung" w:date="2016-12-20T22:21:00Z"/>
                <w:rFonts w:asciiTheme="minorHAnsi" w:hAnsiTheme="minorHAnsi"/>
                <w:sz w:val="22"/>
                <w:szCs w:val="22"/>
              </w:rPr>
            </w:pPr>
            <w:ins w:id="905" w:author="Edward Leung" w:date="2016-12-20T22:21:00Z">
              <w:r>
                <w:rPr>
                  <w:rFonts w:asciiTheme="minorHAnsi" w:hAnsiTheme="minorHAnsi"/>
                  <w:sz w:val="22"/>
                  <w:szCs w:val="22"/>
                </w:rPr>
                <w:t>System Design Specification</w:t>
              </w:r>
            </w:ins>
          </w:p>
          <w:p w14:paraId="4F025641" w14:textId="27B3D528" w:rsidR="003F77E6" w:rsidRDefault="003F77E6" w:rsidP="004A1C90">
            <w:pPr>
              <w:numPr>
                <w:ilvl w:val="0"/>
                <w:numId w:val="18"/>
              </w:numPr>
              <w:tabs>
                <w:tab w:val="num" w:pos="226"/>
              </w:tabs>
              <w:spacing w:before="100" w:beforeAutospacing="1" w:after="100" w:afterAutospacing="1"/>
              <w:ind w:left="245" w:hanging="245"/>
              <w:rPr>
                <w:ins w:id="906" w:author="Edward Leung" w:date="2016-12-20T22:22:00Z"/>
                <w:rFonts w:asciiTheme="minorHAnsi" w:hAnsiTheme="minorHAnsi"/>
                <w:sz w:val="22"/>
                <w:szCs w:val="22"/>
              </w:rPr>
            </w:pPr>
            <w:ins w:id="907" w:author="Edward Leung" w:date="2016-12-20T22:22:00Z">
              <w:r>
                <w:rPr>
                  <w:rFonts w:asciiTheme="minorHAnsi" w:hAnsiTheme="minorHAnsi"/>
                  <w:sz w:val="22"/>
                  <w:szCs w:val="22"/>
                </w:rPr>
                <w:t xml:space="preserve">Technical Specification </w:t>
              </w:r>
            </w:ins>
          </w:p>
          <w:p w14:paraId="39DC0B97" w14:textId="77777777" w:rsidR="003F77E6" w:rsidRDefault="003F77E6" w:rsidP="003F77E6">
            <w:pPr>
              <w:numPr>
                <w:ilvl w:val="0"/>
                <w:numId w:val="18"/>
              </w:numPr>
              <w:tabs>
                <w:tab w:val="num" w:pos="226"/>
              </w:tabs>
              <w:spacing w:before="100" w:beforeAutospacing="1"/>
              <w:ind w:left="245" w:hanging="245"/>
              <w:rPr>
                <w:ins w:id="908" w:author="Edward Leung" w:date="2016-12-20T22:21:00Z"/>
                <w:rFonts w:asciiTheme="minorHAnsi" w:hAnsiTheme="minorHAnsi"/>
                <w:sz w:val="22"/>
                <w:szCs w:val="22"/>
              </w:rPr>
              <w:pPrChange w:id="909" w:author="Edward Leung" w:date="2016-12-20T22:22:00Z">
                <w:pPr>
                  <w:numPr>
                    <w:numId w:val="18"/>
                  </w:numPr>
                  <w:tabs>
                    <w:tab w:val="num" w:pos="226"/>
                    <w:tab w:val="num" w:pos="2700"/>
                  </w:tabs>
                  <w:spacing w:before="100" w:beforeAutospacing="1" w:after="100" w:afterAutospacing="1"/>
                  <w:ind w:left="245" w:hanging="245"/>
                </w:pPr>
              </w:pPrChange>
            </w:pPr>
            <w:ins w:id="910" w:author="Edward Leung" w:date="2016-12-20T22:21:00Z">
              <w:r>
                <w:rPr>
                  <w:rFonts w:asciiTheme="minorHAnsi" w:hAnsiTheme="minorHAnsi"/>
                  <w:sz w:val="22"/>
                  <w:szCs w:val="22"/>
                </w:rPr>
                <w:t>Migration Plan</w:t>
              </w:r>
            </w:ins>
          </w:p>
          <w:p w14:paraId="7EE3A467" w14:textId="5BD94270" w:rsidR="00006F88" w:rsidRPr="003E5E7E" w:rsidDel="003F77E6" w:rsidRDefault="005F2A40" w:rsidP="003F77E6">
            <w:pPr>
              <w:spacing w:after="100" w:afterAutospacing="1"/>
              <w:rPr>
                <w:del w:id="911" w:author="Edward Leung" w:date="2016-12-20T22:18:00Z"/>
                <w:rFonts w:asciiTheme="minorHAnsi" w:hAnsiTheme="minorHAnsi"/>
                <w:sz w:val="22"/>
                <w:szCs w:val="22"/>
              </w:rPr>
              <w:pPrChange w:id="912" w:author="Edward Leung" w:date="2016-12-20T22:22:00Z">
                <w:pPr>
                  <w:numPr>
                    <w:numId w:val="18"/>
                  </w:numPr>
                  <w:tabs>
                    <w:tab w:val="num" w:pos="226"/>
                    <w:tab w:val="num" w:pos="2700"/>
                  </w:tabs>
                  <w:spacing w:before="100" w:beforeAutospacing="1" w:after="100" w:afterAutospacing="1"/>
                  <w:ind w:left="245" w:hanging="245"/>
                </w:pPr>
              </w:pPrChange>
            </w:pPr>
            <w:del w:id="913" w:author="Edward Leung" w:date="2016-12-20T22:18:00Z">
              <w:r w:rsidRPr="003E5E7E" w:rsidDel="003F77E6">
                <w:rPr>
                  <w:rFonts w:asciiTheme="minorHAnsi" w:hAnsiTheme="minorHAnsi"/>
                  <w:sz w:val="22"/>
                  <w:szCs w:val="22"/>
                </w:rPr>
                <w:delText>System Architecture</w:delText>
              </w:r>
            </w:del>
          </w:p>
          <w:p w14:paraId="7E270B1C" w14:textId="1EE33A53" w:rsidR="00006F88" w:rsidRPr="003E5E7E" w:rsidDel="003F77E6" w:rsidRDefault="005F2A40" w:rsidP="003F77E6">
            <w:pPr>
              <w:spacing w:before="100" w:beforeAutospacing="1" w:after="100" w:afterAutospacing="1"/>
              <w:rPr>
                <w:del w:id="914" w:author="Edward Leung" w:date="2016-12-20T22:18:00Z"/>
                <w:rFonts w:asciiTheme="minorHAnsi" w:hAnsiTheme="minorHAnsi"/>
                <w:sz w:val="22"/>
                <w:szCs w:val="22"/>
              </w:rPr>
              <w:pPrChange w:id="915" w:author="Edward Leung" w:date="2016-12-20T22:22:00Z">
                <w:pPr>
                  <w:numPr>
                    <w:numId w:val="18"/>
                  </w:numPr>
                  <w:tabs>
                    <w:tab w:val="num" w:pos="226"/>
                    <w:tab w:val="num" w:pos="2700"/>
                  </w:tabs>
                  <w:spacing w:before="100" w:beforeAutospacing="1" w:after="100" w:afterAutospacing="1"/>
                  <w:ind w:left="245" w:hanging="245"/>
                </w:pPr>
              </w:pPrChange>
            </w:pPr>
            <w:del w:id="916" w:author="Edward Leung" w:date="2016-12-20T22:18:00Z">
              <w:r w:rsidRPr="003E5E7E" w:rsidDel="003F77E6">
                <w:rPr>
                  <w:rFonts w:asciiTheme="minorHAnsi" w:hAnsiTheme="minorHAnsi"/>
                  <w:sz w:val="22"/>
                  <w:szCs w:val="22"/>
                </w:rPr>
                <w:delText>MQ Configuration</w:delText>
              </w:r>
            </w:del>
          </w:p>
          <w:p w14:paraId="3AE22F94" w14:textId="7AFA61E2" w:rsidR="00006F88" w:rsidRPr="003E5E7E" w:rsidDel="003F77E6" w:rsidRDefault="005F2A40" w:rsidP="003F77E6">
            <w:pPr>
              <w:tabs>
                <w:tab w:val="num" w:pos="1440"/>
                <w:tab w:val="num" w:pos="2700"/>
              </w:tabs>
              <w:spacing w:before="100" w:beforeAutospacing="1" w:after="100" w:afterAutospacing="1"/>
              <w:rPr>
                <w:del w:id="917" w:author="Edward Leung" w:date="2016-12-20T22:18:00Z"/>
                <w:rFonts w:asciiTheme="minorHAnsi" w:hAnsiTheme="minorHAnsi"/>
                <w:sz w:val="22"/>
                <w:szCs w:val="22"/>
              </w:rPr>
              <w:pPrChange w:id="918" w:author="Edward Leung" w:date="2016-12-20T22:22:00Z">
                <w:pPr>
                  <w:numPr>
                    <w:numId w:val="18"/>
                  </w:numPr>
                  <w:tabs>
                    <w:tab w:val="num" w:pos="226"/>
                    <w:tab w:val="num" w:pos="1036"/>
                    <w:tab w:val="num" w:pos="1440"/>
                    <w:tab w:val="num" w:pos="2700"/>
                  </w:tabs>
                  <w:spacing w:before="100" w:beforeAutospacing="1" w:after="100" w:afterAutospacing="1"/>
                  <w:ind w:left="245" w:hanging="245"/>
                </w:pPr>
              </w:pPrChange>
            </w:pPr>
            <w:del w:id="919" w:author="Edward Leung" w:date="2016-12-20T22:18:00Z">
              <w:r w:rsidRPr="003E5E7E" w:rsidDel="003F77E6">
                <w:rPr>
                  <w:rFonts w:asciiTheme="minorHAnsi" w:hAnsiTheme="minorHAnsi"/>
                  <w:sz w:val="22"/>
                  <w:szCs w:val="22"/>
                </w:rPr>
                <w:delText>Clusters Design</w:delText>
              </w:r>
            </w:del>
          </w:p>
          <w:p w14:paraId="124804BB" w14:textId="379F6D26" w:rsidR="00006F88" w:rsidRPr="003E5E7E" w:rsidDel="003F77E6" w:rsidRDefault="005F2A40" w:rsidP="003F77E6">
            <w:pPr>
              <w:tabs>
                <w:tab w:val="num" w:pos="1440"/>
                <w:tab w:val="num" w:pos="2700"/>
              </w:tabs>
              <w:spacing w:before="100" w:beforeAutospacing="1" w:after="100" w:afterAutospacing="1"/>
              <w:rPr>
                <w:del w:id="920" w:author="Edward Leung" w:date="2016-12-20T22:18:00Z"/>
                <w:rFonts w:asciiTheme="minorHAnsi" w:hAnsiTheme="minorHAnsi"/>
                <w:sz w:val="22"/>
                <w:szCs w:val="22"/>
              </w:rPr>
              <w:pPrChange w:id="921" w:author="Edward Leung" w:date="2016-12-20T22:22:00Z">
                <w:pPr>
                  <w:numPr>
                    <w:numId w:val="18"/>
                  </w:numPr>
                  <w:tabs>
                    <w:tab w:val="num" w:pos="226"/>
                    <w:tab w:val="num" w:pos="1036"/>
                    <w:tab w:val="num" w:pos="1440"/>
                    <w:tab w:val="num" w:pos="2700"/>
                  </w:tabs>
                  <w:spacing w:before="100" w:beforeAutospacing="1" w:after="100" w:afterAutospacing="1"/>
                  <w:ind w:left="245" w:hanging="245"/>
                </w:pPr>
              </w:pPrChange>
            </w:pPr>
            <w:del w:id="922" w:author="Edward Leung" w:date="2016-12-20T22:18:00Z">
              <w:r w:rsidRPr="003E5E7E" w:rsidDel="003F77E6">
                <w:rPr>
                  <w:rFonts w:asciiTheme="minorHAnsi" w:hAnsiTheme="minorHAnsi"/>
                  <w:sz w:val="22"/>
                  <w:szCs w:val="22"/>
                </w:rPr>
                <w:delText>QMs, Queues, Channels</w:delText>
              </w:r>
            </w:del>
          </w:p>
          <w:p w14:paraId="6FEA23BE" w14:textId="572A1A43" w:rsidR="00006F88" w:rsidRPr="003E5E7E" w:rsidDel="003F77E6" w:rsidRDefault="00F53A3D" w:rsidP="003F77E6">
            <w:pPr>
              <w:tabs>
                <w:tab w:val="num" w:pos="1440"/>
                <w:tab w:val="num" w:pos="2700"/>
              </w:tabs>
              <w:spacing w:before="100" w:beforeAutospacing="1" w:after="100" w:afterAutospacing="1"/>
              <w:rPr>
                <w:del w:id="923" w:author="Edward Leung" w:date="2016-12-20T22:18:00Z"/>
                <w:rFonts w:asciiTheme="minorHAnsi" w:hAnsiTheme="minorHAnsi"/>
                <w:sz w:val="22"/>
                <w:szCs w:val="22"/>
              </w:rPr>
              <w:pPrChange w:id="924" w:author="Edward Leung" w:date="2016-12-20T22:22:00Z">
                <w:pPr>
                  <w:numPr>
                    <w:numId w:val="18"/>
                  </w:numPr>
                  <w:tabs>
                    <w:tab w:val="num" w:pos="226"/>
                    <w:tab w:val="num" w:pos="1036"/>
                    <w:tab w:val="num" w:pos="1440"/>
                    <w:tab w:val="num" w:pos="2700"/>
                  </w:tabs>
                  <w:spacing w:before="100" w:beforeAutospacing="1" w:after="100" w:afterAutospacing="1"/>
                  <w:ind w:left="245" w:hanging="245"/>
                </w:pPr>
              </w:pPrChange>
            </w:pPr>
            <w:del w:id="925" w:author="Edward Leung" w:date="2016-12-20T22:18:00Z">
              <w:r w:rsidDel="003F77E6">
                <w:rPr>
                  <w:rFonts w:asciiTheme="minorHAnsi" w:hAnsiTheme="minorHAnsi"/>
                  <w:sz w:val="22"/>
                  <w:szCs w:val="22"/>
                </w:rPr>
                <w:delText>Logging and</w:delText>
              </w:r>
              <w:r w:rsidR="005F2A40" w:rsidRPr="003E5E7E" w:rsidDel="003F77E6">
                <w:rPr>
                  <w:rFonts w:asciiTheme="minorHAnsi" w:hAnsiTheme="minorHAnsi"/>
                  <w:sz w:val="22"/>
                  <w:szCs w:val="22"/>
                </w:rPr>
                <w:delText xml:space="preserve"> Housekeeping</w:delText>
              </w:r>
            </w:del>
          </w:p>
          <w:p w14:paraId="046A1781" w14:textId="4482889D" w:rsidR="00006F88" w:rsidRPr="003E5E7E" w:rsidDel="003F77E6" w:rsidRDefault="005F2A40" w:rsidP="003F77E6">
            <w:pPr>
              <w:spacing w:before="100" w:beforeAutospacing="1" w:after="100" w:afterAutospacing="1"/>
              <w:rPr>
                <w:del w:id="926" w:author="Edward Leung" w:date="2016-12-20T22:18:00Z"/>
                <w:rFonts w:asciiTheme="minorHAnsi" w:hAnsiTheme="minorHAnsi"/>
                <w:sz w:val="22"/>
                <w:szCs w:val="22"/>
              </w:rPr>
              <w:pPrChange w:id="927" w:author="Edward Leung" w:date="2016-12-20T22:22:00Z">
                <w:pPr>
                  <w:numPr>
                    <w:numId w:val="18"/>
                  </w:numPr>
                  <w:tabs>
                    <w:tab w:val="num" w:pos="226"/>
                    <w:tab w:val="num" w:pos="2700"/>
                  </w:tabs>
                  <w:spacing w:before="100" w:beforeAutospacing="1" w:after="100" w:afterAutospacing="1"/>
                  <w:ind w:left="245" w:hanging="245"/>
                </w:pPr>
              </w:pPrChange>
            </w:pPr>
            <w:del w:id="928" w:author="Edward Leung" w:date="2016-12-20T22:18:00Z">
              <w:r w:rsidRPr="003E5E7E" w:rsidDel="003F77E6">
                <w:rPr>
                  <w:rFonts w:asciiTheme="minorHAnsi" w:hAnsiTheme="minorHAnsi"/>
                  <w:sz w:val="22"/>
                  <w:szCs w:val="22"/>
                </w:rPr>
                <w:delText>HA and Disaster Recovery</w:delText>
              </w:r>
            </w:del>
          </w:p>
          <w:p w14:paraId="75145D7E" w14:textId="7FC35CF2" w:rsidR="00006F88" w:rsidRPr="003E5E7E" w:rsidDel="003F77E6" w:rsidRDefault="005F2A40" w:rsidP="003F77E6">
            <w:pPr>
              <w:spacing w:before="100" w:beforeAutospacing="1" w:after="100" w:afterAutospacing="1"/>
              <w:rPr>
                <w:del w:id="929" w:author="Edward Leung" w:date="2016-12-20T22:18:00Z"/>
                <w:rFonts w:asciiTheme="minorHAnsi" w:hAnsiTheme="minorHAnsi"/>
                <w:sz w:val="22"/>
                <w:szCs w:val="22"/>
              </w:rPr>
              <w:pPrChange w:id="930" w:author="Edward Leung" w:date="2016-12-20T22:22:00Z">
                <w:pPr>
                  <w:numPr>
                    <w:numId w:val="18"/>
                  </w:numPr>
                  <w:tabs>
                    <w:tab w:val="num" w:pos="226"/>
                    <w:tab w:val="num" w:pos="2700"/>
                  </w:tabs>
                  <w:spacing w:before="100" w:beforeAutospacing="1" w:after="100" w:afterAutospacing="1"/>
                  <w:ind w:left="245" w:hanging="245"/>
                </w:pPr>
              </w:pPrChange>
            </w:pPr>
            <w:del w:id="931" w:author="Edward Leung" w:date="2016-12-20T22:18:00Z">
              <w:r w:rsidRPr="003E5E7E" w:rsidDel="003F77E6">
                <w:rPr>
                  <w:rFonts w:asciiTheme="minorHAnsi" w:hAnsiTheme="minorHAnsi"/>
                  <w:sz w:val="22"/>
                  <w:szCs w:val="22"/>
                </w:rPr>
                <w:delText>Related Interfaces/Messages</w:delText>
              </w:r>
            </w:del>
          </w:p>
          <w:p w14:paraId="775AD58C" w14:textId="7CF94E39" w:rsidR="0047662B" w:rsidRPr="004A1C90" w:rsidRDefault="003E5E7E" w:rsidP="003F77E6">
            <w:pPr>
              <w:spacing w:before="100" w:beforeAutospacing="1" w:after="100" w:afterAutospacing="1"/>
              <w:rPr>
                <w:rFonts w:asciiTheme="minorHAnsi" w:hAnsiTheme="minorHAnsi"/>
                <w:sz w:val="22"/>
                <w:szCs w:val="22"/>
              </w:rPr>
              <w:pPrChange w:id="932" w:author="Edward Leung" w:date="2016-12-20T22:22:00Z">
                <w:pPr>
                  <w:numPr>
                    <w:numId w:val="18"/>
                  </w:numPr>
                  <w:tabs>
                    <w:tab w:val="num" w:pos="226"/>
                    <w:tab w:val="num" w:pos="2700"/>
                  </w:tabs>
                  <w:spacing w:before="100" w:beforeAutospacing="1" w:after="100" w:afterAutospacing="1"/>
                  <w:ind w:left="245" w:hanging="245"/>
                </w:pPr>
              </w:pPrChange>
            </w:pPr>
            <w:del w:id="933" w:author="Edward Leung" w:date="2016-12-20T22:18:00Z">
              <w:r w:rsidRPr="003E5E7E" w:rsidDel="003F77E6">
                <w:rPr>
                  <w:rFonts w:asciiTheme="minorHAnsi" w:hAnsiTheme="minorHAnsi"/>
                  <w:sz w:val="22"/>
                  <w:szCs w:val="22"/>
                </w:rPr>
                <w:delText xml:space="preserve">Migration </w:delText>
              </w:r>
              <w:r w:rsidR="004A1C90" w:rsidDel="003F77E6">
                <w:rPr>
                  <w:rFonts w:asciiTheme="minorHAnsi" w:hAnsiTheme="minorHAnsi"/>
                  <w:sz w:val="22"/>
                  <w:szCs w:val="22"/>
                </w:rPr>
                <w:delText>Plan</w:delText>
              </w:r>
            </w:del>
          </w:p>
        </w:tc>
      </w:tr>
    </w:tbl>
    <w:p w14:paraId="2B96EB3F" w14:textId="2CD466B8" w:rsidR="00083EBC" w:rsidDel="00196CA8" w:rsidRDefault="00083EBC" w:rsidP="004A1C90">
      <w:pPr>
        <w:pStyle w:val="BodyTextRFP"/>
        <w:ind w:left="0"/>
        <w:rPr>
          <w:del w:id="934" w:author="Edward Leung" w:date="2016-12-20T22:34:00Z"/>
        </w:rPr>
      </w:pPr>
    </w:p>
    <w:p w14:paraId="2AF243BC" w14:textId="77777777" w:rsidR="003F0700" w:rsidRDefault="003F0700" w:rsidP="004A1C90">
      <w:pPr>
        <w:pStyle w:val="BodyTextRFP"/>
        <w:ind w:left="0"/>
      </w:pPr>
    </w:p>
    <w:p w14:paraId="62B3C4D5" w14:textId="2AAA37D3" w:rsidR="00F446CB" w:rsidRDefault="00F446CB" w:rsidP="002F5A41">
      <w:pPr>
        <w:pStyle w:val="Heading2"/>
        <w:numPr>
          <w:ilvl w:val="1"/>
          <w:numId w:val="14"/>
        </w:numPr>
      </w:pPr>
      <w:bookmarkStart w:id="935" w:name="_Toc470036899"/>
      <w:r>
        <w:t>M</w:t>
      </w:r>
      <w:ins w:id="936" w:author="Edward Leung" w:date="2016-12-20T22:37:00Z">
        <w:r w:rsidR="00C70AFB">
          <w:t>IGRATION IMPLEMENTATION</w:t>
        </w:r>
      </w:ins>
      <w:bookmarkEnd w:id="935"/>
      <w:del w:id="937" w:author="Edward Leung" w:date="2016-12-20T22:37:00Z">
        <w:r w:rsidDel="00C70AFB">
          <w:delText>igration implementation</w:delText>
        </w:r>
      </w:del>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C70AFB" w:rsidRDefault="00C70AF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C70AFB" w:rsidRPr="00C07107" w:rsidRDefault="00C70AF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6786265"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del w:id="938" w:author="Edward Leung" w:date="2016-12-20T22:28:00Z">
              <w:r w:rsidR="00EC5895" w:rsidDel="00507F74">
                <w:rPr>
                  <w:rFonts w:asciiTheme="minorHAnsi" w:hAnsiTheme="minorHAnsi"/>
                  <w:sz w:val="22"/>
                  <w:szCs w:val="22"/>
                </w:rPr>
                <w:delText xml:space="preserve">system </w:delText>
              </w:r>
            </w:del>
            <w:ins w:id="939" w:author="Edward Leung" w:date="2016-12-20T22:28:00Z">
              <w:r w:rsidR="00507F74">
                <w:rPr>
                  <w:rFonts w:asciiTheme="minorHAnsi" w:hAnsiTheme="minorHAnsi"/>
                  <w:sz w:val="22"/>
                  <w:szCs w:val="22"/>
                </w:rPr>
                <w:t>System D</w:t>
              </w:r>
            </w:ins>
            <w:del w:id="940" w:author="Edward Leung" w:date="2016-12-20T22:28:00Z">
              <w:r w:rsidR="00EC5895" w:rsidDel="00507F74">
                <w:rPr>
                  <w:rFonts w:asciiTheme="minorHAnsi" w:hAnsiTheme="minorHAnsi"/>
                  <w:sz w:val="22"/>
                  <w:szCs w:val="22"/>
                </w:rPr>
                <w:delText>d</w:delText>
              </w:r>
            </w:del>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323F6B0A"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ins w:id="941" w:author="Edward Leung" w:date="2016-12-20T22:26:00Z">
              <w:r w:rsidR="003F77E6">
                <w:rPr>
                  <w:rFonts w:asciiTheme="minorHAnsi" w:hAnsiTheme="minorHAnsi"/>
                  <w:sz w:val="22"/>
                  <w:szCs w:val="22"/>
                </w:rPr>
                <w:t>C</w:t>
              </w:r>
            </w:ins>
            <w:del w:id="942" w:author="Edward Leung" w:date="2016-12-20T22:26:00Z">
              <w:r w:rsidDel="003F77E6">
                <w:rPr>
                  <w:rFonts w:asciiTheme="minorHAnsi" w:hAnsiTheme="minorHAnsi"/>
                  <w:sz w:val="22"/>
                  <w:szCs w:val="22"/>
                </w:rPr>
                <w:delText>c</w:delText>
              </w:r>
            </w:del>
            <w:r>
              <w:rPr>
                <w:rFonts w:asciiTheme="minorHAnsi" w:hAnsiTheme="minorHAnsi"/>
                <w:sz w:val="22"/>
                <w:szCs w:val="22"/>
              </w:rPr>
              <w:t xml:space="preserve">onfigure </w:t>
            </w:r>
            <w:ins w:id="943" w:author="Edward Leung" w:date="2016-12-20T22:26:00Z">
              <w:r w:rsidR="003F77E6">
                <w:rPr>
                  <w:rFonts w:asciiTheme="minorHAnsi" w:hAnsiTheme="minorHAnsi"/>
                  <w:sz w:val="22"/>
                  <w:szCs w:val="22"/>
                </w:rPr>
                <w:t>Q</w:t>
              </w:r>
            </w:ins>
            <w:del w:id="944" w:author="Edward Leung" w:date="2016-12-20T22:26:00Z">
              <w:r w:rsidDel="003F77E6">
                <w:rPr>
                  <w:rFonts w:asciiTheme="minorHAnsi" w:hAnsiTheme="minorHAnsi"/>
                  <w:sz w:val="22"/>
                  <w:szCs w:val="22"/>
                </w:rPr>
                <w:delText>q</w:delText>
              </w:r>
            </w:del>
            <w:r>
              <w:rPr>
                <w:rFonts w:asciiTheme="minorHAnsi" w:hAnsiTheme="minorHAnsi"/>
                <w:sz w:val="22"/>
                <w:szCs w:val="22"/>
              </w:rPr>
              <w:t xml:space="preserve">ueue </w:t>
            </w:r>
            <w:ins w:id="945" w:author="Edward Leung" w:date="2016-12-20T22:26:00Z">
              <w:r w:rsidR="003F77E6">
                <w:rPr>
                  <w:rFonts w:asciiTheme="minorHAnsi" w:hAnsiTheme="minorHAnsi"/>
                  <w:sz w:val="22"/>
                  <w:szCs w:val="22"/>
                </w:rPr>
                <w:t>C</w:t>
              </w:r>
            </w:ins>
            <w:del w:id="946" w:author="Edward Leung" w:date="2016-12-20T22:26:00Z">
              <w:r w:rsidDel="003F77E6">
                <w:rPr>
                  <w:rFonts w:asciiTheme="minorHAnsi" w:hAnsiTheme="minorHAnsi"/>
                  <w:sz w:val="22"/>
                  <w:szCs w:val="22"/>
                </w:rPr>
                <w:delText>c</w:delText>
              </w:r>
            </w:del>
            <w:r>
              <w:rPr>
                <w:rFonts w:asciiTheme="minorHAnsi" w:hAnsiTheme="minorHAnsi"/>
                <w:sz w:val="22"/>
                <w:szCs w:val="22"/>
              </w:rPr>
              <w:t>lustering</w:t>
            </w:r>
          </w:p>
          <w:p w14:paraId="3C35C5B6" w14:textId="78F13FEA"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ins w:id="947" w:author="Edward Leung" w:date="2016-12-20T22:26:00Z">
              <w:r w:rsidR="003F77E6">
                <w:rPr>
                  <w:rFonts w:asciiTheme="minorHAnsi" w:hAnsiTheme="minorHAnsi"/>
                  <w:sz w:val="22"/>
                  <w:szCs w:val="22"/>
                </w:rPr>
                <w:t>C</w:t>
              </w:r>
            </w:ins>
            <w:del w:id="948" w:author="Edward Leung" w:date="2016-12-20T22:26:00Z">
              <w:r w:rsidDel="003F77E6">
                <w:rPr>
                  <w:rFonts w:asciiTheme="minorHAnsi" w:hAnsiTheme="minorHAnsi"/>
                  <w:sz w:val="22"/>
                  <w:szCs w:val="22"/>
                </w:rPr>
                <w:delText>c</w:delText>
              </w:r>
            </w:del>
            <w:r>
              <w:rPr>
                <w:rFonts w:asciiTheme="minorHAnsi" w:hAnsiTheme="minorHAnsi"/>
                <w:sz w:val="22"/>
                <w:szCs w:val="22"/>
              </w:rPr>
              <w:t xml:space="preserve">onfigure </w:t>
            </w:r>
            <w:ins w:id="949" w:author="Edward Leung" w:date="2016-12-20T22:26:00Z">
              <w:r w:rsidR="003F77E6">
                <w:rPr>
                  <w:rFonts w:asciiTheme="minorHAnsi" w:hAnsiTheme="minorHAnsi"/>
                  <w:sz w:val="22"/>
                  <w:szCs w:val="22"/>
                </w:rPr>
                <w:t>R</w:t>
              </w:r>
            </w:ins>
            <w:del w:id="950" w:author="Edward Leung" w:date="2016-12-20T22:26:00Z">
              <w:r w:rsidDel="003F77E6">
                <w:rPr>
                  <w:rFonts w:asciiTheme="minorHAnsi" w:hAnsiTheme="minorHAnsi"/>
                  <w:sz w:val="22"/>
                  <w:szCs w:val="22"/>
                </w:rPr>
                <w:delText>r</w:delText>
              </w:r>
            </w:del>
            <w:r>
              <w:rPr>
                <w:rFonts w:asciiTheme="minorHAnsi" w:hAnsiTheme="minorHAnsi"/>
                <w:sz w:val="22"/>
                <w:szCs w:val="22"/>
              </w:rPr>
              <w:t xml:space="preserve">emote and </w:t>
            </w:r>
            <w:ins w:id="951" w:author="Edward Leung" w:date="2016-12-20T22:26:00Z">
              <w:r w:rsidR="003F77E6">
                <w:rPr>
                  <w:rFonts w:asciiTheme="minorHAnsi" w:hAnsiTheme="minorHAnsi"/>
                  <w:sz w:val="22"/>
                  <w:szCs w:val="22"/>
                </w:rPr>
                <w:t>A</w:t>
              </w:r>
            </w:ins>
            <w:del w:id="952" w:author="Edward Leung" w:date="2016-12-20T22:26:00Z">
              <w:r w:rsidDel="003F77E6">
                <w:rPr>
                  <w:rFonts w:asciiTheme="minorHAnsi" w:hAnsiTheme="minorHAnsi"/>
                  <w:sz w:val="22"/>
                  <w:szCs w:val="22"/>
                </w:rPr>
                <w:delText>a</w:delText>
              </w:r>
            </w:del>
            <w:r>
              <w:rPr>
                <w:rFonts w:asciiTheme="minorHAnsi" w:hAnsiTheme="minorHAnsi"/>
                <w:sz w:val="22"/>
                <w:szCs w:val="22"/>
              </w:rPr>
              <w:t xml:space="preserve">lias </w:t>
            </w:r>
            <w:ins w:id="953" w:author="Edward Leung" w:date="2016-12-20T22:26:00Z">
              <w:r w:rsidR="003F77E6">
                <w:rPr>
                  <w:rFonts w:asciiTheme="minorHAnsi" w:hAnsiTheme="minorHAnsi"/>
                  <w:sz w:val="22"/>
                  <w:szCs w:val="22"/>
                </w:rPr>
                <w:t>Q</w:t>
              </w:r>
            </w:ins>
            <w:del w:id="954" w:author="Edward Leung" w:date="2016-12-20T22:26:00Z">
              <w:r w:rsidDel="003F77E6">
                <w:rPr>
                  <w:rFonts w:asciiTheme="minorHAnsi" w:hAnsiTheme="minorHAnsi"/>
                  <w:sz w:val="22"/>
                  <w:szCs w:val="22"/>
                </w:rPr>
                <w:delText>q</w:delText>
              </w:r>
            </w:del>
            <w:r>
              <w:rPr>
                <w:rFonts w:asciiTheme="minorHAnsi" w:hAnsiTheme="minorHAnsi"/>
                <w:sz w:val="22"/>
                <w:szCs w:val="22"/>
              </w:rPr>
              <w:t>ueues</w:t>
            </w:r>
          </w:p>
          <w:p w14:paraId="2718A0C6" w14:textId="690C4337"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ins w:id="955" w:author="Edward Leung" w:date="2016-12-20T22:26:00Z">
              <w:r w:rsidR="003F77E6">
                <w:rPr>
                  <w:rFonts w:asciiTheme="minorHAnsi" w:hAnsiTheme="minorHAnsi"/>
                  <w:sz w:val="22"/>
                  <w:szCs w:val="22"/>
                </w:rPr>
                <w:t>C</w:t>
              </w:r>
            </w:ins>
            <w:del w:id="956" w:author="Edward Leung" w:date="2016-12-20T22:26:00Z">
              <w:r w:rsidDel="003F77E6">
                <w:rPr>
                  <w:rFonts w:asciiTheme="minorHAnsi" w:hAnsiTheme="minorHAnsi"/>
                  <w:sz w:val="22"/>
                  <w:szCs w:val="22"/>
                </w:rPr>
                <w:delText>c</w:delText>
              </w:r>
            </w:del>
            <w:r>
              <w:rPr>
                <w:rFonts w:asciiTheme="minorHAnsi" w:hAnsiTheme="minorHAnsi"/>
                <w:sz w:val="22"/>
                <w:szCs w:val="22"/>
              </w:rPr>
              <w:t xml:space="preserve">onfigure </w:t>
            </w:r>
            <w:ins w:id="957" w:author="Edward Leung" w:date="2016-12-20T22:27:00Z">
              <w:r w:rsidR="003F77E6">
                <w:rPr>
                  <w:rFonts w:asciiTheme="minorHAnsi" w:hAnsiTheme="minorHAnsi"/>
                  <w:sz w:val="22"/>
                  <w:szCs w:val="22"/>
                </w:rPr>
                <w:t>Q</w:t>
              </w:r>
            </w:ins>
            <w:del w:id="958" w:author="Edward Leung" w:date="2016-12-20T22:27:00Z">
              <w:r w:rsidDel="003F77E6">
                <w:rPr>
                  <w:rFonts w:asciiTheme="minorHAnsi" w:hAnsiTheme="minorHAnsi"/>
                  <w:sz w:val="22"/>
                  <w:szCs w:val="22"/>
                </w:rPr>
                <w:delText>q</w:delText>
              </w:r>
            </w:del>
            <w:r>
              <w:rPr>
                <w:rFonts w:asciiTheme="minorHAnsi" w:hAnsiTheme="minorHAnsi"/>
                <w:sz w:val="22"/>
                <w:szCs w:val="22"/>
              </w:rPr>
              <w:t xml:space="preserve">ueue </w:t>
            </w:r>
            <w:ins w:id="959" w:author="Edward Leung" w:date="2016-12-20T22:27:00Z">
              <w:r w:rsidR="003F77E6">
                <w:rPr>
                  <w:rFonts w:asciiTheme="minorHAnsi" w:hAnsiTheme="minorHAnsi"/>
                  <w:sz w:val="22"/>
                  <w:szCs w:val="22"/>
                </w:rPr>
                <w:t>C</w:t>
              </w:r>
            </w:ins>
            <w:del w:id="960" w:author="Edward Leung" w:date="2016-12-20T22:27:00Z">
              <w:r w:rsidDel="003F77E6">
                <w:rPr>
                  <w:rFonts w:asciiTheme="minorHAnsi" w:hAnsiTheme="minorHAnsi"/>
                  <w:sz w:val="22"/>
                  <w:szCs w:val="22"/>
                </w:rPr>
                <w:delText>c</w:delText>
              </w:r>
            </w:del>
            <w:r>
              <w:rPr>
                <w:rFonts w:asciiTheme="minorHAnsi" w:hAnsiTheme="minorHAnsi"/>
                <w:sz w:val="22"/>
                <w:szCs w:val="22"/>
              </w:rPr>
              <w:t>hannels</w:t>
            </w:r>
          </w:p>
          <w:p w14:paraId="7FC6BC18" w14:textId="1AE98259"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ins w:id="961" w:author="Edward Leung" w:date="2016-12-20T22:26:00Z">
              <w:r w:rsidR="003F77E6">
                <w:rPr>
                  <w:rFonts w:asciiTheme="minorHAnsi" w:hAnsiTheme="minorHAnsi"/>
                  <w:sz w:val="22"/>
                  <w:szCs w:val="22"/>
                </w:rPr>
                <w:t>C</w:t>
              </w:r>
            </w:ins>
            <w:del w:id="962" w:author="Edward Leung" w:date="2016-12-20T22:26:00Z">
              <w:r w:rsidDel="003F77E6">
                <w:rPr>
                  <w:rFonts w:asciiTheme="minorHAnsi" w:hAnsiTheme="minorHAnsi"/>
                  <w:sz w:val="22"/>
                  <w:szCs w:val="22"/>
                </w:rPr>
                <w:delText>c</w:delText>
              </w:r>
            </w:del>
            <w:r>
              <w:rPr>
                <w:rFonts w:asciiTheme="minorHAnsi" w:hAnsiTheme="minorHAnsi"/>
                <w:sz w:val="22"/>
                <w:szCs w:val="22"/>
              </w:rPr>
              <w:t xml:space="preserve">onnectivity </w:t>
            </w:r>
            <w:ins w:id="963" w:author="Edward Leung" w:date="2016-12-20T22:27:00Z">
              <w:r w:rsidR="003F77E6">
                <w:rPr>
                  <w:rFonts w:asciiTheme="minorHAnsi" w:hAnsiTheme="minorHAnsi"/>
                  <w:sz w:val="22"/>
                  <w:szCs w:val="22"/>
                </w:rPr>
                <w:t>T</w:t>
              </w:r>
            </w:ins>
            <w:del w:id="964" w:author="Edward Leung" w:date="2016-12-20T22:27:00Z">
              <w:r w:rsidDel="003F77E6">
                <w:rPr>
                  <w:rFonts w:asciiTheme="minorHAnsi" w:hAnsiTheme="minorHAnsi"/>
                  <w:sz w:val="22"/>
                  <w:szCs w:val="22"/>
                </w:rPr>
                <w:delText>t</w:delText>
              </w:r>
            </w:del>
            <w:r>
              <w:rPr>
                <w:rFonts w:asciiTheme="minorHAnsi" w:hAnsiTheme="minorHAnsi"/>
                <w:sz w:val="22"/>
                <w:szCs w:val="22"/>
              </w:rPr>
              <w:t>ests</w:t>
            </w:r>
          </w:p>
          <w:p w14:paraId="6731D4E9" w14:textId="57843422" w:rsidR="00CA3E49" w:rsidRPr="003E5E7E" w:rsidRDefault="00CA3E49" w:rsidP="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Change w:id="965" w:author="Edward Leung" w:date="2016-12-20T22:27:00Z">
                <w:pPr>
                  <w:numPr>
                    <w:numId w:val="18"/>
                  </w:numPr>
                  <w:tabs>
                    <w:tab w:val="num" w:pos="245"/>
                    <w:tab w:val="num" w:pos="720"/>
                    <w:tab w:val="num" w:pos="2700"/>
                  </w:tabs>
                  <w:spacing w:before="100" w:beforeAutospacing="1" w:after="100" w:afterAutospacing="1"/>
                  <w:ind w:left="245" w:hanging="245"/>
                </w:pPr>
              </w:pPrChange>
            </w:pPr>
            <w:r>
              <w:rPr>
                <w:rFonts w:asciiTheme="minorHAnsi" w:hAnsiTheme="minorHAnsi"/>
                <w:sz w:val="22"/>
                <w:szCs w:val="22"/>
              </w:rPr>
              <w:t xml:space="preserve">Conduct </w:t>
            </w:r>
            <w:ins w:id="966" w:author="Edward Leung" w:date="2016-12-20T22:26:00Z">
              <w:r w:rsidR="003F77E6">
                <w:rPr>
                  <w:rFonts w:asciiTheme="minorHAnsi" w:hAnsiTheme="minorHAnsi"/>
                  <w:sz w:val="22"/>
                  <w:szCs w:val="22"/>
                </w:rPr>
                <w:t>C</w:t>
              </w:r>
            </w:ins>
            <w:del w:id="967" w:author="Edward Leung" w:date="2016-12-20T22:26:00Z">
              <w:r w:rsidDel="003F77E6">
                <w:rPr>
                  <w:rFonts w:asciiTheme="minorHAnsi" w:hAnsiTheme="minorHAnsi"/>
                  <w:sz w:val="22"/>
                  <w:szCs w:val="22"/>
                </w:rPr>
                <w:delText>c</w:delText>
              </w:r>
            </w:del>
            <w:r>
              <w:rPr>
                <w:rFonts w:asciiTheme="minorHAnsi" w:hAnsiTheme="minorHAnsi"/>
                <w:sz w:val="22"/>
                <w:szCs w:val="22"/>
              </w:rPr>
              <w:t xml:space="preserve">heckpoint </w:t>
            </w:r>
            <w:ins w:id="968" w:author="Edward Leung" w:date="2016-12-20T22:27:00Z">
              <w:r w:rsidR="003F77E6">
                <w:rPr>
                  <w:rFonts w:asciiTheme="minorHAnsi" w:hAnsiTheme="minorHAnsi"/>
                  <w:sz w:val="22"/>
                  <w:szCs w:val="22"/>
                </w:rPr>
                <w:t>M</w:t>
              </w:r>
            </w:ins>
            <w:del w:id="969" w:author="Edward Leung" w:date="2016-12-20T22:27:00Z">
              <w:r w:rsidDel="003F77E6">
                <w:rPr>
                  <w:rFonts w:asciiTheme="minorHAnsi" w:hAnsiTheme="minorHAnsi"/>
                  <w:sz w:val="22"/>
                  <w:szCs w:val="22"/>
                </w:rPr>
                <w:delText>m</w:delText>
              </w:r>
            </w:del>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CD94F26" w14:textId="0F30B915" w:rsidR="00EC5895" w:rsidDel="003F77E6" w:rsidRDefault="00CA3E49" w:rsidP="005126DD">
            <w:pPr>
              <w:numPr>
                <w:ilvl w:val="0"/>
                <w:numId w:val="18"/>
              </w:numPr>
              <w:tabs>
                <w:tab w:val="num" w:pos="226"/>
              </w:tabs>
              <w:spacing w:before="100" w:beforeAutospacing="1" w:after="100" w:afterAutospacing="1"/>
              <w:ind w:left="245" w:hanging="245"/>
              <w:rPr>
                <w:del w:id="970" w:author="Edward Leung" w:date="2016-12-20T22:21:00Z"/>
                <w:rFonts w:asciiTheme="minorHAnsi" w:hAnsiTheme="minorHAnsi"/>
                <w:sz w:val="22"/>
                <w:szCs w:val="22"/>
              </w:rPr>
            </w:pPr>
            <w:del w:id="971" w:author="Edward Leung" w:date="2016-12-20T22:21:00Z">
              <w:r w:rsidDel="003F77E6">
                <w:rPr>
                  <w:rFonts w:asciiTheme="minorHAnsi" w:hAnsiTheme="minorHAnsi"/>
                  <w:sz w:val="22"/>
                  <w:szCs w:val="22"/>
                </w:rPr>
                <w:delText>MQ Connectivity Test Result</w:delText>
              </w:r>
            </w:del>
          </w:p>
          <w:p w14:paraId="19EE8728" w14:textId="77777777" w:rsidR="00CA3E49" w:rsidRDefault="00CA3E49" w:rsidP="005126DD">
            <w:pPr>
              <w:numPr>
                <w:ilvl w:val="0"/>
                <w:numId w:val="18"/>
              </w:numPr>
              <w:tabs>
                <w:tab w:val="num" w:pos="226"/>
              </w:tabs>
              <w:spacing w:before="100" w:beforeAutospacing="1" w:after="100" w:afterAutospacing="1"/>
              <w:ind w:left="245" w:hanging="245"/>
              <w:rPr>
                <w:ins w:id="972" w:author="Edward Leung" w:date="2016-12-20T22:21:00Z"/>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ins w:id="973" w:author="Edward Leung" w:date="2016-12-20T22:21:00Z">
              <w:r>
                <w:rPr>
                  <w:rFonts w:asciiTheme="minorHAnsi" w:hAnsiTheme="minorHAnsi"/>
                  <w:sz w:val="22"/>
                  <w:szCs w:val="22"/>
                </w:rPr>
                <w:t>System Test Report</w:t>
              </w:r>
            </w:ins>
          </w:p>
        </w:tc>
      </w:tr>
    </w:tbl>
    <w:p w14:paraId="0868D67A" w14:textId="77777777" w:rsidR="00EC5895" w:rsidRDefault="00EC5895" w:rsidP="00F73072">
      <w:pPr>
        <w:pStyle w:val="BodyTextRFP"/>
      </w:pPr>
    </w:p>
    <w:p w14:paraId="603F2AAE" w14:textId="3D5BD74F" w:rsidR="00F446CB" w:rsidRDefault="003F0700" w:rsidP="002F5A41">
      <w:pPr>
        <w:pStyle w:val="Heading2"/>
        <w:numPr>
          <w:ilvl w:val="1"/>
          <w:numId w:val="14"/>
        </w:numPr>
      </w:pPr>
      <w:bookmarkStart w:id="974" w:name="_Toc470036900"/>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C70AFB" w:rsidRDefault="00C70AF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C70AFB" w:rsidRPr="00C07107" w:rsidRDefault="00C70AF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ins w:id="975" w:author="Edward Leung" w:date="2016-12-20T22:38:00Z">
        <w:r w:rsidR="00C70AFB">
          <w:t>ESTING</w:t>
        </w:r>
      </w:ins>
      <w:bookmarkEnd w:id="974"/>
      <w:del w:id="976" w:author="Edward Leung" w:date="2016-12-20T22:38:00Z">
        <w:r w:rsidR="00F446CB" w:rsidDel="00C70AFB">
          <w:delText>esting</w:delText>
        </w:r>
      </w:del>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30AB6FD8"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ins w:id="977" w:author="Edward Leung" w:date="2016-12-20T22:31:00Z">
              <w:r w:rsidR="00196CA8">
                <w:rPr>
                  <w:rFonts w:asciiTheme="minorHAnsi" w:hAnsiTheme="minorHAnsi"/>
                  <w:sz w:val="22"/>
                  <w:szCs w:val="22"/>
                </w:rPr>
                <w:t>S</w:t>
              </w:r>
            </w:ins>
            <w:del w:id="978" w:author="Edward Leung" w:date="2016-12-20T22:31:00Z">
              <w:r w:rsidDel="00196CA8">
                <w:rPr>
                  <w:rFonts w:asciiTheme="minorHAnsi" w:hAnsiTheme="minorHAnsi"/>
                  <w:sz w:val="22"/>
                  <w:szCs w:val="22"/>
                </w:rPr>
                <w:delText>s</w:delText>
              </w:r>
            </w:del>
            <w:r>
              <w:rPr>
                <w:rFonts w:asciiTheme="minorHAnsi" w:hAnsiTheme="minorHAnsi"/>
                <w:sz w:val="22"/>
                <w:szCs w:val="22"/>
              </w:rPr>
              <w:t xml:space="preserve">ystem </w:t>
            </w:r>
            <w:ins w:id="979" w:author="Edward Leung" w:date="2016-12-20T22:31:00Z">
              <w:r w:rsidR="00196CA8">
                <w:rPr>
                  <w:rFonts w:asciiTheme="minorHAnsi" w:hAnsiTheme="minorHAnsi"/>
                  <w:sz w:val="22"/>
                  <w:szCs w:val="22"/>
                </w:rPr>
                <w:t>I</w:t>
              </w:r>
            </w:ins>
            <w:del w:id="980"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ntegration </w:t>
            </w:r>
            <w:ins w:id="981" w:author="Edward Leung" w:date="2016-12-20T22:31:00Z">
              <w:r w:rsidR="00196CA8">
                <w:rPr>
                  <w:rFonts w:asciiTheme="minorHAnsi" w:hAnsiTheme="minorHAnsi"/>
                  <w:sz w:val="22"/>
                  <w:szCs w:val="22"/>
                </w:rPr>
                <w:t>T</w:t>
              </w:r>
            </w:ins>
            <w:del w:id="982" w:author="Edward Leung" w:date="2016-12-20T22:31:00Z">
              <w:r w:rsidDel="00196CA8">
                <w:rPr>
                  <w:rFonts w:asciiTheme="minorHAnsi" w:hAnsiTheme="minorHAnsi"/>
                  <w:sz w:val="22"/>
                  <w:szCs w:val="22"/>
                </w:rPr>
                <w:delText>t</w:delText>
              </w:r>
            </w:del>
            <w:r>
              <w:rPr>
                <w:rFonts w:asciiTheme="minorHAnsi" w:hAnsiTheme="minorHAnsi"/>
                <w:sz w:val="22"/>
                <w:szCs w:val="22"/>
              </w:rPr>
              <w:t xml:space="preserve">est (SIT) </w:t>
            </w:r>
            <w:ins w:id="983" w:author="Edward Leung" w:date="2016-12-20T22:31:00Z">
              <w:r w:rsidR="00196CA8">
                <w:rPr>
                  <w:rFonts w:asciiTheme="minorHAnsi" w:hAnsiTheme="minorHAnsi"/>
                  <w:sz w:val="22"/>
                  <w:szCs w:val="22"/>
                </w:rPr>
                <w:t>P</w:t>
              </w:r>
            </w:ins>
            <w:del w:id="984" w:author="Edward Leung" w:date="2016-12-20T22:31:00Z">
              <w:r w:rsidDel="00196CA8">
                <w:rPr>
                  <w:rFonts w:asciiTheme="minorHAnsi" w:hAnsiTheme="minorHAnsi"/>
                  <w:sz w:val="22"/>
                  <w:szCs w:val="22"/>
                </w:rPr>
                <w:delText>p</w:delText>
              </w:r>
            </w:del>
            <w:r>
              <w:rPr>
                <w:rFonts w:asciiTheme="minorHAnsi" w:hAnsiTheme="minorHAnsi"/>
                <w:sz w:val="22"/>
                <w:szCs w:val="22"/>
              </w:rPr>
              <w:t xml:space="preserve">lan and </w:t>
            </w:r>
            <w:ins w:id="985" w:author="Edward Leung" w:date="2016-12-20T22:31:00Z">
              <w:r w:rsidR="00196CA8">
                <w:rPr>
                  <w:rFonts w:asciiTheme="minorHAnsi" w:hAnsiTheme="minorHAnsi"/>
                  <w:sz w:val="22"/>
                  <w:szCs w:val="22"/>
                </w:rPr>
                <w:t>T</w:t>
              </w:r>
            </w:ins>
            <w:del w:id="986" w:author="Edward Leung" w:date="2016-12-20T22:31:00Z">
              <w:r w:rsidDel="00196CA8">
                <w:rPr>
                  <w:rFonts w:asciiTheme="minorHAnsi" w:hAnsiTheme="minorHAnsi"/>
                  <w:sz w:val="22"/>
                  <w:szCs w:val="22"/>
                </w:rPr>
                <w:delText>t</w:delText>
              </w:r>
            </w:del>
            <w:r>
              <w:rPr>
                <w:rFonts w:asciiTheme="minorHAnsi" w:hAnsiTheme="minorHAnsi"/>
                <w:sz w:val="22"/>
                <w:szCs w:val="22"/>
              </w:rPr>
              <w:t>est cases</w:t>
            </w:r>
          </w:p>
          <w:p w14:paraId="1EE8D994" w14:textId="6DE218AD" w:rsidR="00272B2E" w:rsidDel="003F77E6" w:rsidRDefault="00272B2E" w:rsidP="000E631B">
            <w:pPr>
              <w:numPr>
                <w:ilvl w:val="0"/>
                <w:numId w:val="18"/>
              </w:numPr>
              <w:tabs>
                <w:tab w:val="num" w:pos="245"/>
                <w:tab w:val="num" w:pos="720"/>
              </w:tabs>
              <w:spacing w:before="100" w:beforeAutospacing="1" w:after="100" w:afterAutospacing="1"/>
              <w:ind w:left="245" w:hanging="245"/>
              <w:rPr>
                <w:del w:id="987" w:author="Edward Leung" w:date="2016-12-20T22:23:00Z"/>
                <w:rFonts w:asciiTheme="minorHAnsi" w:hAnsiTheme="minorHAnsi"/>
                <w:sz w:val="22"/>
                <w:szCs w:val="22"/>
              </w:rPr>
            </w:pPr>
            <w:del w:id="988" w:author="Edward Leung" w:date="2016-12-20T22:23:00Z">
              <w:r w:rsidDel="003F77E6">
                <w:rPr>
                  <w:rFonts w:asciiTheme="minorHAnsi" w:hAnsiTheme="minorHAnsi"/>
                  <w:sz w:val="22"/>
                  <w:szCs w:val="22"/>
                </w:rPr>
                <w:delText>Plan full regression test</w:delText>
              </w:r>
            </w:del>
          </w:p>
          <w:p w14:paraId="4A408E46" w14:textId="182566B6" w:rsidR="00272B2E" w:rsidDel="003F77E6" w:rsidRDefault="00272B2E" w:rsidP="000E631B">
            <w:pPr>
              <w:numPr>
                <w:ilvl w:val="0"/>
                <w:numId w:val="18"/>
              </w:numPr>
              <w:tabs>
                <w:tab w:val="num" w:pos="245"/>
                <w:tab w:val="num" w:pos="720"/>
              </w:tabs>
              <w:spacing w:before="100" w:beforeAutospacing="1" w:after="100" w:afterAutospacing="1"/>
              <w:ind w:left="245" w:hanging="245"/>
              <w:rPr>
                <w:del w:id="989" w:author="Edward Leung" w:date="2016-12-20T22:23:00Z"/>
                <w:rFonts w:asciiTheme="minorHAnsi" w:hAnsiTheme="minorHAnsi"/>
                <w:sz w:val="22"/>
                <w:szCs w:val="22"/>
              </w:rPr>
            </w:pPr>
            <w:del w:id="990" w:author="Edward Leung" w:date="2016-12-20T22:23:00Z">
              <w:r w:rsidDel="003F77E6">
                <w:rPr>
                  <w:rFonts w:asciiTheme="minorHAnsi" w:hAnsiTheme="minorHAnsi"/>
                  <w:sz w:val="22"/>
                  <w:szCs w:val="22"/>
                </w:rPr>
                <w:delText>Collect/produce full regression test cases</w:delText>
              </w:r>
            </w:del>
          </w:p>
          <w:p w14:paraId="0412664D" w14:textId="1208E005"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del w:id="991" w:author="Edward Leung" w:date="2016-12-20T22:23:00Z">
              <w:r w:rsidDel="003F77E6">
                <w:rPr>
                  <w:rFonts w:asciiTheme="minorHAnsi" w:hAnsiTheme="minorHAnsi"/>
                  <w:sz w:val="22"/>
                  <w:szCs w:val="22"/>
                </w:rPr>
                <w:delText xml:space="preserve">Plan operation </w:delText>
              </w:r>
            </w:del>
            <w:ins w:id="992" w:author="Edward Leung" w:date="2016-12-20T22:23:00Z">
              <w:r w:rsidR="003F77E6">
                <w:rPr>
                  <w:rFonts w:asciiTheme="minorHAnsi" w:hAnsiTheme="minorHAnsi"/>
                  <w:sz w:val="22"/>
                  <w:szCs w:val="22"/>
                </w:rPr>
                <w:t xml:space="preserve">Support </w:t>
              </w:r>
            </w:ins>
            <w:del w:id="993" w:author="Edward Leung" w:date="2016-12-20T22:30:00Z">
              <w:r w:rsidDel="00196CA8">
                <w:rPr>
                  <w:rFonts w:asciiTheme="minorHAnsi" w:hAnsiTheme="minorHAnsi"/>
                  <w:sz w:val="22"/>
                  <w:szCs w:val="22"/>
                </w:rPr>
                <w:delText xml:space="preserve">acceptance </w:delText>
              </w:r>
            </w:del>
            <w:ins w:id="994" w:author="Edward Leung" w:date="2016-12-20T22:30:00Z">
              <w:r w:rsidR="00196CA8">
                <w:rPr>
                  <w:rFonts w:asciiTheme="minorHAnsi" w:hAnsiTheme="minorHAnsi"/>
                  <w:sz w:val="22"/>
                  <w:szCs w:val="22"/>
                </w:rPr>
                <w:t xml:space="preserve">Acceptance </w:t>
              </w:r>
            </w:ins>
            <w:ins w:id="995" w:author="Edward Leung" w:date="2016-12-20T22:31:00Z">
              <w:r w:rsidR="00196CA8">
                <w:rPr>
                  <w:rFonts w:asciiTheme="minorHAnsi" w:hAnsiTheme="minorHAnsi"/>
                  <w:sz w:val="22"/>
                  <w:szCs w:val="22"/>
                </w:rPr>
                <w:t>T</w:t>
              </w:r>
            </w:ins>
            <w:del w:id="996" w:author="Edward Leung" w:date="2016-12-20T22:31:00Z">
              <w:r w:rsidDel="00196CA8">
                <w:rPr>
                  <w:rFonts w:asciiTheme="minorHAnsi" w:hAnsiTheme="minorHAnsi"/>
                  <w:sz w:val="22"/>
                  <w:szCs w:val="22"/>
                </w:rPr>
                <w:delText>t</w:delText>
              </w:r>
            </w:del>
            <w:r>
              <w:rPr>
                <w:rFonts w:asciiTheme="minorHAnsi" w:hAnsiTheme="minorHAnsi"/>
                <w:sz w:val="22"/>
                <w:szCs w:val="22"/>
              </w:rPr>
              <w:t xml:space="preserve">est </w:t>
            </w:r>
            <w:del w:id="997" w:author="Edward Leung" w:date="2016-12-20T22:23:00Z">
              <w:r w:rsidDel="003F77E6">
                <w:rPr>
                  <w:rFonts w:asciiTheme="minorHAnsi" w:hAnsiTheme="minorHAnsi"/>
                  <w:sz w:val="22"/>
                  <w:szCs w:val="22"/>
                </w:rPr>
                <w:delText>(OAT) and produce test cases</w:delText>
              </w:r>
            </w:del>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1B57516D"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ins w:id="998" w:author="Edward Leung" w:date="2016-12-20T22:31:00Z">
              <w:r>
                <w:rPr>
                  <w:rFonts w:asciiTheme="minorHAnsi" w:hAnsiTheme="minorHAnsi"/>
                  <w:sz w:val="22"/>
                  <w:szCs w:val="22"/>
                </w:rPr>
                <w:t xml:space="preserve">Support </w:t>
              </w:r>
            </w:ins>
            <w:del w:id="999" w:author="Edward Leung" w:date="2016-12-20T22:31:00Z">
              <w:r w:rsidR="00272B2E" w:rsidDel="00196CA8">
                <w:rPr>
                  <w:rFonts w:asciiTheme="minorHAnsi" w:hAnsiTheme="minorHAnsi"/>
                  <w:sz w:val="22"/>
                  <w:szCs w:val="22"/>
                </w:rPr>
                <w:delText xml:space="preserve">Conduct </w:delText>
              </w:r>
            </w:del>
            <w:ins w:id="1000" w:author="Edward Leung" w:date="2016-12-20T22:31:00Z">
              <w:r>
                <w:rPr>
                  <w:rFonts w:asciiTheme="minorHAnsi" w:hAnsiTheme="minorHAnsi"/>
                  <w:sz w:val="22"/>
                  <w:szCs w:val="22"/>
                </w:rPr>
                <w:t>F</w:t>
              </w:r>
            </w:ins>
            <w:del w:id="1001" w:author="Edward Leung" w:date="2016-12-20T22:31:00Z">
              <w:r w:rsidR="00272B2E" w:rsidDel="00196CA8">
                <w:rPr>
                  <w:rFonts w:asciiTheme="minorHAnsi" w:hAnsiTheme="minorHAnsi"/>
                  <w:sz w:val="22"/>
                  <w:szCs w:val="22"/>
                </w:rPr>
                <w:delText>f</w:delText>
              </w:r>
            </w:del>
            <w:r w:rsidR="00272B2E">
              <w:rPr>
                <w:rFonts w:asciiTheme="minorHAnsi" w:hAnsiTheme="minorHAnsi"/>
                <w:sz w:val="22"/>
                <w:szCs w:val="22"/>
              </w:rPr>
              <w:t xml:space="preserve">ull </w:t>
            </w:r>
            <w:ins w:id="1002" w:author="Edward Leung" w:date="2016-12-20T22:31:00Z">
              <w:r>
                <w:rPr>
                  <w:rFonts w:asciiTheme="minorHAnsi" w:hAnsiTheme="minorHAnsi"/>
                  <w:sz w:val="22"/>
                  <w:szCs w:val="22"/>
                </w:rPr>
                <w:t>R</w:t>
              </w:r>
            </w:ins>
            <w:del w:id="1003" w:author="Edward Leung" w:date="2016-12-20T22:31:00Z">
              <w:r w:rsidR="00272B2E" w:rsidDel="00196CA8">
                <w:rPr>
                  <w:rFonts w:asciiTheme="minorHAnsi" w:hAnsiTheme="minorHAnsi"/>
                  <w:sz w:val="22"/>
                  <w:szCs w:val="22"/>
                </w:rPr>
                <w:delText>r</w:delText>
              </w:r>
            </w:del>
            <w:r w:rsidR="00272B2E">
              <w:rPr>
                <w:rFonts w:asciiTheme="minorHAnsi" w:hAnsiTheme="minorHAnsi"/>
                <w:sz w:val="22"/>
                <w:szCs w:val="22"/>
              </w:rPr>
              <w:t xml:space="preserve">egression </w:t>
            </w:r>
            <w:ins w:id="1004" w:author="Edward Leung" w:date="2016-12-20T22:31:00Z">
              <w:r>
                <w:rPr>
                  <w:rFonts w:asciiTheme="minorHAnsi" w:hAnsiTheme="minorHAnsi"/>
                  <w:sz w:val="22"/>
                  <w:szCs w:val="22"/>
                </w:rPr>
                <w:t>T</w:t>
              </w:r>
            </w:ins>
            <w:del w:id="1005" w:author="Edward Leung" w:date="2016-12-20T22:31:00Z">
              <w:r w:rsidR="00272B2E" w:rsidDel="00196CA8">
                <w:rPr>
                  <w:rFonts w:asciiTheme="minorHAnsi" w:hAnsiTheme="minorHAnsi"/>
                  <w:sz w:val="22"/>
                  <w:szCs w:val="22"/>
                </w:rPr>
                <w:delText>t</w:delText>
              </w:r>
            </w:del>
            <w:r w:rsidR="00272B2E">
              <w:rPr>
                <w:rFonts w:asciiTheme="minorHAnsi" w:hAnsiTheme="minorHAnsi"/>
                <w:sz w:val="22"/>
                <w:szCs w:val="22"/>
              </w:rPr>
              <w:t xml:space="preserve">est on </w:t>
            </w:r>
            <w:ins w:id="1006" w:author="Edward Leung" w:date="2016-12-20T22:31:00Z">
              <w:r>
                <w:rPr>
                  <w:rFonts w:asciiTheme="minorHAnsi" w:hAnsiTheme="minorHAnsi"/>
                  <w:sz w:val="22"/>
                  <w:szCs w:val="22"/>
                </w:rPr>
                <w:t>I</w:t>
              </w:r>
            </w:ins>
            <w:del w:id="1007" w:author="Edward Leung" w:date="2016-12-20T22:31:00Z">
              <w:r w:rsidR="00272B2E" w:rsidDel="00196CA8">
                <w:rPr>
                  <w:rFonts w:asciiTheme="minorHAnsi" w:hAnsiTheme="minorHAnsi"/>
                  <w:sz w:val="22"/>
                  <w:szCs w:val="22"/>
                </w:rPr>
                <w:delText>i</w:delText>
              </w:r>
            </w:del>
            <w:r w:rsidR="00272B2E">
              <w:rPr>
                <w:rFonts w:asciiTheme="minorHAnsi" w:hAnsiTheme="minorHAnsi"/>
                <w:sz w:val="22"/>
                <w:szCs w:val="22"/>
              </w:rPr>
              <w:t xml:space="preserve">mpacted </w:t>
            </w:r>
            <w:ins w:id="1008" w:author="Edward Leung" w:date="2016-12-20T22:31:00Z">
              <w:r>
                <w:rPr>
                  <w:rFonts w:asciiTheme="minorHAnsi" w:hAnsiTheme="minorHAnsi"/>
                  <w:sz w:val="22"/>
                  <w:szCs w:val="22"/>
                </w:rPr>
                <w:t>A</w:t>
              </w:r>
            </w:ins>
            <w:del w:id="1009" w:author="Edward Leung" w:date="2016-12-20T22:31:00Z">
              <w:r w:rsidR="00272B2E" w:rsidDel="00196CA8">
                <w:rPr>
                  <w:rFonts w:asciiTheme="minorHAnsi" w:hAnsiTheme="minorHAnsi"/>
                  <w:sz w:val="22"/>
                  <w:szCs w:val="22"/>
                </w:rPr>
                <w:delText>a</w:delText>
              </w:r>
            </w:del>
            <w:r w:rsidR="00272B2E">
              <w:rPr>
                <w:rFonts w:asciiTheme="minorHAnsi" w:hAnsiTheme="minorHAnsi"/>
                <w:sz w:val="22"/>
                <w:szCs w:val="22"/>
              </w:rPr>
              <w:t>pplications</w:t>
            </w:r>
          </w:p>
          <w:p w14:paraId="5FD39199" w14:textId="4042C12D"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ins w:id="1010" w:author="Edward Leung" w:date="2016-12-20T22:24:00Z">
              <w:r>
                <w:rPr>
                  <w:rFonts w:asciiTheme="minorHAnsi" w:hAnsiTheme="minorHAnsi"/>
                  <w:sz w:val="22"/>
                  <w:szCs w:val="22"/>
                </w:rPr>
                <w:t xml:space="preserve">Support </w:t>
              </w:r>
            </w:ins>
            <w:del w:id="1011" w:author="Edward Leung" w:date="2016-12-20T22:24:00Z">
              <w:r w:rsidR="00825F9E" w:rsidDel="003F77E6">
                <w:rPr>
                  <w:rFonts w:asciiTheme="minorHAnsi" w:hAnsiTheme="minorHAnsi"/>
                  <w:sz w:val="22"/>
                  <w:szCs w:val="22"/>
                </w:rPr>
                <w:delText>Conduct</w:delText>
              </w:r>
            </w:del>
            <w:ins w:id="1012" w:author="Edward Leung" w:date="2016-12-20T22:24:00Z">
              <w:r>
                <w:rPr>
                  <w:rFonts w:asciiTheme="minorHAnsi" w:hAnsiTheme="minorHAnsi"/>
                  <w:sz w:val="22"/>
                  <w:szCs w:val="22"/>
                </w:rPr>
                <w:t xml:space="preserve">system acceptance </w:t>
              </w:r>
            </w:ins>
            <w:del w:id="1013" w:author="Edward Leung" w:date="2016-12-20T22:24:00Z">
              <w:r w:rsidR="00825F9E" w:rsidDel="003F77E6">
                <w:rPr>
                  <w:rFonts w:asciiTheme="minorHAnsi" w:hAnsiTheme="minorHAnsi"/>
                  <w:sz w:val="22"/>
                  <w:szCs w:val="22"/>
                </w:rPr>
                <w:delText xml:space="preserve"> </w:delText>
              </w:r>
            </w:del>
            <w:r w:rsidR="00825F9E">
              <w:rPr>
                <w:rFonts w:asciiTheme="minorHAnsi" w:hAnsiTheme="minorHAnsi"/>
                <w:sz w:val="22"/>
                <w:szCs w:val="22"/>
              </w:rPr>
              <w:t>OAT</w:t>
            </w:r>
          </w:p>
          <w:p w14:paraId="43293BCD" w14:textId="3FA9F877"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ins w:id="1014" w:author="Edward Leung" w:date="2016-12-20T22:31:00Z">
              <w:r w:rsidR="00196CA8">
                <w:rPr>
                  <w:rFonts w:asciiTheme="minorHAnsi" w:hAnsiTheme="minorHAnsi"/>
                  <w:sz w:val="22"/>
                  <w:szCs w:val="22"/>
                </w:rPr>
                <w:t>A</w:t>
              </w:r>
            </w:ins>
            <w:del w:id="1015" w:author="Edward Leung" w:date="2016-12-20T22:31:00Z">
              <w:r w:rsidDel="00196CA8">
                <w:rPr>
                  <w:rFonts w:asciiTheme="minorHAnsi" w:hAnsiTheme="minorHAnsi"/>
                  <w:sz w:val="22"/>
                  <w:szCs w:val="22"/>
                </w:rPr>
                <w:delText>a</w:delText>
              </w:r>
            </w:del>
            <w:r>
              <w:rPr>
                <w:rFonts w:asciiTheme="minorHAnsi" w:hAnsiTheme="minorHAnsi"/>
                <w:sz w:val="22"/>
                <w:szCs w:val="22"/>
              </w:rPr>
              <w:t xml:space="preserve">ny </w:t>
            </w:r>
            <w:ins w:id="1016" w:author="Edward Leung" w:date="2016-12-20T22:31:00Z">
              <w:r w:rsidR="00196CA8">
                <w:rPr>
                  <w:rFonts w:asciiTheme="minorHAnsi" w:hAnsiTheme="minorHAnsi"/>
                  <w:sz w:val="22"/>
                  <w:szCs w:val="22"/>
                </w:rPr>
                <w:t>I</w:t>
              </w:r>
            </w:ins>
            <w:del w:id="1017"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ssues </w:t>
            </w:r>
            <w:ins w:id="1018" w:author="Edward Leung" w:date="2016-12-20T22:31:00Z">
              <w:r w:rsidR="00196CA8">
                <w:rPr>
                  <w:rFonts w:asciiTheme="minorHAnsi" w:hAnsiTheme="minorHAnsi"/>
                  <w:sz w:val="22"/>
                  <w:szCs w:val="22"/>
                </w:rPr>
                <w:t>I</w:t>
              </w:r>
            </w:ins>
            <w:del w:id="1019"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5DA1E378"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ins w:id="1020" w:author="Edward Leung" w:date="2016-12-20T22:31:00Z">
              <w:r w:rsidR="00196CA8">
                <w:rPr>
                  <w:rFonts w:asciiTheme="minorHAnsi" w:hAnsiTheme="minorHAnsi"/>
                  <w:sz w:val="22"/>
                  <w:szCs w:val="22"/>
                </w:rPr>
                <w:t>A</w:t>
              </w:r>
            </w:ins>
            <w:del w:id="1021" w:author="Edward Leung" w:date="2016-12-20T22:31:00Z">
              <w:r w:rsidDel="00196CA8">
                <w:rPr>
                  <w:rFonts w:asciiTheme="minorHAnsi" w:hAnsiTheme="minorHAnsi"/>
                  <w:sz w:val="22"/>
                  <w:szCs w:val="22"/>
                </w:rPr>
                <w:delText>a</w:delText>
              </w:r>
            </w:del>
            <w:r>
              <w:rPr>
                <w:rFonts w:asciiTheme="minorHAnsi" w:hAnsiTheme="minorHAnsi"/>
                <w:sz w:val="22"/>
                <w:szCs w:val="22"/>
              </w:rPr>
              <w:t xml:space="preserve">ny </w:t>
            </w:r>
            <w:ins w:id="1022" w:author="Edward Leung" w:date="2016-12-20T22:31:00Z">
              <w:r w:rsidR="00196CA8">
                <w:rPr>
                  <w:rFonts w:asciiTheme="minorHAnsi" w:hAnsiTheme="minorHAnsi"/>
                  <w:sz w:val="22"/>
                  <w:szCs w:val="22"/>
                </w:rPr>
                <w:t>I</w:t>
              </w:r>
            </w:ins>
            <w:del w:id="1023"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ssues </w:t>
            </w:r>
            <w:ins w:id="1024" w:author="Edward Leung" w:date="2016-12-20T22:31:00Z">
              <w:r w:rsidR="00196CA8">
                <w:rPr>
                  <w:rFonts w:asciiTheme="minorHAnsi" w:hAnsiTheme="minorHAnsi"/>
                  <w:sz w:val="22"/>
                  <w:szCs w:val="22"/>
                </w:rPr>
                <w:t>i</w:t>
              </w:r>
            </w:ins>
            <w:del w:id="1025"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dentified during </w:t>
            </w:r>
            <w:ins w:id="1026" w:author="Edward Leung" w:date="2016-12-20T22:31:00Z">
              <w:r w:rsidR="00196CA8">
                <w:rPr>
                  <w:rFonts w:asciiTheme="minorHAnsi" w:hAnsiTheme="minorHAnsi"/>
                  <w:sz w:val="22"/>
                  <w:szCs w:val="22"/>
                </w:rPr>
                <w:t>F</w:t>
              </w:r>
            </w:ins>
            <w:del w:id="1027" w:author="Edward Leung" w:date="2016-12-20T22:31:00Z">
              <w:r w:rsidDel="00196CA8">
                <w:rPr>
                  <w:rFonts w:asciiTheme="minorHAnsi" w:hAnsiTheme="minorHAnsi"/>
                  <w:sz w:val="22"/>
                  <w:szCs w:val="22"/>
                </w:rPr>
                <w:delText>f</w:delText>
              </w:r>
            </w:del>
            <w:r>
              <w:rPr>
                <w:rFonts w:asciiTheme="minorHAnsi" w:hAnsiTheme="minorHAnsi"/>
                <w:sz w:val="22"/>
                <w:szCs w:val="22"/>
              </w:rPr>
              <w:t xml:space="preserve">ull </w:t>
            </w:r>
            <w:ins w:id="1028" w:author="Edward Leung" w:date="2016-12-20T22:31:00Z">
              <w:r w:rsidR="00196CA8">
                <w:rPr>
                  <w:rFonts w:asciiTheme="minorHAnsi" w:hAnsiTheme="minorHAnsi"/>
                  <w:sz w:val="22"/>
                  <w:szCs w:val="22"/>
                </w:rPr>
                <w:t>R</w:t>
              </w:r>
            </w:ins>
            <w:del w:id="1029" w:author="Edward Leung" w:date="2016-12-20T22:31:00Z">
              <w:r w:rsidDel="00196CA8">
                <w:rPr>
                  <w:rFonts w:asciiTheme="minorHAnsi" w:hAnsiTheme="minorHAnsi"/>
                  <w:sz w:val="22"/>
                  <w:szCs w:val="22"/>
                </w:rPr>
                <w:delText>r</w:delText>
              </w:r>
            </w:del>
            <w:r>
              <w:rPr>
                <w:rFonts w:asciiTheme="minorHAnsi" w:hAnsiTheme="minorHAnsi"/>
                <w:sz w:val="22"/>
                <w:szCs w:val="22"/>
              </w:rPr>
              <w:t xml:space="preserve">egression </w:t>
            </w:r>
            <w:ins w:id="1030" w:author="Edward Leung" w:date="2016-12-20T22:31:00Z">
              <w:r w:rsidR="00196CA8">
                <w:rPr>
                  <w:rFonts w:asciiTheme="minorHAnsi" w:hAnsiTheme="minorHAnsi"/>
                  <w:sz w:val="22"/>
                  <w:szCs w:val="22"/>
                </w:rPr>
                <w:t>T</w:t>
              </w:r>
            </w:ins>
            <w:del w:id="1031" w:author="Edward Leung" w:date="2016-12-20T22:31:00Z">
              <w:r w:rsidDel="00196CA8">
                <w:rPr>
                  <w:rFonts w:asciiTheme="minorHAnsi" w:hAnsiTheme="minorHAnsi"/>
                  <w:sz w:val="22"/>
                  <w:szCs w:val="22"/>
                </w:rPr>
                <w:delText>t</w:delText>
              </w:r>
            </w:del>
            <w:r>
              <w:rPr>
                <w:rFonts w:asciiTheme="minorHAnsi" w:hAnsiTheme="minorHAnsi"/>
                <w:sz w:val="22"/>
                <w:szCs w:val="22"/>
              </w:rPr>
              <w:t>est</w:t>
            </w:r>
          </w:p>
          <w:p w14:paraId="66A86D28" w14:textId="28247414"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ins w:id="1032" w:author="Edward Leung" w:date="2016-12-20T22:31:00Z">
              <w:r w:rsidR="00196CA8">
                <w:rPr>
                  <w:rFonts w:asciiTheme="minorHAnsi" w:hAnsiTheme="minorHAnsi"/>
                  <w:sz w:val="22"/>
                  <w:szCs w:val="22"/>
                </w:rPr>
                <w:t>A</w:t>
              </w:r>
            </w:ins>
            <w:del w:id="1033" w:author="Edward Leung" w:date="2016-12-20T22:31:00Z">
              <w:r w:rsidDel="00196CA8">
                <w:rPr>
                  <w:rFonts w:asciiTheme="minorHAnsi" w:hAnsiTheme="minorHAnsi"/>
                  <w:sz w:val="22"/>
                  <w:szCs w:val="22"/>
                </w:rPr>
                <w:delText>a</w:delText>
              </w:r>
            </w:del>
            <w:r>
              <w:rPr>
                <w:rFonts w:asciiTheme="minorHAnsi" w:hAnsiTheme="minorHAnsi"/>
                <w:sz w:val="22"/>
                <w:szCs w:val="22"/>
              </w:rPr>
              <w:t xml:space="preserve">ny </w:t>
            </w:r>
            <w:ins w:id="1034" w:author="Edward Leung" w:date="2016-12-20T22:31:00Z">
              <w:r w:rsidR="00196CA8">
                <w:rPr>
                  <w:rFonts w:asciiTheme="minorHAnsi" w:hAnsiTheme="minorHAnsi"/>
                  <w:sz w:val="22"/>
                  <w:szCs w:val="22"/>
                </w:rPr>
                <w:t>I</w:t>
              </w:r>
            </w:ins>
            <w:del w:id="1035" w:author="Edward Leung" w:date="2016-12-20T22:31:00Z">
              <w:r w:rsidDel="00196CA8">
                <w:rPr>
                  <w:rFonts w:asciiTheme="minorHAnsi" w:hAnsiTheme="minorHAnsi"/>
                  <w:sz w:val="22"/>
                  <w:szCs w:val="22"/>
                </w:rPr>
                <w:delText>i</w:delText>
              </w:r>
            </w:del>
            <w:r>
              <w:rPr>
                <w:rFonts w:asciiTheme="minorHAnsi" w:hAnsiTheme="minorHAnsi"/>
                <w:sz w:val="22"/>
                <w:szCs w:val="22"/>
              </w:rPr>
              <w:t xml:space="preserve">ssues </w:t>
            </w:r>
            <w:ins w:id="1036" w:author="Edward Leung" w:date="2016-12-20T22:31:00Z">
              <w:r w:rsidR="00196CA8">
                <w:rPr>
                  <w:rFonts w:asciiTheme="minorHAnsi" w:hAnsiTheme="minorHAnsi"/>
                  <w:sz w:val="22"/>
                  <w:szCs w:val="22"/>
                </w:rPr>
                <w:t>I</w:t>
              </w:r>
            </w:ins>
            <w:del w:id="1037" w:author="Edward Leung" w:date="2016-12-20T22:31:00Z">
              <w:r w:rsidDel="00196CA8">
                <w:rPr>
                  <w:rFonts w:asciiTheme="minorHAnsi" w:hAnsiTheme="minorHAnsi"/>
                  <w:sz w:val="22"/>
                  <w:szCs w:val="22"/>
                </w:rPr>
                <w:delText>i</w:delText>
              </w:r>
            </w:del>
            <w:r>
              <w:rPr>
                <w:rFonts w:asciiTheme="minorHAnsi" w:hAnsiTheme="minorHAnsi"/>
                <w:sz w:val="22"/>
                <w:szCs w:val="22"/>
              </w:rPr>
              <w:t>dentified during OAT</w:t>
            </w:r>
          </w:p>
          <w:p w14:paraId="49B6EA84" w14:textId="07F6BCB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ins w:id="1038" w:author="Edward Leung" w:date="2016-12-20T22:31:00Z">
              <w:r w:rsidR="00196CA8">
                <w:rPr>
                  <w:rFonts w:asciiTheme="minorHAnsi" w:hAnsiTheme="minorHAnsi"/>
                  <w:sz w:val="22"/>
                  <w:szCs w:val="22"/>
                </w:rPr>
                <w:t>C</w:t>
              </w:r>
            </w:ins>
            <w:del w:id="1039" w:author="Edward Leung" w:date="2016-12-20T22:31:00Z">
              <w:r w:rsidDel="00196CA8">
                <w:rPr>
                  <w:rFonts w:asciiTheme="minorHAnsi" w:hAnsiTheme="minorHAnsi"/>
                  <w:sz w:val="22"/>
                  <w:szCs w:val="22"/>
                </w:rPr>
                <w:delText>c</w:delText>
              </w:r>
            </w:del>
            <w:r>
              <w:rPr>
                <w:rFonts w:asciiTheme="minorHAnsi" w:hAnsiTheme="minorHAnsi"/>
                <w:sz w:val="22"/>
                <w:szCs w:val="22"/>
              </w:rPr>
              <w:t xml:space="preserve">ode </w:t>
            </w:r>
            <w:ins w:id="1040" w:author="Edward Leung" w:date="2016-12-20T22:32:00Z">
              <w:r w:rsidR="00196CA8">
                <w:rPr>
                  <w:rFonts w:asciiTheme="minorHAnsi" w:hAnsiTheme="minorHAnsi"/>
                  <w:sz w:val="22"/>
                  <w:szCs w:val="22"/>
                </w:rPr>
                <w:t>C</w:t>
              </w:r>
            </w:ins>
            <w:del w:id="1041" w:author="Edward Leung" w:date="2016-12-20T22:32:00Z">
              <w:r w:rsidDel="00196CA8">
                <w:rPr>
                  <w:rFonts w:asciiTheme="minorHAnsi" w:hAnsiTheme="minorHAnsi"/>
                  <w:sz w:val="22"/>
                  <w:szCs w:val="22"/>
                </w:rPr>
                <w:delText>c</w:delText>
              </w:r>
            </w:del>
            <w:r>
              <w:rPr>
                <w:rFonts w:asciiTheme="minorHAnsi" w:hAnsiTheme="minorHAnsi"/>
                <w:sz w:val="22"/>
                <w:szCs w:val="22"/>
              </w:rPr>
              <w:t xml:space="preserve">hanges on </w:t>
            </w:r>
            <w:ins w:id="1042" w:author="Edward Leung" w:date="2016-12-20T22:32:00Z">
              <w:r w:rsidR="00196CA8">
                <w:rPr>
                  <w:rFonts w:asciiTheme="minorHAnsi" w:hAnsiTheme="minorHAnsi"/>
                  <w:sz w:val="22"/>
                  <w:szCs w:val="22"/>
                </w:rPr>
                <w:t>I</w:t>
              </w:r>
            </w:ins>
            <w:del w:id="1043" w:author="Edward Leung" w:date="2016-12-20T22:32:00Z">
              <w:r w:rsidDel="00196CA8">
                <w:rPr>
                  <w:rFonts w:asciiTheme="minorHAnsi" w:hAnsiTheme="minorHAnsi"/>
                  <w:sz w:val="22"/>
                  <w:szCs w:val="22"/>
                </w:rPr>
                <w:delText>i</w:delText>
              </w:r>
            </w:del>
            <w:r>
              <w:rPr>
                <w:rFonts w:asciiTheme="minorHAnsi" w:hAnsiTheme="minorHAnsi"/>
                <w:sz w:val="22"/>
                <w:szCs w:val="22"/>
              </w:rPr>
              <w:t xml:space="preserve">mpacted </w:t>
            </w:r>
            <w:ins w:id="1044" w:author="Edward Leung" w:date="2016-12-20T22:32:00Z">
              <w:r w:rsidR="00196CA8">
                <w:rPr>
                  <w:rFonts w:asciiTheme="minorHAnsi" w:hAnsiTheme="minorHAnsi"/>
                  <w:sz w:val="22"/>
                  <w:szCs w:val="22"/>
                </w:rPr>
                <w:t>A</w:t>
              </w:r>
            </w:ins>
            <w:del w:id="1045" w:author="Edward Leung" w:date="2016-12-20T22:32:00Z">
              <w:r w:rsidDel="00196CA8">
                <w:rPr>
                  <w:rFonts w:asciiTheme="minorHAnsi" w:hAnsiTheme="minorHAnsi"/>
                  <w:sz w:val="22"/>
                  <w:szCs w:val="22"/>
                </w:rPr>
                <w:delText>a</w:delText>
              </w:r>
            </w:del>
            <w:r>
              <w:rPr>
                <w:rFonts w:asciiTheme="minorHAnsi" w:hAnsiTheme="minorHAnsi"/>
                <w:sz w:val="22"/>
                <w:szCs w:val="22"/>
              </w:rPr>
              <w:t xml:space="preserve">pplication, </w:t>
            </w:r>
            <w:ins w:id="1046" w:author="Edward Leung" w:date="2016-12-20T22:32:00Z">
              <w:r w:rsidR="00196CA8">
                <w:rPr>
                  <w:rFonts w:asciiTheme="minorHAnsi" w:hAnsiTheme="minorHAnsi"/>
                  <w:sz w:val="22"/>
                  <w:szCs w:val="22"/>
                </w:rPr>
                <w:t>I</w:t>
              </w:r>
            </w:ins>
            <w:del w:id="1047" w:author="Edward Leung" w:date="2016-12-20T22:32:00Z">
              <w:r w:rsidDel="00196CA8">
                <w:rPr>
                  <w:rFonts w:asciiTheme="minorHAnsi" w:hAnsiTheme="minorHAnsi"/>
                  <w:sz w:val="22"/>
                  <w:szCs w:val="22"/>
                </w:rPr>
                <w:delText>i</w:delText>
              </w:r>
            </w:del>
            <w:r>
              <w:rPr>
                <w:rFonts w:asciiTheme="minorHAnsi" w:hAnsiTheme="minorHAnsi"/>
                <w:sz w:val="22"/>
                <w:szCs w:val="22"/>
              </w:rPr>
              <w:t xml:space="preserve">f </w:t>
            </w:r>
            <w:ins w:id="1048" w:author="Edward Leung" w:date="2016-12-20T22:32:00Z">
              <w:r w:rsidR="00196CA8">
                <w:rPr>
                  <w:rFonts w:asciiTheme="minorHAnsi" w:hAnsiTheme="minorHAnsi"/>
                  <w:sz w:val="22"/>
                  <w:szCs w:val="22"/>
                </w:rPr>
                <w:t>A</w:t>
              </w:r>
            </w:ins>
            <w:del w:id="1049" w:author="Edward Leung" w:date="2016-12-20T22:32:00Z">
              <w:r w:rsidDel="00196CA8">
                <w:rPr>
                  <w:rFonts w:asciiTheme="minorHAnsi" w:hAnsiTheme="minorHAnsi"/>
                  <w:sz w:val="22"/>
                  <w:szCs w:val="22"/>
                </w:rPr>
                <w:delText>a</w:delText>
              </w:r>
            </w:del>
            <w:r>
              <w:rPr>
                <w:rFonts w:asciiTheme="minorHAnsi" w:hAnsiTheme="minorHAnsi"/>
                <w:sz w:val="22"/>
                <w:szCs w:val="22"/>
              </w:rPr>
              <w:t>ny</w:t>
            </w:r>
          </w:p>
          <w:p w14:paraId="37F1FD97" w14:textId="2CDC74A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del w:id="1050" w:author="Edward Leung" w:date="2016-12-20T22:32:00Z">
              <w:r w:rsidRPr="000E631B" w:rsidDel="00196CA8">
                <w:rPr>
                  <w:rFonts w:asciiTheme="minorHAnsi" w:hAnsiTheme="minorHAnsi"/>
                  <w:sz w:val="22"/>
                  <w:szCs w:val="22"/>
                </w:rPr>
                <w:delText>stability</w:delText>
              </w:r>
            </w:del>
            <w:ins w:id="1051" w:author="Edward Leung" w:date="2016-12-20T22:32:00Z">
              <w:r w:rsidR="00196CA8">
                <w:rPr>
                  <w:rFonts w:asciiTheme="minorHAnsi" w:hAnsiTheme="minorHAnsi"/>
                  <w:sz w:val="22"/>
                  <w:szCs w:val="22"/>
                </w:rPr>
                <w:t>S</w:t>
              </w:r>
              <w:r w:rsidR="00196CA8" w:rsidRPr="000E631B">
                <w:rPr>
                  <w:rFonts w:asciiTheme="minorHAnsi" w:hAnsiTheme="minorHAnsi"/>
                  <w:sz w:val="22"/>
                  <w:szCs w:val="22"/>
                </w:rPr>
                <w:t>tability</w:t>
              </w:r>
            </w:ins>
            <w:r w:rsidRPr="000E631B">
              <w:rPr>
                <w:rFonts w:asciiTheme="minorHAnsi" w:hAnsiTheme="minorHAnsi"/>
                <w:sz w:val="22"/>
                <w:szCs w:val="22"/>
              </w:rPr>
              <w:t xml:space="preserve">, </w:t>
            </w:r>
            <w:ins w:id="1052" w:author="Edward Leung" w:date="2016-12-20T22:32:00Z">
              <w:r w:rsidR="00196CA8">
                <w:rPr>
                  <w:rFonts w:asciiTheme="minorHAnsi" w:hAnsiTheme="minorHAnsi"/>
                  <w:sz w:val="22"/>
                  <w:szCs w:val="22"/>
                </w:rPr>
                <w:t>P</w:t>
              </w:r>
            </w:ins>
            <w:del w:id="1053" w:author="Edward Leung" w:date="2016-12-20T22:32:00Z">
              <w:r w:rsidRPr="000E631B" w:rsidDel="00196CA8">
                <w:rPr>
                  <w:rFonts w:asciiTheme="minorHAnsi" w:hAnsiTheme="minorHAnsi"/>
                  <w:sz w:val="22"/>
                  <w:szCs w:val="22"/>
                </w:rPr>
                <w:delText>p</w:delText>
              </w:r>
            </w:del>
            <w:r w:rsidRPr="000E631B">
              <w:rPr>
                <w:rFonts w:asciiTheme="minorHAnsi" w:hAnsiTheme="minorHAnsi"/>
                <w:sz w:val="22"/>
                <w:szCs w:val="22"/>
              </w:rPr>
              <w:t xml:space="preserve">erformance and </w:t>
            </w:r>
            <w:del w:id="1054" w:author="Edward Leung" w:date="2016-12-20T22:32:00Z">
              <w:r w:rsidRPr="000E631B" w:rsidDel="00196CA8">
                <w:rPr>
                  <w:rFonts w:asciiTheme="minorHAnsi" w:hAnsiTheme="minorHAnsi"/>
                  <w:sz w:val="22"/>
                  <w:szCs w:val="22"/>
                </w:rPr>
                <w:delText>i</w:delText>
              </w:r>
            </w:del>
            <w:ins w:id="1055" w:author="Edward Leung" w:date="2016-12-20T22:32:00Z">
              <w:r w:rsidR="00196CA8">
                <w:rPr>
                  <w:rFonts w:asciiTheme="minorHAnsi" w:hAnsiTheme="minorHAnsi"/>
                  <w:sz w:val="22"/>
                  <w:szCs w:val="22"/>
                </w:rPr>
                <w:t>I</w:t>
              </w:r>
            </w:ins>
            <w:r w:rsidRPr="000E631B">
              <w:rPr>
                <w:rFonts w:asciiTheme="minorHAnsi" w:hAnsiTheme="minorHAnsi"/>
                <w:sz w:val="22"/>
                <w:szCs w:val="22"/>
              </w:rPr>
              <w:t xml:space="preserve">ssues of MQ Server </w:t>
            </w:r>
            <w:ins w:id="1056" w:author="Edward Leung" w:date="2016-12-20T22:32:00Z">
              <w:r w:rsidR="00196CA8">
                <w:rPr>
                  <w:rFonts w:asciiTheme="minorHAnsi" w:hAnsiTheme="minorHAnsi"/>
                  <w:sz w:val="22"/>
                  <w:szCs w:val="22"/>
                </w:rPr>
                <w:t>D</w:t>
              </w:r>
            </w:ins>
            <w:del w:id="1057" w:author="Edward Leung" w:date="2016-12-20T22:32:00Z">
              <w:r w:rsidRPr="000E631B" w:rsidDel="00196CA8">
                <w:rPr>
                  <w:rFonts w:asciiTheme="minorHAnsi" w:hAnsiTheme="minorHAnsi"/>
                  <w:sz w:val="22"/>
                  <w:szCs w:val="22"/>
                </w:rPr>
                <w:delText>d</w:delText>
              </w:r>
            </w:del>
            <w:r w:rsidRPr="000E631B">
              <w:rPr>
                <w:rFonts w:asciiTheme="minorHAnsi" w:hAnsiTheme="minorHAnsi"/>
                <w:sz w:val="22"/>
                <w:szCs w:val="22"/>
              </w:rPr>
              <w:t xml:space="preserve">uring the </w:t>
            </w:r>
            <w:ins w:id="1058" w:author="Edward Leung" w:date="2016-12-20T22:32:00Z">
              <w:r w:rsidR="00196CA8">
                <w:rPr>
                  <w:rFonts w:asciiTheme="minorHAnsi" w:hAnsiTheme="minorHAnsi"/>
                  <w:sz w:val="22"/>
                  <w:szCs w:val="22"/>
                </w:rPr>
                <w:t>T</w:t>
              </w:r>
            </w:ins>
            <w:del w:id="1059" w:author="Edward Leung" w:date="2016-12-20T22:32:00Z">
              <w:r w:rsidRPr="000E631B" w:rsidDel="00196CA8">
                <w:rPr>
                  <w:rFonts w:asciiTheme="minorHAnsi" w:hAnsiTheme="minorHAnsi"/>
                  <w:sz w:val="22"/>
                  <w:szCs w:val="22"/>
                </w:rPr>
                <w:delText>t</w:delText>
              </w:r>
            </w:del>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ins w:id="1060" w:author="Edward Leung" w:date="2016-12-20T22:24:00Z"/>
                <w:rFonts w:asciiTheme="minorHAnsi" w:hAnsiTheme="minorHAnsi"/>
                <w:sz w:val="22"/>
                <w:szCs w:val="22"/>
              </w:rPr>
            </w:pPr>
            <w:r>
              <w:rPr>
                <w:rFonts w:asciiTheme="minorHAnsi" w:hAnsiTheme="minorHAnsi"/>
                <w:sz w:val="22"/>
                <w:szCs w:val="22"/>
              </w:rPr>
              <w:t>Produce SIT report</w:t>
            </w:r>
          </w:p>
          <w:p w14:paraId="16553C5A" w14:textId="3ED5B6A2" w:rsidR="003F77E6" w:rsidDel="003F77E6" w:rsidRDefault="003F77E6" w:rsidP="000E631B">
            <w:pPr>
              <w:numPr>
                <w:ilvl w:val="0"/>
                <w:numId w:val="18"/>
              </w:numPr>
              <w:tabs>
                <w:tab w:val="num" w:pos="245"/>
                <w:tab w:val="num" w:pos="720"/>
              </w:tabs>
              <w:spacing w:before="100" w:beforeAutospacing="1" w:after="100" w:afterAutospacing="1"/>
              <w:ind w:left="245" w:hanging="245"/>
              <w:rPr>
                <w:del w:id="1061" w:author="Edward Leung" w:date="2016-12-20T22:25:00Z"/>
                <w:rFonts w:asciiTheme="minorHAnsi" w:hAnsiTheme="minorHAnsi"/>
                <w:sz w:val="22"/>
                <w:szCs w:val="22"/>
              </w:rPr>
            </w:pPr>
            <w:ins w:id="1062" w:author="Edward Leung" w:date="2016-12-20T22:24:00Z">
              <w:r>
                <w:rPr>
                  <w:rFonts w:asciiTheme="minorHAnsi" w:hAnsiTheme="minorHAnsi"/>
                  <w:sz w:val="22"/>
                  <w:szCs w:val="22"/>
                </w:rPr>
                <w:t>Produce Performance Test report</w:t>
              </w:r>
            </w:ins>
          </w:p>
          <w:p w14:paraId="5C9AF537" w14:textId="5BF9B9AE" w:rsidR="00272B2E" w:rsidRPr="003F77E6" w:rsidDel="003F77E6" w:rsidRDefault="00272B2E" w:rsidP="003F77E6">
            <w:pPr>
              <w:numPr>
                <w:ilvl w:val="0"/>
                <w:numId w:val="18"/>
              </w:numPr>
              <w:tabs>
                <w:tab w:val="num" w:pos="245"/>
                <w:tab w:val="num" w:pos="720"/>
              </w:tabs>
              <w:spacing w:before="100" w:beforeAutospacing="1" w:after="100" w:afterAutospacing="1"/>
              <w:ind w:left="245" w:hanging="245"/>
              <w:rPr>
                <w:del w:id="1063" w:author="Edward Leung" w:date="2016-12-20T22:24:00Z"/>
                <w:rFonts w:asciiTheme="minorHAnsi" w:hAnsiTheme="minorHAnsi"/>
                <w:sz w:val="22"/>
                <w:szCs w:val="22"/>
                <w:rPrChange w:id="1064" w:author="Edward Leung" w:date="2016-12-20T22:25:00Z">
                  <w:rPr>
                    <w:del w:id="1065" w:author="Edward Leung" w:date="2016-12-20T22:24:00Z"/>
                    <w:rFonts w:asciiTheme="minorHAnsi" w:hAnsiTheme="minorHAnsi"/>
                    <w:sz w:val="22"/>
                    <w:szCs w:val="22"/>
                  </w:rPr>
                </w:rPrChange>
              </w:rPr>
              <w:pPrChange w:id="1066" w:author="Edward Leung" w:date="2016-12-20T22:25:00Z">
                <w:pPr>
                  <w:numPr>
                    <w:numId w:val="18"/>
                  </w:numPr>
                  <w:tabs>
                    <w:tab w:val="num" w:pos="245"/>
                    <w:tab w:val="num" w:pos="720"/>
                    <w:tab w:val="num" w:pos="2700"/>
                  </w:tabs>
                  <w:spacing w:before="100" w:beforeAutospacing="1" w:after="100" w:afterAutospacing="1"/>
                  <w:ind w:left="245" w:hanging="245"/>
                </w:pPr>
              </w:pPrChange>
            </w:pPr>
            <w:del w:id="1067" w:author="Edward Leung" w:date="2016-12-20T22:24:00Z">
              <w:r w:rsidRPr="003F77E6" w:rsidDel="003F77E6">
                <w:rPr>
                  <w:rFonts w:asciiTheme="minorHAnsi" w:hAnsiTheme="minorHAnsi"/>
                  <w:sz w:val="22"/>
                  <w:szCs w:val="22"/>
                  <w:rPrChange w:id="1068" w:author="Edward Leung" w:date="2016-12-20T22:25:00Z">
                    <w:rPr>
                      <w:rFonts w:asciiTheme="minorHAnsi" w:hAnsiTheme="minorHAnsi"/>
                      <w:sz w:val="22"/>
                      <w:szCs w:val="22"/>
                    </w:rPr>
                  </w:rPrChange>
                </w:rPr>
                <w:delText>Produce full regression test report</w:delText>
              </w:r>
            </w:del>
          </w:p>
          <w:p w14:paraId="3404CA7E" w14:textId="5E2CA4E6" w:rsidR="00825F9E" w:rsidRPr="003E5E7E" w:rsidRDefault="00825F9E" w:rsidP="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Change w:id="1069" w:author="Edward Leung" w:date="2016-12-20T22:25:00Z">
                <w:pPr>
                  <w:numPr>
                    <w:numId w:val="18"/>
                  </w:numPr>
                  <w:tabs>
                    <w:tab w:val="num" w:pos="245"/>
                    <w:tab w:val="num" w:pos="720"/>
                    <w:tab w:val="num" w:pos="2700"/>
                  </w:tabs>
                  <w:spacing w:before="100" w:beforeAutospacing="1" w:after="100" w:afterAutospacing="1"/>
                  <w:ind w:left="245" w:hanging="245"/>
                </w:pPr>
              </w:pPrChange>
            </w:pPr>
            <w:del w:id="1070" w:author="Edward Leung" w:date="2016-12-20T22:24:00Z">
              <w:r w:rsidDel="003F77E6">
                <w:rPr>
                  <w:rFonts w:asciiTheme="minorHAnsi" w:hAnsiTheme="minorHAnsi"/>
                  <w:sz w:val="22"/>
                  <w:szCs w:val="22"/>
                </w:rPr>
                <w:delText>Produce OAT report</w:delText>
              </w:r>
            </w:del>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264076ED" w14:textId="32F7D091" w:rsidR="00EF245B" w:rsidRPr="00EF245B" w:rsidDel="003F77E6" w:rsidRDefault="00EF245B" w:rsidP="00EF245B">
            <w:pPr>
              <w:numPr>
                <w:ilvl w:val="0"/>
                <w:numId w:val="18"/>
              </w:numPr>
              <w:tabs>
                <w:tab w:val="clear" w:pos="2700"/>
                <w:tab w:val="num" w:pos="316"/>
              </w:tabs>
              <w:spacing w:before="100" w:beforeAutospacing="1" w:after="100" w:afterAutospacing="1"/>
              <w:ind w:left="316" w:hanging="270"/>
              <w:rPr>
                <w:del w:id="1071" w:author="Edward Leung" w:date="2016-12-20T22:25:00Z"/>
                <w:rFonts w:asciiTheme="minorHAnsi" w:hAnsiTheme="minorHAnsi"/>
                <w:sz w:val="22"/>
                <w:szCs w:val="22"/>
              </w:rPr>
            </w:pPr>
            <w:del w:id="1072" w:author="Edward Leung" w:date="2016-12-20T22:25:00Z">
              <w:r w:rsidRPr="00EF245B" w:rsidDel="003F77E6">
                <w:rPr>
                  <w:rFonts w:asciiTheme="minorHAnsi" w:hAnsiTheme="minorHAnsi"/>
                  <w:sz w:val="22"/>
                  <w:szCs w:val="22"/>
                </w:rPr>
                <w:delText xml:space="preserve">SIT Test Plan and Test </w:delText>
              </w:r>
              <w:r w:rsidDel="003F77E6">
                <w:rPr>
                  <w:rFonts w:asciiTheme="minorHAnsi" w:hAnsiTheme="minorHAnsi"/>
                  <w:sz w:val="22"/>
                  <w:szCs w:val="22"/>
                </w:rPr>
                <w:delText>Cases</w:delText>
              </w:r>
            </w:del>
          </w:p>
          <w:p w14:paraId="121F3472" w14:textId="680912D4" w:rsidR="00EF245B" w:rsidRPr="00EF245B" w:rsidDel="003F77E6" w:rsidRDefault="00EF245B" w:rsidP="00EF245B">
            <w:pPr>
              <w:numPr>
                <w:ilvl w:val="0"/>
                <w:numId w:val="18"/>
              </w:numPr>
              <w:tabs>
                <w:tab w:val="clear" w:pos="2700"/>
                <w:tab w:val="num" w:pos="316"/>
              </w:tabs>
              <w:spacing w:before="100" w:beforeAutospacing="1" w:after="100" w:afterAutospacing="1"/>
              <w:ind w:left="316" w:hanging="270"/>
              <w:rPr>
                <w:del w:id="1073" w:author="Edward Leung" w:date="2016-12-20T22:25:00Z"/>
                <w:rFonts w:asciiTheme="minorHAnsi" w:hAnsiTheme="minorHAnsi"/>
                <w:sz w:val="22"/>
                <w:szCs w:val="22"/>
              </w:rPr>
            </w:pPr>
            <w:del w:id="1074" w:author="Edward Leung" w:date="2016-12-20T22:25:00Z">
              <w:r w:rsidRPr="00EF245B" w:rsidDel="003F77E6">
                <w:rPr>
                  <w:rFonts w:asciiTheme="minorHAnsi" w:hAnsiTheme="minorHAnsi"/>
                  <w:sz w:val="22"/>
                  <w:szCs w:val="22"/>
                </w:rPr>
                <w:delText>SIT Defect Log</w:delText>
              </w:r>
            </w:del>
          </w:p>
          <w:p w14:paraId="43C57E61" w14:textId="6E8A0E51" w:rsidR="007E1C10" w:rsidDel="003F77E6" w:rsidRDefault="00EF245B" w:rsidP="00EF245B">
            <w:pPr>
              <w:numPr>
                <w:ilvl w:val="0"/>
                <w:numId w:val="18"/>
              </w:numPr>
              <w:tabs>
                <w:tab w:val="clear" w:pos="2700"/>
                <w:tab w:val="num" w:pos="316"/>
              </w:tabs>
              <w:spacing w:before="100" w:beforeAutospacing="1" w:after="100" w:afterAutospacing="1"/>
              <w:ind w:left="316" w:hanging="270"/>
              <w:rPr>
                <w:del w:id="1075" w:author="Edward Leung" w:date="2016-12-20T22:25:00Z"/>
                <w:rFonts w:asciiTheme="minorHAnsi" w:hAnsiTheme="minorHAnsi"/>
                <w:sz w:val="22"/>
                <w:szCs w:val="22"/>
              </w:rPr>
            </w:pPr>
            <w:del w:id="1076" w:author="Edward Leung" w:date="2016-12-20T22:25:00Z">
              <w:r w:rsidDel="003F77E6">
                <w:rPr>
                  <w:rFonts w:asciiTheme="minorHAnsi" w:hAnsiTheme="minorHAnsi"/>
                  <w:sz w:val="22"/>
                  <w:szCs w:val="22"/>
                </w:rPr>
                <w:delText>SIT Report</w:delText>
              </w:r>
            </w:del>
          </w:p>
          <w:p w14:paraId="0B3F375C" w14:textId="41542253" w:rsidR="00EF245B" w:rsidDel="003F77E6" w:rsidRDefault="00EF245B" w:rsidP="00EF245B">
            <w:pPr>
              <w:numPr>
                <w:ilvl w:val="0"/>
                <w:numId w:val="18"/>
              </w:numPr>
              <w:tabs>
                <w:tab w:val="clear" w:pos="2700"/>
                <w:tab w:val="num" w:pos="316"/>
              </w:tabs>
              <w:spacing w:before="100" w:beforeAutospacing="1" w:after="100" w:afterAutospacing="1"/>
              <w:ind w:left="316" w:hanging="270"/>
              <w:rPr>
                <w:del w:id="1077" w:author="Edward Leung" w:date="2016-12-20T22:25:00Z"/>
                <w:rFonts w:asciiTheme="minorHAnsi" w:hAnsiTheme="minorHAnsi"/>
                <w:sz w:val="22"/>
                <w:szCs w:val="22"/>
              </w:rPr>
            </w:pPr>
            <w:del w:id="1078" w:author="Edward Leung" w:date="2016-12-20T22:25:00Z">
              <w:r w:rsidDel="003F77E6">
                <w:rPr>
                  <w:rFonts w:asciiTheme="minorHAnsi" w:hAnsiTheme="minorHAnsi"/>
                  <w:sz w:val="22"/>
                  <w:szCs w:val="22"/>
                </w:rPr>
                <w:delText>Full Regression Test Plan</w:delText>
              </w:r>
            </w:del>
          </w:p>
          <w:p w14:paraId="0B99EAE8" w14:textId="53B5AF61" w:rsidR="00EF245B" w:rsidDel="003F77E6" w:rsidRDefault="00EF245B" w:rsidP="00EF245B">
            <w:pPr>
              <w:numPr>
                <w:ilvl w:val="0"/>
                <w:numId w:val="18"/>
              </w:numPr>
              <w:tabs>
                <w:tab w:val="clear" w:pos="2700"/>
                <w:tab w:val="num" w:pos="316"/>
              </w:tabs>
              <w:spacing w:before="100" w:beforeAutospacing="1" w:after="100" w:afterAutospacing="1"/>
              <w:ind w:left="316" w:hanging="270"/>
              <w:rPr>
                <w:del w:id="1079" w:author="Edward Leung" w:date="2016-12-20T22:25:00Z"/>
                <w:rFonts w:asciiTheme="minorHAnsi" w:hAnsiTheme="minorHAnsi"/>
                <w:sz w:val="22"/>
                <w:szCs w:val="22"/>
              </w:rPr>
            </w:pPr>
            <w:del w:id="1080" w:author="Edward Leung" w:date="2016-12-20T22:25:00Z">
              <w:r w:rsidDel="003F77E6">
                <w:rPr>
                  <w:rFonts w:asciiTheme="minorHAnsi" w:hAnsiTheme="minorHAnsi"/>
                  <w:sz w:val="22"/>
                  <w:szCs w:val="22"/>
                </w:rPr>
                <w:delText>Full Regression Test Scripts</w:delText>
              </w:r>
            </w:del>
          </w:p>
          <w:p w14:paraId="37C80A72" w14:textId="73D5B4AE" w:rsidR="00EF245B" w:rsidDel="003F77E6" w:rsidRDefault="00EF245B" w:rsidP="00EF245B">
            <w:pPr>
              <w:numPr>
                <w:ilvl w:val="0"/>
                <w:numId w:val="18"/>
              </w:numPr>
              <w:tabs>
                <w:tab w:val="clear" w:pos="2700"/>
                <w:tab w:val="num" w:pos="316"/>
              </w:tabs>
              <w:spacing w:before="100" w:beforeAutospacing="1" w:after="100" w:afterAutospacing="1"/>
              <w:ind w:left="316" w:hanging="270"/>
              <w:rPr>
                <w:del w:id="1081" w:author="Edward Leung" w:date="2016-12-20T22:25:00Z"/>
                <w:rFonts w:asciiTheme="minorHAnsi" w:hAnsiTheme="minorHAnsi"/>
                <w:sz w:val="22"/>
                <w:szCs w:val="22"/>
              </w:rPr>
            </w:pPr>
            <w:del w:id="1082" w:author="Edward Leung" w:date="2016-12-20T22:25:00Z">
              <w:r w:rsidDel="003F77E6">
                <w:rPr>
                  <w:rFonts w:asciiTheme="minorHAnsi" w:hAnsiTheme="minorHAnsi"/>
                  <w:sz w:val="22"/>
                  <w:szCs w:val="22"/>
                </w:rPr>
                <w:delText>Full Regression Test Defect Log</w:delText>
              </w:r>
            </w:del>
          </w:p>
          <w:p w14:paraId="78F84893" w14:textId="68817E74" w:rsidR="00EF245B" w:rsidDel="003F77E6" w:rsidRDefault="00EF245B" w:rsidP="00EF245B">
            <w:pPr>
              <w:numPr>
                <w:ilvl w:val="0"/>
                <w:numId w:val="18"/>
              </w:numPr>
              <w:tabs>
                <w:tab w:val="clear" w:pos="2700"/>
                <w:tab w:val="num" w:pos="316"/>
              </w:tabs>
              <w:spacing w:before="100" w:beforeAutospacing="1" w:after="100" w:afterAutospacing="1"/>
              <w:ind w:left="316" w:hanging="270"/>
              <w:rPr>
                <w:del w:id="1083" w:author="Edward Leung" w:date="2016-12-20T22:25:00Z"/>
                <w:rFonts w:asciiTheme="minorHAnsi" w:hAnsiTheme="minorHAnsi"/>
                <w:sz w:val="22"/>
                <w:szCs w:val="22"/>
              </w:rPr>
            </w:pPr>
            <w:del w:id="1084" w:author="Edward Leung" w:date="2016-12-20T22:25:00Z">
              <w:r w:rsidDel="003F77E6">
                <w:rPr>
                  <w:rFonts w:asciiTheme="minorHAnsi" w:hAnsiTheme="minorHAnsi"/>
                  <w:sz w:val="22"/>
                  <w:szCs w:val="22"/>
                </w:rPr>
                <w:delText>Full Regression Test Report</w:delText>
              </w:r>
            </w:del>
          </w:p>
          <w:p w14:paraId="4A50E381" w14:textId="4ADD2319" w:rsidR="00825F9E" w:rsidDel="003F77E6" w:rsidRDefault="00825F9E" w:rsidP="00EF245B">
            <w:pPr>
              <w:numPr>
                <w:ilvl w:val="0"/>
                <w:numId w:val="18"/>
              </w:numPr>
              <w:tabs>
                <w:tab w:val="clear" w:pos="2700"/>
                <w:tab w:val="num" w:pos="316"/>
              </w:tabs>
              <w:spacing w:before="100" w:beforeAutospacing="1" w:after="100" w:afterAutospacing="1"/>
              <w:ind w:left="316" w:hanging="270"/>
              <w:rPr>
                <w:del w:id="1085" w:author="Edward Leung" w:date="2016-12-20T22:25:00Z"/>
                <w:rFonts w:asciiTheme="minorHAnsi" w:hAnsiTheme="minorHAnsi"/>
                <w:sz w:val="22"/>
                <w:szCs w:val="22"/>
              </w:rPr>
            </w:pPr>
            <w:del w:id="1086" w:author="Edward Leung" w:date="2016-12-20T22:25:00Z">
              <w:r w:rsidDel="003F77E6">
                <w:rPr>
                  <w:rFonts w:asciiTheme="minorHAnsi" w:hAnsiTheme="minorHAnsi"/>
                  <w:sz w:val="22"/>
                  <w:szCs w:val="22"/>
                </w:rPr>
                <w:delText>OAT Plan</w:delText>
              </w:r>
            </w:del>
          </w:p>
          <w:p w14:paraId="1CA4C0E0" w14:textId="209852B2" w:rsidR="00825F9E" w:rsidDel="003F77E6" w:rsidRDefault="00825F9E" w:rsidP="00EF245B">
            <w:pPr>
              <w:numPr>
                <w:ilvl w:val="0"/>
                <w:numId w:val="18"/>
              </w:numPr>
              <w:tabs>
                <w:tab w:val="clear" w:pos="2700"/>
                <w:tab w:val="num" w:pos="316"/>
              </w:tabs>
              <w:spacing w:before="100" w:beforeAutospacing="1" w:after="100" w:afterAutospacing="1"/>
              <w:ind w:left="316" w:hanging="270"/>
              <w:rPr>
                <w:del w:id="1087" w:author="Edward Leung" w:date="2016-12-20T22:25:00Z"/>
                <w:rFonts w:asciiTheme="minorHAnsi" w:hAnsiTheme="minorHAnsi"/>
                <w:sz w:val="22"/>
                <w:szCs w:val="22"/>
              </w:rPr>
            </w:pPr>
            <w:del w:id="1088" w:author="Edward Leung" w:date="2016-12-20T22:25:00Z">
              <w:r w:rsidDel="003F77E6">
                <w:rPr>
                  <w:rFonts w:asciiTheme="minorHAnsi" w:hAnsiTheme="minorHAnsi"/>
                  <w:sz w:val="22"/>
                  <w:szCs w:val="22"/>
                </w:rPr>
                <w:delText>OAT Script</w:delText>
              </w:r>
            </w:del>
          </w:p>
          <w:p w14:paraId="4EA5AA23" w14:textId="0EA93DA0" w:rsidR="00825F9E" w:rsidDel="003F77E6" w:rsidRDefault="00825F9E" w:rsidP="00EF245B">
            <w:pPr>
              <w:numPr>
                <w:ilvl w:val="0"/>
                <w:numId w:val="18"/>
              </w:numPr>
              <w:tabs>
                <w:tab w:val="clear" w:pos="2700"/>
                <w:tab w:val="num" w:pos="316"/>
              </w:tabs>
              <w:spacing w:before="100" w:beforeAutospacing="1" w:after="100" w:afterAutospacing="1"/>
              <w:ind w:left="316" w:hanging="270"/>
              <w:rPr>
                <w:del w:id="1089" w:author="Edward Leung" w:date="2016-12-20T22:25:00Z"/>
                <w:rFonts w:asciiTheme="minorHAnsi" w:hAnsiTheme="minorHAnsi"/>
                <w:sz w:val="22"/>
                <w:szCs w:val="22"/>
              </w:rPr>
            </w:pPr>
            <w:del w:id="1090" w:author="Edward Leung" w:date="2016-12-20T22:25:00Z">
              <w:r w:rsidDel="003F77E6">
                <w:rPr>
                  <w:rFonts w:asciiTheme="minorHAnsi" w:hAnsiTheme="minorHAnsi"/>
                  <w:sz w:val="22"/>
                  <w:szCs w:val="22"/>
                </w:rPr>
                <w:delText>OAT Issue Log</w:delText>
              </w:r>
            </w:del>
          </w:p>
          <w:p w14:paraId="6122C2B6" w14:textId="77777777" w:rsidR="00825F9E" w:rsidRDefault="00825F9E" w:rsidP="00EF245B">
            <w:pPr>
              <w:numPr>
                <w:ilvl w:val="0"/>
                <w:numId w:val="18"/>
              </w:numPr>
              <w:tabs>
                <w:tab w:val="clear" w:pos="2700"/>
                <w:tab w:val="num" w:pos="316"/>
              </w:tabs>
              <w:spacing w:before="100" w:beforeAutospacing="1" w:after="100" w:afterAutospacing="1"/>
              <w:ind w:left="316" w:hanging="270"/>
              <w:rPr>
                <w:ins w:id="1091" w:author="Edward Leung" w:date="2016-12-20T22:25:00Z"/>
                <w:rFonts w:asciiTheme="minorHAnsi" w:hAnsiTheme="minorHAnsi"/>
                <w:sz w:val="22"/>
                <w:szCs w:val="22"/>
              </w:rPr>
            </w:pPr>
            <w:del w:id="1092" w:author="Edward Leung" w:date="2016-12-20T22:25:00Z">
              <w:r w:rsidDel="003F77E6">
                <w:rPr>
                  <w:rFonts w:asciiTheme="minorHAnsi" w:hAnsiTheme="minorHAnsi"/>
                  <w:sz w:val="22"/>
                  <w:szCs w:val="22"/>
                </w:rPr>
                <w:delText>OAT Report</w:delText>
              </w:r>
            </w:del>
            <w:ins w:id="1093" w:author="Edward Leung" w:date="2016-12-20T22:25:00Z">
              <w:r w:rsidR="003F77E6">
                <w:rPr>
                  <w:rFonts w:asciiTheme="minorHAnsi" w:hAnsiTheme="minorHAnsi"/>
                  <w:sz w:val="22"/>
                  <w:szCs w:val="22"/>
                </w:rPr>
                <w:t xml:space="preserve">SIT Test Report </w:t>
              </w:r>
            </w:ins>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ins w:id="1094" w:author="Edward Leung" w:date="2016-12-20T22:25:00Z"/>
                <w:rFonts w:asciiTheme="minorHAnsi" w:hAnsiTheme="minorHAnsi"/>
                <w:sz w:val="22"/>
                <w:szCs w:val="22"/>
              </w:rPr>
            </w:pPr>
            <w:ins w:id="1095" w:author="Edward Leung" w:date="2016-12-20T22:25:00Z">
              <w:r>
                <w:rPr>
                  <w:rFonts w:asciiTheme="minorHAnsi" w:hAnsiTheme="minorHAnsi"/>
                  <w:sz w:val="22"/>
                  <w:szCs w:val="22"/>
                </w:rPr>
                <w:lastRenderedPageBreak/>
                <w:t>Performance Test Report</w:t>
              </w:r>
            </w:ins>
          </w:p>
          <w:p w14:paraId="0F2B2B8A" w14:textId="53BD5E71" w:rsidR="003F77E6" w:rsidRPr="004A1C90" w:rsidRDefault="003F77E6" w:rsidP="003F77E6">
            <w:pPr>
              <w:spacing w:before="100" w:beforeAutospacing="1" w:after="100" w:afterAutospacing="1"/>
              <w:rPr>
                <w:rFonts w:asciiTheme="minorHAnsi" w:hAnsiTheme="minorHAnsi"/>
                <w:sz w:val="22"/>
                <w:szCs w:val="22"/>
              </w:rPr>
              <w:pPrChange w:id="1096" w:author="Edward Leung" w:date="2016-12-20T22:25:00Z">
                <w:pPr>
                  <w:numPr>
                    <w:numId w:val="18"/>
                  </w:numPr>
                  <w:tabs>
                    <w:tab w:val="num" w:pos="316"/>
                  </w:tabs>
                  <w:spacing w:before="100" w:beforeAutospacing="1" w:after="100" w:afterAutospacing="1"/>
                  <w:ind w:left="316" w:hanging="270"/>
                </w:pPr>
              </w:pPrChange>
            </w:pPr>
          </w:p>
        </w:tc>
      </w:tr>
    </w:tbl>
    <w:p w14:paraId="628FA3EC" w14:textId="7B3E5C01" w:rsidR="003F0700" w:rsidRDefault="003F0700" w:rsidP="00F73072">
      <w:pPr>
        <w:pStyle w:val="BodyTextRFP"/>
      </w:pPr>
    </w:p>
    <w:p w14:paraId="4D84291D" w14:textId="6B940810" w:rsidR="00F446CB" w:rsidRDefault="00197B0A" w:rsidP="002F5A41">
      <w:pPr>
        <w:pStyle w:val="Heading2"/>
        <w:numPr>
          <w:ilvl w:val="1"/>
          <w:numId w:val="14"/>
        </w:numPr>
      </w:pPr>
      <w:bookmarkStart w:id="1097" w:name="_Toc470036901"/>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C70AFB" w:rsidRDefault="00C70AF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C70AFB" w:rsidRPr="00C07107" w:rsidRDefault="00C70AF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ins w:id="1098" w:author="Edward Leung" w:date="2016-12-20T22:37:00Z">
        <w:r w:rsidR="00C70AFB">
          <w:t>EPLOYMENT</w:t>
        </w:r>
      </w:ins>
      <w:bookmarkEnd w:id="1097"/>
      <w:del w:id="1099" w:author="Edward Leung" w:date="2016-12-20T22:37:00Z">
        <w:r w:rsidR="00F446CB" w:rsidDel="00C70AFB">
          <w:delText>eployment</w:delText>
        </w:r>
      </w:del>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333A75EE"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del w:id="1100" w:author="Edward Leung" w:date="2016-12-20T22:32:00Z">
              <w:r w:rsidDel="00196CA8">
                <w:rPr>
                  <w:rFonts w:asciiTheme="minorHAnsi" w:hAnsiTheme="minorHAnsi"/>
                  <w:sz w:val="22"/>
                  <w:szCs w:val="22"/>
                </w:rPr>
                <w:delText xml:space="preserve">switch </w:delText>
              </w:r>
            </w:del>
            <w:ins w:id="1101" w:author="Edward Leung" w:date="2016-12-20T22:32:00Z">
              <w:r w:rsidR="00196CA8">
                <w:rPr>
                  <w:rFonts w:asciiTheme="minorHAnsi" w:hAnsiTheme="minorHAnsi"/>
                  <w:sz w:val="22"/>
                  <w:szCs w:val="22"/>
                </w:rPr>
                <w:t>Switch O</w:t>
              </w:r>
            </w:ins>
            <w:del w:id="1102" w:author="Edward Leung" w:date="2016-12-20T22:32:00Z">
              <w:r w:rsidDel="00196CA8">
                <w:rPr>
                  <w:rFonts w:asciiTheme="minorHAnsi" w:hAnsiTheme="minorHAnsi"/>
                  <w:sz w:val="22"/>
                  <w:szCs w:val="22"/>
                </w:rPr>
                <w:delText>o</w:delText>
              </w:r>
            </w:del>
            <w:r>
              <w:rPr>
                <w:rFonts w:asciiTheme="minorHAnsi" w:hAnsiTheme="minorHAnsi"/>
                <w:sz w:val="22"/>
                <w:szCs w:val="22"/>
              </w:rPr>
              <w:t xml:space="preserve">ver from </w:t>
            </w:r>
            <w:ins w:id="1103" w:author="Edward Leung" w:date="2016-12-20T22:32:00Z">
              <w:r w:rsidR="00196CA8">
                <w:rPr>
                  <w:rFonts w:asciiTheme="minorHAnsi" w:hAnsiTheme="minorHAnsi"/>
                  <w:sz w:val="22"/>
                  <w:szCs w:val="22"/>
                </w:rPr>
                <w:t>E</w:t>
              </w:r>
            </w:ins>
            <w:del w:id="1104" w:author="Edward Leung" w:date="2016-12-20T22:32:00Z">
              <w:r w:rsidDel="00196CA8">
                <w:rPr>
                  <w:rFonts w:asciiTheme="minorHAnsi" w:hAnsiTheme="minorHAnsi"/>
                  <w:sz w:val="22"/>
                  <w:szCs w:val="22"/>
                </w:rPr>
                <w:delText>e</w:delText>
              </w:r>
            </w:del>
            <w:r>
              <w:rPr>
                <w:rFonts w:asciiTheme="minorHAnsi" w:hAnsiTheme="minorHAnsi"/>
                <w:sz w:val="22"/>
                <w:szCs w:val="22"/>
              </w:rPr>
              <w:t xml:space="preserve">xisting CorpMQ to the </w:t>
            </w:r>
            <w:ins w:id="1105" w:author="Edward Leung" w:date="2016-12-20T22:32:00Z">
              <w:r w:rsidR="00196CA8">
                <w:rPr>
                  <w:rFonts w:asciiTheme="minorHAnsi" w:hAnsiTheme="minorHAnsi"/>
                  <w:sz w:val="22"/>
                  <w:szCs w:val="22"/>
                </w:rPr>
                <w:t>U</w:t>
              </w:r>
            </w:ins>
            <w:del w:id="1106" w:author="Edward Leung" w:date="2016-12-20T22:32:00Z">
              <w:r w:rsidDel="00196CA8">
                <w:rPr>
                  <w:rFonts w:asciiTheme="minorHAnsi" w:hAnsiTheme="minorHAnsi"/>
                  <w:sz w:val="22"/>
                  <w:szCs w:val="22"/>
                </w:rPr>
                <w:delText>u</w:delText>
              </w:r>
            </w:del>
            <w:r>
              <w:rPr>
                <w:rFonts w:asciiTheme="minorHAnsi" w:hAnsiTheme="minorHAnsi"/>
                <w:sz w:val="22"/>
                <w:szCs w:val="22"/>
              </w:rPr>
              <w:t>pgraded CorpMQ</w:t>
            </w:r>
          </w:p>
          <w:p w14:paraId="4DBE28A1" w14:textId="3E0D513E"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ins w:id="1107" w:author="Edward Leung" w:date="2016-12-20T22:32:00Z">
              <w:r w:rsidR="00196CA8">
                <w:rPr>
                  <w:rFonts w:asciiTheme="minorHAnsi" w:hAnsiTheme="minorHAnsi"/>
                  <w:sz w:val="22"/>
                  <w:szCs w:val="22"/>
                </w:rPr>
                <w:t>M</w:t>
              </w:r>
            </w:ins>
            <w:del w:id="1108" w:author="Edward Leung" w:date="2016-12-20T22:32:00Z">
              <w:r w:rsidDel="00196CA8">
                <w:rPr>
                  <w:rFonts w:asciiTheme="minorHAnsi" w:hAnsiTheme="minorHAnsi"/>
                  <w:sz w:val="22"/>
                  <w:szCs w:val="22"/>
                </w:rPr>
                <w:delText>m</w:delText>
              </w:r>
            </w:del>
            <w:r>
              <w:rPr>
                <w:rFonts w:asciiTheme="minorHAnsi" w:hAnsiTheme="minorHAnsi"/>
                <w:sz w:val="22"/>
                <w:szCs w:val="22"/>
              </w:rPr>
              <w:t xml:space="preserve">onitor and </w:t>
            </w:r>
            <w:ins w:id="1109" w:author="Edward Leung" w:date="2016-12-20T22:32:00Z">
              <w:r w:rsidR="00196CA8">
                <w:rPr>
                  <w:rFonts w:asciiTheme="minorHAnsi" w:hAnsiTheme="minorHAnsi"/>
                  <w:sz w:val="22"/>
                  <w:szCs w:val="22"/>
                </w:rPr>
                <w:t>A</w:t>
              </w:r>
            </w:ins>
            <w:del w:id="1110" w:author="Edward Leung" w:date="2016-12-20T22:32:00Z">
              <w:r w:rsidDel="00196CA8">
                <w:rPr>
                  <w:rFonts w:asciiTheme="minorHAnsi" w:hAnsiTheme="minorHAnsi"/>
                  <w:sz w:val="22"/>
                  <w:szCs w:val="22"/>
                </w:rPr>
                <w:delText>a</w:delText>
              </w:r>
            </w:del>
            <w:r>
              <w:rPr>
                <w:rFonts w:asciiTheme="minorHAnsi" w:hAnsiTheme="minorHAnsi"/>
                <w:sz w:val="22"/>
                <w:szCs w:val="22"/>
              </w:rPr>
              <w:t xml:space="preserve">ssure the </w:t>
            </w:r>
            <w:ins w:id="1111" w:author="Edward Leung" w:date="2016-12-20T22:32:00Z">
              <w:r w:rsidR="00196CA8">
                <w:rPr>
                  <w:rFonts w:asciiTheme="minorHAnsi" w:hAnsiTheme="minorHAnsi"/>
                  <w:sz w:val="22"/>
                  <w:szCs w:val="22"/>
                </w:rPr>
                <w:t>P</w:t>
              </w:r>
            </w:ins>
            <w:del w:id="1112" w:author="Edward Leung" w:date="2016-12-20T22:32:00Z">
              <w:r w:rsidDel="00196CA8">
                <w:rPr>
                  <w:rFonts w:asciiTheme="minorHAnsi" w:hAnsiTheme="minorHAnsi"/>
                  <w:sz w:val="22"/>
                  <w:szCs w:val="22"/>
                </w:rPr>
                <w:delText>p</w:delText>
              </w:r>
            </w:del>
            <w:r>
              <w:rPr>
                <w:rFonts w:asciiTheme="minorHAnsi" w:hAnsiTheme="minorHAnsi"/>
                <w:sz w:val="22"/>
                <w:szCs w:val="22"/>
              </w:rPr>
              <w:t xml:space="preserve">roper </w:t>
            </w:r>
            <w:ins w:id="1113" w:author="Edward Leung" w:date="2016-12-20T22:32:00Z">
              <w:r w:rsidR="00196CA8">
                <w:rPr>
                  <w:rFonts w:asciiTheme="minorHAnsi" w:hAnsiTheme="minorHAnsi"/>
                  <w:sz w:val="22"/>
                  <w:szCs w:val="22"/>
                </w:rPr>
                <w:t>O</w:t>
              </w:r>
            </w:ins>
            <w:del w:id="1114" w:author="Edward Leung" w:date="2016-12-20T22:32:00Z">
              <w:r w:rsidR="008C5A3F" w:rsidDel="00196CA8">
                <w:rPr>
                  <w:rFonts w:asciiTheme="minorHAnsi" w:hAnsiTheme="minorHAnsi"/>
                  <w:sz w:val="22"/>
                  <w:szCs w:val="22"/>
                </w:rPr>
                <w:delText>o</w:delText>
              </w:r>
            </w:del>
            <w:r w:rsidR="008C5A3F">
              <w:rPr>
                <w:rFonts w:asciiTheme="minorHAnsi" w:hAnsiTheme="minorHAnsi"/>
                <w:sz w:val="22"/>
                <w:szCs w:val="22"/>
              </w:rPr>
              <w:t>peration</w:t>
            </w:r>
            <w:r>
              <w:rPr>
                <w:rFonts w:asciiTheme="minorHAnsi" w:hAnsiTheme="minorHAnsi"/>
                <w:sz w:val="22"/>
                <w:szCs w:val="22"/>
              </w:rPr>
              <w:t xml:space="preserve"> of the </w:t>
            </w:r>
            <w:ins w:id="1115" w:author="Edward Leung" w:date="2016-12-20T22:32:00Z">
              <w:r w:rsidR="00196CA8">
                <w:rPr>
                  <w:rFonts w:asciiTheme="minorHAnsi" w:hAnsiTheme="minorHAnsi"/>
                  <w:sz w:val="22"/>
                  <w:szCs w:val="22"/>
                </w:rPr>
                <w:t>U</w:t>
              </w:r>
            </w:ins>
            <w:del w:id="1116" w:author="Edward Leung" w:date="2016-12-20T22:32:00Z">
              <w:r w:rsidDel="00196CA8">
                <w:rPr>
                  <w:rFonts w:asciiTheme="minorHAnsi" w:hAnsiTheme="minorHAnsi"/>
                  <w:sz w:val="22"/>
                  <w:szCs w:val="22"/>
                </w:rPr>
                <w:delText>u</w:delText>
              </w:r>
            </w:del>
            <w:r>
              <w:rPr>
                <w:rFonts w:asciiTheme="minorHAnsi" w:hAnsiTheme="minorHAnsi"/>
                <w:sz w:val="22"/>
                <w:szCs w:val="22"/>
              </w:rPr>
              <w:t xml:space="preserve">pgraded CorpMQ and </w:t>
            </w:r>
            <w:ins w:id="1117" w:author="Edward Leung" w:date="2016-12-20T22:32:00Z">
              <w:r w:rsidR="00196CA8">
                <w:rPr>
                  <w:rFonts w:asciiTheme="minorHAnsi" w:hAnsiTheme="minorHAnsi"/>
                  <w:sz w:val="22"/>
                  <w:szCs w:val="22"/>
                </w:rPr>
                <w:t>I</w:t>
              </w:r>
            </w:ins>
            <w:del w:id="1118" w:author="Edward Leung" w:date="2016-12-20T22:32:00Z">
              <w:r w:rsidDel="00196CA8">
                <w:rPr>
                  <w:rFonts w:asciiTheme="minorHAnsi" w:hAnsiTheme="minorHAnsi"/>
                  <w:sz w:val="22"/>
                  <w:szCs w:val="22"/>
                </w:rPr>
                <w:delText>i</w:delText>
              </w:r>
            </w:del>
            <w:r>
              <w:rPr>
                <w:rFonts w:asciiTheme="minorHAnsi" w:hAnsiTheme="minorHAnsi"/>
                <w:sz w:val="22"/>
                <w:szCs w:val="22"/>
              </w:rPr>
              <w:t xml:space="preserve">mpacted </w:t>
            </w:r>
            <w:ins w:id="1119" w:author="Edward Leung" w:date="2016-12-20T22:32:00Z">
              <w:r w:rsidR="00196CA8">
                <w:rPr>
                  <w:rFonts w:asciiTheme="minorHAnsi" w:hAnsiTheme="minorHAnsi"/>
                  <w:sz w:val="22"/>
                  <w:szCs w:val="22"/>
                </w:rPr>
                <w:t>A</w:t>
              </w:r>
            </w:ins>
            <w:del w:id="1120" w:author="Edward Leung" w:date="2016-12-20T22:32:00Z">
              <w:r w:rsidDel="00196CA8">
                <w:rPr>
                  <w:rFonts w:asciiTheme="minorHAnsi" w:hAnsiTheme="minorHAnsi"/>
                  <w:sz w:val="22"/>
                  <w:szCs w:val="22"/>
                </w:rPr>
                <w:delText>a</w:delText>
              </w:r>
            </w:del>
            <w:r>
              <w:rPr>
                <w:rFonts w:asciiTheme="minorHAnsi" w:hAnsiTheme="minorHAnsi"/>
                <w:sz w:val="22"/>
                <w:szCs w:val="22"/>
              </w:rPr>
              <w:t>pplications</w:t>
            </w:r>
            <w:r w:rsidR="003971A4">
              <w:rPr>
                <w:rFonts w:asciiTheme="minorHAnsi" w:hAnsiTheme="minorHAnsi"/>
                <w:sz w:val="22"/>
                <w:szCs w:val="22"/>
              </w:rPr>
              <w:t xml:space="preserve"> during the </w:t>
            </w:r>
            <w:ins w:id="1121" w:author="Edward Leung" w:date="2016-12-20T22:32:00Z">
              <w:r w:rsidR="00196CA8">
                <w:rPr>
                  <w:rFonts w:asciiTheme="minorHAnsi" w:hAnsiTheme="minorHAnsi"/>
                  <w:sz w:val="22"/>
                  <w:szCs w:val="22"/>
                </w:rPr>
                <w:t>N</w:t>
              </w:r>
            </w:ins>
            <w:del w:id="1122" w:author="Edward Leung" w:date="2016-12-20T22:32:00Z">
              <w:r w:rsidR="003971A4" w:rsidDel="00196CA8">
                <w:rPr>
                  <w:rFonts w:asciiTheme="minorHAnsi" w:hAnsiTheme="minorHAnsi"/>
                  <w:sz w:val="22"/>
                  <w:szCs w:val="22"/>
                </w:rPr>
                <w:delText>n</w:delText>
              </w:r>
            </w:del>
            <w:r w:rsidR="003971A4">
              <w:rPr>
                <w:rFonts w:asciiTheme="minorHAnsi" w:hAnsiTheme="minorHAnsi"/>
                <w:sz w:val="22"/>
                <w:szCs w:val="22"/>
              </w:rPr>
              <w:t xml:space="preserve">ursing </w:t>
            </w:r>
            <w:ins w:id="1123" w:author="Edward Leung" w:date="2016-12-20T22:32:00Z">
              <w:r w:rsidR="00196CA8">
                <w:rPr>
                  <w:rFonts w:asciiTheme="minorHAnsi" w:hAnsiTheme="minorHAnsi"/>
                  <w:sz w:val="22"/>
                  <w:szCs w:val="22"/>
                </w:rPr>
                <w:t>P</w:t>
              </w:r>
            </w:ins>
            <w:del w:id="1124" w:author="Edward Leung" w:date="2016-12-20T22:32:00Z">
              <w:r w:rsidR="003971A4" w:rsidDel="00196CA8">
                <w:rPr>
                  <w:rFonts w:asciiTheme="minorHAnsi" w:hAnsiTheme="minorHAnsi"/>
                  <w:sz w:val="22"/>
                  <w:szCs w:val="22"/>
                </w:rPr>
                <w:delText>p</w:delText>
              </w:r>
            </w:del>
            <w:r w:rsidR="003971A4">
              <w:rPr>
                <w:rFonts w:asciiTheme="minorHAnsi" w:hAnsiTheme="minorHAnsi"/>
                <w:sz w:val="22"/>
                <w:szCs w:val="22"/>
              </w:rPr>
              <w:t>eriod</w:t>
            </w:r>
          </w:p>
          <w:p w14:paraId="7290DE5B" w14:textId="3A0A34BA"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ins w:id="1125" w:author="Edward Leung" w:date="2016-12-20T22:32:00Z">
              <w:r w:rsidR="00196CA8">
                <w:rPr>
                  <w:rFonts w:asciiTheme="minorHAnsi" w:hAnsiTheme="minorHAnsi"/>
                  <w:sz w:val="22"/>
                  <w:szCs w:val="22"/>
                </w:rPr>
                <w:t>T</w:t>
              </w:r>
            </w:ins>
            <w:del w:id="1126" w:author="Edward Leung" w:date="2016-12-20T22:32:00Z">
              <w:r w:rsidDel="00196CA8">
                <w:rPr>
                  <w:rFonts w:asciiTheme="minorHAnsi" w:hAnsiTheme="minorHAnsi"/>
                  <w:sz w:val="22"/>
                  <w:szCs w:val="22"/>
                </w:rPr>
                <w:delText>t</w:delText>
              </w:r>
            </w:del>
            <w:r>
              <w:rPr>
                <w:rFonts w:asciiTheme="minorHAnsi" w:hAnsiTheme="minorHAnsi"/>
                <w:sz w:val="22"/>
                <w:szCs w:val="22"/>
              </w:rPr>
              <w:t xml:space="preserve">ransfer the </w:t>
            </w:r>
            <w:ins w:id="1127" w:author="Edward Leung" w:date="2016-12-20T22:32:00Z">
              <w:r w:rsidR="00196CA8">
                <w:rPr>
                  <w:rFonts w:asciiTheme="minorHAnsi" w:hAnsiTheme="minorHAnsi"/>
                  <w:sz w:val="22"/>
                  <w:szCs w:val="22"/>
                </w:rPr>
                <w:t>M</w:t>
              </w:r>
            </w:ins>
            <w:del w:id="1128" w:author="Edward Leung" w:date="2016-12-20T22:32:00Z">
              <w:r w:rsidDel="00196CA8">
                <w:rPr>
                  <w:rFonts w:asciiTheme="minorHAnsi" w:hAnsiTheme="minorHAnsi"/>
                  <w:sz w:val="22"/>
                  <w:szCs w:val="22"/>
                </w:rPr>
                <w:delText>m</w:delText>
              </w:r>
            </w:del>
            <w:r>
              <w:rPr>
                <w:rFonts w:asciiTheme="minorHAnsi" w:hAnsiTheme="minorHAnsi"/>
                <w:sz w:val="22"/>
                <w:szCs w:val="22"/>
              </w:rPr>
              <w:t xml:space="preserve">aintenance and </w:t>
            </w:r>
            <w:ins w:id="1129" w:author="Edward Leung" w:date="2016-12-20T22:32:00Z">
              <w:r w:rsidR="00196CA8">
                <w:rPr>
                  <w:rFonts w:asciiTheme="minorHAnsi" w:hAnsiTheme="minorHAnsi"/>
                  <w:sz w:val="22"/>
                  <w:szCs w:val="22"/>
                </w:rPr>
                <w:t>O</w:t>
              </w:r>
            </w:ins>
            <w:del w:id="1130" w:author="Edward Leung" w:date="2016-12-20T22:32:00Z">
              <w:r w:rsidDel="00196CA8">
                <w:rPr>
                  <w:rFonts w:asciiTheme="minorHAnsi" w:hAnsiTheme="minorHAnsi"/>
                  <w:sz w:val="22"/>
                  <w:szCs w:val="22"/>
                </w:rPr>
                <w:delText>o</w:delText>
              </w:r>
            </w:del>
            <w:r>
              <w:rPr>
                <w:rFonts w:asciiTheme="minorHAnsi" w:hAnsiTheme="minorHAnsi"/>
                <w:sz w:val="22"/>
                <w:szCs w:val="22"/>
              </w:rPr>
              <w:t xml:space="preserve">peration of the </w:t>
            </w:r>
            <w:ins w:id="1131" w:author="Edward Leung" w:date="2016-12-20T22:32:00Z">
              <w:r w:rsidR="00196CA8">
                <w:rPr>
                  <w:rFonts w:asciiTheme="minorHAnsi" w:hAnsiTheme="minorHAnsi"/>
                  <w:sz w:val="22"/>
                  <w:szCs w:val="22"/>
                </w:rPr>
                <w:t>U</w:t>
              </w:r>
            </w:ins>
            <w:del w:id="1132" w:author="Edward Leung" w:date="2016-12-20T22:32:00Z">
              <w:r w:rsidDel="00196CA8">
                <w:rPr>
                  <w:rFonts w:asciiTheme="minorHAnsi" w:hAnsiTheme="minorHAnsi"/>
                  <w:sz w:val="22"/>
                  <w:szCs w:val="22"/>
                </w:rPr>
                <w:delText>u</w:delText>
              </w:r>
            </w:del>
            <w:r>
              <w:rPr>
                <w:rFonts w:asciiTheme="minorHAnsi" w:hAnsiTheme="minorHAnsi"/>
                <w:sz w:val="22"/>
                <w:szCs w:val="22"/>
              </w:rPr>
              <w:t xml:space="preserve">pgraded CorpMQ to CX IT </w:t>
            </w:r>
            <w:ins w:id="1133" w:author="Edward Leung" w:date="2016-12-20T22:32:00Z">
              <w:r w:rsidR="00196CA8">
                <w:rPr>
                  <w:rFonts w:asciiTheme="minorHAnsi" w:hAnsiTheme="minorHAnsi"/>
                  <w:sz w:val="22"/>
                  <w:szCs w:val="22"/>
                </w:rPr>
                <w:t>T</w:t>
              </w:r>
            </w:ins>
            <w:del w:id="1134" w:author="Edward Leung" w:date="2016-12-20T22:32:00Z">
              <w:r w:rsidDel="00196CA8">
                <w:rPr>
                  <w:rFonts w:asciiTheme="minorHAnsi" w:hAnsiTheme="minorHAnsi"/>
                  <w:sz w:val="22"/>
                  <w:szCs w:val="22"/>
                </w:rPr>
                <w:delText>t</w:delText>
              </w:r>
            </w:del>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461296E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del w:id="1135" w:author="Edward Leung" w:date="2016-12-20T22:33:00Z">
              <w:r w:rsidDel="00196CA8">
                <w:rPr>
                  <w:rFonts w:asciiTheme="minorHAnsi" w:hAnsiTheme="minorHAnsi"/>
                  <w:sz w:val="22"/>
                  <w:szCs w:val="22"/>
                </w:rPr>
                <w:delText xml:space="preserve">cut </w:delText>
              </w:r>
            </w:del>
            <w:ins w:id="1136" w:author="Edward Leung" w:date="2016-12-20T22:33:00Z">
              <w:r w:rsidR="00196CA8">
                <w:rPr>
                  <w:rFonts w:asciiTheme="minorHAnsi" w:hAnsiTheme="minorHAnsi"/>
                  <w:sz w:val="22"/>
                  <w:szCs w:val="22"/>
                </w:rPr>
                <w:t>Cut O</w:t>
              </w:r>
            </w:ins>
            <w:del w:id="1137" w:author="Edward Leung" w:date="2016-12-20T22:33:00Z">
              <w:r w:rsidDel="00196CA8">
                <w:rPr>
                  <w:rFonts w:asciiTheme="minorHAnsi" w:hAnsiTheme="minorHAnsi"/>
                  <w:sz w:val="22"/>
                  <w:szCs w:val="22"/>
                </w:rPr>
                <w:delText>o</w:delText>
              </w:r>
            </w:del>
            <w:r>
              <w:rPr>
                <w:rFonts w:asciiTheme="minorHAnsi" w:hAnsiTheme="minorHAnsi"/>
                <w:sz w:val="22"/>
                <w:szCs w:val="22"/>
              </w:rPr>
              <w:t>ver of the CorpMQ</w:t>
            </w:r>
          </w:p>
          <w:p w14:paraId="638E0CE8" w14:textId="1141A435"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ins w:id="1138" w:author="Edward Leung" w:date="2016-12-20T22:33:00Z">
              <w:r w:rsidR="00196CA8">
                <w:rPr>
                  <w:rFonts w:asciiTheme="minorHAnsi" w:hAnsiTheme="minorHAnsi"/>
                  <w:sz w:val="22"/>
                  <w:szCs w:val="22"/>
                </w:rPr>
                <w:t>C</w:t>
              </w:r>
            </w:ins>
            <w:del w:id="1139" w:author="Edward Leung" w:date="2016-12-20T22:33:00Z">
              <w:r w:rsidDel="00196CA8">
                <w:rPr>
                  <w:rFonts w:asciiTheme="minorHAnsi" w:hAnsiTheme="minorHAnsi"/>
                  <w:sz w:val="22"/>
                  <w:szCs w:val="22"/>
                </w:rPr>
                <w:delText>c</w:delText>
              </w:r>
            </w:del>
            <w:r>
              <w:rPr>
                <w:rFonts w:asciiTheme="minorHAnsi" w:hAnsiTheme="minorHAnsi"/>
                <w:sz w:val="22"/>
                <w:szCs w:val="22"/>
              </w:rPr>
              <w:t xml:space="preserve">oordinate </w:t>
            </w:r>
            <w:ins w:id="1140" w:author="Edward Leung" w:date="2016-12-20T22:33:00Z">
              <w:r w:rsidR="00196CA8">
                <w:rPr>
                  <w:rFonts w:asciiTheme="minorHAnsi" w:hAnsiTheme="minorHAnsi"/>
                  <w:sz w:val="22"/>
                  <w:szCs w:val="22"/>
                </w:rPr>
                <w:t>C</w:t>
              </w:r>
            </w:ins>
            <w:del w:id="1141" w:author="Edward Leung" w:date="2016-12-20T22:33:00Z">
              <w:r w:rsidDel="00196CA8">
                <w:rPr>
                  <w:rFonts w:asciiTheme="minorHAnsi" w:hAnsiTheme="minorHAnsi"/>
                  <w:sz w:val="22"/>
                  <w:szCs w:val="22"/>
                </w:rPr>
                <w:delText>c</w:delText>
              </w:r>
            </w:del>
            <w:r>
              <w:rPr>
                <w:rFonts w:asciiTheme="minorHAnsi" w:hAnsiTheme="minorHAnsi"/>
                <w:sz w:val="22"/>
                <w:szCs w:val="22"/>
              </w:rPr>
              <w:t xml:space="preserve">ut </w:t>
            </w:r>
            <w:ins w:id="1142" w:author="Edward Leung" w:date="2016-12-20T22:33:00Z">
              <w:r w:rsidR="00196CA8">
                <w:rPr>
                  <w:rFonts w:asciiTheme="minorHAnsi" w:hAnsiTheme="minorHAnsi"/>
                  <w:sz w:val="22"/>
                  <w:szCs w:val="22"/>
                </w:rPr>
                <w:t>O</w:t>
              </w:r>
            </w:ins>
            <w:del w:id="1143" w:author="Edward Leung" w:date="2016-12-20T22:33:00Z">
              <w:r w:rsidDel="00196CA8">
                <w:rPr>
                  <w:rFonts w:asciiTheme="minorHAnsi" w:hAnsiTheme="minorHAnsi"/>
                  <w:sz w:val="22"/>
                  <w:szCs w:val="22"/>
                </w:rPr>
                <w:delText>o</w:delText>
              </w:r>
            </w:del>
            <w:r>
              <w:rPr>
                <w:rFonts w:asciiTheme="minorHAnsi" w:hAnsiTheme="minorHAnsi"/>
                <w:sz w:val="22"/>
                <w:szCs w:val="22"/>
              </w:rPr>
              <w:t>ver of the CorpMQ</w:t>
            </w:r>
          </w:p>
          <w:p w14:paraId="01742F22" w14:textId="42FDB08E"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ins w:id="1144" w:author="Edward Leung" w:date="2016-12-20T22:33:00Z">
              <w:r w:rsidR="00196CA8">
                <w:rPr>
                  <w:rFonts w:asciiTheme="minorHAnsi" w:hAnsiTheme="minorHAnsi"/>
                  <w:sz w:val="22"/>
                  <w:szCs w:val="22"/>
                </w:rPr>
                <w:t>E</w:t>
              </w:r>
            </w:ins>
            <w:del w:id="1145" w:author="Edward Leung" w:date="2016-12-20T22:33:00Z">
              <w:r w:rsidRPr="003971A4" w:rsidDel="00196CA8">
                <w:rPr>
                  <w:rFonts w:asciiTheme="minorHAnsi" w:hAnsiTheme="minorHAnsi"/>
                  <w:sz w:val="22"/>
                  <w:szCs w:val="22"/>
                  <w:lang w:val="en-GB"/>
                </w:rPr>
                <w:delText>e</w:delText>
              </w:r>
            </w:del>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ins w:id="1146" w:author="Edward Leung" w:date="2016-12-20T22:33:00Z">
              <w:r w:rsidR="00196CA8">
                <w:rPr>
                  <w:rFonts w:asciiTheme="minorHAnsi" w:hAnsiTheme="minorHAnsi"/>
                  <w:sz w:val="22"/>
                  <w:szCs w:val="22"/>
                  <w:lang w:val="en-GB"/>
                </w:rPr>
                <w:t>E</w:t>
              </w:r>
            </w:ins>
            <w:del w:id="1147" w:author="Edward Leung" w:date="2016-12-20T22:33:00Z">
              <w:r w:rsidRPr="003971A4" w:rsidDel="00196CA8">
                <w:rPr>
                  <w:rFonts w:asciiTheme="minorHAnsi" w:hAnsiTheme="minorHAnsi"/>
                  <w:sz w:val="22"/>
                  <w:szCs w:val="22"/>
                  <w:lang w:val="en-GB"/>
                </w:rPr>
                <w:delText>e</w:delText>
              </w:r>
            </w:del>
            <w:r w:rsidRPr="003971A4">
              <w:rPr>
                <w:rFonts w:asciiTheme="minorHAnsi" w:hAnsiTheme="minorHAnsi"/>
                <w:sz w:val="22"/>
                <w:szCs w:val="22"/>
                <w:lang w:val="en-GB"/>
              </w:rPr>
              <w:t xml:space="preserve">nd </w:t>
            </w:r>
            <w:ins w:id="1148" w:author="Edward Leung" w:date="2016-12-20T22:33:00Z">
              <w:r w:rsidR="00196CA8">
                <w:rPr>
                  <w:rFonts w:asciiTheme="minorHAnsi" w:hAnsiTheme="minorHAnsi"/>
                  <w:sz w:val="22"/>
                  <w:szCs w:val="22"/>
                  <w:lang w:val="en-GB"/>
                </w:rPr>
                <w:t>P</w:t>
              </w:r>
            </w:ins>
            <w:del w:id="1149" w:author="Edward Leung" w:date="2016-12-20T22:33:00Z">
              <w:r w:rsidRPr="003971A4" w:rsidDel="00196CA8">
                <w:rPr>
                  <w:rFonts w:asciiTheme="minorHAnsi" w:hAnsiTheme="minorHAnsi"/>
                  <w:sz w:val="22"/>
                  <w:szCs w:val="22"/>
                  <w:lang w:val="en-GB"/>
                </w:rPr>
                <w:delText>p</w:delText>
              </w:r>
            </w:del>
            <w:r w:rsidRPr="003971A4">
              <w:rPr>
                <w:rFonts w:asciiTheme="minorHAnsi" w:hAnsiTheme="minorHAnsi"/>
                <w:sz w:val="22"/>
                <w:szCs w:val="22"/>
                <w:lang w:val="en-GB"/>
              </w:rPr>
              <w:t>roces</w:t>
            </w:r>
            <w:r>
              <w:rPr>
                <w:rFonts w:asciiTheme="minorHAnsi" w:hAnsiTheme="minorHAnsi"/>
                <w:sz w:val="22"/>
                <w:szCs w:val="22"/>
                <w:lang w:val="en-GB"/>
              </w:rPr>
              <w:t xml:space="preserve">sing of the </w:t>
            </w:r>
            <w:ins w:id="1150" w:author="Edward Leung" w:date="2016-12-20T22:33:00Z">
              <w:r w:rsidR="00196CA8">
                <w:rPr>
                  <w:rFonts w:asciiTheme="minorHAnsi" w:hAnsiTheme="minorHAnsi"/>
                  <w:sz w:val="22"/>
                  <w:szCs w:val="22"/>
                  <w:lang w:val="en-GB"/>
                </w:rPr>
                <w:t>U</w:t>
              </w:r>
            </w:ins>
            <w:del w:id="1151" w:author="Edward Leung" w:date="2016-12-20T22:33:00Z">
              <w:r w:rsidDel="00196CA8">
                <w:rPr>
                  <w:rFonts w:asciiTheme="minorHAnsi" w:hAnsiTheme="minorHAnsi"/>
                  <w:sz w:val="22"/>
                  <w:szCs w:val="22"/>
                  <w:lang w:val="en-GB"/>
                </w:rPr>
                <w:delText>u</w:delText>
              </w:r>
            </w:del>
            <w:r>
              <w:rPr>
                <w:rFonts w:asciiTheme="minorHAnsi" w:hAnsiTheme="minorHAnsi"/>
                <w:sz w:val="22"/>
                <w:szCs w:val="22"/>
                <w:lang w:val="en-GB"/>
              </w:rPr>
              <w:t>pgraded CorpMQ</w:t>
            </w:r>
          </w:p>
          <w:p w14:paraId="2149139D" w14:textId="36C04F9F"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ins w:id="1152" w:author="Edward Leung" w:date="2016-12-20T22:33:00Z">
              <w:r w:rsidR="00196CA8">
                <w:rPr>
                  <w:rFonts w:asciiTheme="minorHAnsi" w:hAnsiTheme="minorHAnsi"/>
                  <w:sz w:val="22"/>
                  <w:szCs w:val="22"/>
                  <w:lang w:val="en-GB"/>
                </w:rPr>
                <w:t>F</w:t>
              </w:r>
            </w:ins>
            <w:del w:id="1153" w:author="Edward Leung" w:date="2016-12-20T22:33:00Z">
              <w:r w:rsidDel="00196CA8">
                <w:rPr>
                  <w:rFonts w:asciiTheme="minorHAnsi" w:hAnsiTheme="minorHAnsi"/>
                  <w:sz w:val="22"/>
                  <w:szCs w:val="22"/>
                  <w:lang w:val="en-GB"/>
                </w:rPr>
                <w:delText>f</w:delText>
              </w:r>
            </w:del>
            <w:r>
              <w:rPr>
                <w:rFonts w:asciiTheme="minorHAnsi" w:hAnsiTheme="minorHAnsi"/>
                <w:sz w:val="22"/>
                <w:szCs w:val="22"/>
                <w:lang w:val="en-GB"/>
              </w:rPr>
              <w:t xml:space="preserve">ixing of </w:t>
            </w:r>
            <w:ins w:id="1154" w:author="Edward Leung" w:date="2016-12-20T22:33:00Z">
              <w:r w:rsidR="00196CA8">
                <w:rPr>
                  <w:rFonts w:asciiTheme="minorHAnsi" w:hAnsiTheme="minorHAnsi"/>
                  <w:sz w:val="22"/>
                  <w:szCs w:val="22"/>
                  <w:lang w:val="en-GB"/>
                </w:rPr>
                <w:t>A</w:t>
              </w:r>
            </w:ins>
            <w:del w:id="1155" w:author="Edward Leung" w:date="2016-12-20T22:33:00Z">
              <w:r w:rsidDel="00196CA8">
                <w:rPr>
                  <w:rFonts w:asciiTheme="minorHAnsi" w:hAnsiTheme="minorHAnsi"/>
                  <w:sz w:val="22"/>
                  <w:szCs w:val="22"/>
                  <w:lang w:val="en-GB"/>
                </w:rPr>
                <w:delText>a</w:delText>
              </w:r>
            </w:del>
            <w:r>
              <w:rPr>
                <w:rFonts w:asciiTheme="minorHAnsi" w:hAnsiTheme="minorHAnsi"/>
                <w:sz w:val="22"/>
                <w:szCs w:val="22"/>
                <w:lang w:val="en-GB"/>
              </w:rPr>
              <w:t xml:space="preserve">ny </w:t>
            </w:r>
            <w:del w:id="1156" w:author="Edward Leung" w:date="2016-12-20T22:33:00Z">
              <w:r w:rsidDel="00196CA8">
                <w:rPr>
                  <w:rFonts w:asciiTheme="minorHAnsi" w:hAnsiTheme="minorHAnsi"/>
                  <w:sz w:val="22"/>
                  <w:szCs w:val="22"/>
                  <w:lang w:val="en-GB"/>
                </w:rPr>
                <w:delText>i</w:delText>
              </w:r>
            </w:del>
            <w:ins w:id="1157" w:author="Edward Leung" w:date="2016-12-20T22:33:00Z">
              <w:r w:rsidR="00196CA8">
                <w:rPr>
                  <w:rFonts w:asciiTheme="minorHAnsi" w:hAnsiTheme="minorHAnsi"/>
                  <w:sz w:val="22"/>
                  <w:szCs w:val="22"/>
                  <w:lang w:val="en-GB"/>
                </w:rPr>
                <w:t>I</w:t>
              </w:r>
            </w:ins>
            <w:r>
              <w:rPr>
                <w:rFonts w:asciiTheme="minorHAnsi" w:hAnsiTheme="minorHAnsi"/>
                <w:sz w:val="22"/>
                <w:szCs w:val="22"/>
                <w:lang w:val="en-GB"/>
              </w:rPr>
              <w:t xml:space="preserve">ssues after </w:t>
            </w:r>
            <w:ins w:id="1158" w:author="Edward Leung" w:date="2016-12-20T22:33:00Z">
              <w:r w:rsidR="00196CA8">
                <w:rPr>
                  <w:rFonts w:asciiTheme="minorHAnsi" w:hAnsiTheme="minorHAnsi"/>
                  <w:sz w:val="22"/>
                  <w:szCs w:val="22"/>
                  <w:lang w:val="en-GB"/>
                </w:rPr>
                <w:t>C</w:t>
              </w:r>
            </w:ins>
            <w:del w:id="1159" w:author="Edward Leung" w:date="2016-12-20T22:33:00Z">
              <w:r w:rsidDel="00196CA8">
                <w:rPr>
                  <w:rFonts w:asciiTheme="minorHAnsi" w:hAnsiTheme="minorHAnsi"/>
                  <w:sz w:val="22"/>
                  <w:szCs w:val="22"/>
                  <w:lang w:val="en-GB"/>
                </w:rPr>
                <w:delText>c</w:delText>
              </w:r>
            </w:del>
            <w:r>
              <w:rPr>
                <w:rFonts w:asciiTheme="minorHAnsi" w:hAnsiTheme="minorHAnsi"/>
                <w:sz w:val="22"/>
                <w:szCs w:val="22"/>
                <w:lang w:val="en-GB"/>
              </w:rPr>
              <w:t>ut-</w:t>
            </w:r>
            <w:ins w:id="1160" w:author="Edward Leung" w:date="2016-12-20T22:33:00Z">
              <w:r w:rsidR="00196CA8">
                <w:rPr>
                  <w:rFonts w:asciiTheme="minorHAnsi" w:hAnsiTheme="minorHAnsi"/>
                  <w:sz w:val="22"/>
                  <w:szCs w:val="22"/>
                  <w:lang w:val="en-GB"/>
                </w:rPr>
                <w:t>O</w:t>
              </w:r>
            </w:ins>
            <w:del w:id="1161" w:author="Edward Leung" w:date="2016-12-20T22:33:00Z">
              <w:r w:rsidDel="00196CA8">
                <w:rPr>
                  <w:rFonts w:asciiTheme="minorHAnsi" w:hAnsiTheme="minorHAnsi"/>
                  <w:sz w:val="22"/>
                  <w:szCs w:val="22"/>
                  <w:lang w:val="en-GB"/>
                </w:rPr>
                <w:delText>o</w:delText>
              </w:r>
            </w:del>
            <w:r>
              <w:rPr>
                <w:rFonts w:asciiTheme="minorHAnsi" w:hAnsiTheme="minorHAnsi"/>
                <w:sz w:val="22"/>
                <w:szCs w:val="22"/>
                <w:lang w:val="en-GB"/>
              </w:rPr>
              <w:t xml:space="preserve">ver </w:t>
            </w:r>
            <w:ins w:id="1162" w:author="Edward Leung" w:date="2016-12-20T22:33:00Z">
              <w:r w:rsidR="00196CA8">
                <w:rPr>
                  <w:rFonts w:asciiTheme="minorHAnsi" w:hAnsiTheme="minorHAnsi"/>
                  <w:sz w:val="22"/>
                  <w:szCs w:val="22"/>
                  <w:lang w:val="en-GB"/>
                </w:rPr>
                <w:t>d</w:t>
              </w:r>
            </w:ins>
            <w:del w:id="1163" w:author="Edward Leung" w:date="2016-12-20T22:33:00Z">
              <w:r w:rsidDel="00196CA8">
                <w:rPr>
                  <w:rFonts w:asciiTheme="minorHAnsi" w:hAnsiTheme="minorHAnsi"/>
                  <w:sz w:val="22"/>
                  <w:szCs w:val="22"/>
                  <w:lang w:val="en-GB"/>
                </w:rPr>
                <w:delText>d</w:delText>
              </w:r>
            </w:del>
            <w:r>
              <w:rPr>
                <w:rFonts w:asciiTheme="minorHAnsi" w:hAnsiTheme="minorHAnsi"/>
                <w:sz w:val="22"/>
                <w:szCs w:val="22"/>
                <w:lang w:val="en-GB"/>
              </w:rPr>
              <w:t xml:space="preserve">uring the </w:t>
            </w:r>
            <w:ins w:id="1164" w:author="Edward Leung" w:date="2016-12-20T22:33:00Z">
              <w:r w:rsidR="00196CA8">
                <w:rPr>
                  <w:rFonts w:asciiTheme="minorHAnsi" w:hAnsiTheme="minorHAnsi"/>
                  <w:sz w:val="22"/>
                  <w:szCs w:val="22"/>
                  <w:lang w:val="en-GB"/>
                </w:rPr>
                <w:t>N</w:t>
              </w:r>
            </w:ins>
            <w:del w:id="1165" w:author="Edward Leung" w:date="2016-12-20T22:33:00Z">
              <w:r w:rsidDel="00196CA8">
                <w:rPr>
                  <w:rFonts w:asciiTheme="minorHAnsi" w:hAnsiTheme="minorHAnsi"/>
                  <w:sz w:val="22"/>
                  <w:szCs w:val="22"/>
                  <w:lang w:val="en-GB"/>
                </w:rPr>
                <w:delText>n</w:delText>
              </w:r>
            </w:del>
            <w:r>
              <w:rPr>
                <w:rFonts w:asciiTheme="minorHAnsi" w:hAnsiTheme="minorHAnsi"/>
                <w:sz w:val="22"/>
                <w:szCs w:val="22"/>
                <w:lang w:val="en-GB"/>
              </w:rPr>
              <w:t xml:space="preserve">ursing </w:t>
            </w:r>
            <w:ins w:id="1166" w:author="Edward Leung" w:date="2016-12-20T22:33:00Z">
              <w:r w:rsidR="00196CA8">
                <w:rPr>
                  <w:rFonts w:asciiTheme="minorHAnsi" w:hAnsiTheme="minorHAnsi"/>
                  <w:sz w:val="22"/>
                  <w:szCs w:val="22"/>
                  <w:lang w:val="en-GB"/>
                </w:rPr>
                <w:t>P</w:t>
              </w:r>
            </w:ins>
            <w:del w:id="1167" w:author="Edward Leung" w:date="2016-12-20T22:33:00Z">
              <w:r w:rsidDel="00196CA8">
                <w:rPr>
                  <w:rFonts w:asciiTheme="minorHAnsi" w:hAnsiTheme="minorHAnsi"/>
                  <w:sz w:val="22"/>
                  <w:szCs w:val="22"/>
                  <w:lang w:val="en-GB"/>
                </w:rPr>
                <w:delText>p</w:delText>
              </w:r>
            </w:del>
            <w:r>
              <w:rPr>
                <w:rFonts w:asciiTheme="minorHAnsi" w:hAnsiTheme="minorHAnsi"/>
                <w:sz w:val="22"/>
                <w:szCs w:val="22"/>
                <w:lang w:val="en-GB"/>
              </w:rPr>
              <w:t>eriod</w:t>
            </w:r>
          </w:p>
          <w:p w14:paraId="06417F03" w14:textId="712238BB" w:rsidR="00E90A03" w:rsidRPr="003E5E7E" w:rsidRDefault="00E90A03" w:rsidP="00196CA8">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Change w:id="1168" w:author="Edward Leung" w:date="2016-12-20T22:33:00Z">
                <w:pPr>
                  <w:numPr>
                    <w:numId w:val="18"/>
                  </w:numPr>
                  <w:tabs>
                    <w:tab w:val="num" w:pos="245"/>
                    <w:tab w:val="num" w:pos="720"/>
                    <w:tab w:val="num" w:pos="2700"/>
                  </w:tabs>
                  <w:spacing w:before="100" w:beforeAutospacing="1" w:after="100" w:afterAutospacing="1"/>
                  <w:ind w:left="245" w:hanging="245"/>
                </w:pPr>
              </w:pPrChange>
            </w:pPr>
            <w:r>
              <w:rPr>
                <w:rFonts w:asciiTheme="minorHAnsi" w:hAnsiTheme="minorHAnsi"/>
                <w:sz w:val="22"/>
                <w:szCs w:val="22"/>
                <w:lang w:val="en-GB"/>
              </w:rPr>
              <w:t xml:space="preserve">Knowledge </w:t>
            </w:r>
            <w:ins w:id="1169" w:author="Edward Leung" w:date="2016-12-20T22:33:00Z">
              <w:r w:rsidR="00196CA8">
                <w:rPr>
                  <w:rFonts w:asciiTheme="minorHAnsi" w:hAnsiTheme="minorHAnsi"/>
                  <w:sz w:val="22"/>
                  <w:szCs w:val="22"/>
                  <w:lang w:val="en-GB"/>
                </w:rPr>
                <w:t>T</w:t>
              </w:r>
            </w:ins>
            <w:del w:id="1170" w:author="Edward Leung" w:date="2016-12-20T22:33:00Z">
              <w:r w:rsidDel="00196CA8">
                <w:rPr>
                  <w:rFonts w:asciiTheme="minorHAnsi" w:hAnsiTheme="minorHAnsi"/>
                  <w:sz w:val="22"/>
                  <w:szCs w:val="22"/>
                  <w:lang w:val="en-GB"/>
                </w:rPr>
                <w:delText>t</w:delText>
              </w:r>
            </w:del>
            <w:r>
              <w:rPr>
                <w:rFonts w:asciiTheme="minorHAnsi" w:hAnsiTheme="minorHAnsi"/>
                <w:sz w:val="22"/>
                <w:szCs w:val="22"/>
                <w:lang w:val="en-GB"/>
              </w:rPr>
              <w:t xml:space="preserve">ransfer on </w:t>
            </w:r>
            <w:ins w:id="1171" w:author="Edward Leung" w:date="2016-12-20T22:33:00Z">
              <w:r w:rsidR="00196CA8">
                <w:rPr>
                  <w:rFonts w:asciiTheme="minorHAnsi" w:hAnsiTheme="minorHAnsi"/>
                  <w:sz w:val="22"/>
                  <w:szCs w:val="22"/>
                  <w:lang w:val="en-GB"/>
                </w:rPr>
                <w:t>M</w:t>
              </w:r>
            </w:ins>
            <w:del w:id="1172" w:author="Edward Leung" w:date="2016-12-20T22:33:00Z">
              <w:r w:rsidDel="00196CA8">
                <w:rPr>
                  <w:rFonts w:asciiTheme="minorHAnsi" w:hAnsiTheme="minorHAnsi"/>
                  <w:sz w:val="22"/>
                  <w:szCs w:val="22"/>
                  <w:lang w:val="en-GB"/>
                </w:rPr>
                <w:delText>m</w:delText>
              </w:r>
            </w:del>
            <w:r>
              <w:rPr>
                <w:rFonts w:asciiTheme="minorHAnsi" w:hAnsiTheme="minorHAnsi"/>
                <w:sz w:val="22"/>
                <w:szCs w:val="22"/>
                <w:lang w:val="en-GB"/>
              </w:rPr>
              <w:t xml:space="preserve">aintenance of the </w:t>
            </w:r>
            <w:del w:id="1173" w:author="Edward Leung" w:date="2016-12-20T22:33:00Z">
              <w:r w:rsidDel="00196CA8">
                <w:rPr>
                  <w:rFonts w:asciiTheme="minorHAnsi" w:hAnsiTheme="minorHAnsi"/>
                  <w:sz w:val="22"/>
                  <w:szCs w:val="22"/>
                  <w:lang w:val="en-GB"/>
                </w:rPr>
                <w:delText xml:space="preserve">upgraded </w:delText>
              </w:r>
            </w:del>
            <w:ins w:id="1174" w:author="Edward Leung" w:date="2016-12-20T22:33:00Z">
              <w:r w:rsidR="00196CA8">
                <w:rPr>
                  <w:rFonts w:asciiTheme="minorHAnsi" w:hAnsiTheme="minorHAnsi"/>
                  <w:sz w:val="22"/>
                  <w:szCs w:val="22"/>
                  <w:lang w:val="en-GB"/>
                </w:rPr>
                <w:t xml:space="preserve">Upgraded </w:t>
              </w:r>
            </w:ins>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7E65ED16" w14:textId="387B0E93" w:rsidR="00197B0A" w:rsidDel="003F77E6" w:rsidRDefault="00E90A03" w:rsidP="005126DD">
            <w:pPr>
              <w:numPr>
                <w:ilvl w:val="0"/>
                <w:numId w:val="18"/>
              </w:numPr>
              <w:tabs>
                <w:tab w:val="clear" w:pos="2700"/>
                <w:tab w:val="num" w:pos="316"/>
              </w:tabs>
              <w:spacing w:before="100" w:beforeAutospacing="1" w:after="100" w:afterAutospacing="1"/>
              <w:ind w:left="316" w:hanging="270"/>
              <w:rPr>
                <w:del w:id="1175" w:author="Edward Leung" w:date="2016-12-20T22:20:00Z"/>
                <w:rFonts w:asciiTheme="minorHAnsi" w:hAnsiTheme="minorHAnsi"/>
                <w:sz w:val="22"/>
                <w:szCs w:val="22"/>
              </w:rPr>
            </w:pPr>
            <w:del w:id="1176" w:author="Edward Leung" w:date="2016-12-20T22:20:00Z">
              <w:r w:rsidDel="003F77E6">
                <w:rPr>
                  <w:rFonts w:asciiTheme="minorHAnsi" w:hAnsiTheme="minorHAnsi"/>
                  <w:sz w:val="22"/>
                  <w:szCs w:val="22"/>
                </w:rPr>
                <w:delText>Cut Over Plan</w:delText>
              </w:r>
            </w:del>
          </w:p>
          <w:p w14:paraId="60606270" w14:textId="449DDF6A" w:rsidR="00197B0A" w:rsidDel="003F77E6" w:rsidRDefault="00E90A03" w:rsidP="005126DD">
            <w:pPr>
              <w:numPr>
                <w:ilvl w:val="0"/>
                <w:numId w:val="18"/>
              </w:numPr>
              <w:tabs>
                <w:tab w:val="clear" w:pos="2700"/>
                <w:tab w:val="num" w:pos="316"/>
              </w:tabs>
              <w:spacing w:before="100" w:beforeAutospacing="1" w:after="100" w:afterAutospacing="1"/>
              <w:ind w:left="316" w:hanging="270"/>
              <w:rPr>
                <w:del w:id="1177" w:author="Edward Leung" w:date="2016-12-20T22:20:00Z"/>
                <w:rFonts w:asciiTheme="minorHAnsi" w:hAnsiTheme="minorHAnsi"/>
                <w:sz w:val="22"/>
                <w:szCs w:val="22"/>
              </w:rPr>
            </w:pPr>
            <w:del w:id="1178" w:author="Edward Leung" w:date="2016-12-20T22:20:00Z">
              <w:r w:rsidDel="003F77E6">
                <w:rPr>
                  <w:rFonts w:asciiTheme="minorHAnsi" w:hAnsiTheme="minorHAnsi"/>
                  <w:sz w:val="22"/>
                  <w:szCs w:val="22"/>
                </w:rPr>
                <w:delText>Fallback Plan</w:delText>
              </w:r>
            </w:del>
          </w:p>
          <w:p w14:paraId="61BA1494" w14:textId="60F072D1" w:rsidR="00E90A03" w:rsidRDefault="00E90A03"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del w:id="1179" w:author="Edward Leung" w:date="2016-12-20T22:25:00Z">
              <w:r w:rsidDel="003F77E6">
                <w:rPr>
                  <w:rFonts w:asciiTheme="minorHAnsi" w:hAnsiTheme="minorHAnsi"/>
                  <w:sz w:val="22"/>
                  <w:szCs w:val="22"/>
                </w:rPr>
                <w:delText xml:space="preserve">Operation </w:delText>
              </w:r>
            </w:del>
            <w:ins w:id="1180" w:author="Edward Leung" w:date="2016-12-20T22:25:00Z">
              <w:r w:rsidR="003F77E6">
                <w:rPr>
                  <w:rFonts w:asciiTheme="minorHAnsi" w:hAnsiTheme="minorHAnsi"/>
                  <w:sz w:val="22"/>
                  <w:szCs w:val="22"/>
                </w:rPr>
                <w:t xml:space="preserve">Deployment </w:t>
              </w:r>
            </w:ins>
            <w:r>
              <w:rPr>
                <w:rFonts w:asciiTheme="minorHAnsi" w:hAnsiTheme="minorHAnsi"/>
                <w:sz w:val="22"/>
                <w:szCs w:val="22"/>
              </w:rPr>
              <w:t>Manual</w:t>
            </w:r>
          </w:p>
          <w:p w14:paraId="61D43F6E" w14:textId="6B43FD7A" w:rsidR="00E90A03" w:rsidRPr="004A1C90" w:rsidRDefault="00E90A03"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Project Closure Report</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1181" w:name="_Toc470036902"/>
      <w:r>
        <w:lastRenderedPageBreak/>
        <w:t xml:space="preserve">PROJECT </w:t>
      </w:r>
      <w:r w:rsidR="00FC4C8E">
        <w:t>ASSUMPTIONS</w:t>
      </w:r>
      <w:bookmarkEnd w:id="118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ins w:id="1182" w:author="Edward Leung" w:date="2016-12-20T09:48:00Z">
        <w:r w:rsidR="005126DD">
          <w:rPr>
            <w:szCs w:val="22"/>
          </w:rPr>
          <w:t>s</w:t>
        </w:r>
      </w:ins>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1183" w:name="_Toc470036903"/>
      <w:r>
        <w:rPr>
          <w:sz w:val="22"/>
          <w:szCs w:val="22"/>
        </w:rPr>
        <w:lastRenderedPageBreak/>
        <w:t>PROJECT ORGANIZATION</w:t>
      </w:r>
      <w:bookmarkEnd w:id="118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rPr>
          <w:ins w:id="1184" w:author="Edward Leung" w:date="2016-12-20T22:35:00Z"/>
        </w:rPr>
      </w:pPr>
    </w:p>
    <w:p w14:paraId="40CF0661" w14:textId="77777777" w:rsidR="00196CA8" w:rsidRDefault="00196CA8">
      <w:pPr>
        <w:rPr>
          <w:ins w:id="1185" w:author="Edward Leung" w:date="2016-12-20T22:35:00Z"/>
          <w:rFonts w:ascii="Calibri" w:hAnsi="Calibri"/>
          <w:kern w:val="20"/>
          <w:sz w:val="22"/>
          <w:szCs w:val="22"/>
          <w:lang w:val="en-CA" w:eastAsia="en-US"/>
        </w:rPr>
      </w:pPr>
      <w:ins w:id="1186" w:author="Edward Leung" w:date="2016-12-20T22:35:00Z">
        <w:r>
          <w:br w:type="page"/>
        </w:r>
      </w:ins>
    </w:p>
    <w:p w14:paraId="5FD59D0E" w14:textId="77777777" w:rsidR="00924BD4" w:rsidDel="00196CA8" w:rsidRDefault="00924BD4" w:rsidP="00061D2A">
      <w:pPr>
        <w:pStyle w:val="BodyTextRFP"/>
        <w:rPr>
          <w:del w:id="1187" w:author="Edward Leung" w:date="2016-12-20T22:35:00Z"/>
        </w:rPr>
      </w:pPr>
    </w:p>
    <w:p w14:paraId="5B715A1C" w14:textId="23356882" w:rsidR="000D737F" w:rsidRDefault="00933286" w:rsidP="00061D2A">
      <w:pPr>
        <w:pStyle w:val="BodyTextRFP"/>
      </w:pPr>
      <w:r w:rsidRPr="00933286">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Change w:id="1188">
          <w:tblGrid>
            <w:gridCol w:w="450"/>
            <w:gridCol w:w="1299"/>
            <w:gridCol w:w="450"/>
            <w:gridCol w:w="1131"/>
            <w:gridCol w:w="450"/>
            <w:gridCol w:w="5490"/>
            <w:gridCol w:w="450"/>
          </w:tblGrid>
        </w:tblGridChange>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CE7263">
        <w:tblPrEx>
          <w:tblW w:w="9270" w:type="dxa"/>
          <w:tblCellSpacing w:w="7" w:type="dxa"/>
          <w:tblInd w:w="-450" w:type="dxa"/>
          <w:tblCellMar>
            <w:left w:w="115" w:type="dxa"/>
            <w:right w:w="115" w:type="dxa"/>
          </w:tblCellMar>
          <w:tblLook w:val="00A0" w:firstRow="1" w:lastRow="0" w:firstColumn="1" w:lastColumn="0" w:noHBand="0" w:noVBand="0"/>
          <w:tblPrExChange w:id="1189" w:author="Edward Leung" w:date="2016-12-20T10:01:00Z">
            <w:tblPrEx>
              <w:tblW w:w="9270" w:type="dxa"/>
              <w:tblCellSpacing w:w="7" w:type="dxa"/>
              <w:tblInd w:w="-450" w:type="dxa"/>
              <w:tblCellMar>
                <w:left w:w="115" w:type="dxa"/>
                <w:right w:w="115" w:type="dxa"/>
              </w:tblCellMar>
              <w:tblLook w:val="00A0" w:firstRow="1" w:lastRow="0" w:firstColumn="1" w:lastColumn="0" w:noHBand="0" w:noVBand="0"/>
            </w:tblPrEx>
          </w:tblPrExChange>
        </w:tblPrEx>
        <w:trPr>
          <w:trHeight w:val="767"/>
          <w:tblCellSpacing w:w="7" w:type="dxa"/>
          <w:trPrChange w:id="1190" w:author="Edward Leung" w:date="2016-12-20T10:01:00Z">
            <w:trPr>
              <w:gridBefore w:val="1"/>
              <w:trHeight w:val="1221"/>
              <w:tblCellSpacing w:w="7" w:type="dxa"/>
            </w:trPr>
          </w:trPrChange>
        </w:trPr>
        <w:tc>
          <w:tcPr>
            <w:tcW w:w="1728" w:type="dxa"/>
            <w:tcBorders>
              <w:top w:val="single" w:sz="4" w:space="0" w:color="C60C30"/>
              <w:left w:val="single" w:sz="4" w:space="0" w:color="A6A6A6"/>
              <w:bottom w:val="single" w:sz="4" w:space="0" w:color="C60C30"/>
              <w:right w:val="single" w:sz="4" w:space="0" w:color="A6A6A6"/>
            </w:tcBorders>
            <w:tcPrChange w:id="1191" w:author="Edward Leung" w:date="2016-12-20T10:01:00Z">
              <w:tcPr>
                <w:tcW w:w="1728" w:type="dxa"/>
                <w:gridSpan w:val="2"/>
                <w:tcBorders>
                  <w:top w:val="single" w:sz="4" w:space="0" w:color="C60C30"/>
                  <w:left w:val="single" w:sz="4" w:space="0" w:color="A6A6A6"/>
                  <w:bottom w:val="single" w:sz="4" w:space="0" w:color="C60C30"/>
                  <w:right w:val="single" w:sz="4" w:space="0" w:color="A6A6A6"/>
                </w:tcBorders>
              </w:tcPr>
            </w:tcPrChange>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Change w:id="1192" w:author="Edward Leung" w:date="2016-12-20T10:01:00Z">
              <w:tcPr>
                <w:tcW w:w="1567" w:type="dxa"/>
                <w:gridSpan w:val="2"/>
                <w:tcBorders>
                  <w:top w:val="single" w:sz="4" w:space="0" w:color="C60C30"/>
                  <w:left w:val="single" w:sz="4" w:space="0" w:color="A6A6A6"/>
                  <w:bottom w:val="single" w:sz="4" w:space="0" w:color="C60C30"/>
                  <w:right w:val="single" w:sz="4" w:space="0" w:color="A6A6A6"/>
                </w:tcBorders>
              </w:tcPr>
            </w:tcPrChange>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Change w:id="1193" w:author="Edward Leung" w:date="2016-12-20T10:01:00Z">
              <w:tcPr>
                <w:tcW w:w="5919" w:type="dxa"/>
                <w:gridSpan w:val="2"/>
                <w:tcBorders>
                  <w:top w:val="single" w:sz="4" w:space="0" w:color="C60C30"/>
                  <w:left w:val="single" w:sz="4" w:space="0" w:color="A6A6A6"/>
                  <w:bottom w:val="single" w:sz="4" w:space="0" w:color="C60C30"/>
                  <w:right w:val="single" w:sz="4" w:space="0" w:color="A6A6A6"/>
                </w:tcBorders>
              </w:tcPr>
            </w:tcPrChange>
          </w:tcPr>
          <w:p w14:paraId="454168EA" w14:textId="103EC811" w:rsidR="00933286" w:rsidRPr="002E5504" w:rsidRDefault="00F10D1A">
            <w:pPr>
              <w:pStyle w:val="TableBodyTextRFP"/>
              <w:ind w:left="48"/>
              <w:jc w:val="both"/>
            </w:pPr>
            <w:r>
              <w:t xml:space="preserve">IT professional with </w:t>
            </w:r>
            <w:ins w:id="1194" w:author="Edward Leung" w:date="2016-12-20T10:00:00Z">
              <w:r w:rsidR="00CE7263">
                <w:t xml:space="preserve">over 15 years in </w:t>
              </w:r>
            </w:ins>
            <w:r>
              <w:t>project management background</w:t>
            </w:r>
            <w:ins w:id="1195" w:author="Edward Leung" w:date="2016-12-20T10:06:00Z">
              <w:r w:rsidR="00CE7263">
                <w:t xml:space="preserve">. </w:t>
              </w:r>
            </w:ins>
            <w:del w:id="1196" w:author="Edward Leung" w:date="2016-12-20T10:06:00Z">
              <w:r w:rsidDel="00CE7263">
                <w:delText xml:space="preserve"> and e</w:delText>
              </w:r>
            </w:del>
            <w:ins w:id="1197" w:author="Edward Leung" w:date="2016-12-20T10:06:00Z">
              <w:r w:rsidR="00CE7263">
                <w:t>E</w:t>
              </w:r>
            </w:ins>
            <w:r>
              <w:t xml:space="preserve">xperiences in </w:t>
            </w:r>
            <w:r w:rsidR="0023333D">
              <w:t>different middle-tier</w:t>
            </w:r>
            <w:r>
              <w:t xml:space="preserve"> projects</w:t>
            </w:r>
            <w:ins w:id="1198" w:author="Edward Leung" w:date="2016-12-20T10:01:00Z">
              <w:r w:rsidR="00CE7263">
                <w:t xml:space="preserve"> and other related IT projects for banks and financial </w:t>
              </w:r>
            </w:ins>
            <w:ins w:id="1199" w:author="Edward Leung" w:date="2016-12-20T10:02:00Z">
              <w:r w:rsidR="00CE7263">
                <w:t>institutions</w:t>
              </w:r>
            </w:ins>
            <w:r>
              <w:t>.</w:t>
            </w:r>
          </w:p>
        </w:tc>
      </w:tr>
      <w:tr w:rsidR="00D919F6" w:rsidRPr="005D1CED" w14:paraId="484F5A28" w14:textId="77777777" w:rsidTr="00CE7263">
        <w:tblPrEx>
          <w:tblW w:w="9270" w:type="dxa"/>
          <w:tblCellSpacing w:w="7" w:type="dxa"/>
          <w:tblInd w:w="-450" w:type="dxa"/>
          <w:tblCellMar>
            <w:left w:w="115" w:type="dxa"/>
            <w:right w:w="115" w:type="dxa"/>
          </w:tblCellMar>
          <w:tblLook w:val="00A0" w:firstRow="1" w:lastRow="0" w:firstColumn="1" w:lastColumn="0" w:noHBand="0" w:noVBand="0"/>
          <w:tblPrExChange w:id="1200" w:author="Edward Leung" w:date="2016-12-20T10:02:00Z">
            <w:tblPrEx>
              <w:tblW w:w="9270" w:type="dxa"/>
              <w:tblCellSpacing w:w="7" w:type="dxa"/>
              <w:tblInd w:w="-450" w:type="dxa"/>
              <w:tblCellMar>
                <w:left w:w="115" w:type="dxa"/>
                <w:right w:w="115" w:type="dxa"/>
              </w:tblCellMar>
              <w:tblLook w:val="00A0" w:firstRow="1" w:lastRow="0" w:firstColumn="1" w:lastColumn="0" w:noHBand="0" w:noVBand="0"/>
            </w:tblPrEx>
          </w:tblPrExChange>
        </w:tblPrEx>
        <w:trPr>
          <w:trHeight w:val="1721"/>
          <w:tblCellSpacing w:w="7" w:type="dxa"/>
          <w:trPrChange w:id="1201" w:author="Edward Leung" w:date="2016-12-20T10:02:00Z">
            <w:trPr>
              <w:gridBefore w:val="1"/>
              <w:trHeight w:val="1221"/>
              <w:tblCellSpacing w:w="7" w:type="dxa"/>
            </w:trPr>
          </w:trPrChange>
        </w:trPr>
        <w:tc>
          <w:tcPr>
            <w:tcW w:w="1728" w:type="dxa"/>
            <w:tcBorders>
              <w:top w:val="single" w:sz="4" w:space="0" w:color="C60C30"/>
              <w:left w:val="single" w:sz="4" w:space="0" w:color="A6A6A6"/>
              <w:bottom w:val="single" w:sz="4" w:space="0" w:color="C60C30"/>
              <w:right w:val="single" w:sz="4" w:space="0" w:color="A6A6A6"/>
            </w:tcBorders>
            <w:tcPrChange w:id="1202" w:author="Edward Leung" w:date="2016-12-20T10:02:00Z">
              <w:tcPr>
                <w:tcW w:w="1728" w:type="dxa"/>
                <w:gridSpan w:val="2"/>
                <w:tcBorders>
                  <w:top w:val="single" w:sz="4" w:space="0" w:color="C60C30"/>
                  <w:left w:val="single" w:sz="4" w:space="0" w:color="A6A6A6"/>
                  <w:bottom w:val="single" w:sz="4" w:space="0" w:color="C60C30"/>
                  <w:right w:val="single" w:sz="4" w:space="0" w:color="A6A6A6"/>
                </w:tcBorders>
              </w:tcPr>
            </w:tcPrChange>
          </w:tcPr>
          <w:p w14:paraId="14D0C87A" w14:textId="6F4E001A" w:rsidR="00D919F6" w:rsidRPr="00196CA8" w:rsidRDefault="0023333D" w:rsidP="0049325A">
            <w:pPr>
              <w:pStyle w:val="TableBodyTextRFP"/>
              <w:ind w:left="0" w:right="0"/>
              <w:rPr>
                <w:b/>
                <w:i/>
                <w:color w:val="000000" w:themeColor="text1"/>
                <w:sz w:val="22"/>
                <w:szCs w:val="22"/>
                <w:rPrChange w:id="1203" w:author="Edward Leung" w:date="2016-12-20T22:34:00Z">
                  <w:rPr>
                    <w:b/>
                    <w:i/>
                    <w:color w:val="000000" w:themeColor="text1"/>
                    <w:sz w:val="22"/>
                    <w:szCs w:val="22"/>
                  </w:rPr>
                </w:rPrChange>
              </w:rPr>
            </w:pPr>
            <w:r w:rsidRPr="00196CA8">
              <w:rPr>
                <w:b/>
                <w:i/>
                <w:color w:val="000000" w:themeColor="text1"/>
                <w:sz w:val="22"/>
                <w:szCs w:val="22"/>
                <w:rPrChange w:id="1204" w:author="Edward Leung" w:date="2016-12-20T22:34:00Z">
                  <w:rPr>
                    <w:b/>
                    <w:i/>
                    <w:color w:val="000000" w:themeColor="text1"/>
                    <w:sz w:val="22"/>
                    <w:szCs w:val="22"/>
                  </w:rPr>
                </w:rPrChange>
              </w:rPr>
              <w:t>Tommy Leung</w:t>
            </w:r>
          </w:p>
        </w:tc>
        <w:tc>
          <w:tcPr>
            <w:tcW w:w="1567" w:type="dxa"/>
            <w:tcBorders>
              <w:top w:val="single" w:sz="4" w:space="0" w:color="C60C30"/>
              <w:left w:val="single" w:sz="4" w:space="0" w:color="A6A6A6"/>
              <w:bottom w:val="single" w:sz="4" w:space="0" w:color="C60C30"/>
              <w:right w:val="single" w:sz="4" w:space="0" w:color="A6A6A6"/>
            </w:tcBorders>
            <w:tcPrChange w:id="1205" w:author="Edward Leung" w:date="2016-12-20T10:02:00Z">
              <w:tcPr>
                <w:tcW w:w="1567" w:type="dxa"/>
                <w:gridSpan w:val="2"/>
                <w:tcBorders>
                  <w:top w:val="single" w:sz="4" w:space="0" w:color="C60C30"/>
                  <w:left w:val="single" w:sz="4" w:space="0" w:color="A6A6A6"/>
                  <w:bottom w:val="single" w:sz="4" w:space="0" w:color="C60C30"/>
                  <w:right w:val="single" w:sz="4" w:space="0" w:color="A6A6A6"/>
                </w:tcBorders>
              </w:tcPr>
            </w:tcPrChange>
          </w:tcPr>
          <w:p w14:paraId="28A7A3B9" w14:textId="5B7612C3" w:rsidR="00D919F6" w:rsidRDefault="00D919F6" w:rsidP="0049325A">
            <w:pPr>
              <w:pStyle w:val="TableBodyTextRFP"/>
              <w:ind w:left="0" w:right="0"/>
              <w:rPr>
                <w:color w:val="000000" w:themeColor="text1"/>
                <w:sz w:val="22"/>
                <w:szCs w:val="22"/>
              </w:rPr>
            </w:pPr>
            <w:r>
              <w:rPr>
                <w:color w:val="000000" w:themeColor="text1"/>
                <w:sz w:val="22"/>
                <w:szCs w:val="22"/>
              </w:rPr>
              <w:t>System</w:t>
            </w:r>
            <w:r w:rsidR="006B102B">
              <w:rPr>
                <w:color w:val="000000" w:themeColor="text1"/>
                <w:sz w:val="22"/>
                <w:szCs w:val="22"/>
              </w:rPr>
              <w:t>s</w:t>
            </w:r>
            <w:r>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Change w:id="1206" w:author="Edward Leung" w:date="2016-12-20T10:02:00Z">
              <w:tcPr>
                <w:tcW w:w="5919" w:type="dxa"/>
                <w:gridSpan w:val="2"/>
                <w:tcBorders>
                  <w:top w:val="single" w:sz="4" w:space="0" w:color="C60C30"/>
                  <w:left w:val="single" w:sz="4" w:space="0" w:color="A6A6A6"/>
                  <w:bottom w:val="single" w:sz="4" w:space="0" w:color="C60C30"/>
                  <w:right w:val="single" w:sz="4" w:space="0" w:color="A6A6A6"/>
                </w:tcBorders>
              </w:tcPr>
            </w:tcPrChange>
          </w:tcPr>
          <w:p w14:paraId="3076834E" w14:textId="76DCF1E4" w:rsidR="00CE7263" w:rsidRDefault="00CE7263">
            <w:pPr>
              <w:pStyle w:val="TableBodyTextRFP"/>
              <w:ind w:left="48"/>
              <w:jc w:val="both"/>
              <w:rPr>
                <w:ins w:id="1207" w:author="Edward Leung" w:date="2016-12-20T09:57:00Z"/>
              </w:rPr>
            </w:pPr>
            <w:ins w:id="1208" w:author="Edward Leung" w:date="2016-12-20T09:57:00Z">
              <w:r>
                <w:t>Over 14 years of experience in development of complex business applications and system design in banking industry.</w:t>
              </w:r>
            </w:ins>
          </w:p>
          <w:p w14:paraId="106D05CC" w14:textId="6D1BC755" w:rsidR="00CE7263" w:rsidRDefault="00CE7263">
            <w:pPr>
              <w:pStyle w:val="TableBodyTextRFP"/>
              <w:ind w:left="48"/>
              <w:jc w:val="both"/>
              <w:rPr>
                <w:ins w:id="1209" w:author="Edward Leung" w:date="2016-12-20T09:58:00Z"/>
              </w:rPr>
            </w:pPr>
            <w:ins w:id="1210" w:author="Edward Leung" w:date="2016-12-20T09:58:00Z">
              <w:r>
                <w:t>Hands on experience in MQ application</w:t>
              </w:r>
            </w:ins>
            <w:ins w:id="1211" w:author="Edward Leung" w:date="2016-12-20T09:59:00Z">
              <w:r>
                <w:t>s</w:t>
              </w:r>
            </w:ins>
            <w:ins w:id="1212" w:author="Edward Leung" w:date="2016-12-20T09:58:00Z">
              <w:r>
                <w:t xml:space="preserve"> deployment and server migration</w:t>
              </w:r>
            </w:ins>
            <w:ins w:id="1213" w:author="Edward Leung" w:date="2016-12-20T09:59:00Z">
              <w:r>
                <w:t>s</w:t>
              </w:r>
            </w:ins>
            <w:ins w:id="1214" w:author="Edward Leung" w:date="2016-12-20T09:58:00Z">
              <w:r>
                <w:t xml:space="preserve"> </w:t>
              </w:r>
            </w:ins>
          </w:p>
          <w:p w14:paraId="1538AF6B" w14:textId="77777777" w:rsidR="00D919F6" w:rsidRDefault="00CE7263">
            <w:pPr>
              <w:pStyle w:val="TableBodyTextRFP"/>
              <w:ind w:left="48"/>
              <w:jc w:val="both"/>
              <w:rPr>
                <w:ins w:id="1215" w:author="Edward Leung" w:date="2016-12-20T09:58:00Z"/>
              </w:rPr>
            </w:pPr>
            <w:ins w:id="1216" w:author="Edward Leung" w:date="2016-12-20T09:57:00Z">
              <w:r>
                <w:t>Strong Business knowledge on Electronic Banking System, Funds Investment System, or Insurance System</w:t>
              </w:r>
            </w:ins>
            <w:ins w:id="1217" w:author="Edward Leung" w:date="2016-12-20T09:58:00Z">
              <w:r>
                <w:t xml:space="preserve">. </w:t>
              </w:r>
            </w:ins>
          </w:p>
          <w:p w14:paraId="4240BAE9" w14:textId="235F0C71" w:rsidR="00CE7263" w:rsidRDefault="00CE7263">
            <w:pPr>
              <w:pStyle w:val="TableBodyTextRFP"/>
              <w:ind w:left="0"/>
              <w:jc w:val="both"/>
              <w:pPrChange w:id="1218" w:author="Edward Leung" w:date="2016-12-20T09:58:00Z">
                <w:pPr>
                  <w:pStyle w:val="TableBodyTextRFP"/>
                  <w:ind w:left="48"/>
                  <w:jc w:val="both"/>
                </w:pPr>
              </w:pPrChange>
            </w:pPr>
          </w:p>
        </w:tc>
      </w:tr>
      <w:tr w:rsidR="00933286" w:rsidRPr="005D1CED" w14:paraId="3D8BA50C"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196CA8" w:rsidRDefault="00500FA2" w:rsidP="0049325A">
            <w:pPr>
              <w:pStyle w:val="TableBodyTextRFP"/>
              <w:ind w:left="0" w:right="0"/>
              <w:rPr>
                <w:b/>
                <w:i/>
                <w:color w:val="000000" w:themeColor="text1"/>
                <w:sz w:val="22"/>
                <w:szCs w:val="22"/>
                <w:rPrChange w:id="1219" w:author="Edward Leung" w:date="2016-12-20T22:34:00Z">
                  <w:rPr>
                    <w:b/>
                    <w:color w:val="000000" w:themeColor="text1"/>
                    <w:sz w:val="22"/>
                    <w:szCs w:val="22"/>
                  </w:rPr>
                </w:rPrChange>
              </w:rPr>
            </w:pPr>
            <w:r w:rsidRPr="00196CA8">
              <w:rPr>
                <w:b/>
                <w:i/>
                <w:color w:val="000000" w:themeColor="text1"/>
                <w:sz w:val="22"/>
                <w:szCs w:val="22"/>
                <w:rPrChange w:id="1220" w:author="Edward Leung" w:date="2016-12-20T22:34:00Z">
                  <w:rPr>
                    <w:b/>
                    <w:color w:val="000000" w:themeColor="text1"/>
                    <w:sz w:val="22"/>
                    <w:szCs w:val="22"/>
                  </w:rPr>
                </w:rPrChange>
              </w:rPr>
              <w:t xml:space="preserve">Eric </w:t>
            </w:r>
            <w:proofErr w:type="spellStart"/>
            <w:r w:rsidRPr="00196CA8">
              <w:rPr>
                <w:b/>
                <w:i/>
                <w:color w:val="000000" w:themeColor="text1"/>
                <w:sz w:val="22"/>
                <w:szCs w:val="22"/>
                <w:rPrChange w:id="1221" w:author="Edward Leung" w:date="2016-12-20T22:34:00Z">
                  <w:rPr>
                    <w:b/>
                    <w:color w:val="000000" w:themeColor="text1"/>
                    <w:sz w:val="22"/>
                    <w:szCs w:val="22"/>
                  </w:rPr>
                </w:rPrChange>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1552A69" w:rsidR="00933286" w:rsidRPr="00901B54" w:rsidRDefault="0023333D" w:rsidP="0049325A">
            <w:pPr>
              <w:pStyle w:val="TableBodyTextRFP"/>
              <w:ind w:left="0" w:right="0"/>
              <w:rPr>
                <w:color w:val="000000" w:themeColor="text1"/>
                <w:sz w:val="22"/>
                <w:szCs w:val="22"/>
              </w:rPr>
            </w:pPr>
            <w:r>
              <w:rPr>
                <w:color w:val="000000" w:themeColor="text1"/>
                <w:sz w:val="22"/>
                <w:szCs w:val="22"/>
              </w:rPr>
              <w:t>System Analyst 1</w:t>
            </w:r>
          </w:p>
        </w:tc>
        <w:tc>
          <w:tcPr>
            <w:tcW w:w="5919" w:type="dxa"/>
            <w:tcBorders>
              <w:top w:val="single" w:sz="4" w:space="0" w:color="C60C30"/>
              <w:left w:val="single" w:sz="4" w:space="0" w:color="A6A6A6"/>
              <w:bottom w:val="single" w:sz="4" w:space="0" w:color="C60C30"/>
              <w:right w:val="single" w:sz="4" w:space="0" w:color="A6A6A6"/>
            </w:tcBorders>
          </w:tcPr>
          <w:p w14:paraId="060D0BD5" w14:textId="6B757D4E" w:rsidR="00933286" w:rsidRPr="002E5504" w:rsidRDefault="00196CA8" w:rsidP="0049325A">
            <w:pPr>
              <w:pStyle w:val="TableBodyTextRFP"/>
              <w:ind w:left="48"/>
              <w:jc w:val="both"/>
            </w:pPr>
            <w:ins w:id="1222" w:author="Edward Leung" w:date="2016-12-20T22:34:00Z">
              <w:r w:rsidRPr="00196CA8">
                <w:rPr>
                  <w:highlight w:val="yellow"/>
                  <w:rPrChange w:id="1223" w:author="Edward Leung" w:date="2016-12-20T22:34:00Z">
                    <w:rPr/>
                  </w:rPrChange>
                </w:rPr>
                <w:t>To be provided by RGP</w:t>
              </w:r>
            </w:ins>
          </w:p>
        </w:tc>
      </w:tr>
      <w:tr w:rsidR="0023333D" w:rsidRPr="005D1CED" w14:paraId="54C4BD4F"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196CA8" w:rsidRDefault="00500FA2" w:rsidP="0049325A">
            <w:pPr>
              <w:pStyle w:val="TableBodyTextRFP"/>
              <w:ind w:left="0" w:right="0"/>
              <w:rPr>
                <w:b/>
                <w:i/>
                <w:color w:val="000000" w:themeColor="text1"/>
                <w:sz w:val="22"/>
                <w:szCs w:val="22"/>
                <w:rPrChange w:id="1224" w:author="Edward Leung" w:date="2016-12-20T22:34:00Z">
                  <w:rPr>
                    <w:b/>
                    <w:color w:val="000000" w:themeColor="text1"/>
                    <w:sz w:val="22"/>
                    <w:szCs w:val="22"/>
                  </w:rPr>
                </w:rPrChange>
              </w:rPr>
            </w:pPr>
            <w:r w:rsidRPr="00196CA8">
              <w:rPr>
                <w:b/>
                <w:i/>
                <w:color w:val="000000" w:themeColor="text1"/>
                <w:sz w:val="22"/>
                <w:szCs w:val="22"/>
                <w:rPrChange w:id="1225" w:author="Edward Leung" w:date="2016-12-20T22:34:00Z">
                  <w:rPr>
                    <w:b/>
                    <w:color w:val="000000" w:themeColor="text1"/>
                    <w:sz w:val="22"/>
                    <w:szCs w:val="22"/>
                  </w:rPr>
                </w:rPrChange>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389A278B" w:rsidR="0023333D" w:rsidRDefault="0023333D" w:rsidP="0049325A">
            <w:pPr>
              <w:pStyle w:val="TableBodyTextRFP"/>
              <w:ind w:left="0" w:right="0"/>
              <w:rPr>
                <w:color w:val="000000" w:themeColor="text1"/>
                <w:sz w:val="22"/>
                <w:szCs w:val="22"/>
              </w:rPr>
            </w:pPr>
            <w:r>
              <w:rPr>
                <w:color w:val="000000" w:themeColor="text1"/>
                <w:sz w:val="22"/>
                <w:szCs w:val="22"/>
              </w:rPr>
              <w:t>System Analyst 2</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rPr>
                <w:ins w:id="1226" w:author="Edward Leung" w:date="2016-12-20T21:34:00Z"/>
              </w:rPr>
            </w:pPr>
            <w:ins w:id="1227" w:author="Edward Leung" w:date="2016-12-20T21:34:00Z">
              <w:r>
                <w:t>With 9 years of software industry experience. 5 year experiences in Java design and E-commerce platform technology framework.</w:t>
              </w:r>
            </w:ins>
          </w:p>
          <w:p w14:paraId="361167B8" w14:textId="6EDA0199" w:rsidR="0023333D" w:rsidRPr="002E5504" w:rsidRDefault="00650884" w:rsidP="00650884">
            <w:pPr>
              <w:pStyle w:val="TableBodyTextRFP"/>
              <w:ind w:left="48"/>
              <w:jc w:val="both"/>
            </w:pPr>
            <w:ins w:id="1228" w:author="Edward Leung" w:date="2016-12-20T21:34:00Z">
              <w:r>
                <w:t>Excellent team leadership and influence.</w:t>
              </w:r>
            </w:ins>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196CA8" w:rsidRDefault="00500FA2" w:rsidP="0049325A">
            <w:pPr>
              <w:pStyle w:val="TableBodyTextRFP"/>
              <w:ind w:left="0" w:right="0"/>
              <w:rPr>
                <w:b/>
                <w:i/>
                <w:color w:val="000000" w:themeColor="text1"/>
                <w:sz w:val="22"/>
                <w:szCs w:val="22"/>
                <w:rPrChange w:id="1229" w:author="Edward Leung" w:date="2016-12-20T22:34:00Z">
                  <w:rPr>
                    <w:b/>
                    <w:color w:val="000000" w:themeColor="text1"/>
                    <w:sz w:val="22"/>
                    <w:szCs w:val="22"/>
                  </w:rPr>
                </w:rPrChange>
              </w:rPr>
            </w:pPr>
            <w:r w:rsidRPr="00196CA8">
              <w:rPr>
                <w:b/>
                <w:i/>
                <w:color w:val="000000" w:themeColor="text1"/>
                <w:sz w:val="22"/>
                <w:szCs w:val="22"/>
                <w:rPrChange w:id="1230" w:author="Edward Leung" w:date="2016-12-20T22:34:00Z">
                  <w:rPr>
                    <w:b/>
                    <w:color w:val="000000" w:themeColor="text1"/>
                    <w:sz w:val="22"/>
                    <w:szCs w:val="22"/>
                  </w:rPr>
                </w:rPrChange>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2BD776C1" w:rsidR="00933286" w:rsidRPr="00901B54" w:rsidRDefault="00933286" w:rsidP="0049325A">
            <w:pPr>
              <w:pStyle w:val="TableBodyTextRFP"/>
              <w:ind w:left="0" w:right="0"/>
              <w:rPr>
                <w:color w:val="000000" w:themeColor="text1"/>
                <w:sz w:val="22"/>
                <w:szCs w:val="22"/>
              </w:rPr>
            </w:pPr>
            <w:r>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rPr>
                <w:ins w:id="1231" w:author="Edward Leung" w:date="2016-12-20T21:35:00Z"/>
              </w:rPr>
            </w:pPr>
            <w:ins w:id="1232" w:author="Edward Leung" w:date="2016-12-20T21:35:00Z">
              <w:r>
                <w:t xml:space="preserve">Over six years of experience in project management. Experienced in project planning, system design, development and implementation. </w:t>
              </w:r>
            </w:ins>
          </w:p>
          <w:p w14:paraId="39597C58" w14:textId="2BCEA976" w:rsidR="00933286" w:rsidRPr="002E5504" w:rsidRDefault="00650884" w:rsidP="00650884">
            <w:pPr>
              <w:pStyle w:val="TableBodyTextRFP"/>
              <w:ind w:left="48"/>
              <w:jc w:val="both"/>
            </w:pPr>
            <w:ins w:id="1233" w:author="Edward Leung" w:date="2016-12-20T21:35:00Z">
              <w:r>
                <w:t>Intensive experience in Government, Retails and Education industries.</w:t>
              </w:r>
            </w:ins>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196CA8" w:rsidRDefault="00CE7263" w:rsidP="0049325A">
            <w:pPr>
              <w:pStyle w:val="TableBodyTextRFP"/>
              <w:ind w:left="0" w:right="0"/>
              <w:rPr>
                <w:b/>
                <w:i/>
                <w:color w:val="000000" w:themeColor="text1"/>
                <w:sz w:val="22"/>
                <w:szCs w:val="22"/>
                <w:rPrChange w:id="1234" w:author="Edward Leung" w:date="2016-12-20T22:34:00Z">
                  <w:rPr>
                    <w:b/>
                    <w:color w:val="000000" w:themeColor="text1"/>
                    <w:sz w:val="22"/>
                    <w:szCs w:val="22"/>
                  </w:rPr>
                </w:rPrChange>
              </w:rPr>
            </w:pPr>
            <w:ins w:id="1235" w:author="Edward Leung" w:date="2016-12-20T09:55:00Z">
              <w:r w:rsidRPr="00196CA8">
                <w:rPr>
                  <w:b/>
                  <w:i/>
                  <w:color w:val="000000" w:themeColor="text1"/>
                  <w:sz w:val="22"/>
                  <w:szCs w:val="22"/>
                  <w:rPrChange w:id="1236" w:author="Edward Leung" w:date="2016-12-20T22:34:00Z">
                    <w:rPr>
                      <w:b/>
                      <w:color w:val="000000" w:themeColor="text1"/>
                      <w:sz w:val="22"/>
                      <w:szCs w:val="22"/>
                    </w:rPr>
                  </w:rPrChange>
                </w:rPr>
                <w:t xml:space="preserve">Benjamin </w:t>
              </w:r>
            </w:ins>
            <w:ins w:id="1237" w:author="Edward Leung" w:date="2016-12-20T09:59:00Z">
              <w:r w:rsidRPr="00196CA8">
                <w:rPr>
                  <w:b/>
                  <w:i/>
                  <w:color w:val="000000" w:themeColor="text1"/>
                  <w:sz w:val="22"/>
                  <w:szCs w:val="22"/>
                  <w:rPrChange w:id="1238" w:author="Edward Leung" w:date="2016-12-20T22:34:00Z">
                    <w:rPr>
                      <w:b/>
                      <w:color w:val="000000" w:themeColor="text1"/>
                      <w:sz w:val="22"/>
                      <w:szCs w:val="22"/>
                    </w:rPr>
                  </w:rPrChange>
                </w:rPr>
                <w:t>Cai</w:t>
              </w:r>
            </w:ins>
          </w:p>
        </w:tc>
        <w:tc>
          <w:tcPr>
            <w:tcW w:w="1567" w:type="dxa"/>
            <w:tcBorders>
              <w:top w:val="single" w:sz="4" w:space="0" w:color="C60C30"/>
              <w:left w:val="single" w:sz="4" w:space="0" w:color="A6A6A6"/>
              <w:bottom w:val="single" w:sz="4" w:space="0" w:color="C60C30"/>
              <w:right w:val="single" w:sz="4" w:space="0" w:color="A6A6A6"/>
            </w:tcBorders>
          </w:tcPr>
          <w:p w14:paraId="2C9477AA" w14:textId="6CD06F99" w:rsidR="006B102B" w:rsidRDefault="0023333D" w:rsidP="0049325A">
            <w:pPr>
              <w:pStyle w:val="TableBodyTextRFP"/>
              <w:ind w:left="0" w:right="0"/>
              <w:rPr>
                <w:color w:val="000000" w:themeColor="text1"/>
                <w:sz w:val="22"/>
                <w:szCs w:val="22"/>
              </w:rPr>
            </w:pPr>
            <w:r>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rPr>
                <w:ins w:id="1239" w:author="Edward Leung" w:date="2016-12-20T21:35:00Z"/>
              </w:rPr>
            </w:pPr>
            <w:ins w:id="1240" w:author="Edward Leung" w:date="2016-12-20T21:35:00Z">
              <w:r>
                <w:t xml:space="preserve">With 3 years working experience in JAVA, participating in most of the major project development and requirements analysis. </w:t>
              </w:r>
            </w:ins>
          </w:p>
          <w:p w14:paraId="56BF7473" w14:textId="7835B1CB" w:rsidR="006B102B" w:rsidRDefault="00650884" w:rsidP="00650884">
            <w:pPr>
              <w:pStyle w:val="TableBodyTextRFP"/>
              <w:ind w:left="48"/>
              <w:jc w:val="both"/>
            </w:pPr>
            <w:ins w:id="1241" w:author="Edward Leung" w:date="2016-12-20T21:35:00Z">
              <w:r>
                <w:t>Familiarity with OOP object-oriented programming, with a solid programming skills and good habits of coding, comments.</w:t>
              </w:r>
            </w:ins>
          </w:p>
        </w:tc>
      </w:tr>
    </w:tbl>
    <w:p w14:paraId="7FBF17BF" w14:textId="77777777" w:rsidR="00933286" w:rsidRPr="00851DC8" w:rsidRDefault="00933286" w:rsidP="00061D2A">
      <w:pPr>
        <w:pStyle w:val="BodyTextRFP"/>
      </w:pPr>
    </w:p>
    <w:p w14:paraId="40D8864C" w14:textId="50450F4F" w:rsidR="006C65F0" w:rsidRDefault="006C65F0" w:rsidP="00B91182">
      <w:pPr>
        <w:pStyle w:val="1Head"/>
        <w:numPr>
          <w:ilvl w:val="0"/>
          <w:numId w:val="14"/>
        </w:numPr>
        <w:tabs>
          <w:tab w:val="clear" w:pos="180"/>
        </w:tabs>
        <w:rPr>
          <w:sz w:val="22"/>
          <w:szCs w:val="22"/>
        </w:rPr>
      </w:pPr>
      <w:bookmarkStart w:id="1242" w:name="_Toc470036904"/>
      <w:r>
        <w:rPr>
          <w:sz w:val="22"/>
          <w:szCs w:val="22"/>
        </w:rPr>
        <w:lastRenderedPageBreak/>
        <w:t>PROJECT PLAN</w:t>
      </w:r>
      <w:bookmarkEnd w:id="1242"/>
    </w:p>
    <w:p w14:paraId="2D323C98" w14:textId="180F0B6F" w:rsidR="00013489" w:rsidRDefault="00013489" w:rsidP="00013489">
      <w:pPr>
        <w:pStyle w:val="BodyTextRFP"/>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p>
    <w:p w14:paraId="7B4B5035" w14:textId="77777777" w:rsidR="00013489" w:rsidRDefault="00013489" w:rsidP="00013489"/>
    <w:p w14:paraId="1350FBEA" w14:textId="3921F98E" w:rsidR="00013489" w:rsidRPr="00650884" w:rsidRDefault="00013489" w:rsidP="002415C1">
      <w:pPr>
        <w:ind w:left="-1170"/>
        <w:rPr>
          <w:rFonts w:eastAsiaTheme="minorEastAsia" w:hint="eastAsia"/>
          <w:b/>
          <w:color w:val="C00000"/>
          <w:lang w:eastAsia="zh-TW"/>
          <w:rPrChange w:id="1243" w:author="Edward Leung" w:date="2016-12-20T21:45:00Z">
            <w:rPr>
              <w:b/>
              <w:color w:val="C00000"/>
            </w:rPr>
          </w:rPrChange>
        </w:rPr>
      </w:pPr>
      <w:r>
        <w:rPr>
          <w:b/>
          <w:color w:val="C00000"/>
        </w:rPr>
        <w:t xml:space="preserve"> </w:t>
      </w:r>
    </w:p>
    <w:p w14:paraId="24DD00D3" w14:textId="77777777" w:rsidR="00013489" w:rsidRDefault="00013489" w:rsidP="00013489">
      <w:pPr>
        <w:ind w:left="-450"/>
        <w:rPr>
          <w:b/>
          <w:color w:val="C00000"/>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121AF43A" w:rsidR="00013489" w:rsidRDefault="00013489" w:rsidP="00013489">
      <w:pPr>
        <w:pStyle w:val="BodyTextRFP"/>
      </w:pPr>
      <w:r w:rsidRPr="000F4C45">
        <w:rPr>
          <w:sz w:val="18"/>
          <w:szCs w:val="18"/>
        </w:rPr>
        <w:tab/>
      </w:r>
      <w:r w:rsidRPr="000F4C45">
        <w:rPr>
          <w:sz w:val="18"/>
          <w:szCs w:val="18"/>
        </w:rPr>
        <w:tab/>
      </w:r>
      <w:r w:rsidRPr="000F4C45">
        <w:rPr>
          <w:sz w:val="18"/>
          <w:szCs w:val="18"/>
        </w:rPr>
        <w:tab/>
      </w:r>
      <w:r w:rsidRPr="000F4C45">
        <w:rPr>
          <w:sz w:val="18"/>
          <w:szCs w:val="18"/>
        </w:rPr>
        <w:tab/>
      </w:r>
      <w:r w:rsidRPr="000F4C45">
        <w:rPr>
          <w:sz w:val="18"/>
          <w:szCs w:val="18"/>
        </w:rPr>
        <w:tab/>
      </w:r>
      <w:r w:rsidRPr="00083397">
        <w:tab/>
      </w:r>
      <w:r w:rsidRPr="00083397">
        <w:tab/>
      </w:r>
      <w:r w:rsidRPr="00083397">
        <w:tab/>
      </w:r>
      <w:r w:rsidRPr="00083397">
        <w:tab/>
      </w:r>
      <w:r w:rsidRPr="00083397">
        <w:tab/>
      </w:r>
      <w:r w:rsidRPr="00083397">
        <w:tab/>
      </w:r>
      <w:r w:rsidRPr="00083397">
        <w:tab/>
      </w:r>
    </w:p>
    <w:p w14:paraId="6CB4BF8E" w14:textId="28709DA0" w:rsidR="00013489" w:rsidRDefault="00013489" w:rsidP="00B91182">
      <w:pPr>
        <w:pStyle w:val="1Head"/>
        <w:numPr>
          <w:ilvl w:val="0"/>
          <w:numId w:val="14"/>
        </w:numPr>
        <w:tabs>
          <w:tab w:val="clear" w:pos="180"/>
        </w:tabs>
        <w:rPr>
          <w:sz w:val="22"/>
          <w:szCs w:val="22"/>
        </w:rPr>
      </w:pPr>
      <w:bookmarkStart w:id="1244" w:name="_Toc470036905"/>
      <w:r>
        <w:rPr>
          <w:sz w:val="22"/>
          <w:szCs w:val="22"/>
        </w:rPr>
        <w:lastRenderedPageBreak/>
        <w:t>INVESTMENT SUMMARY</w:t>
      </w:r>
      <w:bookmarkEnd w:id="1244"/>
    </w:p>
    <w:p w14:paraId="2BA042E7" w14:textId="168E9521" w:rsidR="00013489" w:rsidRDefault="008A2CA4" w:rsidP="00B91182">
      <w:pPr>
        <w:pStyle w:val="Heading2"/>
        <w:numPr>
          <w:ilvl w:val="1"/>
          <w:numId w:val="14"/>
        </w:numPr>
      </w:pPr>
      <w:bookmarkStart w:id="1245" w:name="AppendixA3"/>
      <w:bookmarkStart w:id="1246" w:name="_Toc470036906"/>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1246"/>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38F9430F"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73E12269"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Hong Kong</w:t>
            </w:r>
          </w:p>
        </w:tc>
        <w:tc>
          <w:tcPr>
            <w:tcW w:w="1433" w:type="dxa"/>
            <w:tcBorders>
              <w:top w:val="nil"/>
              <w:left w:val="nil"/>
              <w:bottom w:val="single" w:sz="8" w:space="0" w:color="C60C30"/>
              <w:right w:val="single" w:sz="8" w:space="0" w:color="A6A6A6"/>
            </w:tcBorders>
            <w:shd w:val="clear" w:color="auto" w:fill="auto"/>
            <w:vAlign w:val="center"/>
          </w:tcPr>
          <w:p w14:paraId="2027588F" w14:textId="4D8E661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24980ED2"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 Offshore</w:t>
            </w:r>
          </w:p>
        </w:tc>
        <w:tc>
          <w:tcPr>
            <w:tcW w:w="1433" w:type="dxa"/>
            <w:tcBorders>
              <w:top w:val="nil"/>
              <w:left w:val="nil"/>
              <w:bottom w:val="single" w:sz="8" w:space="0" w:color="C60C30"/>
              <w:right w:val="single" w:sz="8" w:space="0" w:color="A6A6A6"/>
            </w:tcBorders>
            <w:shd w:val="clear" w:color="auto" w:fill="auto"/>
            <w:vAlign w:val="center"/>
          </w:tcPr>
          <w:p w14:paraId="5701A830" w14:textId="6AEFAA24"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44019E15"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F809ED4"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5459EAC7" w14:textId="77777777"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eastAsia="en-US"/>
              </w:rPr>
              <w:t>Analyst Programmer - Hong Kong</w:t>
            </w:r>
          </w:p>
        </w:tc>
        <w:tc>
          <w:tcPr>
            <w:tcW w:w="1433" w:type="dxa"/>
            <w:tcBorders>
              <w:top w:val="nil"/>
              <w:left w:val="nil"/>
              <w:bottom w:val="single" w:sz="8" w:space="0" w:color="C60C30"/>
              <w:right w:val="single" w:sz="8" w:space="0" w:color="A6A6A6"/>
            </w:tcBorders>
            <w:shd w:val="clear" w:color="auto" w:fill="auto"/>
            <w:vAlign w:val="center"/>
          </w:tcPr>
          <w:p w14:paraId="1890C43D" w14:textId="075F17D9"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4C519E0" w14:textId="26D24CBA"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187E6551" w14:textId="02B5C299"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5</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6CE4B391" w:rsidR="002415C1" w:rsidRPr="002415C1" w:rsidRDefault="002415C1" w:rsidP="002415C1">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 </w:t>
            </w:r>
            <w:r w:rsidR="00DA6F84">
              <w:rPr>
                <w:rFonts w:ascii="Calibri" w:eastAsia="Times New Roman" w:hAnsi="Calibri"/>
                <w:b/>
                <w:bCs/>
                <w:color w:val="404040"/>
                <w:sz w:val="18"/>
                <w:szCs w:val="18"/>
                <w:lang w:val="en-CA" w:eastAsia="en-US"/>
              </w:rPr>
              <w:t>Offshore</w:t>
            </w:r>
          </w:p>
        </w:tc>
        <w:tc>
          <w:tcPr>
            <w:tcW w:w="1433" w:type="dxa"/>
            <w:tcBorders>
              <w:top w:val="nil"/>
              <w:left w:val="nil"/>
              <w:bottom w:val="single" w:sz="8" w:space="0" w:color="C60C30"/>
              <w:right w:val="single" w:sz="8" w:space="0" w:color="A6A6A6"/>
            </w:tcBorders>
            <w:shd w:val="clear" w:color="auto" w:fill="auto"/>
            <w:vAlign w:val="center"/>
          </w:tcPr>
          <w:p w14:paraId="04031722" w14:textId="6622A18B"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7A4D709D" w14:textId="5B71B40A" w:rsidR="000B74D9" w:rsidRDefault="000B74D9" w:rsidP="000B74D9">
      <w:pPr>
        <w:pStyle w:val="1Head"/>
        <w:numPr>
          <w:ilvl w:val="0"/>
          <w:numId w:val="14"/>
        </w:numPr>
        <w:tabs>
          <w:tab w:val="clear" w:pos="180"/>
        </w:tabs>
        <w:rPr>
          <w:sz w:val="22"/>
          <w:szCs w:val="22"/>
        </w:rPr>
      </w:pPr>
      <w:bookmarkStart w:id="1247" w:name="_Toc470036907"/>
      <w:r>
        <w:rPr>
          <w:sz w:val="22"/>
          <w:szCs w:val="22"/>
        </w:rPr>
        <w:lastRenderedPageBreak/>
        <w:t>Critical Success Factors of this project</w:t>
      </w:r>
      <w:bookmarkEnd w:id="1247"/>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1245"/>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1248" w:name="_Toc420575323"/>
      <w:bookmarkStart w:id="1249" w:name="_Toc470036908"/>
      <w:r w:rsidRPr="001C4BE1">
        <w:rPr>
          <w:sz w:val="22"/>
          <w:szCs w:val="22"/>
        </w:rPr>
        <w:lastRenderedPageBreak/>
        <w:t>CLIENT SERVICE TEAM</w:t>
      </w:r>
      <w:bookmarkEnd w:id="1248"/>
      <w:bookmarkEnd w:id="1249"/>
    </w:p>
    <w:p w14:paraId="3EC653D7" w14:textId="660F6738" w:rsidR="001C4BE1" w:rsidRDefault="001C4BE1" w:rsidP="001C4BE1">
      <w:pPr>
        <w:pStyle w:val="BodyTextRFP"/>
        <w:rPr>
          <w:lang w:val="en-US"/>
        </w:rPr>
      </w:pPr>
      <w:bookmarkStart w:id="1250"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C70AFB" w:rsidRDefault="00C70AF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4"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C70AFB" w:rsidRDefault="00C70AF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1251" w:name="_Toc317682772"/>
      <w:bookmarkEnd w:id="1250"/>
      <w:r w:rsidRPr="007568CF">
        <w:rPr>
          <w:color w:val="000000" w:themeColor="text1"/>
        </w:rPr>
        <w:t>RGP CLIENT SERVICE TEAM</w:t>
      </w:r>
      <w:bookmarkEnd w:id="1251"/>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1252" w:name="_Toc303338081"/>
      <w:bookmarkStart w:id="1253"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1252"/>
      <w:bookmarkEnd w:id="1253"/>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5"/>
      <w:footerReference w:type="first" r:id="rId26"/>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D830D" w14:textId="77777777" w:rsidR="00D84BC6" w:rsidRDefault="00D84BC6">
      <w:r>
        <w:separator/>
      </w:r>
    </w:p>
  </w:endnote>
  <w:endnote w:type="continuationSeparator" w:id="0">
    <w:p w14:paraId="3216D43F" w14:textId="77777777" w:rsidR="00D84BC6" w:rsidRDefault="00D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C70AFB" w:rsidRDefault="00C70AFB" w:rsidP="008053E3">
    <w:pPr>
      <w:pStyle w:val="Footer"/>
      <w:jc w:val="center"/>
      <w:rPr>
        <w:rFonts w:ascii="Arial" w:hAnsi="Arial" w:cs="Arial"/>
        <w:color w:val="8B8178"/>
        <w:sz w:val="16"/>
        <w:lang w:val="en-CA"/>
      </w:rPr>
    </w:pPr>
  </w:p>
  <w:p w14:paraId="0C4B8735" w14:textId="77777777" w:rsidR="00C70AFB" w:rsidRDefault="00C70A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C70AFB" w:rsidRDefault="00C70AFB" w:rsidP="00801DAC">
    <w:pPr>
      <w:pStyle w:val="Footer"/>
      <w:jc w:val="center"/>
      <w:rPr>
        <w:rFonts w:ascii="Arial" w:hAnsi="Arial" w:cs="Arial"/>
        <w:color w:val="8B8178"/>
        <w:sz w:val="16"/>
        <w:lang w:val="en-CA"/>
      </w:rPr>
    </w:pPr>
  </w:p>
  <w:p w14:paraId="00D10320" w14:textId="77777777" w:rsidR="00C70AFB" w:rsidRPr="00801DAC" w:rsidRDefault="00C70AFB"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C70AFB" w:rsidRPr="00801DAC" w:rsidRDefault="00C70AFB"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C70AFB" w:rsidRPr="00801DAC" w:rsidRDefault="00C70AFB"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C70AFB" w:rsidRDefault="00C70AFB" w:rsidP="00173192">
    <w:pPr>
      <w:rPr>
        <w:rFonts w:ascii="Calibri" w:hAnsi="Calibri" w:cs="Arial"/>
        <w:color w:val="6E655D"/>
        <w:sz w:val="16"/>
      </w:rPr>
    </w:pPr>
  </w:p>
  <w:p w14:paraId="11AEBBBE" w14:textId="73F3E4F7" w:rsidR="00C70AFB" w:rsidRPr="007001F9" w:rsidRDefault="00C70AFB"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203"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033E5C" w:rsidRPr="00033E5C">
      <w:rPr>
        <w:rFonts w:ascii="Calibri" w:hAnsi="Calibri" w:cs="Arial"/>
        <w:noProof/>
        <w:color w:val="6E655D"/>
        <w:sz w:val="16"/>
      </w:rPr>
      <w:t>19</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C70AFB" w:rsidRDefault="00C70AF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C70AFB" w:rsidRDefault="00C70AF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C70AFB" w:rsidRDefault="00C70AFB"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C70AFB" w:rsidRDefault="00C70AFB"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C70AFB" w:rsidRDefault="00C70AFB"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C70AFB" w:rsidRDefault="00C70A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EBC84" w14:textId="77777777" w:rsidR="00D84BC6" w:rsidRDefault="00D84BC6">
      <w:r>
        <w:separator/>
      </w:r>
    </w:p>
  </w:footnote>
  <w:footnote w:type="continuationSeparator" w:id="0">
    <w:p w14:paraId="1AA58E59" w14:textId="77777777" w:rsidR="00D84BC6" w:rsidRDefault="00D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C70AFB" w:rsidRDefault="00C70AFB">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C70AFB" w:rsidRPr="00801DAC" w:rsidRDefault="00C70AFB"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201"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C70AFB" w:rsidRPr="00582879" w:rsidRDefault="00C70AFB"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21C89E98" w:rsidR="00C70AFB" w:rsidRPr="00710E73" w:rsidRDefault="00C70AFB"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 xml:space="preserve">CorpMQ </w:t>
    </w:r>
    <w:del w:id="190" w:author="Edward Leung" w:date="2016-12-20T10:10:00Z">
      <w:r w:rsidDel="00D7436F">
        <w:rPr>
          <w:rFonts w:ascii="Calibri" w:hAnsi="Calibri"/>
          <w:i/>
          <w:color w:val="6E655D"/>
          <w:sz w:val="16"/>
          <w:szCs w:val="16"/>
        </w:rPr>
        <w:delText>Migration</w:delText>
      </w:r>
    </w:del>
    <w:ins w:id="191" w:author="Edward Leung" w:date="2016-12-20T10:10:00Z">
      <w:r>
        <w:rPr>
          <w:rFonts w:ascii="Calibri" w:hAnsi="Calibri"/>
          <w:i/>
          <w:color w:val="6E655D"/>
          <w:sz w:val="16"/>
          <w:szCs w:val="16"/>
        </w:rPr>
        <w:t>Upgrade</w:t>
      </w:r>
    </w:ins>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C70AFB" w:rsidRDefault="00C70A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C70AFB" w:rsidRDefault="00C70A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70D"/>
    <w:rsid w:val="00CA6F66"/>
    <w:rsid w:val="00CA7E10"/>
    <w:rsid w:val="00CB18CC"/>
    <w:rsid w:val="00CB1A24"/>
    <w:rsid w:val="00CB229D"/>
    <w:rsid w:val="00CB2ED2"/>
    <w:rsid w:val="00CB3663"/>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5F77E-BFA4-4040-B304-1E24817D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27</Pages>
  <Words>7087</Words>
  <Characters>40402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96</cp:revision>
  <cp:lastPrinted>2015-06-17T02:01:00Z</cp:lastPrinted>
  <dcterms:created xsi:type="dcterms:W3CDTF">2016-12-17T03:07:00Z</dcterms:created>
  <dcterms:modified xsi:type="dcterms:W3CDTF">2016-12-20T14:40:00Z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4.92690167418168E-300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