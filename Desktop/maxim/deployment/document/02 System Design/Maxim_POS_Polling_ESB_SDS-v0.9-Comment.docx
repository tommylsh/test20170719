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16054E" w14:textId="77777777" w:rsidR="009A0562" w:rsidRPr="00184A3A" w:rsidRDefault="009A0562" w:rsidP="007E6F0F">
      <w:pPr>
        <w:jc w:val="both"/>
        <w:rPr>
          <w:rFonts w:eastAsia="Microsoft YaHei"/>
        </w:rPr>
      </w:pPr>
    </w:p>
    <w:p w14:paraId="25D6581B" w14:textId="77777777" w:rsidR="009A0562" w:rsidRPr="00184A3A" w:rsidRDefault="009A0562" w:rsidP="007E6F0F">
      <w:pPr>
        <w:jc w:val="both"/>
        <w:rPr>
          <w:rFonts w:eastAsia="Microsoft YaHei"/>
        </w:rPr>
      </w:pPr>
    </w:p>
    <w:p w14:paraId="2AFEC453" w14:textId="77777777" w:rsidR="009A0562" w:rsidRPr="00184A3A" w:rsidRDefault="009A0562" w:rsidP="007E6F0F">
      <w:pPr>
        <w:jc w:val="both"/>
        <w:rPr>
          <w:rFonts w:eastAsia="Microsoft YaHei"/>
        </w:rPr>
      </w:pPr>
    </w:p>
    <w:p w14:paraId="0ABE66B1" w14:textId="77777777" w:rsidR="009A0562" w:rsidRPr="00184A3A" w:rsidRDefault="0016619E" w:rsidP="007E6F0F">
      <w:pPr>
        <w:jc w:val="both"/>
        <w:rPr>
          <w:rFonts w:eastAsia="Microsoft YaHei"/>
        </w:rPr>
      </w:pPr>
      <w:r w:rsidRPr="00500FB7">
        <w:rPr>
          <w:rFonts w:eastAsia="Microsoft YaHei"/>
          <w:noProof/>
          <w:lang w:eastAsia="zh-CN"/>
        </w:rPr>
        <mc:AlternateContent>
          <mc:Choice Requires="wps">
            <w:drawing>
              <wp:anchor distT="0" distB="0" distL="114300" distR="114300" simplePos="0" relativeHeight="251658240" behindDoc="0" locked="0" layoutInCell="0" allowOverlap="1" wp14:anchorId="30B86BFE" wp14:editId="2E13C644">
                <wp:simplePos x="0" y="0"/>
                <wp:positionH relativeFrom="margin">
                  <wp:posOffset>509905</wp:posOffset>
                </wp:positionH>
                <wp:positionV relativeFrom="margin">
                  <wp:posOffset>5443643</wp:posOffset>
                </wp:positionV>
                <wp:extent cx="4835525" cy="1055370"/>
                <wp:effectExtent l="19050" t="19050" r="22225" b="15240"/>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4835525" cy="1055370"/>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14:paraId="3FFBBE1F" w14:textId="77777777" w:rsidR="0053398F" w:rsidRPr="0081166A" w:rsidRDefault="0053398F" w:rsidP="009A0562">
                            <w:r w:rsidRPr="0081166A">
                              <w:t>Prepared by: Buzz IT Company Limited</w:t>
                            </w:r>
                          </w:p>
                          <w:p w14:paraId="37B9779D" w14:textId="77777777" w:rsidR="0053398F" w:rsidRPr="0081166A" w:rsidRDefault="0053398F" w:rsidP="009A0562">
                            <w:r w:rsidRPr="0081166A">
                              <w:t>Author: Steven Chen</w:t>
                            </w:r>
                          </w:p>
                          <w:p w14:paraId="612E9F65" w14:textId="0F3AEF61" w:rsidR="0053398F" w:rsidRPr="0081166A" w:rsidRDefault="0053398F" w:rsidP="009A0562">
                            <w:r>
                              <w:t>Date: 13/01</w:t>
                            </w:r>
                            <w:r w:rsidRPr="0081166A">
                              <w:t>/201</w:t>
                            </w:r>
                            <w:r>
                              <w:t>7</w:t>
                            </w:r>
                          </w:p>
                          <w:p w14:paraId="54A5CBF8" w14:textId="4457D494" w:rsidR="0053398F" w:rsidRPr="0081166A" w:rsidRDefault="0053398F" w:rsidP="009A0562">
                            <w:pPr>
                              <w:rPr>
                                <w:color w:val="7F7F7F"/>
                              </w:rPr>
                            </w:pPr>
                            <w:r>
                              <w:t>Version: 0.9</w:t>
                            </w:r>
                          </w:p>
                        </w:txbxContent>
                      </wps:txbx>
                      <wps:bodyPr rot="0" vert="horz" wrap="square" lIns="45720" tIns="45720" rIns="4572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30B86BF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6" type="#_x0000_t185" style="position:absolute;left:0;text-align:left;margin-left:40.15pt;margin-top:428.65pt;width:380.75pt;height:83.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" o:allowincell="f" adj="1739" fillcolor="#943634" strokecolor="#9bbb59" strokeweight="3pt">
                <v:shadow color="#5d7035" offset="1pt,1pt"/>
                <v:textbox style="mso-fit-shape-to-text:t" inset="3.6pt,,3.6pt">
                  <w:txbxContent>
                    <w:p w14:paraId="3FFBBE1F" w14:textId="77777777" w:rsidR="0053398F" w:rsidRPr="0081166A" w:rsidRDefault="0053398F" w:rsidP="009A0562">
                      <w:r w:rsidRPr="0081166A">
                        <w:t>Prepared by: Buzz IT Company Limited</w:t>
                      </w:r>
                    </w:p>
                    <w:p w14:paraId="37B9779D" w14:textId="77777777" w:rsidR="0053398F" w:rsidRPr="0081166A" w:rsidRDefault="0053398F" w:rsidP="009A0562">
                      <w:r w:rsidRPr="0081166A">
                        <w:t>Author: Steven Chen</w:t>
                      </w:r>
                    </w:p>
                    <w:p w14:paraId="612E9F65" w14:textId="0F3AEF61" w:rsidR="0053398F" w:rsidRPr="0081166A" w:rsidRDefault="0053398F" w:rsidP="009A0562">
                      <w:r>
                        <w:t>Date: 13/01</w:t>
                      </w:r>
                      <w:r w:rsidRPr="0081166A">
                        <w:t>/201</w:t>
                      </w:r>
                      <w:r>
                        <w:t>7</w:t>
                      </w:r>
                    </w:p>
                    <w:p w14:paraId="54A5CBF8" w14:textId="4457D494" w:rsidR="0053398F" w:rsidRPr="0081166A" w:rsidRDefault="0053398F" w:rsidP="009A0562">
                      <w:pPr>
                        <w:rPr>
                          <w:color w:val="7F7F7F"/>
                        </w:rPr>
                      </w:pPr>
                      <w:r>
                        <w:t>Version: 0.9</w:t>
                      </w:r>
                    </w:p>
                  </w:txbxContent>
                </v:textbox>
                <w10:wrap type="square" anchorx="margin" anchory="margin"/>
              </v:shape>
            </w:pict>
          </mc:Fallback>
        </mc:AlternateContent>
      </w:r>
    </w:p>
    <w:p w14:paraId="651341A3" w14:textId="3098C790" w:rsidR="00932A3D" w:rsidRPr="00184A3A"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Microsoft YaHei" w:hAnsi="Palatino Linotype"/>
          <w:color w:val="000000"/>
          <w:sz w:val="44"/>
          <w:szCs w:val="44"/>
          <w:lang w:val="en-US" w:eastAsia="zh-TW"/>
        </w:rPr>
      </w:pPr>
      <w:r w:rsidRPr="00184A3A">
        <w:rPr>
          <w:rStyle w:val="TableTextChar"/>
          <w:rFonts w:ascii="Palatino Linotype" w:eastAsia="Microsoft YaHei" w:hAnsi="Palatino Linotype"/>
          <w:color w:val="000000"/>
          <w:sz w:val="44"/>
          <w:szCs w:val="44"/>
          <w:lang w:val="en-US" w:eastAsia="zh-TW"/>
        </w:rPr>
        <w:t>Maxim’s POS Polling Enterprise Service Bus Implementation Service</w:t>
      </w:r>
    </w:p>
    <w:p w14:paraId="2ECA003A" w14:textId="77777777" w:rsidR="00932A3D" w:rsidRPr="00184A3A"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Theme="minorEastAsia" w:hAnsi="Palatino Linotype"/>
          <w:b/>
          <w:color w:val="000000"/>
          <w:sz w:val="44"/>
          <w:szCs w:val="44"/>
          <w:lang w:val="en-US" w:eastAsia="zh-TW"/>
        </w:rPr>
      </w:pPr>
      <w:r w:rsidRPr="00184A3A">
        <w:rPr>
          <w:rStyle w:val="TableTextChar"/>
          <w:rFonts w:ascii="Palatino Linotype" w:eastAsia="Microsoft YaHei" w:hAnsi="Palatino Linotype"/>
          <w:b/>
          <w:color w:val="000000"/>
          <w:sz w:val="44"/>
          <w:szCs w:val="44"/>
          <w:lang w:val="en-US" w:eastAsia="zh-TW"/>
        </w:rPr>
        <w:t>EL-FY16-902</w:t>
      </w:r>
    </w:p>
    <w:p w14:paraId="16778E22" w14:textId="77777777" w:rsidR="00932A3D" w:rsidRPr="00184A3A"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Theme="minorEastAsia" w:hAnsi="Palatino Linotype"/>
          <w:color w:val="000000"/>
          <w:sz w:val="44"/>
          <w:szCs w:val="44"/>
          <w:lang w:val="en-US" w:eastAsia="zh-TW"/>
        </w:rPr>
      </w:pPr>
    </w:p>
    <w:p w14:paraId="039478C2" w14:textId="735EEF98" w:rsidR="00932A3D" w:rsidRPr="00184A3A"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Microsoft YaHei" w:hAnsi="Palatino Linotype"/>
          <w:b/>
          <w:color w:val="4F81BD" w:themeColor="accent1"/>
          <w:sz w:val="52"/>
          <w:szCs w:val="56"/>
          <w:lang w:val="en-US" w:eastAsia="zh-TW"/>
        </w:rPr>
      </w:pPr>
      <w:r w:rsidRPr="00184A3A">
        <w:rPr>
          <w:rStyle w:val="TableTextChar"/>
          <w:rFonts w:ascii="Palatino Linotype" w:eastAsia="Microsoft YaHei" w:hAnsi="Palatino Linotype"/>
          <w:b/>
          <w:color w:val="4F81BD" w:themeColor="accent1"/>
          <w:sz w:val="52"/>
          <w:szCs w:val="56"/>
          <w:lang w:val="en-US" w:eastAsia="zh-CN"/>
        </w:rPr>
        <w:t>Sale</w:t>
      </w:r>
      <w:r w:rsidR="00C25D74" w:rsidRPr="00184A3A">
        <w:rPr>
          <w:rStyle w:val="TableTextChar"/>
          <w:rFonts w:ascii="Palatino Linotype" w:eastAsia="Microsoft YaHei" w:hAnsi="Palatino Linotype"/>
          <w:b/>
          <w:color w:val="4F81BD" w:themeColor="accent1"/>
          <w:sz w:val="52"/>
          <w:szCs w:val="56"/>
          <w:lang w:val="en-US" w:eastAsia="zh-CN"/>
        </w:rPr>
        <w:t>s</w:t>
      </w:r>
      <w:r w:rsidRPr="00184A3A">
        <w:rPr>
          <w:rStyle w:val="TableTextChar"/>
          <w:rFonts w:ascii="Palatino Linotype" w:eastAsia="Microsoft YaHei" w:hAnsi="Palatino Linotype"/>
          <w:b/>
          <w:color w:val="4F81BD" w:themeColor="accent1"/>
          <w:sz w:val="52"/>
          <w:szCs w:val="56"/>
          <w:lang w:val="en-US" w:eastAsia="zh-CN"/>
        </w:rPr>
        <w:t>/Master/Pricing Data Exchange</w:t>
      </w:r>
    </w:p>
    <w:p w14:paraId="71E96C1C" w14:textId="7AE21392" w:rsidR="00932A3D" w:rsidRPr="00184A3A" w:rsidRDefault="00543F74" w:rsidP="009D5EF3">
      <w:pPr>
        <w:pStyle w:val="TableText"/>
        <w:framePr w:w="8873" w:h="5725" w:hRule="exact" w:wrap="auto" w:vAnchor="page" w:hAnchor="page" w:x="1528" w:y="3612"/>
        <w:tabs>
          <w:tab w:val="left" w:pos="360"/>
        </w:tabs>
        <w:spacing w:line="276" w:lineRule="auto"/>
        <w:rPr>
          <w:rStyle w:val="TableTextChar"/>
          <w:rFonts w:ascii="Palatino Linotype" w:eastAsia="Microsoft YaHei" w:hAnsi="Palatino Linotype"/>
          <w:b/>
          <w:bCs/>
          <w:color w:val="800000"/>
          <w:sz w:val="56"/>
          <w:szCs w:val="56"/>
          <w:lang w:val="en-US" w:eastAsia="zh-CN"/>
        </w:rPr>
      </w:pPr>
      <w:r w:rsidRPr="00184A3A">
        <w:rPr>
          <w:rFonts w:ascii="Palatino Linotype" w:eastAsia="Microsoft YaHei" w:hAnsi="Palatino Linotype"/>
          <w:color w:val="800000"/>
          <w:sz w:val="56"/>
          <w:szCs w:val="56"/>
          <w:lang w:val="en-US" w:eastAsia="zh-TW"/>
        </w:rPr>
        <w:t>System Design</w:t>
      </w:r>
      <w:r w:rsidR="00932A3D" w:rsidRPr="00184A3A">
        <w:rPr>
          <w:rFonts w:ascii="Palatino Linotype" w:eastAsia="Microsoft YaHei" w:hAnsi="Palatino Linotype"/>
          <w:color w:val="800000"/>
          <w:sz w:val="56"/>
          <w:szCs w:val="56"/>
          <w:lang w:val="en-US" w:eastAsia="zh-TW"/>
        </w:rPr>
        <w:t xml:space="preserve"> </w:t>
      </w:r>
      <w:r w:rsidR="005B71CB" w:rsidRPr="00184A3A">
        <w:rPr>
          <w:rFonts w:ascii="Palatino Linotype" w:eastAsia="Microsoft YaHei" w:hAnsi="Palatino Linotype"/>
          <w:color w:val="800000"/>
          <w:sz w:val="56"/>
          <w:szCs w:val="56"/>
          <w:lang w:val="en-US" w:eastAsia="zh-TW"/>
        </w:rPr>
        <w:t>Specification</w:t>
      </w:r>
    </w:p>
    <w:p w14:paraId="4576532A" w14:textId="77777777" w:rsidR="009A0562" w:rsidRPr="00184A3A" w:rsidRDefault="009A0562" w:rsidP="007E6F0F">
      <w:pPr>
        <w:jc w:val="both"/>
        <w:rPr>
          <w:rFonts w:eastAsia="Microsoft YaHei"/>
        </w:rPr>
      </w:pPr>
      <w:r w:rsidRPr="00184A3A">
        <w:rPr>
          <w:rFonts w:eastAsia="Microsoft YaHei"/>
        </w:rPr>
        <w:br w:type="page"/>
      </w:r>
    </w:p>
    <w:p w14:paraId="67615B4E" w14:textId="77777777" w:rsidR="005B21C6" w:rsidRPr="00184A3A" w:rsidRDefault="000F72C3" w:rsidP="009D5EF3">
      <w:pPr>
        <w:pStyle w:val="Heading1"/>
        <w:numPr>
          <w:ilvl w:val="0"/>
          <w:numId w:val="0"/>
        </w:numPr>
        <w:ind w:left="432"/>
      </w:pPr>
      <w:bookmarkStart w:id="0" w:name="_Toc472133098"/>
      <w:r w:rsidRPr="00184A3A">
        <w:lastRenderedPageBreak/>
        <w:t>Document Control</w:t>
      </w:r>
      <w:bookmarkEnd w:id="0"/>
    </w:p>
    <w:p w14:paraId="1CF8B281" w14:textId="77777777" w:rsidR="005B21C6" w:rsidRPr="00184A3A" w:rsidRDefault="003D4291" w:rsidP="00D22FDC">
      <w:pPr>
        <w:pStyle w:val="Heading2"/>
        <w:numPr>
          <w:ilvl w:val="0"/>
          <w:numId w:val="0"/>
        </w:numPr>
        <w:ind w:left="576"/>
      </w:pPr>
      <w:bookmarkStart w:id="1" w:name="_Toc472133099"/>
      <w:r w:rsidRPr="00184A3A">
        <w:t>Document History</w:t>
      </w:r>
      <w:bookmarkEnd w:id="1"/>
    </w:p>
    <w:tbl>
      <w:tblPr>
        <w:tblW w:w="999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975"/>
        <w:gridCol w:w="1798"/>
        <w:gridCol w:w="1787"/>
        <w:gridCol w:w="5430"/>
      </w:tblGrid>
      <w:tr w:rsidR="005B21C6" w:rsidRPr="00184A3A" w14:paraId="6099260A" w14:textId="77777777" w:rsidTr="00A00C1A">
        <w:trPr>
          <w:cantSplit/>
          <w:trHeight w:val="254"/>
          <w:tblHeader/>
        </w:trPr>
        <w:tc>
          <w:tcPr>
            <w:tcW w:w="975"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0BE4B950" w14:textId="77777777" w:rsidR="005B21C6" w:rsidRPr="00184A3A" w:rsidRDefault="000F72C3" w:rsidP="007E6F0F">
            <w:pPr>
              <w:spacing w:after="0"/>
              <w:jc w:val="both"/>
              <w:rPr>
                <w:rFonts w:eastAsia="Microsoft YaHei"/>
                <w:color w:val="FFFFFF"/>
                <w:szCs w:val="20"/>
              </w:rPr>
            </w:pPr>
            <w:r w:rsidRPr="00184A3A">
              <w:rPr>
                <w:rFonts w:eastAsia="Microsoft YaHei"/>
                <w:color w:val="FFFFFF"/>
                <w:szCs w:val="20"/>
                <w:lang w:eastAsia="zh-CN"/>
              </w:rPr>
              <w:t>Version</w:t>
            </w:r>
          </w:p>
        </w:tc>
        <w:tc>
          <w:tcPr>
            <w:tcW w:w="1798"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60A5D940" w14:textId="77777777" w:rsidR="005B21C6" w:rsidRPr="00184A3A" w:rsidRDefault="000F72C3" w:rsidP="007E6F0F">
            <w:pPr>
              <w:spacing w:after="0"/>
              <w:jc w:val="both"/>
              <w:rPr>
                <w:rFonts w:eastAsia="Microsoft YaHei"/>
                <w:color w:val="FFFFFF"/>
                <w:szCs w:val="20"/>
              </w:rPr>
            </w:pPr>
            <w:r w:rsidRPr="00184A3A">
              <w:rPr>
                <w:rFonts w:eastAsia="Microsoft YaHei"/>
                <w:color w:val="FFFFFF"/>
                <w:szCs w:val="20"/>
                <w:lang w:eastAsia="zh-CN"/>
              </w:rPr>
              <w:t>Date</w:t>
            </w:r>
          </w:p>
        </w:tc>
        <w:tc>
          <w:tcPr>
            <w:tcW w:w="1787"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558C4603" w14:textId="77777777" w:rsidR="005B21C6" w:rsidRPr="00184A3A" w:rsidRDefault="000F72C3" w:rsidP="007E6F0F">
            <w:pPr>
              <w:spacing w:after="0"/>
              <w:jc w:val="both"/>
              <w:rPr>
                <w:rFonts w:eastAsia="Microsoft YaHei"/>
                <w:color w:val="FFFFFF"/>
                <w:szCs w:val="20"/>
              </w:rPr>
            </w:pPr>
            <w:r w:rsidRPr="00184A3A">
              <w:rPr>
                <w:rFonts w:eastAsia="Microsoft YaHei"/>
                <w:color w:val="FFFFFF"/>
                <w:szCs w:val="20"/>
                <w:lang w:eastAsia="zh-CN"/>
              </w:rPr>
              <w:t>Author</w:t>
            </w:r>
          </w:p>
        </w:tc>
        <w:tc>
          <w:tcPr>
            <w:tcW w:w="543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0166D229" w14:textId="77777777" w:rsidR="005B21C6" w:rsidRPr="00184A3A" w:rsidRDefault="000F72C3" w:rsidP="007E6F0F">
            <w:pPr>
              <w:spacing w:after="0"/>
              <w:jc w:val="both"/>
              <w:rPr>
                <w:rFonts w:eastAsia="Microsoft YaHei"/>
                <w:color w:val="FFFFFF"/>
                <w:szCs w:val="20"/>
              </w:rPr>
            </w:pPr>
            <w:r w:rsidRPr="00184A3A">
              <w:rPr>
                <w:rFonts w:eastAsia="Microsoft YaHei"/>
                <w:color w:val="FFFFFF"/>
                <w:szCs w:val="20"/>
                <w:lang w:eastAsia="zh-CN"/>
              </w:rPr>
              <w:t>Revision Remark</w:t>
            </w:r>
          </w:p>
        </w:tc>
      </w:tr>
      <w:tr w:rsidR="005B21C6" w:rsidRPr="00184A3A" w14:paraId="7E65B248" w14:textId="77777777" w:rsidTr="00A00C1A">
        <w:trPr>
          <w:cantSplit/>
        </w:trPr>
        <w:tc>
          <w:tcPr>
            <w:tcW w:w="975" w:type="dxa"/>
            <w:tcBorders>
              <w:top w:val="single" w:sz="4" w:space="0" w:color="auto"/>
              <w:left w:val="single" w:sz="4" w:space="0" w:color="auto"/>
              <w:bottom w:val="single" w:sz="4" w:space="0" w:color="auto"/>
              <w:right w:val="single" w:sz="4" w:space="0" w:color="auto"/>
            </w:tcBorders>
          </w:tcPr>
          <w:p w14:paraId="6E5541D8" w14:textId="377D004C" w:rsidR="005B21C6" w:rsidRPr="00184A3A" w:rsidRDefault="0057159E" w:rsidP="00274118">
            <w:pPr>
              <w:spacing w:after="0"/>
              <w:jc w:val="both"/>
              <w:rPr>
                <w:rFonts w:eastAsia="Microsoft YaHei"/>
                <w:szCs w:val="20"/>
              </w:rPr>
            </w:pPr>
            <w:r>
              <w:rPr>
                <w:rFonts w:eastAsia="Microsoft YaHei"/>
                <w:szCs w:val="20"/>
              </w:rPr>
              <w:t>0.9</w:t>
            </w:r>
          </w:p>
        </w:tc>
        <w:tc>
          <w:tcPr>
            <w:tcW w:w="1798" w:type="dxa"/>
            <w:tcBorders>
              <w:top w:val="single" w:sz="4" w:space="0" w:color="auto"/>
              <w:left w:val="single" w:sz="4" w:space="0" w:color="auto"/>
              <w:bottom w:val="single" w:sz="4" w:space="0" w:color="auto"/>
              <w:right w:val="single" w:sz="4" w:space="0" w:color="auto"/>
            </w:tcBorders>
          </w:tcPr>
          <w:p w14:paraId="57CBFC92" w14:textId="39D17952" w:rsidR="005B21C6" w:rsidRPr="00184A3A" w:rsidRDefault="0057159E">
            <w:pPr>
              <w:spacing w:after="0"/>
              <w:jc w:val="both"/>
              <w:rPr>
                <w:rFonts w:eastAsia="Microsoft YaHei"/>
                <w:szCs w:val="20"/>
              </w:rPr>
            </w:pPr>
            <w:r>
              <w:rPr>
                <w:rFonts w:eastAsia="Microsoft YaHei"/>
                <w:szCs w:val="20"/>
              </w:rPr>
              <w:t>13</w:t>
            </w:r>
            <w:r w:rsidR="00543F74" w:rsidRPr="00184A3A">
              <w:rPr>
                <w:rFonts w:eastAsia="Microsoft YaHei"/>
                <w:szCs w:val="20"/>
              </w:rPr>
              <w:t>/01/2017</w:t>
            </w:r>
          </w:p>
        </w:tc>
        <w:tc>
          <w:tcPr>
            <w:tcW w:w="1787" w:type="dxa"/>
            <w:tcBorders>
              <w:top w:val="single" w:sz="4" w:space="0" w:color="auto"/>
              <w:left w:val="single" w:sz="4" w:space="0" w:color="auto"/>
              <w:bottom w:val="single" w:sz="4" w:space="0" w:color="auto"/>
              <w:right w:val="single" w:sz="4" w:space="0" w:color="auto"/>
            </w:tcBorders>
          </w:tcPr>
          <w:p w14:paraId="47A545AE" w14:textId="77777777" w:rsidR="005B21C6" w:rsidRPr="00184A3A" w:rsidRDefault="005B21C6" w:rsidP="007E6F0F">
            <w:pPr>
              <w:spacing w:after="0"/>
              <w:jc w:val="both"/>
              <w:rPr>
                <w:rFonts w:eastAsia="Microsoft YaHei"/>
                <w:szCs w:val="20"/>
              </w:rPr>
            </w:pPr>
            <w:r w:rsidRPr="00184A3A">
              <w:rPr>
                <w:rFonts w:eastAsia="Microsoft YaHei"/>
                <w:szCs w:val="20"/>
              </w:rPr>
              <w:t>Steven Chen</w:t>
            </w:r>
          </w:p>
        </w:tc>
        <w:tc>
          <w:tcPr>
            <w:tcW w:w="5430" w:type="dxa"/>
            <w:tcBorders>
              <w:top w:val="single" w:sz="4" w:space="0" w:color="auto"/>
              <w:left w:val="single" w:sz="4" w:space="0" w:color="auto"/>
              <w:bottom w:val="single" w:sz="4" w:space="0" w:color="auto"/>
              <w:right w:val="single" w:sz="4" w:space="0" w:color="auto"/>
            </w:tcBorders>
          </w:tcPr>
          <w:p w14:paraId="2A6EF97B" w14:textId="77777777" w:rsidR="005B21C6" w:rsidRPr="00184A3A" w:rsidRDefault="000F72C3" w:rsidP="007E6F0F">
            <w:pPr>
              <w:spacing w:after="0"/>
              <w:jc w:val="both"/>
              <w:rPr>
                <w:rFonts w:eastAsia="Microsoft YaHei"/>
                <w:szCs w:val="20"/>
              </w:rPr>
            </w:pPr>
            <w:r w:rsidRPr="00184A3A">
              <w:rPr>
                <w:rFonts w:eastAsia="Microsoft YaHei"/>
                <w:szCs w:val="20"/>
                <w:lang w:eastAsia="zh-CN"/>
              </w:rPr>
              <w:t>1</w:t>
            </w:r>
            <w:r w:rsidRPr="00184A3A">
              <w:rPr>
                <w:rFonts w:eastAsia="Microsoft YaHei"/>
                <w:szCs w:val="20"/>
                <w:vertAlign w:val="superscript"/>
                <w:lang w:eastAsia="zh-CN"/>
              </w:rPr>
              <w:t>st</w:t>
            </w:r>
            <w:r w:rsidRPr="00184A3A">
              <w:rPr>
                <w:rFonts w:eastAsia="Microsoft YaHei"/>
                <w:szCs w:val="20"/>
                <w:lang w:eastAsia="zh-CN"/>
              </w:rPr>
              <w:t xml:space="preserve"> draft</w:t>
            </w:r>
          </w:p>
        </w:tc>
      </w:tr>
    </w:tbl>
    <w:p w14:paraId="1E7562C1" w14:textId="77777777" w:rsidR="005B21C6" w:rsidRPr="00184A3A" w:rsidRDefault="000F72C3" w:rsidP="00D22FDC">
      <w:pPr>
        <w:pStyle w:val="Heading2"/>
        <w:numPr>
          <w:ilvl w:val="0"/>
          <w:numId w:val="0"/>
        </w:numPr>
        <w:ind w:left="576"/>
      </w:pPr>
      <w:bookmarkStart w:id="2" w:name="_Toc472133100"/>
      <w:bookmarkStart w:id="3" w:name="_Toc248913659"/>
      <w:r w:rsidRPr="00184A3A">
        <w:t>Document/Design Owner</w:t>
      </w:r>
      <w:bookmarkEnd w:id="2"/>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7110"/>
      </w:tblGrid>
      <w:tr w:rsidR="005B21C6" w:rsidRPr="00184A3A" w14:paraId="6226C1BF" w14:textId="77777777" w:rsidTr="00E132B9">
        <w:trPr>
          <w:cantSplit/>
          <w:tblHeader/>
        </w:trPr>
        <w:tc>
          <w:tcPr>
            <w:tcW w:w="288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185A3D7D" w14:textId="77777777" w:rsidR="005B21C6" w:rsidRPr="00184A3A" w:rsidRDefault="000F72C3" w:rsidP="007E6F0F">
            <w:pPr>
              <w:spacing w:after="0"/>
              <w:jc w:val="both"/>
              <w:rPr>
                <w:rFonts w:eastAsia="Microsoft YaHei"/>
                <w:color w:val="FFFFFF"/>
                <w:szCs w:val="20"/>
              </w:rPr>
            </w:pPr>
            <w:r w:rsidRPr="00184A3A">
              <w:rPr>
                <w:rFonts w:eastAsia="Microsoft YaHei"/>
                <w:color w:val="FFFFFF"/>
                <w:szCs w:val="20"/>
                <w:lang w:eastAsia="zh-CN"/>
              </w:rPr>
              <w:t>Name</w:t>
            </w:r>
          </w:p>
        </w:tc>
        <w:tc>
          <w:tcPr>
            <w:tcW w:w="711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58F5A0CD" w14:textId="77777777" w:rsidR="005B21C6" w:rsidRPr="00184A3A" w:rsidRDefault="000F72C3" w:rsidP="007E6F0F">
            <w:pPr>
              <w:spacing w:after="0"/>
              <w:jc w:val="both"/>
              <w:rPr>
                <w:rFonts w:eastAsia="Microsoft YaHei"/>
                <w:color w:val="FFFFFF"/>
                <w:szCs w:val="20"/>
              </w:rPr>
            </w:pPr>
            <w:r w:rsidRPr="00184A3A">
              <w:rPr>
                <w:rFonts w:eastAsia="Microsoft YaHei"/>
                <w:color w:val="FFFFFF"/>
                <w:szCs w:val="20"/>
                <w:lang w:eastAsia="zh-CN"/>
              </w:rPr>
              <w:t>Title</w:t>
            </w:r>
          </w:p>
        </w:tc>
      </w:tr>
      <w:tr w:rsidR="005B21C6" w:rsidRPr="00184A3A" w14:paraId="5B95C0EE" w14:textId="77777777" w:rsidTr="005B21C6">
        <w:trPr>
          <w:cantSplit/>
        </w:trPr>
        <w:tc>
          <w:tcPr>
            <w:tcW w:w="2880" w:type="dxa"/>
            <w:tcBorders>
              <w:top w:val="single" w:sz="4" w:space="0" w:color="auto"/>
              <w:left w:val="single" w:sz="4" w:space="0" w:color="auto"/>
              <w:bottom w:val="single" w:sz="4" w:space="0" w:color="auto"/>
              <w:right w:val="single" w:sz="4" w:space="0" w:color="auto"/>
            </w:tcBorders>
          </w:tcPr>
          <w:p w14:paraId="03E39E19" w14:textId="77777777" w:rsidR="005B21C6" w:rsidRPr="00184A3A" w:rsidRDefault="005B21C6" w:rsidP="007E6F0F">
            <w:pPr>
              <w:spacing w:after="0"/>
              <w:jc w:val="both"/>
              <w:rPr>
                <w:rFonts w:eastAsia="Microsoft YaHei"/>
                <w:szCs w:val="20"/>
              </w:rPr>
            </w:pPr>
            <w:r w:rsidRPr="00184A3A">
              <w:rPr>
                <w:rFonts w:eastAsia="Microsoft YaHei"/>
                <w:szCs w:val="20"/>
                <w:lang w:eastAsia="zh-CN"/>
              </w:rPr>
              <w:t>Steven Chen</w:t>
            </w:r>
          </w:p>
        </w:tc>
        <w:tc>
          <w:tcPr>
            <w:tcW w:w="7110" w:type="dxa"/>
            <w:tcBorders>
              <w:top w:val="single" w:sz="4" w:space="0" w:color="auto"/>
              <w:left w:val="single" w:sz="4" w:space="0" w:color="auto"/>
              <w:bottom w:val="single" w:sz="4" w:space="0" w:color="auto"/>
              <w:right w:val="single" w:sz="4" w:space="0" w:color="auto"/>
            </w:tcBorders>
          </w:tcPr>
          <w:p w14:paraId="4E34D32A" w14:textId="77777777" w:rsidR="005B21C6" w:rsidRPr="00184A3A" w:rsidRDefault="005B21C6" w:rsidP="007E6F0F">
            <w:pPr>
              <w:spacing w:after="0"/>
              <w:jc w:val="both"/>
              <w:rPr>
                <w:rFonts w:eastAsia="Microsoft YaHei"/>
                <w:szCs w:val="20"/>
              </w:rPr>
            </w:pPr>
            <w:r w:rsidRPr="00184A3A">
              <w:rPr>
                <w:rFonts w:eastAsia="Microsoft YaHei"/>
                <w:szCs w:val="20"/>
              </w:rPr>
              <w:t>System Analyst</w:t>
            </w:r>
          </w:p>
        </w:tc>
      </w:tr>
      <w:tr w:rsidR="00AD54D9" w:rsidRPr="00184A3A" w14:paraId="6CA6E95E" w14:textId="77777777" w:rsidTr="005B21C6">
        <w:trPr>
          <w:cantSplit/>
        </w:trPr>
        <w:tc>
          <w:tcPr>
            <w:tcW w:w="2880" w:type="dxa"/>
            <w:tcBorders>
              <w:top w:val="single" w:sz="4" w:space="0" w:color="auto"/>
              <w:left w:val="single" w:sz="4" w:space="0" w:color="auto"/>
              <w:bottom w:val="single" w:sz="4" w:space="0" w:color="auto"/>
              <w:right w:val="single" w:sz="4" w:space="0" w:color="auto"/>
            </w:tcBorders>
          </w:tcPr>
          <w:p w14:paraId="4DB589D7" w14:textId="5A53A83E" w:rsidR="00AD54D9" w:rsidRPr="00184A3A" w:rsidRDefault="00AD54D9" w:rsidP="007E6F0F">
            <w:pPr>
              <w:spacing w:after="0"/>
              <w:jc w:val="both"/>
              <w:rPr>
                <w:rFonts w:eastAsia="Microsoft YaHei"/>
                <w:szCs w:val="20"/>
                <w:lang w:eastAsia="zh-CN"/>
              </w:rPr>
            </w:pPr>
            <w:r w:rsidRPr="00184A3A">
              <w:rPr>
                <w:rFonts w:eastAsia="Microsoft YaHei"/>
                <w:szCs w:val="20"/>
                <w:lang w:eastAsia="zh-CN"/>
              </w:rPr>
              <w:t>Edward Leung</w:t>
            </w:r>
          </w:p>
        </w:tc>
        <w:tc>
          <w:tcPr>
            <w:tcW w:w="7110" w:type="dxa"/>
            <w:tcBorders>
              <w:top w:val="single" w:sz="4" w:space="0" w:color="auto"/>
              <w:left w:val="single" w:sz="4" w:space="0" w:color="auto"/>
              <w:bottom w:val="single" w:sz="4" w:space="0" w:color="auto"/>
              <w:right w:val="single" w:sz="4" w:space="0" w:color="auto"/>
            </w:tcBorders>
          </w:tcPr>
          <w:p w14:paraId="4875DCDD" w14:textId="3D5D4F08" w:rsidR="00AD54D9" w:rsidRPr="00184A3A" w:rsidRDefault="00AD54D9" w:rsidP="007E6F0F">
            <w:pPr>
              <w:spacing w:after="0"/>
              <w:jc w:val="both"/>
              <w:rPr>
                <w:rFonts w:eastAsia="Microsoft YaHei"/>
                <w:szCs w:val="20"/>
              </w:rPr>
            </w:pPr>
            <w:r w:rsidRPr="00184A3A">
              <w:rPr>
                <w:rFonts w:eastAsia="Microsoft YaHei"/>
                <w:szCs w:val="20"/>
              </w:rPr>
              <w:t>System Analyst</w:t>
            </w:r>
          </w:p>
        </w:tc>
      </w:tr>
      <w:tr w:rsidR="00AD54D9" w:rsidRPr="00184A3A" w14:paraId="7A500CB8" w14:textId="77777777" w:rsidTr="005B21C6">
        <w:trPr>
          <w:cantSplit/>
        </w:trPr>
        <w:tc>
          <w:tcPr>
            <w:tcW w:w="2880" w:type="dxa"/>
            <w:tcBorders>
              <w:top w:val="single" w:sz="4" w:space="0" w:color="auto"/>
              <w:left w:val="single" w:sz="4" w:space="0" w:color="auto"/>
              <w:bottom w:val="single" w:sz="4" w:space="0" w:color="auto"/>
              <w:right w:val="single" w:sz="4" w:space="0" w:color="auto"/>
            </w:tcBorders>
          </w:tcPr>
          <w:p w14:paraId="7D1AF214" w14:textId="14CF0B9F" w:rsidR="00AD54D9" w:rsidRPr="00184A3A" w:rsidRDefault="00AD54D9" w:rsidP="007E6F0F">
            <w:pPr>
              <w:spacing w:after="0"/>
              <w:jc w:val="both"/>
              <w:rPr>
                <w:rFonts w:eastAsia="Microsoft YaHei"/>
                <w:szCs w:val="20"/>
                <w:lang w:eastAsia="zh-CN"/>
              </w:rPr>
            </w:pPr>
            <w:r w:rsidRPr="00184A3A">
              <w:rPr>
                <w:rFonts w:eastAsia="Microsoft YaHei"/>
                <w:szCs w:val="20"/>
                <w:lang w:eastAsia="zh-CN"/>
              </w:rPr>
              <w:t>Tommy Leung</w:t>
            </w:r>
          </w:p>
        </w:tc>
        <w:tc>
          <w:tcPr>
            <w:tcW w:w="7110" w:type="dxa"/>
            <w:tcBorders>
              <w:top w:val="single" w:sz="4" w:space="0" w:color="auto"/>
              <w:left w:val="single" w:sz="4" w:space="0" w:color="auto"/>
              <w:bottom w:val="single" w:sz="4" w:space="0" w:color="auto"/>
              <w:right w:val="single" w:sz="4" w:space="0" w:color="auto"/>
            </w:tcBorders>
          </w:tcPr>
          <w:p w14:paraId="0DC5DA30" w14:textId="4E4C7334" w:rsidR="00AD54D9" w:rsidRPr="00184A3A" w:rsidRDefault="00AD54D9" w:rsidP="007E6F0F">
            <w:pPr>
              <w:spacing w:after="0"/>
              <w:jc w:val="both"/>
              <w:rPr>
                <w:rFonts w:eastAsia="Microsoft YaHei"/>
                <w:szCs w:val="20"/>
              </w:rPr>
            </w:pPr>
            <w:r w:rsidRPr="00184A3A">
              <w:rPr>
                <w:rFonts w:eastAsia="Microsoft YaHei"/>
                <w:szCs w:val="20"/>
              </w:rPr>
              <w:t xml:space="preserve">System Analyst </w:t>
            </w:r>
          </w:p>
        </w:tc>
      </w:tr>
    </w:tbl>
    <w:p w14:paraId="1B176007" w14:textId="77777777" w:rsidR="0074368E" w:rsidRPr="00184A3A" w:rsidRDefault="00C13E18" w:rsidP="00D22FDC">
      <w:pPr>
        <w:pStyle w:val="Heading2"/>
        <w:numPr>
          <w:ilvl w:val="0"/>
          <w:numId w:val="0"/>
        </w:numPr>
        <w:ind w:left="576"/>
      </w:pPr>
      <w:bookmarkStart w:id="4" w:name="_Toc472133101"/>
      <w:bookmarkEnd w:id="3"/>
      <w:r w:rsidRPr="00184A3A">
        <w:t>Key Comments</w:t>
      </w:r>
      <w:bookmarkEnd w:id="4"/>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475"/>
        <w:gridCol w:w="8438"/>
      </w:tblGrid>
      <w:tr w:rsidR="0074368E" w:rsidRPr="00184A3A" w14:paraId="36C0A434" w14:textId="77777777" w:rsidTr="00AE5DAD">
        <w:trPr>
          <w:cantSplit/>
          <w:tblHeader/>
        </w:trPr>
        <w:tc>
          <w:tcPr>
            <w:tcW w:w="1319" w:type="dxa"/>
            <w:vMerge w:val="restart"/>
            <w:shd w:val="clear" w:color="auto" w:fill="17365D" w:themeFill="text2" w:themeFillShade="BF"/>
            <w:vAlign w:val="center"/>
          </w:tcPr>
          <w:p w14:paraId="6ACB9FCB" w14:textId="77777777" w:rsidR="0074368E" w:rsidRPr="00184A3A" w:rsidRDefault="00AE5DAD" w:rsidP="007E6F0F">
            <w:pPr>
              <w:spacing w:after="0"/>
              <w:jc w:val="both"/>
              <w:rPr>
                <w:rFonts w:eastAsia="Microsoft YaHei"/>
                <w:color w:val="FFFFFF"/>
                <w:szCs w:val="20"/>
                <w:lang w:eastAsia="zh-CN"/>
              </w:rPr>
            </w:pPr>
            <w:r w:rsidRPr="00184A3A">
              <w:rPr>
                <w:rFonts w:eastAsia="Microsoft YaHei"/>
                <w:color w:val="FFFFFF"/>
                <w:szCs w:val="20"/>
                <w:lang w:eastAsia="zh-CN"/>
              </w:rPr>
              <w:t>Name/Title</w:t>
            </w:r>
          </w:p>
        </w:tc>
        <w:tc>
          <w:tcPr>
            <w:tcW w:w="8913" w:type="dxa"/>
            <w:gridSpan w:val="2"/>
            <w:shd w:val="clear" w:color="auto" w:fill="auto"/>
            <w:vAlign w:val="center"/>
          </w:tcPr>
          <w:p w14:paraId="20BE11E1" w14:textId="275758FA" w:rsidR="0074368E" w:rsidRPr="00184A3A" w:rsidRDefault="0074368E" w:rsidP="007E6F0F">
            <w:pPr>
              <w:spacing w:after="0"/>
              <w:jc w:val="both"/>
              <w:rPr>
                <w:rFonts w:eastAsia="Microsoft YaHei"/>
                <w:szCs w:val="20"/>
              </w:rPr>
            </w:pPr>
          </w:p>
        </w:tc>
      </w:tr>
      <w:tr w:rsidR="0074368E" w:rsidRPr="00184A3A" w14:paraId="3FB54FA4" w14:textId="77777777" w:rsidTr="00AE5DAD">
        <w:trPr>
          <w:cantSplit/>
          <w:tblHeader/>
        </w:trPr>
        <w:tc>
          <w:tcPr>
            <w:tcW w:w="1319" w:type="dxa"/>
            <w:vMerge/>
            <w:tcBorders>
              <w:bottom w:val="single" w:sz="4" w:space="0" w:color="auto"/>
            </w:tcBorders>
            <w:shd w:val="clear" w:color="auto" w:fill="17365D" w:themeFill="text2" w:themeFillShade="BF"/>
            <w:vAlign w:val="center"/>
          </w:tcPr>
          <w:p w14:paraId="176832F7" w14:textId="77777777" w:rsidR="0074368E" w:rsidRPr="00184A3A" w:rsidRDefault="0074368E" w:rsidP="007E6F0F">
            <w:pPr>
              <w:spacing w:after="0"/>
              <w:jc w:val="both"/>
              <w:rPr>
                <w:rFonts w:eastAsia="Microsoft YaHei"/>
                <w:color w:val="FFFFFF"/>
                <w:szCs w:val="20"/>
              </w:rPr>
            </w:pPr>
          </w:p>
        </w:tc>
        <w:tc>
          <w:tcPr>
            <w:tcW w:w="475" w:type="dxa"/>
            <w:shd w:val="clear" w:color="auto" w:fill="17365D" w:themeFill="text2" w:themeFillShade="BF"/>
            <w:vAlign w:val="center"/>
          </w:tcPr>
          <w:p w14:paraId="1377D991" w14:textId="77777777" w:rsidR="0074368E" w:rsidRPr="00184A3A" w:rsidRDefault="0074368E" w:rsidP="007E6F0F">
            <w:pPr>
              <w:spacing w:after="0"/>
              <w:jc w:val="both"/>
              <w:rPr>
                <w:rFonts w:eastAsia="Microsoft YaHei"/>
                <w:color w:val="FFFFFF"/>
                <w:szCs w:val="20"/>
              </w:rPr>
            </w:pPr>
            <w:r w:rsidRPr="00184A3A">
              <w:rPr>
                <w:rFonts w:eastAsia="Microsoft YaHei"/>
                <w:color w:val="FFFFFF"/>
                <w:szCs w:val="20"/>
              </w:rPr>
              <w:t>#</w:t>
            </w:r>
          </w:p>
        </w:tc>
        <w:tc>
          <w:tcPr>
            <w:tcW w:w="8438" w:type="dxa"/>
            <w:shd w:val="clear" w:color="auto" w:fill="17365D" w:themeFill="text2" w:themeFillShade="BF"/>
            <w:vAlign w:val="center"/>
          </w:tcPr>
          <w:p w14:paraId="77E24D1D" w14:textId="77777777" w:rsidR="0074368E" w:rsidRPr="00184A3A" w:rsidRDefault="00AE5DAD" w:rsidP="007E6F0F">
            <w:pPr>
              <w:spacing w:after="0"/>
              <w:jc w:val="both"/>
              <w:rPr>
                <w:rFonts w:eastAsia="Microsoft YaHei"/>
                <w:color w:val="FFFFFF"/>
                <w:szCs w:val="20"/>
              </w:rPr>
            </w:pPr>
            <w:r w:rsidRPr="00184A3A">
              <w:rPr>
                <w:rFonts w:eastAsia="Microsoft YaHei"/>
                <w:color w:val="FFFFFF"/>
                <w:szCs w:val="20"/>
                <w:lang w:eastAsia="zh-CN"/>
              </w:rPr>
              <w:t>Comments</w:t>
            </w:r>
          </w:p>
        </w:tc>
      </w:tr>
      <w:tr w:rsidR="0074368E" w:rsidRPr="00184A3A" w14:paraId="2F13D6DF" w14:textId="77777777" w:rsidTr="00912794">
        <w:trPr>
          <w:cantSplit/>
          <w:trHeight w:val="70"/>
        </w:trPr>
        <w:tc>
          <w:tcPr>
            <w:tcW w:w="1319" w:type="dxa"/>
            <w:shd w:val="clear" w:color="auto" w:fill="DBE5F1" w:themeFill="accent1" w:themeFillTint="33"/>
            <w:vAlign w:val="center"/>
          </w:tcPr>
          <w:p w14:paraId="29BD1508" w14:textId="77777777" w:rsidR="0074368E" w:rsidRPr="00184A3A" w:rsidRDefault="00AE5DAD" w:rsidP="007E6F0F">
            <w:pPr>
              <w:spacing w:after="0"/>
              <w:jc w:val="both"/>
              <w:rPr>
                <w:rFonts w:eastAsia="Microsoft YaHei"/>
                <w:szCs w:val="20"/>
              </w:rPr>
            </w:pPr>
            <w:r w:rsidRPr="00184A3A">
              <w:rPr>
                <w:rFonts w:eastAsia="Microsoft YaHei"/>
                <w:szCs w:val="20"/>
                <w:lang w:eastAsia="zh-CN"/>
              </w:rPr>
              <w:t>Comment</w:t>
            </w:r>
          </w:p>
        </w:tc>
        <w:tc>
          <w:tcPr>
            <w:tcW w:w="475" w:type="dxa"/>
            <w:shd w:val="clear" w:color="auto" w:fill="DBE5F1" w:themeFill="accent1" w:themeFillTint="33"/>
            <w:vAlign w:val="center"/>
          </w:tcPr>
          <w:p w14:paraId="55DC8E33" w14:textId="75DE92F0" w:rsidR="0074368E" w:rsidRPr="00184A3A" w:rsidRDefault="00550D22" w:rsidP="007E6F0F">
            <w:pPr>
              <w:spacing w:after="0"/>
              <w:jc w:val="both"/>
              <w:rPr>
                <w:rFonts w:eastAsia="Microsoft YaHei"/>
                <w:szCs w:val="20"/>
              </w:rPr>
            </w:pPr>
            <w:r w:rsidRPr="00184A3A">
              <w:rPr>
                <w:rFonts w:eastAsia="Microsoft YaHei"/>
                <w:szCs w:val="20"/>
              </w:rPr>
              <w:t>1</w:t>
            </w:r>
          </w:p>
        </w:tc>
        <w:tc>
          <w:tcPr>
            <w:tcW w:w="8438" w:type="dxa"/>
            <w:shd w:val="clear" w:color="auto" w:fill="DBE5F1" w:themeFill="accent1" w:themeFillTint="33"/>
            <w:vAlign w:val="center"/>
          </w:tcPr>
          <w:p w14:paraId="09482082" w14:textId="79D9A415" w:rsidR="0074368E" w:rsidRPr="00184A3A" w:rsidRDefault="0074368E" w:rsidP="00C15BC6">
            <w:pPr>
              <w:spacing w:after="0" w:line="240" w:lineRule="auto"/>
              <w:jc w:val="both"/>
              <w:rPr>
                <w:szCs w:val="20"/>
              </w:rPr>
            </w:pPr>
          </w:p>
        </w:tc>
      </w:tr>
      <w:tr w:rsidR="0074368E" w:rsidRPr="00184A3A" w14:paraId="6AA62EDF" w14:textId="77777777" w:rsidTr="00AE5DAD">
        <w:trPr>
          <w:cantSplit/>
          <w:trHeight w:val="323"/>
        </w:trPr>
        <w:tc>
          <w:tcPr>
            <w:tcW w:w="1319" w:type="dxa"/>
            <w:shd w:val="clear" w:color="auto" w:fill="DBE5F1" w:themeFill="accent1" w:themeFillTint="33"/>
            <w:vAlign w:val="center"/>
          </w:tcPr>
          <w:p w14:paraId="2726F2F8" w14:textId="77777777" w:rsidR="0074368E" w:rsidRPr="00184A3A" w:rsidRDefault="00AE5DAD" w:rsidP="007E6F0F">
            <w:pPr>
              <w:spacing w:after="0"/>
              <w:jc w:val="both"/>
              <w:rPr>
                <w:rFonts w:eastAsia="Microsoft YaHei"/>
                <w:szCs w:val="20"/>
                <w:lang w:eastAsia="zh-CN"/>
              </w:rPr>
            </w:pPr>
            <w:r w:rsidRPr="00184A3A">
              <w:rPr>
                <w:rFonts w:eastAsia="Microsoft YaHei"/>
                <w:szCs w:val="20"/>
                <w:lang w:eastAsia="zh-CN"/>
              </w:rPr>
              <w:t>Response</w:t>
            </w:r>
          </w:p>
        </w:tc>
        <w:tc>
          <w:tcPr>
            <w:tcW w:w="475" w:type="dxa"/>
            <w:shd w:val="clear" w:color="auto" w:fill="DBE5F1" w:themeFill="accent1" w:themeFillTint="33"/>
            <w:vAlign w:val="center"/>
          </w:tcPr>
          <w:p w14:paraId="1C43D249" w14:textId="76B7E91C" w:rsidR="0074368E" w:rsidRPr="00184A3A" w:rsidRDefault="00550D22" w:rsidP="007E6F0F">
            <w:pPr>
              <w:spacing w:after="0"/>
              <w:jc w:val="both"/>
              <w:rPr>
                <w:rFonts w:eastAsia="Microsoft YaHei"/>
                <w:szCs w:val="20"/>
              </w:rPr>
            </w:pPr>
            <w:r w:rsidRPr="00184A3A">
              <w:rPr>
                <w:rFonts w:eastAsia="Microsoft YaHei"/>
                <w:szCs w:val="20"/>
              </w:rPr>
              <w:t>1</w:t>
            </w:r>
          </w:p>
        </w:tc>
        <w:tc>
          <w:tcPr>
            <w:tcW w:w="8438" w:type="dxa"/>
            <w:shd w:val="clear" w:color="auto" w:fill="DBE5F1" w:themeFill="accent1" w:themeFillTint="33"/>
            <w:vAlign w:val="center"/>
          </w:tcPr>
          <w:p w14:paraId="70E70B37" w14:textId="5CFD3B52" w:rsidR="0074368E" w:rsidRPr="00184A3A" w:rsidRDefault="0074368E" w:rsidP="007E6F0F">
            <w:pPr>
              <w:spacing w:after="0"/>
              <w:jc w:val="both"/>
              <w:rPr>
                <w:rFonts w:eastAsia="Microsoft YaHei"/>
                <w:szCs w:val="20"/>
              </w:rPr>
            </w:pPr>
          </w:p>
        </w:tc>
      </w:tr>
    </w:tbl>
    <w:p w14:paraId="0460FE74" w14:textId="77777777" w:rsidR="0074368E" w:rsidRPr="00184A3A" w:rsidRDefault="0074368E" w:rsidP="007E6F0F">
      <w:pPr>
        <w:jc w:val="both"/>
        <w:rPr>
          <w:lang w:eastAsia="zh-CN"/>
        </w:rPr>
      </w:pPr>
    </w:p>
    <w:p w14:paraId="37863F63" w14:textId="4286F2DD" w:rsidR="00367588" w:rsidRPr="00184A3A" w:rsidRDefault="00367588" w:rsidP="007E6F0F">
      <w:pPr>
        <w:jc w:val="both"/>
        <w:rPr>
          <w:lang w:eastAsia="zh-CN"/>
        </w:rPr>
      </w:pPr>
    </w:p>
    <w:p w14:paraId="3206DD29" w14:textId="77777777" w:rsidR="00F94FE7" w:rsidRPr="00184A3A" w:rsidRDefault="00F94FE7" w:rsidP="007E6F0F">
      <w:pPr>
        <w:jc w:val="both"/>
        <w:rPr>
          <w:lang w:eastAsia="zh-CN"/>
        </w:rPr>
      </w:pPr>
    </w:p>
    <w:p w14:paraId="180E48AA" w14:textId="77777777" w:rsidR="00C103F0" w:rsidRPr="00184A3A" w:rsidRDefault="0072240A" w:rsidP="007E6F0F">
      <w:pPr>
        <w:jc w:val="both"/>
        <w:rPr>
          <w:rFonts w:eastAsia="Microsoft YaHei"/>
        </w:rPr>
      </w:pPr>
      <w:r w:rsidRPr="00184A3A">
        <w:rPr>
          <w:rFonts w:eastAsia="Microsoft YaHei"/>
        </w:rPr>
        <w:br w:type="page"/>
      </w:r>
    </w:p>
    <w:bookmarkStart w:id="5" w:name="_Toc472133102" w:displacedByCustomXml="next"/>
    <w:sdt>
      <w:sdtPr>
        <w:rPr>
          <w:rFonts w:ascii="Microsoft YaHei" w:eastAsiaTheme="minorEastAsia" w:hAnsi="Microsoft YaHei" w:cstheme="minorBidi"/>
          <w:b w:val="0"/>
          <w:bCs w:val="0"/>
          <w:color w:val="auto"/>
          <w:sz w:val="22"/>
          <w:szCs w:val="22"/>
          <w:lang w:eastAsia="zh-TW"/>
        </w:rPr>
        <w:id w:val="653269361"/>
        <w:docPartObj>
          <w:docPartGallery w:val="Table of Contents"/>
          <w:docPartUnique/>
        </w:docPartObj>
      </w:sdtPr>
      <w:sdtEndPr>
        <w:rPr>
          <w:rFonts w:ascii="Palatino Linotype" w:eastAsia="Microsoft YaHei" w:hAnsi="Palatino Linotype"/>
          <w:sz w:val="20"/>
        </w:rPr>
      </w:sdtEndPr>
      <w:sdtContent>
        <w:p w14:paraId="77064EC9" w14:textId="77777777" w:rsidR="00D412F4" w:rsidRPr="00184A3A" w:rsidRDefault="00AE5DAD" w:rsidP="00D16331">
          <w:pPr>
            <w:pStyle w:val="Heading1"/>
            <w:numPr>
              <w:ilvl w:val="0"/>
              <w:numId w:val="0"/>
            </w:numPr>
          </w:pPr>
          <w:r w:rsidRPr="00184A3A">
            <w:t>Table of Content</w:t>
          </w:r>
          <w:bookmarkEnd w:id="5"/>
        </w:p>
        <w:p w14:paraId="3AC2BCB4" w14:textId="77777777" w:rsidR="00E95E92" w:rsidRDefault="002643F7">
          <w:pPr>
            <w:pStyle w:val="TOC1"/>
            <w:tabs>
              <w:tab w:val="right" w:leader="dot" w:pos="10790"/>
            </w:tabs>
            <w:rPr>
              <w:rFonts w:asciiTheme="minorHAnsi" w:hAnsiTheme="minorHAnsi"/>
              <w:noProof/>
              <w:sz w:val="22"/>
            </w:rPr>
          </w:pPr>
          <w:r w:rsidRPr="0057159E">
            <w:rPr>
              <w:rFonts w:eastAsia="Microsoft YaHei"/>
              <w:szCs w:val="20"/>
            </w:rPr>
            <w:fldChar w:fldCharType="begin"/>
          </w:r>
          <w:r w:rsidRPr="00184A3A">
            <w:rPr>
              <w:rFonts w:eastAsia="Microsoft YaHei"/>
              <w:szCs w:val="20"/>
            </w:rPr>
            <w:instrText xml:space="preserve"> TOC \o "1-2" \h \z \u </w:instrText>
          </w:r>
          <w:r w:rsidRPr="0057159E">
            <w:rPr>
              <w:rFonts w:eastAsia="Microsoft YaHei"/>
              <w:szCs w:val="20"/>
            </w:rPr>
            <w:fldChar w:fldCharType="separate"/>
          </w:r>
          <w:hyperlink w:anchor="_Toc472133098" w:history="1">
            <w:r w:rsidR="00E95E92" w:rsidRPr="002E2F2B">
              <w:rPr>
                <w:rStyle w:val="Hyperlink"/>
                <w:noProof/>
              </w:rPr>
              <w:t>Document Control</w:t>
            </w:r>
            <w:r w:rsidR="00E95E92">
              <w:rPr>
                <w:noProof/>
                <w:webHidden/>
              </w:rPr>
              <w:tab/>
            </w:r>
            <w:r w:rsidR="00E95E92">
              <w:rPr>
                <w:noProof/>
                <w:webHidden/>
              </w:rPr>
              <w:fldChar w:fldCharType="begin"/>
            </w:r>
            <w:r w:rsidR="00E95E92">
              <w:rPr>
                <w:noProof/>
                <w:webHidden/>
              </w:rPr>
              <w:instrText xml:space="preserve"> PAGEREF _Toc472133098 \h </w:instrText>
            </w:r>
            <w:r w:rsidR="00E95E92">
              <w:rPr>
                <w:noProof/>
                <w:webHidden/>
              </w:rPr>
            </w:r>
            <w:r w:rsidR="00E95E92">
              <w:rPr>
                <w:noProof/>
                <w:webHidden/>
              </w:rPr>
              <w:fldChar w:fldCharType="separate"/>
            </w:r>
            <w:r w:rsidR="00715524">
              <w:rPr>
                <w:noProof/>
                <w:webHidden/>
              </w:rPr>
              <w:t>2</w:t>
            </w:r>
            <w:r w:rsidR="00E95E92">
              <w:rPr>
                <w:noProof/>
                <w:webHidden/>
              </w:rPr>
              <w:fldChar w:fldCharType="end"/>
            </w:r>
          </w:hyperlink>
        </w:p>
        <w:p w14:paraId="5BCE16D6" w14:textId="77777777" w:rsidR="00E95E92" w:rsidRDefault="0053398F">
          <w:pPr>
            <w:pStyle w:val="TOC2"/>
            <w:tabs>
              <w:tab w:val="right" w:leader="dot" w:pos="10790"/>
            </w:tabs>
            <w:rPr>
              <w:rFonts w:asciiTheme="minorHAnsi" w:hAnsiTheme="minorHAnsi"/>
              <w:noProof/>
              <w:sz w:val="22"/>
            </w:rPr>
          </w:pPr>
          <w:hyperlink w:anchor="_Toc472133099" w:history="1">
            <w:r w:rsidR="00E95E92" w:rsidRPr="002E2F2B">
              <w:rPr>
                <w:rStyle w:val="Hyperlink"/>
                <w:noProof/>
              </w:rPr>
              <w:t>Document History</w:t>
            </w:r>
            <w:r w:rsidR="00E95E92">
              <w:rPr>
                <w:noProof/>
                <w:webHidden/>
              </w:rPr>
              <w:tab/>
            </w:r>
            <w:r w:rsidR="00E95E92">
              <w:rPr>
                <w:noProof/>
                <w:webHidden/>
              </w:rPr>
              <w:fldChar w:fldCharType="begin"/>
            </w:r>
            <w:r w:rsidR="00E95E92">
              <w:rPr>
                <w:noProof/>
                <w:webHidden/>
              </w:rPr>
              <w:instrText xml:space="preserve"> PAGEREF _Toc472133099 \h </w:instrText>
            </w:r>
            <w:r w:rsidR="00E95E92">
              <w:rPr>
                <w:noProof/>
                <w:webHidden/>
              </w:rPr>
            </w:r>
            <w:r w:rsidR="00E95E92">
              <w:rPr>
                <w:noProof/>
                <w:webHidden/>
              </w:rPr>
              <w:fldChar w:fldCharType="separate"/>
            </w:r>
            <w:r w:rsidR="00715524">
              <w:rPr>
                <w:noProof/>
                <w:webHidden/>
              </w:rPr>
              <w:t>2</w:t>
            </w:r>
            <w:r w:rsidR="00E95E92">
              <w:rPr>
                <w:noProof/>
                <w:webHidden/>
              </w:rPr>
              <w:fldChar w:fldCharType="end"/>
            </w:r>
          </w:hyperlink>
        </w:p>
        <w:p w14:paraId="0C4EFA98" w14:textId="77777777" w:rsidR="00E95E92" w:rsidRDefault="0053398F">
          <w:pPr>
            <w:pStyle w:val="TOC2"/>
            <w:tabs>
              <w:tab w:val="right" w:leader="dot" w:pos="10790"/>
            </w:tabs>
            <w:rPr>
              <w:rFonts w:asciiTheme="minorHAnsi" w:hAnsiTheme="minorHAnsi"/>
              <w:noProof/>
              <w:sz w:val="22"/>
            </w:rPr>
          </w:pPr>
          <w:hyperlink w:anchor="_Toc472133100" w:history="1">
            <w:r w:rsidR="00E95E92" w:rsidRPr="002E2F2B">
              <w:rPr>
                <w:rStyle w:val="Hyperlink"/>
                <w:noProof/>
              </w:rPr>
              <w:t>Document/Design Owner</w:t>
            </w:r>
            <w:r w:rsidR="00E95E92">
              <w:rPr>
                <w:noProof/>
                <w:webHidden/>
              </w:rPr>
              <w:tab/>
            </w:r>
            <w:r w:rsidR="00E95E92">
              <w:rPr>
                <w:noProof/>
                <w:webHidden/>
              </w:rPr>
              <w:fldChar w:fldCharType="begin"/>
            </w:r>
            <w:r w:rsidR="00E95E92">
              <w:rPr>
                <w:noProof/>
                <w:webHidden/>
              </w:rPr>
              <w:instrText xml:space="preserve"> PAGEREF _Toc472133100 \h </w:instrText>
            </w:r>
            <w:r w:rsidR="00E95E92">
              <w:rPr>
                <w:noProof/>
                <w:webHidden/>
              </w:rPr>
            </w:r>
            <w:r w:rsidR="00E95E92">
              <w:rPr>
                <w:noProof/>
                <w:webHidden/>
              </w:rPr>
              <w:fldChar w:fldCharType="separate"/>
            </w:r>
            <w:r w:rsidR="00715524">
              <w:rPr>
                <w:noProof/>
                <w:webHidden/>
              </w:rPr>
              <w:t>2</w:t>
            </w:r>
            <w:r w:rsidR="00E95E92">
              <w:rPr>
                <w:noProof/>
                <w:webHidden/>
              </w:rPr>
              <w:fldChar w:fldCharType="end"/>
            </w:r>
          </w:hyperlink>
        </w:p>
        <w:p w14:paraId="4CF04D71" w14:textId="77777777" w:rsidR="00E95E92" w:rsidRDefault="0053398F">
          <w:pPr>
            <w:pStyle w:val="TOC2"/>
            <w:tabs>
              <w:tab w:val="right" w:leader="dot" w:pos="10790"/>
            </w:tabs>
            <w:rPr>
              <w:rFonts w:asciiTheme="minorHAnsi" w:hAnsiTheme="minorHAnsi"/>
              <w:noProof/>
              <w:sz w:val="22"/>
            </w:rPr>
          </w:pPr>
          <w:hyperlink w:anchor="_Toc472133101" w:history="1">
            <w:r w:rsidR="00E95E92" w:rsidRPr="002E2F2B">
              <w:rPr>
                <w:rStyle w:val="Hyperlink"/>
                <w:noProof/>
              </w:rPr>
              <w:t>Key Comments</w:t>
            </w:r>
            <w:r w:rsidR="00E95E92">
              <w:rPr>
                <w:noProof/>
                <w:webHidden/>
              </w:rPr>
              <w:tab/>
            </w:r>
            <w:r w:rsidR="00E95E92">
              <w:rPr>
                <w:noProof/>
                <w:webHidden/>
              </w:rPr>
              <w:fldChar w:fldCharType="begin"/>
            </w:r>
            <w:r w:rsidR="00E95E92">
              <w:rPr>
                <w:noProof/>
                <w:webHidden/>
              </w:rPr>
              <w:instrText xml:space="preserve"> PAGEREF _Toc472133101 \h </w:instrText>
            </w:r>
            <w:r w:rsidR="00E95E92">
              <w:rPr>
                <w:noProof/>
                <w:webHidden/>
              </w:rPr>
            </w:r>
            <w:r w:rsidR="00E95E92">
              <w:rPr>
                <w:noProof/>
                <w:webHidden/>
              </w:rPr>
              <w:fldChar w:fldCharType="separate"/>
            </w:r>
            <w:r w:rsidR="00715524">
              <w:rPr>
                <w:noProof/>
                <w:webHidden/>
              </w:rPr>
              <w:t>2</w:t>
            </w:r>
            <w:r w:rsidR="00E95E92">
              <w:rPr>
                <w:noProof/>
                <w:webHidden/>
              </w:rPr>
              <w:fldChar w:fldCharType="end"/>
            </w:r>
          </w:hyperlink>
        </w:p>
        <w:p w14:paraId="39D7D90B" w14:textId="77777777" w:rsidR="00E95E92" w:rsidRDefault="0053398F">
          <w:pPr>
            <w:pStyle w:val="TOC1"/>
            <w:tabs>
              <w:tab w:val="right" w:leader="dot" w:pos="10790"/>
            </w:tabs>
            <w:rPr>
              <w:rFonts w:asciiTheme="minorHAnsi" w:hAnsiTheme="minorHAnsi"/>
              <w:noProof/>
              <w:sz w:val="22"/>
            </w:rPr>
          </w:pPr>
          <w:hyperlink w:anchor="_Toc472133102" w:history="1">
            <w:r w:rsidR="00E95E92" w:rsidRPr="002E2F2B">
              <w:rPr>
                <w:rStyle w:val="Hyperlink"/>
                <w:noProof/>
              </w:rPr>
              <w:t>Table of Content</w:t>
            </w:r>
            <w:r w:rsidR="00E95E92">
              <w:rPr>
                <w:noProof/>
                <w:webHidden/>
              </w:rPr>
              <w:tab/>
            </w:r>
            <w:r w:rsidR="00E95E92">
              <w:rPr>
                <w:noProof/>
                <w:webHidden/>
              </w:rPr>
              <w:fldChar w:fldCharType="begin"/>
            </w:r>
            <w:r w:rsidR="00E95E92">
              <w:rPr>
                <w:noProof/>
                <w:webHidden/>
              </w:rPr>
              <w:instrText xml:space="preserve"> PAGEREF _Toc472133102 \h </w:instrText>
            </w:r>
            <w:r w:rsidR="00E95E92">
              <w:rPr>
                <w:noProof/>
                <w:webHidden/>
              </w:rPr>
            </w:r>
            <w:r w:rsidR="00E95E92">
              <w:rPr>
                <w:noProof/>
                <w:webHidden/>
              </w:rPr>
              <w:fldChar w:fldCharType="separate"/>
            </w:r>
            <w:r w:rsidR="00715524">
              <w:rPr>
                <w:noProof/>
                <w:webHidden/>
              </w:rPr>
              <w:t>3</w:t>
            </w:r>
            <w:r w:rsidR="00E95E92">
              <w:rPr>
                <w:noProof/>
                <w:webHidden/>
              </w:rPr>
              <w:fldChar w:fldCharType="end"/>
            </w:r>
          </w:hyperlink>
        </w:p>
        <w:p w14:paraId="28AE518A" w14:textId="77777777" w:rsidR="00E95E92" w:rsidRDefault="0053398F">
          <w:pPr>
            <w:pStyle w:val="TOC1"/>
            <w:tabs>
              <w:tab w:val="left" w:pos="660"/>
              <w:tab w:val="right" w:leader="dot" w:pos="10790"/>
            </w:tabs>
            <w:rPr>
              <w:rFonts w:asciiTheme="minorHAnsi" w:hAnsiTheme="minorHAnsi"/>
              <w:noProof/>
              <w:sz w:val="22"/>
            </w:rPr>
          </w:pPr>
          <w:hyperlink w:anchor="_Toc472133103" w:history="1">
            <w:r w:rsidR="00E95E92" w:rsidRPr="002E2F2B">
              <w:rPr>
                <w:rStyle w:val="Hyperlink"/>
                <w:noProof/>
              </w:rPr>
              <w:t>1</w:t>
            </w:r>
            <w:r w:rsidR="00E95E92">
              <w:rPr>
                <w:rFonts w:asciiTheme="minorHAnsi" w:hAnsiTheme="minorHAnsi"/>
                <w:noProof/>
                <w:sz w:val="22"/>
              </w:rPr>
              <w:tab/>
            </w:r>
            <w:r w:rsidR="00E95E92" w:rsidRPr="002E2F2B">
              <w:rPr>
                <w:rStyle w:val="Hyperlink"/>
                <w:noProof/>
              </w:rPr>
              <w:t>Background</w:t>
            </w:r>
            <w:r w:rsidR="00E95E92">
              <w:rPr>
                <w:noProof/>
                <w:webHidden/>
              </w:rPr>
              <w:tab/>
            </w:r>
            <w:r w:rsidR="00E95E92">
              <w:rPr>
                <w:noProof/>
                <w:webHidden/>
              </w:rPr>
              <w:fldChar w:fldCharType="begin"/>
            </w:r>
            <w:r w:rsidR="00E95E92">
              <w:rPr>
                <w:noProof/>
                <w:webHidden/>
              </w:rPr>
              <w:instrText xml:space="preserve"> PAGEREF _Toc472133103 \h </w:instrText>
            </w:r>
            <w:r w:rsidR="00E95E92">
              <w:rPr>
                <w:noProof/>
                <w:webHidden/>
              </w:rPr>
            </w:r>
            <w:r w:rsidR="00E95E92">
              <w:rPr>
                <w:noProof/>
                <w:webHidden/>
              </w:rPr>
              <w:fldChar w:fldCharType="separate"/>
            </w:r>
            <w:r w:rsidR="00715524">
              <w:rPr>
                <w:noProof/>
                <w:webHidden/>
              </w:rPr>
              <w:t>5</w:t>
            </w:r>
            <w:r w:rsidR="00E95E92">
              <w:rPr>
                <w:noProof/>
                <w:webHidden/>
              </w:rPr>
              <w:fldChar w:fldCharType="end"/>
            </w:r>
          </w:hyperlink>
        </w:p>
        <w:p w14:paraId="427AED1B" w14:textId="77777777" w:rsidR="00E95E92" w:rsidRDefault="0053398F">
          <w:pPr>
            <w:pStyle w:val="TOC2"/>
            <w:tabs>
              <w:tab w:val="left" w:pos="880"/>
              <w:tab w:val="right" w:leader="dot" w:pos="10790"/>
            </w:tabs>
            <w:rPr>
              <w:rFonts w:asciiTheme="minorHAnsi" w:hAnsiTheme="minorHAnsi"/>
              <w:noProof/>
              <w:sz w:val="22"/>
            </w:rPr>
          </w:pPr>
          <w:hyperlink w:anchor="_Toc472133104" w:history="1">
            <w:r w:rsidR="00E95E92" w:rsidRPr="002E2F2B">
              <w:rPr>
                <w:rStyle w:val="Hyperlink"/>
                <w:noProof/>
              </w:rPr>
              <w:t>1.1</w:t>
            </w:r>
            <w:r w:rsidR="00E95E92">
              <w:rPr>
                <w:rFonts w:asciiTheme="minorHAnsi" w:hAnsiTheme="minorHAnsi"/>
                <w:noProof/>
                <w:sz w:val="22"/>
              </w:rPr>
              <w:tab/>
            </w:r>
            <w:r w:rsidR="00E95E92" w:rsidRPr="002E2F2B">
              <w:rPr>
                <w:rStyle w:val="Hyperlink"/>
                <w:noProof/>
              </w:rPr>
              <w:t>Document Purpose</w:t>
            </w:r>
            <w:r w:rsidR="00E95E92">
              <w:rPr>
                <w:noProof/>
                <w:webHidden/>
              </w:rPr>
              <w:tab/>
            </w:r>
            <w:r w:rsidR="00E95E92">
              <w:rPr>
                <w:noProof/>
                <w:webHidden/>
              </w:rPr>
              <w:fldChar w:fldCharType="begin"/>
            </w:r>
            <w:r w:rsidR="00E95E92">
              <w:rPr>
                <w:noProof/>
                <w:webHidden/>
              </w:rPr>
              <w:instrText xml:space="preserve"> PAGEREF _Toc472133104 \h </w:instrText>
            </w:r>
            <w:r w:rsidR="00E95E92">
              <w:rPr>
                <w:noProof/>
                <w:webHidden/>
              </w:rPr>
            </w:r>
            <w:r w:rsidR="00E95E92">
              <w:rPr>
                <w:noProof/>
                <w:webHidden/>
              </w:rPr>
              <w:fldChar w:fldCharType="separate"/>
            </w:r>
            <w:r w:rsidR="00715524">
              <w:rPr>
                <w:noProof/>
                <w:webHidden/>
              </w:rPr>
              <w:t>5</w:t>
            </w:r>
            <w:r w:rsidR="00E95E92">
              <w:rPr>
                <w:noProof/>
                <w:webHidden/>
              </w:rPr>
              <w:fldChar w:fldCharType="end"/>
            </w:r>
          </w:hyperlink>
        </w:p>
        <w:p w14:paraId="00E6F3B6" w14:textId="77777777" w:rsidR="00E95E92" w:rsidRDefault="0053398F">
          <w:pPr>
            <w:pStyle w:val="TOC2"/>
            <w:tabs>
              <w:tab w:val="left" w:pos="880"/>
              <w:tab w:val="right" w:leader="dot" w:pos="10790"/>
            </w:tabs>
            <w:rPr>
              <w:rFonts w:asciiTheme="minorHAnsi" w:hAnsiTheme="minorHAnsi"/>
              <w:noProof/>
              <w:sz w:val="22"/>
            </w:rPr>
          </w:pPr>
          <w:hyperlink w:anchor="_Toc472133105" w:history="1">
            <w:r w:rsidR="00E95E92" w:rsidRPr="002E2F2B">
              <w:rPr>
                <w:rStyle w:val="Hyperlink"/>
                <w:noProof/>
              </w:rPr>
              <w:t>1.2</w:t>
            </w:r>
            <w:r w:rsidR="00E95E92">
              <w:rPr>
                <w:rFonts w:asciiTheme="minorHAnsi" w:hAnsiTheme="minorHAnsi"/>
                <w:noProof/>
                <w:sz w:val="22"/>
              </w:rPr>
              <w:tab/>
            </w:r>
            <w:r w:rsidR="00E95E92" w:rsidRPr="002E2F2B">
              <w:rPr>
                <w:rStyle w:val="Hyperlink"/>
                <w:noProof/>
              </w:rPr>
              <w:t>Document Scope</w:t>
            </w:r>
            <w:r w:rsidR="00E95E92">
              <w:rPr>
                <w:noProof/>
                <w:webHidden/>
              </w:rPr>
              <w:tab/>
            </w:r>
            <w:r w:rsidR="00E95E92">
              <w:rPr>
                <w:noProof/>
                <w:webHidden/>
              </w:rPr>
              <w:fldChar w:fldCharType="begin"/>
            </w:r>
            <w:r w:rsidR="00E95E92">
              <w:rPr>
                <w:noProof/>
                <w:webHidden/>
              </w:rPr>
              <w:instrText xml:space="preserve"> PAGEREF _Toc472133105 \h </w:instrText>
            </w:r>
            <w:r w:rsidR="00E95E92">
              <w:rPr>
                <w:noProof/>
                <w:webHidden/>
              </w:rPr>
            </w:r>
            <w:r w:rsidR="00E95E92">
              <w:rPr>
                <w:noProof/>
                <w:webHidden/>
              </w:rPr>
              <w:fldChar w:fldCharType="separate"/>
            </w:r>
            <w:r w:rsidR="00715524">
              <w:rPr>
                <w:noProof/>
                <w:webHidden/>
              </w:rPr>
              <w:t>5</w:t>
            </w:r>
            <w:r w:rsidR="00E95E92">
              <w:rPr>
                <w:noProof/>
                <w:webHidden/>
              </w:rPr>
              <w:fldChar w:fldCharType="end"/>
            </w:r>
          </w:hyperlink>
        </w:p>
        <w:p w14:paraId="37204ADC" w14:textId="77777777" w:rsidR="00E95E92" w:rsidRDefault="0053398F">
          <w:pPr>
            <w:pStyle w:val="TOC2"/>
            <w:tabs>
              <w:tab w:val="left" w:pos="880"/>
              <w:tab w:val="right" w:leader="dot" w:pos="10790"/>
            </w:tabs>
            <w:rPr>
              <w:rFonts w:asciiTheme="minorHAnsi" w:hAnsiTheme="minorHAnsi"/>
              <w:noProof/>
              <w:sz w:val="22"/>
            </w:rPr>
          </w:pPr>
          <w:hyperlink w:anchor="_Toc472133106" w:history="1">
            <w:r w:rsidR="00E95E92" w:rsidRPr="002E2F2B">
              <w:rPr>
                <w:rStyle w:val="Hyperlink"/>
                <w:noProof/>
              </w:rPr>
              <w:t>1.3</w:t>
            </w:r>
            <w:r w:rsidR="00E95E92">
              <w:rPr>
                <w:rFonts w:asciiTheme="minorHAnsi" w:hAnsiTheme="minorHAnsi"/>
                <w:noProof/>
                <w:sz w:val="22"/>
              </w:rPr>
              <w:tab/>
            </w:r>
            <w:r w:rsidR="00E95E92" w:rsidRPr="002E2F2B">
              <w:rPr>
                <w:rStyle w:val="Hyperlink"/>
                <w:noProof/>
              </w:rPr>
              <w:t>Document Audience</w:t>
            </w:r>
            <w:r w:rsidR="00E95E92">
              <w:rPr>
                <w:noProof/>
                <w:webHidden/>
              </w:rPr>
              <w:tab/>
            </w:r>
            <w:r w:rsidR="00E95E92">
              <w:rPr>
                <w:noProof/>
                <w:webHidden/>
              </w:rPr>
              <w:fldChar w:fldCharType="begin"/>
            </w:r>
            <w:r w:rsidR="00E95E92">
              <w:rPr>
                <w:noProof/>
                <w:webHidden/>
              </w:rPr>
              <w:instrText xml:space="preserve"> PAGEREF _Toc472133106 \h </w:instrText>
            </w:r>
            <w:r w:rsidR="00E95E92">
              <w:rPr>
                <w:noProof/>
                <w:webHidden/>
              </w:rPr>
            </w:r>
            <w:r w:rsidR="00E95E92">
              <w:rPr>
                <w:noProof/>
                <w:webHidden/>
              </w:rPr>
              <w:fldChar w:fldCharType="separate"/>
            </w:r>
            <w:r w:rsidR="00715524">
              <w:rPr>
                <w:noProof/>
                <w:webHidden/>
              </w:rPr>
              <w:t>5</w:t>
            </w:r>
            <w:r w:rsidR="00E95E92">
              <w:rPr>
                <w:noProof/>
                <w:webHidden/>
              </w:rPr>
              <w:fldChar w:fldCharType="end"/>
            </w:r>
          </w:hyperlink>
        </w:p>
        <w:p w14:paraId="6CE4A72C" w14:textId="77777777" w:rsidR="00E95E92" w:rsidRDefault="0053398F">
          <w:pPr>
            <w:pStyle w:val="TOC2"/>
            <w:tabs>
              <w:tab w:val="left" w:pos="880"/>
              <w:tab w:val="right" w:leader="dot" w:pos="10790"/>
            </w:tabs>
            <w:rPr>
              <w:rFonts w:asciiTheme="minorHAnsi" w:hAnsiTheme="minorHAnsi"/>
              <w:noProof/>
              <w:sz w:val="22"/>
            </w:rPr>
          </w:pPr>
          <w:hyperlink w:anchor="_Toc472133107" w:history="1">
            <w:r w:rsidR="00E95E92" w:rsidRPr="002E2F2B">
              <w:rPr>
                <w:rStyle w:val="Hyperlink"/>
                <w:noProof/>
              </w:rPr>
              <w:t>1.4</w:t>
            </w:r>
            <w:r w:rsidR="00E95E92">
              <w:rPr>
                <w:rFonts w:asciiTheme="minorHAnsi" w:hAnsiTheme="minorHAnsi"/>
                <w:noProof/>
                <w:sz w:val="22"/>
              </w:rPr>
              <w:tab/>
            </w:r>
            <w:r w:rsidR="00E95E92" w:rsidRPr="002E2F2B">
              <w:rPr>
                <w:rStyle w:val="Hyperlink"/>
                <w:noProof/>
              </w:rPr>
              <w:t>Terms &amp; Abbreviations</w:t>
            </w:r>
            <w:r w:rsidR="00E95E92">
              <w:rPr>
                <w:noProof/>
                <w:webHidden/>
              </w:rPr>
              <w:tab/>
            </w:r>
            <w:r w:rsidR="00E95E92">
              <w:rPr>
                <w:noProof/>
                <w:webHidden/>
              </w:rPr>
              <w:fldChar w:fldCharType="begin"/>
            </w:r>
            <w:r w:rsidR="00E95E92">
              <w:rPr>
                <w:noProof/>
                <w:webHidden/>
              </w:rPr>
              <w:instrText xml:space="preserve"> PAGEREF _Toc472133107 \h </w:instrText>
            </w:r>
            <w:r w:rsidR="00E95E92">
              <w:rPr>
                <w:noProof/>
                <w:webHidden/>
              </w:rPr>
            </w:r>
            <w:r w:rsidR="00E95E92">
              <w:rPr>
                <w:noProof/>
                <w:webHidden/>
              </w:rPr>
              <w:fldChar w:fldCharType="separate"/>
            </w:r>
            <w:r w:rsidR="00715524">
              <w:rPr>
                <w:noProof/>
                <w:webHidden/>
              </w:rPr>
              <w:t>6</w:t>
            </w:r>
            <w:r w:rsidR="00E95E92">
              <w:rPr>
                <w:noProof/>
                <w:webHidden/>
              </w:rPr>
              <w:fldChar w:fldCharType="end"/>
            </w:r>
          </w:hyperlink>
        </w:p>
        <w:p w14:paraId="1AEE32B4" w14:textId="77777777" w:rsidR="00E95E92" w:rsidRDefault="0053398F">
          <w:pPr>
            <w:pStyle w:val="TOC2"/>
            <w:tabs>
              <w:tab w:val="left" w:pos="880"/>
              <w:tab w:val="right" w:leader="dot" w:pos="10790"/>
            </w:tabs>
            <w:rPr>
              <w:rFonts w:asciiTheme="minorHAnsi" w:hAnsiTheme="minorHAnsi"/>
              <w:noProof/>
              <w:sz w:val="22"/>
            </w:rPr>
          </w:pPr>
          <w:hyperlink w:anchor="_Toc472133108" w:history="1">
            <w:r w:rsidR="00E95E92" w:rsidRPr="002E2F2B">
              <w:rPr>
                <w:rStyle w:val="Hyperlink"/>
                <w:noProof/>
              </w:rPr>
              <w:t>1.5</w:t>
            </w:r>
            <w:r w:rsidR="00E95E92">
              <w:rPr>
                <w:rFonts w:asciiTheme="minorHAnsi" w:hAnsiTheme="minorHAnsi"/>
                <w:noProof/>
                <w:sz w:val="22"/>
              </w:rPr>
              <w:tab/>
            </w:r>
            <w:r w:rsidR="00E95E92" w:rsidRPr="002E2F2B">
              <w:rPr>
                <w:rStyle w:val="Hyperlink"/>
                <w:noProof/>
              </w:rPr>
              <w:t>Reference Materials</w:t>
            </w:r>
            <w:r w:rsidR="00E95E92">
              <w:rPr>
                <w:noProof/>
                <w:webHidden/>
              </w:rPr>
              <w:tab/>
            </w:r>
            <w:r w:rsidR="00E95E92">
              <w:rPr>
                <w:noProof/>
                <w:webHidden/>
              </w:rPr>
              <w:fldChar w:fldCharType="begin"/>
            </w:r>
            <w:r w:rsidR="00E95E92">
              <w:rPr>
                <w:noProof/>
                <w:webHidden/>
              </w:rPr>
              <w:instrText xml:space="preserve"> PAGEREF _Toc472133108 \h </w:instrText>
            </w:r>
            <w:r w:rsidR="00E95E92">
              <w:rPr>
                <w:noProof/>
                <w:webHidden/>
              </w:rPr>
            </w:r>
            <w:r w:rsidR="00E95E92">
              <w:rPr>
                <w:noProof/>
                <w:webHidden/>
              </w:rPr>
              <w:fldChar w:fldCharType="separate"/>
            </w:r>
            <w:r w:rsidR="00715524">
              <w:rPr>
                <w:noProof/>
                <w:webHidden/>
              </w:rPr>
              <w:t>6</w:t>
            </w:r>
            <w:r w:rsidR="00E95E92">
              <w:rPr>
                <w:noProof/>
                <w:webHidden/>
              </w:rPr>
              <w:fldChar w:fldCharType="end"/>
            </w:r>
          </w:hyperlink>
        </w:p>
        <w:p w14:paraId="3F1BF6A3" w14:textId="77777777" w:rsidR="00E95E92" w:rsidRDefault="0053398F">
          <w:pPr>
            <w:pStyle w:val="TOC2"/>
            <w:tabs>
              <w:tab w:val="left" w:pos="880"/>
              <w:tab w:val="right" w:leader="dot" w:pos="10790"/>
            </w:tabs>
            <w:rPr>
              <w:rFonts w:asciiTheme="minorHAnsi" w:hAnsiTheme="minorHAnsi"/>
              <w:noProof/>
              <w:sz w:val="22"/>
            </w:rPr>
          </w:pPr>
          <w:hyperlink w:anchor="_Toc472133109" w:history="1">
            <w:r w:rsidR="00E95E92" w:rsidRPr="002E2F2B">
              <w:rPr>
                <w:rStyle w:val="Hyperlink"/>
                <w:noProof/>
              </w:rPr>
              <w:t>1.6</w:t>
            </w:r>
            <w:r w:rsidR="00E95E92">
              <w:rPr>
                <w:rFonts w:asciiTheme="minorHAnsi" w:hAnsiTheme="minorHAnsi"/>
                <w:noProof/>
                <w:sz w:val="22"/>
              </w:rPr>
              <w:tab/>
            </w:r>
            <w:r w:rsidR="00E95E92" w:rsidRPr="002E2F2B">
              <w:rPr>
                <w:rStyle w:val="Hyperlink"/>
                <w:noProof/>
              </w:rPr>
              <w:t>User Requirement Traceability Matrix</w:t>
            </w:r>
            <w:r w:rsidR="00E95E92">
              <w:rPr>
                <w:noProof/>
                <w:webHidden/>
              </w:rPr>
              <w:tab/>
            </w:r>
            <w:r w:rsidR="00E95E92">
              <w:rPr>
                <w:noProof/>
                <w:webHidden/>
              </w:rPr>
              <w:fldChar w:fldCharType="begin"/>
            </w:r>
            <w:r w:rsidR="00E95E92">
              <w:rPr>
                <w:noProof/>
                <w:webHidden/>
              </w:rPr>
              <w:instrText xml:space="preserve"> PAGEREF _Toc472133109 \h </w:instrText>
            </w:r>
            <w:r w:rsidR="00E95E92">
              <w:rPr>
                <w:noProof/>
                <w:webHidden/>
              </w:rPr>
            </w:r>
            <w:r w:rsidR="00E95E92">
              <w:rPr>
                <w:noProof/>
                <w:webHidden/>
              </w:rPr>
              <w:fldChar w:fldCharType="separate"/>
            </w:r>
            <w:r w:rsidR="00715524">
              <w:rPr>
                <w:noProof/>
                <w:webHidden/>
              </w:rPr>
              <w:t>6</w:t>
            </w:r>
            <w:r w:rsidR="00E95E92">
              <w:rPr>
                <w:noProof/>
                <w:webHidden/>
              </w:rPr>
              <w:fldChar w:fldCharType="end"/>
            </w:r>
          </w:hyperlink>
        </w:p>
        <w:p w14:paraId="2ED19D7D" w14:textId="77777777" w:rsidR="00E95E92" w:rsidRDefault="0053398F">
          <w:pPr>
            <w:pStyle w:val="TOC1"/>
            <w:tabs>
              <w:tab w:val="left" w:pos="660"/>
              <w:tab w:val="right" w:leader="dot" w:pos="10790"/>
            </w:tabs>
            <w:rPr>
              <w:rFonts w:asciiTheme="minorHAnsi" w:hAnsiTheme="minorHAnsi"/>
              <w:noProof/>
              <w:sz w:val="22"/>
            </w:rPr>
          </w:pPr>
          <w:hyperlink w:anchor="_Toc472133110" w:history="1">
            <w:r w:rsidR="00E95E92" w:rsidRPr="002E2F2B">
              <w:rPr>
                <w:rStyle w:val="Hyperlink"/>
                <w:noProof/>
              </w:rPr>
              <w:t>2</w:t>
            </w:r>
            <w:r w:rsidR="00E95E92">
              <w:rPr>
                <w:rFonts w:asciiTheme="minorHAnsi" w:hAnsiTheme="minorHAnsi"/>
                <w:noProof/>
                <w:sz w:val="22"/>
              </w:rPr>
              <w:tab/>
            </w:r>
            <w:r w:rsidR="00E95E92" w:rsidRPr="002E2F2B">
              <w:rPr>
                <w:rStyle w:val="Hyperlink"/>
                <w:noProof/>
              </w:rPr>
              <w:t>Executive Summary</w:t>
            </w:r>
            <w:r w:rsidR="00E95E92">
              <w:rPr>
                <w:noProof/>
                <w:webHidden/>
              </w:rPr>
              <w:tab/>
            </w:r>
            <w:r w:rsidR="00E95E92">
              <w:rPr>
                <w:noProof/>
                <w:webHidden/>
              </w:rPr>
              <w:fldChar w:fldCharType="begin"/>
            </w:r>
            <w:r w:rsidR="00E95E92">
              <w:rPr>
                <w:noProof/>
                <w:webHidden/>
              </w:rPr>
              <w:instrText xml:space="preserve"> PAGEREF _Toc472133110 \h </w:instrText>
            </w:r>
            <w:r w:rsidR="00E95E92">
              <w:rPr>
                <w:noProof/>
                <w:webHidden/>
              </w:rPr>
            </w:r>
            <w:r w:rsidR="00E95E92">
              <w:rPr>
                <w:noProof/>
                <w:webHidden/>
              </w:rPr>
              <w:fldChar w:fldCharType="separate"/>
            </w:r>
            <w:r w:rsidR="00715524">
              <w:rPr>
                <w:noProof/>
                <w:webHidden/>
              </w:rPr>
              <w:t>9</w:t>
            </w:r>
            <w:r w:rsidR="00E95E92">
              <w:rPr>
                <w:noProof/>
                <w:webHidden/>
              </w:rPr>
              <w:fldChar w:fldCharType="end"/>
            </w:r>
          </w:hyperlink>
        </w:p>
        <w:p w14:paraId="3A9388D2" w14:textId="77777777" w:rsidR="00E95E92" w:rsidRDefault="0053398F">
          <w:pPr>
            <w:pStyle w:val="TOC1"/>
            <w:tabs>
              <w:tab w:val="left" w:pos="660"/>
              <w:tab w:val="right" w:leader="dot" w:pos="10790"/>
            </w:tabs>
            <w:rPr>
              <w:rFonts w:asciiTheme="minorHAnsi" w:hAnsiTheme="minorHAnsi"/>
              <w:noProof/>
              <w:sz w:val="22"/>
            </w:rPr>
          </w:pPr>
          <w:hyperlink w:anchor="_Toc472133111" w:history="1">
            <w:r w:rsidR="00E95E92" w:rsidRPr="002E2F2B">
              <w:rPr>
                <w:rStyle w:val="Hyperlink"/>
                <w:noProof/>
              </w:rPr>
              <w:t>3</w:t>
            </w:r>
            <w:r w:rsidR="00E95E92">
              <w:rPr>
                <w:rFonts w:asciiTheme="minorHAnsi" w:hAnsiTheme="minorHAnsi"/>
                <w:noProof/>
                <w:sz w:val="22"/>
              </w:rPr>
              <w:tab/>
            </w:r>
            <w:r w:rsidR="00E95E92" w:rsidRPr="002E2F2B">
              <w:rPr>
                <w:rStyle w:val="Hyperlink"/>
                <w:noProof/>
              </w:rPr>
              <w:t>Architecture Design</w:t>
            </w:r>
            <w:r w:rsidR="00E95E92">
              <w:rPr>
                <w:noProof/>
                <w:webHidden/>
              </w:rPr>
              <w:tab/>
            </w:r>
            <w:r w:rsidR="00E95E92">
              <w:rPr>
                <w:noProof/>
                <w:webHidden/>
              </w:rPr>
              <w:fldChar w:fldCharType="begin"/>
            </w:r>
            <w:r w:rsidR="00E95E92">
              <w:rPr>
                <w:noProof/>
                <w:webHidden/>
              </w:rPr>
              <w:instrText xml:space="preserve"> PAGEREF _Toc472133111 \h </w:instrText>
            </w:r>
            <w:r w:rsidR="00E95E92">
              <w:rPr>
                <w:noProof/>
                <w:webHidden/>
              </w:rPr>
            </w:r>
            <w:r w:rsidR="00E95E92">
              <w:rPr>
                <w:noProof/>
                <w:webHidden/>
              </w:rPr>
              <w:fldChar w:fldCharType="separate"/>
            </w:r>
            <w:r w:rsidR="00715524">
              <w:rPr>
                <w:noProof/>
                <w:webHidden/>
              </w:rPr>
              <w:t>10</w:t>
            </w:r>
            <w:r w:rsidR="00E95E92">
              <w:rPr>
                <w:noProof/>
                <w:webHidden/>
              </w:rPr>
              <w:fldChar w:fldCharType="end"/>
            </w:r>
          </w:hyperlink>
        </w:p>
        <w:p w14:paraId="48F4B3E9" w14:textId="77777777" w:rsidR="00E95E92" w:rsidRDefault="0053398F">
          <w:pPr>
            <w:pStyle w:val="TOC2"/>
            <w:tabs>
              <w:tab w:val="left" w:pos="880"/>
              <w:tab w:val="right" w:leader="dot" w:pos="10790"/>
            </w:tabs>
            <w:rPr>
              <w:rFonts w:asciiTheme="minorHAnsi" w:hAnsiTheme="minorHAnsi"/>
              <w:noProof/>
              <w:sz w:val="22"/>
            </w:rPr>
          </w:pPr>
          <w:hyperlink w:anchor="_Toc472133112" w:history="1">
            <w:r w:rsidR="00E95E92" w:rsidRPr="002E2F2B">
              <w:rPr>
                <w:rStyle w:val="Hyperlink"/>
                <w:noProof/>
              </w:rPr>
              <w:t>3.1</w:t>
            </w:r>
            <w:r w:rsidR="00E95E92">
              <w:rPr>
                <w:rFonts w:asciiTheme="minorHAnsi" w:hAnsiTheme="minorHAnsi"/>
                <w:noProof/>
                <w:sz w:val="22"/>
              </w:rPr>
              <w:tab/>
            </w:r>
            <w:r w:rsidR="00E95E92" w:rsidRPr="002E2F2B">
              <w:rPr>
                <w:rStyle w:val="Hyperlink"/>
                <w:noProof/>
              </w:rPr>
              <w:t>Overall Architecture</w:t>
            </w:r>
            <w:r w:rsidR="00E95E92">
              <w:rPr>
                <w:noProof/>
                <w:webHidden/>
              </w:rPr>
              <w:tab/>
            </w:r>
            <w:r w:rsidR="00E95E92">
              <w:rPr>
                <w:noProof/>
                <w:webHidden/>
              </w:rPr>
              <w:fldChar w:fldCharType="begin"/>
            </w:r>
            <w:r w:rsidR="00E95E92">
              <w:rPr>
                <w:noProof/>
                <w:webHidden/>
              </w:rPr>
              <w:instrText xml:space="preserve"> PAGEREF _Toc472133112 \h </w:instrText>
            </w:r>
            <w:r w:rsidR="00E95E92">
              <w:rPr>
                <w:noProof/>
                <w:webHidden/>
              </w:rPr>
            </w:r>
            <w:r w:rsidR="00E95E92">
              <w:rPr>
                <w:noProof/>
                <w:webHidden/>
              </w:rPr>
              <w:fldChar w:fldCharType="separate"/>
            </w:r>
            <w:r w:rsidR="00715524">
              <w:rPr>
                <w:noProof/>
                <w:webHidden/>
              </w:rPr>
              <w:t>10</w:t>
            </w:r>
            <w:r w:rsidR="00E95E92">
              <w:rPr>
                <w:noProof/>
                <w:webHidden/>
              </w:rPr>
              <w:fldChar w:fldCharType="end"/>
            </w:r>
          </w:hyperlink>
        </w:p>
        <w:p w14:paraId="6EA6C064" w14:textId="77777777" w:rsidR="00E95E92" w:rsidRDefault="0053398F">
          <w:pPr>
            <w:pStyle w:val="TOC1"/>
            <w:tabs>
              <w:tab w:val="left" w:pos="660"/>
              <w:tab w:val="right" w:leader="dot" w:pos="10790"/>
            </w:tabs>
            <w:rPr>
              <w:rFonts w:asciiTheme="minorHAnsi" w:hAnsiTheme="minorHAnsi"/>
              <w:noProof/>
              <w:sz w:val="22"/>
            </w:rPr>
          </w:pPr>
          <w:hyperlink w:anchor="_Toc472133113" w:history="1">
            <w:r w:rsidR="00E95E92" w:rsidRPr="002E2F2B">
              <w:rPr>
                <w:rStyle w:val="Hyperlink"/>
                <w:noProof/>
              </w:rPr>
              <w:t>4</w:t>
            </w:r>
            <w:r w:rsidR="00E95E92">
              <w:rPr>
                <w:rFonts w:asciiTheme="minorHAnsi" w:hAnsiTheme="minorHAnsi"/>
                <w:noProof/>
                <w:sz w:val="22"/>
              </w:rPr>
              <w:tab/>
            </w:r>
            <w:r w:rsidR="00E95E92" w:rsidRPr="002E2F2B">
              <w:rPr>
                <w:rStyle w:val="Hyperlink"/>
                <w:noProof/>
              </w:rPr>
              <w:t>Data Model Design</w:t>
            </w:r>
            <w:r w:rsidR="00E95E92">
              <w:rPr>
                <w:noProof/>
                <w:webHidden/>
              </w:rPr>
              <w:tab/>
            </w:r>
            <w:r w:rsidR="00E95E92">
              <w:rPr>
                <w:noProof/>
                <w:webHidden/>
              </w:rPr>
              <w:fldChar w:fldCharType="begin"/>
            </w:r>
            <w:r w:rsidR="00E95E92">
              <w:rPr>
                <w:noProof/>
                <w:webHidden/>
              </w:rPr>
              <w:instrText xml:space="preserve"> PAGEREF _Toc472133113 \h </w:instrText>
            </w:r>
            <w:r w:rsidR="00E95E92">
              <w:rPr>
                <w:noProof/>
                <w:webHidden/>
              </w:rPr>
            </w:r>
            <w:r w:rsidR="00E95E92">
              <w:rPr>
                <w:noProof/>
                <w:webHidden/>
              </w:rPr>
              <w:fldChar w:fldCharType="separate"/>
            </w:r>
            <w:r w:rsidR="00715524">
              <w:rPr>
                <w:noProof/>
                <w:webHidden/>
              </w:rPr>
              <w:t>11</w:t>
            </w:r>
            <w:r w:rsidR="00E95E92">
              <w:rPr>
                <w:noProof/>
                <w:webHidden/>
              </w:rPr>
              <w:fldChar w:fldCharType="end"/>
            </w:r>
          </w:hyperlink>
        </w:p>
        <w:p w14:paraId="0E2FB8DD" w14:textId="77777777" w:rsidR="00E95E92" w:rsidRDefault="0053398F">
          <w:pPr>
            <w:pStyle w:val="TOC2"/>
            <w:tabs>
              <w:tab w:val="left" w:pos="880"/>
              <w:tab w:val="right" w:leader="dot" w:pos="10790"/>
            </w:tabs>
            <w:rPr>
              <w:rFonts w:asciiTheme="minorHAnsi" w:hAnsiTheme="minorHAnsi"/>
              <w:noProof/>
              <w:sz w:val="22"/>
            </w:rPr>
          </w:pPr>
          <w:hyperlink w:anchor="_Toc472133114" w:history="1">
            <w:r w:rsidR="00E95E92" w:rsidRPr="002E2F2B">
              <w:rPr>
                <w:rStyle w:val="Hyperlink"/>
                <w:noProof/>
              </w:rPr>
              <w:t>4.1</w:t>
            </w:r>
            <w:r w:rsidR="00E95E92">
              <w:rPr>
                <w:rFonts w:asciiTheme="minorHAnsi" w:hAnsiTheme="minorHAnsi"/>
                <w:noProof/>
                <w:sz w:val="22"/>
              </w:rPr>
              <w:tab/>
            </w:r>
            <w:r w:rsidR="00E95E92" w:rsidRPr="002E2F2B">
              <w:rPr>
                <w:rStyle w:val="Hyperlink"/>
                <w:noProof/>
              </w:rPr>
              <w:t>POS Client Data Source Data Model</w:t>
            </w:r>
            <w:r w:rsidR="00E95E92">
              <w:rPr>
                <w:noProof/>
                <w:webHidden/>
              </w:rPr>
              <w:tab/>
            </w:r>
            <w:r w:rsidR="00E95E92">
              <w:rPr>
                <w:noProof/>
                <w:webHidden/>
              </w:rPr>
              <w:fldChar w:fldCharType="begin"/>
            </w:r>
            <w:r w:rsidR="00E95E92">
              <w:rPr>
                <w:noProof/>
                <w:webHidden/>
              </w:rPr>
              <w:instrText xml:space="preserve"> PAGEREF _Toc472133114 \h </w:instrText>
            </w:r>
            <w:r w:rsidR="00E95E92">
              <w:rPr>
                <w:noProof/>
                <w:webHidden/>
              </w:rPr>
            </w:r>
            <w:r w:rsidR="00E95E92">
              <w:rPr>
                <w:noProof/>
                <w:webHidden/>
              </w:rPr>
              <w:fldChar w:fldCharType="separate"/>
            </w:r>
            <w:r w:rsidR="00715524">
              <w:rPr>
                <w:noProof/>
                <w:webHidden/>
              </w:rPr>
              <w:t>11</w:t>
            </w:r>
            <w:r w:rsidR="00E95E92">
              <w:rPr>
                <w:noProof/>
                <w:webHidden/>
              </w:rPr>
              <w:fldChar w:fldCharType="end"/>
            </w:r>
          </w:hyperlink>
        </w:p>
        <w:p w14:paraId="57D3A590" w14:textId="77777777" w:rsidR="00E95E92" w:rsidRDefault="0053398F">
          <w:pPr>
            <w:pStyle w:val="TOC2"/>
            <w:tabs>
              <w:tab w:val="left" w:pos="880"/>
              <w:tab w:val="right" w:leader="dot" w:pos="10790"/>
            </w:tabs>
            <w:rPr>
              <w:rFonts w:asciiTheme="minorHAnsi" w:hAnsiTheme="minorHAnsi"/>
              <w:noProof/>
              <w:sz w:val="22"/>
            </w:rPr>
          </w:pPr>
          <w:hyperlink w:anchor="_Toc472133115" w:history="1">
            <w:r w:rsidR="00E95E92" w:rsidRPr="002E2F2B">
              <w:rPr>
                <w:rStyle w:val="Hyperlink"/>
                <w:noProof/>
              </w:rPr>
              <w:t>4.2</w:t>
            </w:r>
            <w:r w:rsidR="00E95E92">
              <w:rPr>
                <w:rFonts w:asciiTheme="minorHAnsi" w:hAnsiTheme="minorHAnsi"/>
                <w:noProof/>
                <w:sz w:val="22"/>
              </w:rPr>
              <w:tab/>
            </w:r>
            <w:r w:rsidR="00E95E92" w:rsidRPr="002E2F2B">
              <w:rPr>
                <w:rStyle w:val="Hyperlink"/>
                <w:noProof/>
              </w:rPr>
              <w:t>EDW Data Model</w:t>
            </w:r>
            <w:r w:rsidR="00E95E92">
              <w:rPr>
                <w:noProof/>
                <w:webHidden/>
              </w:rPr>
              <w:tab/>
            </w:r>
            <w:r w:rsidR="00E95E92">
              <w:rPr>
                <w:noProof/>
                <w:webHidden/>
              </w:rPr>
              <w:fldChar w:fldCharType="begin"/>
            </w:r>
            <w:r w:rsidR="00E95E92">
              <w:rPr>
                <w:noProof/>
                <w:webHidden/>
              </w:rPr>
              <w:instrText xml:space="preserve"> PAGEREF _Toc472133115 \h </w:instrText>
            </w:r>
            <w:r w:rsidR="00E95E92">
              <w:rPr>
                <w:noProof/>
                <w:webHidden/>
              </w:rPr>
            </w:r>
            <w:r w:rsidR="00E95E92">
              <w:rPr>
                <w:noProof/>
                <w:webHidden/>
              </w:rPr>
              <w:fldChar w:fldCharType="separate"/>
            </w:r>
            <w:r w:rsidR="00715524">
              <w:rPr>
                <w:noProof/>
                <w:webHidden/>
              </w:rPr>
              <w:t>12</w:t>
            </w:r>
            <w:r w:rsidR="00E95E92">
              <w:rPr>
                <w:noProof/>
                <w:webHidden/>
              </w:rPr>
              <w:fldChar w:fldCharType="end"/>
            </w:r>
          </w:hyperlink>
        </w:p>
        <w:p w14:paraId="6D8376C0" w14:textId="77777777" w:rsidR="00E95E92" w:rsidRDefault="0053398F">
          <w:pPr>
            <w:pStyle w:val="TOC2"/>
            <w:tabs>
              <w:tab w:val="left" w:pos="880"/>
              <w:tab w:val="right" w:leader="dot" w:pos="10790"/>
            </w:tabs>
            <w:rPr>
              <w:rFonts w:asciiTheme="minorHAnsi" w:hAnsiTheme="minorHAnsi"/>
              <w:noProof/>
              <w:sz w:val="22"/>
            </w:rPr>
          </w:pPr>
          <w:hyperlink w:anchor="_Toc472133116" w:history="1">
            <w:r w:rsidR="00E95E92" w:rsidRPr="002E2F2B">
              <w:rPr>
                <w:rStyle w:val="Hyperlink"/>
                <w:noProof/>
              </w:rPr>
              <w:t>4.3</w:t>
            </w:r>
            <w:r w:rsidR="00E95E92">
              <w:rPr>
                <w:rFonts w:asciiTheme="minorHAnsi" w:hAnsiTheme="minorHAnsi"/>
                <w:noProof/>
                <w:sz w:val="22"/>
              </w:rPr>
              <w:tab/>
            </w:r>
            <w:r w:rsidR="00E95E92" w:rsidRPr="002E2F2B">
              <w:rPr>
                <w:rStyle w:val="Hyperlink"/>
                <w:noProof/>
              </w:rPr>
              <w:t>Pricing/Master Data Model</w:t>
            </w:r>
            <w:r w:rsidR="00E95E92">
              <w:rPr>
                <w:noProof/>
                <w:webHidden/>
              </w:rPr>
              <w:tab/>
            </w:r>
            <w:r w:rsidR="00E95E92">
              <w:rPr>
                <w:noProof/>
                <w:webHidden/>
              </w:rPr>
              <w:fldChar w:fldCharType="begin"/>
            </w:r>
            <w:r w:rsidR="00E95E92">
              <w:rPr>
                <w:noProof/>
                <w:webHidden/>
              </w:rPr>
              <w:instrText xml:space="preserve"> PAGEREF _Toc472133116 \h </w:instrText>
            </w:r>
            <w:r w:rsidR="00E95E92">
              <w:rPr>
                <w:noProof/>
                <w:webHidden/>
              </w:rPr>
            </w:r>
            <w:r w:rsidR="00E95E92">
              <w:rPr>
                <w:noProof/>
                <w:webHidden/>
              </w:rPr>
              <w:fldChar w:fldCharType="separate"/>
            </w:r>
            <w:r w:rsidR="00715524">
              <w:rPr>
                <w:noProof/>
                <w:webHidden/>
              </w:rPr>
              <w:t>14</w:t>
            </w:r>
            <w:r w:rsidR="00E95E92">
              <w:rPr>
                <w:noProof/>
                <w:webHidden/>
              </w:rPr>
              <w:fldChar w:fldCharType="end"/>
            </w:r>
          </w:hyperlink>
        </w:p>
        <w:p w14:paraId="676FA41A" w14:textId="77777777" w:rsidR="00E95E92" w:rsidRDefault="0053398F">
          <w:pPr>
            <w:pStyle w:val="TOC2"/>
            <w:tabs>
              <w:tab w:val="left" w:pos="880"/>
              <w:tab w:val="right" w:leader="dot" w:pos="10790"/>
            </w:tabs>
            <w:rPr>
              <w:rFonts w:asciiTheme="minorHAnsi" w:hAnsiTheme="minorHAnsi"/>
              <w:noProof/>
              <w:sz w:val="22"/>
            </w:rPr>
          </w:pPr>
          <w:hyperlink w:anchor="_Toc472133117" w:history="1">
            <w:r w:rsidR="00E95E92" w:rsidRPr="002E2F2B">
              <w:rPr>
                <w:rStyle w:val="Hyperlink"/>
                <w:noProof/>
              </w:rPr>
              <w:t>4.4</w:t>
            </w:r>
            <w:r w:rsidR="00E95E92">
              <w:rPr>
                <w:rFonts w:asciiTheme="minorHAnsi" w:hAnsiTheme="minorHAnsi"/>
                <w:noProof/>
                <w:sz w:val="22"/>
              </w:rPr>
              <w:tab/>
            </w:r>
            <w:r w:rsidR="00E95E92" w:rsidRPr="002E2F2B">
              <w:rPr>
                <w:rStyle w:val="Hyperlink"/>
                <w:noProof/>
              </w:rPr>
              <w:t>Staging Table Data Model</w:t>
            </w:r>
            <w:r w:rsidR="00E95E92">
              <w:rPr>
                <w:noProof/>
                <w:webHidden/>
              </w:rPr>
              <w:tab/>
            </w:r>
            <w:r w:rsidR="00E95E92">
              <w:rPr>
                <w:noProof/>
                <w:webHidden/>
              </w:rPr>
              <w:fldChar w:fldCharType="begin"/>
            </w:r>
            <w:r w:rsidR="00E95E92">
              <w:rPr>
                <w:noProof/>
                <w:webHidden/>
              </w:rPr>
              <w:instrText xml:space="preserve"> PAGEREF _Toc472133117 \h </w:instrText>
            </w:r>
            <w:r w:rsidR="00E95E92">
              <w:rPr>
                <w:noProof/>
                <w:webHidden/>
              </w:rPr>
            </w:r>
            <w:r w:rsidR="00E95E92">
              <w:rPr>
                <w:noProof/>
                <w:webHidden/>
              </w:rPr>
              <w:fldChar w:fldCharType="separate"/>
            </w:r>
            <w:r w:rsidR="00715524">
              <w:rPr>
                <w:noProof/>
                <w:webHidden/>
              </w:rPr>
              <w:t>15</w:t>
            </w:r>
            <w:r w:rsidR="00E95E92">
              <w:rPr>
                <w:noProof/>
                <w:webHidden/>
              </w:rPr>
              <w:fldChar w:fldCharType="end"/>
            </w:r>
          </w:hyperlink>
        </w:p>
        <w:p w14:paraId="40F75921" w14:textId="77777777" w:rsidR="00E95E92" w:rsidRDefault="0053398F">
          <w:pPr>
            <w:pStyle w:val="TOC2"/>
            <w:tabs>
              <w:tab w:val="left" w:pos="880"/>
              <w:tab w:val="right" w:leader="dot" w:pos="10790"/>
            </w:tabs>
            <w:rPr>
              <w:rFonts w:asciiTheme="minorHAnsi" w:hAnsiTheme="minorHAnsi"/>
              <w:noProof/>
              <w:sz w:val="22"/>
            </w:rPr>
          </w:pPr>
          <w:hyperlink w:anchor="_Toc472133118" w:history="1">
            <w:r w:rsidR="00E95E92" w:rsidRPr="002E2F2B">
              <w:rPr>
                <w:rStyle w:val="Hyperlink"/>
                <w:noProof/>
              </w:rPr>
              <w:t>4.5</w:t>
            </w:r>
            <w:r w:rsidR="00E95E92">
              <w:rPr>
                <w:rFonts w:asciiTheme="minorHAnsi" w:hAnsiTheme="minorHAnsi"/>
                <w:noProof/>
                <w:sz w:val="22"/>
              </w:rPr>
              <w:tab/>
            </w:r>
            <w:r w:rsidR="00E95E92" w:rsidRPr="002E2F2B">
              <w:rPr>
                <w:rStyle w:val="Hyperlink"/>
                <w:noProof/>
              </w:rPr>
              <w:t>Polling Application Work Tables</w:t>
            </w:r>
            <w:r w:rsidR="00E95E92">
              <w:rPr>
                <w:noProof/>
                <w:webHidden/>
              </w:rPr>
              <w:tab/>
            </w:r>
            <w:r w:rsidR="00E95E92">
              <w:rPr>
                <w:noProof/>
                <w:webHidden/>
              </w:rPr>
              <w:fldChar w:fldCharType="begin"/>
            </w:r>
            <w:r w:rsidR="00E95E92">
              <w:rPr>
                <w:noProof/>
                <w:webHidden/>
              </w:rPr>
              <w:instrText xml:space="preserve"> PAGEREF _Toc472133118 \h </w:instrText>
            </w:r>
            <w:r w:rsidR="00E95E92">
              <w:rPr>
                <w:noProof/>
                <w:webHidden/>
              </w:rPr>
            </w:r>
            <w:r w:rsidR="00E95E92">
              <w:rPr>
                <w:noProof/>
                <w:webHidden/>
              </w:rPr>
              <w:fldChar w:fldCharType="separate"/>
            </w:r>
            <w:r w:rsidR="00715524">
              <w:rPr>
                <w:noProof/>
                <w:webHidden/>
              </w:rPr>
              <w:t>17</w:t>
            </w:r>
            <w:r w:rsidR="00E95E92">
              <w:rPr>
                <w:noProof/>
                <w:webHidden/>
              </w:rPr>
              <w:fldChar w:fldCharType="end"/>
            </w:r>
          </w:hyperlink>
        </w:p>
        <w:p w14:paraId="6C231F1A" w14:textId="77777777" w:rsidR="00E95E92" w:rsidRDefault="0053398F">
          <w:pPr>
            <w:pStyle w:val="TOC1"/>
            <w:tabs>
              <w:tab w:val="left" w:pos="660"/>
              <w:tab w:val="right" w:leader="dot" w:pos="10790"/>
            </w:tabs>
            <w:rPr>
              <w:rFonts w:asciiTheme="minorHAnsi" w:hAnsiTheme="minorHAnsi"/>
              <w:noProof/>
              <w:sz w:val="22"/>
            </w:rPr>
          </w:pPr>
          <w:hyperlink w:anchor="_Toc472133119" w:history="1">
            <w:r w:rsidR="00E95E92" w:rsidRPr="002E2F2B">
              <w:rPr>
                <w:rStyle w:val="Hyperlink"/>
                <w:noProof/>
              </w:rPr>
              <w:t>5</w:t>
            </w:r>
            <w:r w:rsidR="00E95E92">
              <w:rPr>
                <w:rFonts w:asciiTheme="minorHAnsi" w:hAnsiTheme="minorHAnsi"/>
                <w:noProof/>
                <w:sz w:val="22"/>
              </w:rPr>
              <w:tab/>
            </w:r>
            <w:r w:rsidR="00E95E92" w:rsidRPr="002E2F2B">
              <w:rPr>
                <w:rStyle w:val="Hyperlink"/>
                <w:noProof/>
              </w:rPr>
              <w:t>High Level Interface Design</w:t>
            </w:r>
            <w:r w:rsidR="00E95E92">
              <w:rPr>
                <w:noProof/>
                <w:webHidden/>
              </w:rPr>
              <w:tab/>
            </w:r>
            <w:r w:rsidR="00E95E92">
              <w:rPr>
                <w:noProof/>
                <w:webHidden/>
              </w:rPr>
              <w:fldChar w:fldCharType="begin"/>
            </w:r>
            <w:r w:rsidR="00E95E92">
              <w:rPr>
                <w:noProof/>
                <w:webHidden/>
              </w:rPr>
              <w:instrText xml:space="preserve"> PAGEREF _Toc472133119 \h </w:instrText>
            </w:r>
            <w:r w:rsidR="00E95E92">
              <w:rPr>
                <w:noProof/>
                <w:webHidden/>
              </w:rPr>
            </w:r>
            <w:r w:rsidR="00E95E92">
              <w:rPr>
                <w:noProof/>
                <w:webHidden/>
              </w:rPr>
              <w:fldChar w:fldCharType="separate"/>
            </w:r>
            <w:r w:rsidR="00715524">
              <w:rPr>
                <w:noProof/>
                <w:webHidden/>
              </w:rPr>
              <w:t>19</w:t>
            </w:r>
            <w:r w:rsidR="00E95E92">
              <w:rPr>
                <w:noProof/>
                <w:webHidden/>
              </w:rPr>
              <w:fldChar w:fldCharType="end"/>
            </w:r>
          </w:hyperlink>
        </w:p>
        <w:p w14:paraId="1A6D19AA" w14:textId="77777777" w:rsidR="00E95E92" w:rsidRDefault="0053398F">
          <w:pPr>
            <w:pStyle w:val="TOC1"/>
            <w:tabs>
              <w:tab w:val="left" w:pos="660"/>
              <w:tab w:val="right" w:leader="dot" w:pos="10790"/>
            </w:tabs>
            <w:rPr>
              <w:rFonts w:asciiTheme="minorHAnsi" w:hAnsiTheme="minorHAnsi"/>
              <w:noProof/>
              <w:sz w:val="22"/>
            </w:rPr>
          </w:pPr>
          <w:hyperlink w:anchor="_Toc472133120" w:history="1">
            <w:r w:rsidR="00E95E92" w:rsidRPr="002E2F2B">
              <w:rPr>
                <w:rStyle w:val="Hyperlink"/>
                <w:noProof/>
              </w:rPr>
              <w:t>6</w:t>
            </w:r>
            <w:r w:rsidR="00E95E92">
              <w:rPr>
                <w:rFonts w:asciiTheme="minorHAnsi" w:hAnsiTheme="minorHAnsi"/>
                <w:noProof/>
                <w:sz w:val="22"/>
              </w:rPr>
              <w:tab/>
            </w:r>
            <w:r w:rsidR="00E95E92" w:rsidRPr="002E2F2B">
              <w:rPr>
                <w:rStyle w:val="Hyperlink"/>
                <w:noProof/>
              </w:rPr>
              <w:t>Functional Design</w:t>
            </w:r>
            <w:r w:rsidR="00E95E92">
              <w:rPr>
                <w:noProof/>
                <w:webHidden/>
              </w:rPr>
              <w:tab/>
            </w:r>
            <w:r w:rsidR="00E95E92">
              <w:rPr>
                <w:noProof/>
                <w:webHidden/>
              </w:rPr>
              <w:fldChar w:fldCharType="begin"/>
            </w:r>
            <w:r w:rsidR="00E95E92">
              <w:rPr>
                <w:noProof/>
                <w:webHidden/>
              </w:rPr>
              <w:instrText xml:space="preserve"> PAGEREF _Toc472133120 \h </w:instrText>
            </w:r>
            <w:r w:rsidR="00E95E92">
              <w:rPr>
                <w:noProof/>
                <w:webHidden/>
              </w:rPr>
            </w:r>
            <w:r w:rsidR="00E95E92">
              <w:rPr>
                <w:noProof/>
                <w:webHidden/>
              </w:rPr>
              <w:fldChar w:fldCharType="separate"/>
            </w:r>
            <w:r w:rsidR="00715524">
              <w:rPr>
                <w:noProof/>
                <w:webHidden/>
              </w:rPr>
              <w:t>20</w:t>
            </w:r>
            <w:r w:rsidR="00E95E92">
              <w:rPr>
                <w:noProof/>
                <w:webHidden/>
              </w:rPr>
              <w:fldChar w:fldCharType="end"/>
            </w:r>
          </w:hyperlink>
        </w:p>
        <w:p w14:paraId="667E53EA" w14:textId="77777777" w:rsidR="00E95E92" w:rsidRDefault="0053398F">
          <w:pPr>
            <w:pStyle w:val="TOC2"/>
            <w:tabs>
              <w:tab w:val="left" w:pos="880"/>
              <w:tab w:val="right" w:leader="dot" w:pos="10790"/>
            </w:tabs>
            <w:rPr>
              <w:rFonts w:asciiTheme="minorHAnsi" w:hAnsiTheme="minorHAnsi"/>
              <w:noProof/>
              <w:sz w:val="22"/>
            </w:rPr>
          </w:pPr>
          <w:hyperlink w:anchor="_Toc472133121" w:history="1">
            <w:r w:rsidR="00E95E92" w:rsidRPr="002E2F2B">
              <w:rPr>
                <w:rStyle w:val="Hyperlink"/>
                <w:noProof/>
              </w:rPr>
              <w:t>6.1</w:t>
            </w:r>
            <w:r w:rsidR="00E95E92">
              <w:rPr>
                <w:rFonts w:asciiTheme="minorHAnsi" w:hAnsiTheme="minorHAnsi"/>
                <w:noProof/>
                <w:sz w:val="22"/>
              </w:rPr>
              <w:tab/>
            </w:r>
            <w:r w:rsidR="00E95E92" w:rsidRPr="002E2F2B">
              <w:rPr>
                <w:rStyle w:val="Hyperlink"/>
                <w:noProof/>
              </w:rPr>
              <w:t>System Functional Overview</w:t>
            </w:r>
            <w:r w:rsidR="00E95E92">
              <w:rPr>
                <w:noProof/>
                <w:webHidden/>
              </w:rPr>
              <w:tab/>
            </w:r>
            <w:r w:rsidR="00E95E92">
              <w:rPr>
                <w:noProof/>
                <w:webHidden/>
              </w:rPr>
              <w:fldChar w:fldCharType="begin"/>
            </w:r>
            <w:r w:rsidR="00E95E92">
              <w:rPr>
                <w:noProof/>
                <w:webHidden/>
              </w:rPr>
              <w:instrText xml:space="preserve"> PAGEREF _Toc472133121 \h </w:instrText>
            </w:r>
            <w:r w:rsidR="00E95E92">
              <w:rPr>
                <w:noProof/>
                <w:webHidden/>
              </w:rPr>
            </w:r>
            <w:r w:rsidR="00E95E92">
              <w:rPr>
                <w:noProof/>
                <w:webHidden/>
              </w:rPr>
              <w:fldChar w:fldCharType="separate"/>
            </w:r>
            <w:r w:rsidR="00715524">
              <w:rPr>
                <w:noProof/>
                <w:webHidden/>
              </w:rPr>
              <w:t>20</w:t>
            </w:r>
            <w:r w:rsidR="00E95E92">
              <w:rPr>
                <w:noProof/>
                <w:webHidden/>
              </w:rPr>
              <w:fldChar w:fldCharType="end"/>
            </w:r>
          </w:hyperlink>
        </w:p>
        <w:p w14:paraId="17662AF3" w14:textId="77777777" w:rsidR="00E95E92" w:rsidRDefault="0053398F">
          <w:pPr>
            <w:pStyle w:val="TOC2"/>
            <w:tabs>
              <w:tab w:val="left" w:pos="880"/>
              <w:tab w:val="right" w:leader="dot" w:pos="10790"/>
            </w:tabs>
            <w:rPr>
              <w:rFonts w:asciiTheme="minorHAnsi" w:hAnsiTheme="minorHAnsi"/>
              <w:noProof/>
              <w:sz w:val="22"/>
            </w:rPr>
          </w:pPr>
          <w:hyperlink w:anchor="_Toc472133122" w:history="1">
            <w:r w:rsidR="00E95E92" w:rsidRPr="002E2F2B">
              <w:rPr>
                <w:rStyle w:val="Hyperlink"/>
                <w:noProof/>
              </w:rPr>
              <w:t>6.2</w:t>
            </w:r>
            <w:r w:rsidR="00E95E92">
              <w:rPr>
                <w:rFonts w:asciiTheme="minorHAnsi" w:hAnsiTheme="minorHAnsi"/>
                <w:noProof/>
                <w:sz w:val="22"/>
              </w:rPr>
              <w:tab/>
            </w:r>
            <w:r w:rsidR="00E95E92" w:rsidRPr="002E2F2B">
              <w:rPr>
                <w:rStyle w:val="Hyperlink"/>
                <w:noProof/>
              </w:rPr>
              <w:t>Technology Used</w:t>
            </w:r>
            <w:r w:rsidR="00E95E92">
              <w:rPr>
                <w:noProof/>
                <w:webHidden/>
              </w:rPr>
              <w:tab/>
            </w:r>
            <w:r w:rsidR="00E95E92">
              <w:rPr>
                <w:noProof/>
                <w:webHidden/>
              </w:rPr>
              <w:fldChar w:fldCharType="begin"/>
            </w:r>
            <w:r w:rsidR="00E95E92">
              <w:rPr>
                <w:noProof/>
                <w:webHidden/>
              </w:rPr>
              <w:instrText xml:space="preserve"> PAGEREF _Toc472133122 \h </w:instrText>
            </w:r>
            <w:r w:rsidR="00E95E92">
              <w:rPr>
                <w:noProof/>
                <w:webHidden/>
              </w:rPr>
            </w:r>
            <w:r w:rsidR="00E95E92">
              <w:rPr>
                <w:noProof/>
                <w:webHidden/>
              </w:rPr>
              <w:fldChar w:fldCharType="separate"/>
            </w:r>
            <w:r w:rsidR="00715524">
              <w:rPr>
                <w:noProof/>
                <w:webHidden/>
              </w:rPr>
              <w:t>22</w:t>
            </w:r>
            <w:r w:rsidR="00E95E92">
              <w:rPr>
                <w:noProof/>
                <w:webHidden/>
              </w:rPr>
              <w:fldChar w:fldCharType="end"/>
            </w:r>
          </w:hyperlink>
        </w:p>
        <w:p w14:paraId="458A782E" w14:textId="77777777" w:rsidR="00E95E92" w:rsidRDefault="0053398F">
          <w:pPr>
            <w:pStyle w:val="TOC2"/>
            <w:tabs>
              <w:tab w:val="left" w:pos="880"/>
              <w:tab w:val="right" w:leader="dot" w:pos="10790"/>
            </w:tabs>
            <w:rPr>
              <w:rFonts w:asciiTheme="minorHAnsi" w:hAnsiTheme="minorHAnsi"/>
              <w:noProof/>
              <w:sz w:val="22"/>
            </w:rPr>
          </w:pPr>
          <w:hyperlink w:anchor="_Toc472133123" w:history="1">
            <w:r w:rsidR="00E95E92" w:rsidRPr="002E2F2B">
              <w:rPr>
                <w:rStyle w:val="Hyperlink"/>
                <w:noProof/>
              </w:rPr>
              <w:t>6.3</w:t>
            </w:r>
            <w:r w:rsidR="00E95E92">
              <w:rPr>
                <w:rFonts w:asciiTheme="minorHAnsi" w:hAnsiTheme="minorHAnsi"/>
                <w:noProof/>
                <w:sz w:val="22"/>
              </w:rPr>
              <w:tab/>
            </w:r>
            <w:r w:rsidR="00E95E92" w:rsidRPr="002E2F2B">
              <w:rPr>
                <w:rStyle w:val="Hyperlink"/>
                <w:noProof/>
              </w:rPr>
              <w:t>Branch Inf</w:t>
            </w:r>
            <w:r w:rsidR="00E95E92" w:rsidRPr="002E2F2B">
              <w:rPr>
                <w:rStyle w:val="Hyperlink"/>
                <w:noProof/>
              </w:rPr>
              <w:t>o</w:t>
            </w:r>
            <w:r w:rsidR="00E95E92" w:rsidRPr="002E2F2B">
              <w:rPr>
                <w:rStyle w:val="Hyperlink"/>
                <w:noProof/>
              </w:rPr>
              <w:t xml:space="preserve"> Maintenance</w:t>
            </w:r>
            <w:r w:rsidR="00E95E92">
              <w:rPr>
                <w:noProof/>
                <w:webHidden/>
              </w:rPr>
              <w:tab/>
            </w:r>
            <w:r w:rsidR="00E95E92">
              <w:rPr>
                <w:noProof/>
                <w:webHidden/>
              </w:rPr>
              <w:fldChar w:fldCharType="begin"/>
            </w:r>
            <w:r w:rsidR="00E95E92">
              <w:rPr>
                <w:noProof/>
                <w:webHidden/>
              </w:rPr>
              <w:instrText xml:space="preserve"> PAGEREF _Toc472133123 \h </w:instrText>
            </w:r>
            <w:r w:rsidR="00E95E92">
              <w:rPr>
                <w:noProof/>
                <w:webHidden/>
              </w:rPr>
            </w:r>
            <w:r w:rsidR="00E95E92">
              <w:rPr>
                <w:noProof/>
                <w:webHidden/>
              </w:rPr>
              <w:fldChar w:fldCharType="separate"/>
            </w:r>
            <w:r w:rsidR="00715524">
              <w:rPr>
                <w:noProof/>
                <w:webHidden/>
              </w:rPr>
              <w:t>23</w:t>
            </w:r>
            <w:r w:rsidR="00E95E92">
              <w:rPr>
                <w:noProof/>
                <w:webHidden/>
              </w:rPr>
              <w:fldChar w:fldCharType="end"/>
            </w:r>
          </w:hyperlink>
        </w:p>
        <w:p w14:paraId="6C31569F" w14:textId="77777777" w:rsidR="00E95E92" w:rsidRDefault="0053398F">
          <w:pPr>
            <w:pStyle w:val="TOC2"/>
            <w:tabs>
              <w:tab w:val="left" w:pos="880"/>
              <w:tab w:val="right" w:leader="dot" w:pos="10790"/>
            </w:tabs>
            <w:rPr>
              <w:rFonts w:asciiTheme="minorHAnsi" w:hAnsiTheme="minorHAnsi"/>
              <w:noProof/>
              <w:sz w:val="22"/>
            </w:rPr>
          </w:pPr>
          <w:hyperlink w:anchor="_Toc472133124" w:history="1">
            <w:r w:rsidR="00E95E92" w:rsidRPr="002E2F2B">
              <w:rPr>
                <w:rStyle w:val="Hyperlink"/>
                <w:noProof/>
              </w:rPr>
              <w:t>6.4</w:t>
            </w:r>
            <w:r w:rsidR="00E95E92">
              <w:rPr>
                <w:rFonts w:asciiTheme="minorHAnsi" w:hAnsiTheme="minorHAnsi"/>
                <w:noProof/>
                <w:sz w:val="22"/>
              </w:rPr>
              <w:tab/>
            </w:r>
            <w:r w:rsidR="00E95E92" w:rsidRPr="002E2F2B">
              <w:rPr>
                <w:rStyle w:val="Hyperlink"/>
                <w:noProof/>
              </w:rPr>
              <w:t xml:space="preserve">Scheduler Jobs </w:t>
            </w:r>
            <w:r w:rsidR="00E95E92" w:rsidRPr="002E2F2B">
              <w:rPr>
                <w:rStyle w:val="Hyperlink"/>
                <w:noProof/>
              </w:rPr>
              <w:t>M</w:t>
            </w:r>
            <w:r w:rsidR="00E95E92" w:rsidRPr="002E2F2B">
              <w:rPr>
                <w:rStyle w:val="Hyperlink"/>
                <w:noProof/>
              </w:rPr>
              <w:t>aintenance</w:t>
            </w:r>
            <w:r w:rsidR="00E95E92">
              <w:rPr>
                <w:noProof/>
                <w:webHidden/>
              </w:rPr>
              <w:tab/>
            </w:r>
            <w:r w:rsidR="00E95E92">
              <w:rPr>
                <w:noProof/>
                <w:webHidden/>
              </w:rPr>
              <w:fldChar w:fldCharType="begin"/>
            </w:r>
            <w:r w:rsidR="00E95E92">
              <w:rPr>
                <w:noProof/>
                <w:webHidden/>
              </w:rPr>
              <w:instrText xml:space="preserve"> PAGEREF _Toc472133124 \h </w:instrText>
            </w:r>
            <w:r w:rsidR="00E95E92">
              <w:rPr>
                <w:noProof/>
                <w:webHidden/>
              </w:rPr>
            </w:r>
            <w:r w:rsidR="00E95E92">
              <w:rPr>
                <w:noProof/>
                <w:webHidden/>
              </w:rPr>
              <w:fldChar w:fldCharType="separate"/>
            </w:r>
            <w:r w:rsidR="00715524">
              <w:rPr>
                <w:noProof/>
                <w:webHidden/>
              </w:rPr>
              <w:t>29</w:t>
            </w:r>
            <w:r w:rsidR="00E95E92">
              <w:rPr>
                <w:noProof/>
                <w:webHidden/>
              </w:rPr>
              <w:fldChar w:fldCharType="end"/>
            </w:r>
          </w:hyperlink>
        </w:p>
        <w:p w14:paraId="3BD510C4" w14:textId="77777777" w:rsidR="00E95E92" w:rsidRDefault="0053398F">
          <w:pPr>
            <w:pStyle w:val="TOC2"/>
            <w:tabs>
              <w:tab w:val="left" w:pos="880"/>
              <w:tab w:val="right" w:leader="dot" w:pos="10790"/>
            </w:tabs>
            <w:rPr>
              <w:rFonts w:asciiTheme="minorHAnsi" w:hAnsiTheme="minorHAnsi"/>
              <w:noProof/>
              <w:sz w:val="22"/>
            </w:rPr>
          </w:pPr>
          <w:hyperlink w:anchor="_Toc472133125" w:history="1">
            <w:r w:rsidR="00E95E92" w:rsidRPr="002E2F2B">
              <w:rPr>
                <w:rStyle w:val="Hyperlink"/>
                <w:noProof/>
              </w:rPr>
              <w:t>6.5</w:t>
            </w:r>
            <w:r w:rsidR="00E95E92">
              <w:rPr>
                <w:rFonts w:asciiTheme="minorHAnsi" w:hAnsiTheme="minorHAnsi"/>
                <w:noProof/>
                <w:sz w:val="22"/>
              </w:rPr>
              <w:tab/>
            </w:r>
            <w:r w:rsidR="00E95E92" w:rsidRPr="002E2F2B">
              <w:rPr>
                <w:rStyle w:val="Hyperlink"/>
                <w:noProof/>
              </w:rPr>
              <w:t>Branch Scheme Mainten</w:t>
            </w:r>
            <w:r w:rsidR="00E95E92" w:rsidRPr="002E2F2B">
              <w:rPr>
                <w:rStyle w:val="Hyperlink"/>
                <w:noProof/>
              </w:rPr>
              <w:t>a</w:t>
            </w:r>
            <w:r w:rsidR="00E95E92" w:rsidRPr="002E2F2B">
              <w:rPr>
                <w:rStyle w:val="Hyperlink"/>
                <w:noProof/>
              </w:rPr>
              <w:t>nce</w:t>
            </w:r>
            <w:r w:rsidR="00E95E92">
              <w:rPr>
                <w:noProof/>
                <w:webHidden/>
              </w:rPr>
              <w:tab/>
            </w:r>
            <w:r w:rsidR="00E95E92">
              <w:rPr>
                <w:noProof/>
                <w:webHidden/>
              </w:rPr>
              <w:fldChar w:fldCharType="begin"/>
            </w:r>
            <w:r w:rsidR="00E95E92">
              <w:rPr>
                <w:noProof/>
                <w:webHidden/>
              </w:rPr>
              <w:instrText xml:space="preserve"> PAGEREF _Toc472133125 \h </w:instrText>
            </w:r>
            <w:r w:rsidR="00E95E92">
              <w:rPr>
                <w:noProof/>
                <w:webHidden/>
              </w:rPr>
            </w:r>
            <w:r w:rsidR="00E95E92">
              <w:rPr>
                <w:noProof/>
                <w:webHidden/>
              </w:rPr>
              <w:fldChar w:fldCharType="separate"/>
            </w:r>
            <w:r w:rsidR="00715524">
              <w:rPr>
                <w:noProof/>
                <w:webHidden/>
              </w:rPr>
              <w:t>32</w:t>
            </w:r>
            <w:r w:rsidR="00E95E92">
              <w:rPr>
                <w:noProof/>
                <w:webHidden/>
              </w:rPr>
              <w:fldChar w:fldCharType="end"/>
            </w:r>
          </w:hyperlink>
        </w:p>
        <w:p w14:paraId="77F1048B" w14:textId="77777777" w:rsidR="00E95E92" w:rsidRDefault="0053398F">
          <w:pPr>
            <w:pStyle w:val="TOC2"/>
            <w:tabs>
              <w:tab w:val="left" w:pos="880"/>
              <w:tab w:val="right" w:leader="dot" w:pos="10790"/>
            </w:tabs>
            <w:rPr>
              <w:rFonts w:asciiTheme="minorHAnsi" w:hAnsiTheme="minorHAnsi"/>
              <w:noProof/>
              <w:sz w:val="22"/>
            </w:rPr>
          </w:pPr>
          <w:hyperlink w:anchor="_Toc472133126" w:history="1">
            <w:r w:rsidR="00E95E92" w:rsidRPr="002E2F2B">
              <w:rPr>
                <w:rStyle w:val="Hyperlink"/>
                <w:noProof/>
              </w:rPr>
              <w:t>6.6</w:t>
            </w:r>
            <w:r w:rsidR="00E95E92">
              <w:rPr>
                <w:rFonts w:asciiTheme="minorHAnsi" w:hAnsiTheme="minorHAnsi"/>
                <w:noProof/>
                <w:sz w:val="22"/>
              </w:rPr>
              <w:tab/>
            </w:r>
            <w:r w:rsidR="00E95E92" w:rsidRPr="002E2F2B">
              <w:rPr>
                <w:rStyle w:val="Hyperlink"/>
                <w:noProof/>
              </w:rPr>
              <w:t>Job Logs View</w:t>
            </w:r>
            <w:r w:rsidR="00E95E92">
              <w:rPr>
                <w:noProof/>
                <w:webHidden/>
              </w:rPr>
              <w:tab/>
            </w:r>
            <w:r w:rsidR="00E95E92">
              <w:rPr>
                <w:noProof/>
                <w:webHidden/>
              </w:rPr>
              <w:fldChar w:fldCharType="begin"/>
            </w:r>
            <w:r w:rsidR="00E95E92">
              <w:rPr>
                <w:noProof/>
                <w:webHidden/>
              </w:rPr>
              <w:instrText xml:space="preserve"> PAGEREF _Toc472133126 \h </w:instrText>
            </w:r>
            <w:r w:rsidR="00E95E92">
              <w:rPr>
                <w:noProof/>
                <w:webHidden/>
              </w:rPr>
            </w:r>
            <w:r w:rsidR="00E95E92">
              <w:rPr>
                <w:noProof/>
                <w:webHidden/>
              </w:rPr>
              <w:fldChar w:fldCharType="separate"/>
            </w:r>
            <w:r w:rsidR="00715524">
              <w:rPr>
                <w:noProof/>
                <w:webHidden/>
              </w:rPr>
              <w:t>49</w:t>
            </w:r>
            <w:r w:rsidR="00E95E92">
              <w:rPr>
                <w:noProof/>
                <w:webHidden/>
              </w:rPr>
              <w:fldChar w:fldCharType="end"/>
            </w:r>
          </w:hyperlink>
        </w:p>
        <w:p w14:paraId="7448446D" w14:textId="77777777" w:rsidR="00E95E92" w:rsidRDefault="0053398F">
          <w:pPr>
            <w:pStyle w:val="TOC2"/>
            <w:tabs>
              <w:tab w:val="left" w:pos="880"/>
              <w:tab w:val="right" w:leader="dot" w:pos="10790"/>
            </w:tabs>
            <w:rPr>
              <w:rFonts w:asciiTheme="minorHAnsi" w:hAnsiTheme="minorHAnsi"/>
              <w:noProof/>
              <w:sz w:val="22"/>
            </w:rPr>
          </w:pPr>
          <w:hyperlink w:anchor="_Toc472133127" w:history="1">
            <w:r w:rsidR="00E95E92" w:rsidRPr="002E2F2B">
              <w:rPr>
                <w:rStyle w:val="Hyperlink"/>
                <w:noProof/>
              </w:rPr>
              <w:t>6.7</w:t>
            </w:r>
            <w:r w:rsidR="00E95E92">
              <w:rPr>
                <w:rFonts w:asciiTheme="minorHAnsi" w:hAnsiTheme="minorHAnsi"/>
                <w:noProof/>
                <w:sz w:val="22"/>
              </w:rPr>
              <w:tab/>
            </w:r>
            <w:r w:rsidR="00E95E92" w:rsidRPr="002E2F2B">
              <w:rPr>
                <w:rStyle w:val="Hyperlink"/>
                <w:noProof/>
              </w:rPr>
              <w:t>Sales Data Real Time Polling Batch Job</w:t>
            </w:r>
            <w:r w:rsidR="00E95E92">
              <w:rPr>
                <w:noProof/>
                <w:webHidden/>
              </w:rPr>
              <w:tab/>
            </w:r>
            <w:r w:rsidR="00E95E92">
              <w:rPr>
                <w:noProof/>
                <w:webHidden/>
              </w:rPr>
              <w:fldChar w:fldCharType="begin"/>
            </w:r>
            <w:r w:rsidR="00E95E92">
              <w:rPr>
                <w:noProof/>
                <w:webHidden/>
              </w:rPr>
              <w:instrText xml:space="preserve"> PAGEREF _Toc472133127 \h </w:instrText>
            </w:r>
            <w:r w:rsidR="00E95E92">
              <w:rPr>
                <w:noProof/>
                <w:webHidden/>
              </w:rPr>
            </w:r>
            <w:r w:rsidR="00E95E92">
              <w:rPr>
                <w:noProof/>
                <w:webHidden/>
              </w:rPr>
              <w:fldChar w:fldCharType="separate"/>
            </w:r>
            <w:r w:rsidR="00715524">
              <w:rPr>
                <w:noProof/>
                <w:webHidden/>
              </w:rPr>
              <w:t>56</w:t>
            </w:r>
            <w:r w:rsidR="00E95E92">
              <w:rPr>
                <w:noProof/>
                <w:webHidden/>
              </w:rPr>
              <w:fldChar w:fldCharType="end"/>
            </w:r>
          </w:hyperlink>
        </w:p>
        <w:p w14:paraId="1375F439" w14:textId="77777777" w:rsidR="00E95E92" w:rsidRDefault="0053398F">
          <w:pPr>
            <w:pStyle w:val="TOC2"/>
            <w:tabs>
              <w:tab w:val="left" w:pos="880"/>
              <w:tab w:val="right" w:leader="dot" w:pos="10790"/>
            </w:tabs>
            <w:rPr>
              <w:rFonts w:asciiTheme="minorHAnsi" w:hAnsiTheme="minorHAnsi"/>
              <w:noProof/>
              <w:sz w:val="22"/>
            </w:rPr>
          </w:pPr>
          <w:hyperlink w:anchor="_Toc472133128" w:history="1">
            <w:r w:rsidR="00E95E92" w:rsidRPr="002E2F2B">
              <w:rPr>
                <w:rStyle w:val="Hyperlink"/>
                <w:noProof/>
              </w:rPr>
              <w:t>6.8</w:t>
            </w:r>
            <w:r w:rsidR="00E95E92">
              <w:rPr>
                <w:rFonts w:asciiTheme="minorHAnsi" w:hAnsiTheme="minorHAnsi"/>
                <w:noProof/>
                <w:sz w:val="22"/>
              </w:rPr>
              <w:tab/>
            </w:r>
            <w:r w:rsidR="00E95E92" w:rsidRPr="002E2F2B">
              <w:rPr>
                <w:rStyle w:val="Hyperlink"/>
                <w:noProof/>
              </w:rPr>
              <w:t>Sales Data EOD Polling Batch Job (POS-Staging)</w:t>
            </w:r>
            <w:r w:rsidR="00E95E92">
              <w:rPr>
                <w:noProof/>
                <w:webHidden/>
              </w:rPr>
              <w:tab/>
            </w:r>
            <w:r w:rsidR="00E95E92">
              <w:rPr>
                <w:noProof/>
                <w:webHidden/>
              </w:rPr>
              <w:fldChar w:fldCharType="begin"/>
            </w:r>
            <w:r w:rsidR="00E95E92">
              <w:rPr>
                <w:noProof/>
                <w:webHidden/>
              </w:rPr>
              <w:instrText xml:space="preserve"> PAGEREF _Toc472133128 \h </w:instrText>
            </w:r>
            <w:r w:rsidR="00E95E92">
              <w:rPr>
                <w:noProof/>
                <w:webHidden/>
              </w:rPr>
            </w:r>
            <w:r w:rsidR="00E95E92">
              <w:rPr>
                <w:noProof/>
                <w:webHidden/>
              </w:rPr>
              <w:fldChar w:fldCharType="separate"/>
            </w:r>
            <w:r w:rsidR="00715524">
              <w:rPr>
                <w:noProof/>
                <w:webHidden/>
              </w:rPr>
              <w:t>67</w:t>
            </w:r>
            <w:r w:rsidR="00E95E92">
              <w:rPr>
                <w:noProof/>
                <w:webHidden/>
              </w:rPr>
              <w:fldChar w:fldCharType="end"/>
            </w:r>
          </w:hyperlink>
        </w:p>
        <w:p w14:paraId="2F26F477" w14:textId="77777777" w:rsidR="00E95E92" w:rsidRDefault="0053398F">
          <w:pPr>
            <w:pStyle w:val="TOC2"/>
            <w:tabs>
              <w:tab w:val="left" w:pos="880"/>
              <w:tab w:val="right" w:leader="dot" w:pos="10790"/>
            </w:tabs>
            <w:rPr>
              <w:rFonts w:asciiTheme="minorHAnsi" w:hAnsiTheme="minorHAnsi"/>
              <w:noProof/>
              <w:sz w:val="22"/>
            </w:rPr>
          </w:pPr>
          <w:hyperlink w:anchor="_Toc472133129" w:history="1">
            <w:r w:rsidR="00E95E92" w:rsidRPr="002E2F2B">
              <w:rPr>
                <w:rStyle w:val="Hyperlink"/>
                <w:noProof/>
              </w:rPr>
              <w:t>6.9</w:t>
            </w:r>
            <w:r w:rsidR="00E95E92">
              <w:rPr>
                <w:rFonts w:asciiTheme="minorHAnsi" w:hAnsiTheme="minorHAnsi"/>
                <w:noProof/>
                <w:sz w:val="22"/>
              </w:rPr>
              <w:tab/>
            </w:r>
            <w:r w:rsidR="00E95E92" w:rsidRPr="002E2F2B">
              <w:rPr>
                <w:rStyle w:val="Hyperlink"/>
                <w:noProof/>
              </w:rPr>
              <w:t>Pricing/Master Data Generation (Pricing Server - Staging)</w:t>
            </w:r>
            <w:r w:rsidR="00E95E92">
              <w:rPr>
                <w:noProof/>
                <w:webHidden/>
              </w:rPr>
              <w:tab/>
            </w:r>
            <w:r w:rsidR="00E95E92">
              <w:rPr>
                <w:noProof/>
                <w:webHidden/>
              </w:rPr>
              <w:fldChar w:fldCharType="begin"/>
            </w:r>
            <w:r w:rsidR="00E95E92">
              <w:rPr>
                <w:noProof/>
                <w:webHidden/>
              </w:rPr>
              <w:instrText xml:space="preserve"> PAGEREF _Toc472133129 \h </w:instrText>
            </w:r>
            <w:r w:rsidR="00E95E92">
              <w:rPr>
                <w:noProof/>
                <w:webHidden/>
              </w:rPr>
            </w:r>
            <w:r w:rsidR="00E95E92">
              <w:rPr>
                <w:noProof/>
                <w:webHidden/>
              </w:rPr>
              <w:fldChar w:fldCharType="separate"/>
            </w:r>
            <w:r w:rsidR="00715524">
              <w:rPr>
                <w:noProof/>
                <w:webHidden/>
              </w:rPr>
              <w:t>78</w:t>
            </w:r>
            <w:r w:rsidR="00E95E92">
              <w:rPr>
                <w:noProof/>
                <w:webHidden/>
              </w:rPr>
              <w:fldChar w:fldCharType="end"/>
            </w:r>
          </w:hyperlink>
        </w:p>
        <w:p w14:paraId="047D5732" w14:textId="77777777" w:rsidR="00E95E92" w:rsidRDefault="0053398F">
          <w:pPr>
            <w:pStyle w:val="TOC2"/>
            <w:tabs>
              <w:tab w:val="left" w:pos="880"/>
              <w:tab w:val="right" w:leader="dot" w:pos="10790"/>
            </w:tabs>
            <w:rPr>
              <w:rFonts w:asciiTheme="minorHAnsi" w:hAnsiTheme="minorHAnsi"/>
              <w:noProof/>
              <w:sz w:val="22"/>
            </w:rPr>
          </w:pPr>
          <w:hyperlink w:anchor="_Toc472133130" w:history="1">
            <w:r w:rsidR="00E95E92" w:rsidRPr="002E2F2B">
              <w:rPr>
                <w:rStyle w:val="Hyperlink"/>
                <w:noProof/>
              </w:rPr>
              <w:t>6.10</w:t>
            </w:r>
            <w:r w:rsidR="00E95E92">
              <w:rPr>
                <w:rFonts w:asciiTheme="minorHAnsi" w:hAnsiTheme="minorHAnsi"/>
                <w:noProof/>
                <w:sz w:val="22"/>
              </w:rPr>
              <w:tab/>
            </w:r>
            <w:r w:rsidR="00E95E92" w:rsidRPr="002E2F2B">
              <w:rPr>
                <w:rStyle w:val="Hyperlink"/>
                <w:noProof/>
              </w:rPr>
              <w:t>Pricing/Master Data Distribution Batch Job (Staging-POS)</w:t>
            </w:r>
            <w:r w:rsidR="00E95E92">
              <w:rPr>
                <w:noProof/>
                <w:webHidden/>
              </w:rPr>
              <w:tab/>
            </w:r>
            <w:r w:rsidR="00E95E92">
              <w:rPr>
                <w:noProof/>
                <w:webHidden/>
              </w:rPr>
              <w:fldChar w:fldCharType="begin"/>
            </w:r>
            <w:r w:rsidR="00E95E92">
              <w:rPr>
                <w:noProof/>
                <w:webHidden/>
              </w:rPr>
              <w:instrText xml:space="preserve"> PAGEREF _Toc472133130 \h </w:instrText>
            </w:r>
            <w:r w:rsidR="00E95E92">
              <w:rPr>
                <w:noProof/>
                <w:webHidden/>
              </w:rPr>
            </w:r>
            <w:r w:rsidR="00E95E92">
              <w:rPr>
                <w:noProof/>
                <w:webHidden/>
              </w:rPr>
              <w:fldChar w:fldCharType="separate"/>
            </w:r>
            <w:r w:rsidR="00715524">
              <w:rPr>
                <w:noProof/>
                <w:webHidden/>
              </w:rPr>
              <w:t>81</w:t>
            </w:r>
            <w:r w:rsidR="00E95E92">
              <w:rPr>
                <w:noProof/>
                <w:webHidden/>
              </w:rPr>
              <w:fldChar w:fldCharType="end"/>
            </w:r>
          </w:hyperlink>
        </w:p>
        <w:p w14:paraId="5786C419" w14:textId="77777777" w:rsidR="00E95E92" w:rsidRDefault="0053398F">
          <w:pPr>
            <w:pStyle w:val="TOC2"/>
            <w:tabs>
              <w:tab w:val="left" w:pos="880"/>
              <w:tab w:val="right" w:leader="dot" w:pos="10790"/>
            </w:tabs>
            <w:rPr>
              <w:rFonts w:asciiTheme="minorHAnsi" w:hAnsiTheme="minorHAnsi"/>
              <w:noProof/>
              <w:sz w:val="22"/>
            </w:rPr>
          </w:pPr>
          <w:hyperlink w:anchor="_Toc472133131" w:history="1">
            <w:r w:rsidR="00E95E92" w:rsidRPr="002E2F2B">
              <w:rPr>
                <w:rStyle w:val="Hyperlink"/>
                <w:noProof/>
              </w:rPr>
              <w:t>6.11</w:t>
            </w:r>
            <w:r w:rsidR="00E95E92">
              <w:rPr>
                <w:rFonts w:asciiTheme="minorHAnsi" w:hAnsiTheme="minorHAnsi"/>
                <w:noProof/>
                <w:sz w:val="22"/>
              </w:rPr>
              <w:tab/>
            </w:r>
            <w:r w:rsidR="00E95E92" w:rsidRPr="002E2F2B">
              <w:rPr>
                <w:rStyle w:val="Hyperlink"/>
                <w:noProof/>
              </w:rPr>
              <w:t>System Dashboard View</w:t>
            </w:r>
            <w:r w:rsidR="00E95E92">
              <w:rPr>
                <w:noProof/>
                <w:webHidden/>
              </w:rPr>
              <w:tab/>
            </w:r>
            <w:r w:rsidR="00E95E92">
              <w:rPr>
                <w:noProof/>
                <w:webHidden/>
              </w:rPr>
              <w:fldChar w:fldCharType="begin"/>
            </w:r>
            <w:r w:rsidR="00E95E92">
              <w:rPr>
                <w:noProof/>
                <w:webHidden/>
              </w:rPr>
              <w:instrText xml:space="preserve"> PAGEREF _Toc472133131 \h </w:instrText>
            </w:r>
            <w:r w:rsidR="00E95E92">
              <w:rPr>
                <w:noProof/>
                <w:webHidden/>
              </w:rPr>
            </w:r>
            <w:r w:rsidR="00E95E92">
              <w:rPr>
                <w:noProof/>
                <w:webHidden/>
              </w:rPr>
              <w:fldChar w:fldCharType="separate"/>
            </w:r>
            <w:r w:rsidR="00715524">
              <w:rPr>
                <w:noProof/>
                <w:webHidden/>
              </w:rPr>
              <w:t>88</w:t>
            </w:r>
            <w:r w:rsidR="00E95E92">
              <w:rPr>
                <w:noProof/>
                <w:webHidden/>
              </w:rPr>
              <w:fldChar w:fldCharType="end"/>
            </w:r>
          </w:hyperlink>
        </w:p>
        <w:p w14:paraId="681DCFFE" w14:textId="77777777" w:rsidR="00E95E92" w:rsidRDefault="0053398F">
          <w:pPr>
            <w:pStyle w:val="TOC2"/>
            <w:tabs>
              <w:tab w:val="left" w:pos="880"/>
              <w:tab w:val="right" w:leader="dot" w:pos="10790"/>
            </w:tabs>
            <w:rPr>
              <w:rFonts w:asciiTheme="minorHAnsi" w:hAnsiTheme="minorHAnsi"/>
              <w:noProof/>
              <w:sz w:val="22"/>
            </w:rPr>
          </w:pPr>
          <w:hyperlink w:anchor="_Toc472133132" w:history="1">
            <w:r w:rsidR="00E95E92" w:rsidRPr="002E2F2B">
              <w:rPr>
                <w:rStyle w:val="Hyperlink"/>
                <w:noProof/>
              </w:rPr>
              <w:t>6.12</w:t>
            </w:r>
            <w:r w:rsidR="00E95E92">
              <w:rPr>
                <w:rFonts w:asciiTheme="minorHAnsi" w:hAnsiTheme="minorHAnsi"/>
                <w:noProof/>
                <w:sz w:val="22"/>
              </w:rPr>
              <w:tab/>
            </w:r>
            <w:r w:rsidR="00E95E92" w:rsidRPr="002E2F2B">
              <w:rPr>
                <w:rStyle w:val="Hyperlink"/>
                <w:noProof/>
              </w:rPr>
              <w:t>System Parameter Maintenance</w:t>
            </w:r>
            <w:r w:rsidR="00E95E92">
              <w:rPr>
                <w:noProof/>
                <w:webHidden/>
              </w:rPr>
              <w:tab/>
            </w:r>
            <w:r w:rsidR="00E95E92">
              <w:rPr>
                <w:noProof/>
                <w:webHidden/>
              </w:rPr>
              <w:fldChar w:fldCharType="begin"/>
            </w:r>
            <w:r w:rsidR="00E95E92">
              <w:rPr>
                <w:noProof/>
                <w:webHidden/>
              </w:rPr>
              <w:instrText xml:space="preserve"> PAGEREF _Toc472133132 \h </w:instrText>
            </w:r>
            <w:r w:rsidR="00E95E92">
              <w:rPr>
                <w:noProof/>
                <w:webHidden/>
              </w:rPr>
            </w:r>
            <w:r w:rsidR="00E95E92">
              <w:rPr>
                <w:noProof/>
                <w:webHidden/>
              </w:rPr>
              <w:fldChar w:fldCharType="separate"/>
            </w:r>
            <w:r w:rsidR="00715524">
              <w:rPr>
                <w:noProof/>
                <w:webHidden/>
              </w:rPr>
              <w:t>94</w:t>
            </w:r>
            <w:r w:rsidR="00E95E92">
              <w:rPr>
                <w:noProof/>
                <w:webHidden/>
              </w:rPr>
              <w:fldChar w:fldCharType="end"/>
            </w:r>
          </w:hyperlink>
        </w:p>
        <w:p w14:paraId="5AC1261A" w14:textId="77777777" w:rsidR="00E95E92" w:rsidRDefault="0053398F">
          <w:pPr>
            <w:pStyle w:val="TOC2"/>
            <w:tabs>
              <w:tab w:val="left" w:pos="880"/>
              <w:tab w:val="right" w:leader="dot" w:pos="10790"/>
            </w:tabs>
            <w:rPr>
              <w:rFonts w:asciiTheme="minorHAnsi" w:hAnsiTheme="minorHAnsi"/>
              <w:noProof/>
              <w:sz w:val="22"/>
            </w:rPr>
          </w:pPr>
          <w:hyperlink w:anchor="_Toc472133133" w:history="1">
            <w:r w:rsidR="00E95E92" w:rsidRPr="002E2F2B">
              <w:rPr>
                <w:rStyle w:val="Hyperlink"/>
                <w:noProof/>
              </w:rPr>
              <w:t>6.13</w:t>
            </w:r>
            <w:r w:rsidR="00E95E92">
              <w:rPr>
                <w:rFonts w:asciiTheme="minorHAnsi" w:hAnsiTheme="minorHAnsi"/>
                <w:noProof/>
                <w:sz w:val="22"/>
              </w:rPr>
              <w:tab/>
            </w:r>
            <w:r w:rsidR="00E95E92" w:rsidRPr="002E2F2B">
              <w:rPr>
                <w:rStyle w:val="Hyperlink"/>
                <w:noProof/>
              </w:rPr>
              <w:t>Export Daily Report</w:t>
            </w:r>
            <w:r w:rsidR="00E95E92">
              <w:rPr>
                <w:noProof/>
                <w:webHidden/>
              </w:rPr>
              <w:tab/>
            </w:r>
            <w:r w:rsidR="00E95E92">
              <w:rPr>
                <w:noProof/>
                <w:webHidden/>
              </w:rPr>
              <w:fldChar w:fldCharType="begin"/>
            </w:r>
            <w:r w:rsidR="00E95E92">
              <w:rPr>
                <w:noProof/>
                <w:webHidden/>
              </w:rPr>
              <w:instrText xml:space="preserve"> PAGEREF _Toc472133133 \h </w:instrText>
            </w:r>
            <w:r w:rsidR="00E95E92">
              <w:rPr>
                <w:noProof/>
                <w:webHidden/>
              </w:rPr>
            </w:r>
            <w:r w:rsidR="00E95E92">
              <w:rPr>
                <w:noProof/>
                <w:webHidden/>
              </w:rPr>
              <w:fldChar w:fldCharType="separate"/>
            </w:r>
            <w:r w:rsidR="00715524">
              <w:rPr>
                <w:noProof/>
                <w:webHidden/>
              </w:rPr>
              <w:t>97</w:t>
            </w:r>
            <w:r w:rsidR="00E95E92">
              <w:rPr>
                <w:noProof/>
                <w:webHidden/>
              </w:rPr>
              <w:fldChar w:fldCharType="end"/>
            </w:r>
          </w:hyperlink>
        </w:p>
        <w:p w14:paraId="3EDFA3B0" w14:textId="77777777" w:rsidR="00E95E92" w:rsidRDefault="0053398F">
          <w:pPr>
            <w:pStyle w:val="TOC1"/>
            <w:tabs>
              <w:tab w:val="left" w:pos="660"/>
              <w:tab w:val="right" w:leader="dot" w:pos="10790"/>
            </w:tabs>
            <w:rPr>
              <w:rFonts w:asciiTheme="minorHAnsi" w:hAnsiTheme="minorHAnsi"/>
              <w:noProof/>
              <w:sz w:val="22"/>
            </w:rPr>
          </w:pPr>
          <w:hyperlink w:anchor="_Toc472133134" w:history="1">
            <w:r w:rsidR="00E95E92" w:rsidRPr="002E2F2B">
              <w:rPr>
                <w:rStyle w:val="Hyperlink"/>
                <w:noProof/>
              </w:rPr>
              <w:t>7</w:t>
            </w:r>
            <w:r w:rsidR="00E95E92">
              <w:rPr>
                <w:rFonts w:asciiTheme="minorHAnsi" w:hAnsiTheme="minorHAnsi"/>
                <w:noProof/>
                <w:sz w:val="22"/>
              </w:rPr>
              <w:tab/>
            </w:r>
            <w:r w:rsidR="00E95E92" w:rsidRPr="002E2F2B">
              <w:rPr>
                <w:rStyle w:val="Hyperlink"/>
                <w:noProof/>
              </w:rPr>
              <w:t>Interface Design</w:t>
            </w:r>
            <w:r w:rsidR="00E95E92">
              <w:rPr>
                <w:noProof/>
                <w:webHidden/>
              </w:rPr>
              <w:tab/>
            </w:r>
            <w:r w:rsidR="00E95E92">
              <w:rPr>
                <w:noProof/>
                <w:webHidden/>
              </w:rPr>
              <w:fldChar w:fldCharType="begin"/>
            </w:r>
            <w:r w:rsidR="00E95E92">
              <w:rPr>
                <w:noProof/>
                <w:webHidden/>
              </w:rPr>
              <w:instrText xml:space="preserve"> PAGEREF _Toc472133134 \h </w:instrText>
            </w:r>
            <w:r w:rsidR="00E95E92">
              <w:rPr>
                <w:noProof/>
                <w:webHidden/>
              </w:rPr>
            </w:r>
            <w:r w:rsidR="00E95E92">
              <w:rPr>
                <w:noProof/>
                <w:webHidden/>
              </w:rPr>
              <w:fldChar w:fldCharType="separate"/>
            </w:r>
            <w:r w:rsidR="00715524">
              <w:rPr>
                <w:noProof/>
                <w:webHidden/>
              </w:rPr>
              <w:t>99</w:t>
            </w:r>
            <w:r w:rsidR="00E95E92">
              <w:rPr>
                <w:noProof/>
                <w:webHidden/>
              </w:rPr>
              <w:fldChar w:fldCharType="end"/>
            </w:r>
          </w:hyperlink>
        </w:p>
        <w:p w14:paraId="24977486" w14:textId="77777777" w:rsidR="00E95E92" w:rsidRDefault="0053398F">
          <w:pPr>
            <w:pStyle w:val="TOC2"/>
            <w:tabs>
              <w:tab w:val="left" w:pos="880"/>
              <w:tab w:val="right" w:leader="dot" w:pos="10790"/>
            </w:tabs>
            <w:rPr>
              <w:rFonts w:asciiTheme="minorHAnsi" w:hAnsiTheme="minorHAnsi"/>
              <w:noProof/>
              <w:sz w:val="22"/>
            </w:rPr>
          </w:pPr>
          <w:hyperlink w:anchor="_Toc472133135" w:history="1">
            <w:r w:rsidR="00E95E92" w:rsidRPr="002E2F2B">
              <w:rPr>
                <w:rStyle w:val="Hyperlink"/>
                <w:noProof/>
              </w:rPr>
              <w:t>7.1</w:t>
            </w:r>
            <w:r w:rsidR="00E95E92">
              <w:rPr>
                <w:rFonts w:asciiTheme="minorHAnsi" w:hAnsiTheme="minorHAnsi"/>
                <w:noProof/>
                <w:sz w:val="22"/>
              </w:rPr>
              <w:tab/>
            </w:r>
            <w:r w:rsidR="00E95E92" w:rsidRPr="002E2F2B">
              <w:rPr>
                <w:rStyle w:val="Hyperlink"/>
                <w:noProof/>
              </w:rPr>
              <w:t>Sales Data Web Service</w:t>
            </w:r>
            <w:r w:rsidR="00E95E92">
              <w:rPr>
                <w:noProof/>
                <w:webHidden/>
              </w:rPr>
              <w:tab/>
            </w:r>
            <w:r w:rsidR="00E95E92">
              <w:rPr>
                <w:noProof/>
                <w:webHidden/>
              </w:rPr>
              <w:fldChar w:fldCharType="begin"/>
            </w:r>
            <w:r w:rsidR="00E95E92">
              <w:rPr>
                <w:noProof/>
                <w:webHidden/>
              </w:rPr>
              <w:instrText xml:space="preserve"> PAGEREF _Toc472133135 \h </w:instrText>
            </w:r>
            <w:r w:rsidR="00E95E92">
              <w:rPr>
                <w:noProof/>
                <w:webHidden/>
              </w:rPr>
            </w:r>
            <w:r w:rsidR="00E95E92">
              <w:rPr>
                <w:noProof/>
                <w:webHidden/>
              </w:rPr>
              <w:fldChar w:fldCharType="separate"/>
            </w:r>
            <w:r w:rsidR="00715524">
              <w:rPr>
                <w:noProof/>
                <w:webHidden/>
              </w:rPr>
              <w:t>99</w:t>
            </w:r>
            <w:r w:rsidR="00E95E92">
              <w:rPr>
                <w:noProof/>
                <w:webHidden/>
              </w:rPr>
              <w:fldChar w:fldCharType="end"/>
            </w:r>
          </w:hyperlink>
        </w:p>
        <w:p w14:paraId="615E0D7F" w14:textId="77777777" w:rsidR="00E95E92" w:rsidRDefault="0053398F">
          <w:pPr>
            <w:pStyle w:val="TOC2"/>
            <w:tabs>
              <w:tab w:val="left" w:pos="880"/>
              <w:tab w:val="right" w:leader="dot" w:pos="10790"/>
            </w:tabs>
            <w:rPr>
              <w:rFonts w:asciiTheme="minorHAnsi" w:hAnsiTheme="minorHAnsi"/>
              <w:noProof/>
              <w:sz w:val="22"/>
            </w:rPr>
          </w:pPr>
          <w:hyperlink w:anchor="_Toc472133136" w:history="1">
            <w:r w:rsidR="00E95E92" w:rsidRPr="002E2F2B">
              <w:rPr>
                <w:rStyle w:val="Hyperlink"/>
                <w:noProof/>
              </w:rPr>
              <w:t>7.2</w:t>
            </w:r>
            <w:r w:rsidR="00E95E92">
              <w:rPr>
                <w:rFonts w:asciiTheme="minorHAnsi" w:hAnsiTheme="minorHAnsi"/>
                <w:noProof/>
                <w:sz w:val="22"/>
              </w:rPr>
              <w:tab/>
            </w:r>
            <w:r w:rsidR="00E95E92" w:rsidRPr="002E2F2B">
              <w:rPr>
                <w:rStyle w:val="Hyperlink"/>
                <w:noProof/>
              </w:rPr>
              <w:t>Pricing Data Web Service</w:t>
            </w:r>
            <w:r w:rsidR="00E95E92">
              <w:rPr>
                <w:noProof/>
                <w:webHidden/>
              </w:rPr>
              <w:tab/>
            </w:r>
            <w:r w:rsidR="00E95E92">
              <w:rPr>
                <w:noProof/>
                <w:webHidden/>
              </w:rPr>
              <w:fldChar w:fldCharType="begin"/>
            </w:r>
            <w:r w:rsidR="00E95E92">
              <w:rPr>
                <w:noProof/>
                <w:webHidden/>
              </w:rPr>
              <w:instrText xml:space="preserve"> PAGEREF _Toc472133136 \h </w:instrText>
            </w:r>
            <w:r w:rsidR="00E95E92">
              <w:rPr>
                <w:noProof/>
                <w:webHidden/>
              </w:rPr>
            </w:r>
            <w:r w:rsidR="00E95E92">
              <w:rPr>
                <w:noProof/>
                <w:webHidden/>
              </w:rPr>
              <w:fldChar w:fldCharType="separate"/>
            </w:r>
            <w:r w:rsidR="00715524">
              <w:rPr>
                <w:noProof/>
                <w:webHidden/>
              </w:rPr>
              <w:t>111</w:t>
            </w:r>
            <w:r w:rsidR="00E95E92">
              <w:rPr>
                <w:noProof/>
                <w:webHidden/>
              </w:rPr>
              <w:fldChar w:fldCharType="end"/>
            </w:r>
          </w:hyperlink>
        </w:p>
        <w:p w14:paraId="7038B2A7" w14:textId="77777777" w:rsidR="00E95E92" w:rsidRDefault="0053398F">
          <w:pPr>
            <w:pStyle w:val="TOC2"/>
            <w:tabs>
              <w:tab w:val="left" w:pos="880"/>
              <w:tab w:val="right" w:leader="dot" w:pos="10790"/>
            </w:tabs>
            <w:rPr>
              <w:rFonts w:asciiTheme="minorHAnsi" w:hAnsiTheme="minorHAnsi"/>
              <w:noProof/>
              <w:sz w:val="22"/>
            </w:rPr>
          </w:pPr>
          <w:hyperlink w:anchor="_Toc472133137" w:history="1">
            <w:r w:rsidR="00E95E92" w:rsidRPr="002E2F2B">
              <w:rPr>
                <w:rStyle w:val="Hyperlink"/>
                <w:noProof/>
              </w:rPr>
              <w:t>7.3</w:t>
            </w:r>
            <w:r w:rsidR="00E95E92">
              <w:rPr>
                <w:rFonts w:asciiTheme="minorHAnsi" w:hAnsiTheme="minorHAnsi"/>
                <w:noProof/>
                <w:sz w:val="22"/>
              </w:rPr>
              <w:tab/>
            </w:r>
            <w:r w:rsidR="00E95E92" w:rsidRPr="002E2F2B">
              <w:rPr>
                <w:rStyle w:val="Hyperlink"/>
                <w:noProof/>
              </w:rPr>
              <w:t>EDW Checksum Web Service</w:t>
            </w:r>
            <w:r w:rsidR="00E95E92">
              <w:rPr>
                <w:noProof/>
                <w:webHidden/>
              </w:rPr>
              <w:tab/>
            </w:r>
            <w:r w:rsidR="00E95E92">
              <w:rPr>
                <w:noProof/>
                <w:webHidden/>
              </w:rPr>
              <w:fldChar w:fldCharType="begin"/>
            </w:r>
            <w:r w:rsidR="00E95E92">
              <w:rPr>
                <w:noProof/>
                <w:webHidden/>
              </w:rPr>
              <w:instrText xml:space="preserve"> PAGEREF _Toc472133137 \h </w:instrText>
            </w:r>
            <w:r w:rsidR="00E95E92">
              <w:rPr>
                <w:noProof/>
                <w:webHidden/>
              </w:rPr>
            </w:r>
            <w:r w:rsidR="00E95E92">
              <w:rPr>
                <w:noProof/>
                <w:webHidden/>
              </w:rPr>
              <w:fldChar w:fldCharType="separate"/>
            </w:r>
            <w:r w:rsidR="00715524">
              <w:rPr>
                <w:noProof/>
                <w:webHidden/>
              </w:rPr>
              <w:t>113</w:t>
            </w:r>
            <w:r w:rsidR="00E95E92">
              <w:rPr>
                <w:noProof/>
                <w:webHidden/>
              </w:rPr>
              <w:fldChar w:fldCharType="end"/>
            </w:r>
          </w:hyperlink>
        </w:p>
        <w:p w14:paraId="4A2A91A0" w14:textId="77777777" w:rsidR="00E95E92" w:rsidRDefault="0053398F">
          <w:pPr>
            <w:pStyle w:val="TOC1"/>
            <w:tabs>
              <w:tab w:val="left" w:pos="660"/>
              <w:tab w:val="right" w:leader="dot" w:pos="10790"/>
            </w:tabs>
            <w:rPr>
              <w:rFonts w:asciiTheme="minorHAnsi" w:hAnsiTheme="minorHAnsi"/>
              <w:noProof/>
              <w:sz w:val="22"/>
            </w:rPr>
          </w:pPr>
          <w:hyperlink w:anchor="_Toc472133138" w:history="1">
            <w:r w:rsidR="00E95E92" w:rsidRPr="002E2F2B">
              <w:rPr>
                <w:rStyle w:val="Hyperlink"/>
                <w:noProof/>
              </w:rPr>
              <w:t>8</w:t>
            </w:r>
            <w:r w:rsidR="00E95E92">
              <w:rPr>
                <w:rFonts w:asciiTheme="minorHAnsi" w:hAnsiTheme="minorHAnsi"/>
                <w:noProof/>
                <w:sz w:val="22"/>
              </w:rPr>
              <w:tab/>
            </w:r>
            <w:r w:rsidR="00E95E92" w:rsidRPr="002E2F2B">
              <w:rPr>
                <w:rStyle w:val="Hyperlink"/>
                <w:noProof/>
              </w:rPr>
              <w:t>Sign Off</w:t>
            </w:r>
            <w:r w:rsidR="00E95E92">
              <w:rPr>
                <w:noProof/>
                <w:webHidden/>
              </w:rPr>
              <w:tab/>
            </w:r>
            <w:r w:rsidR="00E95E92">
              <w:rPr>
                <w:noProof/>
                <w:webHidden/>
              </w:rPr>
              <w:fldChar w:fldCharType="begin"/>
            </w:r>
            <w:r w:rsidR="00E95E92">
              <w:rPr>
                <w:noProof/>
                <w:webHidden/>
              </w:rPr>
              <w:instrText xml:space="preserve"> PAGEREF _Toc472133138 \h </w:instrText>
            </w:r>
            <w:r w:rsidR="00E95E92">
              <w:rPr>
                <w:noProof/>
                <w:webHidden/>
              </w:rPr>
            </w:r>
            <w:r w:rsidR="00E95E92">
              <w:rPr>
                <w:noProof/>
                <w:webHidden/>
              </w:rPr>
              <w:fldChar w:fldCharType="separate"/>
            </w:r>
            <w:r w:rsidR="00715524">
              <w:rPr>
                <w:noProof/>
                <w:webHidden/>
              </w:rPr>
              <w:t>115</w:t>
            </w:r>
            <w:r w:rsidR="00E95E92">
              <w:rPr>
                <w:noProof/>
                <w:webHidden/>
              </w:rPr>
              <w:fldChar w:fldCharType="end"/>
            </w:r>
          </w:hyperlink>
        </w:p>
        <w:p w14:paraId="124EB4D1" w14:textId="1FB8BC27" w:rsidR="00506802" w:rsidRPr="00184A3A" w:rsidRDefault="002643F7" w:rsidP="007306B9">
          <w:pPr>
            <w:spacing w:beforeLines="100" w:before="240" w:afterLines="100" w:after="240" w:line="240" w:lineRule="auto"/>
            <w:jc w:val="both"/>
            <w:rPr>
              <w:rFonts w:eastAsia="Microsoft YaHei"/>
            </w:rPr>
          </w:pPr>
          <w:r w:rsidRPr="0057159E">
            <w:rPr>
              <w:rFonts w:eastAsia="Microsoft YaHei"/>
              <w:szCs w:val="20"/>
            </w:rPr>
            <w:fldChar w:fldCharType="end"/>
          </w:r>
        </w:p>
      </w:sdtContent>
    </w:sdt>
    <w:p w14:paraId="707B8306" w14:textId="77777777" w:rsidR="00C103F0" w:rsidRPr="00184A3A" w:rsidRDefault="00C103F0" w:rsidP="007E6F0F">
      <w:pPr>
        <w:jc w:val="both"/>
        <w:rPr>
          <w:rFonts w:eastAsia="Microsoft YaHei"/>
        </w:rPr>
      </w:pPr>
    </w:p>
    <w:p w14:paraId="4D5E79DC" w14:textId="77777777" w:rsidR="00996003" w:rsidRPr="00184A3A" w:rsidRDefault="00996003" w:rsidP="007E6F0F">
      <w:pPr>
        <w:jc w:val="both"/>
        <w:rPr>
          <w:rFonts w:eastAsia="Microsoft YaHei" w:cstheme="majorBidi"/>
          <w:b/>
          <w:bCs/>
          <w:color w:val="365F91" w:themeColor="accent1" w:themeShade="BF"/>
          <w:sz w:val="28"/>
          <w:szCs w:val="28"/>
          <w:lang w:eastAsia="zh-CN"/>
        </w:rPr>
      </w:pPr>
      <w:r w:rsidRPr="00184A3A">
        <w:rPr>
          <w:rFonts w:eastAsia="Microsoft YaHei"/>
          <w:lang w:eastAsia="zh-CN"/>
        </w:rPr>
        <w:br w:type="page"/>
      </w:r>
    </w:p>
    <w:p w14:paraId="3C75D05A" w14:textId="77777777" w:rsidR="009706A7" w:rsidRPr="00184A3A" w:rsidRDefault="002265DC" w:rsidP="009D5EF3">
      <w:pPr>
        <w:pStyle w:val="Heading1"/>
      </w:pPr>
      <w:bookmarkStart w:id="6" w:name="_Toc472133103"/>
      <w:r w:rsidRPr="00184A3A">
        <w:lastRenderedPageBreak/>
        <w:t>Background</w:t>
      </w:r>
      <w:bookmarkEnd w:id="6"/>
    </w:p>
    <w:p w14:paraId="0EC6E7F6" w14:textId="77777777" w:rsidR="009706A7" w:rsidRPr="00184A3A" w:rsidRDefault="002265DC" w:rsidP="00D22FDC">
      <w:pPr>
        <w:pStyle w:val="Heading2"/>
      </w:pPr>
      <w:bookmarkStart w:id="7" w:name="_Toc472133104"/>
      <w:r w:rsidRPr="00184A3A">
        <w:t>Document Purpose</w:t>
      </w:r>
      <w:bookmarkEnd w:id="7"/>
    </w:p>
    <w:p w14:paraId="7FBD84FB" w14:textId="2F88E2A3" w:rsidR="00187054" w:rsidRPr="00184A3A" w:rsidRDefault="00187054" w:rsidP="007E6F0F">
      <w:pPr>
        <w:jc w:val="both"/>
      </w:pPr>
      <w:r w:rsidRPr="00184A3A">
        <w:t xml:space="preserve">The purpose of the </w:t>
      </w:r>
      <w:r w:rsidR="00AD54D9" w:rsidRPr="00184A3A">
        <w:t>System Design Specification (SDS</w:t>
      </w:r>
      <w:r w:rsidRPr="00184A3A">
        <w:t xml:space="preserve">) is to describe the detailed </w:t>
      </w:r>
      <w:r w:rsidR="00AD54D9" w:rsidRPr="00184A3A">
        <w:t>system design specification</w:t>
      </w:r>
      <w:r w:rsidR="001A6C6D" w:rsidRPr="00184A3A">
        <w:t xml:space="preserve"> for</w:t>
      </w:r>
      <w:r w:rsidRPr="00184A3A">
        <w:t xml:space="preserve"> a project and its main aim is to provide </w:t>
      </w:r>
      <w:r w:rsidR="00AD54D9" w:rsidRPr="00184A3A">
        <w:t>system design</w:t>
      </w:r>
      <w:r w:rsidRPr="00184A3A">
        <w:t xml:space="preserve"> context </w:t>
      </w:r>
      <w:r w:rsidR="001A6C6D" w:rsidRPr="00184A3A">
        <w:t>for</w:t>
      </w:r>
      <w:r w:rsidRPr="00184A3A">
        <w:t xml:space="preserve"> the project and its objectives.  It will provide the input for </w:t>
      </w:r>
      <w:r w:rsidR="007A608F" w:rsidRPr="00184A3A">
        <w:t>high-level</w:t>
      </w:r>
      <w:r w:rsidRPr="00184A3A">
        <w:t xml:space="preserve"> </w:t>
      </w:r>
      <w:r w:rsidR="00AD54D9" w:rsidRPr="00184A3A">
        <w:t>development</w:t>
      </w:r>
      <w:r w:rsidRPr="00184A3A">
        <w:t xml:space="preserve"> activities</w:t>
      </w:r>
      <w:r w:rsidR="00AD54D9" w:rsidRPr="00184A3A">
        <w:t>.</w:t>
      </w:r>
      <w:r w:rsidRPr="00184A3A">
        <w:t xml:space="preserve"> </w:t>
      </w:r>
    </w:p>
    <w:p w14:paraId="31BFB821" w14:textId="599260BC" w:rsidR="00912794" w:rsidRPr="00184A3A" w:rsidRDefault="00187054" w:rsidP="007E6F0F">
      <w:pPr>
        <w:jc w:val="both"/>
      </w:pPr>
      <w:r w:rsidRPr="00184A3A">
        <w:t xml:space="preserve">The </w:t>
      </w:r>
      <w:r w:rsidR="00AD54D9" w:rsidRPr="00184A3A">
        <w:t>System Design Specification</w:t>
      </w:r>
      <w:r w:rsidRPr="00184A3A">
        <w:t xml:space="preserve"> is part of the </w:t>
      </w:r>
      <w:r w:rsidR="009A1CF4" w:rsidRPr="00184A3A">
        <w:t xml:space="preserve">deliverables </w:t>
      </w:r>
      <w:r w:rsidR="006F1A85" w:rsidRPr="00184A3A">
        <w:t xml:space="preserve">in the </w:t>
      </w:r>
      <w:r w:rsidRPr="00184A3A">
        <w:t>Business Case Development phase of Project Delivery Lifecycle</w:t>
      </w:r>
      <w:r w:rsidR="00A86042" w:rsidRPr="00184A3A">
        <w:t>.</w:t>
      </w:r>
    </w:p>
    <w:p w14:paraId="7680F50E" w14:textId="77777777" w:rsidR="00D21579" w:rsidRPr="00184A3A" w:rsidRDefault="002265DC" w:rsidP="00D22FDC">
      <w:pPr>
        <w:pStyle w:val="Heading2"/>
      </w:pPr>
      <w:bookmarkStart w:id="8" w:name="_Toc472133105"/>
      <w:r w:rsidRPr="00184A3A">
        <w:t>Document Scope</w:t>
      </w:r>
      <w:bookmarkEnd w:id="8"/>
    </w:p>
    <w:p w14:paraId="4C461E8F" w14:textId="04045BB6" w:rsidR="00EF78F2" w:rsidRPr="00184A3A" w:rsidRDefault="00EF78F2" w:rsidP="007E6F0F">
      <w:pPr>
        <w:jc w:val="both"/>
      </w:pPr>
      <w:r w:rsidRPr="00184A3A">
        <w:t xml:space="preserve">The scope of the </w:t>
      </w:r>
      <w:r w:rsidR="00AD54D9" w:rsidRPr="00184A3A">
        <w:t xml:space="preserve">System Design Specification </w:t>
      </w:r>
      <w:r w:rsidRPr="00184A3A">
        <w:t>(</w:t>
      </w:r>
      <w:r w:rsidR="00AD54D9" w:rsidRPr="00184A3A">
        <w:t>SDS</w:t>
      </w:r>
      <w:r w:rsidRPr="00184A3A">
        <w:t xml:space="preserve">) is to describe the </w:t>
      </w:r>
      <w:r w:rsidR="00D22FDC" w:rsidRPr="00184A3A">
        <w:t>architectural view of the</w:t>
      </w:r>
      <w:r w:rsidR="00AD54D9" w:rsidRPr="00184A3A">
        <w:t xml:space="preserve"> </w:t>
      </w:r>
      <w:r w:rsidR="00D22FDC" w:rsidRPr="00184A3A">
        <w:t>system. It has section such as architecture design, data model design, high-level interface design, report design, etc</w:t>
      </w:r>
      <w:r w:rsidRPr="00184A3A">
        <w:t xml:space="preserve">.  The technical designs </w:t>
      </w:r>
      <w:r w:rsidR="00CC1ACF" w:rsidRPr="00184A3A">
        <w:t>and</w:t>
      </w:r>
      <w:r w:rsidRPr="00184A3A">
        <w:t xml:space="preserve"> specifications of the impacted applications</w:t>
      </w:r>
      <w:r w:rsidR="00CC1ACF" w:rsidRPr="00184A3A">
        <w:t xml:space="preserve"> are not included in </w:t>
      </w:r>
      <w:r w:rsidR="0014239B" w:rsidRPr="00184A3A">
        <w:t>this document</w:t>
      </w:r>
      <w:r w:rsidRPr="00184A3A">
        <w:t>.</w:t>
      </w:r>
    </w:p>
    <w:p w14:paraId="390F332F" w14:textId="2A309C6F" w:rsidR="00912794" w:rsidRPr="00184A3A" w:rsidRDefault="00912794" w:rsidP="00D22FDC">
      <w:pPr>
        <w:pStyle w:val="Heading2"/>
      </w:pPr>
      <w:bookmarkStart w:id="9" w:name="_Toc472133106"/>
      <w:r w:rsidRPr="00184A3A">
        <w:t>Document Audience</w:t>
      </w:r>
      <w:bookmarkEnd w:id="9"/>
    </w:p>
    <w:p w14:paraId="172B66BF" w14:textId="0682D285" w:rsidR="00FD0EA3" w:rsidRPr="00184A3A" w:rsidRDefault="00FD0EA3" w:rsidP="00FD0EA3">
      <w:pPr>
        <w:rPr>
          <w:szCs w:val="20"/>
        </w:rPr>
      </w:pPr>
      <w:r w:rsidRPr="00184A3A">
        <w:t>The audience of th</w:t>
      </w:r>
      <w:r w:rsidR="0014239B" w:rsidRPr="00184A3A">
        <w:t>is</w:t>
      </w:r>
      <w:r w:rsidRPr="00184A3A">
        <w:t xml:space="preserve"> </w:t>
      </w:r>
      <w:r w:rsidR="00AD54D9" w:rsidRPr="00184A3A">
        <w:t xml:space="preserve">System Design Specification </w:t>
      </w:r>
      <w:r w:rsidRPr="00184A3A">
        <w:t>(</w:t>
      </w:r>
      <w:r w:rsidR="00AD54D9" w:rsidRPr="00184A3A">
        <w:t>SDS</w:t>
      </w:r>
      <w:r w:rsidRPr="00184A3A">
        <w:t xml:space="preserve">) is </w:t>
      </w:r>
      <w:r w:rsidR="00AD54D9" w:rsidRPr="00184A3A">
        <w:t>the technical staff of the IT department of the project owner</w:t>
      </w:r>
      <w:r w:rsidRPr="00184A3A">
        <w:t>.</w:t>
      </w:r>
      <w:r w:rsidR="00AD54D9" w:rsidRPr="00184A3A">
        <w:t xml:space="preserve"> </w:t>
      </w:r>
    </w:p>
    <w:p w14:paraId="72337F24" w14:textId="77777777" w:rsidR="00FD0EA3" w:rsidRPr="00184A3A" w:rsidRDefault="00FD0EA3">
      <w:pPr>
        <w:rPr>
          <w:rFonts w:eastAsia="Microsoft YaHei" w:cs="Microsoft YaHei"/>
          <w:b/>
          <w:bCs/>
          <w:color w:val="4F81BD" w:themeColor="accent1"/>
          <w:sz w:val="26"/>
          <w:szCs w:val="26"/>
          <w:lang w:eastAsia="zh-CN"/>
        </w:rPr>
      </w:pPr>
      <w:r w:rsidRPr="00184A3A">
        <w:rPr>
          <w:rFonts w:eastAsia="Microsoft YaHei" w:cs="Microsoft YaHei"/>
          <w:lang w:eastAsia="zh-CN"/>
        </w:rPr>
        <w:br w:type="page"/>
      </w:r>
    </w:p>
    <w:p w14:paraId="3CA1892E" w14:textId="4E2F378A" w:rsidR="009706A7" w:rsidRPr="00184A3A" w:rsidRDefault="002265DC" w:rsidP="00D22FDC">
      <w:pPr>
        <w:pStyle w:val="Heading2"/>
      </w:pPr>
      <w:bookmarkStart w:id="10" w:name="_Toc472133107"/>
      <w:r w:rsidRPr="00184A3A">
        <w:lastRenderedPageBreak/>
        <w:t>Terms &amp; Abbreviation</w:t>
      </w:r>
      <w:r w:rsidR="00611DDF" w:rsidRPr="00184A3A">
        <w:t>s</w:t>
      </w:r>
      <w:bookmarkEnd w:id="10"/>
    </w:p>
    <w:tbl>
      <w:tblPr>
        <w:tblW w:w="0" w:type="auto"/>
        <w:tblInd w:w="108" w:type="dxa"/>
        <w:tblLook w:val="04A0" w:firstRow="1" w:lastRow="0" w:firstColumn="1" w:lastColumn="0" w:noHBand="0" w:noVBand="1"/>
      </w:tblPr>
      <w:tblGrid>
        <w:gridCol w:w="1561"/>
        <w:gridCol w:w="9121"/>
      </w:tblGrid>
      <w:tr w:rsidR="00A73CE8" w:rsidRPr="00184A3A" w14:paraId="00FF5156" w14:textId="77777777" w:rsidTr="0057159E">
        <w:tc>
          <w:tcPr>
            <w:tcW w:w="1561" w:type="dxa"/>
            <w:tcBorders>
              <w:bottom w:val="single" w:sz="4" w:space="0" w:color="auto"/>
            </w:tcBorders>
            <w:shd w:val="clear" w:color="auto" w:fill="1F497D" w:themeFill="text2"/>
          </w:tcPr>
          <w:p w14:paraId="1C18825B" w14:textId="77777777" w:rsidR="00A73CE8" w:rsidRPr="00184A3A" w:rsidRDefault="002265DC" w:rsidP="007E6F0F">
            <w:pPr>
              <w:jc w:val="both"/>
              <w:rPr>
                <w:rFonts w:eastAsia="Microsoft YaHei"/>
                <w:b/>
                <w:color w:val="FFFFFF"/>
                <w:szCs w:val="20"/>
                <w:lang w:eastAsia="zh-CN"/>
              </w:rPr>
            </w:pPr>
            <w:r w:rsidRPr="00184A3A">
              <w:rPr>
                <w:rFonts w:eastAsia="Microsoft YaHei"/>
                <w:b/>
                <w:color w:val="FFFFFF"/>
                <w:szCs w:val="20"/>
                <w:lang w:eastAsia="zh-CN"/>
              </w:rPr>
              <w:t>Abbreviation</w:t>
            </w:r>
          </w:p>
        </w:tc>
        <w:tc>
          <w:tcPr>
            <w:tcW w:w="9121" w:type="dxa"/>
            <w:tcBorders>
              <w:bottom w:val="single" w:sz="4" w:space="0" w:color="auto"/>
            </w:tcBorders>
            <w:shd w:val="clear" w:color="auto" w:fill="1F497D" w:themeFill="text2"/>
          </w:tcPr>
          <w:p w14:paraId="734D8BF6" w14:textId="77777777" w:rsidR="00A73CE8" w:rsidRPr="00184A3A" w:rsidRDefault="002265DC" w:rsidP="007E6F0F">
            <w:pPr>
              <w:jc w:val="both"/>
              <w:rPr>
                <w:b/>
              </w:rPr>
            </w:pPr>
            <w:r w:rsidRPr="00184A3A">
              <w:rPr>
                <w:rFonts w:eastAsia="Microsoft YaHei"/>
                <w:b/>
                <w:color w:val="FFFFFF"/>
                <w:szCs w:val="20"/>
                <w:lang w:eastAsia="zh-CN"/>
              </w:rPr>
              <w:t>Description</w:t>
            </w:r>
          </w:p>
        </w:tc>
      </w:tr>
      <w:tr w:rsidR="00D21579" w:rsidRPr="00184A3A" w14:paraId="7F619163" w14:textId="77777777" w:rsidTr="0057159E">
        <w:tc>
          <w:tcPr>
            <w:tcW w:w="1561" w:type="dxa"/>
            <w:tcBorders>
              <w:top w:val="single" w:sz="4" w:space="0" w:color="auto"/>
              <w:left w:val="single" w:sz="4" w:space="0" w:color="auto"/>
              <w:bottom w:val="single" w:sz="4" w:space="0" w:color="auto"/>
              <w:right w:val="single" w:sz="4" w:space="0" w:color="auto"/>
            </w:tcBorders>
          </w:tcPr>
          <w:p w14:paraId="5DDFF22F" w14:textId="77777777" w:rsidR="00D21579" w:rsidRPr="00184A3A" w:rsidRDefault="008B0458" w:rsidP="0057159E">
            <w:pPr>
              <w:spacing w:after="0"/>
              <w:jc w:val="both"/>
              <w:rPr>
                <w:rFonts w:eastAsia="SimSun"/>
                <w:lang w:eastAsia="zh-CN"/>
              </w:rPr>
            </w:pPr>
            <w:r w:rsidRPr="00184A3A">
              <w:rPr>
                <w:rFonts w:eastAsia="SimSun"/>
                <w:lang w:eastAsia="zh-CN"/>
              </w:rPr>
              <w:t>ESB</w:t>
            </w:r>
          </w:p>
        </w:tc>
        <w:tc>
          <w:tcPr>
            <w:tcW w:w="9121" w:type="dxa"/>
            <w:tcBorders>
              <w:top w:val="single" w:sz="4" w:space="0" w:color="auto"/>
              <w:left w:val="single" w:sz="4" w:space="0" w:color="auto"/>
              <w:bottom w:val="single" w:sz="4" w:space="0" w:color="auto"/>
              <w:right w:val="single" w:sz="4" w:space="0" w:color="auto"/>
            </w:tcBorders>
          </w:tcPr>
          <w:p w14:paraId="735AD9C7" w14:textId="77777777" w:rsidR="00D21579" w:rsidRPr="00184A3A" w:rsidRDefault="008B0458" w:rsidP="0057159E">
            <w:pPr>
              <w:spacing w:after="0"/>
              <w:jc w:val="both"/>
              <w:rPr>
                <w:rFonts w:eastAsia="SimSun"/>
                <w:lang w:eastAsia="zh-CN"/>
              </w:rPr>
            </w:pPr>
            <w:r w:rsidRPr="00184A3A">
              <w:rPr>
                <w:rFonts w:eastAsia="SimSun"/>
                <w:lang w:eastAsia="zh-CN"/>
              </w:rPr>
              <w:t>Enterprise Service Bus</w:t>
            </w:r>
          </w:p>
        </w:tc>
      </w:tr>
      <w:tr w:rsidR="00D21579" w:rsidRPr="00184A3A" w14:paraId="52B02D22" w14:textId="77777777" w:rsidTr="0057159E">
        <w:tc>
          <w:tcPr>
            <w:tcW w:w="1561" w:type="dxa"/>
            <w:tcBorders>
              <w:top w:val="single" w:sz="4" w:space="0" w:color="auto"/>
              <w:left w:val="single" w:sz="4" w:space="0" w:color="auto"/>
              <w:bottom w:val="single" w:sz="4" w:space="0" w:color="auto"/>
              <w:right w:val="single" w:sz="4" w:space="0" w:color="auto"/>
            </w:tcBorders>
          </w:tcPr>
          <w:p w14:paraId="5D138AF5" w14:textId="77777777" w:rsidR="00D21579" w:rsidRPr="00184A3A" w:rsidRDefault="008B0458" w:rsidP="0057159E">
            <w:pPr>
              <w:spacing w:after="0"/>
              <w:jc w:val="both"/>
              <w:rPr>
                <w:rFonts w:eastAsia="Microsoft YaHei"/>
                <w:lang w:eastAsia="zh-CN"/>
              </w:rPr>
            </w:pPr>
            <w:r w:rsidRPr="00184A3A">
              <w:rPr>
                <w:rFonts w:eastAsia="Microsoft YaHei"/>
                <w:lang w:eastAsia="zh-CN"/>
              </w:rPr>
              <w:t>API</w:t>
            </w:r>
          </w:p>
        </w:tc>
        <w:tc>
          <w:tcPr>
            <w:tcW w:w="9121" w:type="dxa"/>
            <w:tcBorders>
              <w:top w:val="single" w:sz="4" w:space="0" w:color="auto"/>
              <w:left w:val="single" w:sz="4" w:space="0" w:color="auto"/>
              <w:bottom w:val="single" w:sz="4" w:space="0" w:color="auto"/>
              <w:right w:val="single" w:sz="4" w:space="0" w:color="auto"/>
            </w:tcBorders>
          </w:tcPr>
          <w:p w14:paraId="51C6CCEB" w14:textId="77777777" w:rsidR="00D21579" w:rsidRPr="00184A3A" w:rsidRDefault="008B0458" w:rsidP="0057159E">
            <w:pPr>
              <w:spacing w:after="0"/>
              <w:jc w:val="both"/>
              <w:rPr>
                <w:rFonts w:eastAsia="Microsoft YaHei"/>
                <w:lang w:eastAsia="zh-CN"/>
              </w:rPr>
            </w:pPr>
            <w:r w:rsidRPr="00184A3A">
              <w:rPr>
                <w:rFonts w:eastAsia="Microsoft YaHei"/>
                <w:lang w:eastAsia="zh-CN"/>
              </w:rPr>
              <w:t>Application Programming Interface</w:t>
            </w:r>
          </w:p>
        </w:tc>
      </w:tr>
      <w:tr w:rsidR="00D21579" w:rsidRPr="00184A3A" w14:paraId="5F25FD73" w14:textId="77777777" w:rsidTr="0057159E">
        <w:tc>
          <w:tcPr>
            <w:tcW w:w="1561" w:type="dxa"/>
            <w:tcBorders>
              <w:top w:val="single" w:sz="4" w:space="0" w:color="auto"/>
              <w:left w:val="single" w:sz="4" w:space="0" w:color="auto"/>
              <w:bottom w:val="single" w:sz="4" w:space="0" w:color="auto"/>
              <w:right w:val="single" w:sz="4" w:space="0" w:color="auto"/>
            </w:tcBorders>
          </w:tcPr>
          <w:p w14:paraId="4BC0626B" w14:textId="77777777" w:rsidR="00D21579" w:rsidRPr="00184A3A" w:rsidRDefault="00556B07" w:rsidP="0057159E">
            <w:pPr>
              <w:spacing w:after="0"/>
              <w:jc w:val="both"/>
            </w:pPr>
            <w:r w:rsidRPr="00184A3A">
              <w:t>EDW</w:t>
            </w:r>
          </w:p>
        </w:tc>
        <w:tc>
          <w:tcPr>
            <w:tcW w:w="9121" w:type="dxa"/>
            <w:tcBorders>
              <w:top w:val="single" w:sz="4" w:space="0" w:color="auto"/>
              <w:left w:val="single" w:sz="4" w:space="0" w:color="auto"/>
              <w:bottom w:val="single" w:sz="4" w:space="0" w:color="auto"/>
              <w:right w:val="single" w:sz="4" w:space="0" w:color="auto"/>
            </w:tcBorders>
          </w:tcPr>
          <w:p w14:paraId="2E8C8062" w14:textId="77777777" w:rsidR="00D21579" w:rsidRPr="00184A3A" w:rsidRDefault="00556B07" w:rsidP="0057159E">
            <w:pPr>
              <w:spacing w:after="0"/>
              <w:jc w:val="both"/>
            </w:pPr>
            <w:r w:rsidRPr="00184A3A">
              <w:t>Enterprise Data Warehouse</w:t>
            </w:r>
          </w:p>
        </w:tc>
      </w:tr>
      <w:tr w:rsidR="00D21579" w:rsidRPr="00184A3A" w14:paraId="6DBC925D" w14:textId="77777777" w:rsidTr="0057159E">
        <w:tc>
          <w:tcPr>
            <w:tcW w:w="1561" w:type="dxa"/>
            <w:tcBorders>
              <w:top w:val="single" w:sz="4" w:space="0" w:color="auto"/>
              <w:left w:val="single" w:sz="4" w:space="0" w:color="auto"/>
              <w:bottom w:val="single" w:sz="4" w:space="0" w:color="auto"/>
              <w:right w:val="single" w:sz="4" w:space="0" w:color="auto"/>
            </w:tcBorders>
          </w:tcPr>
          <w:p w14:paraId="4F791A6A" w14:textId="77777777" w:rsidR="00D21579" w:rsidRPr="00184A3A" w:rsidRDefault="004666E3" w:rsidP="0057159E">
            <w:pPr>
              <w:spacing w:after="0"/>
              <w:jc w:val="both"/>
              <w:rPr>
                <w:rFonts w:eastAsia="SimSun"/>
                <w:lang w:eastAsia="zh-CN"/>
              </w:rPr>
            </w:pPr>
            <w:r w:rsidRPr="00184A3A">
              <w:rPr>
                <w:rFonts w:eastAsia="SimSun"/>
                <w:lang w:eastAsia="zh-CN"/>
              </w:rPr>
              <w:t>EOD</w:t>
            </w:r>
          </w:p>
        </w:tc>
        <w:tc>
          <w:tcPr>
            <w:tcW w:w="9121" w:type="dxa"/>
            <w:tcBorders>
              <w:top w:val="single" w:sz="4" w:space="0" w:color="auto"/>
              <w:left w:val="single" w:sz="4" w:space="0" w:color="auto"/>
              <w:bottom w:val="single" w:sz="4" w:space="0" w:color="auto"/>
              <w:right w:val="single" w:sz="4" w:space="0" w:color="auto"/>
            </w:tcBorders>
          </w:tcPr>
          <w:p w14:paraId="73F73516" w14:textId="1E00C891" w:rsidR="00D21579" w:rsidRPr="00184A3A" w:rsidRDefault="004666E3" w:rsidP="0057159E">
            <w:pPr>
              <w:spacing w:after="0"/>
              <w:jc w:val="both"/>
              <w:rPr>
                <w:rFonts w:eastAsia="SimSun"/>
                <w:lang w:eastAsia="zh-CN"/>
              </w:rPr>
            </w:pPr>
            <w:r w:rsidRPr="00184A3A">
              <w:rPr>
                <w:rFonts w:eastAsia="SimSun"/>
                <w:lang w:eastAsia="zh-CN"/>
              </w:rPr>
              <w:t xml:space="preserve">End of </w:t>
            </w:r>
            <w:r w:rsidR="007306B9" w:rsidRPr="00184A3A">
              <w:rPr>
                <w:rFonts w:eastAsia="SimSun"/>
                <w:lang w:eastAsia="zh-CN"/>
              </w:rPr>
              <w:t>D</w:t>
            </w:r>
            <w:r w:rsidRPr="00184A3A">
              <w:rPr>
                <w:rFonts w:eastAsia="SimSun"/>
                <w:lang w:eastAsia="zh-CN"/>
              </w:rPr>
              <w:t>ay</w:t>
            </w:r>
          </w:p>
        </w:tc>
      </w:tr>
      <w:tr w:rsidR="00D21579" w:rsidRPr="00184A3A" w14:paraId="64F58B83" w14:textId="77777777" w:rsidTr="0057159E">
        <w:tc>
          <w:tcPr>
            <w:tcW w:w="1561" w:type="dxa"/>
            <w:tcBorders>
              <w:top w:val="single" w:sz="4" w:space="0" w:color="auto"/>
              <w:left w:val="single" w:sz="4" w:space="0" w:color="auto"/>
              <w:bottom w:val="single" w:sz="4" w:space="0" w:color="auto"/>
              <w:right w:val="single" w:sz="4" w:space="0" w:color="auto"/>
            </w:tcBorders>
          </w:tcPr>
          <w:p w14:paraId="7647DFE9" w14:textId="77777777" w:rsidR="00D21579" w:rsidRPr="00184A3A" w:rsidRDefault="00B549E4" w:rsidP="0057159E">
            <w:pPr>
              <w:spacing w:after="0"/>
              <w:jc w:val="both"/>
              <w:rPr>
                <w:rFonts w:eastAsia="SimSun"/>
                <w:lang w:eastAsia="zh-CN"/>
              </w:rPr>
            </w:pPr>
            <w:r w:rsidRPr="00184A3A">
              <w:rPr>
                <w:rFonts w:eastAsia="SimSun"/>
                <w:lang w:eastAsia="zh-CN"/>
              </w:rPr>
              <w:t>POS Client</w:t>
            </w:r>
          </w:p>
        </w:tc>
        <w:tc>
          <w:tcPr>
            <w:tcW w:w="9121" w:type="dxa"/>
            <w:tcBorders>
              <w:top w:val="single" w:sz="4" w:space="0" w:color="auto"/>
              <w:left w:val="single" w:sz="4" w:space="0" w:color="auto"/>
              <w:bottom w:val="single" w:sz="4" w:space="0" w:color="auto"/>
              <w:right w:val="single" w:sz="4" w:space="0" w:color="auto"/>
            </w:tcBorders>
          </w:tcPr>
          <w:p w14:paraId="3E65DDAA" w14:textId="6BD43915" w:rsidR="00D21579" w:rsidRPr="00184A3A" w:rsidRDefault="004666E3" w:rsidP="0057159E">
            <w:pPr>
              <w:spacing w:after="0"/>
              <w:jc w:val="both"/>
            </w:pPr>
            <w:r w:rsidRPr="00184A3A">
              <w:rPr>
                <w:rFonts w:eastAsia="SimSun"/>
                <w:lang w:eastAsia="zh-CN"/>
              </w:rPr>
              <w:t xml:space="preserve">One </w:t>
            </w:r>
            <w:r w:rsidR="007306B9" w:rsidRPr="00184A3A">
              <w:rPr>
                <w:rFonts w:eastAsia="SimSun"/>
                <w:lang w:eastAsia="zh-CN"/>
              </w:rPr>
              <w:t>D</w:t>
            </w:r>
            <w:r w:rsidRPr="00184A3A">
              <w:rPr>
                <w:rFonts w:eastAsia="SimSun"/>
                <w:lang w:eastAsia="zh-CN"/>
              </w:rPr>
              <w:t xml:space="preserve">atabase </w:t>
            </w:r>
            <w:r w:rsidR="007306B9" w:rsidRPr="00184A3A">
              <w:rPr>
                <w:rFonts w:eastAsia="SimSun"/>
                <w:lang w:eastAsia="zh-CN"/>
              </w:rPr>
              <w:t>O</w:t>
            </w:r>
            <w:r w:rsidRPr="00184A3A">
              <w:rPr>
                <w:rFonts w:eastAsia="SimSun"/>
                <w:lang w:eastAsia="zh-CN"/>
              </w:rPr>
              <w:t xml:space="preserve">wner on the </w:t>
            </w:r>
            <w:r w:rsidR="007306B9" w:rsidRPr="00184A3A">
              <w:rPr>
                <w:rFonts w:eastAsia="SimSun"/>
                <w:lang w:eastAsia="zh-CN"/>
              </w:rPr>
              <w:t>S</w:t>
            </w:r>
            <w:r w:rsidRPr="00184A3A">
              <w:rPr>
                <w:rFonts w:eastAsia="SimSun"/>
                <w:lang w:eastAsia="zh-CN"/>
              </w:rPr>
              <w:t xml:space="preserve">ales side, provided by the POS machine vendor/manufacturer </w:t>
            </w:r>
          </w:p>
        </w:tc>
      </w:tr>
      <w:tr w:rsidR="00D21579" w:rsidRPr="00184A3A" w14:paraId="7F74645B" w14:textId="77777777" w:rsidTr="0057159E">
        <w:tc>
          <w:tcPr>
            <w:tcW w:w="1561" w:type="dxa"/>
            <w:tcBorders>
              <w:top w:val="single" w:sz="4" w:space="0" w:color="auto"/>
              <w:left w:val="single" w:sz="4" w:space="0" w:color="auto"/>
              <w:bottom w:val="single" w:sz="4" w:space="0" w:color="auto"/>
              <w:right w:val="single" w:sz="4" w:space="0" w:color="auto"/>
            </w:tcBorders>
          </w:tcPr>
          <w:p w14:paraId="3AF608BE" w14:textId="77777777" w:rsidR="00D21579" w:rsidRPr="00184A3A" w:rsidRDefault="004666E3" w:rsidP="0057159E">
            <w:pPr>
              <w:spacing w:after="0"/>
              <w:jc w:val="both"/>
            </w:pPr>
            <w:r w:rsidRPr="00184A3A">
              <w:t>DB</w:t>
            </w:r>
          </w:p>
        </w:tc>
        <w:tc>
          <w:tcPr>
            <w:tcW w:w="9121" w:type="dxa"/>
            <w:tcBorders>
              <w:top w:val="single" w:sz="4" w:space="0" w:color="auto"/>
              <w:left w:val="single" w:sz="4" w:space="0" w:color="auto"/>
              <w:bottom w:val="single" w:sz="4" w:space="0" w:color="auto"/>
              <w:right w:val="single" w:sz="4" w:space="0" w:color="auto"/>
            </w:tcBorders>
          </w:tcPr>
          <w:p w14:paraId="0BBA26EF" w14:textId="77777777" w:rsidR="00D21579" w:rsidRPr="00184A3A" w:rsidRDefault="004666E3" w:rsidP="0057159E">
            <w:pPr>
              <w:spacing w:after="0"/>
              <w:jc w:val="both"/>
            </w:pPr>
            <w:r w:rsidRPr="00184A3A">
              <w:t>Database</w:t>
            </w:r>
          </w:p>
        </w:tc>
      </w:tr>
      <w:tr w:rsidR="00D21579" w:rsidRPr="00184A3A" w14:paraId="40105FD7" w14:textId="77777777" w:rsidTr="0057159E">
        <w:tc>
          <w:tcPr>
            <w:tcW w:w="1561" w:type="dxa"/>
            <w:tcBorders>
              <w:top w:val="single" w:sz="4" w:space="0" w:color="auto"/>
              <w:left w:val="single" w:sz="4" w:space="0" w:color="auto"/>
              <w:bottom w:val="single" w:sz="4" w:space="0" w:color="auto"/>
              <w:right w:val="single" w:sz="4" w:space="0" w:color="auto"/>
            </w:tcBorders>
          </w:tcPr>
          <w:p w14:paraId="2F3AE67A" w14:textId="77777777" w:rsidR="00D21579" w:rsidRPr="00184A3A" w:rsidRDefault="00B549E4" w:rsidP="0057159E">
            <w:pPr>
              <w:spacing w:after="0"/>
              <w:jc w:val="both"/>
            </w:pPr>
            <w:r w:rsidRPr="00184A3A">
              <w:t>POS</w:t>
            </w:r>
          </w:p>
        </w:tc>
        <w:tc>
          <w:tcPr>
            <w:tcW w:w="9121" w:type="dxa"/>
            <w:tcBorders>
              <w:top w:val="single" w:sz="4" w:space="0" w:color="auto"/>
              <w:left w:val="single" w:sz="4" w:space="0" w:color="auto"/>
              <w:bottom w:val="single" w:sz="4" w:space="0" w:color="auto"/>
              <w:right w:val="single" w:sz="4" w:space="0" w:color="auto"/>
            </w:tcBorders>
          </w:tcPr>
          <w:p w14:paraId="01A8B40F" w14:textId="77777777" w:rsidR="00D21579" w:rsidRPr="00184A3A" w:rsidRDefault="00B549E4" w:rsidP="0057159E">
            <w:pPr>
              <w:spacing w:after="0"/>
              <w:jc w:val="both"/>
              <w:rPr>
                <w:rFonts w:cs="Calibri"/>
              </w:rPr>
            </w:pPr>
            <w:r w:rsidRPr="00184A3A">
              <w:rPr>
                <w:rFonts w:cs="Calibri"/>
              </w:rPr>
              <w:t>Point of Sales</w:t>
            </w:r>
          </w:p>
        </w:tc>
      </w:tr>
      <w:tr w:rsidR="00501756" w:rsidRPr="00184A3A" w14:paraId="15C28E3E" w14:textId="77777777" w:rsidTr="0057159E">
        <w:tc>
          <w:tcPr>
            <w:tcW w:w="1561" w:type="dxa"/>
            <w:tcBorders>
              <w:top w:val="single" w:sz="4" w:space="0" w:color="auto"/>
              <w:left w:val="single" w:sz="4" w:space="0" w:color="auto"/>
              <w:bottom w:val="single" w:sz="4" w:space="0" w:color="auto"/>
              <w:right w:val="single" w:sz="4" w:space="0" w:color="auto"/>
            </w:tcBorders>
          </w:tcPr>
          <w:p w14:paraId="4EBFA072" w14:textId="05CAC6ED" w:rsidR="00501756" w:rsidRPr="00184A3A" w:rsidRDefault="00501756" w:rsidP="0057159E">
            <w:pPr>
              <w:spacing w:after="0"/>
              <w:jc w:val="both"/>
            </w:pPr>
            <w:r w:rsidRPr="00184A3A">
              <w:t>Staging DB</w:t>
            </w:r>
          </w:p>
        </w:tc>
        <w:tc>
          <w:tcPr>
            <w:tcW w:w="9121" w:type="dxa"/>
            <w:tcBorders>
              <w:top w:val="single" w:sz="4" w:space="0" w:color="auto"/>
              <w:left w:val="single" w:sz="4" w:space="0" w:color="auto"/>
              <w:bottom w:val="single" w:sz="4" w:space="0" w:color="auto"/>
              <w:right w:val="single" w:sz="4" w:space="0" w:color="auto"/>
            </w:tcBorders>
          </w:tcPr>
          <w:p w14:paraId="287B1ADE" w14:textId="6E33F512" w:rsidR="00501756" w:rsidRPr="00184A3A" w:rsidRDefault="00501756" w:rsidP="0057159E">
            <w:pPr>
              <w:spacing w:after="0"/>
              <w:jc w:val="both"/>
              <w:rPr>
                <w:rFonts w:cs="Calibri"/>
              </w:rPr>
            </w:pPr>
            <w:r w:rsidRPr="00184A3A">
              <w:rPr>
                <w:rFonts w:cs="Calibri"/>
              </w:rPr>
              <w:t>The service bus database to stage the polling data</w:t>
            </w:r>
          </w:p>
        </w:tc>
      </w:tr>
      <w:tr w:rsidR="0053398F" w:rsidRPr="00184A3A" w14:paraId="38C9728C" w14:textId="77777777" w:rsidTr="0057159E">
        <w:trPr>
          <w:ins w:id="11" w:author="Steven Chen" w:date="2017-02-01T15:40:00Z"/>
        </w:trPr>
        <w:tc>
          <w:tcPr>
            <w:tcW w:w="1561" w:type="dxa"/>
            <w:tcBorders>
              <w:top w:val="single" w:sz="4" w:space="0" w:color="auto"/>
              <w:left w:val="single" w:sz="4" w:space="0" w:color="auto"/>
              <w:bottom w:val="single" w:sz="4" w:space="0" w:color="auto"/>
              <w:right w:val="single" w:sz="4" w:space="0" w:color="auto"/>
            </w:tcBorders>
          </w:tcPr>
          <w:p w14:paraId="01D7C456" w14:textId="46BCACB7" w:rsidR="0053398F" w:rsidRPr="00184A3A" w:rsidRDefault="0053398F" w:rsidP="0057159E">
            <w:pPr>
              <w:spacing w:after="0"/>
              <w:jc w:val="both"/>
              <w:rPr>
                <w:ins w:id="12" w:author="Steven Chen" w:date="2017-02-01T15:40:00Z"/>
              </w:rPr>
            </w:pPr>
            <w:ins w:id="13" w:author="Steven Chen" w:date="2017-02-01T15:40:00Z">
              <w:r>
                <w:t>Latest Job Ind</w:t>
              </w:r>
            </w:ins>
            <w:ins w:id="14" w:author="Steven Chen" w:date="2017-02-01T15:41:00Z">
              <w:r>
                <w:t>icator</w:t>
              </w:r>
            </w:ins>
          </w:p>
        </w:tc>
        <w:tc>
          <w:tcPr>
            <w:tcW w:w="9121" w:type="dxa"/>
            <w:tcBorders>
              <w:top w:val="single" w:sz="4" w:space="0" w:color="auto"/>
              <w:left w:val="single" w:sz="4" w:space="0" w:color="auto"/>
              <w:bottom w:val="single" w:sz="4" w:space="0" w:color="auto"/>
              <w:right w:val="single" w:sz="4" w:space="0" w:color="auto"/>
            </w:tcBorders>
          </w:tcPr>
          <w:p w14:paraId="54E6EBF2" w14:textId="74D809A8" w:rsidR="0053398F" w:rsidRPr="0053398F" w:rsidRDefault="0053398F" w:rsidP="0057159E">
            <w:pPr>
              <w:spacing w:after="0"/>
              <w:jc w:val="both"/>
              <w:rPr>
                <w:ins w:id="15" w:author="Steven Chen" w:date="2017-02-01T15:41:00Z"/>
                <w:rFonts w:eastAsia="SimSun" w:cs="Calibri"/>
                <w:lang w:eastAsia="zh-CN"/>
                <w:rPrChange w:id="16" w:author="Steven Chen" w:date="2017-02-01T15:42:00Z">
                  <w:rPr>
                    <w:ins w:id="17" w:author="Steven Chen" w:date="2017-02-01T15:41:00Z"/>
                    <w:rFonts w:cs="Calibri"/>
                  </w:rPr>
                </w:rPrChange>
              </w:rPr>
            </w:pPr>
            <w:ins w:id="18" w:author="Steven Chen" w:date="2017-02-01T15:41:00Z">
              <w:r>
                <w:rPr>
                  <w:rFonts w:cs="Calibri"/>
                </w:rPr>
                <w:t>P – Pending</w:t>
              </w:r>
            </w:ins>
            <w:ins w:id="19" w:author="Steven Chen" w:date="2017-02-01T15:42:00Z">
              <w:r>
                <w:rPr>
                  <w:rFonts w:cs="Calibri" w:hint="eastAsia"/>
                </w:rPr>
                <w:t xml:space="preserve">, the job is submitted into the pool, </w:t>
              </w:r>
            </w:ins>
          </w:p>
          <w:p w14:paraId="4D93C3C0" w14:textId="255BFC33" w:rsidR="0053398F" w:rsidRPr="00184A3A" w:rsidRDefault="0053398F" w:rsidP="0057159E">
            <w:pPr>
              <w:spacing w:after="0"/>
              <w:jc w:val="both"/>
              <w:rPr>
                <w:ins w:id="20" w:author="Steven Chen" w:date="2017-02-01T15:40:00Z"/>
                <w:rFonts w:cs="Calibri"/>
              </w:rPr>
            </w:pPr>
          </w:p>
        </w:tc>
      </w:tr>
    </w:tbl>
    <w:p w14:paraId="4F39A461" w14:textId="77777777" w:rsidR="00D21579" w:rsidRPr="00184A3A" w:rsidRDefault="00D21579" w:rsidP="007E6F0F">
      <w:pPr>
        <w:jc w:val="both"/>
      </w:pPr>
    </w:p>
    <w:p w14:paraId="71640A68" w14:textId="77777777" w:rsidR="009706A7" w:rsidRPr="00184A3A" w:rsidRDefault="002265DC" w:rsidP="00D22FDC">
      <w:pPr>
        <w:pStyle w:val="Heading2"/>
      </w:pPr>
      <w:bookmarkStart w:id="21" w:name="_Toc472133108"/>
      <w:r w:rsidRPr="00184A3A">
        <w:t>Reference Materials</w:t>
      </w:r>
      <w:bookmarkEnd w:id="21"/>
    </w:p>
    <w:tbl>
      <w:tblPr>
        <w:tblW w:w="108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0"/>
      </w:tblGrid>
      <w:tr w:rsidR="009A3EE4" w:rsidRPr="00184A3A" w14:paraId="099E075F" w14:textId="77777777" w:rsidTr="00E132B9">
        <w:trPr>
          <w:cantSplit/>
          <w:tblHeader/>
        </w:trPr>
        <w:tc>
          <w:tcPr>
            <w:tcW w:w="10800"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25F02A93" w14:textId="77777777" w:rsidR="009A3EE4" w:rsidRPr="00184A3A" w:rsidRDefault="002265DC" w:rsidP="007E6F0F">
            <w:pPr>
              <w:spacing w:after="0"/>
              <w:jc w:val="both"/>
              <w:rPr>
                <w:rFonts w:eastAsia="Microsoft YaHei"/>
                <w:color w:val="FFFFFF"/>
                <w:szCs w:val="20"/>
              </w:rPr>
            </w:pPr>
            <w:r w:rsidRPr="00184A3A">
              <w:rPr>
                <w:rFonts w:eastAsia="Microsoft YaHei"/>
                <w:color w:val="FFFFFF"/>
                <w:szCs w:val="20"/>
                <w:lang w:eastAsia="zh-CN"/>
              </w:rPr>
              <w:t>Document Names</w:t>
            </w:r>
          </w:p>
        </w:tc>
      </w:tr>
      <w:tr w:rsidR="00715524" w:rsidRPr="00184A3A" w14:paraId="407B5E6D" w14:textId="77777777" w:rsidTr="00E132B9">
        <w:trPr>
          <w:cantSplit/>
        </w:trPr>
        <w:tc>
          <w:tcPr>
            <w:tcW w:w="10800" w:type="dxa"/>
            <w:tcBorders>
              <w:top w:val="single" w:sz="4" w:space="0" w:color="auto"/>
              <w:left w:val="single" w:sz="4" w:space="0" w:color="auto"/>
              <w:bottom w:val="single" w:sz="4" w:space="0" w:color="auto"/>
              <w:right w:val="single" w:sz="4" w:space="0" w:color="auto"/>
            </w:tcBorders>
          </w:tcPr>
          <w:p w14:paraId="4D1BD9B2" w14:textId="64FE33AD" w:rsidR="00715524" w:rsidRPr="00A57F4A" w:rsidRDefault="00715524" w:rsidP="00715524">
            <w:pPr>
              <w:spacing w:after="0"/>
              <w:jc w:val="both"/>
              <w:rPr>
                <w:szCs w:val="20"/>
              </w:rPr>
            </w:pPr>
            <w:r w:rsidRPr="005B5BF5">
              <w:rPr>
                <w:szCs w:val="20"/>
              </w:rPr>
              <w:t>Maxim’s POS Polling ESB Implementation Service Proposal EL-FY16-902-v3.docx</w:t>
            </w:r>
          </w:p>
        </w:tc>
      </w:tr>
      <w:tr w:rsidR="00715524" w:rsidRPr="00184A3A" w14:paraId="70060506" w14:textId="77777777" w:rsidTr="00E132B9">
        <w:trPr>
          <w:cantSplit/>
        </w:trPr>
        <w:tc>
          <w:tcPr>
            <w:tcW w:w="10800" w:type="dxa"/>
            <w:tcBorders>
              <w:top w:val="single" w:sz="4" w:space="0" w:color="auto"/>
              <w:left w:val="single" w:sz="4" w:space="0" w:color="auto"/>
              <w:bottom w:val="single" w:sz="4" w:space="0" w:color="auto"/>
              <w:right w:val="single" w:sz="4" w:space="0" w:color="auto"/>
            </w:tcBorders>
          </w:tcPr>
          <w:p w14:paraId="2036C3E6" w14:textId="07115F86" w:rsidR="00715524" w:rsidRPr="00A57F4A" w:rsidRDefault="00715524" w:rsidP="00715524">
            <w:pPr>
              <w:spacing w:after="0"/>
              <w:jc w:val="both"/>
              <w:rPr>
                <w:szCs w:val="20"/>
              </w:rPr>
            </w:pPr>
            <w:r w:rsidRPr="005B5BF5">
              <w:rPr>
                <w:rFonts w:eastAsia="Microsoft YaHei"/>
                <w:szCs w:val="20"/>
              </w:rPr>
              <w:t>POS Polling User Requirement Confirmation-20161121-Discussion Note.xlsx</w:t>
            </w:r>
          </w:p>
        </w:tc>
      </w:tr>
      <w:tr w:rsidR="00715524" w:rsidRPr="00184A3A" w14:paraId="486BCD9C" w14:textId="77777777" w:rsidTr="00E132B9">
        <w:trPr>
          <w:cantSplit/>
        </w:trPr>
        <w:tc>
          <w:tcPr>
            <w:tcW w:w="10800" w:type="dxa"/>
            <w:tcBorders>
              <w:top w:val="single" w:sz="4" w:space="0" w:color="auto"/>
              <w:left w:val="single" w:sz="4" w:space="0" w:color="auto"/>
              <w:bottom w:val="single" w:sz="4" w:space="0" w:color="auto"/>
              <w:right w:val="single" w:sz="4" w:space="0" w:color="auto"/>
            </w:tcBorders>
          </w:tcPr>
          <w:p w14:paraId="210498EF" w14:textId="089F9C82" w:rsidR="00715524" w:rsidRPr="00A57F4A" w:rsidRDefault="00715524" w:rsidP="00715524">
            <w:pPr>
              <w:spacing w:after="0"/>
              <w:jc w:val="both"/>
              <w:rPr>
                <w:szCs w:val="20"/>
              </w:rPr>
            </w:pPr>
            <w:r w:rsidRPr="00A57F4A">
              <w:rPr>
                <w:szCs w:val="20"/>
              </w:rPr>
              <w:t>Maxim_POS_Polling_ESB_RDD-v1.3</w:t>
            </w:r>
            <w:r>
              <w:rPr>
                <w:szCs w:val="20"/>
              </w:rPr>
              <w:t>.docx</w:t>
            </w:r>
          </w:p>
        </w:tc>
      </w:tr>
    </w:tbl>
    <w:p w14:paraId="642EE435" w14:textId="77777777" w:rsidR="009A3EE4" w:rsidRPr="00184A3A" w:rsidRDefault="009A3EE4" w:rsidP="007E6F0F">
      <w:pPr>
        <w:jc w:val="both"/>
        <w:rPr>
          <w:rFonts w:eastAsia="Microsoft YaHei"/>
        </w:rPr>
      </w:pPr>
    </w:p>
    <w:p w14:paraId="61533F38" w14:textId="08BFF5F0" w:rsidR="00A57F4A" w:rsidRPr="00184A3A" w:rsidRDefault="00A57F4A" w:rsidP="00A57F4A">
      <w:pPr>
        <w:pStyle w:val="Heading2"/>
      </w:pPr>
      <w:bookmarkStart w:id="22" w:name="_Toc472133109"/>
      <w:r>
        <w:t>User Requirement Traceability Matrix</w:t>
      </w:r>
      <w:bookmarkEnd w:id="22"/>
    </w:p>
    <w:tbl>
      <w:tblPr>
        <w:tblW w:w="10782" w:type="dxa"/>
        <w:tblInd w:w="108" w:type="dxa"/>
        <w:tblLook w:val="04A0" w:firstRow="1" w:lastRow="0" w:firstColumn="1" w:lastColumn="0" w:noHBand="0" w:noVBand="1"/>
      </w:tblPr>
      <w:tblGrid>
        <w:gridCol w:w="1962"/>
        <w:gridCol w:w="7560"/>
        <w:gridCol w:w="1260"/>
      </w:tblGrid>
      <w:tr w:rsidR="002E7BC6" w:rsidRPr="00184A3A" w14:paraId="269E125F" w14:textId="77777777" w:rsidTr="00C22FE5">
        <w:trPr>
          <w:tblHeader/>
        </w:trPr>
        <w:tc>
          <w:tcPr>
            <w:tcW w:w="1962" w:type="dxa"/>
            <w:tcBorders>
              <w:bottom w:val="single" w:sz="4" w:space="0" w:color="auto"/>
            </w:tcBorders>
            <w:shd w:val="clear" w:color="auto" w:fill="1F497D" w:themeFill="text2"/>
          </w:tcPr>
          <w:p w14:paraId="50374866" w14:textId="20620F94" w:rsidR="002E7BC6" w:rsidRPr="00184A3A" w:rsidRDefault="002E7BC6" w:rsidP="002E7BC6">
            <w:pPr>
              <w:rPr>
                <w:rFonts w:eastAsia="Microsoft YaHei"/>
                <w:b/>
                <w:color w:val="FFFFFF"/>
                <w:szCs w:val="20"/>
                <w:lang w:eastAsia="zh-CN"/>
              </w:rPr>
            </w:pPr>
            <w:r>
              <w:rPr>
                <w:rFonts w:eastAsia="Microsoft YaHei"/>
                <w:b/>
                <w:color w:val="FFFFFF"/>
                <w:szCs w:val="20"/>
                <w:lang w:eastAsia="zh-CN"/>
              </w:rPr>
              <w:t>User Requirement Function ID</w:t>
            </w:r>
          </w:p>
        </w:tc>
        <w:tc>
          <w:tcPr>
            <w:tcW w:w="7560" w:type="dxa"/>
            <w:tcBorders>
              <w:bottom w:val="single" w:sz="4" w:space="0" w:color="auto"/>
            </w:tcBorders>
            <w:shd w:val="clear" w:color="auto" w:fill="1F497D" w:themeFill="text2"/>
          </w:tcPr>
          <w:p w14:paraId="00896D27" w14:textId="77777777" w:rsidR="002E7BC6" w:rsidRPr="00184A3A" w:rsidRDefault="002E7BC6" w:rsidP="002E7BC6">
            <w:pPr>
              <w:rPr>
                <w:b/>
              </w:rPr>
            </w:pPr>
            <w:r w:rsidRPr="00184A3A">
              <w:rPr>
                <w:rFonts w:eastAsia="Microsoft YaHei"/>
                <w:b/>
                <w:color w:val="FFFFFF"/>
                <w:szCs w:val="20"/>
                <w:lang w:eastAsia="zh-CN"/>
              </w:rPr>
              <w:t>Description</w:t>
            </w:r>
          </w:p>
        </w:tc>
        <w:tc>
          <w:tcPr>
            <w:tcW w:w="1260" w:type="dxa"/>
            <w:tcBorders>
              <w:bottom w:val="single" w:sz="4" w:space="0" w:color="auto"/>
            </w:tcBorders>
            <w:shd w:val="clear" w:color="auto" w:fill="1F497D" w:themeFill="text2"/>
          </w:tcPr>
          <w:p w14:paraId="73E1559B" w14:textId="7D01524C" w:rsidR="002E7BC6" w:rsidRPr="00184A3A" w:rsidRDefault="002E7BC6" w:rsidP="002E7BC6">
            <w:pPr>
              <w:jc w:val="center"/>
              <w:rPr>
                <w:b/>
              </w:rPr>
            </w:pPr>
            <w:r w:rsidRPr="002E7BC6">
              <w:rPr>
                <w:b/>
                <w:color w:val="FFFFFF" w:themeColor="background1"/>
              </w:rPr>
              <w:t>Chapter</w:t>
            </w:r>
          </w:p>
        </w:tc>
      </w:tr>
      <w:tr w:rsidR="002E7BC6" w:rsidRPr="002E7BC6" w14:paraId="6FD7B54C"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4CCF772B"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ESB-SAL-01-01</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13CA39EA" w14:textId="77777777" w:rsidR="002E7BC6" w:rsidRDefault="002E7BC6" w:rsidP="002E7BC6">
            <w:pPr>
              <w:spacing w:after="0"/>
              <w:rPr>
                <w:rFonts w:eastAsia="SimSun"/>
                <w:sz w:val="18"/>
                <w:lang w:eastAsia="zh-CN"/>
              </w:rPr>
            </w:pPr>
            <w:r w:rsidRPr="002E7BC6">
              <w:rPr>
                <w:rFonts w:eastAsia="SimSun"/>
                <w:sz w:val="18"/>
                <w:lang w:eastAsia="zh-CN"/>
              </w:rPr>
              <w:t xml:space="preserve">Sales Data Real Time </w:t>
            </w:r>
          </w:p>
          <w:p w14:paraId="4E1B9DEA" w14:textId="501C8CD0" w:rsidR="002E7BC6" w:rsidRPr="002E7BC6" w:rsidRDefault="002E7BC6" w:rsidP="002E7BC6">
            <w:pPr>
              <w:spacing w:after="0"/>
              <w:rPr>
                <w:rFonts w:eastAsia="SimSun"/>
                <w:sz w:val="18"/>
                <w:lang w:eastAsia="zh-CN"/>
              </w:rPr>
            </w:pPr>
            <w:r w:rsidRPr="002E7BC6">
              <w:rPr>
                <w:rFonts w:eastAsia="SimSun"/>
                <w:sz w:val="18"/>
                <w:lang w:eastAsia="zh-CN"/>
              </w:rPr>
              <w:t xml:space="preserve">- Data staging to service bus working DB - Scheduling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1485E610" w14:textId="1995CCAB" w:rsidR="002E7BC6" w:rsidRPr="002E7BC6" w:rsidRDefault="002E7BC6" w:rsidP="002E7BC6">
            <w:pPr>
              <w:spacing w:after="0"/>
              <w:jc w:val="center"/>
              <w:rPr>
                <w:rFonts w:eastAsia="SimSun"/>
                <w:sz w:val="18"/>
                <w:lang w:eastAsia="zh-CN"/>
              </w:rPr>
            </w:pPr>
            <w:r w:rsidRPr="002E7BC6">
              <w:rPr>
                <w:rFonts w:eastAsia="SimSun"/>
                <w:sz w:val="18"/>
                <w:lang w:eastAsia="zh-CN"/>
              </w:rPr>
              <w:t>6.7</w:t>
            </w:r>
            <w:r w:rsidR="007E45F6">
              <w:rPr>
                <w:rFonts w:eastAsia="SimSun"/>
                <w:sz w:val="18"/>
                <w:lang w:eastAsia="zh-CN"/>
              </w:rPr>
              <w:t>.4</w:t>
            </w:r>
            <w:r w:rsidR="000E17A3">
              <w:rPr>
                <w:rFonts w:eastAsia="SimSun"/>
                <w:sz w:val="18"/>
                <w:lang w:eastAsia="zh-CN"/>
              </w:rPr>
              <w:t>.1</w:t>
            </w:r>
          </w:p>
        </w:tc>
      </w:tr>
      <w:tr w:rsidR="002E7BC6" w:rsidRPr="002E7BC6" w14:paraId="77B66400"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41531B5F"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ESB-SAL-01-02</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69C14F69" w14:textId="77777777" w:rsidR="002E7BC6" w:rsidRDefault="002E7BC6" w:rsidP="002E7BC6">
            <w:pPr>
              <w:spacing w:after="0"/>
              <w:rPr>
                <w:rFonts w:eastAsia="SimSun"/>
                <w:sz w:val="18"/>
                <w:lang w:eastAsia="zh-CN"/>
              </w:rPr>
            </w:pPr>
            <w:r w:rsidRPr="002E7BC6">
              <w:rPr>
                <w:rFonts w:eastAsia="SimSun"/>
                <w:sz w:val="18"/>
                <w:lang w:eastAsia="zh-CN"/>
              </w:rPr>
              <w:t xml:space="preserve">Sales Data Real Time </w:t>
            </w:r>
          </w:p>
          <w:p w14:paraId="2C4DE19B" w14:textId="38104E14" w:rsidR="002E7BC6" w:rsidRPr="002E7BC6" w:rsidRDefault="002E7BC6" w:rsidP="002E7BC6">
            <w:pPr>
              <w:spacing w:after="0"/>
              <w:rPr>
                <w:rFonts w:eastAsia="SimSun"/>
                <w:sz w:val="18"/>
                <w:lang w:eastAsia="zh-CN"/>
              </w:rPr>
            </w:pPr>
            <w:r w:rsidRPr="002E7BC6">
              <w:rPr>
                <w:rFonts w:eastAsia="SimSun"/>
                <w:sz w:val="18"/>
                <w:lang w:eastAsia="zh-CN"/>
              </w:rPr>
              <w:t xml:space="preserve">- Data staging to service bus working DB - Database Types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42D4C5D5" w14:textId="2D1F3655" w:rsidR="002E7BC6" w:rsidRPr="002E7BC6" w:rsidRDefault="002E7BC6" w:rsidP="002E7BC6">
            <w:pPr>
              <w:spacing w:after="0"/>
              <w:jc w:val="center"/>
              <w:rPr>
                <w:rFonts w:eastAsia="SimSun"/>
                <w:sz w:val="18"/>
                <w:lang w:eastAsia="zh-CN"/>
              </w:rPr>
            </w:pPr>
            <w:r w:rsidRPr="002E7BC6">
              <w:rPr>
                <w:rFonts w:eastAsia="SimSun"/>
                <w:sz w:val="18"/>
                <w:lang w:eastAsia="zh-CN"/>
              </w:rPr>
              <w:t>6.7</w:t>
            </w:r>
            <w:r w:rsidR="007E45F6">
              <w:rPr>
                <w:rFonts w:eastAsia="SimSun"/>
                <w:sz w:val="18"/>
                <w:lang w:eastAsia="zh-CN"/>
              </w:rPr>
              <w:t>.5</w:t>
            </w:r>
            <w:r w:rsidR="000E17A3">
              <w:rPr>
                <w:rFonts w:eastAsia="SimSun"/>
                <w:sz w:val="18"/>
                <w:lang w:eastAsia="zh-CN"/>
              </w:rPr>
              <w:t>.1</w:t>
            </w:r>
          </w:p>
        </w:tc>
      </w:tr>
      <w:tr w:rsidR="002E7BC6" w:rsidRPr="002E7BC6" w14:paraId="7C08DA17"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2B275C39"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ESB-SAL-01-03</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2009B2E0" w14:textId="7252FA5A" w:rsidR="002E7BC6" w:rsidRPr="002E7BC6" w:rsidRDefault="002E7BC6" w:rsidP="002E7BC6">
            <w:pPr>
              <w:spacing w:after="0"/>
              <w:rPr>
                <w:rFonts w:eastAsia="SimSun"/>
                <w:sz w:val="18"/>
                <w:lang w:eastAsia="zh-CN"/>
              </w:rPr>
            </w:pPr>
            <w:r w:rsidRPr="002E7BC6">
              <w:rPr>
                <w:rFonts w:eastAsia="SimSun"/>
                <w:sz w:val="18"/>
                <w:lang w:eastAsia="zh-CN"/>
              </w:rPr>
              <w:t xml:space="preserve">Sales Data Real Time </w:t>
            </w:r>
            <w:r>
              <w:rPr>
                <w:rFonts w:eastAsia="SimSun"/>
                <w:sz w:val="18"/>
                <w:lang w:eastAsia="zh-CN"/>
              </w:rPr>
              <w:br/>
            </w:r>
            <w:r w:rsidRPr="002E7BC6">
              <w:rPr>
                <w:rFonts w:eastAsia="SimSun"/>
                <w:sz w:val="18"/>
                <w:lang w:eastAsia="zh-CN"/>
              </w:rPr>
              <w:t xml:space="preserve">- Data staging to service bus working DB - Transaction Handling - </w:t>
            </w:r>
            <w:proofErr w:type="spellStart"/>
            <w:r w:rsidRPr="002E7BC6">
              <w:rPr>
                <w:rFonts w:eastAsia="SimSun"/>
                <w:sz w:val="18"/>
                <w:lang w:eastAsia="zh-CN"/>
              </w:rPr>
              <w:t>Mitpos</w:t>
            </w:r>
            <w:proofErr w:type="spellEnd"/>
            <w:r w:rsidRPr="002E7BC6">
              <w:rPr>
                <w:rFonts w:eastAsia="SimSun"/>
                <w:sz w:val="18"/>
                <w:lang w:eastAsia="zh-CN"/>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2F200FBF" w14:textId="62D32A07" w:rsidR="002E7BC6" w:rsidRPr="002E7BC6" w:rsidRDefault="002E7BC6" w:rsidP="002E7BC6">
            <w:pPr>
              <w:spacing w:after="0"/>
              <w:jc w:val="center"/>
              <w:rPr>
                <w:rFonts w:eastAsia="SimSun"/>
                <w:sz w:val="18"/>
                <w:lang w:eastAsia="zh-CN"/>
              </w:rPr>
            </w:pPr>
            <w:r w:rsidRPr="002E7BC6">
              <w:rPr>
                <w:rFonts w:eastAsia="SimSun"/>
                <w:sz w:val="18"/>
                <w:lang w:eastAsia="zh-CN"/>
              </w:rPr>
              <w:t>6.7</w:t>
            </w:r>
            <w:r w:rsidR="007E45F6">
              <w:rPr>
                <w:rFonts w:eastAsia="SimSun"/>
                <w:sz w:val="18"/>
                <w:lang w:eastAsia="zh-CN"/>
              </w:rPr>
              <w:t>.5</w:t>
            </w:r>
            <w:r w:rsidR="000E17A3">
              <w:rPr>
                <w:rFonts w:eastAsia="SimSun"/>
                <w:sz w:val="18"/>
                <w:lang w:eastAsia="zh-CN"/>
              </w:rPr>
              <w:t>.1</w:t>
            </w:r>
          </w:p>
        </w:tc>
      </w:tr>
      <w:tr w:rsidR="002E7BC6" w:rsidRPr="002E7BC6" w14:paraId="4ADFC8B3"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7AA39E09"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ESB-SAL-01-04</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71F2BEDF" w14:textId="745B3305" w:rsidR="002E7BC6" w:rsidRPr="002E7BC6" w:rsidRDefault="002E7BC6" w:rsidP="002E7BC6">
            <w:pPr>
              <w:spacing w:after="0"/>
              <w:rPr>
                <w:rFonts w:eastAsia="SimSun"/>
                <w:sz w:val="18"/>
                <w:lang w:eastAsia="zh-CN"/>
              </w:rPr>
            </w:pPr>
            <w:r w:rsidRPr="002E7BC6">
              <w:rPr>
                <w:rFonts w:eastAsia="SimSun"/>
                <w:sz w:val="18"/>
                <w:lang w:eastAsia="zh-CN"/>
              </w:rPr>
              <w:t xml:space="preserve">Sales Data Real Time </w:t>
            </w:r>
            <w:r>
              <w:rPr>
                <w:rFonts w:eastAsia="SimSun"/>
                <w:sz w:val="18"/>
                <w:lang w:eastAsia="zh-CN"/>
              </w:rPr>
              <w:br/>
            </w:r>
            <w:r w:rsidRPr="002E7BC6">
              <w:rPr>
                <w:rFonts w:eastAsia="SimSun"/>
                <w:sz w:val="18"/>
                <w:lang w:eastAsia="zh-CN"/>
              </w:rPr>
              <w:t>- Data staging to service bus working DB - Transaction Handling - Pointsoft</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089157BE" w14:textId="5A003CC3" w:rsidR="002E7BC6" w:rsidRPr="002E7BC6" w:rsidRDefault="002E7BC6" w:rsidP="002E7BC6">
            <w:pPr>
              <w:spacing w:after="0"/>
              <w:jc w:val="center"/>
              <w:rPr>
                <w:rFonts w:eastAsia="SimSun"/>
                <w:sz w:val="18"/>
                <w:lang w:eastAsia="zh-CN"/>
              </w:rPr>
            </w:pPr>
            <w:r w:rsidRPr="002E7BC6">
              <w:rPr>
                <w:rFonts w:eastAsia="SimSun"/>
                <w:sz w:val="18"/>
                <w:lang w:eastAsia="zh-CN"/>
              </w:rPr>
              <w:t>6.7</w:t>
            </w:r>
            <w:r w:rsidR="007E45F6">
              <w:rPr>
                <w:rFonts w:eastAsia="SimSun"/>
                <w:sz w:val="18"/>
                <w:lang w:eastAsia="zh-CN"/>
              </w:rPr>
              <w:t>.5</w:t>
            </w:r>
            <w:r w:rsidR="000E17A3">
              <w:rPr>
                <w:rFonts w:eastAsia="SimSun"/>
                <w:sz w:val="18"/>
                <w:lang w:eastAsia="zh-CN"/>
              </w:rPr>
              <w:t>.1</w:t>
            </w:r>
          </w:p>
        </w:tc>
      </w:tr>
      <w:tr w:rsidR="002E7BC6" w:rsidRPr="002E7BC6" w14:paraId="6458241A"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0623491B"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ESB-SAL-01-05</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5C821042" w14:textId="77777777" w:rsidR="002E7BC6" w:rsidRDefault="002E7BC6" w:rsidP="002E7BC6">
            <w:pPr>
              <w:spacing w:after="0"/>
              <w:rPr>
                <w:rFonts w:eastAsia="SimSun"/>
                <w:sz w:val="18"/>
                <w:lang w:eastAsia="zh-CN"/>
              </w:rPr>
            </w:pPr>
            <w:r w:rsidRPr="002E7BC6">
              <w:rPr>
                <w:rFonts w:eastAsia="SimSun"/>
                <w:sz w:val="18"/>
                <w:lang w:eastAsia="zh-CN"/>
              </w:rPr>
              <w:t xml:space="preserve">Sales Data Real Time </w:t>
            </w:r>
          </w:p>
          <w:p w14:paraId="12B84EA1" w14:textId="6AC0835A" w:rsidR="002E7BC6" w:rsidRPr="002E7BC6" w:rsidRDefault="002E7BC6" w:rsidP="003D2D74">
            <w:pPr>
              <w:spacing w:after="0"/>
              <w:rPr>
                <w:rFonts w:eastAsia="SimSun"/>
                <w:sz w:val="18"/>
                <w:lang w:eastAsia="zh-CN"/>
              </w:rPr>
            </w:pPr>
            <w:r w:rsidRPr="002E7BC6">
              <w:rPr>
                <w:rFonts w:eastAsia="SimSun"/>
                <w:sz w:val="18"/>
                <w:lang w:eastAsia="zh-CN"/>
              </w:rPr>
              <w:t xml:space="preserve">- Update POS Client’s Polling Flag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43AD2458" w14:textId="5627E619" w:rsidR="002E7BC6" w:rsidRPr="002E7BC6" w:rsidRDefault="002E7BC6" w:rsidP="002E7BC6">
            <w:pPr>
              <w:spacing w:after="0"/>
              <w:jc w:val="center"/>
              <w:rPr>
                <w:rFonts w:eastAsia="SimSun"/>
                <w:sz w:val="18"/>
                <w:lang w:eastAsia="zh-CN"/>
              </w:rPr>
            </w:pPr>
            <w:r w:rsidRPr="002E7BC6">
              <w:rPr>
                <w:rFonts w:eastAsia="SimSun"/>
                <w:sz w:val="18"/>
                <w:lang w:eastAsia="zh-CN"/>
              </w:rPr>
              <w:t>6</w:t>
            </w:r>
            <w:r w:rsidR="003D2D74">
              <w:rPr>
                <w:rFonts w:eastAsia="SimSun"/>
                <w:sz w:val="18"/>
                <w:lang w:eastAsia="zh-CN"/>
              </w:rPr>
              <w:t>.7</w:t>
            </w:r>
            <w:r w:rsidR="007E45F6">
              <w:rPr>
                <w:rFonts w:eastAsia="SimSun"/>
                <w:sz w:val="18"/>
                <w:lang w:eastAsia="zh-CN"/>
              </w:rPr>
              <w:t>.5</w:t>
            </w:r>
            <w:r w:rsidR="000E17A3">
              <w:rPr>
                <w:rFonts w:eastAsia="SimSun"/>
                <w:sz w:val="18"/>
                <w:lang w:eastAsia="zh-CN"/>
              </w:rPr>
              <w:t>.1</w:t>
            </w:r>
          </w:p>
        </w:tc>
      </w:tr>
      <w:tr w:rsidR="002E7BC6" w:rsidRPr="002E7BC6" w14:paraId="366998B1"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246DD502"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ESB-SAL-01-06</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6EF4A859" w14:textId="77777777" w:rsidR="002E7BC6" w:rsidRDefault="002E7BC6" w:rsidP="002E7BC6">
            <w:pPr>
              <w:spacing w:after="0"/>
              <w:rPr>
                <w:rFonts w:eastAsia="SimSun"/>
                <w:sz w:val="18"/>
                <w:lang w:eastAsia="zh-CN"/>
              </w:rPr>
            </w:pPr>
            <w:r w:rsidRPr="002E7BC6">
              <w:rPr>
                <w:rFonts w:eastAsia="SimSun"/>
                <w:sz w:val="18"/>
                <w:lang w:eastAsia="zh-CN"/>
              </w:rPr>
              <w:t xml:space="preserve">Sales Data Real Time </w:t>
            </w:r>
          </w:p>
          <w:p w14:paraId="24918638" w14:textId="3AEB4ECD" w:rsidR="002E7BC6" w:rsidRPr="002E7BC6" w:rsidRDefault="002E7BC6" w:rsidP="002E7BC6">
            <w:pPr>
              <w:spacing w:after="0"/>
              <w:rPr>
                <w:rFonts w:eastAsia="SimSun"/>
                <w:sz w:val="18"/>
                <w:lang w:eastAsia="zh-CN"/>
              </w:rPr>
            </w:pPr>
            <w:r w:rsidRPr="002E7BC6">
              <w:rPr>
                <w:rFonts w:eastAsia="SimSun"/>
                <w:sz w:val="18"/>
                <w:lang w:eastAsia="zh-CN"/>
              </w:rPr>
              <w:t xml:space="preserve">- Polling to Staging DB Job Completion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7DD6D9AC" w14:textId="53B31E14" w:rsidR="002E7BC6" w:rsidRPr="002E7BC6" w:rsidRDefault="003D2D74" w:rsidP="002E7BC6">
            <w:pPr>
              <w:spacing w:after="0"/>
              <w:jc w:val="center"/>
              <w:rPr>
                <w:rFonts w:eastAsia="SimSun"/>
                <w:sz w:val="18"/>
                <w:lang w:eastAsia="zh-CN"/>
              </w:rPr>
            </w:pPr>
            <w:r>
              <w:rPr>
                <w:rFonts w:eastAsia="SimSun"/>
                <w:sz w:val="18"/>
                <w:lang w:eastAsia="zh-CN"/>
              </w:rPr>
              <w:t>6.7</w:t>
            </w:r>
            <w:r w:rsidR="007E45F6">
              <w:rPr>
                <w:rFonts w:eastAsia="SimSun"/>
                <w:sz w:val="18"/>
                <w:lang w:eastAsia="zh-CN"/>
              </w:rPr>
              <w:t>.5</w:t>
            </w:r>
            <w:r w:rsidR="000E17A3">
              <w:rPr>
                <w:rFonts w:eastAsia="SimSun"/>
                <w:sz w:val="18"/>
                <w:lang w:eastAsia="zh-CN"/>
              </w:rPr>
              <w:t>.1</w:t>
            </w:r>
          </w:p>
        </w:tc>
      </w:tr>
      <w:tr w:rsidR="002E7BC6" w:rsidRPr="002E7BC6" w14:paraId="525AE2D4"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0C1385DC"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ESB-SAL-02-01</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6490346C" w14:textId="77777777" w:rsidR="002E7BC6" w:rsidRDefault="002E7BC6" w:rsidP="002E7BC6">
            <w:pPr>
              <w:spacing w:after="0"/>
              <w:rPr>
                <w:rFonts w:eastAsia="SimSun"/>
                <w:sz w:val="18"/>
                <w:lang w:eastAsia="zh-CN"/>
              </w:rPr>
            </w:pPr>
            <w:r w:rsidRPr="002E7BC6">
              <w:rPr>
                <w:rFonts w:eastAsia="SimSun"/>
                <w:sz w:val="18"/>
                <w:lang w:eastAsia="zh-CN"/>
              </w:rPr>
              <w:t xml:space="preserve">Sales Data Real Time </w:t>
            </w:r>
          </w:p>
          <w:p w14:paraId="64030E4E" w14:textId="0B38074D" w:rsidR="002E7BC6" w:rsidRPr="002E7BC6" w:rsidRDefault="002E7BC6" w:rsidP="002E7BC6">
            <w:pPr>
              <w:spacing w:after="0"/>
              <w:rPr>
                <w:rFonts w:eastAsia="SimSun"/>
                <w:sz w:val="18"/>
                <w:lang w:eastAsia="zh-CN"/>
              </w:rPr>
            </w:pPr>
            <w:r w:rsidRPr="002E7BC6">
              <w:rPr>
                <w:rFonts w:eastAsia="SimSun"/>
                <w:sz w:val="18"/>
                <w:lang w:eastAsia="zh-CN"/>
              </w:rPr>
              <w:t>- Data Processing to EDW - Check Data Integrity (MIDPOS &amp; POINTSOFT)</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6448A7D1" w14:textId="1C1001BB" w:rsidR="002E7BC6" w:rsidRPr="002E7BC6" w:rsidRDefault="000E17A3" w:rsidP="002E7BC6">
            <w:pPr>
              <w:spacing w:after="0"/>
              <w:jc w:val="center"/>
              <w:rPr>
                <w:rFonts w:eastAsia="SimSun"/>
                <w:sz w:val="18"/>
                <w:lang w:eastAsia="zh-CN"/>
              </w:rPr>
            </w:pPr>
            <w:r>
              <w:rPr>
                <w:rFonts w:eastAsia="SimSun"/>
                <w:sz w:val="18"/>
                <w:lang w:eastAsia="zh-CN"/>
              </w:rPr>
              <w:t>6.8.6.1</w:t>
            </w:r>
          </w:p>
        </w:tc>
      </w:tr>
      <w:tr w:rsidR="002E7BC6" w:rsidRPr="002E7BC6" w14:paraId="2E8DF333"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03BCBA0F"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ESB-SAL-02-02</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7F7CD64E" w14:textId="77777777" w:rsidR="002E7BC6" w:rsidRDefault="002E7BC6" w:rsidP="002E7BC6">
            <w:pPr>
              <w:spacing w:after="0"/>
              <w:rPr>
                <w:rFonts w:eastAsia="SimSun"/>
                <w:sz w:val="18"/>
                <w:lang w:eastAsia="zh-CN"/>
              </w:rPr>
            </w:pPr>
            <w:r w:rsidRPr="002E7BC6">
              <w:rPr>
                <w:rFonts w:eastAsia="SimSun"/>
                <w:sz w:val="18"/>
                <w:lang w:eastAsia="zh-CN"/>
              </w:rPr>
              <w:t xml:space="preserve">Sales Data Real Time </w:t>
            </w:r>
          </w:p>
          <w:p w14:paraId="7A3A7928" w14:textId="73367D85" w:rsidR="002E7BC6" w:rsidRPr="002E7BC6" w:rsidRDefault="002E7BC6" w:rsidP="002E7BC6">
            <w:pPr>
              <w:spacing w:after="0"/>
              <w:rPr>
                <w:rFonts w:eastAsia="SimSun"/>
                <w:sz w:val="18"/>
                <w:lang w:eastAsia="zh-CN"/>
              </w:rPr>
            </w:pPr>
            <w:r w:rsidRPr="002E7BC6">
              <w:rPr>
                <w:rFonts w:eastAsia="SimSun"/>
                <w:sz w:val="18"/>
                <w:lang w:eastAsia="zh-CN"/>
              </w:rPr>
              <w:t>- Data Processing to EDW - Retrieve Table List for Checking (Check_log, Orders</w:t>
            </w:r>
            <w:proofErr w:type="gramStart"/>
            <w:r w:rsidRPr="002E7BC6">
              <w:rPr>
                <w:rFonts w:eastAsia="SimSun"/>
                <w:sz w:val="18"/>
                <w:lang w:eastAsia="zh-CN"/>
              </w:rPr>
              <w:t>..)</w:t>
            </w:r>
            <w:proofErr w:type="gramEnd"/>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3046FE13" w14:textId="2FE74061" w:rsidR="002E7BC6" w:rsidRPr="002E7BC6" w:rsidRDefault="00287795" w:rsidP="002E7BC6">
            <w:pPr>
              <w:spacing w:after="0"/>
              <w:jc w:val="center"/>
              <w:rPr>
                <w:rFonts w:eastAsia="SimSun"/>
                <w:sz w:val="18"/>
                <w:lang w:eastAsia="zh-CN"/>
              </w:rPr>
            </w:pPr>
            <w:r w:rsidRPr="00287795">
              <w:rPr>
                <w:rFonts w:eastAsia="SimSun"/>
                <w:sz w:val="18"/>
                <w:lang w:eastAsia="zh-CN"/>
              </w:rPr>
              <w:t>6.8.6.1</w:t>
            </w:r>
          </w:p>
        </w:tc>
      </w:tr>
      <w:tr w:rsidR="002E7BC6" w:rsidRPr="002E7BC6" w14:paraId="1D929283"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16B7AC45"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ESB-SAL-02-03</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0C7A5C05" w14:textId="77777777" w:rsidR="002E7BC6" w:rsidRDefault="002E7BC6" w:rsidP="002E7BC6">
            <w:pPr>
              <w:spacing w:after="0"/>
              <w:rPr>
                <w:rFonts w:eastAsia="SimSun"/>
                <w:sz w:val="18"/>
                <w:lang w:eastAsia="zh-CN"/>
              </w:rPr>
            </w:pPr>
            <w:r w:rsidRPr="002E7BC6">
              <w:rPr>
                <w:rFonts w:eastAsia="SimSun"/>
                <w:sz w:val="18"/>
                <w:lang w:eastAsia="zh-CN"/>
              </w:rPr>
              <w:t xml:space="preserve">Sales Data Real Time </w:t>
            </w:r>
          </w:p>
          <w:p w14:paraId="1F588426" w14:textId="323F269C" w:rsidR="002E7BC6" w:rsidRPr="002E7BC6" w:rsidRDefault="002E7BC6" w:rsidP="002E7BC6">
            <w:pPr>
              <w:spacing w:after="0"/>
              <w:rPr>
                <w:rFonts w:eastAsia="SimSun"/>
                <w:sz w:val="18"/>
                <w:lang w:eastAsia="zh-CN"/>
              </w:rPr>
            </w:pPr>
            <w:r>
              <w:rPr>
                <w:rFonts w:eastAsia="SimSun"/>
                <w:sz w:val="18"/>
                <w:lang w:eastAsia="zh-CN"/>
              </w:rPr>
              <w:lastRenderedPageBreak/>
              <w:t xml:space="preserve"> </w:t>
            </w:r>
            <w:r w:rsidRPr="002E7BC6">
              <w:rPr>
                <w:rFonts w:eastAsia="SimSun"/>
                <w:sz w:val="18"/>
                <w:lang w:eastAsia="zh-CN"/>
              </w:rPr>
              <w:t xml:space="preserve">- Data Processing to EDW - Send Data to EDW after verification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21D2584F" w14:textId="6D8C06A1" w:rsidR="002E7BC6" w:rsidRPr="002E7BC6" w:rsidRDefault="00287795" w:rsidP="002E7BC6">
            <w:pPr>
              <w:spacing w:after="0"/>
              <w:jc w:val="center"/>
              <w:rPr>
                <w:rFonts w:eastAsia="SimSun"/>
                <w:sz w:val="18"/>
                <w:lang w:eastAsia="zh-CN"/>
              </w:rPr>
            </w:pPr>
            <w:r w:rsidRPr="00287795">
              <w:rPr>
                <w:rFonts w:eastAsia="SimSun"/>
                <w:sz w:val="18"/>
                <w:lang w:eastAsia="zh-CN"/>
              </w:rPr>
              <w:lastRenderedPageBreak/>
              <w:t>6.8.6.1</w:t>
            </w:r>
          </w:p>
        </w:tc>
      </w:tr>
      <w:tr w:rsidR="002E7BC6" w:rsidRPr="002E7BC6" w14:paraId="706816E0"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1B0B6DD4" w14:textId="77777777" w:rsidR="002E7BC6" w:rsidRPr="002E7BC6" w:rsidRDefault="002E7BC6" w:rsidP="002E7BC6">
            <w:pPr>
              <w:spacing w:after="0"/>
              <w:jc w:val="both"/>
              <w:rPr>
                <w:rFonts w:eastAsia="SimSun"/>
                <w:sz w:val="18"/>
                <w:lang w:eastAsia="zh-CN"/>
              </w:rPr>
            </w:pPr>
            <w:r w:rsidRPr="002E7BC6">
              <w:rPr>
                <w:rFonts w:eastAsia="SimSun"/>
                <w:sz w:val="18"/>
                <w:lang w:eastAsia="zh-CN"/>
              </w:rPr>
              <w:lastRenderedPageBreak/>
              <w:t>ESB-SAL-02-04</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3BB90F41" w14:textId="77777777" w:rsidR="002E7BC6" w:rsidRDefault="002E7BC6" w:rsidP="002E7BC6">
            <w:pPr>
              <w:spacing w:after="0"/>
              <w:rPr>
                <w:rFonts w:eastAsia="SimSun"/>
                <w:sz w:val="18"/>
                <w:lang w:eastAsia="zh-CN"/>
              </w:rPr>
            </w:pPr>
            <w:r w:rsidRPr="002E7BC6">
              <w:rPr>
                <w:rFonts w:eastAsia="SimSun"/>
                <w:sz w:val="18"/>
                <w:lang w:eastAsia="zh-CN"/>
              </w:rPr>
              <w:t xml:space="preserve">Sales Data Real Time </w:t>
            </w:r>
          </w:p>
          <w:p w14:paraId="2081275F" w14:textId="458B0F9F" w:rsidR="002E7BC6" w:rsidRPr="002E7BC6" w:rsidRDefault="002E7BC6" w:rsidP="002E7BC6">
            <w:pPr>
              <w:spacing w:after="0"/>
              <w:rPr>
                <w:rFonts w:eastAsia="SimSun"/>
                <w:sz w:val="18"/>
                <w:lang w:eastAsia="zh-CN"/>
              </w:rPr>
            </w:pPr>
            <w:r w:rsidRPr="002E7BC6">
              <w:rPr>
                <w:rFonts w:eastAsia="SimSun"/>
                <w:sz w:val="18"/>
                <w:lang w:eastAsia="zh-CN"/>
              </w:rPr>
              <w:t xml:space="preserve">- Data Processing to EDW - Exceptional Handling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15D03AAF" w14:textId="6C117687" w:rsidR="002E7BC6" w:rsidRPr="002E7BC6" w:rsidRDefault="000E17A3" w:rsidP="002E7BC6">
            <w:pPr>
              <w:spacing w:after="0"/>
              <w:jc w:val="center"/>
              <w:rPr>
                <w:rFonts w:eastAsia="SimSun"/>
                <w:sz w:val="18"/>
                <w:lang w:eastAsia="zh-CN"/>
              </w:rPr>
            </w:pPr>
            <w:r w:rsidRPr="00287795">
              <w:rPr>
                <w:rFonts w:eastAsia="SimSun"/>
                <w:sz w:val="18"/>
                <w:lang w:eastAsia="zh-CN"/>
              </w:rPr>
              <w:t>6.8.6.1</w:t>
            </w:r>
          </w:p>
        </w:tc>
      </w:tr>
      <w:tr w:rsidR="00C22FE5" w:rsidRPr="00D57A80" w14:paraId="18C54AA8"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64427E44" w14:textId="77777777" w:rsidR="002E7BC6" w:rsidRPr="00D57A80" w:rsidRDefault="002E7BC6" w:rsidP="002E7BC6">
            <w:pPr>
              <w:spacing w:after="0"/>
              <w:jc w:val="both"/>
              <w:rPr>
                <w:rFonts w:eastAsia="SimSun"/>
                <w:sz w:val="18"/>
                <w:lang w:eastAsia="zh-CN"/>
              </w:rPr>
            </w:pPr>
            <w:r w:rsidRPr="00D57A80">
              <w:rPr>
                <w:rFonts w:eastAsia="SimSun"/>
                <w:sz w:val="18"/>
                <w:lang w:eastAsia="zh-CN"/>
              </w:rPr>
              <w:t>ESB-SAL-02-05</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02E32CE5" w14:textId="77777777" w:rsidR="002E7BC6" w:rsidRPr="00D57A80" w:rsidRDefault="002E7BC6" w:rsidP="002E7BC6">
            <w:pPr>
              <w:spacing w:after="0"/>
              <w:rPr>
                <w:rFonts w:eastAsia="SimSun"/>
                <w:sz w:val="18"/>
                <w:lang w:eastAsia="zh-CN"/>
              </w:rPr>
            </w:pPr>
            <w:r w:rsidRPr="00D57A80">
              <w:rPr>
                <w:rFonts w:eastAsia="SimSun"/>
                <w:sz w:val="18"/>
                <w:lang w:eastAsia="zh-CN"/>
              </w:rPr>
              <w:t xml:space="preserve">Sales Data Real Time </w:t>
            </w:r>
          </w:p>
          <w:p w14:paraId="65F2F04F" w14:textId="603DF068" w:rsidR="002E7BC6" w:rsidRPr="00D57A80" w:rsidRDefault="002E7BC6" w:rsidP="002E7BC6">
            <w:pPr>
              <w:spacing w:after="0"/>
              <w:rPr>
                <w:rFonts w:eastAsia="SimSun"/>
                <w:sz w:val="18"/>
                <w:lang w:eastAsia="zh-CN"/>
              </w:rPr>
            </w:pPr>
            <w:r w:rsidRPr="00D57A80">
              <w:rPr>
                <w:rFonts w:eastAsia="SimSun"/>
                <w:sz w:val="18"/>
                <w:lang w:eastAsia="zh-CN"/>
              </w:rPr>
              <w:t xml:space="preserve">- Data Processing to EDW - Data Send Block by Block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6DBEF778" w14:textId="77777777" w:rsidR="002E7BC6" w:rsidRPr="00D57A80" w:rsidRDefault="000E17A3" w:rsidP="002E7BC6">
            <w:pPr>
              <w:spacing w:after="0"/>
              <w:jc w:val="center"/>
              <w:rPr>
                <w:rFonts w:eastAsia="SimSun"/>
                <w:sz w:val="18"/>
                <w:lang w:eastAsia="zh-CN"/>
              </w:rPr>
            </w:pPr>
            <w:r w:rsidRPr="00D57A80">
              <w:rPr>
                <w:rFonts w:eastAsia="SimSun"/>
                <w:sz w:val="18"/>
                <w:lang w:eastAsia="zh-CN"/>
              </w:rPr>
              <w:t>Technical</w:t>
            </w:r>
          </w:p>
          <w:p w14:paraId="33F9FF56" w14:textId="7D08384D" w:rsidR="000E17A3" w:rsidRPr="00D57A80" w:rsidRDefault="000E17A3" w:rsidP="002E7BC6">
            <w:pPr>
              <w:spacing w:after="0"/>
              <w:jc w:val="center"/>
              <w:rPr>
                <w:rFonts w:eastAsia="SimSun"/>
                <w:sz w:val="18"/>
                <w:lang w:eastAsia="zh-CN"/>
              </w:rPr>
            </w:pPr>
            <w:r w:rsidRPr="00D57A80">
              <w:rPr>
                <w:rFonts w:eastAsia="SimSun"/>
                <w:sz w:val="18"/>
                <w:lang w:eastAsia="zh-CN"/>
              </w:rPr>
              <w:t>Spec.</w:t>
            </w:r>
          </w:p>
        </w:tc>
      </w:tr>
      <w:tr w:rsidR="002E7BC6" w:rsidRPr="002E7BC6" w14:paraId="608F974F"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63CDBC49" w14:textId="5228A9D5" w:rsidR="002E7BC6" w:rsidRPr="002E7BC6" w:rsidRDefault="002E7BC6" w:rsidP="002E7BC6">
            <w:pPr>
              <w:spacing w:after="0"/>
              <w:jc w:val="both"/>
              <w:rPr>
                <w:rFonts w:eastAsia="SimSun"/>
                <w:sz w:val="18"/>
                <w:lang w:eastAsia="zh-CN"/>
              </w:rPr>
            </w:pPr>
            <w:r w:rsidRPr="002E7BC6">
              <w:rPr>
                <w:rFonts w:eastAsia="SimSun"/>
                <w:sz w:val="18"/>
                <w:lang w:eastAsia="zh-CN"/>
              </w:rPr>
              <w:t>ESB-SAL-02-06</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433CADDC" w14:textId="77777777" w:rsidR="002E7BC6" w:rsidRDefault="002E7BC6" w:rsidP="002E7BC6">
            <w:pPr>
              <w:spacing w:after="0"/>
              <w:rPr>
                <w:rFonts w:eastAsia="SimSun"/>
                <w:sz w:val="18"/>
                <w:lang w:eastAsia="zh-CN"/>
              </w:rPr>
            </w:pPr>
            <w:r w:rsidRPr="002E7BC6">
              <w:rPr>
                <w:rFonts w:eastAsia="SimSun"/>
                <w:sz w:val="18"/>
                <w:lang w:eastAsia="zh-CN"/>
              </w:rPr>
              <w:t xml:space="preserve">Sales Data Real Time </w:t>
            </w:r>
          </w:p>
          <w:p w14:paraId="66BD31A1" w14:textId="09E6A6DE" w:rsidR="002E7BC6" w:rsidRPr="002E7BC6" w:rsidRDefault="002E7BC6" w:rsidP="002E7BC6">
            <w:pPr>
              <w:spacing w:after="0"/>
              <w:rPr>
                <w:rFonts w:eastAsia="SimSun"/>
                <w:sz w:val="18"/>
                <w:lang w:eastAsia="zh-CN"/>
              </w:rPr>
            </w:pPr>
            <w:r w:rsidRPr="002E7BC6">
              <w:rPr>
                <w:rFonts w:eastAsia="SimSun"/>
                <w:sz w:val="18"/>
                <w:lang w:eastAsia="zh-CN"/>
              </w:rPr>
              <w:t xml:space="preserve">- Data Processing to EDW Job Completion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0325EA06" w14:textId="3BD17F93" w:rsidR="002E7BC6" w:rsidRPr="002E7BC6" w:rsidRDefault="000E17A3" w:rsidP="002E7BC6">
            <w:pPr>
              <w:spacing w:after="0"/>
              <w:jc w:val="center"/>
              <w:rPr>
                <w:rFonts w:eastAsia="SimSun"/>
                <w:sz w:val="18"/>
                <w:lang w:eastAsia="zh-CN"/>
              </w:rPr>
            </w:pPr>
            <w:r w:rsidRPr="00287795">
              <w:rPr>
                <w:rFonts w:eastAsia="SimSun"/>
                <w:sz w:val="18"/>
                <w:lang w:eastAsia="zh-CN"/>
              </w:rPr>
              <w:t>6.8.6.1</w:t>
            </w:r>
          </w:p>
        </w:tc>
      </w:tr>
      <w:tr w:rsidR="002E7BC6" w:rsidRPr="002E7BC6" w14:paraId="0438EBA2"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7FAC9534"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ESB-SAL-03-01</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513E424B" w14:textId="77777777" w:rsidR="002E7BC6" w:rsidRDefault="002E7BC6" w:rsidP="002E7BC6">
            <w:pPr>
              <w:spacing w:after="0"/>
              <w:rPr>
                <w:rFonts w:eastAsia="SimSun"/>
                <w:sz w:val="18"/>
                <w:lang w:eastAsia="zh-CN"/>
              </w:rPr>
            </w:pPr>
            <w:r w:rsidRPr="002E7BC6">
              <w:rPr>
                <w:rFonts w:eastAsia="SimSun"/>
                <w:sz w:val="18"/>
                <w:lang w:eastAsia="zh-CN"/>
              </w:rPr>
              <w:t>POS Client EOD Triggering</w:t>
            </w:r>
          </w:p>
          <w:p w14:paraId="1AE4E521"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5A36D291" w14:textId="59AB71E3" w:rsidR="002E7BC6" w:rsidRPr="002E7BC6" w:rsidRDefault="0016525C" w:rsidP="002E7BC6">
            <w:pPr>
              <w:spacing w:after="0"/>
              <w:jc w:val="center"/>
              <w:rPr>
                <w:rFonts w:eastAsia="SimSun"/>
                <w:sz w:val="18"/>
                <w:lang w:eastAsia="zh-CN"/>
              </w:rPr>
            </w:pPr>
            <w:r>
              <w:rPr>
                <w:rFonts w:eastAsia="SimSun"/>
                <w:sz w:val="18"/>
                <w:lang w:eastAsia="zh-CN"/>
              </w:rPr>
              <w:t>6.8.4.1</w:t>
            </w:r>
          </w:p>
        </w:tc>
      </w:tr>
      <w:tr w:rsidR="0016525C" w:rsidRPr="002E7BC6" w14:paraId="6EBC4E09"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16B448FF" w14:textId="77777777" w:rsidR="0016525C" w:rsidRPr="002E7BC6" w:rsidRDefault="0016525C" w:rsidP="0016525C">
            <w:pPr>
              <w:spacing w:after="0"/>
              <w:jc w:val="both"/>
              <w:rPr>
                <w:rFonts w:eastAsia="SimSun"/>
                <w:sz w:val="18"/>
                <w:lang w:eastAsia="zh-CN"/>
              </w:rPr>
            </w:pPr>
            <w:r w:rsidRPr="002E7BC6">
              <w:rPr>
                <w:rFonts w:eastAsia="SimSun"/>
                <w:sz w:val="18"/>
                <w:lang w:eastAsia="zh-CN"/>
              </w:rPr>
              <w:t>ESB-SAL-03-02</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6477567F" w14:textId="77777777" w:rsidR="0016525C" w:rsidRDefault="0016525C" w:rsidP="0016525C">
            <w:pPr>
              <w:spacing w:after="0"/>
              <w:rPr>
                <w:rFonts w:eastAsia="SimSun"/>
                <w:sz w:val="18"/>
                <w:lang w:eastAsia="zh-CN"/>
              </w:rPr>
            </w:pPr>
            <w:r w:rsidRPr="002E7BC6">
              <w:rPr>
                <w:rFonts w:eastAsia="SimSun"/>
                <w:sz w:val="18"/>
                <w:lang w:eastAsia="zh-CN"/>
              </w:rPr>
              <w:t xml:space="preserve">POS Client EOD Monitoring </w:t>
            </w:r>
          </w:p>
          <w:p w14:paraId="1D611962" w14:textId="77777777" w:rsidR="0016525C" w:rsidRPr="002E7BC6" w:rsidRDefault="0016525C" w:rsidP="0016525C">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311787AA" w14:textId="73DE30CF" w:rsidR="0016525C" w:rsidRPr="002E7BC6" w:rsidRDefault="0016525C" w:rsidP="0016525C">
            <w:pPr>
              <w:spacing w:after="0"/>
              <w:jc w:val="center"/>
              <w:rPr>
                <w:rFonts w:eastAsia="SimSun"/>
                <w:sz w:val="18"/>
                <w:lang w:eastAsia="zh-CN"/>
              </w:rPr>
            </w:pPr>
            <w:r w:rsidRPr="003208FC">
              <w:rPr>
                <w:rFonts w:eastAsia="SimSun"/>
                <w:sz w:val="18"/>
                <w:lang w:eastAsia="zh-CN"/>
              </w:rPr>
              <w:t>6.8.4.1</w:t>
            </w:r>
          </w:p>
        </w:tc>
      </w:tr>
      <w:tr w:rsidR="0016525C" w:rsidRPr="002E7BC6" w14:paraId="7F3995F2"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490AA1D6" w14:textId="77777777" w:rsidR="0016525C" w:rsidRPr="002E7BC6" w:rsidRDefault="0016525C" w:rsidP="0016525C">
            <w:pPr>
              <w:spacing w:after="0"/>
              <w:jc w:val="both"/>
              <w:rPr>
                <w:rFonts w:eastAsia="SimSun"/>
                <w:sz w:val="18"/>
                <w:lang w:eastAsia="zh-CN"/>
              </w:rPr>
            </w:pPr>
            <w:r w:rsidRPr="002E7BC6">
              <w:rPr>
                <w:rFonts w:eastAsia="SimSun"/>
                <w:sz w:val="18"/>
                <w:lang w:eastAsia="zh-CN"/>
              </w:rPr>
              <w:t>ESB-SAL-03-03</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76E90525" w14:textId="77777777" w:rsidR="0016525C" w:rsidRDefault="0016525C" w:rsidP="0016525C">
            <w:pPr>
              <w:spacing w:after="0"/>
              <w:rPr>
                <w:rFonts w:eastAsia="SimSun"/>
                <w:sz w:val="18"/>
                <w:lang w:eastAsia="zh-CN"/>
              </w:rPr>
            </w:pPr>
            <w:r w:rsidRPr="002E7BC6">
              <w:rPr>
                <w:rFonts w:eastAsia="SimSun"/>
                <w:sz w:val="18"/>
                <w:lang w:eastAsia="zh-CN"/>
              </w:rPr>
              <w:t xml:space="preserve">POS Client EOD Data Process - Download all History Tables </w:t>
            </w:r>
          </w:p>
          <w:p w14:paraId="37EF5E3E" w14:textId="77777777" w:rsidR="0016525C" w:rsidRPr="002E7BC6" w:rsidRDefault="0016525C" w:rsidP="0016525C">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74FF3FA5" w14:textId="51521510" w:rsidR="0016525C" w:rsidRPr="002E7BC6" w:rsidRDefault="0016525C" w:rsidP="0016525C">
            <w:pPr>
              <w:spacing w:after="0"/>
              <w:jc w:val="center"/>
              <w:rPr>
                <w:rFonts w:eastAsia="SimSun"/>
                <w:sz w:val="18"/>
                <w:lang w:eastAsia="zh-CN"/>
              </w:rPr>
            </w:pPr>
            <w:r w:rsidRPr="003208FC">
              <w:rPr>
                <w:rFonts w:eastAsia="SimSun"/>
                <w:sz w:val="18"/>
                <w:lang w:eastAsia="zh-CN"/>
              </w:rPr>
              <w:t>6.8.4.1</w:t>
            </w:r>
          </w:p>
        </w:tc>
      </w:tr>
      <w:tr w:rsidR="0016525C" w:rsidRPr="002E7BC6" w14:paraId="50F97393"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5F3A729A" w14:textId="77777777" w:rsidR="0016525C" w:rsidRPr="002E7BC6" w:rsidRDefault="0016525C" w:rsidP="0016525C">
            <w:pPr>
              <w:spacing w:after="0"/>
              <w:jc w:val="both"/>
              <w:rPr>
                <w:rFonts w:eastAsia="SimSun"/>
                <w:sz w:val="18"/>
                <w:lang w:eastAsia="zh-CN"/>
              </w:rPr>
            </w:pPr>
            <w:r w:rsidRPr="002E7BC6">
              <w:rPr>
                <w:rFonts w:eastAsia="SimSun"/>
                <w:sz w:val="18"/>
                <w:lang w:eastAsia="zh-CN"/>
              </w:rPr>
              <w:t>ESB-SAL-03-04</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5DF40ECF" w14:textId="77777777" w:rsidR="0016525C" w:rsidRDefault="0016525C" w:rsidP="0016525C">
            <w:pPr>
              <w:spacing w:after="0"/>
              <w:rPr>
                <w:rFonts w:eastAsia="SimSun"/>
                <w:sz w:val="18"/>
                <w:lang w:eastAsia="zh-CN"/>
              </w:rPr>
            </w:pPr>
            <w:r w:rsidRPr="002E7BC6">
              <w:rPr>
                <w:rFonts w:eastAsia="SimSun"/>
                <w:sz w:val="18"/>
                <w:lang w:eastAsia="zh-CN"/>
              </w:rPr>
              <w:t xml:space="preserve">POS Client EOD Data Process - Update Synchronization Status </w:t>
            </w:r>
          </w:p>
          <w:p w14:paraId="604B6A5D" w14:textId="77777777" w:rsidR="0016525C" w:rsidRPr="002E7BC6" w:rsidRDefault="0016525C" w:rsidP="0016525C">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483C6B9E" w14:textId="5441B2B4" w:rsidR="0016525C" w:rsidRPr="002E7BC6" w:rsidRDefault="0016525C" w:rsidP="0016525C">
            <w:pPr>
              <w:spacing w:after="0"/>
              <w:jc w:val="center"/>
              <w:rPr>
                <w:rFonts w:eastAsia="SimSun"/>
                <w:sz w:val="18"/>
                <w:lang w:eastAsia="zh-CN"/>
              </w:rPr>
            </w:pPr>
            <w:r w:rsidRPr="003208FC">
              <w:rPr>
                <w:rFonts w:eastAsia="SimSun"/>
                <w:sz w:val="18"/>
                <w:lang w:eastAsia="zh-CN"/>
              </w:rPr>
              <w:t>6.8.4.1</w:t>
            </w:r>
          </w:p>
        </w:tc>
      </w:tr>
      <w:tr w:rsidR="0016525C" w:rsidRPr="002E7BC6" w14:paraId="4E09112E"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0CD3ACD1" w14:textId="77777777" w:rsidR="0016525C" w:rsidRPr="002E7BC6" w:rsidRDefault="0016525C" w:rsidP="0016525C">
            <w:pPr>
              <w:spacing w:after="0"/>
              <w:jc w:val="both"/>
              <w:rPr>
                <w:rFonts w:eastAsia="SimSun"/>
                <w:sz w:val="18"/>
                <w:lang w:eastAsia="zh-CN"/>
              </w:rPr>
            </w:pPr>
            <w:r w:rsidRPr="002E7BC6">
              <w:rPr>
                <w:rFonts w:eastAsia="SimSun"/>
                <w:sz w:val="18"/>
                <w:lang w:eastAsia="zh-CN"/>
              </w:rPr>
              <w:t>ESB-SAL-03-05</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170CB7CE" w14:textId="77777777" w:rsidR="0016525C" w:rsidRDefault="0016525C" w:rsidP="0016525C">
            <w:pPr>
              <w:spacing w:after="0"/>
              <w:rPr>
                <w:rFonts w:eastAsia="SimSun"/>
                <w:sz w:val="18"/>
                <w:lang w:eastAsia="zh-CN"/>
              </w:rPr>
            </w:pPr>
            <w:r w:rsidRPr="002E7BC6">
              <w:rPr>
                <w:rFonts w:eastAsia="SimSun"/>
                <w:sz w:val="18"/>
                <w:lang w:eastAsia="zh-CN"/>
              </w:rPr>
              <w:t>POS Client EOD Process Job Summary</w:t>
            </w:r>
          </w:p>
          <w:p w14:paraId="2F997C4F" w14:textId="77777777" w:rsidR="0016525C" w:rsidRPr="002E7BC6" w:rsidRDefault="0016525C" w:rsidP="0016525C">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2E42A6E3" w14:textId="5C0E41DE" w:rsidR="0016525C" w:rsidRPr="002E7BC6" w:rsidRDefault="0016525C" w:rsidP="0016525C">
            <w:pPr>
              <w:spacing w:after="0"/>
              <w:jc w:val="center"/>
              <w:rPr>
                <w:rFonts w:eastAsia="SimSun"/>
                <w:sz w:val="18"/>
                <w:lang w:eastAsia="zh-CN"/>
              </w:rPr>
            </w:pPr>
            <w:r w:rsidRPr="003208FC">
              <w:rPr>
                <w:rFonts w:eastAsia="SimSun"/>
                <w:sz w:val="18"/>
                <w:lang w:eastAsia="zh-CN"/>
              </w:rPr>
              <w:t>6.8.4.1</w:t>
            </w:r>
          </w:p>
        </w:tc>
      </w:tr>
      <w:tr w:rsidR="0016525C" w:rsidRPr="002E7BC6" w14:paraId="27F450CE"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4CE4ECD3" w14:textId="77777777" w:rsidR="0016525C" w:rsidRPr="002E7BC6" w:rsidRDefault="0016525C" w:rsidP="0016525C">
            <w:pPr>
              <w:spacing w:after="0"/>
              <w:jc w:val="both"/>
              <w:rPr>
                <w:rFonts w:eastAsia="SimSun"/>
                <w:sz w:val="18"/>
                <w:lang w:eastAsia="zh-CN"/>
              </w:rPr>
            </w:pPr>
            <w:r w:rsidRPr="002E7BC6">
              <w:rPr>
                <w:rFonts w:eastAsia="SimSun"/>
                <w:sz w:val="18"/>
                <w:lang w:eastAsia="zh-CN"/>
              </w:rPr>
              <w:t>ESB-SAL-04-01</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709C533C" w14:textId="77777777" w:rsidR="0016525C" w:rsidRDefault="0016525C" w:rsidP="0016525C">
            <w:pPr>
              <w:spacing w:after="0"/>
              <w:rPr>
                <w:rFonts w:eastAsia="SimSun"/>
                <w:sz w:val="18"/>
                <w:lang w:eastAsia="zh-CN"/>
              </w:rPr>
            </w:pPr>
            <w:r w:rsidRPr="002E7BC6">
              <w:rPr>
                <w:rFonts w:eastAsia="SimSun"/>
                <w:sz w:val="18"/>
                <w:lang w:eastAsia="zh-CN"/>
              </w:rPr>
              <w:t xml:space="preserve">POS Client EOD Data Process </w:t>
            </w:r>
          </w:p>
          <w:p w14:paraId="055E2FB3" w14:textId="744F9EF0" w:rsidR="0016525C" w:rsidRPr="002E7BC6" w:rsidRDefault="0016525C" w:rsidP="0016525C">
            <w:pPr>
              <w:spacing w:after="0"/>
              <w:rPr>
                <w:rFonts w:eastAsia="SimSun"/>
                <w:sz w:val="18"/>
                <w:lang w:eastAsia="zh-CN"/>
              </w:rPr>
            </w:pPr>
            <w:r w:rsidRPr="002E7BC6">
              <w:rPr>
                <w:rFonts w:eastAsia="SimSun"/>
                <w:sz w:val="18"/>
                <w:lang w:eastAsia="zh-CN"/>
              </w:rPr>
              <w:t>- Data Processing to EDW - DB-to-DB copy to EDW Staging Table</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09589FBA" w14:textId="0DD19BF5" w:rsidR="0016525C" w:rsidRPr="002E7BC6" w:rsidRDefault="000E17A3" w:rsidP="0016525C">
            <w:pPr>
              <w:spacing w:after="0"/>
              <w:jc w:val="center"/>
              <w:rPr>
                <w:rFonts w:eastAsia="SimSun"/>
                <w:sz w:val="18"/>
                <w:lang w:eastAsia="zh-CN"/>
              </w:rPr>
            </w:pPr>
            <w:r>
              <w:rPr>
                <w:rFonts w:eastAsia="SimSun"/>
                <w:sz w:val="18"/>
                <w:lang w:eastAsia="zh-CN"/>
              </w:rPr>
              <w:t>6.8.6.1</w:t>
            </w:r>
          </w:p>
        </w:tc>
      </w:tr>
      <w:tr w:rsidR="0016525C" w:rsidRPr="002E7BC6" w14:paraId="24F27EAB"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62CCA515" w14:textId="77777777" w:rsidR="0016525C" w:rsidRPr="002E7BC6" w:rsidRDefault="0016525C" w:rsidP="0016525C">
            <w:pPr>
              <w:spacing w:after="0"/>
              <w:jc w:val="both"/>
              <w:rPr>
                <w:rFonts w:eastAsia="SimSun"/>
                <w:sz w:val="18"/>
                <w:lang w:eastAsia="zh-CN"/>
              </w:rPr>
            </w:pPr>
            <w:r w:rsidRPr="002E7BC6">
              <w:rPr>
                <w:rFonts w:eastAsia="SimSun"/>
                <w:sz w:val="18"/>
                <w:lang w:eastAsia="zh-CN"/>
              </w:rPr>
              <w:t>ESB-SAL-04-02</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2D914D95" w14:textId="77777777" w:rsidR="0016525C" w:rsidRDefault="0016525C" w:rsidP="0016525C">
            <w:pPr>
              <w:spacing w:after="0"/>
              <w:rPr>
                <w:rFonts w:eastAsia="SimSun"/>
                <w:sz w:val="18"/>
                <w:lang w:eastAsia="zh-CN"/>
              </w:rPr>
            </w:pPr>
            <w:r w:rsidRPr="002E7BC6">
              <w:rPr>
                <w:rFonts w:eastAsia="SimSun"/>
                <w:sz w:val="18"/>
                <w:lang w:eastAsia="zh-CN"/>
              </w:rPr>
              <w:t xml:space="preserve">POS Client EOD Data Process </w:t>
            </w:r>
          </w:p>
          <w:p w14:paraId="5FE603F3" w14:textId="2C7C6D76" w:rsidR="0016525C" w:rsidRPr="002E7BC6" w:rsidRDefault="0016525C" w:rsidP="0016525C">
            <w:pPr>
              <w:spacing w:after="0"/>
              <w:rPr>
                <w:rFonts w:eastAsia="SimSun"/>
                <w:sz w:val="18"/>
                <w:lang w:eastAsia="zh-CN"/>
              </w:rPr>
            </w:pPr>
            <w:r w:rsidRPr="002E7BC6">
              <w:rPr>
                <w:rFonts w:eastAsia="SimSun"/>
                <w:sz w:val="18"/>
                <w:lang w:eastAsia="zh-CN"/>
              </w:rPr>
              <w:t xml:space="preserve">- Data Processing to EDW - Multiple Business Date Handling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16325BA5" w14:textId="06AB3B23" w:rsidR="0016525C" w:rsidRPr="002E7BC6" w:rsidRDefault="000E17A3" w:rsidP="0016525C">
            <w:pPr>
              <w:spacing w:after="0"/>
              <w:jc w:val="center"/>
              <w:rPr>
                <w:rFonts w:eastAsia="SimSun"/>
                <w:sz w:val="18"/>
                <w:lang w:eastAsia="zh-CN"/>
              </w:rPr>
            </w:pPr>
            <w:r>
              <w:rPr>
                <w:rFonts w:eastAsia="SimSun"/>
                <w:sz w:val="18"/>
                <w:lang w:eastAsia="zh-CN"/>
              </w:rPr>
              <w:t>6.8.6.1</w:t>
            </w:r>
          </w:p>
        </w:tc>
      </w:tr>
      <w:tr w:rsidR="0016525C" w:rsidRPr="002E7BC6" w14:paraId="6C142C1F"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05F222AB" w14:textId="77777777" w:rsidR="0016525C" w:rsidRPr="002E7BC6" w:rsidRDefault="0016525C" w:rsidP="0016525C">
            <w:pPr>
              <w:spacing w:after="0"/>
              <w:jc w:val="both"/>
              <w:rPr>
                <w:rFonts w:eastAsia="SimSun"/>
                <w:sz w:val="18"/>
                <w:lang w:eastAsia="zh-CN"/>
              </w:rPr>
            </w:pPr>
            <w:r w:rsidRPr="002E7BC6">
              <w:rPr>
                <w:rFonts w:eastAsia="SimSun"/>
                <w:sz w:val="18"/>
                <w:lang w:eastAsia="zh-CN"/>
              </w:rPr>
              <w:t>ESB-SAL-04-03</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3C8013C5" w14:textId="77777777" w:rsidR="0016525C" w:rsidRDefault="0016525C" w:rsidP="0016525C">
            <w:pPr>
              <w:spacing w:after="0"/>
              <w:rPr>
                <w:rFonts w:eastAsia="SimSun"/>
                <w:sz w:val="18"/>
                <w:lang w:eastAsia="zh-CN"/>
              </w:rPr>
            </w:pPr>
            <w:r w:rsidRPr="002E7BC6">
              <w:rPr>
                <w:rFonts w:eastAsia="SimSun"/>
                <w:sz w:val="18"/>
                <w:lang w:eastAsia="zh-CN"/>
              </w:rPr>
              <w:t xml:space="preserve">POS Client EOD Data Process </w:t>
            </w:r>
          </w:p>
          <w:p w14:paraId="3528A49B" w14:textId="1883467C" w:rsidR="0016525C" w:rsidRPr="002E7BC6" w:rsidRDefault="0016525C" w:rsidP="0016525C">
            <w:pPr>
              <w:spacing w:after="0"/>
              <w:rPr>
                <w:rFonts w:eastAsia="SimSun"/>
                <w:sz w:val="18"/>
                <w:lang w:eastAsia="zh-CN"/>
              </w:rPr>
            </w:pPr>
            <w:r w:rsidRPr="002E7BC6">
              <w:rPr>
                <w:rFonts w:eastAsia="SimSun"/>
                <w:sz w:val="18"/>
                <w:lang w:eastAsia="zh-CN"/>
              </w:rPr>
              <w:t>- Data Processing to EDW - Validation Check</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733FA7C5" w14:textId="44D919BE" w:rsidR="0016525C" w:rsidRPr="002E7BC6" w:rsidRDefault="000E17A3" w:rsidP="0016525C">
            <w:pPr>
              <w:spacing w:after="0"/>
              <w:jc w:val="center"/>
              <w:rPr>
                <w:rFonts w:eastAsia="SimSun"/>
                <w:sz w:val="18"/>
                <w:lang w:eastAsia="zh-CN"/>
              </w:rPr>
            </w:pPr>
            <w:r>
              <w:rPr>
                <w:rFonts w:eastAsia="SimSun"/>
                <w:sz w:val="18"/>
                <w:lang w:eastAsia="zh-CN"/>
              </w:rPr>
              <w:t>6.8.6.1</w:t>
            </w:r>
          </w:p>
        </w:tc>
      </w:tr>
      <w:tr w:rsidR="0016525C" w:rsidRPr="002E7BC6" w14:paraId="462DF3BF"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5CED8F54" w14:textId="77777777" w:rsidR="0016525C" w:rsidRPr="002E7BC6" w:rsidRDefault="0016525C" w:rsidP="0016525C">
            <w:pPr>
              <w:spacing w:after="0"/>
              <w:jc w:val="both"/>
              <w:rPr>
                <w:rFonts w:eastAsia="SimSun"/>
                <w:sz w:val="18"/>
                <w:lang w:eastAsia="zh-CN"/>
              </w:rPr>
            </w:pPr>
            <w:r w:rsidRPr="002E7BC6">
              <w:rPr>
                <w:rFonts w:eastAsia="SimSun"/>
                <w:sz w:val="18"/>
                <w:lang w:eastAsia="zh-CN"/>
              </w:rPr>
              <w:t>ESB-SAL-04-04</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7F33B552" w14:textId="77777777" w:rsidR="0016525C" w:rsidRDefault="0016525C" w:rsidP="0016525C">
            <w:pPr>
              <w:spacing w:after="0"/>
              <w:rPr>
                <w:rFonts w:eastAsia="SimSun"/>
                <w:sz w:val="18"/>
                <w:lang w:eastAsia="zh-CN"/>
              </w:rPr>
            </w:pPr>
            <w:r w:rsidRPr="002E7BC6">
              <w:rPr>
                <w:rFonts w:eastAsia="SimSun"/>
                <w:sz w:val="18"/>
                <w:lang w:eastAsia="zh-CN"/>
              </w:rPr>
              <w:t xml:space="preserve">POS Client EOD Data Process </w:t>
            </w:r>
          </w:p>
          <w:p w14:paraId="20A08347" w14:textId="7DC0066B" w:rsidR="0016525C" w:rsidRPr="002E7BC6" w:rsidRDefault="0016525C" w:rsidP="0016525C">
            <w:pPr>
              <w:spacing w:after="0"/>
              <w:rPr>
                <w:rFonts w:eastAsia="SimSun"/>
                <w:sz w:val="18"/>
                <w:lang w:eastAsia="zh-CN"/>
              </w:rPr>
            </w:pPr>
            <w:r w:rsidRPr="002E7BC6">
              <w:rPr>
                <w:rFonts w:eastAsia="SimSun"/>
                <w:sz w:val="18"/>
                <w:lang w:eastAsia="zh-CN"/>
              </w:rPr>
              <w:t xml:space="preserve">- Data Processing to EDW - Exceptional Handling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48D8F4A3" w14:textId="02408298" w:rsidR="0016525C" w:rsidRPr="002E7BC6" w:rsidRDefault="0016525C" w:rsidP="0016525C">
            <w:pPr>
              <w:spacing w:after="0"/>
              <w:jc w:val="center"/>
              <w:rPr>
                <w:rFonts w:eastAsia="SimSun"/>
                <w:sz w:val="18"/>
                <w:lang w:eastAsia="zh-CN"/>
              </w:rPr>
            </w:pPr>
            <w:r w:rsidRPr="00DE62C9">
              <w:rPr>
                <w:rFonts w:eastAsia="SimSun"/>
                <w:sz w:val="18"/>
                <w:lang w:eastAsia="zh-CN"/>
              </w:rPr>
              <w:t>6.8.4.1</w:t>
            </w:r>
          </w:p>
        </w:tc>
      </w:tr>
      <w:tr w:rsidR="002E7BC6" w:rsidRPr="002E7BC6" w14:paraId="1F084DE1"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6BECBAC1"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ESB-SAL-04-05</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4AC32BFC" w14:textId="77777777" w:rsidR="002E7BC6" w:rsidRDefault="002E7BC6" w:rsidP="002E7BC6">
            <w:pPr>
              <w:spacing w:after="0"/>
              <w:rPr>
                <w:rFonts w:eastAsia="SimSun"/>
                <w:sz w:val="18"/>
                <w:lang w:eastAsia="zh-CN"/>
              </w:rPr>
            </w:pPr>
            <w:r w:rsidRPr="002E7BC6">
              <w:rPr>
                <w:rFonts w:eastAsia="SimSun"/>
                <w:sz w:val="18"/>
                <w:lang w:eastAsia="zh-CN"/>
              </w:rPr>
              <w:t xml:space="preserve">POS Client EOD Data Process </w:t>
            </w:r>
          </w:p>
          <w:p w14:paraId="73C56C2E" w14:textId="3C7B38CA" w:rsidR="002E7BC6" w:rsidRPr="002E7BC6" w:rsidRDefault="002E7BC6" w:rsidP="002E7BC6">
            <w:pPr>
              <w:spacing w:after="0"/>
              <w:rPr>
                <w:rFonts w:eastAsia="SimSun"/>
                <w:sz w:val="18"/>
                <w:lang w:eastAsia="zh-CN"/>
              </w:rPr>
            </w:pPr>
            <w:r w:rsidRPr="002E7BC6">
              <w:rPr>
                <w:rFonts w:eastAsia="SimSun"/>
                <w:sz w:val="18"/>
                <w:lang w:eastAsia="zh-CN"/>
              </w:rPr>
              <w:t>- Data Processing to EDW - Update Synchronization Status</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77D41A77" w14:textId="7FDEC121" w:rsidR="002E7BC6" w:rsidRPr="002E7BC6" w:rsidRDefault="002E7BC6" w:rsidP="002E7BC6">
            <w:pPr>
              <w:spacing w:after="0"/>
              <w:jc w:val="center"/>
              <w:rPr>
                <w:rFonts w:eastAsia="SimSun"/>
                <w:sz w:val="18"/>
                <w:lang w:eastAsia="zh-CN"/>
              </w:rPr>
            </w:pPr>
            <w:r w:rsidRPr="002E7BC6">
              <w:rPr>
                <w:rFonts w:eastAsia="SimSun"/>
                <w:sz w:val="18"/>
                <w:lang w:eastAsia="zh-CN"/>
              </w:rPr>
              <w:t>6.8</w:t>
            </w:r>
            <w:r w:rsidR="0016525C">
              <w:rPr>
                <w:rFonts w:eastAsia="SimSun"/>
                <w:sz w:val="18"/>
                <w:lang w:eastAsia="zh-CN"/>
              </w:rPr>
              <w:t>.4.1</w:t>
            </w:r>
          </w:p>
        </w:tc>
      </w:tr>
      <w:tr w:rsidR="002E7BC6" w:rsidRPr="002E7BC6" w14:paraId="1588F342"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1CA073F4"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ESB-SAL-04-06</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5E3E79D8" w14:textId="77777777" w:rsidR="002E7BC6" w:rsidRDefault="002E7BC6" w:rsidP="002E7BC6">
            <w:pPr>
              <w:spacing w:after="0"/>
              <w:rPr>
                <w:rFonts w:eastAsia="SimSun"/>
                <w:sz w:val="18"/>
                <w:lang w:eastAsia="zh-CN"/>
              </w:rPr>
            </w:pPr>
            <w:r w:rsidRPr="002E7BC6">
              <w:rPr>
                <w:rFonts w:eastAsia="SimSun"/>
                <w:sz w:val="18"/>
                <w:lang w:eastAsia="zh-CN"/>
              </w:rPr>
              <w:t xml:space="preserve">POS Client EOD Data Process </w:t>
            </w:r>
          </w:p>
          <w:p w14:paraId="528D087E" w14:textId="1DD532DB" w:rsidR="002E7BC6" w:rsidRPr="002E7BC6" w:rsidRDefault="002E7BC6" w:rsidP="002E7BC6">
            <w:pPr>
              <w:spacing w:after="0"/>
              <w:rPr>
                <w:rFonts w:eastAsia="SimSun"/>
                <w:sz w:val="18"/>
                <w:lang w:eastAsia="zh-CN"/>
              </w:rPr>
            </w:pPr>
            <w:r w:rsidRPr="002E7BC6">
              <w:rPr>
                <w:rFonts w:eastAsia="SimSun"/>
                <w:sz w:val="18"/>
                <w:lang w:eastAsia="zh-CN"/>
              </w:rPr>
              <w:t xml:space="preserve">- Data Processing to EDW - Process Job Summary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078BB41A" w14:textId="738E978F" w:rsidR="002E7BC6" w:rsidRPr="002E7BC6" w:rsidRDefault="002E7BC6" w:rsidP="0016525C">
            <w:pPr>
              <w:spacing w:after="0"/>
              <w:jc w:val="center"/>
              <w:rPr>
                <w:rFonts w:eastAsia="SimSun"/>
                <w:sz w:val="18"/>
                <w:lang w:eastAsia="zh-CN"/>
              </w:rPr>
            </w:pPr>
            <w:r w:rsidRPr="002E7BC6">
              <w:rPr>
                <w:rFonts w:eastAsia="SimSun"/>
                <w:sz w:val="18"/>
                <w:lang w:eastAsia="zh-CN"/>
              </w:rPr>
              <w:t>6</w:t>
            </w:r>
            <w:r w:rsidR="0016525C">
              <w:rPr>
                <w:rFonts w:eastAsia="SimSun"/>
                <w:sz w:val="18"/>
                <w:lang w:eastAsia="zh-CN"/>
              </w:rPr>
              <w:t>.8.4.1</w:t>
            </w:r>
          </w:p>
        </w:tc>
      </w:tr>
      <w:tr w:rsidR="002E7BC6" w:rsidRPr="002E7BC6" w14:paraId="2F6138C5"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41E8EC17"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ESB-PRZ-REQ-01-01</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703ADAAC" w14:textId="77777777" w:rsidR="002E7BC6" w:rsidRDefault="002E7BC6" w:rsidP="002E7BC6">
            <w:pPr>
              <w:spacing w:after="0"/>
              <w:rPr>
                <w:rFonts w:eastAsia="SimSun"/>
                <w:sz w:val="18"/>
                <w:lang w:eastAsia="zh-CN"/>
              </w:rPr>
            </w:pPr>
            <w:r w:rsidRPr="002E7BC6">
              <w:rPr>
                <w:rFonts w:eastAsia="SimSun"/>
                <w:sz w:val="18"/>
                <w:lang w:eastAsia="zh-CN"/>
              </w:rPr>
              <w:t>Pricing/Master Data Preparation</w:t>
            </w:r>
          </w:p>
          <w:p w14:paraId="1FB60247"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2482220E" w14:textId="768861FE" w:rsidR="002E7BC6" w:rsidRPr="002E7BC6" w:rsidRDefault="00287795" w:rsidP="002E7BC6">
            <w:pPr>
              <w:spacing w:after="0"/>
              <w:jc w:val="center"/>
              <w:rPr>
                <w:rFonts w:eastAsia="SimSun"/>
                <w:sz w:val="18"/>
                <w:lang w:eastAsia="zh-CN"/>
              </w:rPr>
            </w:pPr>
            <w:r w:rsidRPr="00287795">
              <w:rPr>
                <w:rFonts w:eastAsia="SimSun"/>
                <w:sz w:val="18"/>
                <w:lang w:eastAsia="zh-CN"/>
              </w:rPr>
              <w:t>6.9.4.1</w:t>
            </w:r>
          </w:p>
        </w:tc>
      </w:tr>
      <w:tr w:rsidR="002E7BC6" w:rsidRPr="002E7BC6" w14:paraId="49D528ED"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3FCBB48F"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ESB-PRZ-REQ-01-02</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1CE3EE46" w14:textId="77777777" w:rsidR="002E7BC6" w:rsidRDefault="002E7BC6" w:rsidP="002E7BC6">
            <w:pPr>
              <w:spacing w:after="0"/>
              <w:rPr>
                <w:rFonts w:eastAsia="SimSun"/>
                <w:sz w:val="18"/>
                <w:lang w:eastAsia="zh-CN"/>
              </w:rPr>
            </w:pPr>
            <w:r w:rsidRPr="002E7BC6">
              <w:rPr>
                <w:rFonts w:eastAsia="SimSun"/>
                <w:sz w:val="18"/>
                <w:lang w:eastAsia="zh-CN"/>
              </w:rPr>
              <w:t>Pricing/Master Data Download to Staging</w:t>
            </w:r>
          </w:p>
          <w:p w14:paraId="04DAA75F"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53539DAF" w14:textId="64D07C0B" w:rsidR="002E7BC6" w:rsidRPr="002E7BC6" w:rsidRDefault="00287795" w:rsidP="002E7BC6">
            <w:pPr>
              <w:spacing w:after="0"/>
              <w:jc w:val="center"/>
              <w:rPr>
                <w:rFonts w:eastAsia="SimSun"/>
                <w:sz w:val="18"/>
                <w:lang w:eastAsia="zh-CN"/>
              </w:rPr>
            </w:pPr>
            <w:r w:rsidRPr="00287795">
              <w:rPr>
                <w:rFonts w:eastAsia="SimSun"/>
                <w:sz w:val="18"/>
                <w:lang w:eastAsia="zh-CN"/>
              </w:rPr>
              <w:t>6.9.4.1</w:t>
            </w:r>
          </w:p>
        </w:tc>
      </w:tr>
      <w:tr w:rsidR="002E7BC6" w:rsidRPr="002E7BC6" w14:paraId="2AEBA5DC"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118FEA96"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ESB-PRZ-REQ-01-03</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6F38BB95" w14:textId="77777777" w:rsidR="002E7BC6" w:rsidRDefault="002E7BC6" w:rsidP="002E7BC6">
            <w:pPr>
              <w:spacing w:after="0"/>
              <w:rPr>
                <w:rFonts w:eastAsia="SimSun"/>
                <w:sz w:val="18"/>
                <w:lang w:eastAsia="zh-CN"/>
              </w:rPr>
            </w:pPr>
            <w:r w:rsidRPr="002E7BC6">
              <w:rPr>
                <w:rFonts w:eastAsia="SimSun"/>
                <w:sz w:val="18"/>
                <w:lang w:eastAsia="zh-CN"/>
              </w:rPr>
              <w:t xml:space="preserve">Pricing/Master Data Pre-Distribution Process </w:t>
            </w:r>
          </w:p>
          <w:p w14:paraId="592731D7"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4FAFEB88" w14:textId="59B4363E" w:rsidR="002E7BC6" w:rsidRPr="002E7BC6" w:rsidRDefault="00287795" w:rsidP="002E7BC6">
            <w:pPr>
              <w:spacing w:after="0"/>
              <w:jc w:val="center"/>
              <w:rPr>
                <w:rFonts w:eastAsia="SimSun"/>
                <w:sz w:val="18"/>
                <w:lang w:eastAsia="zh-CN"/>
              </w:rPr>
            </w:pPr>
            <w:r>
              <w:rPr>
                <w:rFonts w:eastAsia="SimSun"/>
                <w:sz w:val="18"/>
                <w:lang w:eastAsia="zh-CN"/>
              </w:rPr>
              <w:t>6.10.4.1</w:t>
            </w:r>
          </w:p>
        </w:tc>
      </w:tr>
      <w:tr w:rsidR="002E7BC6" w:rsidRPr="002E7BC6" w14:paraId="487EFB53"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2D46C084"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ESB-MST-REQ-02-01</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6E814042" w14:textId="77777777" w:rsidR="002E7BC6" w:rsidRDefault="002E7BC6" w:rsidP="002E7BC6">
            <w:pPr>
              <w:spacing w:after="0"/>
              <w:rPr>
                <w:rFonts w:eastAsia="SimSun"/>
                <w:sz w:val="18"/>
                <w:lang w:eastAsia="zh-CN"/>
              </w:rPr>
            </w:pPr>
            <w:r w:rsidRPr="002E7BC6">
              <w:rPr>
                <w:rFonts w:eastAsia="SimSun"/>
                <w:sz w:val="18"/>
                <w:lang w:eastAsia="zh-CN"/>
              </w:rPr>
              <w:t xml:space="preserve">Pricing/Master Data Distribution  - Initialization </w:t>
            </w:r>
          </w:p>
          <w:p w14:paraId="0E544865"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526A0642" w14:textId="14CDB571" w:rsidR="002E7BC6" w:rsidRPr="002E7BC6" w:rsidRDefault="00287795" w:rsidP="002E7BC6">
            <w:pPr>
              <w:spacing w:after="0"/>
              <w:jc w:val="center"/>
              <w:rPr>
                <w:rFonts w:eastAsia="SimSun"/>
                <w:sz w:val="18"/>
                <w:lang w:eastAsia="zh-CN"/>
              </w:rPr>
            </w:pPr>
            <w:r>
              <w:rPr>
                <w:rFonts w:eastAsia="SimSun"/>
                <w:sz w:val="18"/>
                <w:lang w:eastAsia="zh-CN"/>
              </w:rPr>
              <w:t>6.10.4.1</w:t>
            </w:r>
          </w:p>
        </w:tc>
      </w:tr>
      <w:tr w:rsidR="002E7BC6" w:rsidRPr="002E7BC6" w14:paraId="378210B6"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4A7C87D4"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ESB-MST-REQ-02-02</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6F8B0B00" w14:textId="77777777" w:rsidR="002E7BC6" w:rsidRDefault="002E7BC6" w:rsidP="002E7BC6">
            <w:pPr>
              <w:spacing w:after="0"/>
              <w:rPr>
                <w:rFonts w:eastAsia="SimSun"/>
                <w:sz w:val="18"/>
                <w:lang w:eastAsia="zh-CN"/>
              </w:rPr>
            </w:pPr>
            <w:r w:rsidRPr="002E7BC6">
              <w:rPr>
                <w:rFonts w:eastAsia="SimSun"/>
                <w:sz w:val="18"/>
                <w:lang w:eastAsia="zh-CN"/>
              </w:rPr>
              <w:t>Pricing/Master Data Distribution  - Integrity Check</w:t>
            </w:r>
          </w:p>
          <w:p w14:paraId="2673A057"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3CDAF8A8" w14:textId="58D85A9B" w:rsidR="002E7BC6" w:rsidRPr="002E7BC6" w:rsidRDefault="00C44EC9" w:rsidP="002E7BC6">
            <w:pPr>
              <w:spacing w:after="0"/>
              <w:jc w:val="center"/>
              <w:rPr>
                <w:rFonts w:eastAsia="SimSun"/>
                <w:sz w:val="18"/>
                <w:lang w:eastAsia="zh-CN"/>
              </w:rPr>
            </w:pPr>
            <w:r>
              <w:rPr>
                <w:rFonts w:eastAsia="SimSun"/>
                <w:sz w:val="18"/>
                <w:lang w:eastAsia="zh-CN"/>
              </w:rPr>
              <w:t>6.10.5</w:t>
            </w:r>
            <w:r w:rsidR="00287795">
              <w:rPr>
                <w:rFonts w:eastAsia="SimSun"/>
                <w:sz w:val="18"/>
                <w:lang w:eastAsia="zh-CN"/>
              </w:rPr>
              <w:t>.1</w:t>
            </w:r>
          </w:p>
        </w:tc>
      </w:tr>
      <w:tr w:rsidR="002E7BC6" w:rsidRPr="002E7BC6" w14:paraId="1A9C3B18"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13C7DB21"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ESB-MST-REQ-02-03</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4431F5E9" w14:textId="77777777" w:rsidR="002E7BC6" w:rsidRDefault="002E7BC6" w:rsidP="002E7BC6">
            <w:pPr>
              <w:spacing w:after="0"/>
              <w:rPr>
                <w:rFonts w:eastAsia="SimSun"/>
                <w:sz w:val="18"/>
                <w:lang w:eastAsia="zh-CN"/>
              </w:rPr>
            </w:pPr>
            <w:r w:rsidRPr="002E7BC6">
              <w:rPr>
                <w:rFonts w:eastAsia="SimSun"/>
                <w:sz w:val="18"/>
                <w:lang w:eastAsia="zh-CN"/>
              </w:rPr>
              <w:t xml:space="preserve">Pricing/Master Data Distribution  - Incremental Update to POS Client </w:t>
            </w:r>
          </w:p>
          <w:p w14:paraId="752E3FA0"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0A4BD7A3" w14:textId="756226DE" w:rsidR="002E7BC6" w:rsidRPr="002E7BC6" w:rsidRDefault="00C44EC9" w:rsidP="002E7BC6">
            <w:pPr>
              <w:spacing w:after="0"/>
              <w:jc w:val="center"/>
              <w:rPr>
                <w:rFonts w:eastAsia="SimSun"/>
                <w:sz w:val="18"/>
                <w:lang w:eastAsia="zh-CN"/>
              </w:rPr>
            </w:pPr>
            <w:r>
              <w:rPr>
                <w:rFonts w:eastAsia="SimSun"/>
                <w:sz w:val="18"/>
                <w:lang w:eastAsia="zh-CN"/>
              </w:rPr>
              <w:t>6.10.5</w:t>
            </w:r>
            <w:r w:rsidR="00287795">
              <w:rPr>
                <w:rFonts w:eastAsia="SimSun"/>
                <w:sz w:val="18"/>
                <w:lang w:eastAsia="zh-CN"/>
              </w:rPr>
              <w:t>.1</w:t>
            </w:r>
          </w:p>
        </w:tc>
      </w:tr>
      <w:tr w:rsidR="002E7BC6" w:rsidRPr="002E7BC6" w14:paraId="6781661E"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7693C801"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ESB-MST-REQ-02-04</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4BB3CFAC" w14:textId="77777777" w:rsidR="002E7BC6" w:rsidRDefault="002E7BC6" w:rsidP="002E7BC6">
            <w:pPr>
              <w:spacing w:after="0"/>
              <w:rPr>
                <w:rFonts w:eastAsia="SimSun"/>
                <w:sz w:val="18"/>
                <w:lang w:eastAsia="zh-CN"/>
              </w:rPr>
            </w:pPr>
            <w:r w:rsidRPr="002E7BC6">
              <w:rPr>
                <w:rFonts w:eastAsia="SimSun"/>
                <w:sz w:val="18"/>
                <w:lang w:eastAsia="zh-CN"/>
              </w:rPr>
              <w:t xml:space="preserve">Pricing/Master Data Distribution  - Update Synchronization Status  </w:t>
            </w:r>
          </w:p>
          <w:p w14:paraId="1E6CC8B9"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4E5D2C82" w14:textId="543A7B0B" w:rsidR="002E7BC6" w:rsidRPr="002E7BC6" w:rsidRDefault="00287795" w:rsidP="00C44EC9">
            <w:pPr>
              <w:spacing w:after="0"/>
              <w:jc w:val="center"/>
              <w:rPr>
                <w:rFonts w:eastAsia="SimSun"/>
                <w:sz w:val="18"/>
                <w:lang w:eastAsia="zh-CN"/>
              </w:rPr>
            </w:pPr>
            <w:r>
              <w:rPr>
                <w:rFonts w:eastAsia="SimSun"/>
                <w:sz w:val="18"/>
                <w:lang w:eastAsia="zh-CN"/>
              </w:rPr>
              <w:t>6.10.</w:t>
            </w:r>
            <w:r w:rsidR="00C44EC9">
              <w:rPr>
                <w:rFonts w:eastAsia="SimSun"/>
                <w:sz w:val="18"/>
                <w:lang w:eastAsia="zh-CN"/>
              </w:rPr>
              <w:t>5</w:t>
            </w:r>
            <w:r>
              <w:rPr>
                <w:rFonts w:eastAsia="SimSun"/>
                <w:sz w:val="18"/>
                <w:lang w:eastAsia="zh-CN"/>
              </w:rPr>
              <w:t>.1</w:t>
            </w:r>
          </w:p>
        </w:tc>
      </w:tr>
      <w:tr w:rsidR="002E7BC6" w:rsidRPr="002E7BC6" w14:paraId="31B1BB57"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6A378681" w14:textId="77777777" w:rsidR="002E7BC6" w:rsidRPr="002E7BC6" w:rsidRDefault="002E7BC6" w:rsidP="002E7BC6">
            <w:pPr>
              <w:spacing w:after="0"/>
              <w:jc w:val="both"/>
              <w:rPr>
                <w:rFonts w:eastAsia="SimSun"/>
                <w:sz w:val="18"/>
                <w:lang w:eastAsia="zh-CN"/>
              </w:rPr>
            </w:pPr>
            <w:r w:rsidRPr="002E7BC6">
              <w:rPr>
                <w:rFonts w:eastAsia="SimSun"/>
                <w:sz w:val="18"/>
                <w:lang w:eastAsia="zh-CN"/>
              </w:rPr>
              <w:lastRenderedPageBreak/>
              <w:t>ESB-MST-REQ-02-05</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4C32E621" w14:textId="77777777" w:rsidR="002E7BC6" w:rsidRDefault="002E7BC6" w:rsidP="002E7BC6">
            <w:pPr>
              <w:spacing w:after="0"/>
              <w:rPr>
                <w:rFonts w:eastAsia="SimSun"/>
                <w:sz w:val="18"/>
                <w:lang w:eastAsia="zh-CN"/>
              </w:rPr>
            </w:pPr>
            <w:r w:rsidRPr="002E7BC6">
              <w:rPr>
                <w:rFonts w:eastAsia="SimSun"/>
                <w:sz w:val="18"/>
                <w:lang w:eastAsia="zh-CN"/>
              </w:rPr>
              <w:t xml:space="preserve">Pricing/Master Data Distribution  - Process Job Summary </w:t>
            </w:r>
          </w:p>
          <w:p w14:paraId="6F2FFB7F"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1ED021E9" w14:textId="2BAB2668" w:rsidR="002E7BC6" w:rsidRPr="002E7BC6" w:rsidRDefault="00287795" w:rsidP="00C44EC9">
            <w:pPr>
              <w:spacing w:after="0"/>
              <w:jc w:val="center"/>
              <w:rPr>
                <w:rFonts w:eastAsia="SimSun"/>
                <w:sz w:val="18"/>
                <w:lang w:eastAsia="zh-CN"/>
              </w:rPr>
            </w:pPr>
            <w:r>
              <w:rPr>
                <w:rFonts w:eastAsia="SimSun"/>
                <w:sz w:val="18"/>
                <w:lang w:eastAsia="zh-CN"/>
              </w:rPr>
              <w:t>6.10.</w:t>
            </w:r>
            <w:r w:rsidR="00C44EC9">
              <w:rPr>
                <w:rFonts w:eastAsia="SimSun"/>
                <w:sz w:val="18"/>
                <w:lang w:eastAsia="zh-CN"/>
              </w:rPr>
              <w:t>5</w:t>
            </w:r>
            <w:r>
              <w:rPr>
                <w:rFonts w:eastAsia="SimSun"/>
                <w:sz w:val="18"/>
                <w:lang w:eastAsia="zh-CN"/>
              </w:rPr>
              <w:t>.1</w:t>
            </w:r>
          </w:p>
        </w:tc>
      </w:tr>
      <w:tr w:rsidR="002E7BC6" w:rsidRPr="002E7BC6" w14:paraId="25472CAD"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0A6CCE54"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ESB-NF-REQ-01-01</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57B3685D" w14:textId="77777777" w:rsidR="002E7BC6" w:rsidRDefault="002E7BC6" w:rsidP="002E7BC6">
            <w:pPr>
              <w:spacing w:after="0"/>
              <w:rPr>
                <w:rFonts w:eastAsia="SimSun"/>
                <w:sz w:val="18"/>
                <w:lang w:eastAsia="zh-CN"/>
              </w:rPr>
            </w:pPr>
            <w:r w:rsidRPr="002E7BC6">
              <w:rPr>
                <w:rFonts w:eastAsia="SimSun"/>
                <w:sz w:val="18"/>
                <w:lang w:eastAsia="zh-CN"/>
              </w:rPr>
              <w:t>System Dashboard View - Real Time</w:t>
            </w:r>
          </w:p>
          <w:p w14:paraId="0B341834"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68913265"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6.11</w:t>
            </w:r>
          </w:p>
        </w:tc>
      </w:tr>
      <w:tr w:rsidR="002E7BC6" w:rsidRPr="002E7BC6" w14:paraId="247077FD"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3689B679"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ESB-NF-REQ-01-02</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18B7929A" w14:textId="77777777" w:rsidR="002E7BC6" w:rsidRDefault="002E7BC6" w:rsidP="002E7BC6">
            <w:pPr>
              <w:spacing w:after="0"/>
              <w:rPr>
                <w:rFonts w:eastAsia="SimSun"/>
                <w:sz w:val="18"/>
                <w:lang w:eastAsia="zh-CN"/>
              </w:rPr>
            </w:pPr>
            <w:r w:rsidRPr="002E7BC6">
              <w:rPr>
                <w:rFonts w:eastAsia="SimSun"/>
                <w:sz w:val="18"/>
                <w:lang w:eastAsia="zh-CN"/>
              </w:rPr>
              <w:t xml:space="preserve">POS Data Source Control - Control Indicators for Easy Manipulation </w:t>
            </w:r>
          </w:p>
          <w:p w14:paraId="5C2A20B0"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5734ECE2"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4.5</w:t>
            </w:r>
          </w:p>
        </w:tc>
      </w:tr>
      <w:tr w:rsidR="002E7BC6" w:rsidRPr="002E7BC6" w14:paraId="13565B88"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09B7EF3E"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ESB-NF-REQ-01-03</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557FD71D" w14:textId="77777777" w:rsidR="002E7BC6" w:rsidRDefault="002E7BC6" w:rsidP="002E7BC6">
            <w:pPr>
              <w:spacing w:after="0"/>
              <w:rPr>
                <w:rFonts w:eastAsia="SimSun"/>
                <w:sz w:val="18"/>
                <w:lang w:eastAsia="zh-CN"/>
              </w:rPr>
            </w:pPr>
            <w:r w:rsidRPr="002E7BC6">
              <w:rPr>
                <w:rFonts w:eastAsia="SimSun"/>
                <w:sz w:val="18"/>
                <w:lang w:eastAsia="zh-CN"/>
              </w:rPr>
              <w:t>POS Data Source Control - Password Protected on Data Source Table</w:t>
            </w:r>
          </w:p>
          <w:p w14:paraId="7061D831"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3FE241AD" w14:textId="77777777" w:rsidR="00146FDD" w:rsidRDefault="002E7BC6" w:rsidP="002E7BC6">
            <w:pPr>
              <w:spacing w:after="0"/>
              <w:jc w:val="center"/>
              <w:rPr>
                <w:rFonts w:eastAsia="SimSun"/>
                <w:sz w:val="18"/>
                <w:lang w:eastAsia="zh-CN"/>
              </w:rPr>
            </w:pPr>
            <w:r>
              <w:rPr>
                <w:rFonts w:eastAsia="SimSun"/>
                <w:sz w:val="18"/>
                <w:lang w:eastAsia="zh-CN"/>
              </w:rPr>
              <w:t>Tech</w:t>
            </w:r>
            <w:r w:rsidR="00146FDD">
              <w:rPr>
                <w:rFonts w:eastAsia="SimSun"/>
                <w:sz w:val="18"/>
                <w:lang w:eastAsia="zh-CN"/>
              </w:rPr>
              <w:t>nical</w:t>
            </w:r>
          </w:p>
          <w:p w14:paraId="74AFB241" w14:textId="767BF090" w:rsidR="002E7BC6" w:rsidRPr="002E7BC6" w:rsidRDefault="002E7BC6" w:rsidP="002E7BC6">
            <w:pPr>
              <w:spacing w:after="0"/>
              <w:jc w:val="center"/>
              <w:rPr>
                <w:rFonts w:eastAsia="SimSun"/>
                <w:sz w:val="18"/>
                <w:lang w:eastAsia="zh-CN"/>
              </w:rPr>
            </w:pPr>
            <w:r>
              <w:rPr>
                <w:rFonts w:eastAsia="SimSun"/>
                <w:sz w:val="18"/>
                <w:lang w:eastAsia="zh-CN"/>
              </w:rPr>
              <w:t>Spec</w:t>
            </w:r>
            <w:r w:rsidR="00146FDD">
              <w:rPr>
                <w:rFonts w:eastAsia="SimSun"/>
                <w:sz w:val="18"/>
                <w:lang w:eastAsia="zh-CN"/>
              </w:rPr>
              <w:t>.</w:t>
            </w:r>
          </w:p>
        </w:tc>
      </w:tr>
      <w:tr w:rsidR="002E7BC6" w:rsidRPr="002E7BC6" w14:paraId="6C8C3EC1"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730223E1" w14:textId="65FE6FAC" w:rsidR="002E7BC6" w:rsidRPr="002E7BC6" w:rsidRDefault="002E7BC6" w:rsidP="002E7BC6">
            <w:pPr>
              <w:spacing w:after="0"/>
              <w:jc w:val="both"/>
              <w:rPr>
                <w:rFonts w:eastAsia="SimSun"/>
                <w:sz w:val="18"/>
                <w:lang w:eastAsia="zh-CN"/>
              </w:rPr>
            </w:pPr>
            <w:r w:rsidRPr="002E7BC6">
              <w:rPr>
                <w:rFonts w:eastAsia="SimSun"/>
                <w:sz w:val="18"/>
                <w:lang w:eastAsia="zh-CN"/>
              </w:rPr>
              <w:t>ESB-NF-REQ-01-04</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246C6414" w14:textId="77777777" w:rsidR="002E7BC6" w:rsidRDefault="002E7BC6" w:rsidP="002E7BC6">
            <w:pPr>
              <w:spacing w:after="0"/>
              <w:rPr>
                <w:rFonts w:eastAsia="SimSun"/>
                <w:sz w:val="18"/>
                <w:lang w:eastAsia="zh-CN"/>
              </w:rPr>
            </w:pPr>
            <w:r w:rsidRPr="002E7BC6">
              <w:rPr>
                <w:rFonts w:eastAsia="SimSun"/>
                <w:sz w:val="18"/>
                <w:lang w:eastAsia="zh-CN"/>
              </w:rPr>
              <w:t>System Exception Report - Jobs Process</w:t>
            </w:r>
          </w:p>
          <w:p w14:paraId="342766C6"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669E9378"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6.13</w:t>
            </w:r>
          </w:p>
        </w:tc>
      </w:tr>
      <w:tr w:rsidR="002E7BC6" w:rsidRPr="002E7BC6" w14:paraId="1442CCA7"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5B505BFC"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ESB-NF-REQ-01-05</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6D48265C" w14:textId="77777777" w:rsidR="002E7BC6" w:rsidRDefault="002E7BC6" w:rsidP="002E7BC6">
            <w:pPr>
              <w:spacing w:after="0"/>
              <w:rPr>
                <w:rFonts w:eastAsia="SimSun"/>
                <w:sz w:val="18"/>
                <w:lang w:eastAsia="zh-CN"/>
              </w:rPr>
            </w:pPr>
            <w:r w:rsidRPr="002E7BC6">
              <w:rPr>
                <w:rFonts w:eastAsia="SimSun"/>
                <w:sz w:val="18"/>
                <w:lang w:eastAsia="zh-CN"/>
              </w:rPr>
              <w:t>System Exception Report - Data Process</w:t>
            </w:r>
          </w:p>
          <w:p w14:paraId="34E5C5B6"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6DDEB7EC"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6.13</w:t>
            </w:r>
          </w:p>
        </w:tc>
      </w:tr>
      <w:tr w:rsidR="002E7BC6" w:rsidRPr="002E7BC6" w14:paraId="6A725265"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61B1D624"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ESB-NF-REQ-01-06</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03F48220" w14:textId="77777777" w:rsidR="002E7BC6" w:rsidRDefault="002E7BC6" w:rsidP="002E7BC6">
            <w:pPr>
              <w:spacing w:after="0"/>
              <w:rPr>
                <w:rFonts w:eastAsia="SimSun"/>
                <w:sz w:val="18"/>
                <w:lang w:eastAsia="zh-CN"/>
              </w:rPr>
            </w:pPr>
            <w:r w:rsidRPr="002E7BC6">
              <w:rPr>
                <w:rFonts w:eastAsia="SimSun"/>
                <w:sz w:val="18"/>
                <w:lang w:eastAsia="zh-CN"/>
              </w:rPr>
              <w:t>System Exception Handling - Jobs Process</w:t>
            </w:r>
          </w:p>
          <w:p w14:paraId="7E711B1C"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47C63267" w14:textId="77777777" w:rsidR="0016525C" w:rsidRDefault="0016525C" w:rsidP="002E7BC6">
            <w:pPr>
              <w:spacing w:after="0"/>
              <w:jc w:val="center"/>
              <w:rPr>
                <w:rFonts w:eastAsia="SimSun"/>
                <w:sz w:val="18"/>
                <w:lang w:eastAsia="zh-CN"/>
              </w:rPr>
            </w:pPr>
            <w:r>
              <w:rPr>
                <w:rFonts w:eastAsia="SimSun"/>
                <w:sz w:val="18"/>
                <w:lang w:eastAsia="zh-CN"/>
              </w:rPr>
              <w:t xml:space="preserve">Technical </w:t>
            </w:r>
          </w:p>
          <w:p w14:paraId="542A00EC" w14:textId="19887595" w:rsidR="002E7BC6" w:rsidRPr="002E7BC6" w:rsidRDefault="0016525C" w:rsidP="002E7BC6">
            <w:pPr>
              <w:spacing w:after="0"/>
              <w:jc w:val="center"/>
              <w:rPr>
                <w:rFonts w:eastAsia="SimSun"/>
                <w:sz w:val="18"/>
                <w:lang w:eastAsia="zh-CN"/>
              </w:rPr>
            </w:pPr>
            <w:r>
              <w:rPr>
                <w:rFonts w:eastAsia="SimSun"/>
                <w:sz w:val="18"/>
                <w:lang w:eastAsia="zh-CN"/>
              </w:rPr>
              <w:t>Spec.</w:t>
            </w:r>
          </w:p>
        </w:tc>
      </w:tr>
      <w:tr w:rsidR="002E7BC6" w:rsidRPr="002E7BC6" w14:paraId="44BD00CF"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3ECFE5C7"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ESB-NF-REQ-01-07</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5630ABEA" w14:textId="77777777" w:rsidR="002E7BC6" w:rsidRDefault="002E7BC6" w:rsidP="002E7BC6">
            <w:pPr>
              <w:spacing w:after="0"/>
              <w:rPr>
                <w:rFonts w:eastAsia="SimSun"/>
                <w:sz w:val="18"/>
                <w:lang w:eastAsia="zh-CN"/>
              </w:rPr>
            </w:pPr>
            <w:r w:rsidRPr="002E7BC6">
              <w:rPr>
                <w:rFonts w:eastAsia="SimSun"/>
                <w:sz w:val="18"/>
                <w:lang w:eastAsia="zh-CN"/>
              </w:rPr>
              <w:t xml:space="preserve">System Exception Handling - Data Process (EOD) </w:t>
            </w:r>
          </w:p>
          <w:p w14:paraId="48AECB26"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65D40A04" w14:textId="77777777" w:rsidR="0016525C" w:rsidRDefault="0016525C" w:rsidP="0016525C">
            <w:pPr>
              <w:spacing w:after="0"/>
              <w:jc w:val="center"/>
              <w:rPr>
                <w:rFonts w:eastAsia="SimSun"/>
                <w:sz w:val="18"/>
                <w:lang w:eastAsia="zh-CN"/>
              </w:rPr>
            </w:pPr>
            <w:r>
              <w:rPr>
                <w:rFonts w:eastAsia="SimSun"/>
                <w:sz w:val="18"/>
                <w:lang w:eastAsia="zh-CN"/>
              </w:rPr>
              <w:t xml:space="preserve">Technical </w:t>
            </w:r>
          </w:p>
          <w:p w14:paraId="74B4520F" w14:textId="12913B5C" w:rsidR="002E7BC6" w:rsidRPr="002E7BC6" w:rsidRDefault="0016525C" w:rsidP="0016525C">
            <w:pPr>
              <w:spacing w:after="0"/>
              <w:jc w:val="center"/>
              <w:rPr>
                <w:rFonts w:eastAsia="SimSun"/>
                <w:sz w:val="18"/>
                <w:lang w:eastAsia="zh-CN"/>
              </w:rPr>
            </w:pPr>
            <w:r>
              <w:rPr>
                <w:rFonts w:eastAsia="SimSun"/>
                <w:sz w:val="18"/>
                <w:lang w:eastAsia="zh-CN"/>
              </w:rPr>
              <w:t>Spec.</w:t>
            </w:r>
          </w:p>
        </w:tc>
      </w:tr>
      <w:tr w:rsidR="002E7BC6" w:rsidRPr="002E7BC6" w14:paraId="73146BB3"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21D4ECAD"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ESB-NF-REQ-01-08</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244002E1" w14:textId="77777777" w:rsidR="002E7BC6" w:rsidRDefault="002E7BC6" w:rsidP="002E7BC6">
            <w:pPr>
              <w:spacing w:after="0"/>
              <w:rPr>
                <w:rFonts w:eastAsia="SimSun"/>
                <w:sz w:val="18"/>
                <w:lang w:eastAsia="zh-CN"/>
              </w:rPr>
            </w:pPr>
            <w:r w:rsidRPr="002E7BC6">
              <w:rPr>
                <w:rFonts w:eastAsia="SimSun"/>
                <w:sz w:val="18"/>
                <w:lang w:eastAsia="zh-CN"/>
              </w:rPr>
              <w:t xml:space="preserve">System Job Control - Polling Schema Maintenance </w:t>
            </w:r>
          </w:p>
          <w:p w14:paraId="00887CC6"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0F2755D4"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6.5</w:t>
            </w:r>
          </w:p>
        </w:tc>
      </w:tr>
      <w:tr w:rsidR="002E7BC6" w:rsidRPr="002E7BC6" w14:paraId="2D0E1510"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71749485"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ESB-NF-REQ-01-09</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46BB4788" w14:textId="77777777" w:rsidR="002E7BC6" w:rsidRDefault="002E7BC6" w:rsidP="002E7BC6">
            <w:pPr>
              <w:spacing w:after="0"/>
              <w:rPr>
                <w:rFonts w:eastAsia="SimSun"/>
                <w:sz w:val="18"/>
                <w:lang w:eastAsia="zh-CN"/>
              </w:rPr>
            </w:pPr>
            <w:r w:rsidRPr="002E7BC6">
              <w:rPr>
                <w:rFonts w:eastAsia="SimSun"/>
                <w:sz w:val="18"/>
                <w:lang w:eastAsia="zh-CN"/>
              </w:rPr>
              <w:t>System Job Control - Branch Master Initiation</w:t>
            </w:r>
          </w:p>
          <w:p w14:paraId="2072967F"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67045A6E"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6.3</w:t>
            </w:r>
          </w:p>
        </w:tc>
      </w:tr>
      <w:tr w:rsidR="002E7BC6" w:rsidRPr="002E7BC6" w14:paraId="3B411060"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104ADE42"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ESB-NF-REQ-01-10</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19B4056C" w14:textId="77777777" w:rsidR="002E7BC6" w:rsidRDefault="002E7BC6" w:rsidP="002E7BC6">
            <w:pPr>
              <w:spacing w:after="0"/>
              <w:rPr>
                <w:rFonts w:eastAsia="SimSun"/>
                <w:sz w:val="18"/>
                <w:lang w:eastAsia="zh-CN"/>
              </w:rPr>
            </w:pPr>
            <w:r w:rsidRPr="002E7BC6">
              <w:rPr>
                <w:rFonts w:eastAsia="SimSun"/>
                <w:sz w:val="18"/>
                <w:lang w:eastAsia="zh-CN"/>
              </w:rPr>
              <w:t>System Configuration</w:t>
            </w:r>
          </w:p>
          <w:p w14:paraId="233D3C7B"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7F45FE7D"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6.12</w:t>
            </w:r>
          </w:p>
        </w:tc>
      </w:tr>
      <w:tr w:rsidR="002E7BC6" w:rsidRPr="002E7BC6" w14:paraId="7BF286A3"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4A1DFC3B"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ESB-NF-REQ-02-01</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2A40D1FC" w14:textId="77777777" w:rsidR="002E7BC6" w:rsidRDefault="002E7BC6" w:rsidP="002E7BC6">
            <w:pPr>
              <w:spacing w:after="0"/>
              <w:rPr>
                <w:rFonts w:eastAsia="SimSun"/>
                <w:sz w:val="18"/>
                <w:lang w:eastAsia="zh-CN"/>
              </w:rPr>
            </w:pPr>
            <w:r w:rsidRPr="002E7BC6">
              <w:rPr>
                <w:rFonts w:eastAsia="SimSun"/>
                <w:sz w:val="18"/>
                <w:lang w:eastAsia="zh-CN"/>
              </w:rPr>
              <w:t>Sales Data Web Service</w:t>
            </w:r>
          </w:p>
          <w:p w14:paraId="7B62369A"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01D5A39E"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7.1</w:t>
            </w:r>
          </w:p>
        </w:tc>
      </w:tr>
      <w:tr w:rsidR="002E7BC6" w:rsidRPr="002E7BC6" w14:paraId="10B35408"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22241BCC"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ESB-NF-REQ-02-02</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13C46A8B" w14:textId="77777777" w:rsidR="002E7BC6" w:rsidRDefault="002E7BC6" w:rsidP="002E7BC6">
            <w:pPr>
              <w:spacing w:after="0"/>
              <w:rPr>
                <w:rFonts w:eastAsia="SimSun"/>
                <w:sz w:val="18"/>
                <w:lang w:eastAsia="zh-CN"/>
              </w:rPr>
            </w:pPr>
            <w:r w:rsidRPr="002E7BC6">
              <w:rPr>
                <w:rFonts w:eastAsia="SimSun"/>
                <w:sz w:val="18"/>
                <w:lang w:eastAsia="zh-CN"/>
              </w:rPr>
              <w:t>Pricing/Master Data DB Adapter</w:t>
            </w:r>
          </w:p>
          <w:p w14:paraId="5E4B1FF9"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03167C83"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7.2</w:t>
            </w:r>
          </w:p>
        </w:tc>
      </w:tr>
      <w:tr w:rsidR="002E7BC6" w:rsidRPr="002E7BC6" w14:paraId="6E92FECD"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4AAB715A"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ESB-NF-REQ-02-03</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71382099" w14:textId="77777777" w:rsidR="002E7BC6" w:rsidRDefault="002E7BC6" w:rsidP="002E7BC6">
            <w:pPr>
              <w:spacing w:after="0"/>
              <w:rPr>
                <w:rFonts w:eastAsia="SimSun"/>
                <w:sz w:val="18"/>
                <w:lang w:eastAsia="zh-CN"/>
              </w:rPr>
            </w:pPr>
            <w:r w:rsidRPr="002E7BC6">
              <w:rPr>
                <w:rFonts w:eastAsia="SimSun"/>
                <w:sz w:val="18"/>
                <w:lang w:eastAsia="zh-CN"/>
              </w:rPr>
              <w:t>Sales Data DB Adapters - Total Number</w:t>
            </w:r>
          </w:p>
          <w:p w14:paraId="2E286E40"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601A5DF2"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7.3</w:t>
            </w:r>
          </w:p>
        </w:tc>
      </w:tr>
      <w:tr w:rsidR="002E7BC6" w:rsidRPr="002E7BC6" w14:paraId="0FAED09B"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18460246"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ESB-NF-REQ-02-04</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11478013" w14:textId="77777777" w:rsidR="002E7BC6" w:rsidRDefault="002E7BC6" w:rsidP="002E7BC6">
            <w:pPr>
              <w:spacing w:after="0"/>
              <w:rPr>
                <w:rFonts w:eastAsia="SimSun"/>
                <w:sz w:val="18"/>
                <w:lang w:eastAsia="zh-CN"/>
              </w:rPr>
            </w:pPr>
            <w:r w:rsidRPr="002E7BC6">
              <w:rPr>
                <w:rFonts w:eastAsia="SimSun"/>
                <w:sz w:val="18"/>
                <w:lang w:eastAsia="zh-CN"/>
              </w:rPr>
              <w:t xml:space="preserve">Sales Data DB Adapters - Total Amount </w:t>
            </w:r>
          </w:p>
          <w:p w14:paraId="50D1FE63"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2318F655"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7.3</w:t>
            </w:r>
          </w:p>
        </w:tc>
      </w:tr>
      <w:tr w:rsidR="002E7BC6" w:rsidRPr="002E7BC6" w14:paraId="0ACAA110"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408586DA"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ESB-NF-REQ-02-05</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7F09215B" w14:textId="77777777" w:rsidR="002E7BC6" w:rsidRDefault="002E7BC6" w:rsidP="002E7BC6">
            <w:pPr>
              <w:spacing w:after="0"/>
              <w:rPr>
                <w:rFonts w:eastAsia="SimSun"/>
                <w:sz w:val="18"/>
                <w:lang w:eastAsia="zh-CN"/>
              </w:rPr>
            </w:pPr>
            <w:r w:rsidRPr="002E7BC6">
              <w:rPr>
                <w:rFonts w:eastAsia="SimSun"/>
                <w:sz w:val="18"/>
                <w:lang w:eastAsia="zh-CN"/>
              </w:rPr>
              <w:t>Pricing/Master Data DB Adapter</w:t>
            </w:r>
          </w:p>
          <w:p w14:paraId="5D932A0B"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3425C438" w14:textId="77777777" w:rsidR="002E7BC6" w:rsidRDefault="0016525C" w:rsidP="002E7BC6">
            <w:pPr>
              <w:spacing w:after="0"/>
              <w:jc w:val="center"/>
              <w:rPr>
                <w:rFonts w:eastAsia="SimSun"/>
                <w:sz w:val="18"/>
                <w:lang w:eastAsia="zh-CN"/>
              </w:rPr>
            </w:pPr>
            <w:r>
              <w:rPr>
                <w:rFonts w:eastAsia="SimSun"/>
                <w:sz w:val="18"/>
                <w:lang w:eastAsia="zh-CN"/>
              </w:rPr>
              <w:t>Technical</w:t>
            </w:r>
          </w:p>
          <w:p w14:paraId="71C0C175" w14:textId="26633D61" w:rsidR="0016525C" w:rsidRPr="002E7BC6" w:rsidRDefault="0016525C" w:rsidP="002E7BC6">
            <w:pPr>
              <w:spacing w:after="0"/>
              <w:jc w:val="center"/>
              <w:rPr>
                <w:rFonts w:eastAsia="SimSun"/>
                <w:sz w:val="18"/>
                <w:lang w:eastAsia="zh-CN"/>
              </w:rPr>
            </w:pPr>
            <w:r>
              <w:rPr>
                <w:rFonts w:eastAsia="SimSun"/>
                <w:sz w:val="18"/>
                <w:lang w:eastAsia="zh-CN"/>
              </w:rPr>
              <w:t>Spec.</w:t>
            </w:r>
          </w:p>
        </w:tc>
      </w:tr>
    </w:tbl>
    <w:p w14:paraId="75F59FD7" w14:textId="27E56512" w:rsidR="002265DC" w:rsidRPr="00184A3A" w:rsidRDefault="002265DC" w:rsidP="007E6F0F">
      <w:pPr>
        <w:jc w:val="both"/>
        <w:rPr>
          <w:rFonts w:eastAsia="Microsoft YaHei" w:cs="Microsoft YaHei"/>
          <w:b/>
          <w:bCs/>
          <w:color w:val="365F91" w:themeColor="accent1" w:themeShade="BF"/>
          <w:sz w:val="28"/>
          <w:szCs w:val="28"/>
        </w:rPr>
      </w:pPr>
    </w:p>
    <w:p w14:paraId="7E3D92A1" w14:textId="77777777" w:rsidR="00A57F4A" w:rsidRDefault="00A57F4A">
      <w:pPr>
        <w:rPr>
          <w:rFonts w:eastAsia="SimSun" w:cs="Microsoft YaHei"/>
          <w:b/>
          <w:bCs/>
          <w:color w:val="365F91" w:themeColor="accent1" w:themeShade="BF"/>
          <w:sz w:val="28"/>
          <w:szCs w:val="28"/>
          <w:lang w:eastAsia="zh-CN"/>
        </w:rPr>
      </w:pPr>
      <w:r>
        <w:br w:type="page"/>
      </w:r>
    </w:p>
    <w:p w14:paraId="6B01EC18" w14:textId="5A335480" w:rsidR="004E1819" w:rsidRPr="00184A3A" w:rsidRDefault="004E1819" w:rsidP="009D5EF3">
      <w:pPr>
        <w:pStyle w:val="Heading1"/>
      </w:pPr>
      <w:bookmarkStart w:id="23" w:name="_Toc472133110"/>
      <w:r w:rsidRPr="00184A3A">
        <w:lastRenderedPageBreak/>
        <w:t>Executive Summary</w:t>
      </w:r>
      <w:bookmarkEnd w:id="23"/>
    </w:p>
    <w:p w14:paraId="43CB51A0" w14:textId="5E3C977D" w:rsidR="007C7962" w:rsidRPr="00184A3A" w:rsidRDefault="00F41F74" w:rsidP="00A00C1A">
      <w:pPr>
        <w:jc w:val="both"/>
        <w:rPr>
          <w:lang w:eastAsia="zh-CN"/>
        </w:rPr>
      </w:pPr>
      <w:r w:rsidRPr="00184A3A">
        <w:rPr>
          <w:lang w:eastAsia="zh-CN"/>
        </w:rPr>
        <w:t xml:space="preserve">The aim of the ESB project </w:t>
      </w:r>
      <w:r w:rsidR="001F0E39" w:rsidRPr="00184A3A">
        <w:rPr>
          <w:lang w:eastAsia="zh-CN"/>
        </w:rPr>
        <w:t xml:space="preserve">is </w:t>
      </w:r>
      <w:r w:rsidRPr="00184A3A">
        <w:rPr>
          <w:lang w:eastAsia="zh-CN"/>
        </w:rPr>
        <w:t xml:space="preserve">to </w:t>
      </w:r>
      <w:r w:rsidR="001F0E39" w:rsidRPr="00184A3A">
        <w:rPr>
          <w:lang w:eastAsia="zh-CN"/>
        </w:rPr>
        <w:t xml:space="preserve">migrate </w:t>
      </w:r>
      <w:r w:rsidRPr="00184A3A">
        <w:rPr>
          <w:lang w:eastAsia="zh-CN"/>
        </w:rPr>
        <w:t xml:space="preserve">three data processing flows in Maxim’s current enterprise </w:t>
      </w:r>
      <w:r w:rsidR="00E57C5D" w:rsidRPr="00184A3A">
        <w:rPr>
          <w:lang w:eastAsia="zh-CN"/>
        </w:rPr>
        <w:t xml:space="preserve">architecture </w:t>
      </w:r>
      <w:r w:rsidR="001F0E39" w:rsidRPr="00184A3A">
        <w:rPr>
          <w:lang w:eastAsia="zh-CN"/>
        </w:rPr>
        <w:t xml:space="preserve">using </w:t>
      </w:r>
      <w:r w:rsidR="000812BA" w:rsidRPr="00184A3A">
        <w:rPr>
          <w:lang w:eastAsia="zh-CN"/>
        </w:rPr>
        <w:t xml:space="preserve">database provided </w:t>
      </w:r>
      <w:r w:rsidR="00E57C5D" w:rsidRPr="00184A3A">
        <w:rPr>
          <w:lang w:eastAsia="zh-CN"/>
        </w:rPr>
        <w:t>technologies</w:t>
      </w:r>
      <w:r w:rsidR="000812BA" w:rsidRPr="00184A3A">
        <w:rPr>
          <w:lang w:eastAsia="zh-CN"/>
        </w:rPr>
        <w:t xml:space="preserve"> (linked server</w:t>
      </w:r>
      <w:r w:rsidR="004B58AC" w:rsidRPr="00184A3A">
        <w:rPr>
          <w:lang w:eastAsia="zh-CN"/>
        </w:rPr>
        <w:t xml:space="preserve"> &amp;</w:t>
      </w:r>
      <w:r w:rsidR="000812BA" w:rsidRPr="00184A3A">
        <w:rPr>
          <w:lang w:eastAsia="zh-CN"/>
        </w:rPr>
        <w:t xml:space="preserve"> stored procedure) to </w:t>
      </w:r>
      <w:r w:rsidR="00CC1ACF" w:rsidRPr="00184A3A">
        <w:rPr>
          <w:lang w:eastAsia="zh-CN"/>
        </w:rPr>
        <w:t>a new</w:t>
      </w:r>
      <w:r w:rsidR="000812BA" w:rsidRPr="00184A3A">
        <w:rPr>
          <w:lang w:eastAsia="zh-CN"/>
        </w:rPr>
        <w:t xml:space="preserve"> platform using </w:t>
      </w:r>
      <w:r w:rsidR="00CC1ACF" w:rsidRPr="00184A3A">
        <w:rPr>
          <w:lang w:eastAsia="zh-CN"/>
        </w:rPr>
        <w:t xml:space="preserve">Oracle </w:t>
      </w:r>
      <w:r w:rsidR="00C92AEC" w:rsidRPr="00184A3A">
        <w:rPr>
          <w:lang w:eastAsia="zh-CN"/>
        </w:rPr>
        <w:t>E</w:t>
      </w:r>
      <w:r w:rsidR="000812BA" w:rsidRPr="00184A3A">
        <w:rPr>
          <w:lang w:eastAsia="zh-CN"/>
        </w:rPr>
        <w:t xml:space="preserve">nterprise </w:t>
      </w:r>
      <w:r w:rsidR="00C92AEC" w:rsidRPr="00184A3A">
        <w:rPr>
          <w:lang w:eastAsia="zh-CN"/>
        </w:rPr>
        <w:t>S</w:t>
      </w:r>
      <w:r w:rsidR="000812BA" w:rsidRPr="00184A3A">
        <w:rPr>
          <w:lang w:eastAsia="zh-CN"/>
        </w:rPr>
        <w:t xml:space="preserve">ervices </w:t>
      </w:r>
      <w:r w:rsidR="004808FB" w:rsidRPr="00184A3A">
        <w:rPr>
          <w:lang w:eastAsia="zh-CN"/>
        </w:rPr>
        <w:t>Bus</w:t>
      </w:r>
      <w:r w:rsidR="000812BA" w:rsidRPr="00184A3A">
        <w:rPr>
          <w:lang w:eastAsia="zh-CN"/>
        </w:rPr>
        <w:t xml:space="preserve"> technology</w:t>
      </w:r>
      <w:r w:rsidR="007C7962" w:rsidRPr="00184A3A">
        <w:rPr>
          <w:lang w:eastAsia="zh-CN"/>
        </w:rPr>
        <w:t xml:space="preserve">. </w:t>
      </w:r>
      <w:r w:rsidR="000812BA" w:rsidRPr="00184A3A">
        <w:rPr>
          <w:lang w:eastAsia="zh-CN"/>
        </w:rPr>
        <w:t xml:space="preserve">In the new </w:t>
      </w:r>
      <w:r w:rsidR="00831E13" w:rsidRPr="00184A3A">
        <w:rPr>
          <w:lang w:eastAsia="zh-CN"/>
        </w:rPr>
        <w:t xml:space="preserve">ESB polling </w:t>
      </w:r>
      <w:r w:rsidR="00445748" w:rsidRPr="00184A3A">
        <w:rPr>
          <w:lang w:eastAsia="zh-CN"/>
        </w:rPr>
        <w:t>system</w:t>
      </w:r>
      <w:r w:rsidR="00831E13" w:rsidRPr="00184A3A">
        <w:rPr>
          <w:lang w:eastAsia="zh-CN"/>
        </w:rPr>
        <w:t xml:space="preserve"> (</w:t>
      </w:r>
      <w:r w:rsidR="00952401" w:rsidRPr="00184A3A">
        <w:rPr>
          <w:lang w:eastAsia="zh-CN"/>
        </w:rPr>
        <w:t>ESB system</w:t>
      </w:r>
      <w:r w:rsidR="00831E13" w:rsidRPr="00184A3A">
        <w:rPr>
          <w:lang w:eastAsia="zh-CN"/>
        </w:rPr>
        <w:t>)</w:t>
      </w:r>
      <w:r w:rsidR="000812BA" w:rsidRPr="00184A3A">
        <w:rPr>
          <w:lang w:eastAsia="zh-CN"/>
        </w:rPr>
        <w:t xml:space="preserve">, </w:t>
      </w:r>
      <w:r w:rsidR="000C0EBC" w:rsidRPr="00184A3A">
        <w:rPr>
          <w:lang w:eastAsia="zh-CN"/>
        </w:rPr>
        <w:t xml:space="preserve">it will have </w:t>
      </w:r>
      <w:r w:rsidR="00C92AEC" w:rsidRPr="00184A3A">
        <w:rPr>
          <w:lang w:eastAsia="zh-CN"/>
        </w:rPr>
        <w:t>three</w:t>
      </w:r>
      <w:r w:rsidR="000812BA" w:rsidRPr="00184A3A">
        <w:rPr>
          <w:lang w:eastAsia="zh-CN"/>
        </w:rPr>
        <w:t xml:space="preserve"> </w:t>
      </w:r>
      <w:r w:rsidR="007C7962" w:rsidRPr="00184A3A">
        <w:rPr>
          <w:lang w:eastAsia="zh-CN"/>
        </w:rPr>
        <w:t xml:space="preserve">data processing flows </w:t>
      </w:r>
      <w:r w:rsidR="001A6C6D" w:rsidRPr="00184A3A">
        <w:rPr>
          <w:lang w:eastAsia="zh-CN"/>
        </w:rPr>
        <w:t>implemented</w:t>
      </w:r>
      <w:r w:rsidR="000C0EBC" w:rsidRPr="00184A3A">
        <w:rPr>
          <w:lang w:eastAsia="zh-CN"/>
        </w:rPr>
        <w:t xml:space="preserve">. </w:t>
      </w:r>
      <w:r w:rsidR="000812BA" w:rsidRPr="00184A3A">
        <w:rPr>
          <w:lang w:eastAsia="zh-CN"/>
        </w:rPr>
        <w:t xml:space="preserve"> </w:t>
      </w:r>
    </w:p>
    <w:p w14:paraId="6A07392B" w14:textId="77777777" w:rsidR="007C7962" w:rsidRPr="00184A3A" w:rsidRDefault="007C7962" w:rsidP="00DF002A">
      <w:pPr>
        <w:pStyle w:val="TOC1"/>
        <w:numPr>
          <w:ilvl w:val="0"/>
          <w:numId w:val="3"/>
        </w:numPr>
        <w:rPr>
          <w:lang w:eastAsia="zh-CN"/>
        </w:rPr>
      </w:pPr>
      <w:r w:rsidRPr="00184A3A">
        <w:rPr>
          <w:lang w:eastAsia="zh-CN"/>
        </w:rPr>
        <w:t>Sales data real time processing to EDW</w:t>
      </w:r>
    </w:p>
    <w:p w14:paraId="322922DA" w14:textId="77777777" w:rsidR="007C7962" w:rsidRPr="00184A3A" w:rsidRDefault="007C7962" w:rsidP="00DF002A">
      <w:pPr>
        <w:pStyle w:val="TOC1"/>
        <w:numPr>
          <w:ilvl w:val="0"/>
          <w:numId w:val="3"/>
        </w:numPr>
        <w:rPr>
          <w:lang w:eastAsia="zh-CN"/>
        </w:rPr>
      </w:pPr>
      <w:r w:rsidRPr="00184A3A">
        <w:rPr>
          <w:lang w:eastAsia="zh-CN"/>
        </w:rPr>
        <w:t>Sales data EOD processing to EDW</w:t>
      </w:r>
    </w:p>
    <w:p w14:paraId="65AFD6E1" w14:textId="3DAE4111" w:rsidR="009D5EF3" w:rsidRPr="00184A3A" w:rsidRDefault="00C92AEC" w:rsidP="00DF002A">
      <w:pPr>
        <w:pStyle w:val="TOC1"/>
        <w:numPr>
          <w:ilvl w:val="0"/>
          <w:numId w:val="3"/>
        </w:numPr>
        <w:rPr>
          <w:lang w:eastAsia="zh-CN"/>
        </w:rPr>
      </w:pPr>
      <w:r w:rsidRPr="00184A3A">
        <w:rPr>
          <w:lang w:eastAsia="zh-CN"/>
        </w:rPr>
        <w:t>Synchronize</w:t>
      </w:r>
      <w:r w:rsidR="0007169F" w:rsidRPr="00184A3A">
        <w:rPr>
          <w:lang w:eastAsia="zh-CN"/>
        </w:rPr>
        <w:t xml:space="preserve"> master d</w:t>
      </w:r>
      <w:r w:rsidR="00D16331" w:rsidRPr="00184A3A">
        <w:rPr>
          <w:lang w:eastAsia="zh-CN"/>
        </w:rPr>
        <w:t>ata to PO</w:t>
      </w:r>
      <w:r w:rsidR="00F14F99" w:rsidRPr="00184A3A">
        <w:rPr>
          <w:lang w:eastAsia="zh-CN"/>
        </w:rPr>
        <w:t>S clients (e.g. Pricing/Master)</w:t>
      </w:r>
    </w:p>
    <w:p w14:paraId="53B064F3" w14:textId="1C5E6339" w:rsidR="0014239B" w:rsidRPr="00184A3A" w:rsidRDefault="00A33D4B" w:rsidP="00F14F99">
      <w:pPr>
        <w:spacing w:before="240"/>
        <w:jc w:val="both"/>
        <w:rPr>
          <w:lang w:eastAsia="zh-CN"/>
        </w:rPr>
      </w:pPr>
      <w:r w:rsidRPr="00184A3A">
        <w:rPr>
          <w:lang w:eastAsia="zh-CN"/>
        </w:rPr>
        <w:t>T</w:t>
      </w:r>
      <w:r w:rsidR="00445748" w:rsidRPr="00184A3A">
        <w:rPr>
          <w:lang w:eastAsia="zh-CN"/>
        </w:rPr>
        <w:t xml:space="preserve">he </w:t>
      </w:r>
      <w:r w:rsidR="00952401" w:rsidRPr="00184A3A">
        <w:rPr>
          <w:lang w:eastAsia="zh-CN"/>
        </w:rPr>
        <w:t>ESB</w:t>
      </w:r>
      <w:r w:rsidR="00445748" w:rsidRPr="00184A3A">
        <w:rPr>
          <w:lang w:eastAsia="zh-CN"/>
        </w:rPr>
        <w:t xml:space="preserve"> system </w:t>
      </w:r>
      <w:r w:rsidR="000812BA" w:rsidRPr="00184A3A">
        <w:rPr>
          <w:lang w:eastAsia="zh-CN"/>
        </w:rPr>
        <w:t>will use JDBC to connect</w:t>
      </w:r>
      <w:r w:rsidR="0014239B" w:rsidRPr="00184A3A">
        <w:rPr>
          <w:lang w:eastAsia="zh-CN"/>
        </w:rPr>
        <w:t xml:space="preserve"> to</w:t>
      </w:r>
      <w:r w:rsidR="000812BA" w:rsidRPr="00184A3A">
        <w:rPr>
          <w:lang w:eastAsia="zh-CN"/>
        </w:rPr>
        <w:t xml:space="preserve"> the database</w:t>
      </w:r>
      <w:r w:rsidR="0014239B" w:rsidRPr="00184A3A">
        <w:rPr>
          <w:lang w:eastAsia="zh-CN"/>
        </w:rPr>
        <w:t>s</w:t>
      </w:r>
      <w:r w:rsidR="000812BA" w:rsidRPr="00184A3A">
        <w:rPr>
          <w:lang w:eastAsia="zh-CN"/>
        </w:rPr>
        <w:t xml:space="preserve"> of </w:t>
      </w:r>
      <w:r w:rsidR="00445748" w:rsidRPr="00184A3A">
        <w:rPr>
          <w:lang w:eastAsia="zh-CN"/>
        </w:rPr>
        <w:t xml:space="preserve">existing </w:t>
      </w:r>
      <w:r w:rsidR="000812BA" w:rsidRPr="00184A3A">
        <w:rPr>
          <w:lang w:eastAsia="zh-CN"/>
        </w:rPr>
        <w:t xml:space="preserve">POS </w:t>
      </w:r>
      <w:r w:rsidR="006F647B" w:rsidRPr="00184A3A">
        <w:rPr>
          <w:lang w:eastAsia="zh-CN"/>
        </w:rPr>
        <w:t>clients</w:t>
      </w:r>
      <w:r w:rsidR="000812BA" w:rsidRPr="00184A3A">
        <w:rPr>
          <w:lang w:eastAsia="zh-CN"/>
        </w:rPr>
        <w:t xml:space="preserve"> in</w:t>
      </w:r>
      <w:r w:rsidR="00B30C10" w:rsidRPr="00184A3A">
        <w:rPr>
          <w:lang w:eastAsia="zh-CN"/>
        </w:rPr>
        <w:t xml:space="preserve"> outlets by pre-configured connection information in order to collect </w:t>
      </w:r>
      <w:r w:rsidR="008D5A79" w:rsidRPr="00184A3A">
        <w:rPr>
          <w:lang w:eastAsia="zh-CN"/>
        </w:rPr>
        <w:t>s</w:t>
      </w:r>
      <w:r w:rsidR="000812BA" w:rsidRPr="00184A3A">
        <w:rPr>
          <w:lang w:eastAsia="zh-CN"/>
        </w:rPr>
        <w:t xml:space="preserve">ales data </w:t>
      </w:r>
      <w:r w:rsidR="00CC1ACF" w:rsidRPr="00184A3A">
        <w:rPr>
          <w:lang w:eastAsia="zh-CN"/>
        </w:rPr>
        <w:t xml:space="preserve">from </w:t>
      </w:r>
      <w:r w:rsidR="006F647B" w:rsidRPr="00184A3A">
        <w:rPr>
          <w:lang w:eastAsia="zh-CN"/>
        </w:rPr>
        <w:t>the existing</w:t>
      </w:r>
      <w:r w:rsidR="00CC1ACF" w:rsidRPr="00184A3A">
        <w:rPr>
          <w:lang w:eastAsia="zh-CN"/>
        </w:rPr>
        <w:t xml:space="preserve"> POS</w:t>
      </w:r>
      <w:r w:rsidR="006F647B" w:rsidRPr="00184A3A">
        <w:rPr>
          <w:lang w:eastAsia="zh-CN"/>
        </w:rPr>
        <w:t xml:space="preserve"> systems</w:t>
      </w:r>
      <w:r w:rsidR="00CC1ACF" w:rsidRPr="00184A3A">
        <w:rPr>
          <w:lang w:eastAsia="zh-CN"/>
        </w:rPr>
        <w:t xml:space="preserve"> and update</w:t>
      </w:r>
      <w:r w:rsidR="000812BA" w:rsidRPr="00184A3A">
        <w:rPr>
          <w:lang w:eastAsia="zh-CN"/>
        </w:rPr>
        <w:t xml:space="preserve"> </w:t>
      </w:r>
      <w:r w:rsidR="006F647B" w:rsidRPr="00184A3A">
        <w:rPr>
          <w:lang w:eastAsia="zh-CN"/>
        </w:rPr>
        <w:t xml:space="preserve">the </w:t>
      </w:r>
      <w:r w:rsidR="008D5A79" w:rsidRPr="00184A3A">
        <w:rPr>
          <w:lang w:eastAsia="zh-CN"/>
        </w:rPr>
        <w:t>p</w:t>
      </w:r>
      <w:r w:rsidR="000812BA" w:rsidRPr="00184A3A">
        <w:rPr>
          <w:lang w:eastAsia="zh-CN"/>
        </w:rPr>
        <w:t>ricing</w:t>
      </w:r>
      <w:r w:rsidR="00CC1ACF" w:rsidRPr="00184A3A">
        <w:rPr>
          <w:lang w:eastAsia="zh-CN"/>
        </w:rPr>
        <w:t>/</w:t>
      </w:r>
      <w:r w:rsidR="008D5A79" w:rsidRPr="00184A3A">
        <w:rPr>
          <w:lang w:eastAsia="zh-CN"/>
        </w:rPr>
        <w:t>m</w:t>
      </w:r>
      <w:r w:rsidR="000812BA" w:rsidRPr="00184A3A">
        <w:rPr>
          <w:lang w:eastAsia="zh-CN"/>
        </w:rPr>
        <w:t>aster data</w:t>
      </w:r>
      <w:r w:rsidR="00CC1ACF" w:rsidRPr="00184A3A">
        <w:rPr>
          <w:lang w:eastAsia="zh-CN"/>
        </w:rPr>
        <w:t xml:space="preserve"> back to the </w:t>
      </w:r>
      <w:r w:rsidR="00445748" w:rsidRPr="00184A3A">
        <w:rPr>
          <w:lang w:eastAsia="zh-CN"/>
        </w:rPr>
        <w:t xml:space="preserve">existing </w:t>
      </w:r>
      <w:r w:rsidR="00CC1ACF" w:rsidRPr="00184A3A">
        <w:rPr>
          <w:lang w:eastAsia="zh-CN"/>
        </w:rPr>
        <w:t xml:space="preserve">POS </w:t>
      </w:r>
      <w:r w:rsidR="006F647B" w:rsidRPr="00184A3A">
        <w:rPr>
          <w:lang w:eastAsia="zh-CN"/>
        </w:rPr>
        <w:t>clients</w:t>
      </w:r>
      <w:r w:rsidR="000812BA" w:rsidRPr="00184A3A">
        <w:rPr>
          <w:lang w:eastAsia="zh-CN"/>
        </w:rPr>
        <w:t xml:space="preserve">. </w:t>
      </w:r>
      <w:r w:rsidR="000311B3" w:rsidRPr="00184A3A">
        <w:rPr>
          <w:lang w:eastAsia="zh-CN"/>
        </w:rPr>
        <w:t>Referring</w:t>
      </w:r>
      <w:r w:rsidR="000812BA" w:rsidRPr="00184A3A">
        <w:rPr>
          <w:lang w:eastAsia="zh-CN"/>
        </w:rPr>
        <w:t xml:space="preserve"> to the polling logic found in </w:t>
      </w:r>
      <w:r w:rsidR="00445748" w:rsidRPr="00184A3A">
        <w:rPr>
          <w:lang w:eastAsia="zh-CN"/>
        </w:rPr>
        <w:t xml:space="preserve">the production </w:t>
      </w:r>
      <w:r w:rsidR="000812BA" w:rsidRPr="00184A3A">
        <w:rPr>
          <w:lang w:eastAsia="zh-CN"/>
        </w:rPr>
        <w:t xml:space="preserve">IT51 server, </w:t>
      </w:r>
      <w:r w:rsidR="00CC1ACF" w:rsidRPr="00184A3A">
        <w:rPr>
          <w:lang w:eastAsia="zh-CN"/>
        </w:rPr>
        <w:t xml:space="preserve">for </w:t>
      </w:r>
      <w:r w:rsidR="000812BA" w:rsidRPr="00184A3A">
        <w:rPr>
          <w:lang w:eastAsia="zh-CN"/>
        </w:rPr>
        <w:t xml:space="preserve">any connection error, </w:t>
      </w:r>
      <w:r w:rsidR="00445748" w:rsidRPr="00184A3A">
        <w:rPr>
          <w:lang w:eastAsia="zh-CN"/>
        </w:rPr>
        <w:t xml:space="preserve">the </w:t>
      </w:r>
      <w:r w:rsidR="00952401" w:rsidRPr="00184A3A">
        <w:rPr>
          <w:lang w:eastAsia="zh-CN"/>
        </w:rPr>
        <w:t>ESB</w:t>
      </w:r>
      <w:r w:rsidRPr="00184A3A">
        <w:rPr>
          <w:lang w:eastAsia="zh-CN"/>
        </w:rPr>
        <w:t xml:space="preserve"> </w:t>
      </w:r>
      <w:r w:rsidR="00445748" w:rsidRPr="00184A3A">
        <w:rPr>
          <w:lang w:eastAsia="zh-CN"/>
        </w:rPr>
        <w:t>system</w:t>
      </w:r>
      <w:r w:rsidR="000812BA" w:rsidRPr="00184A3A">
        <w:rPr>
          <w:lang w:eastAsia="zh-CN"/>
        </w:rPr>
        <w:t xml:space="preserve"> will log </w:t>
      </w:r>
      <w:r w:rsidR="000311B3" w:rsidRPr="00184A3A">
        <w:rPr>
          <w:lang w:eastAsia="zh-CN"/>
        </w:rPr>
        <w:t>down</w:t>
      </w:r>
      <w:r w:rsidR="000812BA" w:rsidRPr="00184A3A">
        <w:rPr>
          <w:lang w:eastAsia="zh-CN"/>
        </w:rPr>
        <w:t xml:space="preserve"> </w:t>
      </w:r>
      <w:r w:rsidR="006F647B" w:rsidRPr="00184A3A">
        <w:rPr>
          <w:lang w:eastAsia="zh-CN"/>
        </w:rPr>
        <w:t xml:space="preserve">the </w:t>
      </w:r>
      <w:r w:rsidR="000812BA" w:rsidRPr="00184A3A">
        <w:rPr>
          <w:lang w:eastAsia="zh-CN"/>
        </w:rPr>
        <w:t>error and retry data synchronizati</w:t>
      </w:r>
      <w:r w:rsidR="000311B3" w:rsidRPr="00184A3A">
        <w:rPr>
          <w:lang w:eastAsia="zh-CN"/>
        </w:rPr>
        <w:t xml:space="preserve">on. </w:t>
      </w:r>
      <w:r w:rsidR="006F647B" w:rsidRPr="00184A3A">
        <w:rPr>
          <w:lang w:eastAsia="zh-CN"/>
        </w:rPr>
        <w:t>After reaching maximum retry count, the ESB system will halt the synchronization for that particular POS client and generate alert to related parties for follow up</w:t>
      </w:r>
      <w:r w:rsidR="000812BA" w:rsidRPr="00184A3A">
        <w:rPr>
          <w:lang w:eastAsia="zh-CN"/>
        </w:rPr>
        <w:t>.</w:t>
      </w:r>
      <w:r w:rsidR="000311B3" w:rsidRPr="00184A3A">
        <w:rPr>
          <w:lang w:eastAsia="zh-CN"/>
        </w:rPr>
        <w:t xml:space="preserve"> </w:t>
      </w:r>
    </w:p>
    <w:p w14:paraId="2C6C3AFA" w14:textId="11302217" w:rsidR="000812BA" w:rsidRPr="00184A3A" w:rsidRDefault="00445748" w:rsidP="00F14F99">
      <w:pPr>
        <w:spacing w:before="240"/>
        <w:jc w:val="both"/>
        <w:rPr>
          <w:lang w:eastAsia="zh-CN"/>
        </w:rPr>
      </w:pPr>
      <w:r w:rsidRPr="00184A3A">
        <w:rPr>
          <w:lang w:eastAsia="zh-CN"/>
        </w:rPr>
        <w:t>All</w:t>
      </w:r>
      <w:r w:rsidR="000311B3" w:rsidRPr="00184A3A">
        <w:rPr>
          <w:lang w:eastAsia="zh-CN"/>
        </w:rPr>
        <w:t xml:space="preserve"> POS </w:t>
      </w:r>
      <w:r w:rsidR="008D5A79" w:rsidRPr="00184A3A">
        <w:rPr>
          <w:lang w:eastAsia="zh-CN"/>
        </w:rPr>
        <w:t>client</w:t>
      </w:r>
      <w:r w:rsidR="00375475" w:rsidRPr="00184A3A">
        <w:rPr>
          <w:lang w:eastAsia="zh-CN"/>
        </w:rPr>
        <w:t>s’</w:t>
      </w:r>
      <w:r w:rsidR="008D5A79" w:rsidRPr="00184A3A">
        <w:rPr>
          <w:lang w:eastAsia="zh-CN"/>
        </w:rPr>
        <w:t xml:space="preserve"> </w:t>
      </w:r>
      <w:r w:rsidR="000311B3" w:rsidRPr="00184A3A">
        <w:rPr>
          <w:lang w:eastAsia="zh-CN"/>
        </w:rPr>
        <w:t xml:space="preserve">connection settings are </w:t>
      </w:r>
      <w:r w:rsidR="000812BA" w:rsidRPr="00184A3A">
        <w:rPr>
          <w:lang w:eastAsia="zh-CN"/>
        </w:rPr>
        <w:t>configur</w:t>
      </w:r>
      <w:r w:rsidR="000311B3" w:rsidRPr="00184A3A">
        <w:rPr>
          <w:lang w:eastAsia="zh-CN"/>
        </w:rPr>
        <w:t>able</w:t>
      </w:r>
      <w:r w:rsidR="000812BA" w:rsidRPr="00184A3A">
        <w:rPr>
          <w:lang w:eastAsia="zh-CN"/>
        </w:rPr>
        <w:t xml:space="preserve"> and </w:t>
      </w:r>
      <w:r w:rsidR="000311B3" w:rsidRPr="00184A3A">
        <w:rPr>
          <w:lang w:eastAsia="zh-CN"/>
        </w:rPr>
        <w:t>maintainable</w:t>
      </w:r>
      <w:r w:rsidR="000812BA" w:rsidRPr="00184A3A">
        <w:rPr>
          <w:lang w:eastAsia="zh-CN"/>
        </w:rPr>
        <w:t xml:space="preserve"> by </w:t>
      </w:r>
      <w:r w:rsidR="00C92AEC" w:rsidRPr="00184A3A">
        <w:rPr>
          <w:lang w:eastAsia="zh-CN"/>
        </w:rPr>
        <w:t>Maxim’s</w:t>
      </w:r>
      <w:r w:rsidR="000812BA" w:rsidRPr="00184A3A">
        <w:rPr>
          <w:lang w:eastAsia="zh-CN"/>
        </w:rPr>
        <w:t xml:space="preserve"> IT.</w:t>
      </w:r>
      <w:r w:rsidRPr="00184A3A">
        <w:rPr>
          <w:lang w:eastAsia="zh-CN"/>
        </w:rPr>
        <w:t xml:space="preserve"> It make</w:t>
      </w:r>
      <w:r w:rsidR="001A6C6D" w:rsidRPr="00184A3A">
        <w:rPr>
          <w:lang w:eastAsia="zh-CN"/>
        </w:rPr>
        <w:t>s</w:t>
      </w:r>
      <w:r w:rsidRPr="00184A3A">
        <w:rPr>
          <w:lang w:eastAsia="zh-CN"/>
        </w:rPr>
        <w:t xml:space="preserve"> the adding o</w:t>
      </w:r>
      <w:r w:rsidR="009757B4" w:rsidRPr="00184A3A">
        <w:rPr>
          <w:lang w:eastAsia="zh-CN"/>
        </w:rPr>
        <w:t>f</w:t>
      </w:r>
      <w:r w:rsidRPr="00184A3A">
        <w:rPr>
          <w:lang w:eastAsia="zh-CN"/>
        </w:rPr>
        <w:t xml:space="preserve"> new POS client easy</w:t>
      </w:r>
      <w:r w:rsidR="00831E13" w:rsidRPr="00184A3A">
        <w:rPr>
          <w:lang w:eastAsia="zh-CN"/>
        </w:rPr>
        <w:t xml:space="preserve"> and no alteration of programming code </w:t>
      </w:r>
      <w:r w:rsidR="006F647B" w:rsidRPr="00184A3A">
        <w:rPr>
          <w:lang w:eastAsia="zh-CN"/>
        </w:rPr>
        <w:t xml:space="preserve">is </w:t>
      </w:r>
      <w:r w:rsidR="00831E13" w:rsidRPr="00184A3A">
        <w:rPr>
          <w:lang w:eastAsia="zh-CN"/>
        </w:rPr>
        <w:t>required</w:t>
      </w:r>
      <w:r w:rsidRPr="00184A3A">
        <w:rPr>
          <w:lang w:eastAsia="zh-CN"/>
        </w:rPr>
        <w:t xml:space="preserve">. </w:t>
      </w:r>
      <w:r w:rsidR="007B3E48" w:rsidRPr="00184A3A">
        <w:rPr>
          <w:lang w:eastAsia="zh-CN"/>
        </w:rPr>
        <w:t>T</w:t>
      </w:r>
      <w:r w:rsidR="000812BA" w:rsidRPr="00184A3A">
        <w:rPr>
          <w:lang w:eastAsia="zh-CN"/>
        </w:rPr>
        <w:t xml:space="preserve">he </w:t>
      </w:r>
      <w:r w:rsidR="006F647B" w:rsidRPr="00184A3A">
        <w:rPr>
          <w:lang w:eastAsia="zh-CN"/>
        </w:rPr>
        <w:t>ESB</w:t>
      </w:r>
      <w:r w:rsidR="000812BA" w:rsidRPr="00184A3A">
        <w:rPr>
          <w:lang w:eastAsia="zh-CN"/>
        </w:rPr>
        <w:t xml:space="preserve"> </w:t>
      </w:r>
      <w:r w:rsidR="004B58AC" w:rsidRPr="00184A3A">
        <w:rPr>
          <w:lang w:eastAsia="zh-CN"/>
        </w:rPr>
        <w:t xml:space="preserve">system </w:t>
      </w:r>
      <w:r w:rsidR="000311B3" w:rsidRPr="00184A3A">
        <w:rPr>
          <w:lang w:eastAsia="zh-CN"/>
        </w:rPr>
        <w:t>can invoke several</w:t>
      </w:r>
      <w:r w:rsidR="009757B4" w:rsidRPr="00184A3A">
        <w:rPr>
          <w:lang w:eastAsia="zh-CN"/>
        </w:rPr>
        <w:t xml:space="preserve"> configurable</w:t>
      </w:r>
      <w:r w:rsidR="004B58AC" w:rsidRPr="00184A3A">
        <w:rPr>
          <w:lang w:eastAsia="zh-CN"/>
        </w:rPr>
        <w:t xml:space="preserve"> </w:t>
      </w:r>
      <w:r w:rsidRPr="00184A3A">
        <w:rPr>
          <w:lang w:eastAsia="zh-CN"/>
        </w:rPr>
        <w:t xml:space="preserve">concurrent </w:t>
      </w:r>
      <w:r w:rsidR="009757B4" w:rsidRPr="00184A3A">
        <w:rPr>
          <w:lang w:eastAsia="zh-CN"/>
        </w:rPr>
        <w:t xml:space="preserve">threads </w:t>
      </w:r>
      <w:r w:rsidR="000812BA" w:rsidRPr="00184A3A">
        <w:rPr>
          <w:lang w:eastAsia="zh-CN"/>
        </w:rPr>
        <w:t>to poll/push the data to</w:t>
      </w:r>
      <w:r w:rsidR="004B58AC" w:rsidRPr="00184A3A">
        <w:rPr>
          <w:lang w:eastAsia="zh-CN"/>
        </w:rPr>
        <w:t xml:space="preserve">/from </w:t>
      </w:r>
      <w:r w:rsidR="000812BA" w:rsidRPr="00184A3A">
        <w:rPr>
          <w:lang w:eastAsia="zh-CN"/>
        </w:rPr>
        <w:t xml:space="preserve">POS </w:t>
      </w:r>
      <w:r w:rsidR="006F647B" w:rsidRPr="00184A3A">
        <w:rPr>
          <w:lang w:eastAsia="zh-CN"/>
        </w:rPr>
        <w:t>clients</w:t>
      </w:r>
      <w:r w:rsidR="000812BA" w:rsidRPr="00184A3A">
        <w:rPr>
          <w:lang w:eastAsia="zh-CN"/>
        </w:rPr>
        <w:t xml:space="preserve"> concurrently for maximizing </w:t>
      </w:r>
      <w:r w:rsidR="00C60EDF" w:rsidRPr="00184A3A">
        <w:rPr>
          <w:lang w:eastAsia="zh-CN"/>
        </w:rPr>
        <w:t xml:space="preserve">system </w:t>
      </w:r>
      <w:r w:rsidR="000812BA" w:rsidRPr="00184A3A">
        <w:rPr>
          <w:lang w:eastAsia="zh-CN"/>
        </w:rPr>
        <w:t>performance.</w:t>
      </w:r>
    </w:p>
    <w:p w14:paraId="4F1F4F67" w14:textId="77777777" w:rsidR="000812BA" w:rsidRPr="00184A3A" w:rsidRDefault="000812BA" w:rsidP="00A00C1A">
      <w:pPr>
        <w:rPr>
          <w:lang w:eastAsia="zh-CN"/>
        </w:rPr>
      </w:pPr>
    </w:p>
    <w:p w14:paraId="7F36004D" w14:textId="77777777" w:rsidR="004E1819" w:rsidRPr="00184A3A" w:rsidRDefault="004E1819" w:rsidP="007E6F0F">
      <w:pPr>
        <w:jc w:val="both"/>
        <w:rPr>
          <w:rFonts w:eastAsia="Microsoft YaHei" w:cs="Microsoft YaHei"/>
          <w:b/>
          <w:bCs/>
          <w:color w:val="365F91" w:themeColor="accent1" w:themeShade="BF"/>
          <w:sz w:val="28"/>
          <w:szCs w:val="28"/>
        </w:rPr>
      </w:pPr>
      <w:r w:rsidRPr="00184A3A">
        <w:rPr>
          <w:rFonts w:eastAsia="Microsoft YaHei" w:cs="Microsoft YaHei"/>
        </w:rPr>
        <w:br w:type="page"/>
      </w:r>
    </w:p>
    <w:p w14:paraId="3D0EC3AB" w14:textId="386B321A" w:rsidR="00D22FDC" w:rsidRPr="00184A3A" w:rsidRDefault="00D22FDC" w:rsidP="00D22FDC">
      <w:pPr>
        <w:pStyle w:val="Heading1"/>
      </w:pPr>
      <w:bookmarkStart w:id="24" w:name="_Toc472133111"/>
      <w:r w:rsidRPr="00184A3A">
        <w:lastRenderedPageBreak/>
        <w:t>Architecture Design</w:t>
      </w:r>
      <w:bookmarkEnd w:id="24"/>
    </w:p>
    <w:p w14:paraId="6F9EEDB9" w14:textId="28E60E51" w:rsidR="00B64BE6" w:rsidRPr="00184A3A" w:rsidRDefault="00D22FDC" w:rsidP="00B64BE6">
      <w:pPr>
        <w:pStyle w:val="Heading2"/>
      </w:pPr>
      <w:bookmarkStart w:id="25" w:name="_Toc472133112"/>
      <w:r w:rsidRPr="00184A3A">
        <w:t>Overall Architecture</w:t>
      </w:r>
      <w:bookmarkEnd w:id="25"/>
    </w:p>
    <w:p w14:paraId="33FF8E2A" w14:textId="634D7198" w:rsidR="00333876" w:rsidRPr="00184A3A" w:rsidRDefault="00500FB7" w:rsidP="006D1CCB">
      <w:pPr>
        <w:jc w:val="center"/>
        <w:rPr>
          <w:lang w:eastAsia="zh-HK"/>
        </w:rPr>
      </w:pPr>
      <w:r>
        <w:rPr>
          <w:noProof/>
          <w:lang w:eastAsia="zh-CN"/>
        </w:rPr>
        <w:drawing>
          <wp:inline distT="0" distB="0" distL="0" distR="0" wp14:anchorId="500C60EC" wp14:editId="2E905A8B">
            <wp:extent cx="6858000" cy="42240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4224020"/>
                    </a:xfrm>
                    <a:prstGeom prst="rect">
                      <a:avLst/>
                    </a:prstGeom>
                  </pic:spPr>
                </pic:pic>
              </a:graphicData>
            </a:graphic>
          </wp:inline>
        </w:drawing>
      </w:r>
    </w:p>
    <w:p w14:paraId="4450FCCD" w14:textId="77777777" w:rsidR="002A4B5A" w:rsidRPr="00184A3A" w:rsidRDefault="002A4B5A" w:rsidP="00C22FE5">
      <w:pPr>
        <w:spacing w:after="0" w:line="240" w:lineRule="auto"/>
        <w:rPr>
          <w:b/>
          <w:u w:val="single"/>
        </w:rPr>
      </w:pPr>
      <w:r w:rsidRPr="00184A3A">
        <w:rPr>
          <w:b/>
          <w:u w:val="single"/>
        </w:rPr>
        <w:t>Key Data Sources</w:t>
      </w:r>
    </w:p>
    <w:p w14:paraId="71FF2F65" w14:textId="2D78CCA9" w:rsidR="002A4B5A" w:rsidRPr="00184A3A" w:rsidRDefault="00712C66" w:rsidP="00DF002A">
      <w:pPr>
        <w:pStyle w:val="ListParagraph"/>
        <w:numPr>
          <w:ilvl w:val="0"/>
          <w:numId w:val="7"/>
        </w:numPr>
        <w:spacing w:after="0" w:line="240" w:lineRule="auto"/>
        <w:contextualSpacing w:val="0"/>
      </w:pPr>
      <w:r w:rsidRPr="00184A3A">
        <w:t>Sales Data t</w:t>
      </w:r>
      <w:r w:rsidR="002A4B5A" w:rsidRPr="00184A3A">
        <w:t>ext File</w:t>
      </w:r>
    </w:p>
    <w:p w14:paraId="65CA173F" w14:textId="1B2145B2" w:rsidR="002A4B5A" w:rsidRPr="00184A3A" w:rsidRDefault="00712C66" w:rsidP="00DF002A">
      <w:pPr>
        <w:pStyle w:val="ListParagraph"/>
        <w:numPr>
          <w:ilvl w:val="0"/>
          <w:numId w:val="7"/>
        </w:numPr>
        <w:spacing w:after="0" w:line="240" w:lineRule="auto"/>
        <w:contextualSpacing w:val="0"/>
      </w:pPr>
      <w:r w:rsidRPr="00184A3A">
        <w:t xml:space="preserve">Sales Data </w:t>
      </w:r>
      <w:r w:rsidR="002A4B5A" w:rsidRPr="00184A3A">
        <w:t>DBF files</w:t>
      </w:r>
    </w:p>
    <w:p w14:paraId="45C57FD0" w14:textId="6AE035C7" w:rsidR="00712C66" w:rsidRPr="00184A3A" w:rsidRDefault="00712C66" w:rsidP="00DF002A">
      <w:pPr>
        <w:pStyle w:val="ListParagraph"/>
        <w:numPr>
          <w:ilvl w:val="0"/>
          <w:numId w:val="7"/>
        </w:numPr>
        <w:spacing w:after="0" w:line="240" w:lineRule="auto"/>
        <w:contextualSpacing w:val="0"/>
      </w:pPr>
      <w:r w:rsidRPr="00184A3A">
        <w:t>Sales Data POS Client</w:t>
      </w:r>
      <w:r w:rsidR="002A4B5A" w:rsidRPr="00184A3A">
        <w:t xml:space="preserve"> SQL Server</w:t>
      </w:r>
      <w:r w:rsidRPr="00184A3A">
        <w:t xml:space="preserve"> Database</w:t>
      </w:r>
    </w:p>
    <w:p w14:paraId="301F89FE" w14:textId="1810529B" w:rsidR="00712C66" w:rsidRPr="00184A3A" w:rsidRDefault="00712C66" w:rsidP="00712C66">
      <w:pPr>
        <w:spacing w:after="0" w:line="240" w:lineRule="auto"/>
        <w:ind w:left="360"/>
      </w:pPr>
      <w:r w:rsidRPr="00184A3A">
        <w:t>13.  EDW Database</w:t>
      </w:r>
    </w:p>
    <w:p w14:paraId="2FEB65C2" w14:textId="420A168F" w:rsidR="00712C66" w:rsidRPr="00184A3A" w:rsidRDefault="00712C66" w:rsidP="00712C66">
      <w:pPr>
        <w:spacing w:after="0" w:line="240" w:lineRule="auto"/>
        <w:ind w:left="360"/>
      </w:pPr>
      <w:r w:rsidRPr="00184A3A">
        <w:t>14.  Pricing/Master Database</w:t>
      </w:r>
    </w:p>
    <w:p w14:paraId="449F12C4" w14:textId="12305281" w:rsidR="00712C66" w:rsidRPr="00184A3A" w:rsidRDefault="00712C66" w:rsidP="00712C66">
      <w:pPr>
        <w:spacing w:after="0" w:line="240" w:lineRule="auto"/>
        <w:ind w:left="360"/>
      </w:pPr>
      <w:r w:rsidRPr="00184A3A">
        <w:t>15.  Staging Database</w:t>
      </w:r>
    </w:p>
    <w:p w14:paraId="0BC48123" w14:textId="77777777" w:rsidR="002A4B5A" w:rsidRPr="00184A3A" w:rsidRDefault="002A4B5A" w:rsidP="00C22FE5">
      <w:pPr>
        <w:spacing w:before="120" w:after="0" w:line="240" w:lineRule="auto"/>
        <w:rPr>
          <w:b/>
          <w:u w:val="single"/>
        </w:rPr>
      </w:pPr>
      <w:r w:rsidRPr="00184A3A">
        <w:rPr>
          <w:b/>
          <w:u w:val="single"/>
        </w:rPr>
        <w:t>Key Process</w:t>
      </w:r>
    </w:p>
    <w:p w14:paraId="0C9AE1ED" w14:textId="77777777" w:rsidR="002A4B5A" w:rsidRPr="00184A3A" w:rsidRDefault="002A4B5A" w:rsidP="00DF002A">
      <w:pPr>
        <w:pStyle w:val="ListParagraph"/>
        <w:numPr>
          <w:ilvl w:val="0"/>
          <w:numId w:val="7"/>
        </w:numPr>
        <w:spacing w:after="0" w:line="240" w:lineRule="auto"/>
        <w:contextualSpacing w:val="0"/>
      </w:pPr>
      <w:r w:rsidRPr="00184A3A">
        <w:t>Sale Data Real Time Polling (POS -&gt; Staging)</w:t>
      </w:r>
    </w:p>
    <w:p w14:paraId="2CD9FC25" w14:textId="77777777" w:rsidR="002A4B5A" w:rsidRPr="00184A3A" w:rsidRDefault="002A4B5A" w:rsidP="00DF002A">
      <w:pPr>
        <w:pStyle w:val="ListParagraph"/>
        <w:numPr>
          <w:ilvl w:val="0"/>
          <w:numId w:val="7"/>
        </w:numPr>
        <w:spacing w:after="0" w:line="240" w:lineRule="auto"/>
        <w:contextualSpacing w:val="0"/>
      </w:pPr>
      <w:r w:rsidRPr="00184A3A">
        <w:t>Sales Data Real Time to EDW (Staging -&gt; EDW, depend on #4 completion)</w:t>
      </w:r>
    </w:p>
    <w:p w14:paraId="41AAD003" w14:textId="77777777" w:rsidR="002A4B5A" w:rsidRPr="00184A3A" w:rsidRDefault="002A4B5A" w:rsidP="00DF002A">
      <w:pPr>
        <w:pStyle w:val="ListParagraph"/>
        <w:numPr>
          <w:ilvl w:val="0"/>
          <w:numId w:val="7"/>
        </w:numPr>
        <w:spacing w:after="0" w:line="240" w:lineRule="auto"/>
        <w:contextualSpacing w:val="0"/>
      </w:pPr>
      <w:r w:rsidRPr="00184A3A">
        <w:t>Sales Data EOD (POS -&gt; Staging)</w:t>
      </w:r>
    </w:p>
    <w:p w14:paraId="50FAE240" w14:textId="77777777" w:rsidR="002A4B5A" w:rsidRPr="00184A3A" w:rsidRDefault="002A4B5A" w:rsidP="00DF002A">
      <w:pPr>
        <w:pStyle w:val="ListParagraph"/>
        <w:numPr>
          <w:ilvl w:val="0"/>
          <w:numId w:val="7"/>
        </w:numPr>
        <w:spacing w:after="0" w:line="240" w:lineRule="auto"/>
        <w:contextualSpacing w:val="0"/>
      </w:pPr>
      <w:r w:rsidRPr="00184A3A">
        <w:t>Sales Data EOD to EDW (Staging –&gt; EDW, depend on #6 completion)</w:t>
      </w:r>
    </w:p>
    <w:p w14:paraId="43C67EF3" w14:textId="77777777" w:rsidR="002A4B5A" w:rsidRPr="00184A3A" w:rsidRDefault="002A4B5A" w:rsidP="00DF002A">
      <w:pPr>
        <w:pStyle w:val="ListParagraph"/>
        <w:numPr>
          <w:ilvl w:val="0"/>
          <w:numId w:val="7"/>
        </w:numPr>
        <w:spacing w:after="0" w:line="240" w:lineRule="auto"/>
        <w:contextualSpacing w:val="0"/>
      </w:pPr>
      <w:r w:rsidRPr="00184A3A">
        <w:t>Pricing/Master Generation/Preparation (Pricing/Master servers -&gt; Staging)</w:t>
      </w:r>
    </w:p>
    <w:p w14:paraId="310117FB" w14:textId="323AC45B" w:rsidR="002A4B5A" w:rsidRPr="00184A3A" w:rsidRDefault="002A4B5A" w:rsidP="00DF002A">
      <w:pPr>
        <w:pStyle w:val="ListParagraph"/>
        <w:numPr>
          <w:ilvl w:val="0"/>
          <w:numId w:val="7"/>
        </w:numPr>
        <w:spacing w:after="0" w:line="240" w:lineRule="auto"/>
        <w:contextualSpacing w:val="0"/>
      </w:pPr>
      <w:r w:rsidRPr="00184A3A">
        <w:t>Pricing/Master Distribution (Staging –&gt; POS clients, depending on #8 completion)</w:t>
      </w:r>
    </w:p>
    <w:p w14:paraId="1201BAA6" w14:textId="11627448" w:rsidR="002A4B5A" w:rsidRPr="00184A3A" w:rsidRDefault="006D1CCB" w:rsidP="00C22FE5">
      <w:pPr>
        <w:spacing w:before="120" w:after="0" w:line="240" w:lineRule="auto"/>
        <w:rPr>
          <w:b/>
          <w:u w:val="single"/>
        </w:rPr>
      </w:pPr>
      <w:r w:rsidRPr="00184A3A">
        <w:rPr>
          <w:b/>
          <w:u w:val="single"/>
        </w:rPr>
        <w:t>Key OSB components</w:t>
      </w:r>
    </w:p>
    <w:p w14:paraId="67622A33" w14:textId="77777777" w:rsidR="002A4B5A" w:rsidRPr="00184A3A" w:rsidRDefault="002A4B5A" w:rsidP="00DF002A">
      <w:pPr>
        <w:pStyle w:val="ListParagraph"/>
        <w:numPr>
          <w:ilvl w:val="0"/>
          <w:numId w:val="7"/>
        </w:numPr>
        <w:spacing w:after="0" w:line="240" w:lineRule="auto"/>
        <w:contextualSpacing w:val="0"/>
      </w:pPr>
      <w:r w:rsidRPr="00184A3A">
        <w:t>Write EDW tables service (Virtual Branch Sales Inbound tables)</w:t>
      </w:r>
    </w:p>
    <w:p w14:paraId="7A3B4673" w14:textId="77777777" w:rsidR="002A4B5A" w:rsidRPr="00184A3A" w:rsidRDefault="002A4B5A" w:rsidP="00DF002A">
      <w:pPr>
        <w:pStyle w:val="ListParagraph"/>
        <w:numPr>
          <w:ilvl w:val="0"/>
          <w:numId w:val="7"/>
        </w:numPr>
        <w:spacing w:after="0" w:line="240" w:lineRule="auto"/>
        <w:contextualSpacing w:val="0"/>
      </w:pPr>
      <w:r w:rsidRPr="00184A3A">
        <w:t>DB Adapter monitoring pricing/master tables delta</w:t>
      </w:r>
    </w:p>
    <w:p w14:paraId="4F0AB478" w14:textId="77777777" w:rsidR="002A4B5A" w:rsidRPr="00184A3A" w:rsidRDefault="002A4B5A" w:rsidP="00DF002A">
      <w:pPr>
        <w:pStyle w:val="ListParagraph"/>
        <w:numPr>
          <w:ilvl w:val="0"/>
          <w:numId w:val="7"/>
        </w:numPr>
        <w:spacing w:after="0" w:line="240" w:lineRule="auto"/>
        <w:contextualSpacing w:val="0"/>
      </w:pPr>
      <w:r w:rsidRPr="00184A3A">
        <w:t>DB Adapter write Pricing/Master data to staging (triggered by #12)</w:t>
      </w:r>
    </w:p>
    <w:p w14:paraId="03B527C4" w14:textId="10609E16" w:rsidR="00D22FDC" w:rsidRPr="00184A3A" w:rsidRDefault="00D22FDC" w:rsidP="00D22FDC">
      <w:pPr>
        <w:pStyle w:val="Heading1"/>
      </w:pPr>
      <w:bookmarkStart w:id="26" w:name="_Toc472133113"/>
      <w:r w:rsidRPr="00184A3A">
        <w:lastRenderedPageBreak/>
        <w:t>Data Model Design</w:t>
      </w:r>
      <w:bookmarkEnd w:id="26"/>
    </w:p>
    <w:p w14:paraId="51E618AA" w14:textId="08697EA1" w:rsidR="00D22FDC" w:rsidRPr="00184A3A" w:rsidRDefault="00B64BE6" w:rsidP="00D22FDC">
      <w:pPr>
        <w:pStyle w:val="Heading2"/>
      </w:pPr>
      <w:bookmarkStart w:id="27" w:name="_Toc472133114"/>
      <w:r w:rsidRPr="00184A3A">
        <w:t>POS Client Data Source Data Model</w:t>
      </w:r>
      <w:bookmarkEnd w:id="27"/>
    </w:p>
    <w:p w14:paraId="34FCAAC4" w14:textId="7E939C99" w:rsidR="0090729B" w:rsidRPr="00184A3A" w:rsidRDefault="000C0EBC" w:rsidP="0090729B">
      <w:pPr>
        <w:rPr>
          <w:lang w:eastAsia="zh-HK"/>
        </w:rPr>
      </w:pPr>
      <w:r w:rsidRPr="00184A3A">
        <w:rPr>
          <w:lang w:eastAsia="zh-HK"/>
        </w:rPr>
        <w:t xml:space="preserve">Data Model refer to existing POS Client Database Tables as follows:  </w:t>
      </w:r>
    </w:p>
    <w:tbl>
      <w:tblPr>
        <w:tblW w:w="10150" w:type="dxa"/>
        <w:tblInd w:w="355" w:type="dxa"/>
        <w:tblLook w:val="04A0" w:firstRow="1" w:lastRow="0" w:firstColumn="1" w:lastColumn="0" w:noHBand="0" w:noVBand="1"/>
      </w:tblPr>
      <w:tblGrid>
        <w:gridCol w:w="4030"/>
        <w:gridCol w:w="1400"/>
        <w:gridCol w:w="2020"/>
        <w:gridCol w:w="1480"/>
        <w:gridCol w:w="1220"/>
      </w:tblGrid>
      <w:tr w:rsidR="0090729B" w:rsidRPr="00184A3A" w14:paraId="7065B239" w14:textId="77777777" w:rsidTr="0090729B">
        <w:trPr>
          <w:trHeight w:val="310"/>
          <w:tblHeader/>
        </w:trPr>
        <w:tc>
          <w:tcPr>
            <w:tcW w:w="403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86419C1" w14:textId="77777777" w:rsidR="0090729B" w:rsidRPr="00184A3A" w:rsidRDefault="0090729B" w:rsidP="0090729B">
            <w:pPr>
              <w:spacing w:after="0" w:line="240" w:lineRule="auto"/>
              <w:rPr>
                <w:rFonts w:eastAsia="Times New Roman" w:cs="Calibri"/>
                <w:b/>
                <w:bCs/>
                <w:iCs/>
                <w:color w:val="000000"/>
                <w:sz w:val="22"/>
                <w:szCs w:val="24"/>
                <w:lang w:eastAsia="zh-CN"/>
              </w:rPr>
            </w:pPr>
            <w:bookmarkStart w:id="28" w:name="OLE_LINK1"/>
            <w:r w:rsidRPr="00184A3A">
              <w:rPr>
                <w:rFonts w:eastAsia="Times New Roman" w:cs="Calibri"/>
                <w:b/>
                <w:bCs/>
                <w:iCs/>
                <w:color w:val="000000"/>
                <w:sz w:val="22"/>
                <w:szCs w:val="24"/>
                <w:lang w:eastAsia="zh-CN"/>
              </w:rPr>
              <w:t>Table</w:t>
            </w:r>
          </w:p>
        </w:tc>
        <w:tc>
          <w:tcPr>
            <w:tcW w:w="1400" w:type="dxa"/>
            <w:tcBorders>
              <w:top w:val="single" w:sz="4" w:space="0" w:color="auto"/>
              <w:left w:val="nil"/>
              <w:bottom w:val="single" w:sz="4" w:space="0" w:color="auto"/>
              <w:right w:val="single" w:sz="4" w:space="0" w:color="auto"/>
            </w:tcBorders>
            <w:shd w:val="clear" w:color="000000" w:fill="BFBFBF"/>
            <w:noWrap/>
            <w:vAlign w:val="center"/>
            <w:hideMark/>
          </w:tcPr>
          <w:p w14:paraId="033CB531" w14:textId="77777777" w:rsidR="0090729B" w:rsidRPr="00184A3A" w:rsidRDefault="0090729B" w:rsidP="0090729B">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Type</w:t>
            </w:r>
          </w:p>
        </w:tc>
        <w:tc>
          <w:tcPr>
            <w:tcW w:w="2020" w:type="dxa"/>
            <w:tcBorders>
              <w:top w:val="single" w:sz="4" w:space="0" w:color="auto"/>
              <w:left w:val="nil"/>
              <w:bottom w:val="single" w:sz="4" w:space="0" w:color="auto"/>
              <w:right w:val="single" w:sz="4" w:space="0" w:color="auto"/>
            </w:tcBorders>
            <w:shd w:val="clear" w:color="000000" w:fill="BFBFBF"/>
            <w:noWrap/>
            <w:vAlign w:val="center"/>
            <w:hideMark/>
          </w:tcPr>
          <w:p w14:paraId="4AFFD57E" w14:textId="77777777" w:rsidR="0090729B" w:rsidRPr="00184A3A" w:rsidRDefault="0090729B" w:rsidP="0090729B">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Update Freq.</w:t>
            </w:r>
          </w:p>
        </w:tc>
        <w:tc>
          <w:tcPr>
            <w:tcW w:w="1480" w:type="dxa"/>
            <w:tcBorders>
              <w:top w:val="single" w:sz="4" w:space="0" w:color="auto"/>
              <w:left w:val="nil"/>
              <w:bottom w:val="single" w:sz="4" w:space="0" w:color="auto"/>
              <w:right w:val="single" w:sz="4" w:space="0" w:color="auto"/>
            </w:tcBorders>
            <w:shd w:val="clear" w:color="000000" w:fill="BFBFBF"/>
            <w:noWrap/>
            <w:vAlign w:val="center"/>
            <w:hideMark/>
          </w:tcPr>
          <w:p w14:paraId="53AE218F" w14:textId="77777777" w:rsidR="0090729B" w:rsidRPr="00184A3A" w:rsidRDefault="0090729B" w:rsidP="0090729B">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Up/Down</w:t>
            </w:r>
          </w:p>
        </w:tc>
        <w:tc>
          <w:tcPr>
            <w:tcW w:w="1220" w:type="dxa"/>
            <w:tcBorders>
              <w:top w:val="single" w:sz="4" w:space="0" w:color="auto"/>
              <w:left w:val="nil"/>
              <w:bottom w:val="single" w:sz="4" w:space="0" w:color="auto"/>
              <w:right w:val="single" w:sz="4" w:space="0" w:color="auto"/>
            </w:tcBorders>
            <w:shd w:val="clear" w:color="000000" w:fill="BFBFBF"/>
            <w:noWrap/>
            <w:vAlign w:val="center"/>
            <w:hideMark/>
          </w:tcPr>
          <w:p w14:paraId="5A4A532C" w14:textId="77777777" w:rsidR="0090729B" w:rsidRPr="00184A3A" w:rsidRDefault="0090729B" w:rsidP="0090729B">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Source</w:t>
            </w:r>
          </w:p>
        </w:tc>
      </w:tr>
      <w:tr w:rsidR="0090729B" w:rsidRPr="00184A3A" w14:paraId="3EA4B09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8731C7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ACCOUNTS</w:t>
            </w:r>
          </w:p>
        </w:tc>
        <w:tc>
          <w:tcPr>
            <w:tcW w:w="1400" w:type="dxa"/>
            <w:tcBorders>
              <w:top w:val="nil"/>
              <w:left w:val="nil"/>
              <w:bottom w:val="single" w:sz="4" w:space="0" w:color="auto"/>
              <w:right w:val="single" w:sz="4" w:space="0" w:color="auto"/>
            </w:tcBorders>
            <w:shd w:val="clear" w:color="auto" w:fill="auto"/>
            <w:noWrap/>
            <w:vAlign w:val="center"/>
            <w:hideMark/>
          </w:tcPr>
          <w:p w14:paraId="43188A8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F88245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4E693F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CC64DD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16CE7F9B"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F17138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COUPON_CONTROL</w:t>
            </w:r>
          </w:p>
        </w:tc>
        <w:tc>
          <w:tcPr>
            <w:tcW w:w="1400" w:type="dxa"/>
            <w:tcBorders>
              <w:top w:val="nil"/>
              <w:left w:val="nil"/>
              <w:bottom w:val="single" w:sz="4" w:space="0" w:color="auto"/>
              <w:right w:val="single" w:sz="4" w:space="0" w:color="auto"/>
            </w:tcBorders>
            <w:shd w:val="clear" w:color="auto" w:fill="auto"/>
            <w:noWrap/>
            <w:vAlign w:val="center"/>
            <w:hideMark/>
          </w:tcPr>
          <w:p w14:paraId="4355F6B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3E7ADC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A03054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0ED9DE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D4E2917"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B02200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COUPON_RANGE</w:t>
            </w:r>
          </w:p>
        </w:tc>
        <w:tc>
          <w:tcPr>
            <w:tcW w:w="1400" w:type="dxa"/>
            <w:tcBorders>
              <w:top w:val="nil"/>
              <w:left w:val="nil"/>
              <w:bottom w:val="single" w:sz="4" w:space="0" w:color="auto"/>
              <w:right w:val="single" w:sz="4" w:space="0" w:color="auto"/>
            </w:tcBorders>
            <w:shd w:val="clear" w:color="auto" w:fill="auto"/>
            <w:noWrap/>
            <w:vAlign w:val="center"/>
            <w:hideMark/>
          </w:tcPr>
          <w:p w14:paraId="6B92467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5A5177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98330B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8EFA9B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EFAAA96"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A8B5B3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CURRENCY</w:t>
            </w:r>
          </w:p>
        </w:tc>
        <w:tc>
          <w:tcPr>
            <w:tcW w:w="1400" w:type="dxa"/>
            <w:tcBorders>
              <w:top w:val="nil"/>
              <w:left w:val="nil"/>
              <w:bottom w:val="single" w:sz="4" w:space="0" w:color="auto"/>
              <w:right w:val="single" w:sz="4" w:space="0" w:color="auto"/>
            </w:tcBorders>
            <w:shd w:val="clear" w:color="auto" w:fill="auto"/>
            <w:noWrap/>
            <w:vAlign w:val="center"/>
            <w:hideMark/>
          </w:tcPr>
          <w:p w14:paraId="7F37B44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70C23C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7C6037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2804C4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A38A408"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16F2D2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EMPLOYEE</w:t>
            </w:r>
          </w:p>
        </w:tc>
        <w:tc>
          <w:tcPr>
            <w:tcW w:w="1400" w:type="dxa"/>
            <w:tcBorders>
              <w:top w:val="nil"/>
              <w:left w:val="nil"/>
              <w:bottom w:val="single" w:sz="4" w:space="0" w:color="auto"/>
              <w:right w:val="single" w:sz="4" w:space="0" w:color="auto"/>
            </w:tcBorders>
            <w:shd w:val="clear" w:color="auto" w:fill="auto"/>
            <w:noWrap/>
            <w:vAlign w:val="center"/>
            <w:hideMark/>
          </w:tcPr>
          <w:p w14:paraId="3125451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DD8FF4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8C5A11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0C254B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5EFDB53"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9F99F8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HIST_CHECK_LOGS</w:t>
            </w:r>
          </w:p>
        </w:tc>
        <w:tc>
          <w:tcPr>
            <w:tcW w:w="1400" w:type="dxa"/>
            <w:tcBorders>
              <w:top w:val="nil"/>
              <w:left w:val="nil"/>
              <w:bottom w:val="single" w:sz="4" w:space="0" w:color="auto"/>
              <w:right w:val="single" w:sz="4" w:space="0" w:color="auto"/>
            </w:tcBorders>
            <w:shd w:val="clear" w:color="auto" w:fill="auto"/>
            <w:noWrap/>
            <w:vAlign w:val="center"/>
            <w:hideMark/>
          </w:tcPr>
          <w:p w14:paraId="086A932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7B9B279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A4A941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A1FEDB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E6636E2"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DBDE86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HIST_COUPON_SALES</w:t>
            </w:r>
          </w:p>
        </w:tc>
        <w:tc>
          <w:tcPr>
            <w:tcW w:w="1400" w:type="dxa"/>
            <w:tcBorders>
              <w:top w:val="nil"/>
              <w:left w:val="nil"/>
              <w:bottom w:val="single" w:sz="4" w:space="0" w:color="auto"/>
              <w:right w:val="single" w:sz="4" w:space="0" w:color="auto"/>
            </w:tcBorders>
            <w:shd w:val="clear" w:color="auto" w:fill="auto"/>
            <w:noWrap/>
            <w:vAlign w:val="center"/>
            <w:hideMark/>
          </w:tcPr>
          <w:p w14:paraId="398A7F4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142A7C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452B725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ECDF61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45D196B"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25438D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w:t>
            </w:r>
          </w:p>
        </w:tc>
        <w:tc>
          <w:tcPr>
            <w:tcW w:w="1400" w:type="dxa"/>
            <w:tcBorders>
              <w:top w:val="nil"/>
              <w:left w:val="nil"/>
              <w:bottom w:val="single" w:sz="4" w:space="0" w:color="auto"/>
              <w:right w:val="single" w:sz="4" w:space="0" w:color="auto"/>
            </w:tcBorders>
            <w:shd w:val="clear" w:color="auto" w:fill="auto"/>
            <w:noWrap/>
            <w:vAlign w:val="center"/>
            <w:hideMark/>
          </w:tcPr>
          <w:p w14:paraId="1416826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E95768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6F0A2A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89C044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010FAA7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2A500D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HIST_ITEMSTOCK</w:t>
            </w:r>
          </w:p>
        </w:tc>
        <w:tc>
          <w:tcPr>
            <w:tcW w:w="1400" w:type="dxa"/>
            <w:tcBorders>
              <w:top w:val="nil"/>
              <w:left w:val="nil"/>
              <w:bottom w:val="single" w:sz="4" w:space="0" w:color="auto"/>
              <w:right w:val="single" w:sz="4" w:space="0" w:color="auto"/>
            </w:tcBorders>
            <w:shd w:val="clear" w:color="auto" w:fill="auto"/>
            <w:noWrap/>
            <w:vAlign w:val="center"/>
            <w:hideMark/>
          </w:tcPr>
          <w:p w14:paraId="7F1E831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097BF4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892E4C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65FB78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22C4B77"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10AEEC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w:t>
            </w:r>
          </w:p>
        </w:tc>
        <w:tc>
          <w:tcPr>
            <w:tcW w:w="1400" w:type="dxa"/>
            <w:tcBorders>
              <w:top w:val="nil"/>
              <w:left w:val="nil"/>
              <w:bottom w:val="single" w:sz="4" w:space="0" w:color="auto"/>
              <w:right w:val="single" w:sz="4" w:space="0" w:color="auto"/>
            </w:tcBorders>
            <w:shd w:val="clear" w:color="auto" w:fill="auto"/>
            <w:noWrap/>
            <w:vAlign w:val="center"/>
            <w:hideMark/>
          </w:tcPr>
          <w:p w14:paraId="2B76D21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867599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FE57C8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1E826F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3751331E"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857FDB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HIST_ORDERS_EXTRA</w:t>
            </w:r>
          </w:p>
        </w:tc>
        <w:tc>
          <w:tcPr>
            <w:tcW w:w="1400" w:type="dxa"/>
            <w:tcBorders>
              <w:top w:val="nil"/>
              <w:left w:val="nil"/>
              <w:bottom w:val="single" w:sz="4" w:space="0" w:color="auto"/>
              <w:right w:val="single" w:sz="4" w:space="0" w:color="auto"/>
            </w:tcBorders>
            <w:shd w:val="clear" w:color="auto" w:fill="auto"/>
            <w:noWrap/>
            <w:vAlign w:val="center"/>
            <w:hideMark/>
          </w:tcPr>
          <w:p w14:paraId="42ADBF2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E8C362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4066C5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576BD8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1621543"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122C84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HIST_ORDERS_PAY</w:t>
            </w:r>
          </w:p>
        </w:tc>
        <w:tc>
          <w:tcPr>
            <w:tcW w:w="1400" w:type="dxa"/>
            <w:tcBorders>
              <w:top w:val="nil"/>
              <w:left w:val="nil"/>
              <w:bottom w:val="single" w:sz="4" w:space="0" w:color="auto"/>
              <w:right w:val="single" w:sz="4" w:space="0" w:color="auto"/>
            </w:tcBorders>
            <w:shd w:val="clear" w:color="auto" w:fill="auto"/>
            <w:noWrap/>
            <w:vAlign w:val="center"/>
            <w:hideMark/>
          </w:tcPr>
          <w:p w14:paraId="6E6A6FC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450497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72032D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494AB08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6A7B45D"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AD6815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HIST_ORDERS_PAY_PROGRESS</w:t>
            </w:r>
          </w:p>
        </w:tc>
        <w:tc>
          <w:tcPr>
            <w:tcW w:w="1400" w:type="dxa"/>
            <w:tcBorders>
              <w:top w:val="nil"/>
              <w:left w:val="nil"/>
              <w:bottom w:val="single" w:sz="4" w:space="0" w:color="auto"/>
              <w:right w:val="single" w:sz="4" w:space="0" w:color="auto"/>
            </w:tcBorders>
            <w:shd w:val="clear" w:color="auto" w:fill="auto"/>
            <w:noWrap/>
            <w:vAlign w:val="center"/>
            <w:hideMark/>
          </w:tcPr>
          <w:p w14:paraId="522D6DF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3E0FB9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91FCB2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3C1A36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1E689C3"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ABF21D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HIST_PAYFIG</w:t>
            </w:r>
          </w:p>
        </w:tc>
        <w:tc>
          <w:tcPr>
            <w:tcW w:w="1400" w:type="dxa"/>
            <w:tcBorders>
              <w:top w:val="nil"/>
              <w:left w:val="nil"/>
              <w:bottom w:val="single" w:sz="4" w:space="0" w:color="auto"/>
              <w:right w:val="single" w:sz="4" w:space="0" w:color="auto"/>
            </w:tcBorders>
            <w:shd w:val="clear" w:color="auto" w:fill="auto"/>
            <w:noWrap/>
            <w:vAlign w:val="center"/>
            <w:hideMark/>
          </w:tcPr>
          <w:p w14:paraId="6182D91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73CF8EA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CA0EFE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451FD97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369487B"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43FEE6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HIST_PAYSUM</w:t>
            </w:r>
          </w:p>
        </w:tc>
        <w:tc>
          <w:tcPr>
            <w:tcW w:w="1400" w:type="dxa"/>
            <w:tcBorders>
              <w:top w:val="nil"/>
              <w:left w:val="nil"/>
              <w:bottom w:val="single" w:sz="4" w:space="0" w:color="auto"/>
              <w:right w:val="single" w:sz="4" w:space="0" w:color="auto"/>
            </w:tcBorders>
            <w:shd w:val="clear" w:color="auto" w:fill="auto"/>
            <w:noWrap/>
            <w:vAlign w:val="center"/>
            <w:hideMark/>
          </w:tcPr>
          <w:p w14:paraId="13A8F8D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45F6F1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C36233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3F1EEF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1843FD8E"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90E6CE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HIST_POSSYSTEM</w:t>
            </w:r>
          </w:p>
        </w:tc>
        <w:tc>
          <w:tcPr>
            <w:tcW w:w="1400" w:type="dxa"/>
            <w:tcBorders>
              <w:top w:val="nil"/>
              <w:left w:val="nil"/>
              <w:bottom w:val="single" w:sz="4" w:space="0" w:color="auto"/>
              <w:right w:val="single" w:sz="4" w:space="0" w:color="auto"/>
            </w:tcBorders>
            <w:shd w:val="clear" w:color="auto" w:fill="auto"/>
            <w:noWrap/>
            <w:vAlign w:val="center"/>
            <w:hideMark/>
          </w:tcPr>
          <w:p w14:paraId="59759C8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003F95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381147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9FBB46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04F5E1CA"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362DDE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HIST_REDEEMED_COUPON</w:t>
            </w:r>
          </w:p>
        </w:tc>
        <w:tc>
          <w:tcPr>
            <w:tcW w:w="1400" w:type="dxa"/>
            <w:tcBorders>
              <w:top w:val="nil"/>
              <w:left w:val="nil"/>
              <w:bottom w:val="single" w:sz="4" w:space="0" w:color="auto"/>
              <w:right w:val="single" w:sz="4" w:space="0" w:color="auto"/>
            </w:tcBorders>
            <w:shd w:val="clear" w:color="auto" w:fill="auto"/>
            <w:noWrap/>
            <w:vAlign w:val="center"/>
            <w:hideMark/>
          </w:tcPr>
          <w:p w14:paraId="02E8561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63B826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4067F4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84E0A8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D65CD0A"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7E3BD9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HIST_SAFEBOXCHECK</w:t>
            </w:r>
          </w:p>
        </w:tc>
        <w:tc>
          <w:tcPr>
            <w:tcW w:w="1400" w:type="dxa"/>
            <w:tcBorders>
              <w:top w:val="nil"/>
              <w:left w:val="nil"/>
              <w:bottom w:val="single" w:sz="4" w:space="0" w:color="auto"/>
              <w:right w:val="single" w:sz="4" w:space="0" w:color="auto"/>
            </w:tcBorders>
            <w:shd w:val="clear" w:color="auto" w:fill="auto"/>
            <w:noWrap/>
            <w:vAlign w:val="center"/>
            <w:hideMark/>
          </w:tcPr>
          <w:p w14:paraId="26EC9D4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E5A5D5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4BBBEDC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39DF25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A15A020"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577DAA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HIST_SAFEBOXCHECKTENDER</w:t>
            </w:r>
          </w:p>
        </w:tc>
        <w:tc>
          <w:tcPr>
            <w:tcW w:w="1400" w:type="dxa"/>
            <w:tcBorders>
              <w:top w:val="nil"/>
              <w:left w:val="nil"/>
              <w:bottom w:val="single" w:sz="4" w:space="0" w:color="auto"/>
              <w:right w:val="single" w:sz="4" w:space="0" w:color="auto"/>
            </w:tcBorders>
            <w:shd w:val="clear" w:color="auto" w:fill="auto"/>
            <w:noWrap/>
            <w:vAlign w:val="center"/>
            <w:hideMark/>
          </w:tcPr>
          <w:p w14:paraId="020B8F8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08E38F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B2C061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2F19CB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BCF52B4"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AACB35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HIST_SAFEBOXINOUT</w:t>
            </w:r>
          </w:p>
        </w:tc>
        <w:tc>
          <w:tcPr>
            <w:tcW w:w="1400" w:type="dxa"/>
            <w:tcBorders>
              <w:top w:val="nil"/>
              <w:left w:val="nil"/>
              <w:bottom w:val="single" w:sz="4" w:space="0" w:color="auto"/>
              <w:right w:val="single" w:sz="4" w:space="0" w:color="auto"/>
            </w:tcBorders>
            <w:shd w:val="clear" w:color="auto" w:fill="auto"/>
            <w:noWrap/>
            <w:vAlign w:val="center"/>
            <w:hideMark/>
          </w:tcPr>
          <w:p w14:paraId="6E68973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D7D58C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CC33DE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92BAE6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66B4991"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BA4ABB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HIST_SAFEBOXINOUTEXTENDINFO</w:t>
            </w:r>
          </w:p>
        </w:tc>
        <w:tc>
          <w:tcPr>
            <w:tcW w:w="1400" w:type="dxa"/>
            <w:tcBorders>
              <w:top w:val="nil"/>
              <w:left w:val="nil"/>
              <w:bottom w:val="single" w:sz="4" w:space="0" w:color="auto"/>
              <w:right w:val="single" w:sz="4" w:space="0" w:color="auto"/>
            </w:tcBorders>
            <w:shd w:val="clear" w:color="auto" w:fill="auto"/>
            <w:noWrap/>
            <w:vAlign w:val="center"/>
            <w:hideMark/>
          </w:tcPr>
          <w:p w14:paraId="375B792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B43641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363DCE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91DC71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42DE31D"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CF230D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HIST_SAFEBOXPICKUP</w:t>
            </w:r>
          </w:p>
        </w:tc>
        <w:tc>
          <w:tcPr>
            <w:tcW w:w="1400" w:type="dxa"/>
            <w:tcBorders>
              <w:top w:val="nil"/>
              <w:left w:val="nil"/>
              <w:bottom w:val="single" w:sz="4" w:space="0" w:color="auto"/>
              <w:right w:val="single" w:sz="4" w:space="0" w:color="auto"/>
            </w:tcBorders>
            <w:shd w:val="clear" w:color="auto" w:fill="auto"/>
            <w:noWrap/>
            <w:vAlign w:val="center"/>
            <w:hideMark/>
          </w:tcPr>
          <w:p w14:paraId="3247A66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1C7AD8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4584A3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A24E33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59B0884"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F6EAE7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HIST_SESSIONINFO</w:t>
            </w:r>
          </w:p>
        </w:tc>
        <w:tc>
          <w:tcPr>
            <w:tcW w:w="1400" w:type="dxa"/>
            <w:tcBorders>
              <w:top w:val="nil"/>
              <w:left w:val="nil"/>
              <w:bottom w:val="single" w:sz="4" w:space="0" w:color="auto"/>
              <w:right w:val="single" w:sz="4" w:space="0" w:color="auto"/>
            </w:tcBorders>
            <w:shd w:val="clear" w:color="auto" w:fill="auto"/>
            <w:noWrap/>
            <w:vAlign w:val="center"/>
            <w:hideMark/>
          </w:tcPr>
          <w:p w14:paraId="642810C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701789D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20ED84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E8B6B2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61007CC"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7A29D2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HIST_SESSIONTENDER</w:t>
            </w:r>
          </w:p>
        </w:tc>
        <w:tc>
          <w:tcPr>
            <w:tcW w:w="1400" w:type="dxa"/>
            <w:tcBorders>
              <w:top w:val="nil"/>
              <w:left w:val="nil"/>
              <w:bottom w:val="single" w:sz="4" w:space="0" w:color="auto"/>
              <w:right w:val="single" w:sz="4" w:space="0" w:color="auto"/>
            </w:tcBorders>
            <w:shd w:val="clear" w:color="auto" w:fill="auto"/>
            <w:noWrap/>
            <w:vAlign w:val="center"/>
            <w:hideMark/>
          </w:tcPr>
          <w:p w14:paraId="0472A10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C99540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13A58E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67087A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0A969EA"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00814E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HIST_STOCK_MOVEMENT</w:t>
            </w:r>
          </w:p>
        </w:tc>
        <w:tc>
          <w:tcPr>
            <w:tcW w:w="1400" w:type="dxa"/>
            <w:tcBorders>
              <w:top w:val="nil"/>
              <w:left w:val="nil"/>
              <w:bottom w:val="single" w:sz="4" w:space="0" w:color="auto"/>
              <w:right w:val="single" w:sz="4" w:space="0" w:color="auto"/>
            </w:tcBorders>
            <w:shd w:val="clear" w:color="auto" w:fill="auto"/>
            <w:noWrap/>
            <w:vAlign w:val="center"/>
            <w:hideMark/>
          </w:tcPr>
          <w:p w14:paraId="3117664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9BC2CC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30FA15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9AD83E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40E2C563"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E5116A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HIST_SUPP</w:t>
            </w:r>
          </w:p>
        </w:tc>
        <w:tc>
          <w:tcPr>
            <w:tcW w:w="1400" w:type="dxa"/>
            <w:tcBorders>
              <w:top w:val="nil"/>
              <w:left w:val="nil"/>
              <w:bottom w:val="single" w:sz="4" w:space="0" w:color="auto"/>
              <w:right w:val="single" w:sz="4" w:space="0" w:color="auto"/>
            </w:tcBorders>
            <w:shd w:val="clear" w:color="auto" w:fill="auto"/>
            <w:noWrap/>
            <w:vAlign w:val="center"/>
            <w:hideMark/>
          </w:tcPr>
          <w:p w14:paraId="57DF5DB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F1BD74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A1F954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8AF1C7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02065097"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6BB327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w:t>
            </w:r>
          </w:p>
        </w:tc>
        <w:tc>
          <w:tcPr>
            <w:tcW w:w="1400" w:type="dxa"/>
            <w:tcBorders>
              <w:top w:val="nil"/>
              <w:left w:val="nil"/>
              <w:bottom w:val="single" w:sz="4" w:space="0" w:color="auto"/>
              <w:right w:val="single" w:sz="4" w:space="0" w:color="auto"/>
            </w:tcBorders>
            <w:shd w:val="clear" w:color="auto" w:fill="auto"/>
            <w:noWrap/>
            <w:vAlign w:val="center"/>
            <w:hideMark/>
          </w:tcPr>
          <w:p w14:paraId="668CE93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6DB838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E5098E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506696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08BE5DC7"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74E5ED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HIST_TRANS_ECARD</w:t>
            </w:r>
          </w:p>
        </w:tc>
        <w:tc>
          <w:tcPr>
            <w:tcW w:w="1400" w:type="dxa"/>
            <w:tcBorders>
              <w:top w:val="nil"/>
              <w:left w:val="nil"/>
              <w:bottom w:val="single" w:sz="4" w:space="0" w:color="auto"/>
              <w:right w:val="single" w:sz="4" w:space="0" w:color="auto"/>
            </w:tcBorders>
            <w:shd w:val="clear" w:color="auto" w:fill="auto"/>
            <w:noWrap/>
            <w:vAlign w:val="center"/>
            <w:hideMark/>
          </w:tcPr>
          <w:p w14:paraId="249A0BF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4CAF99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9D632C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965FD9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F7E186D"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A205F8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HIST_TRANS_MODIFIER</w:t>
            </w:r>
          </w:p>
        </w:tc>
        <w:tc>
          <w:tcPr>
            <w:tcW w:w="1400" w:type="dxa"/>
            <w:tcBorders>
              <w:top w:val="nil"/>
              <w:left w:val="nil"/>
              <w:bottom w:val="single" w:sz="4" w:space="0" w:color="auto"/>
              <w:right w:val="single" w:sz="4" w:space="0" w:color="auto"/>
            </w:tcBorders>
            <w:shd w:val="clear" w:color="auto" w:fill="auto"/>
            <w:noWrap/>
            <w:vAlign w:val="center"/>
            <w:hideMark/>
          </w:tcPr>
          <w:p w14:paraId="16FE904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EF17E0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17DDAD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442532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BEBABE4"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37BEC1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INVITATION</w:t>
            </w:r>
          </w:p>
        </w:tc>
        <w:tc>
          <w:tcPr>
            <w:tcW w:w="1400" w:type="dxa"/>
            <w:tcBorders>
              <w:top w:val="nil"/>
              <w:left w:val="nil"/>
              <w:bottom w:val="single" w:sz="4" w:space="0" w:color="auto"/>
              <w:right w:val="single" w:sz="4" w:space="0" w:color="auto"/>
            </w:tcBorders>
            <w:shd w:val="clear" w:color="auto" w:fill="auto"/>
            <w:noWrap/>
            <w:vAlign w:val="center"/>
            <w:hideMark/>
          </w:tcPr>
          <w:p w14:paraId="441CBD5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D98990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233AD5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38E7A0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39154B0"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B2E42C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w:t>
            </w:r>
          </w:p>
        </w:tc>
        <w:tc>
          <w:tcPr>
            <w:tcW w:w="1400" w:type="dxa"/>
            <w:tcBorders>
              <w:top w:val="nil"/>
              <w:left w:val="nil"/>
              <w:bottom w:val="single" w:sz="4" w:space="0" w:color="auto"/>
              <w:right w:val="single" w:sz="4" w:space="0" w:color="auto"/>
            </w:tcBorders>
            <w:shd w:val="clear" w:color="auto" w:fill="auto"/>
            <w:noWrap/>
            <w:vAlign w:val="center"/>
            <w:hideMark/>
          </w:tcPr>
          <w:p w14:paraId="38C4132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51E75D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C9B69F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13CC65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5815B3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96ACB6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ITEM_BARCODE</w:t>
            </w:r>
          </w:p>
        </w:tc>
        <w:tc>
          <w:tcPr>
            <w:tcW w:w="1400" w:type="dxa"/>
            <w:tcBorders>
              <w:top w:val="nil"/>
              <w:left w:val="nil"/>
              <w:bottom w:val="single" w:sz="4" w:space="0" w:color="auto"/>
              <w:right w:val="single" w:sz="4" w:space="0" w:color="auto"/>
            </w:tcBorders>
            <w:shd w:val="clear" w:color="auto" w:fill="auto"/>
            <w:noWrap/>
            <w:vAlign w:val="center"/>
            <w:hideMark/>
          </w:tcPr>
          <w:p w14:paraId="610A756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947C13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0CC6D6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D8D6C5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86F32BF"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E94E84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ITEM_MODIFIER</w:t>
            </w:r>
          </w:p>
        </w:tc>
        <w:tc>
          <w:tcPr>
            <w:tcW w:w="1400" w:type="dxa"/>
            <w:tcBorders>
              <w:top w:val="nil"/>
              <w:left w:val="nil"/>
              <w:bottom w:val="single" w:sz="4" w:space="0" w:color="auto"/>
              <w:right w:val="single" w:sz="4" w:space="0" w:color="auto"/>
            </w:tcBorders>
            <w:shd w:val="clear" w:color="auto" w:fill="auto"/>
            <w:noWrap/>
            <w:vAlign w:val="center"/>
            <w:hideMark/>
          </w:tcPr>
          <w:p w14:paraId="319EE3F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79BAF2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A9A544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D9F6EE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1ACB65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CFA892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ITEMANLY</w:t>
            </w:r>
          </w:p>
        </w:tc>
        <w:tc>
          <w:tcPr>
            <w:tcW w:w="1400" w:type="dxa"/>
            <w:tcBorders>
              <w:top w:val="nil"/>
              <w:left w:val="nil"/>
              <w:bottom w:val="single" w:sz="4" w:space="0" w:color="auto"/>
              <w:right w:val="single" w:sz="4" w:space="0" w:color="auto"/>
            </w:tcBorders>
            <w:shd w:val="clear" w:color="auto" w:fill="auto"/>
            <w:noWrap/>
            <w:vAlign w:val="center"/>
            <w:hideMark/>
          </w:tcPr>
          <w:p w14:paraId="426C66B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3AE957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BA8B52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23B22A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519DD16"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9DBC30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ITEMDEPT</w:t>
            </w:r>
          </w:p>
        </w:tc>
        <w:tc>
          <w:tcPr>
            <w:tcW w:w="1400" w:type="dxa"/>
            <w:tcBorders>
              <w:top w:val="nil"/>
              <w:left w:val="nil"/>
              <w:bottom w:val="single" w:sz="4" w:space="0" w:color="auto"/>
              <w:right w:val="single" w:sz="4" w:space="0" w:color="auto"/>
            </w:tcBorders>
            <w:shd w:val="clear" w:color="auto" w:fill="auto"/>
            <w:noWrap/>
            <w:vAlign w:val="center"/>
            <w:hideMark/>
          </w:tcPr>
          <w:p w14:paraId="4ED5CFF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B980A3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2CC2DB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E0230E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3FD0C0C"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C437B6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lastRenderedPageBreak/>
              <w:t>MENU</w:t>
            </w:r>
          </w:p>
        </w:tc>
        <w:tc>
          <w:tcPr>
            <w:tcW w:w="1400" w:type="dxa"/>
            <w:tcBorders>
              <w:top w:val="nil"/>
              <w:left w:val="nil"/>
              <w:bottom w:val="single" w:sz="4" w:space="0" w:color="auto"/>
              <w:right w:val="single" w:sz="4" w:space="0" w:color="auto"/>
            </w:tcBorders>
            <w:shd w:val="clear" w:color="auto" w:fill="auto"/>
            <w:noWrap/>
            <w:vAlign w:val="center"/>
            <w:hideMark/>
          </w:tcPr>
          <w:p w14:paraId="43E29D6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7BD30B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001B99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D398DA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0AF7A52"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DC41F4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MENUITEM</w:t>
            </w:r>
          </w:p>
        </w:tc>
        <w:tc>
          <w:tcPr>
            <w:tcW w:w="1400" w:type="dxa"/>
            <w:tcBorders>
              <w:top w:val="nil"/>
              <w:left w:val="nil"/>
              <w:bottom w:val="single" w:sz="4" w:space="0" w:color="auto"/>
              <w:right w:val="single" w:sz="4" w:space="0" w:color="auto"/>
            </w:tcBorders>
            <w:shd w:val="clear" w:color="auto" w:fill="auto"/>
            <w:noWrap/>
            <w:vAlign w:val="center"/>
            <w:hideMark/>
          </w:tcPr>
          <w:p w14:paraId="67F07E0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01F6BA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0716D0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A6FDE4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0746D24"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6F499E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MESSAGES</w:t>
            </w:r>
          </w:p>
        </w:tc>
        <w:tc>
          <w:tcPr>
            <w:tcW w:w="1400" w:type="dxa"/>
            <w:tcBorders>
              <w:top w:val="nil"/>
              <w:left w:val="nil"/>
              <w:bottom w:val="single" w:sz="4" w:space="0" w:color="auto"/>
              <w:right w:val="single" w:sz="4" w:space="0" w:color="auto"/>
            </w:tcBorders>
            <w:shd w:val="clear" w:color="auto" w:fill="auto"/>
            <w:noWrap/>
            <w:vAlign w:val="center"/>
            <w:hideMark/>
          </w:tcPr>
          <w:p w14:paraId="40C0B4A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BDED83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F1A5BC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13F9CE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B891D63"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D8BE2A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MODIFIER</w:t>
            </w:r>
          </w:p>
        </w:tc>
        <w:tc>
          <w:tcPr>
            <w:tcW w:w="1400" w:type="dxa"/>
            <w:tcBorders>
              <w:top w:val="nil"/>
              <w:left w:val="nil"/>
              <w:bottom w:val="single" w:sz="4" w:space="0" w:color="auto"/>
              <w:right w:val="single" w:sz="4" w:space="0" w:color="auto"/>
            </w:tcBorders>
            <w:shd w:val="clear" w:color="auto" w:fill="auto"/>
            <w:noWrap/>
            <w:vAlign w:val="center"/>
            <w:hideMark/>
          </w:tcPr>
          <w:p w14:paraId="2A82318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FB3B9D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CECB80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05DDA3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00B47F9"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6393BC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MODIFIER_GRP</w:t>
            </w:r>
          </w:p>
        </w:tc>
        <w:tc>
          <w:tcPr>
            <w:tcW w:w="1400" w:type="dxa"/>
            <w:tcBorders>
              <w:top w:val="nil"/>
              <w:left w:val="nil"/>
              <w:bottom w:val="single" w:sz="4" w:space="0" w:color="auto"/>
              <w:right w:val="single" w:sz="4" w:space="0" w:color="auto"/>
            </w:tcBorders>
            <w:shd w:val="clear" w:color="auto" w:fill="auto"/>
            <w:noWrap/>
            <w:vAlign w:val="center"/>
            <w:hideMark/>
          </w:tcPr>
          <w:p w14:paraId="4CB8035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A64C83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762CFB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4C837A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174527D1"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BD4FA8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MODIFIER_LIST</w:t>
            </w:r>
          </w:p>
        </w:tc>
        <w:tc>
          <w:tcPr>
            <w:tcW w:w="1400" w:type="dxa"/>
            <w:tcBorders>
              <w:top w:val="nil"/>
              <w:left w:val="nil"/>
              <w:bottom w:val="single" w:sz="4" w:space="0" w:color="auto"/>
              <w:right w:val="single" w:sz="4" w:space="0" w:color="auto"/>
            </w:tcBorders>
            <w:shd w:val="clear" w:color="auto" w:fill="auto"/>
            <w:noWrap/>
            <w:vAlign w:val="center"/>
            <w:hideMark/>
          </w:tcPr>
          <w:p w14:paraId="149C6D3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01735E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57B544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75D099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DD6686F"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315477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ONHOUSE</w:t>
            </w:r>
          </w:p>
        </w:tc>
        <w:tc>
          <w:tcPr>
            <w:tcW w:w="1400" w:type="dxa"/>
            <w:tcBorders>
              <w:top w:val="nil"/>
              <w:left w:val="nil"/>
              <w:bottom w:val="single" w:sz="4" w:space="0" w:color="auto"/>
              <w:right w:val="single" w:sz="4" w:space="0" w:color="auto"/>
            </w:tcBorders>
            <w:shd w:val="clear" w:color="auto" w:fill="auto"/>
            <w:noWrap/>
            <w:vAlign w:val="center"/>
            <w:hideMark/>
          </w:tcPr>
          <w:p w14:paraId="7264094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2C3FF1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341D242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D00414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62D098A"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5716A6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OPTIONS</w:t>
            </w:r>
          </w:p>
        </w:tc>
        <w:tc>
          <w:tcPr>
            <w:tcW w:w="1400" w:type="dxa"/>
            <w:tcBorders>
              <w:top w:val="nil"/>
              <w:left w:val="nil"/>
              <w:bottom w:val="single" w:sz="4" w:space="0" w:color="auto"/>
              <w:right w:val="single" w:sz="4" w:space="0" w:color="auto"/>
            </w:tcBorders>
            <w:shd w:val="clear" w:color="auto" w:fill="auto"/>
            <w:noWrap/>
            <w:vAlign w:val="center"/>
            <w:hideMark/>
          </w:tcPr>
          <w:p w14:paraId="7B0ACF0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8B5E7F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59091B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633396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675043B"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8D3E20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w:t>
            </w:r>
          </w:p>
        </w:tc>
        <w:tc>
          <w:tcPr>
            <w:tcW w:w="1400" w:type="dxa"/>
            <w:tcBorders>
              <w:top w:val="nil"/>
              <w:left w:val="nil"/>
              <w:bottom w:val="single" w:sz="4" w:space="0" w:color="auto"/>
              <w:right w:val="single" w:sz="4" w:space="0" w:color="auto"/>
            </w:tcBorders>
            <w:shd w:val="clear" w:color="auto" w:fill="auto"/>
            <w:noWrap/>
            <w:vAlign w:val="center"/>
            <w:hideMark/>
          </w:tcPr>
          <w:p w14:paraId="2392F9C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58858CA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671CD7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6E33BA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17878BAA"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23047F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ORDERS_EXTRA</w:t>
            </w:r>
          </w:p>
        </w:tc>
        <w:tc>
          <w:tcPr>
            <w:tcW w:w="1400" w:type="dxa"/>
            <w:tcBorders>
              <w:top w:val="nil"/>
              <w:left w:val="nil"/>
              <w:bottom w:val="single" w:sz="4" w:space="0" w:color="auto"/>
              <w:right w:val="single" w:sz="4" w:space="0" w:color="auto"/>
            </w:tcBorders>
            <w:shd w:val="clear" w:color="auto" w:fill="auto"/>
            <w:noWrap/>
            <w:vAlign w:val="center"/>
            <w:hideMark/>
          </w:tcPr>
          <w:p w14:paraId="1145A46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37BFC1F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2809EA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B52836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A14204F"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605C7A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ORDERS_PAY</w:t>
            </w:r>
          </w:p>
        </w:tc>
        <w:tc>
          <w:tcPr>
            <w:tcW w:w="1400" w:type="dxa"/>
            <w:tcBorders>
              <w:top w:val="nil"/>
              <w:left w:val="nil"/>
              <w:bottom w:val="single" w:sz="4" w:space="0" w:color="auto"/>
              <w:right w:val="single" w:sz="4" w:space="0" w:color="auto"/>
            </w:tcBorders>
            <w:shd w:val="clear" w:color="auto" w:fill="auto"/>
            <w:noWrap/>
            <w:vAlign w:val="center"/>
            <w:hideMark/>
          </w:tcPr>
          <w:p w14:paraId="66C95C2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55E077F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F6722F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2B5F8B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1DCF2E38"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12852A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PAYCAT</w:t>
            </w:r>
          </w:p>
        </w:tc>
        <w:tc>
          <w:tcPr>
            <w:tcW w:w="1400" w:type="dxa"/>
            <w:tcBorders>
              <w:top w:val="nil"/>
              <w:left w:val="nil"/>
              <w:bottom w:val="single" w:sz="4" w:space="0" w:color="auto"/>
              <w:right w:val="single" w:sz="4" w:space="0" w:color="auto"/>
            </w:tcBorders>
            <w:shd w:val="clear" w:color="auto" w:fill="auto"/>
            <w:noWrap/>
            <w:vAlign w:val="center"/>
            <w:hideMark/>
          </w:tcPr>
          <w:p w14:paraId="62F70C2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A9B402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0F963F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A7D23B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2879A3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02CE9E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PAYMENT</w:t>
            </w:r>
          </w:p>
        </w:tc>
        <w:tc>
          <w:tcPr>
            <w:tcW w:w="1400" w:type="dxa"/>
            <w:tcBorders>
              <w:top w:val="nil"/>
              <w:left w:val="nil"/>
              <w:bottom w:val="single" w:sz="4" w:space="0" w:color="auto"/>
              <w:right w:val="single" w:sz="4" w:space="0" w:color="auto"/>
            </w:tcBorders>
            <w:shd w:val="clear" w:color="auto" w:fill="auto"/>
            <w:noWrap/>
            <w:vAlign w:val="center"/>
            <w:hideMark/>
          </w:tcPr>
          <w:p w14:paraId="4616B27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FC94DC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8B8CCB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493509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1801939B"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733A59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PMT_ACTION</w:t>
            </w:r>
          </w:p>
        </w:tc>
        <w:tc>
          <w:tcPr>
            <w:tcW w:w="1400" w:type="dxa"/>
            <w:tcBorders>
              <w:top w:val="nil"/>
              <w:left w:val="nil"/>
              <w:bottom w:val="single" w:sz="4" w:space="0" w:color="auto"/>
              <w:right w:val="single" w:sz="4" w:space="0" w:color="auto"/>
            </w:tcBorders>
            <w:shd w:val="clear" w:color="auto" w:fill="auto"/>
            <w:noWrap/>
            <w:vAlign w:val="center"/>
            <w:hideMark/>
          </w:tcPr>
          <w:p w14:paraId="23637C0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A98DB0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5184D6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05E2D6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65E9C16"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F884F1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PMT_CONDITION</w:t>
            </w:r>
          </w:p>
        </w:tc>
        <w:tc>
          <w:tcPr>
            <w:tcW w:w="1400" w:type="dxa"/>
            <w:tcBorders>
              <w:top w:val="nil"/>
              <w:left w:val="nil"/>
              <w:bottom w:val="single" w:sz="4" w:space="0" w:color="auto"/>
              <w:right w:val="single" w:sz="4" w:space="0" w:color="auto"/>
            </w:tcBorders>
            <w:shd w:val="clear" w:color="auto" w:fill="auto"/>
            <w:noWrap/>
            <w:vAlign w:val="center"/>
            <w:hideMark/>
          </w:tcPr>
          <w:p w14:paraId="7B4EFE8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087140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9171C3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6A155A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4C6DFD2"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696E45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PMT_HDR</w:t>
            </w:r>
          </w:p>
        </w:tc>
        <w:tc>
          <w:tcPr>
            <w:tcW w:w="1400" w:type="dxa"/>
            <w:tcBorders>
              <w:top w:val="nil"/>
              <w:left w:val="nil"/>
              <w:bottom w:val="single" w:sz="4" w:space="0" w:color="auto"/>
              <w:right w:val="single" w:sz="4" w:space="0" w:color="auto"/>
            </w:tcBorders>
            <w:shd w:val="clear" w:color="auto" w:fill="auto"/>
            <w:noWrap/>
            <w:vAlign w:val="center"/>
            <w:hideMark/>
          </w:tcPr>
          <w:p w14:paraId="05C2AA4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80A78D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4CAF29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8CABD2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DD31008"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C85820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POSBUSDATE</w:t>
            </w:r>
          </w:p>
        </w:tc>
        <w:tc>
          <w:tcPr>
            <w:tcW w:w="1400" w:type="dxa"/>
            <w:tcBorders>
              <w:top w:val="nil"/>
              <w:left w:val="nil"/>
              <w:bottom w:val="single" w:sz="4" w:space="0" w:color="auto"/>
              <w:right w:val="single" w:sz="4" w:space="0" w:color="auto"/>
            </w:tcBorders>
            <w:shd w:val="clear" w:color="auto" w:fill="auto"/>
            <w:noWrap/>
            <w:vAlign w:val="center"/>
            <w:hideMark/>
          </w:tcPr>
          <w:p w14:paraId="78D9775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9C4450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9992AA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40563D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F4106C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51AEB3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ROLE</w:t>
            </w:r>
          </w:p>
        </w:tc>
        <w:tc>
          <w:tcPr>
            <w:tcW w:w="1400" w:type="dxa"/>
            <w:tcBorders>
              <w:top w:val="nil"/>
              <w:left w:val="nil"/>
              <w:bottom w:val="single" w:sz="4" w:space="0" w:color="auto"/>
              <w:right w:val="single" w:sz="4" w:space="0" w:color="auto"/>
            </w:tcBorders>
            <w:shd w:val="clear" w:color="auto" w:fill="auto"/>
            <w:noWrap/>
            <w:vAlign w:val="center"/>
            <w:hideMark/>
          </w:tcPr>
          <w:p w14:paraId="04BE241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D7BB6B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E1E3A7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8B5BDD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47598521"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CADA4B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ROLE_PERMISSION</w:t>
            </w:r>
          </w:p>
        </w:tc>
        <w:tc>
          <w:tcPr>
            <w:tcW w:w="1400" w:type="dxa"/>
            <w:tcBorders>
              <w:top w:val="nil"/>
              <w:left w:val="nil"/>
              <w:bottom w:val="single" w:sz="4" w:space="0" w:color="auto"/>
              <w:right w:val="single" w:sz="4" w:space="0" w:color="auto"/>
            </w:tcBorders>
            <w:shd w:val="clear" w:color="auto" w:fill="auto"/>
            <w:noWrap/>
            <w:vAlign w:val="center"/>
            <w:hideMark/>
          </w:tcPr>
          <w:p w14:paraId="2C94986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BA6BF5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707615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12E46A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013CED6F"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055249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SUPP</w:t>
            </w:r>
          </w:p>
        </w:tc>
        <w:tc>
          <w:tcPr>
            <w:tcW w:w="1400" w:type="dxa"/>
            <w:tcBorders>
              <w:top w:val="nil"/>
              <w:left w:val="nil"/>
              <w:bottom w:val="single" w:sz="4" w:space="0" w:color="auto"/>
              <w:right w:val="single" w:sz="4" w:space="0" w:color="auto"/>
            </w:tcBorders>
            <w:shd w:val="clear" w:color="auto" w:fill="auto"/>
            <w:noWrap/>
            <w:vAlign w:val="center"/>
            <w:hideMark/>
          </w:tcPr>
          <w:p w14:paraId="6D6AB53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31B7B7F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01900E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A44820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B287FE9"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96D793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SYSSETTINGS</w:t>
            </w:r>
          </w:p>
        </w:tc>
        <w:tc>
          <w:tcPr>
            <w:tcW w:w="1400" w:type="dxa"/>
            <w:tcBorders>
              <w:top w:val="nil"/>
              <w:left w:val="nil"/>
              <w:bottom w:val="single" w:sz="4" w:space="0" w:color="auto"/>
              <w:right w:val="single" w:sz="4" w:space="0" w:color="auto"/>
            </w:tcBorders>
            <w:shd w:val="clear" w:color="auto" w:fill="auto"/>
            <w:noWrap/>
            <w:vAlign w:val="center"/>
            <w:hideMark/>
          </w:tcPr>
          <w:p w14:paraId="17D00E2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3BC6F2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F0055F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AEDAD9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1B616829"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BBFE2E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w:t>
            </w:r>
          </w:p>
        </w:tc>
        <w:tc>
          <w:tcPr>
            <w:tcW w:w="1400" w:type="dxa"/>
            <w:tcBorders>
              <w:top w:val="nil"/>
              <w:left w:val="nil"/>
              <w:bottom w:val="single" w:sz="4" w:space="0" w:color="auto"/>
              <w:right w:val="single" w:sz="4" w:space="0" w:color="auto"/>
            </w:tcBorders>
            <w:shd w:val="clear" w:color="auto" w:fill="auto"/>
            <w:noWrap/>
            <w:vAlign w:val="center"/>
            <w:hideMark/>
          </w:tcPr>
          <w:p w14:paraId="1B6F89A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210168F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E25CC7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B22A6B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0F4A35EF"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2E5A58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TRANS_ECARD</w:t>
            </w:r>
          </w:p>
        </w:tc>
        <w:tc>
          <w:tcPr>
            <w:tcW w:w="1400" w:type="dxa"/>
            <w:tcBorders>
              <w:top w:val="nil"/>
              <w:left w:val="nil"/>
              <w:bottom w:val="single" w:sz="4" w:space="0" w:color="auto"/>
              <w:right w:val="single" w:sz="4" w:space="0" w:color="auto"/>
            </w:tcBorders>
            <w:shd w:val="clear" w:color="auto" w:fill="auto"/>
            <w:noWrap/>
            <w:vAlign w:val="center"/>
            <w:hideMark/>
          </w:tcPr>
          <w:p w14:paraId="3F0C854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5E6124E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FD24A7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17EFA0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36B9DCE8"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D03DA6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TRANS_MODIFIER</w:t>
            </w:r>
          </w:p>
        </w:tc>
        <w:tc>
          <w:tcPr>
            <w:tcW w:w="1400" w:type="dxa"/>
            <w:tcBorders>
              <w:top w:val="nil"/>
              <w:left w:val="nil"/>
              <w:bottom w:val="single" w:sz="4" w:space="0" w:color="auto"/>
              <w:right w:val="single" w:sz="4" w:space="0" w:color="auto"/>
            </w:tcBorders>
            <w:shd w:val="clear" w:color="auto" w:fill="auto"/>
            <w:noWrap/>
            <w:vAlign w:val="center"/>
            <w:hideMark/>
          </w:tcPr>
          <w:p w14:paraId="07DF882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2577F48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5EB974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A179B9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35F25206"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35C885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TRANS_TYPE</w:t>
            </w:r>
          </w:p>
        </w:tc>
        <w:tc>
          <w:tcPr>
            <w:tcW w:w="1400" w:type="dxa"/>
            <w:tcBorders>
              <w:top w:val="nil"/>
              <w:left w:val="nil"/>
              <w:bottom w:val="single" w:sz="4" w:space="0" w:color="auto"/>
              <w:right w:val="single" w:sz="4" w:space="0" w:color="auto"/>
            </w:tcBorders>
            <w:shd w:val="clear" w:color="auto" w:fill="auto"/>
            <w:noWrap/>
            <w:vAlign w:val="center"/>
            <w:hideMark/>
          </w:tcPr>
          <w:p w14:paraId="5FE69C0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CFCF4D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F49A15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6BF5A2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0B564760"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C41917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USER_PERMISSION</w:t>
            </w:r>
          </w:p>
        </w:tc>
        <w:tc>
          <w:tcPr>
            <w:tcW w:w="1400" w:type="dxa"/>
            <w:tcBorders>
              <w:top w:val="nil"/>
              <w:left w:val="nil"/>
              <w:bottom w:val="single" w:sz="4" w:space="0" w:color="auto"/>
              <w:right w:val="single" w:sz="4" w:space="0" w:color="auto"/>
            </w:tcBorders>
            <w:shd w:val="clear" w:color="auto" w:fill="auto"/>
            <w:noWrap/>
            <w:vAlign w:val="center"/>
            <w:hideMark/>
          </w:tcPr>
          <w:p w14:paraId="6A7546A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0258EF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BEAD9C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BB1494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12155E4"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7FCE21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USER_ROLE</w:t>
            </w:r>
          </w:p>
        </w:tc>
        <w:tc>
          <w:tcPr>
            <w:tcW w:w="1400" w:type="dxa"/>
            <w:tcBorders>
              <w:top w:val="nil"/>
              <w:left w:val="nil"/>
              <w:bottom w:val="single" w:sz="4" w:space="0" w:color="auto"/>
              <w:right w:val="single" w:sz="4" w:space="0" w:color="auto"/>
            </w:tcBorders>
            <w:shd w:val="clear" w:color="auto" w:fill="auto"/>
            <w:noWrap/>
            <w:vAlign w:val="center"/>
            <w:hideMark/>
          </w:tcPr>
          <w:p w14:paraId="0B7ACA1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0A7117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455146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EFBE8D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A33F6D" w14:paraId="3C0B79B2"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6E8E7C5" w14:textId="77777777" w:rsidR="0090729B" w:rsidRPr="00A33F6D" w:rsidRDefault="0090729B" w:rsidP="0090729B">
            <w:pPr>
              <w:spacing w:after="0" w:line="240" w:lineRule="auto"/>
              <w:rPr>
                <w:rFonts w:eastAsia="Times New Roman" w:cs="Calibri"/>
                <w:color w:val="000000"/>
                <w:sz w:val="22"/>
                <w:szCs w:val="24"/>
                <w:lang w:eastAsia="zh-CN"/>
              </w:rPr>
            </w:pPr>
            <w:r w:rsidRPr="00A33F6D">
              <w:rPr>
                <w:rFonts w:eastAsia="Times New Roman" w:cs="Calibri"/>
                <w:color w:val="000000"/>
                <w:sz w:val="22"/>
                <w:szCs w:val="24"/>
                <w:lang w:eastAsia="zh-CN"/>
              </w:rPr>
              <w:t>WIFI CODE</w:t>
            </w:r>
          </w:p>
        </w:tc>
        <w:tc>
          <w:tcPr>
            <w:tcW w:w="1400" w:type="dxa"/>
            <w:tcBorders>
              <w:top w:val="nil"/>
              <w:left w:val="nil"/>
              <w:bottom w:val="single" w:sz="4" w:space="0" w:color="auto"/>
              <w:right w:val="single" w:sz="4" w:space="0" w:color="auto"/>
            </w:tcBorders>
            <w:shd w:val="clear" w:color="auto" w:fill="auto"/>
            <w:noWrap/>
            <w:vAlign w:val="center"/>
            <w:hideMark/>
          </w:tcPr>
          <w:p w14:paraId="30101F2C" w14:textId="77777777" w:rsidR="0090729B" w:rsidRPr="00A33F6D" w:rsidRDefault="0090729B" w:rsidP="0090729B">
            <w:pPr>
              <w:spacing w:after="0" w:line="240" w:lineRule="auto"/>
              <w:rPr>
                <w:rFonts w:eastAsia="Times New Roman" w:cs="Calibri"/>
                <w:color w:val="000000"/>
                <w:sz w:val="22"/>
                <w:szCs w:val="24"/>
                <w:lang w:eastAsia="zh-CN"/>
              </w:rPr>
            </w:pPr>
            <w:r w:rsidRPr="00A33F6D">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588B412" w14:textId="77777777" w:rsidR="0090729B" w:rsidRPr="00A33F6D" w:rsidRDefault="0090729B" w:rsidP="0090729B">
            <w:pPr>
              <w:spacing w:after="0" w:line="240" w:lineRule="auto"/>
              <w:rPr>
                <w:rFonts w:eastAsia="Times New Roman" w:cs="Calibri"/>
                <w:color w:val="000000"/>
                <w:sz w:val="22"/>
                <w:szCs w:val="24"/>
                <w:lang w:eastAsia="zh-CN"/>
              </w:rPr>
            </w:pPr>
            <w:r w:rsidRPr="00A33F6D">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871159F" w14:textId="77777777" w:rsidR="0090729B" w:rsidRPr="00A33F6D" w:rsidRDefault="0090729B" w:rsidP="0090729B">
            <w:pPr>
              <w:spacing w:after="0" w:line="240" w:lineRule="auto"/>
              <w:rPr>
                <w:rFonts w:eastAsia="Times New Roman" w:cs="Calibri"/>
                <w:color w:val="000000"/>
                <w:sz w:val="22"/>
                <w:szCs w:val="24"/>
                <w:lang w:eastAsia="zh-CN"/>
              </w:rPr>
            </w:pPr>
            <w:r w:rsidRPr="00A33F6D">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5572AA3" w14:textId="77777777" w:rsidR="0090729B" w:rsidRPr="00A33F6D" w:rsidRDefault="0090729B" w:rsidP="0090729B">
            <w:pPr>
              <w:spacing w:after="0" w:line="240" w:lineRule="auto"/>
              <w:rPr>
                <w:rFonts w:eastAsia="Times New Roman" w:cs="Calibri"/>
                <w:color w:val="000000"/>
                <w:sz w:val="22"/>
                <w:szCs w:val="24"/>
                <w:lang w:eastAsia="zh-CN"/>
              </w:rPr>
            </w:pPr>
            <w:r w:rsidRPr="00A33F6D">
              <w:rPr>
                <w:rFonts w:eastAsia="Times New Roman" w:cs="Calibri"/>
                <w:color w:val="000000"/>
                <w:sz w:val="22"/>
                <w:szCs w:val="24"/>
                <w:lang w:eastAsia="zh-CN"/>
              </w:rPr>
              <w:t>Carl</w:t>
            </w:r>
          </w:p>
        </w:tc>
      </w:tr>
      <w:bookmarkEnd w:id="28"/>
    </w:tbl>
    <w:p w14:paraId="34660A28" w14:textId="29D5B6C7" w:rsidR="00BA6D83" w:rsidRPr="00184A3A" w:rsidRDefault="00BA6D83">
      <w:pPr>
        <w:rPr>
          <w:rFonts w:cs="Microsoft YaHei"/>
          <w:b/>
          <w:bCs/>
          <w:color w:val="4F81BD" w:themeColor="accent1"/>
          <w:sz w:val="26"/>
          <w:szCs w:val="26"/>
          <w:lang w:eastAsia="zh-HK"/>
        </w:rPr>
      </w:pPr>
    </w:p>
    <w:p w14:paraId="728BA614" w14:textId="77777777" w:rsidR="00D57A80" w:rsidRDefault="00D57A80">
      <w:pPr>
        <w:rPr>
          <w:rFonts w:cs="Microsoft YaHei"/>
          <w:b/>
          <w:bCs/>
          <w:color w:val="4F81BD" w:themeColor="accent1"/>
          <w:sz w:val="26"/>
          <w:szCs w:val="26"/>
          <w:lang w:eastAsia="zh-HK"/>
        </w:rPr>
      </w:pPr>
      <w:bookmarkStart w:id="29" w:name="_Toc472133115"/>
      <w:r>
        <w:br w:type="page"/>
      </w:r>
    </w:p>
    <w:p w14:paraId="74C80D4E" w14:textId="31039C30" w:rsidR="00B64BE6" w:rsidRPr="00184A3A" w:rsidRDefault="00B64BE6" w:rsidP="00B64BE6">
      <w:pPr>
        <w:pStyle w:val="Heading2"/>
      </w:pPr>
      <w:r w:rsidRPr="00184A3A">
        <w:lastRenderedPageBreak/>
        <w:t>EDW Data Model</w:t>
      </w:r>
      <w:bookmarkEnd w:id="29"/>
      <w:r w:rsidRPr="00184A3A">
        <w:t xml:space="preserve"> </w:t>
      </w:r>
    </w:p>
    <w:p w14:paraId="03D3CD93" w14:textId="4C562480" w:rsidR="000C0EBC" w:rsidRPr="00184A3A" w:rsidRDefault="000C0EBC" w:rsidP="000C0EBC">
      <w:pPr>
        <w:rPr>
          <w:lang w:eastAsia="zh-HK"/>
        </w:rPr>
      </w:pPr>
      <w:r w:rsidRPr="00184A3A">
        <w:rPr>
          <w:lang w:eastAsia="zh-HK"/>
        </w:rPr>
        <w:t xml:space="preserve">Data Model refer to existing EDW Database Tables as follows:  </w:t>
      </w:r>
    </w:p>
    <w:tbl>
      <w:tblPr>
        <w:tblW w:w="10170" w:type="dxa"/>
        <w:tblInd w:w="355" w:type="dxa"/>
        <w:tblLook w:val="04A0" w:firstRow="1" w:lastRow="0" w:firstColumn="1" w:lastColumn="0" w:noHBand="0" w:noVBand="1"/>
      </w:tblPr>
      <w:tblGrid>
        <w:gridCol w:w="3207"/>
        <w:gridCol w:w="1160"/>
        <w:gridCol w:w="3320"/>
        <w:gridCol w:w="2483"/>
      </w:tblGrid>
      <w:tr w:rsidR="0090729B" w:rsidRPr="00A33F6D" w14:paraId="7777E9F5" w14:textId="77777777" w:rsidTr="00A57F4A">
        <w:trPr>
          <w:trHeight w:val="310"/>
          <w:tblHeader/>
        </w:trPr>
        <w:tc>
          <w:tcPr>
            <w:tcW w:w="3207"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402B60A" w14:textId="77777777" w:rsidR="0090729B" w:rsidRPr="00A33F6D" w:rsidRDefault="0090729B" w:rsidP="0090729B">
            <w:pPr>
              <w:spacing w:after="0" w:line="240" w:lineRule="auto"/>
              <w:rPr>
                <w:rFonts w:eastAsia="Times New Roman" w:cs="Calibri"/>
                <w:b/>
                <w:color w:val="000000"/>
                <w:sz w:val="22"/>
                <w:szCs w:val="24"/>
                <w:lang w:eastAsia="zh-CN"/>
              </w:rPr>
            </w:pPr>
            <w:r w:rsidRPr="00A33F6D">
              <w:rPr>
                <w:rFonts w:eastAsia="Times New Roman" w:cs="Calibri"/>
                <w:b/>
                <w:color w:val="000000"/>
                <w:sz w:val="22"/>
                <w:szCs w:val="24"/>
                <w:lang w:eastAsia="zh-CN"/>
              </w:rPr>
              <w:t>Tables</w:t>
            </w:r>
          </w:p>
        </w:tc>
        <w:tc>
          <w:tcPr>
            <w:tcW w:w="1160" w:type="dxa"/>
            <w:tcBorders>
              <w:top w:val="single" w:sz="4" w:space="0" w:color="auto"/>
              <w:left w:val="nil"/>
              <w:bottom w:val="single" w:sz="4" w:space="0" w:color="auto"/>
              <w:right w:val="single" w:sz="4" w:space="0" w:color="auto"/>
            </w:tcBorders>
            <w:shd w:val="clear" w:color="000000" w:fill="BFBFBF"/>
            <w:noWrap/>
            <w:vAlign w:val="center"/>
            <w:hideMark/>
          </w:tcPr>
          <w:p w14:paraId="070E71EE" w14:textId="77777777" w:rsidR="0090729B" w:rsidRPr="00A33F6D" w:rsidRDefault="0090729B" w:rsidP="0090729B">
            <w:pPr>
              <w:spacing w:after="0" w:line="240" w:lineRule="auto"/>
              <w:rPr>
                <w:rFonts w:eastAsia="Times New Roman" w:cs="Calibri"/>
                <w:b/>
                <w:color w:val="000000"/>
                <w:sz w:val="22"/>
                <w:szCs w:val="24"/>
                <w:lang w:eastAsia="zh-CN"/>
              </w:rPr>
            </w:pPr>
            <w:r w:rsidRPr="00A33F6D">
              <w:rPr>
                <w:rFonts w:eastAsia="Times New Roman" w:cs="Calibri"/>
                <w:b/>
                <w:color w:val="000000"/>
                <w:sz w:val="22"/>
                <w:szCs w:val="24"/>
                <w:lang w:eastAsia="zh-CN"/>
              </w:rPr>
              <w:t>Source</w:t>
            </w:r>
          </w:p>
        </w:tc>
        <w:tc>
          <w:tcPr>
            <w:tcW w:w="3320" w:type="dxa"/>
            <w:tcBorders>
              <w:top w:val="single" w:sz="4" w:space="0" w:color="auto"/>
              <w:left w:val="nil"/>
              <w:bottom w:val="single" w:sz="4" w:space="0" w:color="auto"/>
              <w:right w:val="single" w:sz="4" w:space="0" w:color="auto"/>
            </w:tcBorders>
            <w:shd w:val="clear" w:color="000000" w:fill="BFBFBF"/>
            <w:noWrap/>
            <w:vAlign w:val="center"/>
            <w:hideMark/>
          </w:tcPr>
          <w:p w14:paraId="50357833" w14:textId="77777777" w:rsidR="0090729B" w:rsidRPr="00A33F6D" w:rsidRDefault="0090729B" w:rsidP="0090729B">
            <w:pPr>
              <w:spacing w:after="0" w:line="240" w:lineRule="auto"/>
              <w:rPr>
                <w:rFonts w:eastAsia="Times New Roman" w:cs="Calibri"/>
                <w:b/>
                <w:color w:val="000000"/>
                <w:sz w:val="22"/>
                <w:szCs w:val="24"/>
                <w:lang w:eastAsia="zh-CN"/>
              </w:rPr>
            </w:pPr>
            <w:r w:rsidRPr="00A33F6D">
              <w:rPr>
                <w:rFonts w:eastAsia="Times New Roman" w:cs="Calibri"/>
                <w:b/>
                <w:color w:val="000000"/>
                <w:sz w:val="22"/>
                <w:szCs w:val="24"/>
                <w:lang w:eastAsia="zh-CN"/>
              </w:rPr>
              <w:t>Matched with Polling Tables</w:t>
            </w:r>
          </w:p>
        </w:tc>
        <w:tc>
          <w:tcPr>
            <w:tcW w:w="2483" w:type="dxa"/>
            <w:tcBorders>
              <w:top w:val="single" w:sz="4" w:space="0" w:color="auto"/>
              <w:left w:val="nil"/>
              <w:bottom w:val="single" w:sz="4" w:space="0" w:color="auto"/>
              <w:right w:val="single" w:sz="4" w:space="0" w:color="auto"/>
            </w:tcBorders>
            <w:shd w:val="clear" w:color="000000" w:fill="BFBFBF"/>
            <w:vAlign w:val="center"/>
            <w:hideMark/>
          </w:tcPr>
          <w:p w14:paraId="2E5113F8" w14:textId="77777777" w:rsidR="0090729B" w:rsidRPr="00A33F6D" w:rsidRDefault="0090729B" w:rsidP="0090729B">
            <w:pPr>
              <w:spacing w:after="0" w:line="240" w:lineRule="auto"/>
              <w:rPr>
                <w:rFonts w:eastAsia="Times New Roman" w:cs="Calibri"/>
                <w:b/>
                <w:color w:val="000000"/>
                <w:sz w:val="22"/>
                <w:szCs w:val="24"/>
                <w:lang w:eastAsia="zh-CN"/>
              </w:rPr>
            </w:pPr>
            <w:r w:rsidRPr="00A33F6D">
              <w:rPr>
                <w:rFonts w:eastAsia="Times New Roman" w:cs="Calibri"/>
                <w:b/>
                <w:color w:val="000000"/>
                <w:sz w:val="22"/>
                <w:szCs w:val="24"/>
                <w:lang w:eastAsia="zh-CN"/>
              </w:rPr>
              <w:t>Remark</w:t>
            </w:r>
          </w:p>
        </w:tc>
      </w:tr>
      <w:tr w:rsidR="0090729B" w:rsidRPr="00184A3A" w14:paraId="3B74E2B0"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57462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HIST_COUPON_SALES</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052C150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072F578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HIST_COUPON_SALES</w:t>
            </w:r>
          </w:p>
        </w:tc>
        <w:tc>
          <w:tcPr>
            <w:tcW w:w="2483" w:type="dxa"/>
            <w:tcBorders>
              <w:top w:val="single" w:sz="4" w:space="0" w:color="auto"/>
              <w:left w:val="nil"/>
              <w:bottom w:val="single" w:sz="4" w:space="0" w:color="auto"/>
              <w:right w:val="single" w:sz="4" w:space="0" w:color="auto"/>
            </w:tcBorders>
            <w:shd w:val="clear" w:color="auto" w:fill="auto"/>
            <w:hideMark/>
          </w:tcPr>
          <w:p w14:paraId="3E3CBEE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227CE496"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293EF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5F60AEE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1B23418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w:t>
            </w:r>
          </w:p>
        </w:tc>
        <w:tc>
          <w:tcPr>
            <w:tcW w:w="2483" w:type="dxa"/>
            <w:tcBorders>
              <w:top w:val="single" w:sz="4" w:space="0" w:color="auto"/>
              <w:left w:val="nil"/>
              <w:bottom w:val="single" w:sz="4" w:space="0" w:color="auto"/>
              <w:right w:val="single" w:sz="4" w:space="0" w:color="auto"/>
            </w:tcBorders>
            <w:shd w:val="clear" w:color="auto" w:fill="auto"/>
            <w:hideMark/>
          </w:tcPr>
          <w:p w14:paraId="32953E1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6F2758AD"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5A003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HIST_ITEMSTOCK</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13C83BB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03A8AD1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HIST_ITEMSTOCK</w:t>
            </w:r>
          </w:p>
        </w:tc>
        <w:tc>
          <w:tcPr>
            <w:tcW w:w="2483" w:type="dxa"/>
            <w:tcBorders>
              <w:top w:val="single" w:sz="4" w:space="0" w:color="auto"/>
              <w:left w:val="nil"/>
              <w:bottom w:val="single" w:sz="4" w:space="0" w:color="auto"/>
              <w:right w:val="single" w:sz="4" w:space="0" w:color="auto"/>
            </w:tcBorders>
            <w:shd w:val="clear" w:color="auto" w:fill="auto"/>
            <w:hideMark/>
          </w:tcPr>
          <w:p w14:paraId="7905D0C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59717C09"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81E4C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393175F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3988356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w:t>
            </w:r>
          </w:p>
        </w:tc>
        <w:tc>
          <w:tcPr>
            <w:tcW w:w="2483" w:type="dxa"/>
            <w:tcBorders>
              <w:top w:val="single" w:sz="4" w:space="0" w:color="auto"/>
              <w:left w:val="nil"/>
              <w:bottom w:val="single" w:sz="4" w:space="0" w:color="auto"/>
              <w:right w:val="single" w:sz="4" w:space="0" w:color="auto"/>
            </w:tcBorders>
            <w:shd w:val="clear" w:color="auto" w:fill="auto"/>
            <w:hideMark/>
          </w:tcPr>
          <w:p w14:paraId="397505E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00546BB5"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B059C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HIST_ORDERS_PAY</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157138C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339D071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HIST_ORDERS_PAY</w:t>
            </w:r>
          </w:p>
        </w:tc>
        <w:tc>
          <w:tcPr>
            <w:tcW w:w="2483" w:type="dxa"/>
            <w:tcBorders>
              <w:top w:val="single" w:sz="4" w:space="0" w:color="auto"/>
              <w:left w:val="nil"/>
              <w:bottom w:val="single" w:sz="4" w:space="0" w:color="auto"/>
              <w:right w:val="single" w:sz="4" w:space="0" w:color="auto"/>
            </w:tcBorders>
            <w:shd w:val="clear" w:color="auto" w:fill="auto"/>
            <w:hideMark/>
          </w:tcPr>
          <w:p w14:paraId="2A259F1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4670E373"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B49D0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HIST_PAYFIG</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48F8D7B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0D780B8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HIST_PAYFIG</w:t>
            </w:r>
          </w:p>
        </w:tc>
        <w:tc>
          <w:tcPr>
            <w:tcW w:w="2483" w:type="dxa"/>
            <w:tcBorders>
              <w:top w:val="single" w:sz="4" w:space="0" w:color="auto"/>
              <w:left w:val="nil"/>
              <w:bottom w:val="single" w:sz="4" w:space="0" w:color="auto"/>
              <w:right w:val="single" w:sz="4" w:space="0" w:color="auto"/>
            </w:tcBorders>
            <w:shd w:val="clear" w:color="auto" w:fill="auto"/>
            <w:hideMark/>
          </w:tcPr>
          <w:p w14:paraId="515F0C8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094BBDD6"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D27A0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HIST_PAYSUM</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6CA07B2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63A1063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HIST_PAYSUM</w:t>
            </w:r>
          </w:p>
        </w:tc>
        <w:tc>
          <w:tcPr>
            <w:tcW w:w="2483" w:type="dxa"/>
            <w:tcBorders>
              <w:top w:val="single" w:sz="4" w:space="0" w:color="auto"/>
              <w:left w:val="nil"/>
              <w:bottom w:val="single" w:sz="4" w:space="0" w:color="auto"/>
              <w:right w:val="single" w:sz="4" w:space="0" w:color="auto"/>
            </w:tcBorders>
            <w:shd w:val="clear" w:color="auto" w:fill="auto"/>
            <w:hideMark/>
          </w:tcPr>
          <w:p w14:paraId="3377783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42FAD1EC"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39BE64C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HIST_POSSYSTEM</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582CFC4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50D8509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HIST_POSSYSTEM</w:t>
            </w:r>
          </w:p>
        </w:tc>
        <w:tc>
          <w:tcPr>
            <w:tcW w:w="2483" w:type="dxa"/>
            <w:tcBorders>
              <w:top w:val="single" w:sz="4" w:space="0" w:color="auto"/>
              <w:left w:val="nil"/>
              <w:bottom w:val="single" w:sz="4" w:space="0" w:color="auto"/>
              <w:right w:val="single" w:sz="4" w:space="0" w:color="auto"/>
            </w:tcBorders>
            <w:shd w:val="clear" w:color="auto" w:fill="auto"/>
            <w:vAlign w:val="center"/>
          </w:tcPr>
          <w:p w14:paraId="1599A92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29C4C232"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2B5430A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HIST_REDEEMED_COUPON</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57DAB84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7CDB63A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HIST_REDEEMED_COUPON</w:t>
            </w:r>
          </w:p>
        </w:tc>
        <w:tc>
          <w:tcPr>
            <w:tcW w:w="2483" w:type="dxa"/>
            <w:tcBorders>
              <w:top w:val="single" w:sz="4" w:space="0" w:color="auto"/>
              <w:left w:val="nil"/>
              <w:bottom w:val="single" w:sz="4" w:space="0" w:color="auto"/>
              <w:right w:val="single" w:sz="4" w:space="0" w:color="auto"/>
            </w:tcBorders>
            <w:shd w:val="clear" w:color="auto" w:fill="auto"/>
            <w:vAlign w:val="center"/>
          </w:tcPr>
          <w:p w14:paraId="078C3B1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4B64BDF1"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5AB8E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HIST_SUPP</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3F744D5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6BC89B5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HIST_SUPP</w:t>
            </w:r>
          </w:p>
        </w:tc>
        <w:tc>
          <w:tcPr>
            <w:tcW w:w="2483" w:type="dxa"/>
            <w:tcBorders>
              <w:top w:val="single" w:sz="4" w:space="0" w:color="auto"/>
              <w:left w:val="nil"/>
              <w:bottom w:val="single" w:sz="4" w:space="0" w:color="auto"/>
              <w:right w:val="single" w:sz="4" w:space="0" w:color="auto"/>
            </w:tcBorders>
            <w:shd w:val="clear" w:color="auto" w:fill="auto"/>
            <w:hideMark/>
          </w:tcPr>
          <w:p w14:paraId="09FD099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70748087"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D79E3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54DD91C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532D50A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w:t>
            </w:r>
          </w:p>
        </w:tc>
        <w:tc>
          <w:tcPr>
            <w:tcW w:w="2483" w:type="dxa"/>
            <w:tcBorders>
              <w:top w:val="single" w:sz="4" w:space="0" w:color="auto"/>
              <w:left w:val="nil"/>
              <w:bottom w:val="single" w:sz="4" w:space="0" w:color="auto"/>
              <w:right w:val="single" w:sz="4" w:space="0" w:color="auto"/>
            </w:tcBorders>
            <w:shd w:val="clear" w:color="auto" w:fill="auto"/>
            <w:hideMark/>
          </w:tcPr>
          <w:p w14:paraId="0C7B478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7DB1290B"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739D8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HIST_TRANS_ECARD</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2E6E050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4DC49D7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HIST_TRANS_ECARD</w:t>
            </w:r>
          </w:p>
        </w:tc>
        <w:tc>
          <w:tcPr>
            <w:tcW w:w="2483" w:type="dxa"/>
            <w:tcBorders>
              <w:top w:val="single" w:sz="4" w:space="0" w:color="auto"/>
              <w:left w:val="nil"/>
              <w:bottom w:val="single" w:sz="4" w:space="0" w:color="auto"/>
              <w:right w:val="single" w:sz="4" w:space="0" w:color="auto"/>
            </w:tcBorders>
            <w:shd w:val="clear" w:color="auto" w:fill="auto"/>
            <w:hideMark/>
          </w:tcPr>
          <w:p w14:paraId="0ADA8F1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77ED2D7F"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10807F3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HIST_TRANS_MODIFIER</w:t>
            </w:r>
            <w:r w:rsidRPr="00184A3A">
              <w:rPr>
                <w:rFonts w:eastAsia="Times New Roman" w:cs="Calibri"/>
                <w:color w:val="000000"/>
                <w:sz w:val="22"/>
                <w:szCs w:val="24"/>
                <w:lang w:eastAsia="zh-CN"/>
              </w:rPr>
              <w:tab/>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2C9D09F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1F94304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HIST_TRANS_MODIFIER</w:t>
            </w:r>
          </w:p>
        </w:tc>
        <w:tc>
          <w:tcPr>
            <w:tcW w:w="2483" w:type="dxa"/>
            <w:tcBorders>
              <w:top w:val="single" w:sz="4" w:space="0" w:color="auto"/>
              <w:left w:val="nil"/>
              <w:bottom w:val="single" w:sz="4" w:space="0" w:color="auto"/>
              <w:right w:val="single" w:sz="4" w:space="0" w:color="auto"/>
            </w:tcBorders>
            <w:shd w:val="clear" w:color="auto" w:fill="auto"/>
          </w:tcPr>
          <w:p w14:paraId="130D150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7E42FE82"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F74D8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0A673A7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353BE1E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w:t>
            </w:r>
          </w:p>
        </w:tc>
        <w:tc>
          <w:tcPr>
            <w:tcW w:w="2483" w:type="dxa"/>
            <w:tcBorders>
              <w:top w:val="single" w:sz="4" w:space="0" w:color="auto"/>
              <w:left w:val="nil"/>
              <w:bottom w:val="single" w:sz="4" w:space="0" w:color="auto"/>
              <w:right w:val="single" w:sz="4" w:space="0" w:color="auto"/>
            </w:tcBorders>
            <w:shd w:val="clear" w:color="auto" w:fill="auto"/>
            <w:vAlign w:val="center"/>
            <w:hideMark/>
          </w:tcPr>
          <w:p w14:paraId="5556CEA9" w14:textId="77777777" w:rsidR="0090729B" w:rsidRPr="00A57F4A" w:rsidRDefault="0090729B" w:rsidP="0090729B">
            <w:pPr>
              <w:spacing w:after="0" w:line="240" w:lineRule="auto"/>
              <w:rPr>
                <w:rFonts w:eastAsia="Times New Roman" w:cs="Calibri"/>
                <w:color w:val="000000"/>
                <w:sz w:val="22"/>
                <w:szCs w:val="24"/>
                <w:lang w:eastAsia="zh-CN"/>
              </w:rPr>
            </w:pPr>
            <w:r w:rsidRPr="00A57F4A">
              <w:rPr>
                <w:rFonts w:eastAsia="Times New Roman" w:cs="Calibri"/>
                <w:color w:val="000000"/>
                <w:sz w:val="22"/>
                <w:szCs w:val="24"/>
                <w:lang w:eastAsia="zh-CN"/>
              </w:rPr>
              <w:t>Master</w:t>
            </w:r>
          </w:p>
        </w:tc>
      </w:tr>
      <w:tr w:rsidR="0090729B" w:rsidRPr="00184A3A" w14:paraId="06F6468B"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6B2ACE9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TRANS_TYPE</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644553F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52B24EF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TRANS_TYPE</w:t>
            </w:r>
          </w:p>
        </w:tc>
        <w:tc>
          <w:tcPr>
            <w:tcW w:w="2483" w:type="dxa"/>
            <w:tcBorders>
              <w:top w:val="single" w:sz="4" w:space="0" w:color="auto"/>
              <w:left w:val="nil"/>
              <w:bottom w:val="single" w:sz="4" w:space="0" w:color="auto"/>
              <w:right w:val="single" w:sz="4" w:space="0" w:color="auto"/>
            </w:tcBorders>
            <w:shd w:val="clear" w:color="auto" w:fill="auto"/>
            <w:vAlign w:val="center"/>
          </w:tcPr>
          <w:p w14:paraId="1D8B6033" w14:textId="77777777" w:rsidR="0090729B" w:rsidRPr="00A57F4A" w:rsidRDefault="0090729B" w:rsidP="0090729B">
            <w:pPr>
              <w:spacing w:after="0" w:line="240" w:lineRule="auto"/>
              <w:rPr>
                <w:rFonts w:eastAsia="Times New Roman" w:cs="Calibri"/>
                <w:color w:val="000000"/>
                <w:sz w:val="22"/>
                <w:szCs w:val="24"/>
                <w:lang w:eastAsia="zh-CN"/>
              </w:rPr>
            </w:pPr>
            <w:r w:rsidRPr="00A57F4A">
              <w:rPr>
                <w:rFonts w:eastAsia="Times New Roman" w:cs="Calibri"/>
                <w:color w:val="000000"/>
                <w:sz w:val="22"/>
                <w:szCs w:val="24"/>
                <w:lang w:eastAsia="zh-CN"/>
              </w:rPr>
              <w:t>Master</w:t>
            </w:r>
          </w:p>
        </w:tc>
      </w:tr>
      <w:tr w:rsidR="0090729B" w:rsidRPr="00184A3A" w14:paraId="4FA0FD85"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30FCF6F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COUPON_SALES</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739A817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0964E2F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COUPON_SALES</w:t>
            </w:r>
          </w:p>
        </w:tc>
        <w:tc>
          <w:tcPr>
            <w:tcW w:w="2483" w:type="dxa"/>
            <w:tcBorders>
              <w:top w:val="single" w:sz="4" w:space="0" w:color="auto"/>
              <w:left w:val="nil"/>
              <w:bottom w:val="single" w:sz="4" w:space="0" w:color="auto"/>
              <w:right w:val="single" w:sz="4" w:space="0" w:color="auto"/>
            </w:tcBorders>
            <w:shd w:val="clear" w:color="auto" w:fill="auto"/>
            <w:vAlign w:val="center"/>
          </w:tcPr>
          <w:p w14:paraId="7E63A43F" w14:textId="77777777" w:rsidR="0090729B" w:rsidRPr="00A57F4A" w:rsidRDefault="0090729B" w:rsidP="0090729B">
            <w:pPr>
              <w:spacing w:after="0" w:line="240" w:lineRule="auto"/>
              <w:rPr>
                <w:rFonts w:eastAsia="Times New Roman" w:cs="Calibri"/>
                <w:color w:val="000000"/>
                <w:sz w:val="22"/>
                <w:szCs w:val="24"/>
                <w:lang w:eastAsia="zh-CN"/>
              </w:rPr>
            </w:pPr>
            <w:r w:rsidRPr="00A57F4A">
              <w:rPr>
                <w:rFonts w:eastAsia="Times New Roman" w:cs="Calibri"/>
                <w:color w:val="000000"/>
                <w:sz w:val="22"/>
                <w:szCs w:val="24"/>
                <w:lang w:eastAsia="zh-CN"/>
              </w:rPr>
              <w:t>Real Time</w:t>
            </w:r>
          </w:p>
        </w:tc>
      </w:tr>
      <w:tr w:rsidR="0090729B" w:rsidRPr="00184A3A" w14:paraId="7B458C22"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2AC23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ITEMSTOCK</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796A7FB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05B27C8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ITEMSTOCK</w:t>
            </w:r>
          </w:p>
        </w:tc>
        <w:tc>
          <w:tcPr>
            <w:tcW w:w="2483" w:type="dxa"/>
            <w:tcBorders>
              <w:top w:val="single" w:sz="4" w:space="0" w:color="auto"/>
              <w:left w:val="nil"/>
              <w:bottom w:val="single" w:sz="4" w:space="0" w:color="auto"/>
              <w:right w:val="single" w:sz="4" w:space="0" w:color="auto"/>
            </w:tcBorders>
            <w:shd w:val="clear" w:color="auto" w:fill="auto"/>
            <w:vAlign w:val="center"/>
          </w:tcPr>
          <w:p w14:paraId="2B5F1F6E" w14:textId="77777777" w:rsidR="0090729B" w:rsidRPr="00A57F4A" w:rsidRDefault="0090729B" w:rsidP="0090729B">
            <w:pPr>
              <w:spacing w:after="0" w:line="240" w:lineRule="auto"/>
              <w:rPr>
                <w:rFonts w:eastAsia="Times New Roman" w:cs="Calibri"/>
                <w:color w:val="000000"/>
                <w:sz w:val="22"/>
                <w:szCs w:val="24"/>
                <w:lang w:eastAsia="zh-CN"/>
              </w:rPr>
            </w:pPr>
            <w:r w:rsidRPr="00A57F4A">
              <w:rPr>
                <w:rFonts w:eastAsia="Times New Roman" w:cs="Calibri"/>
                <w:color w:val="000000"/>
                <w:sz w:val="22"/>
                <w:szCs w:val="24"/>
                <w:lang w:eastAsia="zh-CN"/>
              </w:rPr>
              <w:t>Real Time</w:t>
            </w:r>
          </w:p>
        </w:tc>
      </w:tr>
      <w:tr w:rsidR="0090729B" w:rsidRPr="00184A3A" w14:paraId="39211BE1"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361DF80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36BFF76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7D824D3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w:t>
            </w:r>
          </w:p>
        </w:tc>
        <w:tc>
          <w:tcPr>
            <w:tcW w:w="2483" w:type="dxa"/>
            <w:tcBorders>
              <w:top w:val="single" w:sz="4" w:space="0" w:color="auto"/>
              <w:left w:val="nil"/>
              <w:bottom w:val="single" w:sz="4" w:space="0" w:color="auto"/>
              <w:right w:val="single" w:sz="4" w:space="0" w:color="auto"/>
            </w:tcBorders>
            <w:shd w:val="clear" w:color="auto" w:fill="auto"/>
            <w:vAlign w:val="center"/>
          </w:tcPr>
          <w:p w14:paraId="0AD8C598" w14:textId="77777777" w:rsidR="0090729B" w:rsidRPr="00A57F4A" w:rsidRDefault="0090729B" w:rsidP="0090729B">
            <w:pPr>
              <w:spacing w:after="0" w:line="240" w:lineRule="auto"/>
              <w:rPr>
                <w:rFonts w:eastAsia="Times New Roman" w:cs="Calibri"/>
                <w:color w:val="000000"/>
                <w:sz w:val="22"/>
                <w:szCs w:val="24"/>
                <w:lang w:eastAsia="zh-CN"/>
              </w:rPr>
            </w:pPr>
            <w:r w:rsidRPr="00A57F4A">
              <w:rPr>
                <w:rFonts w:eastAsia="Times New Roman" w:cs="Calibri"/>
                <w:color w:val="000000"/>
                <w:sz w:val="22"/>
                <w:szCs w:val="24"/>
                <w:lang w:eastAsia="zh-CN"/>
              </w:rPr>
              <w:t>Real Time</w:t>
            </w:r>
          </w:p>
        </w:tc>
      </w:tr>
      <w:tr w:rsidR="0090729B" w:rsidRPr="00184A3A" w14:paraId="40CEF496"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4637616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ORDERS_PAY</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55A07E0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090F31E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ORDERS_PAY</w:t>
            </w:r>
          </w:p>
        </w:tc>
        <w:tc>
          <w:tcPr>
            <w:tcW w:w="2483" w:type="dxa"/>
            <w:tcBorders>
              <w:top w:val="single" w:sz="4" w:space="0" w:color="auto"/>
              <w:left w:val="nil"/>
              <w:bottom w:val="single" w:sz="4" w:space="0" w:color="auto"/>
              <w:right w:val="single" w:sz="4" w:space="0" w:color="auto"/>
            </w:tcBorders>
            <w:shd w:val="clear" w:color="auto" w:fill="auto"/>
            <w:vAlign w:val="center"/>
          </w:tcPr>
          <w:p w14:paraId="26F930B9" w14:textId="77777777" w:rsidR="0090729B" w:rsidRPr="00A57F4A" w:rsidRDefault="0090729B" w:rsidP="0090729B">
            <w:pPr>
              <w:spacing w:after="0" w:line="240" w:lineRule="auto"/>
              <w:rPr>
                <w:rFonts w:eastAsia="Times New Roman" w:cs="Calibri"/>
                <w:color w:val="000000"/>
                <w:sz w:val="22"/>
                <w:szCs w:val="24"/>
                <w:lang w:eastAsia="zh-CN"/>
              </w:rPr>
            </w:pPr>
            <w:r w:rsidRPr="00A57F4A">
              <w:rPr>
                <w:rFonts w:eastAsia="Times New Roman" w:cs="Calibri"/>
                <w:color w:val="000000"/>
                <w:sz w:val="22"/>
                <w:szCs w:val="24"/>
                <w:lang w:eastAsia="zh-CN"/>
              </w:rPr>
              <w:t>Real Time</w:t>
            </w:r>
          </w:p>
        </w:tc>
      </w:tr>
      <w:tr w:rsidR="0090729B" w:rsidRPr="00184A3A" w14:paraId="6C51061D"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5E89EDF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SUPP</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6C7BF86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6AF533B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SUPP</w:t>
            </w:r>
          </w:p>
        </w:tc>
        <w:tc>
          <w:tcPr>
            <w:tcW w:w="2483" w:type="dxa"/>
            <w:tcBorders>
              <w:top w:val="single" w:sz="4" w:space="0" w:color="auto"/>
              <w:left w:val="nil"/>
              <w:bottom w:val="single" w:sz="4" w:space="0" w:color="auto"/>
              <w:right w:val="single" w:sz="4" w:space="0" w:color="auto"/>
            </w:tcBorders>
            <w:shd w:val="clear" w:color="auto" w:fill="auto"/>
            <w:vAlign w:val="center"/>
          </w:tcPr>
          <w:p w14:paraId="5BCD415A" w14:textId="77777777" w:rsidR="0090729B" w:rsidRPr="00A57F4A" w:rsidRDefault="0090729B" w:rsidP="0090729B">
            <w:pPr>
              <w:spacing w:after="0" w:line="240" w:lineRule="auto"/>
              <w:rPr>
                <w:rFonts w:eastAsia="Times New Roman" w:cs="Calibri"/>
                <w:color w:val="000000"/>
                <w:sz w:val="22"/>
                <w:szCs w:val="24"/>
                <w:lang w:eastAsia="zh-CN"/>
              </w:rPr>
            </w:pPr>
            <w:r w:rsidRPr="00A57F4A">
              <w:rPr>
                <w:rFonts w:eastAsia="Times New Roman" w:cs="Calibri"/>
                <w:color w:val="000000"/>
                <w:sz w:val="22"/>
                <w:szCs w:val="24"/>
                <w:lang w:eastAsia="zh-CN"/>
              </w:rPr>
              <w:t>Real Time</w:t>
            </w:r>
          </w:p>
        </w:tc>
      </w:tr>
      <w:tr w:rsidR="0090729B" w:rsidRPr="00184A3A" w14:paraId="7F33E1ED"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7B64805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599D7D7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09E3776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w:t>
            </w:r>
          </w:p>
        </w:tc>
        <w:tc>
          <w:tcPr>
            <w:tcW w:w="2483" w:type="dxa"/>
            <w:tcBorders>
              <w:top w:val="single" w:sz="4" w:space="0" w:color="auto"/>
              <w:left w:val="nil"/>
              <w:bottom w:val="single" w:sz="4" w:space="0" w:color="auto"/>
              <w:right w:val="single" w:sz="4" w:space="0" w:color="auto"/>
            </w:tcBorders>
            <w:shd w:val="clear" w:color="auto" w:fill="auto"/>
            <w:vAlign w:val="center"/>
          </w:tcPr>
          <w:p w14:paraId="766797B5" w14:textId="77777777" w:rsidR="0090729B" w:rsidRPr="00A57F4A" w:rsidRDefault="0090729B" w:rsidP="0090729B">
            <w:pPr>
              <w:spacing w:after="0" w:line="240" w:lineRule="auto"/>
              <w:rPr>
                <w:rFonts w:eastAsia="Times New Roman" w:cs="Calibri"/>
                <w:color w:val="000000"/>
                <w:sz w:val="22"/>
                <w:szCs w:val="24"/>
                <w:lang w:eastAsia="zh-CN"/>
              </w:rPr>
            </w:pPr>
            <w:r w:rsidRPr="00A57F4A">
              <w:rPr>
                <w:rFonts w:eastAsia="Times New Roman" w:cs="Calibri"/>
                <w:color w:val="000000"/>
                <w:sz w:val="22"/>
                <w:szCs w:val="24"/>
                <w:lang w:eastAsia="zh-CN"/>
              </w:rPr>
              <w:t>Real Time</w:t>
            </w:r>
          </w:p>
        </w:tc>
      </w:tr>
      <w:tr w:rsidR="0090729B" w:rsidRPr="00184A3A" w14:paraId="28CF12A5"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046F45F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TRANS_ECARD</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3BDB30B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62E8306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TRANS_ECARD</w:t>
            </w:r>
          </w:p>
        </w:tc>
        <w:tc>
          <w:tcPr>
            <w:tcW w:w="2483" w:type="dxa"/>
            <w:tcBorders>
              <w:top w:val="single" w:sz="4" w:space="0" w:color="auto"/>
              <w:left w:val="nil"/>
              <w:bottom w:val="single" w:sz="4" w:space="0" w:color="auto"/>
              <w:right w:val="single" w:sz="4" w:space="0" w:color="auto"/>
            </w:tcBorders>
            <w:shd w:val="clear" w:color="auto" w:fill="auto"/>
            <w:vAlign w:val="center"/>
          </w:tcPr>
          <w:p w14:paraId="00968092" w14:textId="77777777" w:rsidR="0090729B" w:rsidRPr="00A57F4A" w:rsidRDefault="0090729B" w:rsidP="0090729B">
            <w:pPr>
              <w:spacing w:after="0" w:line="240" w:lineRule="auto"/>
              <w:rPr>
                <w:rFonts w:eastAsia="Times New Roman" w:cs="Calibri"/>
                <w:color w:val="000000"/>
                <w:sz w:val="22"/>
                <w:szCs w:val="24"/>
                <w:lang w:eastAsia="zh-CN"/>
              </w:rPr>
            </w:pPr>
            <w:r w:rsidRPr="00A57F4A">
              <w:rPr>
                <w:rFonts w:eastAsia="Times New Roman" w:cs="Calibri"/>
                <w:color w:val="000000"/>
                <w:sz w:val="22"/>
                <w:szCs w:val="24"/>
                <w:lang w:eastAsia="zh-CN"/>
              </w:rPr>
              <w:t>Real Time</w:t>
            </w:r>
          </w:p>
        </w:tc>
      </w:tr>
      <w:tr w:rsidR="0090729B" w:rsidRPr="00184A3A" w14:paraId="5621E19B"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2B0B00D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TRANS_MODIFIER</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602CD0B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3251294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TRANS_MODIFIER</w:t>
            </w:r>
          </w:p>
        </w:tc>
        <w:tc>
          <w:tcPr>
            <w:tcW w:w="2483" w:type="dxa"/>
            <w:tcBorders>
              <w:top w:val="single" w:sz="4" w:space="0" w:color="auto"/>
              <w:left w:val="nil"/>
              <w:bottom w:val="single" w:sz="4" w:space="0" w:color="auto"/>
              <w:right w:val="single" w:sz="4" w:space="0" w:color="auto"/>
            </w:tcBorders>
            <w:shd w:val="clear" w:color="auto" w:fill="auto"/>
            <w:vAlign w:val="center"/>
          </w:tcPr>
          <w:p w14:paraId="6EA8A07E" w14:textId="77777777" w:rsidR="0090729B" w:rsidRPr="00A57F4A" w:rsidRDefault="0090729B" w:rsidP="0090729B">
            <w:pPr>
              <w:spacing w:after="0" w:line="240" w:lineRule="auto"/>
              <w:rPr>
                <w:rFonts w:eastAsia="Times New Roman" w:cs="Calibri"/>
                <w:color w:val="000000"/>
                <w:sz w:val="22"/>
                <w:szCs w:val="24"/>
                <w:lang w:eastAsia="zh-CN"/>
              </w:rPr>
            </w:pPr>
            <w:r w:rsidRPr="00A57F4A">
              <w:rPr>
                <w:rFonts w:eastAsia="Times New Roman" w:cs="Calibri"/>
                <w:color w:val="000000"/>
                <w:sz w:val="22"/>
                <w:szCs w:val="24"/>
                <w:lang w:eastAsia="zh-CN"/>
              </w:rPr>
              <w:t>Real Time</w:t>
            </w:r>
          </w:p>
        </w:tc>
      </w:tr>
    </w:tbl>
    <w:p w14:paraId="6ADCB938" w14:textId="77777777" w:rsidR="000F6556" w:rsidRPr="00184A3A" w:rsidRDefault="000F6556">
      <w:pPr>
        <w:rPr>
          <w:rFonts w:cs="Microsoft YaHei"/>
          <w:b/>
          <w:bCs/>
          <w:color w:val="4F81BD" w:themeColor="accent1"/>
          <w:sz w:val="26"/>
          <w:szCs w:val="26"/>
          <w:lang w:eastAsia="zh-HK"/>
        </w:rPr>
      </w:pPr>
      <w:r w:rsidRPr="00184A3A">
        <w:br w:type="page"/>
      </w:r>
    </w:p>
    <w:p w14:paraId="39B34F77" w14:textId="728B738C" w:rsidR="00B64BE6" w:rsidRPr="00184A3A" w:rsidRDefault="00B64BE6" w:rsidP="00B64BE6">
      <w:pPr>
        <w:pStyle w:val="Heading2"/>
      </w:pPr>
      <w:bookmarkStart w:id="30" w:name="_Toc472133116"/>
      <w:r w:rsidRPr="00184A3A">
        <w:lastRenderedPageBreak/>
        <w:t>Pricing/Master Data Model</w:t>
      </w:r>
      <w:bookmarkEnd w:id="30"/>
    </w:p>
    <w:p w14:paraId="5C2FF7F8" w14:textId="1A768F0A" w:rsidR="0090729B" w:rsidRPr="00184A3A" w:rsidRDefault="0090729B" w:rsidP="0090729B">
      <w:pPr>
        <w:rPr>
          <w:lang w:eastAsia="zh-HK"/>
        </w:rPr>
      </w:pPr>
      <w:r w:rsidRPr="00184A3A">
        <w:rPr>
          <w:lang w:eastAsia="zh-HK"/>
        </w:rPr>
        <w:t>Among the POS client data model, the following</w:t>
      </w:r>
      <w:r w:rsidR="000C0EBC" w:rsidRPr="00184A3A">
        <w:rPr>
          <w:lang w:eastAsia="zh-HK"/>
        </w:rPr>
        <w:t xml:space="preserve"> tables belongs to master table.</w:t>
      </w:r>
    </w:p>
    <w:tbl>
      <w:tblPr>
        <w:tblW w:w="10170" w:type="dxa"/>
        <w:tblInd w:w="3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870"/>
        <w:gridCol w:w="1530"/>
        <w:gridCol w:w="2070"/>
        <w:gridCol w:w="1440"/>
        <w:gridCol w:w="1260"/>
      </w:tblGrid>
      <w:tr w:rsidR="0090729B" w:rsidRPr="00184A3A" w14:paraId="446E38AF" w14:textId="77777777" w:rsidTr="0090729B">
        <w:trPr>
          <w:trHeight w:val="290"/>
        </w:trPr>
        <w:tc>
          <w:tcPr>
            <w:tcW w:w="3870" w:type="dxa"/>
            <w:shd w:val="clear" w:color="auto" w:fill="D9D9D9" w:themeFill="background1" w:themeFillShade="D9"/>
          </w:tcPr>
          <w:p w14:paraId="2970A65B" w14:textId="77777777" w:rsidR="0090729B" w:rsidRPr="00184A3A" w:rsidRDefault="0090729B" w:rsidP="0090729B">
            <w:pPr>
              <w:spacing w:after="0" w:line="240" w:lineRule="auto"/>
              <w:rPr>
                <w:rFonts w:eastAsia="Times New Roman" w:cs="Calibri"/>
                <w:b/>
                <w:bCs/>
                <w:color w:val="000000"/>
                <w:szCs w:val="20"/>
                <w:lang w:eastAsia="zh-CN"/>
              </w:rPr>
            </w:pPr>
            <w:r w:rsidRPr="00184A3A">
              <w:rPr>
                <w:rFonts w:eastAsia="Times New Roman" w:cs="Calibri"/>
                <w:b/>
                <w:bCs/>
                <w:color w:val="000000"/>
                <w:szCs w:val="20"/>
                <w:lang w:eastAsia="zh-CN"/>
              </w:rPr>
              <w:t>Table</w:t>
            </w:r>
          </w:p>
        </w:tc>
        <w:tc>
          <w:tcPr>
            <w:tcW w:w="1530" w:type="dxa"/>
            <w:shd w:val="clear" w:color="auto" w:fill="D9D9D9" w:themeFill="background1" w:themeFillShade="D9"/>
          </w:tcPr>
          <w:p w14:paraId="61AABD55" w14:textId="77777777" w:rsidR="0090729B" w:rsidRPr="00184A3A" w:rsidRDefault="0090729B" w:rsidP="0090729B">
            <w:pPr>
              <w:spacing w:after="0" w:line="240" w:lineRule="auto"/>
              <w:rPr>
                <w:rFonts w:eastAsia="Times New Roman" w:cs="Calibri"/>
                <w:b/>
                <w:bCs/>
                <w:color w:val="000000"/>
                <w:szCs w:val="20"/>
                <w:lang w:eastAsia="zh-CN"/>
              </w:rPr>
            </w:pPr>
            <w:r w:rsidRPr="00184A3A">
              <w:rPr>
                <w:rFonts w:eastAsia="Times New Roman" w:cs="Calibri"/>
                <w:b/>
                <w:bCs/>
                <w:color w:val="000000"/>
                <w:szCs w:val="20"/>
                <w:lang w:eastAsia="zh-CN"/>
              </w:rPr>
              <w:t>Type</w:t>
            </w:r>
          </w:p>
        </w:tc>
        <w:tc>
          <w:tcPr>
            <w:tcW w:w="2070" w:type="dxa"/>
            <w:shd w:val="clear" w:color="auto" w:fill="D9D9D9" w:themeFill="background1" w:themeFillShade="D9"/>
          </w:tcPr>
          <w:p w14:paraId="6E2E62A2" w14:textId="77777777" w:rsidR="0090729B" w:rsidRPr="00184A3A" w:rsidRDefault="0090729B" w:rsidP="0090729B">
            <w:pPr>
              <w:spacing w:after="0" w:line="240" w:lineRule="auto"/>
              <w:rPr>
                <w:rFonts w:eastAsia="Times New Roman" w:cs="Calibri"/>
                <w:b/>
                <w:bCs/>
                <w:color w:val="000000"/>
                <w:szCs w:val="20"/>
                <w:lang w:eastAsia="zh-CN"/>
              </w:rPr>
            </w:pPr>
            <w:r w:rsidRPr="00184A3A">
              <w:rPr>
                <w:rFonts w:eastAsia="Times New Roman" w:cs="Calibri"/>
                <w:b/>
                <w:bCs/>
                <w:color w:val="000000"/>
                <w:szCs w:val="20"/>
                <w:lang w:eastAsia="zh-CN"/>
              </w:rPr>
              <w:t>Update Freq.</w:t>
            </w:r>
          </w:p>
        </w:tc>
        <w:tc>
          <w:tcPr>
            <w:tcW w:w="1440" w:type="dxa"/>
            <w:shd w:val="clear" w:color="auto" w:fill="D9D9D9" w:themeFill="background1" w:themeFillShade="D9"/>
          </w:tcPr>
          <w:p w14:paraId="048ACB41" w14:textId="77777777" w:rsidR="0090729B" w:rsidRPr="00184A3A" w:rsidRDefault="0090729B" w:rsidP="0090729B">
            <w:pPr>
              <w:spacing w:after="0" w:line="240" w:lineRule="auto"/>
              <w:rPr>
                <w:rFonts w:eastAsia="Times New Roman" w:cs="Calibri"/>
                <w:b/>
                <w:bCs/>
                <w:color w:val="000000"/>
                <w:szCs w:val="20"/>
                <w:lang w:eastAsia="zh-CN"/>
              </w:rPr>
            </w:pPr>
            <w:r w:rsidRPr="00184A3A">
              <w:rPr>
                <w:rFonts w:eastAsia="Times New Roman" w:cs="Calibri"/>
                <w:b/>
                <w:bCs/>
                <w:color w:val="000000"/>
                <w:szCs w:val="20"/>
                <w:lang w:eastAsia="zh-CN"/>
              </w:rPr>
              <w:t>Up/Down</w:t>
            </w:r>
          </w:p>
        </w:tc>
        <w:tc>
          <w:tcPr>
            <w:tcW w:w="1260" w:type="dxa"/>
            <w:shd w:val="clear" w:color="auto" w:fill="D9D9D9" w:themeFill="background1" w:themeFillShade="D9"/>
          </w:tcPr>
          <w:p w14:paraId="5BA42D64" w14:textId="77777777" w:rsidR="0090729B" w:rsidRPr="00184A3A" w:rsidRDefault="0090729B" w:rsidP="0090729B">
            <w:pPr>
              <w:spacing w:after="0" w:line="240" w:lineRule="auto"/>
              <w:rPr>
                <w:rFonts w:eastAsia="Times New Roman" w:cs="Calibri"/>
                <w:b/>
                <w:bCs/>
                <w:color w:val="000000"/>
                <w:szCs w:val="20"/>
                <w:lang w:eastAsia="zh-CN"/>
              </w:rPr>
            </w:pPr>
            <w:r w:rsidRPr="00184A3A">
              <w:rPr>
                <w:rFonts w:eastAsia="Times New Roman" w:cs="Calibri"/>
                <w:b/>
                <w:bCs/>
                <w:color w:val="000000"/>
                <w:szCs w:val="20"/>
                <w:lang w:eastAsia="zh-CN"/>
              </w:rPr>
              <w:t>Source</w:t>
            </w:r>
          </w:p>
        </w:tc>
      </w:tr>
      <w:tr w:rsidR="0090729B" w:rsidRPr="00184A3A" w14:paraId="358AE710" w14:textId="77777777" w:rsidTr="0090729B">
        <w:trPr>
          <w:trHeight w:val="290"/>
        </w:trPr>
        <w:tc>
          <w:tcPr>
            <w:tcW w:w="3870" w:type="dxa"/>
          </w:tcPr>
          <w:p w14:paraId="538165D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ACCOUNTS</w:t>
            </w:r>
          </w:p>
        </w:tc>
        <w:tc>
          <w:tcPr>
            <w:tcW w:w="1530" w:type="dxa"/>
          </w:tcPr>
          <w:p w14:paraId="262DDCC0"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487A893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1FEDF5A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6F664E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29199632" w14:textId="77777777" w:rsidTr="0090729B">
        <w:trPr>
          <w:trHeight w:val="290"/>
        </w:trPr>
        <w:tc>
          <w:tcPr>
            <w:tcW w:w="3870" w:type="dxa"/>
          </w:tcPr>
          <w:p w14:paraId="2CCF1A2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COUPON_CONTROL</w:t>
            </w:r>
          </w:p>
        </w:tc>
        <w:tc>
          <w:tcPr>
            <w:tcW w:w="1530" w:type="dxa"/>
          </w:tcPr>
          <w:p w14:paraId="202BB6C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4810550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359B9C4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2DC63CD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4AA110B0" w14:textId="77777777" w:rsidTr="0090729B">
        <w:trPr>
          <w:trHeight w:val="290"/>
        </w:trPr>
        <w:tc>
          <w:tcPr>
            <w:tcW w:w="3870" w:type="dxa"/>
          </w:tcPr>
          <w:p w14:paraId="55A3C09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COUPON_RANGE</w:t>
            </w:r>
          </w:p>
        </w:tc>
        <w:tc>
          <w:tcPr>
            <w:tcW w:w="1530" w:type="dxa"/>
          </w:tcPr>
          <w:p w14:paraId="061F9B0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058B03E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412297A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671FD0F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3ED46BC2" w14:textId="77777777" w:rsidTr="0090729B">
        <w:trPr>
          <w:trHeight w:val="290"/>
        </w:trPr>
        <w:tc>
          <w:tcPr>
            <w:tcW w:w="3870" w:type="dxa"/>
          </w:tcPr>
          <w:p w14:paraId="200A122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CURRENCY</w:t>
            </w:r>
          </w:p>
        </w:tc>
        <w:tc>
          <w:tcPr>
            <w:tcW w:w="1530" w:type="dxa"/>
          </w:tcPr>
          <w:p w14:paraId="3D67DA7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543578E0"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26AFB3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7D33947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0DBE4BDE" w14:textId="77777777" w:rsidTr="0090729B">
        <w:trPr>
          <w:trHeight w:val="290"/>
        </w:trPr>
        <w:tc>
          <w:tcPr>
            <w:tcW w:w="3870" w:type="dxa"/>
          </w:tcPr>
          <w:p w14:paraId="7636BE20"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EMPLOYEE</w:t>
            </w:r>
          </w:p>
        </w:tc>
        <w:tc>
          <w:tcPr>
            <w:tcW w:w="1530" w:type="dxa"/>
          </w:tcPr>
          <w:p w14:paraId="2D28CAD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10FB2FD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0F68183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2776A5A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4D7DDA2B" w14:textId="77777777" w:rsidTr="0090729B">
        <w:trPr>
          <w:trHeight w:val="290"/>
        </w:trPr>
        <w:tc>
          <w:tcPr>
            <w:tcW w:w="3870" w:type="dxa"/>
          </w:tcPr>
          <w:p w14:paraId="587146B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INVITATION</w:t>
            </w:r>
          </w:p>
        </w:tc>
        <w:tc>
          <w:tcPr>
            <w:tcW w:w="1530" w:type="dxa"/>
          </w:tcPr>
          <w:p w14:paraId="0CB27D6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36817E4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0D5796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389F2C9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23C33CF8" w14:textId="77777777" w:rsidTr="0090729B">
        <w:trPr>
          <w:trHeight w:val="290"/>
        </w:trPr>
        <w:tc>
          <w:tcPr>
            <w:tcW w:w="3870" w:type="dxa"/>
          </w:tcPr>
          <w:p w14:paraId="70278A7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ITEM</w:t>
            </w:r>
          </w:p>
        </w:tc>
        <w:tc>
          <w:tcPr>
            <w:tcW w:w="1530" w:type="dxa"/>
          </w:tcPr>
          <w:p w14:paraId="37F9130A"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695C257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0F17623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F1E983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0A4D1C9D" w14:textId="77777777" w:rsidTr="0090729B">
        <w:trPr>
          <w:trHeight w:val="290"/>
        </w:trPr>
        <w:tc>
          <w:tcPr>
            <w:tcW w:w="3870" w:type="dxa"/>
          </w:tcPr>
          <w:p w14:paraId="1406C3A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ITEM_BARCODE</w:t>
            </w:r>
          </w:p>
        </w:tc>
        <w:tc>
          <w:tcPr>
            <w:tcW w:w="1530" w:type="dxa"/>
          </w:tcPr>
          <w:p w14:paraId="628C6AB4"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3FE66C7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05DBA20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55E3414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492395DD" w14:textId="77777777" w:rsidTr="0090729B">
        <w:trPr>
          <w:trHeight w:val="290"/>
        </w:trPr>
        <w:tc>
          <w:tcPr>
            <w:tcW w:w="3870" w:type="dxa"/>
          </w:tcPr>
          <w:p w14:paraId="4B4F6D4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ITEM_MODIFIER</w:t>
            </w:r>
          </w:p>
        </w:tc>
        <w:tc>
          <w:tcPr>
            <w:tcW w:w="1530" w:type="dxa"/>
          </w:tcPr>
          <w:p w14:paraId="411F359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6558FAE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19DC66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3CD16BD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75BBE43E" w14:textId="77777777" w:rsidTr="0090729B">
        <w:trPr>
          <w:trHeight w:val="290"/>
        </w:trPr>
        <w:tc>
          <w:tcPr>
            <w:tcW w:w="3870" w:type="dxa"/>
          </w:tcPr>
          <w:p w14:paraId="753908F0"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ITEMANLY</w:t>
            </w:r>
          </w:p>
        </w:tc>
        <w:tc>
          <w:tcPr>
            <w:tcW w:w="1530" w:type="dxa"/>
          </w:tcPr>
          <w:p w14:paraId="2818CE3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5AAC8EC4"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8EDCD2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45E4CDE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4B1F2110" w14:textId="77777777" w:rsidTr="0090729B">
        <w:trPr>
          <w:trHeight w:val="290"/>
        </w:trPr>
        <w:tc>
          <w:tcPr>
            <w:tcW w:w="3870" w:type="dxa"/>
          </w:tcPr>
          <w:p w14:paraId="443009B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ITEMDEPT</w:t>
            </w:r>
          </w:p>
        </w:tc>
        <w:tc>
          <w:tcPr>
            <w:tcW w:w="1530" w:type="dxa"/>
          </w:tcPr>
          <w:p w14:paraId="01F2BB8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58110D6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13BD65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F9B127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7CC839CB" w14:textId="77777777" w:rsidTr="0090729B">
        <w:trPr>
          <w:trHeight w:val="290"/>
        </w:trPr>
        <w:tc>
          <w:tcPr>
            <w:tcW w:w="3870" w:type="dxa"/>
          </w:tcPr>
          <w:p w14:paraId="04443C8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MENU</w:t>
            </w:r>
          </w:p>
        </w:tc>
        <w:tc>
          <w:tcPr>
            <w:tcW w:w="1530" w:type="dxa"/>
          </w:tcPr>
          <w:p w14:paraId="48D1E49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373BA33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05F1427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138F554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6D114138" w14:textId="77777777" w:rsidTr="0090729B">
        <w:trPr>
          <w:trHeight w:val="290"/>
        </w:trPr>
        <w:tc>
          <w:tcPr>
            <w:tcW w:w="3870" w:type="dxa"/>
          </w:tcPr>
          <w:p w14:paraId="285E243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MENUITEM</w:t>
            </w:r>
          </w:p>
        </w:tc>
        <w:tc>
          <w:tcPr>
            <w:tcW w:w="1530" w:type="dxa"/>
          </w:tcPr>
          <w:p w14:paraId="3EA1565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4E79E5BA"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356EEB2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7B404E8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734AB07E" w14:textId="77777777" w:rsidTr="0090729B">
        <w:trPr>
          <w:trHeight w:val="290"/>
        </w:trPr>
        <w:tc>
          <w:tcPr>
            <w:tcW w:w="3870" w:type="dxa"/>
          </w:tcPr>
          <w:p w14:paraId="49FFF9C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MESSAGES</w:t>
            </w:r>
          </w:p>
        </w:tc>
        <w:tc>
          <w:tcPr>
            <w:tcW w:w="1530" w:type="dxa"/>
          </w:tcPr>
          <w:p w14:paraId="7C1D370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07D5FB0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370C784A"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746F778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79C8E677" w14:textId="77777777" w:rsidTr="0090729B">
        <w:trPr>
          <w:trHeight w:val="290"/>
        </w:trPr>
        <w:tc>
          <w:tcPr>
            <w:tcW w:w="3870" w:type="dxa"/>
          </w:tcPr>
          <w:p w14:paraId="1361C23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MODIFIER</w:t>
            </w:r>
          </w:p>
        </w:tc>
        <w:tc>
          <w:tcPr>
            <w:tcW w:w="1530" w:type="dxa"/>
          </w:tcPr>
          <w:p w14:paraId="286590BA"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5B6DFEF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5DC44C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E47F684"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075A3EDE" w14:textId="77777777" w:rsidTr="0090729B">
        <w:trPr>
          <w:trHeight w:val="290"/>
        </w:trPr>
        <w:tc>
          <w:tcPr>
            <w:tcW w:w="3870" w:type="dxa"/>
          </w:tcPr>
          <w:p w14:paraId="2B3E4C2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MODIFIER_GRP</w:t>
            </w:r>
          </w:p>
        </w:tc>
        <w:tc>
          <w:tcPr>
            <w:tcW w:w="1530" w:type="dxa"/>
          </w:tcPr>
          <w:p w14:paraId="0FFB733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3C7FEE0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12DB75B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83F819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06ABF5BA" w14:textId="77777777" w:rsidTr="0090729B">
        <w:trPr>
          <w:trHeight w:val="290"/>
        </w:trPr>
        <w:tc>
          <w:tcPr>
            <w:tcW w:w="3870" w:type="dxa"/>
          </w:tcPr>
          <w:p w14:paraId="2C2A7E0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MODIFIER_LIST</w:t>
            </w:r>
          </w:p>
        </w:tc>
        <w:tc>
          <w:tcPr>
            <w:tcW w:w="1530" w:type="dxa"/>
          </w:tcPr>
          <w:p w14:paraId="7532836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2DE8CA1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569E620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15234F7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5308B097" w14:textId="77777777" w:rsidTr="0090729B">
        <w:trPr>
          <w:trHeight w:val="290"/>
        </w:trPr>
        <w:tc>
          <w:tcPr>
            <w:tcW w:w="3870" w:type="dxa"/>
          </w:tcPr>
          <w:p w14:paraId="0DFE993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ONHOUSE</w:t>
            </w:r>
          </w:p>
        </w:tc>
        <w:tc>
          <w:tcPr>
            <w:tcW w:w="1530" w:type="dxa"/>
          </w:tcPr>
          <w:p w14:paraId="7B48B91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2FF230C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79451DF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6B9BCCB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305C16DD" w14:textId="77777777" w:rsidTr="0090729B">
        <w:trPr>
          <w:trHeight w:val="290"/>
        </w:trPr>
        <w:tc>
          <w:tcPr>
            <w:tcW w:w="3870" w:type="dxa"/>
          </w:tcPr>
          <w:p w14:paraId="0F6B684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OPTIONS</w:t>
            </w:r>
          </w:p>
        </w:tc>
        <w:tc>
          <w:tcPr>
            <w:tcW w:w="1530" w:type="dxa"/>
          </w:tcPr>
          <w:p w14:paraId="268D047A"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0AF1802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6DCD5A9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7A191C3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3FCE2DFC" w14:textId="77777777" w:rsidTr="0090729B">
        <w:trPr>
          <w:trHeight w:val="290"/>
        </w:trPr>
        <w:tc>
          <w:tcPr>
            <w:tcW w:w="3870" w:type="dxa"/>
          </w:tcPr>
          <w:p w14:paraId="57E5EEA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PAYCAT</w:t>
            </w:r>
          </w:p>
        </w:tc>
        <w:tc>
          <w:tcPr>
            <w:tcW w:w="1530" w:type="dxa"/>
          </w:tcPr>
          <w:p w14:paraId="2B00883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4E770EE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4884B5F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2644FDE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014D0254" w14:textId="77777777" w:rsidTr="0090729B">
        <w:trPr>
          <w:trHeight w:val="290"/>
        </w:trPr>
        <w:tc>
          <w:tcPr>
            <w:tcW w:w="3870" w:type="dxa"/>
          </w:tcPr>
          <w:p w14:paraId="63C701E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PAYMENT</w:t>
            </w:r>
          </w:p>
        </w:tc>
        <w:tc>
          <w:tcPr>
            <w:tcW w:w="1530" w:type="dxa"/>
          </w:tcPr>
          <w:p w14:paraId="64A1B1B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2A2BCAC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6D0EA2C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6586D95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57236E6D" w14:textId="77777777" w:rsidTr="0090729B">
        <w:trPr>
          <w:trHeight w:val="290"/>
        </w:trPr>
        <w:tc>
          <w:tcPr>
            <w:tcW w:w="3870" w:type="dxa"/>
          </w:tcPr>
          <w:p w14:paraId="025EFF9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PMT_ACTION</w:t>
            </w:r>
          </w:p>
        </w:tc>
        <w:tc>
          <w:tcPr>
            <w:tcW w:w="1530" w:type="dxa"/>
          </w:tcPr>
          <w:p w14:paraId="117F6094"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5EA8D94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0EA368B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2DF6262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07B667B5" w14:textId="77777777" w:rsidTr="0090729B">
        <w:trPr>
          <w:trHeight w:val="290"/>
        </w:trPr>
        <w:tc>
          <w:tcPr>
            <w:tcW w:w="3870" w:type="dxa"/>
          </w:tcPr>
          <w:p w14:paraId="055042E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PMT_CONDITION</w:t>
            </w:r>
          </w:p>
        </w:tc>
        <w:tc>
          <w:tcPr>
            <w:tcW w:w="1530" w:type="dxa"/>
          </w:tcPr>
          <w:p w14:paraId="7322B88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160E30D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397496A0"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48C34EE4"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0ED407DD" w14:textId="77777777" w:rsidTr="0090729B">
        <w:trPr>
          <w:trHeight w:val="290"/>
        </w:trPr>
        <w:tc>
          <w:tcPr>
            <w:tcW w:w="3870" w:type="dxa"/>
          </w:tcPr>
          <w:p w14:paraId="7BB54D4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PMT_HDR</w:t>
            </w:r>
          </w:p>
        </w:tc>
        <w:tc>
          <w:tcPr>
            <w:tcW w:w="1530" w:type="dxa"/>
          </w:tcPr>
          <w:p w14:paraId="7562F51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70621C4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7EE4637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1AC83CD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370E0B47" w14:textId="77777777" w:rsidTr="0090729B">
        <w:trPr>
          <w:trHeight w:val="290"/>
        </w:trPr>
        <w:tc>
          <w:tcPr>
            <w:tcW w:w="3870" w:type="dxa"/>
          </w:tcPr>
          <w:p w14:paraId="773E5C6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POSBUSDATE</w:t>
            </w:r>
          </w:p>
        </w:tc>
        <w:tc>
          <w:tcPr>
            <w:tcW w:w="1530" w:type="dxa"/>
          </w:tcPr>
          <w:p w14:paraId="2E6B172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5D64479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6B1BB24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2092B3F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76CA1A72" w14:textId="77777777" w:rsidTr="0090729B">
        <w:trPr>
          <w:trHeight w:val="290"/>
        </w:trPr>
        <w:tc>
          <w:tcPr>
            <w:tcW w:w="3870" w:type="dxa"/>
          </w:tcPr>
          <w:p w14:paraId="30D37DC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ROLE</w:t>
            </w:r>
          </w:p>
        </w:tc>
        <w:tc>
          <w:tcPr>
            <w:tcW w:w="1530" w:type="dxa"/>
          </w:tcPr>
          <w:p w14:paraId="3C8C429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6BE3366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06ABEDC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CCEDB9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7FD4A4AF" w14:textId="77777777" w:rsidTr="0090729B">
        <w:trPr>
          <w:trHeight w:val="290"/>
        </w:trPr>
        <w:tc>
          <w:tcPr>
            <w:tcW w:w="3870" w:type="dxa"/>
          </w:tcPr>
          <w:p w14:paraId="4265804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ROLE_PERMISSION</w:t>
            </w:r>
          </w:p>
        </w:tc>
        <w:tc>
          <w:tcPr>
            <w:tcW w:w="1530" w:type="dxa"/>
          </w:tcPr>
          <w:p w14:paraId="4AF6D6D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7A9C048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4E6607B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3B4276C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7665BF8A" w14:textId="77777777" w:rsidTr="0090729B">
        <w:trPr>
          <w:trHeight w:val="290"/>
        </w:trPr>
        <w:tc>
          <w:tcPr>
            <w:tcW w:w="3870" w:type="dxa"/>
          </w:tcPr>
          <w:p w14:paraId="1BBEC45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SYSSETTINGS</w:t>
            </w:r>
          </w:p>
        </w:tc>
        <w:tc>
          <w:tcPr>
            <w:tcW w:w="1530" w:type="dxa"/>
          </w:tcPr>
          <w:p w14:paraId="007EED5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2063CAC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F66A8D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1067BA60"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54325486" w14:textId="77777777" w:rsidTr="0090729B">
        <w:trPr>
          <w:trHeight w:val="290"/>
        </w:trPr>
        <w:tc>
          <w:tcPr>
            <w:tcW w:w="3870" w:type="dxa"/>
          </w:tcPr>
          <w:p w14:paraId="3871FE5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TRANS_TYPE</w:t>
            </w:r>
          </w:p>
        </w:tc>
        <w:tc>
          <w:tcPr>
            <w:tcW w:w="1530" w:type="dxa"/>
          </w:tcPr>
          <w:p w14:paraId="083732B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48A23C0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12E68BD4"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318EF3F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2E299D5B" w14:textId="77777777" w:rsidTr="0090729B">
        <w:trPr>
          <w:trHeight w:val="290"/>
        </w:trPr>
        <w:tc>
          <w:tcPr>
            <w:tcW w:w="3870" w:type="dxa"/>
          </w:tcPr>
          <w:p w14:paraId="29E173F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USER_PERMISSION</w:t>
            </w:r>
          </w:p>
        </w:tc>
        <w:tc>
          <w:tcPr>
            <w:tcW w:w="1530" w:type="dxa"/>
          </w:tcPr>
          <w:p w14:paraId="4929C78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62D8843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755540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F864C4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10E08C63" w14:textId="77777777" w:rsidTr="0090729B">
        <w:trPr>
          <w:trHeight w:val="290"/>
        </w:trPr>
        <w:tc>
          <w:tcPr>
            <w:tcW w:w="3870" w:type="dxa"/>
          </w:tcPr>
          <w:p w14:paraId="0D868A2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USER_ROLE</w:t>
            </w:r>
          </w:p>
        </w:tc>
        <w:tc>
          <w:tcPr>
            <w:tcW w:w="1530" w:type="dxa"/>
          </w:tcPr>
          <w:p w14:paraId="7D6F72DA"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3796103A"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12F964C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49CDD40"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23790646" w14:textId="77777777" w:rsidTr="0090729B">
        <w:trPr>
          <w:trHeight w:val="290"/>
        </w:trPr>
        <w:tc>
          <w:tcPr>
            <w:tcW w:w="3870" w:type="dxa"/>
          </w:tcPr>
          <w:p w14:paraId="117664E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WIFI CODE</w:t>
            </w:r>
          </w:p>
        </w:tc>
        <w:tc>
          <w:tcPr>
            <w:tcW w:w="1530" w:type="dxa"/>
          </w:tcPr>
          <w:p w14:paraId="060A52A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5510BA5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7DCA4D6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5507B35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bl>
    <w:p w14:paraId="4A045BF4" w14:textId="77777777" w:rsidR="0090729B" w:rsidRPr="00184A3A" w:rsidRDefault="0090729B" w:rsidP="0090729B">
      <w:pPr>
        <w:rPr>
          <w:lang w:eastAsia="zh-HK"/>
        </w:rPr>
      </w:pPr>
    </w:p>
    <w:p w14:paraId="7DECCC48" w14:textId="77777777" w:rsidR="000F6556" w:rsidRPr="00184A3A" w:rsidRDefault="000F6556">
      <w:pPr>
        <w:rPr>
          <w:rFonts w:cs="Microsoft YaHei"/>
          <w:b/>
          <w:bCs/>
          <w:color w:val="4F81BD" w:themeColor="accent1"/>
          <w:sz w:val="26"/>
          <w:szCs w:val="26"/>
          <w:lang w:eastAsia="zh-HK"/>
        </w:rPr>
      </w:pPr>
      <w:r w:rsidRPr="00184A3A">
        <w:br w:type="page"/>
      </w:r>
    </w:p>
    <w:p w14:paraId="5179363A" w14:textId="30BA80D2" w:rsidR="00B64BE6" w:rsidRPr="00184A3A" w:rsidRDefault="00B64BE6" w:rsidP="00B64BE6">
      <w:pPr>
        <w:pStyle w:val="Heading2"/>
      </w:pPr>
      <w:bookmarkStart w:id="31" w:name="_Toc472133117"/>
      <w:r w:rsidRPr="00184A3A">
        <w:lastRenderedPageBreak/>
        <w:t>Staging Table Data Model</w:t>
      </w:r>
      <w:bookmarkEnd w:id="31"/>
      <w:r w:rsidRPr="00184A3A">
        <w:t xml:space="preserve"> </w:t>
      </w:r>
    </w:p>
    <w:p w14:paraId="322E4077" w14:textId="71352F80" w:rsidR="00A82B20" w:rsidRPr="00184A3A" w:rsidRDefault="000C0EBC" w:rsidP="00A82B20">
      <w:pPr>
        <w:rPr>
          <w:lang w:eastAsia="zh-HK"/>
        </w:rPr>
      </w:pPr>
      <w:r w:rsidRPr="00184A3A">
        <w:rPr>
          <w:lang w:eastAsia="zh-HK"/>
        </w:rPr>
        <w:t xml:space="preserve">Data Model refer to existing POS Client Database Tables as follows:  </w:t>
      </w:r>
    </w:p>
    <w:tbl>
      <w:tblPr>
        <w:tblW w:w="10150" w:type="dxa"/>
        <w:tblInd w:w="355" w:type="dxa"/>
        <w:tblLook w:val="04A0" w:firstRow="1" w:lastRow="0" w:firstColumn="1" w:lastColumn="0" w:noHBand="0" w:noVBand="1"/>
      </w:tblPr>
      <w:tblGrid>
        <w:gridCol w:w="4030"/>
        <w:gridCol w:w="1400"/>
        <w:gridCol w:w="2020"/>
        <w:gridCol w:w="1480"/>
        <w:gridCol w:w="1220"/>
      </w:tblGrid>
      <w:tr w:rsidR="00A82B20" w:rsidRPr="00184A3A" w14:paraId="4C1580AB" w14:textId="77777777" w:rsidTr="007E4470">
        <w:trPr>
          <w:trHeight w:val="310"/>
          <w:tblHeader/>
        </w:trPr>
        <w:tc>
          <w:tcPr>
            <w:tcW w:w="403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36BEF12" w14:textId="77777777" w:rsidR="00A82B20" w:rsidRPr="00184A3A" w:rsidRDefault="00A82B20" w:rsidP="007E4470">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Table</w:t>
            </w:r>
          </w:p>
        </w:tc>
        <w:tc>
          <w:tcPr>
            <w:tcW w:w="1400" w:type="dxa"/>
            <w:tcBorders>
              <w:top w:val="single" w:sz="4" w:space="0" w:color="auto"/>
              <w:left w:val="nil"/>
              <w:bottom w:val="single" w:sz="4" w:space="0" w:color="auto"/>
              <w:right w:val="single" w:sz="4" w:space="0" w:color="auto"/>
            </w:tcBorders>
            <w:shd w:val="clear" w:color="000000" w:fill="BFBFBF"/>
            <w:noWrap/>
            <w:vAlign w:val="center"/>
            <w:hideMark/>
          </w:tcPr>
          <w:p w14:paraId="4EBF5736" w14:textId="77777777" w:rsidR="00A82B20" w:rsidRPr="00184A3A" w:rsidRDefault="00A82B20" w:rsidP="007E4470">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Type</w:t>
            </w:r>
          </w:p>
        </w:tc>
        <w:tc>
          <w:tcPr>
            <w:tcW w:w="2020" w:type="dxa"/>
            <w:tcBorders>
              <w:top w:val="single" w:sz="4" w:space="0" w:color="auto"/>
              <w:left w:val="nil"/>
              <w:bottom w:val="single" w:sz="4" w:space="0" w:color="auto"/>
              <w:right w:val="single" w:sz="4" w:space="0" w:color="auto"/>
            </w:tcBorders>
            <w:shd w:val="clear" w:color="000000" w:fill="BFBFBF"/>
            <w:noWrap/>
            <w:vAlign w:val="center"/>
            <w:hideMark/>
          </w:tcPr>
          <w:p w14:paraId="1D818C02" w14:textId="77777777" w:rsidR="00A82B20" w:rsidRPr="00184A3A" w:rsidRDefault="00A82B20" w:rsidP="007E4470">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Update Freq.</w:t>
            </w:r>
          </w:p>
        </w:tc>
        <w:tc>
          <w:tcPr>
            <w:tcW w:w="1480" w:type="dxa"/>
            <w:tcBorders>
              <w:top w:val="single" w:sz="4" w:space="0" w:color="auto"/>
              <w:left w:val="nil"/>
              <w:bottom w:val="single" w:sz="4" w:space="0" w:color="auto"/>
              <w:right w:val="single" w:sz="4" w:space="0" w:color="auto"/>
            </w:tcBorders>
            <w:shd w:val="clear" w:color="000000" w:fill="BFBFBF"/>
            <w:noWrap/>
            <w:vAlign w:val="center"/>
            <w:hideMark/>
          </w:tcPr>
          <w:p w14:paraId="0DE4F6F5" w14:textId="77777777" w:rsidR="00A82B20" w:rsidRPr="00184A3A" w:rsidRDefault="00A82B20" w:rsidP="007E4470">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Up/Down</w:t>
            </w:r>
          </w:p>
        </w:tc>
        <w:tc>
          <w:tcPr>
            <w:tcW w:w="1220" w:type="dxa"/>
            <w:tcBorders>
              <w:top w:val="single" w:sz="4" w:space="0" w:color="auto"/>
              <w:left w:val="nil"/>
              <w:bottom w:val="single" w:sz="4" w:space="0" w:color="auto"/>
              <w:right w:val="single" w:sz="4" w:space="0" w:color="auto"/>
            </w:tcBorders>
            <w:shd w:val="clear" w:color="000000" w:fill="BFBFBF"/>
            <w:noWrap/>
            <w:vAlign w:val="center"/>
            <w:hideMark/>
          </w:tcPr>
          <w:p w14:paraId="23E2BA65" w14:textId="77777777" w:rsidR="00A82B20" w:rsidRPr="00184A3A" w:rsidRDefault="00A82B20" w:rsidP="007E4470">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Source</w:t>
            </w:r>
          </w:p>
        </w:tc>
      </w:tr>
      <w:tr w:rsidR="00A82B20" w:rsidRPr="00184A3A" w14:paraId="18659708"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FF6010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ACCOUNTS</w:t>
            </w:r>
          </w:p>
        </w:tc>
        <w:tc>
          <w:tcPr>
            <w:tcW w:w="1400" w:type="dxa"/>
            <w:tcBorders>
              <w:top w:val="nil"/>
              <w:left w:val="nil"/>
              <w:bottom w:val="single" w:sz="4" w:space="0" w:color="auto"/>
              <w:right w:val="single" w:sz="4" w:space="0" w:color="auto"/>
            </w:tcBorders>
            <w:shd w:val="clear" w:color="auto" w:fill="auto"/>
            <w:noWrap/>
            <w:vAlign w:val="center"/>
            <w:hideMark/>
          </w:tcPr>
          <w:p w14:paraId="4B9157E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1E54EB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50AC07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8866F3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571F1E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C5FBFA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COUPON_CONTROL</w:t>
            </w:r>
          </w:p>
        </w:tc>
        <w:tc>
          <w:tcPr>
            <w:tcW w:w="1400" w:type="dxa"/>
            <w:tcBorders>
              <w:top w:val="nil"/>
              <w:left w:val="nil"/>
              <w:bottom w:val="single" w:sz="4" w:space="0" w:color="auto"/>
              <w:right w:val="single" w:sz="4" w:space="0" w:color="auto"/>
            </w:tcBorders>
            <w:shd w:val="clear" w:color="auto" w:fill="auto"/>
            <w:noWrap/>
            <w:vAlign w:val="center"/>
            <w:hideMark/>
          </w:tcPr>
          <w:p w14:paraId="5048813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893395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30B5DD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61C443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20138CF5"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F59474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COUPON_RANGE</w:t>
            </w:r>
          </w:p>
        </w:tc>
        <w:tc>
          <w:tcPr>
            <w:tcW w:w="1400" w:type="dxa"/>
            <w:tcBorders>
              <w:top w:val="nil"/>
              <w:left w:val="nil"/>
              <w:bottom w:val="single" w:sz="4" w:space="0" w:color="auto"/>
              <w:right w:val="single" w:sz="4" w:space="0" w:color="auto"/>
            </w:tcBorders>
            <w:shd w:val="clear" w:color="auto" w:fill="auto"/>
            <w:noWrap/>
            <w:vAlign w:val="center"/>
            <w:hideMark/>
          </w:tcPr>
          <w:p w14:paraId="0F0FBF5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A2D2D7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235665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5A5434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5FDE807"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9135E6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CURRENCY</w:t>
            </w:r>
          </w:p>
        </w:tc>
        <w:tc>
          <w:tcPr>
            <w:tcW w:w="1400" w:type="dxa"/>
            <w:tcBorders>
              <w:top w:val="nil"/>
              <w:left w:val="nil"/>
              <w:bottom w:val="single" w:sz="4" w:space="0" w:color="auto"/>
              <w:right w:val="single" w:sz="4" w:space="0" w:color="auto"/>
            </w:tcBorders>
            <w:shd w:val="clear" w:color="auto" w:fill="auto"/>
            <w:noWrap/>
            <w:vAlign w:val="center"/>
            <w:hideMark/>
          </w:tcPr>
          <w:p w14:paraId="6718A51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782A59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A16A4B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1B8B4D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4B5885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8BB4B8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EMPLOYEE</w:t>
            </w:r>
          </w:p>
        </w:tc>
        <w:tc>
          <w:tcPr>
            <w:tcW w:w="1400" w:type="dxa"/>
            <w:tcBorders>
              <w:top w:val="nil"/>
              <w:left w:val="nil"/>
              <w:bottom w:val="single" w:sz="4" w:space="0" w:color="auto"/>
              <w:right w:val="single" w:sz="4" w:space="0" w:color="auto"/>
            </w:tcBorders>
            <w:shd w:val="clear" w:color="auto" w:fill="auto"/>
            <w:noWrap/>
            <w:vAlign w:val="center"/>
            <w:hideMark/>
          </w:tcPr>
          <w:p w14:paraId="244D64F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827394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3CD926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075DD3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CE57DE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33C2BE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HIST_CHECK_LOGS</w:t>
            </w:r>
          </w:p>
        </w:tc>
        <w:tc>
          <w:tcPr>
            <w:tcW w:w="1400" w:type="dxa"/>
            <w:tcBorders>
              <w:top w:val="nil"/>
              <w:left w:val="nil"/>
              <w:bottom w:val="single" w:sz="4" w:space="0" w:color="auto"/>
              <w:right w:val="single" w:sz="4" w:space="0" w:color="auto"/>
            </w:tcBorders>
            <w:shd w:val="clear" w:color="auto" w:fill="auto"/>
            <w:noWrap/>
            <w:vAlign w:val="center"/>
            <w:hideMark/>
          </w:tcPr>
          <w:p w14:paraId="566CFC8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E20CF6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BC1DF7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7A6966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4FAF633"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B1D055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HIST_COUPON_SALES</w:t>
            </w:r>
          </w:p>
        </w:tc>
        <w:tc>
          <w:tcPr>
            <w:tcW w:w="1400" w:type="dxa"/>
            <w:tcBorders>
              <w:top w:val="nil"/>
              <w:left w:val="nil"/>
              <w:bottom w:val="single" w:sz="4" w:space="0" w:color="auto"/>
              <w:right w:val="single" w:sz="4" w:space="0" w:color="auto"/>
            </w:tcBorders>
            <w:shd w:val="clear" w:color="auto" w:fill="auto"/>
            <w:noWrap/>
            <w:vAlign w:val="center"/>
            <w:hideMark/>
          </w:tcPr>
          <w:p w14:paraId="63632B2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E7A7E3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C49973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E3A131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6F58A45"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AC4001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w:t>
            </w:r>
          </w:p>
        </w:tc>
        <w:tc>
          <w:tcPr>
            <w:tcW w:w="1400" w:type="dxa"/>
            <w:tcBorders>
              <w:top w:val="nil"/>
              <w:left w:val="nil"/>
              <w:bottom w:val="single" w:sz="4" w:space="0" w:color="auto"/>
              <w:right w:val="single" w:sz="4" w:space="0" w:color="auto"/>
            </w:tcBorders>
            <w:shd w:val="clear" w:color="auto" w:fill="auto"/>
            <w:noWrap/>
            <w:vAlign w:val="center"/>
            <w:hideMark/>
          </w:tcPr>
          <w:p w14:paraId="2C44F62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CA3468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4ED56A2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C56548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AA23832"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4C660F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HIST_ITEMSTOCK</w:t>
            </w:r>
          </w:p>
        </w:tc>
        <w:tc>
          <w:tcPr>
            <w:tcW w:w="1400" w:type="dxa"/>
            <w:tcBorders>
              <w:top w:val="nil"/>
              <w:left w:val="nil"/>
              <w:bottom w:val="single" w:sz="4" w:space="0" w:color="auto"/>
              <w:right w:val="single" w:sz="4" w:space="0" w:color="auto"/>
            </w:tcBorders>
            <w:shd w:val="clear" w:color="auto" w:fill="auto"/>
            <w:noWrap/>
            <w:vAlign w:val="center"/>
            <w:hideMark/>
          </w:tcPr>
          <w:p w14:paraId="5983C7A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F8EB07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015004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0B77F7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B243E87"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C52BDF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w:t>
            </w:r>
          </w:p>
        </w:tc>
        <w:tc>
          <w:tcPr>
            <w:tcW w:w="1400" w:type="dxa"/>
            <w:tcBorders>
              <w:top w:val="nil"/>
              <w:left w:val="nil"/>
              <w:bottom w:val="single" w:sz="4" w:space="0" w:color="auto"/>
              <w:right w:val="single" w:sz="4" w:space="0" w:color="auto"/>
            </w:tcBorders>
            <w:shd w:val="clear" w:color="auto" w:fill="auto"/>
            <w:noWrap/>
            <w:vAlign w:val="center"/>
            <w:hideMark/>
          </w:tcPr>
          <w:p w14:paraId="3D4D8FF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3996A5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F90B95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E22E12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D72456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87FA51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HIST_ORDERS_EXTRA</w:t>
            </w:r>
          </w:p>
        </w:tc>
        <w:tc>
          <w:tcPr>
            <w:tcW w:w="1400" w:type="dxa"/>
            <w:tcBorders>
              <w:top w:val="nil"/>
              <w:left w:val="nil"/>
              <w:bottom w:val="single" w:sz="4" w:space="0" w:color="auto"/>
              <w:right w:val="single" w:sz="4" w:space="0" w:color="auto"/>
            </w:tcBorders>
            <w:shd w:val="clear" w:color="auto" w:fill="auto"/>
            <w:noWrap/>
            <w:vAlign w:val="center"/>
            <w:hideMark/>
          </w:tcPr>
          <w:p w14:paraId="73EC902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564437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27C6DA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A87F94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0695313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3DD448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HIST_ORDERS_PAY</w:t>
            </w:r>
          </w:p>
        </w:tc>
        <w:tc>
          <w:tcPr>
            <w:tcW w:w="1400" w:type="dxa"/>
            <w:tcBorders>
              <w:top w:val="nil"/>
              <w:left w:val="nil"/>
              <w:bottom w:val="single" w:sz="4" w:space="0" w:color="auto"/>
              <w:right w:val="single" w:sz="4" w:space="0" w:color="auto"/>
            </w:tcBorders>
            <w:shd w:val="clear" w:color="auto" w:fill="auto"/>
            <w:noWrap/>
            <w:vAlign w:val="center"/>
            <w:hideMark/>
          </w:tcPr>
          <w:p w14:paraId="4A9ACD2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FBD306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7F6B41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E67939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16D06E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48ECBE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HIST_ORDERS_PAY_PROGRESS</w:t>
            </w:r>
          </w:p>
        </w:tc>
        <w:tc>
          <w:tcPr>
            <w:tcW w:w="1400" w:type="dxa"/>
            <w:tcBorders>
              <w:top w:val="nil"/>
              <w:left w:val="nil"/>
              <w:bottom w:val="single" w:sz="4" w:space="0" w:color="auto"/>
              <w:right w:val="single" w:sz="4" w:space="0" w:color="auto"/>
            </w:tcBorders>
            <w:shd w:val="clear" w:color="auto" w:fill="auto"/>
            <w:noWrap/>
            <w:vAlign w:val="center"/>
            <w:hideMark/>
          </w:tcPr>
          <w:p w14:paraId="15310F1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61DE69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422F50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C1F222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D158B9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EADDD1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HIST_PAYFIG</w:t>
            </w:r>
          </w:p>
        </w:tc>
        <w:tc>
          <w:tcPr>
            <w:tcW w:w="1400" w:type="dxa"/>
            <w:tcBorders>
              <w:top w:val="nil"/>
              <w:left w:val="nil"/>
              <w:bottom w:val="single" w:sz="4" w:space="0" w:color="auto"/>
              <w:right w:val="single" w:sz="4" w:space="0" w:color="auto"/>
            </w:tcBorders>
            <w:shd w:val="clear" w:color="auto" w:fill="auto"/>
            <w:noWrap/>
            <w:vAlign w:val="center"/>
            <w:hideMark/>
          </w:tcPr>
          <w:p w14:paraId="6F07EF8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E7E14F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5F6533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5E353E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5B9F10A"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E9A250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HIST_PAYSUM</w:t>
            </w:r>
          </w:p>
        </w:tc>
        <w:tc>
          <w:tcPr>
            <w:tcW w:w="1400" w:type="dxa"/>
            <w:tcBorders>
              <w:top w:val="nil"/>
              <w:left w:val="nil"/>
              <w:bottom w:val="single" w:sz="4" w:space="0" w:color="auto"/>
              <w:right w:val="single" w:sz="4" w:space="0" w:color="auto"/>
            </w:tcBorders>
            <w:shd w:val="clear" w:color="auto" w:fill="auto"/>
            <w:noWrap/>
            <w:vAlign w:val="center"/>
            <w:hideMark/>
          </w:tcPr>
          <w:p w14:paraId="2A8B8ED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6F33CA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C6A79C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BCEC07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349FD3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960F0B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HIST_POSSYSTEM</w:t>
            </w:r>
          </w:p>
        </w:tc>
        <w:tc>
          <w:tcPr>
            <w:tcW w:w="1400" w:type="dxa"/>
            <w:tcBorders>
              <w:top w:val="nil"/>
              <w:left w:val="nil"/>
              <w:bottom w:val="single" w:sz="4" w:space="0" w:color="auto"/>
              <w:right w:val="single" w:sz="4" w:space="0" w:color="auto"/>
            </w:tcBorders>
            <w:shd w:val="clear" w:color="auto" w:fill="auto"/>
            <w:noWrap/>
            <w:vAlign w:val="center"/>
            <w:hideMark/>
          </w:tcPr>
          <w:p w14:paraId="07004FE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20681E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EB22FB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4DE680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4B8BB23"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883AF3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HIST_REDEEMED_COUPON</w:t>
            </w:r>
          </w:p>
        </w:tc>
        <w:tc>
          <w:tcPr>
            <w:tcW w:w="1400" w:type="dxa"/>
            <w:tcBorders>
              <w:top w:val="nil"/>
              <w:left w:val="nil"/>
              <w:bottom w:val="single" w:sz="4" w:space="0" w:color="auto"/>
              <w:right w:val="single" w:sz="4" w:space="0" w:color="auto"/>
            </w:tcBorders>
            <w:shd w:val="clear" w:color="auto" w:fill="auto"/>
            <w:noWrap/>
            <w:vAlign w:val="center"/>
            <w:hideMark/>
          </w:tcPr>
          <w:p w14:paraId="6EE5F6F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73F88A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2B69D69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65B397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26405B9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DF001E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HIST_SAFEBOXCHECK</w:t>
            </w:r>
          </w:p>
        </w:tc>
        <w:tc>
          <w:tcPr>
            <w:tcW w:w="1400" w:type="dxa"/>
            <w:tcBorders>
              <w:top w:val="nil"/>
              <w:left w:val="nil"/>
              <w:bottom w:val="single" w:sz="4" w:space="0" w:color="auto"/>
              <w:right w:val="single" w:sz="4" w:space="0" w:color="auto"/>
            </w:tcBorders>
            <w:shd w:val="clear" w:color="auto" w:fill="auto"/>
            <w:noWrap/>
            <w:vAlign w:val="center"/>
            <w:hideMark/>
          </w:tcPr>
          <w:p w14:paraId="7B870DF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72F4BA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C75B21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A3ECCB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F4DB45A"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E06011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HIST_SAFEBOXCHECKTENDER</w:t>
            </w:r>
          </w:p>
        </w:tc>
        <w:tc>
          <w:tcPr>
            <w:tcW w:w="1400" w:type="dxa"/>
            <w:tcBorders>
              <w:top w:val="nil"/>
              <w:left w:val="nil"/>
              <w:bottom w:val="single" w:sz="4" w:space="0" w:color="auto"/>
              <w:right w:val="single" w:sz="4" w:space="0" w:color="auto"/>
            </w:tcBorders>
            <w:shd w:val="clear" w:color="auto" w:fill="auto"/>
            <w:noWrap/>
            <w:vAlign w:val="center"/>
            <w:hideMark/>
          </w:tcPr>
          <w:p w14:paraId="17650F1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B0104F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127DA7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40F3AD5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5FFFEB2"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30CC10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HIST_SAFEBOXINOUT</w:t>
            </w:r>
          </w:p>
        </w:tc>
        <w:tc>
          <w:tcPr>
            <w:tcW w:w="1400" w:type="dxa"/>
            <w:tcBorders>
              <w:top w:val="nil"/>
              <w:left w:val="nil"/>
              <w:bottom w:val="single" w:sz="4" w:space="0" w:color="auto"/>
              <w:right w:val="single" w:sz="4" w:space="0" w:color="auto"/>
            </w:tcBorders>
            <w:shd w:val="clear" w:color="auto" w:fill="auto"/>
            <w:noWrap/>
            <w:vAlign w:val="center"/>
            <w:hideMark/>
          </w:tcPr>
          <w:p w14:paraId="5B57003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3AF23E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10229E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B0EE8A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20A280D9"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8DADD0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HIST_SAFEBOXINOUTEXTENDINFO</w:t>
            </w:r>
          </w:p>
        </w:tc>
        <w:tc>
          <w:tcPr>
            <w:tcW w:w="1400" w:type="dxa"/>
            <w:tcBorders>
              <w:top w:val="nil"/>
              <w:left w:val="nil"/>
              <w:bottom w:val="single" w:sz="4" w:space="0" w:color="auto"/>
              <w:right w:val="single" w:sz="4" w:space="0" w:color="auto"/>
            </w:tcBorders>
            <w:shd w:val="clear" w:color="auto" w:fill="auto"/>
            <w:noWrap/>
            <w:vAlign w:val="center"/>
            <w:hideMark/>
          </w:tcPr>
          <w:p w14:paraId="7F5F85F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EA2C51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56F1EE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300615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06B10A63"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535DA8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HIST_SAFEBOXPICKUP</w:t>
            </w:r>
          </w:p>
        </w:tc>
        <w:tc>
          <w:tcPr>
            <w:tcW w:w="1400" w:type="dxa"/>
            <w:tcBorders>
              <w:top w:val="nil"/>
              <w:left w:val="nil"/>
              <w:bottom w:val="single" w:sz="4" w:space="0" w:color="auto"/>
              <w:right w:val="single" w:sz="4" w:space="0" w:color="auto"/>
            </w:tcBorders>
            <w:shd w:val="clear" w:color="auto" w:fill="auto"/>
            <w:noWrap/>
            <w:vAlign w:val="center"/>
            <w:hideMark/>
          </w:tcPr>
          <w:p w14:paraId="4E0E254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FB89DF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88FB9C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CD807D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08A7A8F"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0E83E9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HIST_SESSIONINFO</w:t>
            </w:r>
          </w:p>
        </w:tc>
        <w:tc>
          <w:tcPr>
            <w:tcW w:w="1400" w:type="dxa"/>
            <w:tcBorders>
              <w:top w:val="nil"/>
              <w:left w:val="nil"/>
              <w:bottom w:val="single" w:sz="4" w:space="0" w:color="auto"/>
              <w:right w:val="single" w:sz="4" w:space="0" w:color="auto"/>
            </w:tcBorders>
            <w:shd w:val="clear" w:color="auto" w:fill="auto"/>
            <w:noWrap/>
            <w:vAlign w:val="center"/>
            <w:hideMark/>
          </w:tcPr>
          <w:p w14:paraId="78B73E9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8E9F99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31990C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6D47B4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90A881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B8C8E1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HIST_SESSIONTENDER</w:t>
            </w:r>
          </w:p>
        </w:tc>
        <w:tc>
          <w:tcPr>
            <w:tcW w:w="1400" w:type="dxa"/>
            <w:tcBorders>
              <w:top w:val="nil"/>
              <w:left w:val="nil"/>
              <w:bottom w:val="single" w:sz="4" w:space="0" w:color="auto"/>
              <w:right w:val="single" w:sz="4" w:space="0" w:color="auto"/>
            </w:tcBorders>
            <w:shd w:val="clear" w:color="auto" w:fill="auto"/>
            <w:noWrap/>
            <w:vAlign w:val="center"/>
            <w:hideMark/>
          </w:tcPr>
          <w:p w14:paraId="0A34403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190E7A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F14ECA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0C7B8D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6D63728"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413A37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HIST_STOCK_MOVEMENT</w:t>
            </w:r>
          </w:p>
        </w:tc>
        <w:tc>
          <w:tcPr>
            <w:tcW w:w="1400" w:type="dxa"/>
            <w:tcBorders>
              <w:top w:val="nil"/>
              <w:left w:val="nil"/>
              <w:bottom w:val="single" w:sz="4" w:space="0" w:color="auto"/>
              <w:right w:val="single" w:sz="4" w:space="0" w:color="auto"/>
            </w:tcBorders>
            <w:shd w:val="clear" w:color="auto" w:fill="auto"/>
            <w:noWrap/>
            <w:vAlign w:val="center"/>
            <w:hideMark/>
          </w:tcPr>
          <w:p w14:paraId="1073B0A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14DB48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D12F35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B0EEE3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3332DED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30EDEB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HIST_SUPP</w:t>
            </w:r>
          </w:p>
        </w:tc>
        <w:tc>
          <w:tcPr>
            <w:tcW w:w="1400" w:type="dxa"/>
            <w:tcBorders>
              <w:top w:val="nil"/>
              <w:left w:val="nil"/>
              <w:bottom w:val="single" w:sz="4" w:space="0" w:color="auto"/>
              <w:right w:val="single" w:sz="4" w:space="0" w:color="auto"/>
            </w:tcBorders>
            <w:shd w:val="clear" w:color="auto" w:fill="auto"/>
            <w:noWrap/>
            <w:vAlign w:val="center"/>
            <w:hideMark/>
          </w:tcPr>
          <w:p w14:paraId="0C81C1A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8EF1AF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7E9E31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2B920F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326507C5"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19B33D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w:t>
            </w:r>
          </w:p>
        </w:tc>
        <w:tc>
          <w:tcPr>
            <w:tcW w:w="1400" w:type="dxa"/>
            <w:tcBorders>
              <w:top w:val="nil"/>
              <w:left w:val="nil"/>
              <w:bottom w:val="single" w:sz="4" w:space="0" w:color="auto"/>
              <w:right w:val="single" w:sz="4" w:space="0" w:color="auto"/>
            </w:tcBorders>
            <w:shd w:val="clear" w:color="auto" w:fill="auto"/>
            <w:noWrap/>
            <w:vAlign w:val="center"/>
            <w:hideMark/>
          </w:tcPr>
          <w:p w14:paraId="7A20D49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88866A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3D68E0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912697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742489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8E7EEF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HIST_TRANS_ECARD</w:t>
            </w:r>
          </w:p>
        </w:tc>
        <w:tc>
          <w:tcPr>
            <w:tcW w:w="1400" w:type="dxa"/>
            <w:tcBorders>
              <w:top w:val="nil"/>
              <w:left w:val="nil"/>
              <w:bottom w:val="single" w:sz="4" w:space="0" w:color="auto"/>
              <w:right w:val="single" w:sz="4" w:space="0" w:color="auto"/>
            </w:tcBorders>
            <w:shd w:val="clear" w:color="auto" w:fill="auto"/>
            <w:noWrap/>
            <w:vAlign w:val="center"/>
            <w:hideMark/>
          </w:tcPr>
          <w:p w14:paraId="24C7C19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E599BD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EBD2BF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A4DD71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DDD6C9A"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4E735D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HIST_TRANS_MODIFIER</w:t>
            </w:r>
          </w:p>
        </w:tc>
        <w:tc>
          <w:tcPr>
            <w:tcW w:w="1400" w:type="dxa"/>
            <w:tcBorders>
              <w:top w:val="nil"/>
              <w:left w:val="nil"/>
              <w:bottom w:val="single" w:sz="4" w:space="0" w:color="auto"/>
              <w:right w:val="single" w:sz="4" w:space="0" w:color="auto"/>
            </w:tcBorders>
            <w:shd w:val="clear" w:color="auto" w:fill="auto"/>
            <w:noWrap/>
            <w:vAlign w:val="center"/>
            <w:hideMark/>
          </w:tcPr>
          <w:p w14:paraId="4508B43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79F7B17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2E61427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43F5CF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3C0276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29C551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INVITATION</w:t>
            </w:r>
          </w:p>
        </w:tc>
        <w:tc>
          <w:tcPr>
            <w:tcW w:w="1400" w:type="dxa"/>
            <w:tcBorders>
              <w:top w:val="nil"/>
              <w:left w:val="nil"/>
              <w:bottom w:val="single" w:sz="4" w:space="0" w:color="auto"/>
              <w:right w:val="single" w:sz="4" w:space="0" w:color="auto"/>
            </w:tcBorders>
            <w:shd w:val="clear" w:color="auto" w:fill="auto"/>
            <w:noWrap/>
            <w:vAlign w:val="center"/>
            <w:hideMark/>
          </w:tcPr>
          <w:p w14:paraId="22794B0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23FB55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11D939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6B4DE4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0DFA78C"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DB3948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w:t>
            </w:r>
          </w:p>
        </w:tc>
        <w:tc>
          <w:tcPr>
            <w:tcW w:w="1400" w:type="dxa"/>
            <w:tcBorders>
              <w:top w:val="nil"/>
              <w:left w:val="nil"/>
              <w:bottom w:val="single" w:sz="4" w:space="0" w:color="auto"/>
              <w:right w:val="single" w:sz="4" w:space="0" w:color="auto"/>
            </w:tcBorders>
            <w:shd w:val="clear" w:color="auto" w:fill="auto"/>
            <w:noWrap/>
            <w:vAlign w:val="center"/>
            <w:hideMark/>
          </w:tcPr>
          <w:p w14:paraId="2D559BD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847712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7CD936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49DB2C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48429A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F2B955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ITEM_BARCODE</w:t>
            </w:r>
          </w:p>
        </w:tc>
        <w:tc>
          <w:tcPr>
            <w:tcW w:w="1400" w:type="dxa"/>
            <w:tcBorders>
              <w:top w:val="nil"/>
              <w:left w:val="nil"/>
              <w:bottom w:val="single" w:sz="4" w:space="0" w:color="auto"/>
              <w:right w:val="single" w:sz="4" w:space="0" w:color="auto"/>
            </w:tcBorders>
            <w:shd w:val="clear" w:color="auto" w:fill="auto"/>
            <w:noWrap/>
            <w:vAlign w:val="center"/>
            <w:hideMark/>
          </w:tcPr>
          <w:p w14:paraId="360D825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F4D81D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B7A1CB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6ABB67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31C1CA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D3FDD5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ITEM_MODIFIER</w:t>
            </w:r>
          </w:p>
        </w:tc>
        <w:tc>
          <w:tcPr>
            <w:tcW w:w="1400" w:type="dxa"/>
            <w:tcBorders>
              <w:top w:val="nil"/>
              <w:left w:val="nil"/>
              <w:bottom w:val="single" w:sz="4" w:space="0" w:color="auto"/>
              <w:right w:val="single" w:sz="4" w:space="0" w:color="auto"/>
            </w:tcBorders>
            <w:shd w:val="clear" w:color="auto" w:fill="auto"/>
            <w:noWrap/>
            <w:vAlign w:val="center"/>
            <w:hideMark/>
          </w:tcPr>
          <w:p w14:paraId="661C1B0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F45475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FCDA04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E89AF7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ADE793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883F8A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ITEMANLY</w:t>
            </w:r>
          </w:p>
        </w:tc>
        <w:tc>
          <w:tcPr>
            <w:tcW w:w="1400" w:type="dxa"/>
            <w:tcBorders>
              <w:top w:val="nil"/>
              <w:left w:val="nil"/>
              <w:bottom w:val="single" w:sz="4" w:space="0" w:color="auto"/>
              <w:right w:val="single" w:sz="4" w:space="0" w:color="auto"/>
            </w:tcBorders>
            <w:shd w:val="clear" w:color="auto" w:fill="auto"/>
            <w:noWrap/>
            <w:vAlign w:val="center"/>
            <w:hideMark/>
          </w:tcPr>
          <w:p w14:paraId="79E6EB2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AD8BBF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7B0E45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8352BC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20856C48"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3DE1F9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ITEMDEPT</w:t>
            </w:r>
          </w:p>
        </w:tc>
        <w:tc>
          <w:tcPr>
            <w:tcW w:w="1400" w:type="dxa"/>
            <w:tcBorders>
              <w:top w:val="nil"/>
              <w:left w:val="nil"/>
              <w:bottom w:val="single" w:sz="4" w:space="0" w:color="auto"/>
              <w:right w:val="single" w:sz="4" w:space="0" w:color="auto"/>
            </w:tcBorders>
            <w:shd w:val="clear" w:color="auto" w:fill="auto"/>
            <w:noWrap/>
            <w:vAlign w:val="center"/>
            <w:hideMark/>
          </w:tcPr>
          <w:p w14:paraId="2B6E6BE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62D34A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F4916E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2004C8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17A3309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997BC5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MENU</w:t>
            </w:r>
          </w:p>
        </w:tc>
        <w:tc>
          <w:tcPr>
            <w:tcW w:w="1400" w:type="dxa"/>
            <w:tcBorders>
              <w:top w:val="nil"/>
              <w:left w:val="nil"/>
              <w:bottom w:val="single" w:sz="4" w:space="0" w:color="auto"/>
              <w:right w:val="single" w:sz="4" w:space="0" w:color="auto"/>
            </w:tcBorders>
            <w:shd w:val="clear" w:color="auto" w:fill="auto"/>
            <w:noWrap/>
            <w:vAlign w:val="center"/>
            <w:hideMark/>
          </w:tcPr>
          <w:p w14:paraId="0D20C8D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DC6CB2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E6BB31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4C1533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761FD30"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A8CCEA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MENUITEM</w:t>
            </w:r>
          </w:p>
        </w:tc>
        <w:tc>
          <w:tcPr>
            <w:tcW w:w="1400" w:type="dxa"/>
            <w:tcBorders>
              <w:top w:val="nil"/>
              <w:left w:val="nil"/>
              <w:bottom w:val="single" w:sz="4" w:space="0" w:color="auto"/>
              <w:right w:val="single" w:sz="4" w:space="0" w:color="auto"/>
            </w:tcBorders>
            <w:shd w:val="clear" w:color="auto" w:fill="auto"/>
            <w:noWrap/>
            <w:vAlign w:val="center"/>
            <w:hideMark/>
          </w:tcPr>
          <w:p w14:paraId="36DFB6E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F79840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33CAE9E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A7BB88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26109C3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53AE97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lastRenderedPageBreak/>
              <w:t>MESSAGES</w:t>
            </w:r>
          </w:p>
        </w:tc>
        <w:tc>
          <w:tcPr>
            <w:tcW w:w="1400" w:type="dxa"/>
            <w:tcBorders>
              <w:top w:val="nil"/>
              <w:left w:val="nil"/>
              <w:bottom w:val="single" w:sz="4" w:space="0" w:color="auto"/>
              <w:right w:val="single" w:sz="4" w:space="0" w:color="auto"/>
            </w:tcBorders>
            <w:shd w:val="clear" w:color="auto" w:fill="auto"/>
            <w:noWrap/>
            <w:vAlign w:val="center"/>
            <w:hideMark/>
          </w:tcPr>
          <w:p w14:paraId="101C2C1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3D4335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EC35BC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7A5288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289938ED"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6457CE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MODIFIER</w:t>
            </w:r>
          </w:p>
        </w:tc>
        <w:tc>
          <w:tcPr>
            <w:tcW w:w="1400" w:type="dxa"/>
            <w:tcBorders>
              <w:top w:val="nil"/>
              <w:left w:val="nil"/>
              <w:bottom w:val="single" w:sz="4" w:space="0" w:color="auto"/>
              <w:right w:val="single" w:sz="4" w:space="0" w:color="auto"/>
            </w:tcBorders>
            <w:shd w:val="clear" w:color="auto" w:fill="auto"/>
            <w:noWrap/>
            <w:vAlign w:val="center"/>
            <w:hideMark/>
          </w:tcPr>
          <w:p w14:paraId="12D6DB4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7A80A3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49BBEE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5F6D01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30630275"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929B5A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MODIFIER_GRP</w:t>
            </w:r>
          </w:p>
        </w:tc>
        <w:tc>
          <w:tcPr>
            <w:tcW w:w="1400" w:type="dxa"/>
            <w:tcBorders>
              <w:top w:val="nil"/>
              <w:left w:val="nil"/>
              <w:bottom w:val="single" w:sz="4" w:space="0" w:color="auto"/>
              <w:right w:val="single" w:sz="4" w:space="0" w:color="auto"/>
            </w:tcBorders>
            <w:shd w:val="clear" w:color="auto" w:fill="auto"/>
            <w:noWrap/>
            <w:vAlign w:val="center"/>
            <w:hideMark/>
          </w:tcPr>
          <w:p w14:paraId="702A0A6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7DCEEC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1C0088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F14EA0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56A8F9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1621C4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MODIFIER_LIST</w:t>
            </w:r>
          </w:p>
        </w:tc>
        <w:tc>
          <w:tcPr>
            <w:tcW w:w="1400" w:type="dxa"/>
            <w:tcBorders>
              <w:top w:val="nil"/>
              <w:left w:val="nil"/>
              <w:bottom w:val="single" w:sz="4" w:space="0" w:color="auto"/>
              <w:right w:val="single" w:sz="4" w:space="0" w:color="auto"/>
            </w:tcBorders>
            <w:shd w:val="clear" w:color="auto" w:fill="auto"/>
            <w:noWrap/>
            <w:vAlign w:val="center"/>
            <w:hideMark/>
          </w:tcPr>
          <w:p w14:paraId="0BE34DC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A2B5C1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C78391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B34032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215062C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4128CA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ONHOUSE</w:t>
            </w:r>
          </w:p>
        </w:tc>
        <w:tc>
          <w:tcPr>
            <w:tcW w:w="1400" w:type="dxa"/>
            <w:tcBorders>
              <w:top w:val="nil"/>
              <w:left w:val="nil"/>
              <w:bottom w:val="single" w:sz="4" w:space="0" w:color="auto"/>
              <w:right w:val="single" w:sz="4" w:space="0" w:color="auto"/>
            </w:tcBorders>
            <w:shd w:val="clear" w:color="auto" w:fill="auto"/>
            <w:noWrap/>
            <w:vAlign w:val="center"/>
            <w:hideMark/>
          </w:tcPr>
          <w:p w14:paraId="16ABFBB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EE3F1F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9C69F2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3D519E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73F2078"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3E94EC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OPTIONS</w:t>
            </w:r>
          </w:p>
        </w:tc>
        <w:tc>
          <w:tcPr>
            <w:tcW w:w="1400" w:type="dxa"/>
            <w:tcBorders>
              <w:top w:val="nil"/>
              <w:left w:val="nil"/>
              <w:bottom w:val="single" w:sz="4" w:space="0" w:color="auto"/>
              <w:right w:val="single" w:sz="4" w:space="0" w:color="auto"/>
            </w:tcBorders>
            <w:shd w:val="clear" w:color="auto" w:fill="auto"/>
            <w:noWrap/>
            <w:vAlign w:val="center"/>
            <w:hideMark/>
          </w:tcPr>
          <w:p w14:paraId="4880A2E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9F74E7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F8AFCE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216296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3406079"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BCD837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w:t>
            </w:r>
          </w:p>
        </w:tc>
        <w:tc>
          <w:tcPr>
            <w:tcW w:w="1400" w:type="dxa"/>
            <w:tcBorders>
              <w:top w:val="nil"/>
              <w:left w:val="nil"/>
              <w:bottom w:val="single" w:sz="4" w:space="0" w:color="auto"/>
              <w:right w:val="single" w:sz="4" w:space="0" w:color="auto"/>
            </w:tcBorders>
            <w:shd w:val="clear" w:color="auto" w:fill="auto"/>
            <w:noWrap/>
            <w:vAlign w:val="center"/>
            <w:hideMark/>
          </w:tcPr>
          <w:p w14:paraId="16387CD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10190DA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C2DB48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074933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383C921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7C1E47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ORDERS_EXTRA</w:t>
            </w:r>
          </w:p>
        </w:tc>
        <w:tc>
          <w:tcPr>
            <w:tcW w:w="1400" w:type="dxa"/>
            <w:tcBorders>
              <w:top w:val="nil"/>
              <w:left w:val="nil"/>
              <w:bottom w:val="single" w:sz="4" w:space="0" w:color="auto"/>
              <w:right w:val="single" w:sz="4" w:space="0" w:color="auto"/>
            </w:tcBorders>
            <w:shd w:val="clear" w:color="auto" w:fill="auto"/>
            <w:noWrap/>
            <w:vAlign w:val="center"/>
            <w:hideMark/>
          </w:tcPr>
          <w:p w14:paraId="046763C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0D6BB75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8663E1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5696B0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F6594CB"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6BD30F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ORDERS_PAY</w:t>
            </w:r>
          </w:p>
        </w:tc>
        <w:tc>
          <w:tcPr>
            <w:tcW w:w="1400" w:type="dxa"/>
            <w:tcBorders>
              <w:top w:val="nil"/>
              <w:left w:val="nil"/>
              <w:bottom w:val="single" w:sz="4" w:space="0" w:color="auto"/>
              <w:right w:val="single" w:sz="4" w:space="0" w:color="auto"/>
            </w:tcBorders>
            <w:shd w:val="clear" w:color="auto" w:fill="auto"/>
            <w:noWrap/>
            <w:vAlign w:val="center"/>
            <w:hideMark/>
          </w:tcPr>
          <w:p w14:paraId="230BEE1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1BBA907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F4545C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F93AD2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09DE02C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70A067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PAYCAT</w:t>
            </w:r>
          </w:p>
        </w:tc>
        <w:tc>
          <w:tcPr>
            <w:tcW w:w="1400" w:type="dxa"/>
            <w:tcBorders>
              <w:top w:val="nil"/>
              <w:left w:val="nil"/>
              <w:bottom w:val="single" w:sz="4" w:space="0" w:color="auto"/>
              <w:right w:val="single" w:sz="4" w:space="0" w:color="auto"/>
            </w:tcBorders>
            <w:shd w:val="clear" w:color="auto" w:fill="auto"/>
            <w:noWrap/>
            <w:vAlign w:val="center"/>
            <w:hideMark/>
          </w:tcPr>
          <w:p w14:paraId="36A5D69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326723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4F9730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0BE26A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3FD20B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51E516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PAYMENT</w:t>
            </w:r>
          </w:p>
        </w:tc>
        <w:tc>
          <w:tcPr>
            <w:tcW w:w="1400" w:type="dxa"/>
            <w:tcBorders>
              <w:top w:val="nil"/>
              <w:left w:val="nil"/>
              <w:bottom w:val="single" w:sz="4" w:space="0" w:color="auto"/>
              <w:right w:val="single" w:sz="4" w:space="0" w:color="auto"/>
            </w:tcBorders>
            <w:shd w:val="clear" w:color="auto" w:fill="auto"/>
            <w:noWrap/>
            <w:vAlign w:val="center"/>
            <w:hideMark/>
          </w:tcPr>
          <w:p w14:paraId="1725E1F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359A84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19886F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37E011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173E2B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0DC869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PMT_ACTION</w:t>
            </w:r>
          </w:p>
        </w:tc>
        <w:tc>
          <w:tcPr>
            <w:tcW w:w="1400" w:type="dxa"/>
            <w:tcBorders>
              <w:top w:val="nil"/>
              <w:left w:val="nil"/>
              <w:bottom w:val="single" w:sz="4" w:space="0" w:color="auto"/>
              <w:right w:val="single" w:sz="4" w:space="0" w:color="auto"/>
            </w:tcBorders>
            <w:shd w:val="clear" w:color="auto" w:fill="auto"/>
            <w:noWrap/>
            <w:vAlign w:val="center"/>
            <w:hideMark/>
          </w:tcPr>
          <w:p w14:paraId="27230EB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6F94CF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50B739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35D683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1C8D6DA"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5CCF7F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PMT_CONDITION</w:t>
            </w:r>
          </w:p>
        </w:tc>
        <w:tc>
          <w:tcPr>
            <w:tcW w:w="1400" w:type="dxa"/>
            <w:tcBorders>
              <w:top w:val="nil"/>
              <w:left w:val="nil"/>
              <w:bottom w:val="single" w:sz="4" w:space="0" w:color="auto"/>
              <w:right w:val="single" w:sz="4" w:space="0" w:color="auto"/>
            </w:tcBorders>
            <w:shd w:val="clear" w:color="auto" w:fill="auto"/>
            <w:noWrap/>
            <w:vAlign w:val="center"/>
            <w:hideMark/>
          </w:tcPr>
          <w:p w14:paraId="2350CFC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E3F454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C52968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765A71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31C2308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0E768C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PMT_HDR</w:t>
            </w:r>
          </w:p>
        </w:tc>
        <w:tc>
          <w:tcPr>
            <w:tcW w:w="1400" w:type="dxa"/>
            <w:tcBorders>
              <w:top w:val="nil"/>
              <w:left w:val="nil"/>
              <w:bottom w:val="single" w:sz="4" w:space="0" w:color="auto"/>
              <w:right w:val="single" w:sz="4" w:space="0" w:color="auto"/>
            </w:tcBorders>
            <w:shd w:val="clear" w:color="auto" w:fill="auto"/>
            <w:noWrap/>
            <w:vAlign w:val="center"/>
            <w:hideMark/>
          </w:tcPr>
          <w:p w14:paraId="08AC40D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3402CB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FFFE2D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6AEFA3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B362EC5"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1CD74F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POSBUSDATE</w:t>
            </w:r>
          </w:p>
        </w:tc>
        <w:tc>
          <w:tcPr>
            <w:tcW w:w="1400" w:type="dxa"/>
            <w:tcBorders>
              <w:top w:val="nil"/>
              <w:left w:val="nil"/>
              <w:bottom w:val="single" w:sz="4" w:space="0" w:color="auto"/>
              <w:right w:val="single" w:sz="4" w:space="0" w:color="auto"/>
            </w:tcBorders>
            <w:shd w:val="clear" w:color="auto" w:fill="auto"/>
            <w:noWrap/>
            <w:vAlign w:val="center"/>
            <w:hideMark/>
          </w:tcPr>
          <w:p w14:paraId="420C856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567060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C5E44A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77DABD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0486B2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8AD295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ROLE</w:t>
            </w:r>
          </w:p>
        </w:tc>
        <w:tc>
          <w:tcPr>
            <w:tcW w:w="1400" w:type="dxa"/>
            <w:tcBorders>
              <w:top w:val="nil"/>
              <w:left w:val="nil"/>
              <w:bottom w:val="single" w:sz="4" w:space="0" w:color="auto"/>
              <w:right w:val="single" w:sz="4" w:space="0" w:color="auto"/>
            </w:tcBorders>
            <w:shd w:val="clear" w:color="auto" w:fill="auto"/>
            <w:noWrap/>
            <w:vAlign w:val="center"/>
            <w:hideMark/>
          </w:tcPr>
          <w:p w14:paraId="2617A60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44A2A7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C4B3C9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D5F68E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E677B9F"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5431C4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ROLE_PERMISSION</w:t>
            </w:r>
          </w:p>
        </w:tc>
        <w:tc>
          <w:tcPr>
            <w:tcW w:w="1400" w:type="dxa"/>
            <w:tcBorders>
              <w:top w:val="nil"/>
              <w:left w:val="nil"/>
              <w:bottom w:val="single" w:sz="4" w:space="0" w:color="auto"/>
              <w:right w:val="single" w:sz="4" w:space="0" w:color="auto"/>
            </w:tcBorders>
            <w:shd w:val="clear" w:color="auto" w:fill="auto"/>
            <w:noWrap/>
            <w:vAlign w:val="center"/>
            <w:hideMark/>
          </w:tcPr>
          <w:p w14:paraId="0AA054E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3E56FC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3FE84B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636C66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0FE36A57"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2FE60C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SUPP</w:t>
            </w:r>
          </w:p>
        </w:tc>
        <w:tc>
          <w:tcPr>
            <w:tcW w:w="1400" w:type="dxa"/>
            <w:tcBorders>
              <w:top w:val="nil"/>
              <w:left w:val="nil"/>
              <w:bottom w:val="single" w:sz="4" w:space="0" w:color="auto"/>
              <w:right w:val="single" w:sz="4" w:space="0" w:color="auto"/>
            </w:tcBorders>
            <w:shd w:val="clear" w:color="auto" w:fill="auto"/>
            <w:noWrap/>
            <w:vAlign w:val="center"/>
            <w:hideMark/>
          </w:tcPr>
          <w:p w14:paraId="33D44A6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72361DA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11CE5F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CAEFB1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9AC533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2733C1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SYSSETTINGS</w:t>
            </w:r>
          </w:p>
        </w:tc>
        <w:tc>
          <w:tcPr>
            <w:tcW w:w="1400" w:type="dxa"/>
            <w:tcBorders>
              <w:top w:val="nil"/>
              <w:left w:val="nil"/>
              <w:bottom w:val="single" w:sz="4" w:space="0" w:color="auto"/>
              <w:right w:val="single" w:sz="4" w:space="0" w:color="auto"/>
            </w:tcBorders>
            <w:shd w:val="clear" w:color="auto" w:fill="auto"/>
            <w:noWrap/>
            <w:vAlign w:val="center"/>
            <w:hideMark/>
          </w:tcPr>
          <w:p w14:paraId="39D4DF7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68E09B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21856E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ACA9B1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152A64EC"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300523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w:t>
            </w:r>
          </w:p>
        </w:tc>
        <w:tc>
          <w:tcPr>
            <w:tcW w:w="1400" w:type="dxa"/>
            <w:tcBorders>
              <w:top w:val="nil"/>
              <w:left w:val="nil"/>
              <w:bottom w:val="single" w:sz="4" w:space="0" w:color="auto"/>
              <w:right w:val="single" w:sz="4" w:space="0" w:color="auto"/>
            </w:tcBorders>
            <w:shd w:val="clear" w:color="auto" w:fill="auto"/>
            <w:noWrap/>
            <w:vAlign w:val="center"/>
            <w:hideMark/>
          </w:tcPr>
          <w:p w14:paraId="6E5E285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2D3FA70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DF8257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3C12EB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5B123DF"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66E72E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TRANS_ECARD</w:t>
            </w:r>
          </w:p>
        </w:tc>
        <w:tc>
          <w:tcPr>
            <w:tcW w:w="1400" w:type="dxa"/>
            <w:tcBorders>
              <w:top w:val="nil"/>
              <w:left w:val="nil"/>
              <w:bottom w:val="single" w:sz="4" w:space="0" w:color="auto"/>
              <w:right w:val="single" w:sz="4" w:space="0" w:color="auto"/>
            </w:tcBorders>
            <w:shd w:val="clear" w:color="auto" w:fill="auto"/>
            <w:noWrap/>
            <w:vAlign w:val="center"/>
            <w:hideMark/>
          </w:tcPr>
          <w:p w14:paraId="263BA2A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58DA944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476BAC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9E79E4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E8DF737"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7BA26C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TRANS_MODIFIER</w:t>
            </w:r>
          </w:p>
        </w:tc>
        <w:tc>
          <w:tcPr>
            <w:tcW w:w="1400" w:type="dxa"/>
            <w:tcBorders>
              <w:top w:val="nil"/>
              <w:left w:val="nil"/>
              <w:bottom w:val="single" w:sz="4" w:space="0" w:color="auto"/>
              <w:right w:val="single" w:sz="4" w:space="0" w:color="auto"/>
            </w:tcBorders>
            <w:shd w:val="clear" w:color="auto" w:fill="auto"/>
            <w:noWrap/>
            <w:vAlign w:val="center"/>
            <w:hideMark/>
          </w:tcPr>
          <w:p w14:paraId="2B6EC1C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530C406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80EFB0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1C1B01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0D20AA7"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751D90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TRANS_TYPE</w:t>
            </w:r>
          </w:p>
        </w:tc>
        <w:tc>
          <w:tcPr>
            <w:tcW w:w="1400" w:type="dxa"/>
            <w:tcBorders>
              <w:top w:val="nil"/>
              <w:left w:val="nil"/>
              <w:bottom w:val="single" w:sz="4" w:space="0" w:color="auto"/>
              <w:right w:val="single" w:sz="4" w:space="0" w:color="auto"/>
            </w:tcBorders>
            <w:shd w:val="clear" w:color="auto" w:fill="auto"/>
            <w:noWrap/>
            <w:vAlign w:val="center"/>
            <w:hideMark/>
          </w:tcPr>
          <w:p w14:paraId="5A00293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33A72A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44E6A8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F59BDC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1A0DF09"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4EF8B9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USER_PERMISSION</w:t>
            </w:r>
          </w:p>
        </w:tc>
        <w:tc>
          <w:tcPr>
            <w:tcW w:w="1400" w:type="dxa"/>
            <w:tcBorders>
              <w:top w:val="nil"/>
              <w:left w:val="nil"/>
              <w:bottom w:val="single" w:sz="4" w:space="0" w:color="auto"/>
              <w:right w:val="single" w:sz="4" w:space="0" w:color="auto"/>
            </w:tcBorders>
            <w:shd w:val="clear" w:color="auto" w:fill="auto"/>
            <w:noWrap/>
            <w:vAlign w:val="center"/>
            <w:hideMark/>
          </w:tcPr>
          <w:p w14:paraId="04CA574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1820BB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50840A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8A5F47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03BDE589"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39939A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USER_ROLE</w:t>
            </w:r>
          </w:p>
        </w:tc>
        <w:tc>
          <w:tcPr>
            <w:tcW w:w="1400" w:type="dxa"/>
            <w:tcBorders>
              <w:top w:val="nil"/>
              <w:left w:val="nil"/>
              <w:bottom w:val="single" w:sz="4" w:space="0" w:color="auto"/>
              <w:right w:val="single" w:sz="4" w:space="0" w:color="auto"/>
            </w:tcBorders>
            <w:shd w:val="clear" w:color="auto" w:fill="auto"/>
            <w:noWrap/>
            <w:vAlign w:val="center"/>
            <w:hideMark/>
          </w:tcPr>
          <w:p w14:paraId="4844BBC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FE425B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3E87E3A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E3649E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0CCDEA38"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71B5851" w14:textId="77777777" w:rsidR="00A82B20" w:rsidRPr="0057159E" w:rsidRDefault="00A82B20" w:rsidP="007E4470">
            <w:pPr>
              <w:spacing w:after="0" w:line="240" w:lineRule="auto"/>
              <w:rPr>
                <w:rFonts w:eastAsia="Times New Roman" w:cs="Calibri"/>
                <w:color w:val="000000"/>
                <w:sz w:val="22"/>
                <w:szCs w:val="24"/>
                <w:lang w:eastAsia="zh-CN"/>
              </w:rPr>
            </w:pPr>
            <w:r w:rsidRPr="0057159E">
              <w:rPr>
                <w:rFonts w:eastAsia="Times New Roman" w:cs="Calibri"/>
                <w:color w:val="000000"/>
                <w:sz w:val="22"/>
                <w:szCs w:val="24"/>
                <w:lang w:eastAsia="zh-CN"/>
              </w:rPr>
              <w:t>WIFI CODE</w:t>
            </w:r>
          </w:p>
        </w:tc>
        <w:tc>
          <w:tcPr>
            <w:tcW w:w="1400" w:type="dxa"/>
            <w:tcBorders>
              <w:top w:val="nil"/>
              <w:left w:val="nil"/>
              <w:bottom w:val="single" w:sz="4" w:space="0" w:color="auto"/>
              <w:right w:val="single" w:sz="4" w:space="0" w:color="auto"/>
            </w:tcBorders>
            <w:shd w:val="clear" w:color="auto" w:fill="auto"/>
            <w:noWrap/>
            <w:vAlign w:val="center"/>
            <w:hideMark/>
          </w:tcPr>
          <w:p w14:paraId="5F17E0F5" w14:textId="77777777" w:rsidR="00A82B20" w:rsidRPr="0057159E" w:rsidRDefault="00A82B20" w:rsidP="007E4470">
            <w:pPr>
              <w:spacing w:after="0" w:line="240" w:lineRule="auto"/>
              <w:rPr>
                <w:rFonts w:eastAsia="Times New Roman" w:cs="Calibri"/>
                <w:color w:val="000000"/>
                <w:sz w:val="22"/>
                <w:szCs w:val="24"/>
                <w:lang w:eastAsia="zh-CN"/>
              </w:rPr>
            </w:pPr>
            <w:r w:rsidRPr="0057159E">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21E066C" w14:textId="77777777" w:rsidR="00A82B20" w:rsidRPr="0057159E" w:rsidRDefault="00A82B20" w:rsidP="007E4470">
            <w:pPr>
              <w:spacing w:after="0" w:line="240" w:lineRule="auto"/>
              <w:rPr>
                <w:rFonts w:eastAsia="Times New Roman" w:cs="Calibri"/>
                <w:color w:val="000000"/>
                <w:sz w:val="22"/>
                <w:szCs w:val="24"/>
                <w:lang w:eastAsia="zh-CN"/>
              </w:rPr>
            </w:pPr>
            <w:r w:rsidRPr="0057159E">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4E93AE5" w14:textId="77777777" w:rsidR="00A82B20" w:rsidRPr="0057159E" w:rsidRDefault="00A82B20" w:rsidP="007E4470">
            <w:pPr>
              <w:spacing w:after="0" w:line="240" w:lineRule="auto"/>
              <w:rPr>
                <w:rFonts w:eastAsia="Times New Roman" w:cs="Calibri"/>
                <w:color w:val="000000"/>
                <w:sz w:val="22"/>
                <w:szCs w:val="24"/>
                <w:lang w:eastAsia="zh-CN"/>
              </w:rPr>
            </w:pPr>
            <w:r w:rsidRPr="0057159E">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2853EFB" w14:textId="77777777" w:rsidR="00A82B20" w:rsidRPr="0057159E" w:rsidRDefault="00A82B20" w:rsidP="007E4470">
            <w:pPr>
              <w:spacing w:after="0" w:line="240" w:lineRule="auto"/>
              <w:rPr>
                <w:rFonts w:eastAsia="Times New Roman" w:cs="Calibri"/>
                <w:color w:val="000000"/>
                <w:sz w:val="22"/>
                <w:szCs w:val="24"/>
                <w:lang w:eastAsia="zh-CN"/>
              </w:rPr>
            </w:pPr>
            <w:r w:rsidRPr="0057159E">
              <w:rPr>
                <w:rFonts w:eastAsia="Times New Roman" w:cs="Calibri"/>
                <w:color w:val="000000"/>
                <w:sz w:val="22"/>
                <w:szCs w:val="24"/>
                <w:lang w:eastAsia="zh-CN"/>
              </w:rPr>
              <w:t>Carl</w:t>
            </w:r>
          </w:p>
        </w:tc>
      </w:tr>
    </w:tbl>
    <w:p w14:paraId="29277AD1" w14:textId="77777777" w:rsidR="00A57F4A" w:rsidRDefault="00A57F4A">
      <w:pPr>
        <w:rPr>
          <w:lang w:eastAsia="zh-HK"/>
        </w:rPr>
      </w:pPr>
    </w:p>
    <w:p w14:paraId="5E12A250" w14:textId="77777777" w:rsidR="000F6556" w:rsidRPr="00184A3A" w:rsidRDefault="000F6556">
      <w:pPr>
        <w:rPr>
          <w:rFonts w:cs="Microsoft YaHei"/>
          <w:b/>
          <w:bCs/>
          <w:color w:val="4F81BD" w:themeColor="accent1"/>
          <w:sz w:val="26"/>
          <w:szCs w:val="26"/>
          <w:lang w:eastAsia="zh-HK"/>
        </w:rPr>
      </w:pPr>
      <w:r w:rsidRPr="00184A3A">
        <w:br w:type="page"/>
      </w:r>
    </w:p>
    <w:p w14:paraId="5135359F" w14:textId="0065D7C0" w:rsidR="00B64BE6" w:rsidRPr="00184A3A" w:rsidRDefault="00B64BE6" w:rsidP="00B64BE6">
      <w:pPr>
        <w:pStyle w:val="Heading2"/>
      </w:pPr>
      <w:bookmarkStart w:id="32" w:name="_Toc472133118"/>
      <w:r w:rsidRPr="00184A3A">
        <w:lastRenderedPageBreak/>
        <w:t>Polling Application Work Tables</w:t>
      </w:r>
      <w:bookmarkEnd w:id="32"/>
    </w:p>
    <w:p w14:paraId="546F3B19" w14:textId="4A3B199B" w:rsidR="000D588D" w:rsidRPr="00184A3A" w:rsidRDefault="000D588D" w:rsidP="00A33F6D">
      <w:pPr>
        <w:spacing w:after="240"/>
        <w:rPr>
          <w:b/>
          <w:u w:val="single"/>
        </w:rPr>
      </w:pPr>
      <w:r w:rsidRPr="00184A3A">
        <w:rPr>
          <w:b/>
          <w:u w:val="single"/>
        </w:rPr>
        <w:t>Polling Schemes</w:t>
      </w:r>
    </w:p>
    <w:p w14:paraId="663CF75B" w14:textId="73D3AAE0" w:rsidR="000D588D" w:rsidRPr="00184A3A" w:rsidRDefault="000D588D" w:rsidP="000D588D">
      <w:pPr>
        <w:rPr>
          <w:lang w:eastAsia="zh-HK"/>
        </w:rPr>
      </w:pPr>
      <w:r w:rsidRPr="0057159E">
        <w:rPr>
          <w:noProof/>
          <w:lang w:eastAsia="zh-CN"/>
        </w:rPr>
        <w:drawing>
          <wp:inline distT="0" distB="0" distL="0" distR="0" wp14:anchorId="1A4F35E9" wp14:editId="7967EA23">
            <wp:extent cx="6858000" cy="39916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991610"/>
                    </a:xfrm>
                    <a:prstGeom prst="rect">
                      <a:avLst/>
                    </a:prstGeom>
                  </pic:spPr>
                </pic:pic>
              </a:graphicData>
            </a:graphic>
          </wp:inline>
        </w:drawing>
      </w:r>
    </w:p>
    <w:p w14:paraId="41C3315F" w14:textId="77777777" w:rsidR="000D588D" w:rsidRPr="00184A3A" w:rsidRDefault="000D588D" w:rsidP="000D588D">
      <w:pPr>
        <w:rPr>
          <w:lang w:eastAsia="zh-HK"/>
        </w:rPr>
      </w:pPr>
    </w:p>
    <w:p w14:paraId="78DB25A8" w14:textId="77777777" w:rsidR="00B03B1F" w:rsidRPr="00184A3A" w:rsidRDefault="00B03B1F">
      <w:r w:rsidRPr="00184A3A">
        <w:br w:type="page"/>
      </w:r>
    </w:p>
    <w:p w14:paraId="1389E57C" w14:textId="0CE5E6CF" w:rsidR="00B64BE6" w:rsidRPr="00184A3A" w:rsidRDefault="00B64BE6" w:rsidP="00A33F6D">
      <w:pPr>
        <w:spacing w:after="240"/>
        <w:rPr>
          <w:b/>
          <w:u w:val="single"/>
        </w:rPr>
      </w:pPr>
      <w:r w:rsidRPr="00184A3A">
        <w:rPr>
          <w:b/>
          <w:u w:val="single"/>
        </w:rPr>
        <w:lastRenderedPageBreak/>
        <w:t>Job Control (Job Logs, Exceptional Data)</w:t>
      </w:r>
    </w:p>
    <w:p w14:paraId="289D31A5" w14:textId="039F521F" w:rsidR="00B03B1F" w:rsidRPr="00184A3A" w:rsidRDefault="00B03B1F" w:rsidP="002643F7">
      <w:pPr>
        <w:spacing w:after="0"/>
      </w:pPr>
      <w:r w:rsidRPr="0057159E">
        <w:rPr>
          <w:noProof/>
          <w:lang w:eastAsia="zh-CN"/>
        </w:rPr>
        <w:drawing>
          <wp:inline distT="0" distB="0" distL="0" distR="0" wp14:anchorId="121E1973" wp14:editId="4320643F">
            <wp:extent cx="6858000" cy="5245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5245735"/>
                    </a:xfrm>
                    <a:prstGeom prst="rect">
                      <a:avLst/>
                    </a:prstGeom>
                  </pic:spPr>
                </pic:pic>
              </a:graphicData>
            </a:graphic>
          </wp:inline>
        </w:drawing>
      </w:r>
    </w:p>
    <w:p w14:paraId="36BC132B" w14:textId="77777777" w:rsidR="002E3219" w:rsidRPr="00184A3A" w:rsidRDefault="00B64BE6" w:rsidP="002643F7">
      <w:pPr>
        <w:spacing w:after="0"/>
      </w:pPr>
      <w:r w:rsidRPr="00184A3A">
        <w:t xml:space="preserve"> </w:t>
      </w:r>
    </w:p>
    <w:p w14:paraId="2AE0D3B0" w14:textId="77777777" w:rsidR="00B64BE6" w:rsidRPr="00184A3A" w:rsidRDefault="00B64BE6" w:rsidP="00B64BE6"/>
    <w:p w14:paraId="4B4C1309" w14:textId="31B88417" w:rsidR="00B64BE6" w:rsidRPr="00184A3A" w:rsidRDefault="00B64BE6">
      <w:pPr>
        <w:rPr>
          <w:rFonts w:eastAsia="SimSun" w:cs="Microsoft YaHei"/>
          <w:b/>
          <w:bCs/>
          <w:color w:val="365F91" w:themeColor="accent1" w:themeShade="BF"/>
          <w:sz w:val="28"/>
          <w:szCs w:val="28"/>
          <w:lang w:eastAsia="zh-CN"/>
        </w:rPr>
      </w:pPr>
    </w:p>
    <w:p w14:paraId="00783E9C" w14:textId="77777777" w:rsidR="00A57F4A" w:rsidRDefault="00A57F4A">
      <w:pPr>
        <w:rPr>
          <w:rFonts w:eastAsia="SimSun" w:cs="Microsoft YaHei"/>
          <w:b/>
          <w:bCs/>
          <w:color w:val="365F91" w:themeColor="accent1" w:themeShade="BF"/>
          <w:sz w:val="28"/>
          <w:szCs w:val="28"/>
          <w:lang w:eastAsia="zh-CN"/>
        </w:rPr>
      </w:pPr>
      <w:r>
        <w:br w:type="page"/>
      </w:r>
    </w:p>
    <w:p w14:paraId="57C3307E" w14:textId="6A9F687C" w:rsidR="00D22FDC" w:rsidRPr="00184A3A" w:rsidRDefault="00D22FDC" w:rsidP="00D22FDC">
      <w:pPr>
        <w:pStyle w:val="Heading1"/>
      </w:pPr>
      <w:bookmarkStart w:id="33" w:name="_Toc472133119"/>
      <w:r w:rsidRPr="00184A3A">
        <w:lastRenderedPageBreak/>
        <w:t>High Level Interface Design</w:t>
      </w:r>
      <w:bookmarkEnd w:id="33"/>
    </w:p>
    <w:p w14:paraId="4B8F8AE4" w14:textId="77777777" w:rsidR="00463122" w:rsidRPr="00184A3A" w:rsidRDefault="00463122" w:rsidP="00463122">
      <w:r w:rsidRPr="0057159E">
        <w:rPr>
          <w:noProof/>
          <w:lang w:eastAsia="zh-CN"/>
        </w:rPr>
        <mc:AlternateContent>
          <mc:Choice Requires="wpg">
            <w:drawing>
              <wp:anchor distT="0" distB="0" distL="114300" distR="114300" simplePos="0" relativeHeight="251665408" behindDoc="0" locked="0" layoutInCell="1" allowOverlap="1" wp14:anchorId="24DA24EA" wp14:editId="5FC6EE70">
                <wp:simplePos x="0" y="0"/>
                <wp:positionH relativeFrom="column">
                  <wp:posOffset>1122680</wp:posOffset>
                </wp:positionH>
                <wp:positionV relativeFrom="paragraph">
                  <wp:posOffset>24765</wp:posOffset>
                </wp:positionV>
                <wp:extent cx="835660" cy="672465"/>
                <wp:effectExtent l="0" t="0" r="0" b="13335"/>
                <wp:wrapNone/>
                <wp:docPr id="683" name="群組 683"/>
                <wp:cNvGraphicFramePr/>
                <a:graphic xmlns:a="http://schemas.openxmlformats.org/drawingml/2006/main">
                  <a:graphicData uri="http://schemas.microsoft.com/office/word/2010/wordprocessingGroup">
                    <wpg:wgp>
                      <wpg:cNvGrpSpPr/>
                      <wpg:grpSpPr>
                        <a:xfrm>
                          <a:off x="0" y="0"/>
                          <a:ext cx="835660" cy="672465"/>
                          <a:chOff x="0" y="0"/>
                          <a:chExt cx="1160856" cy="880281"/>
                        </a:xfrm>
                      </wpg:grpSpPr>
                      <wps:wsp>
                        <wps:cNvPr id="14" name="矩形: 圓角 14"/>
                        <wps:cNvSpPr/>
                        <wps:spPr>
                          <a:xfrm>
                            <a:off x="0" y="0"/>
                            <a:ext cx="900752" cy="880281"/>
                          </a:xfrm>
                          <a:prstGeom prst="roundRect">
                            <a:avLst/>
                          </a:prstGeom>
                          <a:solidFill>
                            <a:schemeClr val="tx2">
                              <a:lumMod val="40000"/>
                              <a:lumOff val="60000"/>
                            </a:schemeClr>
                          </a:solidFill>
                          <a:ln w="1270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圓柱形 17"/>
                        <wps:cNvSpPr/>
                        <wps:spPr>
                          <a:xfrm>
                            <a:off x="183069" y="417591"/>
                            <a:ext cx="547541" cy="389492"/>
                          </a:xfrm>
                          <a:prstGeom prst="can">
                            <a:avLst/>
                          </a:prstGeom>
                          <a:solidFill>
                            <a:schemeClr val="bg1">
                              <a:lumMod val="75000"/>
                            </a:schemeClr>
                          </a:solidFill>
                          <a:ln w="127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文字方塊 20"/>
                        <wps:cNvSpPr txBox="1"/>
                        <wps:spPr>
                          <a:xfrm>
                            <a:off x="62127" y="49849"/>
                            <a:ext cx="893444" cy="288249"/>
                          </a:xfrm>
                          <a:prstGeom prst="rect">
                            <a:avLst/>
                          </a:prstGeom>
                          <a:noFill/>
                          <a:ln w="6350">
                            <a:noFill/>
                          </a:ln>
                        </wps:spPr>
                        <wps:txbx>
                          <w:txbxContent>
                            <w:p w14:paraId="25BB9909" w14:textId="77777777" w:rsidR="0053398F" w:rsidRPr="007C18A5" w:rsidRDefault="0053398F" w:rsidP="00463122">
                              <w:pPr>
                                <w:rPr>
                                  <w:sz w:val="12"/>
                                  <w:szCs w:val="12"/>
                                </w:rPr>
                              </w:pPr>
                              <w:r w:rsidRPr="007C18A5">
                                <w:rPr>
                                  <w:rFonts w:hint="eastAsia"/>
                                  <w:sz w:val="12"/>
                                  <w:szCs w:val="12"/>
                                </w:rPr>
                                <w:t>P</w:t>
                              </w:r>
                              <w:r w:rsidRPr="007C18A5">
                                <w:rPr>
                                  <w:sz w:val="12"/>
                                  <w:szCs w:val="12"/>
                                </w:rPr>
                                <w:t>OS Client</w:t>
                              </w:r>
                              <w:r w:rsidRPr="007C18A5">
                                <w:rPr>
                                  <w:noProof/>
                                  <w:sz w:val="12"/>
                                  <w:szCs w:val="12"/>
                                  <w:lang w:eastAsia="zh-CN"/>
                                </w:rPr>
                                <w:drawing>
                                  <wp:inline distT="0" distB="0" distL="0" distR="0" wp14:anchorId="4CA22A2E" wp14:editId="0438F790">
                                    <wp:extent cx="704215" cy="182556"/>
                                    <wp:effectExtent l="0" t="0" r="0" b="0"/>
                                    <wp:docPr id="684" name="圖片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4215" cy="1825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文字方塊 28"/>
                        <wps:cNvSpPr txBox="1"/>
                        <wps:spPr>
                          <a:xfrm>
                            <a:off x="156532" y="512833"/>
                            <a:ext cx="1004324" cy="360939"/>
                          </a:xfrm>
                          <a:prstGeom prst="rect">
                            <a:avLst/>
                          </a:prstGeom>
                          <a:noFill/>
                          <a:ln w="6350">
                            <a:noFill/>
                          </a:ln>
                        </wps:spPr>
                        <wps:txbx>
                          <w:txbxContent>
                            <w:p w14:paraId="187E026B" w14:textId="77777777" w:rsidR="0053398F" w:rsidRPr="007C18A5" w:rsidRDefault="0053398F" w:rsidP="00463122">
                              <w:pPr>
                                <w:rPr>
                                  <w:sz w:val="12"/>
                                  <w:szCs w:val="12"/>
                                </w:rPr>
                              </w:pPr>
                              <w:r w:rsidRPr="007C18A5">
                                <w:rPr>
                                  <w:rFonts w:hint="eastAsia"/>
                                  <w:sz w:val="12"/>
                                  <w:szCs w:val="12"/>
                                </w:rPr>
                                <w:t>P</w:t>
                              </w:r>
                              <w:r w:rsidRPr="007C18A5">
                                <w:rPr>
                                  <w:sz w:val="12"/>
                                  <w:szCs w:val="12"/>
                                </w:rPr>
                                <w:t>OS 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DA24EA" id="群組 683" o:spid="_x0000_s1027" style="position:absolute;margin-left:88.4pt;margin-top:1.95pt;width:65.8pt;height:52.95pt;z-index:251665408;mso-width-relative:margin;mso-height-relative:margin" coordsize="11608,8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">
                <v:roundrect id="矩形: 圓角 14" o:spid="_x0000_s1028" style="position:absolute;width:9007;height:880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Zkn8MA&#10;AADbAAAADwAAAGRycy9kb3ducmV2LnhtbERPS2vCQBC+F/oflin0VjdNi2jqGkqg1HoRHwjexuw0&#10;G5qdDdmtRn+9Kwje5uN7ziTvbSMO1PnasYLXQQKCuHS65krBZv31MgLhA7LGxjEpOJGHfPr4MMFM&#10;uyMv6bAKlYgh7DNUYEJoMyl9aciiH7iWOHK/rrMYIuwqqTs8xnDbyDRJhtJizbHBYEuFofJv9W8V&#10;7E26+Km+07Adz06789nynIs3pZ6f+s8PEIH6cBff3DMd57/D9Zd4gJ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Zkn8MAAADbAAAADwAAAAAAAAAAAAAAAACYAgAAZHJzL2Rv&#10;d25yZXYueG1sUEsFBgAAAAAEAAQA9QAAAIgDAAAAAA==&#10;" fillcolor="#8db3e2 [1311]" strokecolor="#548dd4 [1951]" strokeweight="1p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圓柱形 17" o:spid="_x0000_s1029" type="#_x0000_t22" style="position:absolute;left:1830;top:4175;width:5476;height:38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TC78A&#10;AADbAAAADwAAAGRycy9kb3ducmV2LnhtbERPS4vCMBC+L/gfwgje1tQHKtUo4uLi1RfobWjGpthM&#10;SpLV7r83wsLe5uN7zmLV2lo8yIfKsYJBPwNBXDhdcangdNx+zkCEiKyxdkwKfinAatn5WGCu3ZP3&#10;9DjEUqQQDjkqMDE2uZShMGQx9F1DnLib8xZjgr6U2uMzhdtaDrNsIi1WnBoMNrQxVNwPP1aBLka+&#10;PE6Mr+rv8e3yFbd4HZ+V6nXb9RxEpDb+i//cO53mT+H9SzpAL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75ZMLvwAAANsAAAAPAAAAAAAAAAAAAAAAAJgCAABkcnMvZG93bnJl&#10;di54bWxQSwUGAAAAAAQABAD1AAAAhAMAAAAA&#10;" fillcolor="#bfbfbf [2412]" strokecolor="gray [1629]" strokeweight="1pt"/>
                <v:shapetype id="_x0000_t202" coordsize="21600,21600" o:spt="202" path="m,l,21600r21600,l21600,xe">
                  <v:stroke joinstyle="miter"/>
                  <v:path gradientshapeok="t" o:connecttype="rect"/>
                </v:shapetype>
                <v:shape id="文字方塊 20" o:spid="_x0000_s1030" type="#_x0000_t202" style="position:absolute;left:621;top:498;width:8934;height:2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14:paraId="25BB9909" w14:textId="77777777" w:rsidR="0053398F" w:rsidRPr="007C18A5" w:rsidRDefault="0053398F" w:rsidP="00463122">
                        <w:pPr>
                          <w:rPr>
                            <w:sz w:val="12"/>
                            <w:szCs w:val="12"/>
                          </w:rPr>
                        </w:pPr>
                        <w:r w:rsidRPr="007C18A5">
                          <w:rPr>
                            <w:rFonts w:hint="eastAsia"/>
                            <w:sz w:val="12"/>
                            <w:szCs w:val="12"/>
                          </w:rPr>
                          <w:t>P</w:t>
                        </w:r>
                        <w:r w:rsidRPr="007C18A5">
                          <w:rPr>
                            <w:sz w:val="12"/>
                            <w:szCs w:val="12"/>
                          </w:rPr>
                          <w:t>OS Client</w:t>
                        </w:r>
                        <w:r w:rsidRPr="007C18A5">
                          <w:rPr>
                            <w:noProof/>
                            <w:sz w:val="12"/>
                            <w:szCs w:val="12"/>
                            <w:lang w:eastAsia="zh-CN"/>
                          </w:rPr>
                          <w:drawing>
                            <wp:inline distT="0" distB="0" distL="0" distR="0" wp14:anchorId="4CA22A2E" wp14:editId="0438F790">
                              <wp:extent cx="704215" cy="182556"/>
                              <wp:effectExtent l="0" t="0" r="0" b="0"/>
                              <wp:docPr id="684" name="圖片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4215" cy="182556"/>
                                      </a:xfrm>
                                      <a:prstGeom prst="rect">
                                        <a:avLst/>
                                      </a:prstGeom>
                                      <a:noFill/>
                                      <a:ln>
                                        <a:noFill/>
                                      </a:ln>
                                    </pic:spPr>
                                  </pic:pic>
                                </a:graphicData>
                              </a:graphic>
                            </wp:inline>
                          </w:drawing>
                        </w:r>
                      </w:p>
                    </w:txbxContent>
                  </v:textbox>
                </v:shape>
                <v:shape id="文字方塊 28" o:spid="_x0000_s1031" type="#_x0000_t202" style="position:absolute;left:1565;top:5128;width:10043;height:3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cNMIA&#10;AADbAAAADwAAAGRycy9kb3ducmV2LnhtbERPy2rCQBTdC/7DcAvudNKAItFRJCAtxS58bNzdZq5J&#10;6MydmJkmsV/vLApdHs57vR2sER21vnas4HWWgCAunK65VHA576dLED4gazSOScGDPGw349EaM+16&#10;PlJ3CqWIIewzVFCF0GRS+qIii37mGuLI3VxrMUTYllK32Mdwa2SaJAtpsebYUGFDeUXF9+nHKvjI&#10;9594/Ert8tfkb4fbrrlfrnOlJi/DbgUi0BD+xX/ud60gjWP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dw0wgAAANsAAAAPAAAAAAAAAAAAAAAAAJgCAABkcnMvZG93&#10;bnJldi54bWxQSwUGAAAAAAQABAD1AAAAhwMAAAAA&#10;" filled="f" stroked="f" strokeweight=".5pt">
                  <v:textbox>
                    <w:txbxContent>
                      <w:p w14:paraId="187E026B" w14:textId="77777777" w:rsidR="0053398F" w:rsidRPr="007C18A5" w:rsidRDefault="0053398F" w:rsidP="00463122">
                        <w:pPr>
                          <w:rPr>
                            <w:sz w:val="12"/>
                            <w:szCs w:val="12"/>
                          </w:rPr>
                        </w:pPr>
                        <w:r w:rsidRPr="007C18A5">
                          <w:rPr>
                            <w:rFonts w:hint="eastAsia"/>
                            <w:sz w:val="12"/>
                            <w:szCs w:val="12"/>
                          </w:rPr>
                          <w:t>P</w:t>
                        </w:r>
                        <w:r w:rsidRPr="007C18A5">
                          <w:rPr>
                            <w:sz w:val="12"/>
                            <w:szCs w:val="12"/>
                          </w:rPr>
                          <w:t>OS DB</w:t>
                        </w:r>
                      </w:p>
                    </w:txbxContent>
                  </v:textbox>
                </v:shape>
              </v:group>
            </w:pict>
          </mc:Fallback>
        </mc:AlternateContent>
      </w:r>
      <w:r w:rsidRPr="0057159E">
        <w:rPr>
          <w:noProof/>
          <w:lang w:eastAsia="zh-CN"/>
        </w:rPr>
        <mc:AlternateContent>
          <mc:Choice Requires="wpg">
            <w:drawing>
              <wp:anchor distT="0" distB="0" distL="114300" distR="114300" simplePos="0" relativeHeight="251666432" behindDoc="0" locked="0" layoutInCell="1" allowOverlap="1" wp14:anchorId="6DB618D3" wp14:editId="7DE34432">
                <wp:simplePos x="0" y="0"/>
                <wp:positionH relativeFrom="column">
                  <wp:posOffset>114935</wp:posOffset>
                </wp:positionH>
                <wp:positionV relativeFrom="paragraph">
                  <wp:posOffset>10795</wp:posOffset>
                </wp:positionV>
                <wp:extent cx="793631" cy="690114"/>
                <wp:effectExtent l="0" t="0" r="0" b="15240"/>
                <wp:wrapNone/>
                <wp:docPr id="685" name="群組 685"/>
                <wp:cNvGraphicFramePr/>
                <a:graphic xmlns:a="http://schemas.openxmlformats.org/drawingml/2006/main">
                  <a:graphicData uri="http://schemas.microsoft.com/office/word/2010/wordprocessingGroup">
                    <wpg:wgp>
                      <wpg:cNvGrpSpPr/>
                      <wpg:grpSpPr>
                        <a:xfrm>
                          <a:off x="0" y="0"/>
                          <a:ext cx="793631" cy="690114"/>
                          <a:chOff x="0" y="0"/>
                          <a:chExt cx="1040094" cy="880281"/>
                        </a:xfrm>
                      </wpg:grpSpPr>
                      <wps:wsp>
                        <wps:cNvPr id="30" name="矩形: 圓角 30"/>
                        <wps:cNvSpPr/>
                        <wps:spPr>
                          <a:xfrm>
                            <a:off x="0" y="0"/>
                            <a:ext cx="900752" cy="880281"/>
                          </a:xfrm>
                          <a:prstGeom prst="roundRect">
                            <a:avLst/>
                          </a:prstGeom>
                          <a:solidFill>
                            <a:schemeClr val="tx2">
                              <a:lumMod val="40000"/>
                              <a:lumOff val="60000"/>
                            </a:schemeClr>
                          </a:solidFill>
                          <a:ln w="1270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2" name="文字方塊 672"/>
                        <wps:cNvSpPr txBox="1"/>
                        <wps:spPr>
                          <a:xfrm>
                            <a:off x="86208" y="103441"/>
                            <a:ext cx="893445" cy="248670"/>
                          </a:xfrm>
                          <a:prstGeom prst="rect">
                            <a:avLst/>
                          </a:prstGeom>
                          <a:noFill/>
                          <a:ln w="6350">
                            <a:noFill/>
                          </a:ln>
                        </wps:spPr>
                        <wps:txbx>
                          <w:txbxContent>
                            <w:p w14:paraId="7829CE05" w14:textId="77777777" w:rsidR="0053398F" w:rsidRPr="007C18A5" w:rsidRDefault="0053398F" w:rsidP="00463122">
                              <w:pPr>
                                <w:rPr>
                                  <w:sz w:val="12"/>
                                  <w:szCs w:val="12"/>
                                </w:rPr>
                              </w:pPr>
                              <w:r w:rsidRPr="007C18A5">
                                <w:rPr>
                                  <w:rFonts w:hint="eastAsia"/>
                                  <w:sz w:val="12"/>
                                  <w:szCs w:val="12"/>
                                </w:rPr>
                                <w:t>P</w:t>
                              </w:r>
                              <w:r w:rsidRPr="007C18A5">
                                <w:rPr>
                                  <w:sz w:val="12"/>
                                  <w:szCs w:val="12"/>
                                </w:rPr>
                                <w:t>OS Client</w:t>
                              </w:r>
                              <w:r w:rsidRPr="007C18A5">
                                <w:rPr>
                                  <w:noProof/>
                                  <w:sz w:val="12"/>
                                  <w:szCs w:val="12"/>
                                  <w:lang w:eastAsia="zh-CN"/>
                                </w:rPr>
                                <w:drawing>
                                  <wp:inline distT="0" distB="0" distL="0" distR="0" wp14:anchorId="5F6FA6D7" wp14:editId="5960736D">
                                    <wp:extent cx="704215" cy="182556"/>
                                    <wp:effectExtent l="0" t="0" r="0" b="0"/>
                                    <wp:docPr id="678" name="圖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4215" cy="1825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0" name="矩形: 摺角紙張 680"/>
                        <wps:cNvSpPr/>
                        <wps:spPr>
                          <a:xfrm>
                            <a:off x="138022" y="439947"/>
                            <a:ext cx="594684" cy="344805"/>
                          </a:xfrm>
                          <a:prstGeom prst="foldedCorner">
                            <a:avLst/>
                          </a:prstGeom>
                          <a:solidFill>
                            <a:schemeClr val="bg1">
                              <a:lumMod val="7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3" name="文字方塊 673"/>
                        <wps:cNvSpPr txBox="1"/>
                        <wps:spPr>
                          <a:xfrm>
                            <a:off x="146649" y="500332"/>
                            <a:ext cx="893445" cy="250166"/>
                          </a:xfrm>
                          <a:prstGeom prst="rect">
                            <a:avLst/>
                          </a:prstGeom>
                          <a:noFill/>
                          <a:ln w="6350">
                            <a:noFill/>
                          </a:ln>
                        </wps:spPr>
                        <wps:txbx>
                          <w:txbxContent>
                            <w:p w14:paraId="6438F6F6" w14:textId="77777777" w:rsidR="0053398F" w:rsidRPr="007C18A5" w:rsidRDefault="0053398F" w:rsidP="00463122">
                              <w:pPr>
                                <w:rPr>
                                  <w:sz w:val="12"/>
                                  <w:szCs w:val="12"/>
                                </w:rPr>
                              </w:pPr>
                              <w:r w:rsidRPr="007C18A5">
                                <w:rPr>
                                  <w:rFonts w:hint="eastAsia"/>
                                  <w:sz w:val="12"/>
                                  <w:szCs w:val="12"/>
                                </w:rPr>
                                <w:t>P</w:t>
                              </w:r>
                              <w:r w:rsidRPr="007C18A5">
                                <w:rPr>
                                  <w:sz w:val="12"/>
                                  <w:szCs w:val="12"/>
                                </w:rPr>
                                <w:t>OS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B618D3" id="群組 685" o:spid="_x0000_s1032" style="position:absolute;margin-left:9.05pt;margin-top:.85pt;width:62.5pt;height:54.35pt;z-index:251666432;mso-width-relative:margin;mso-height-relative:margin" coordsize="10400,8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">
                <v:roundrect id="矩形: 圓角 30" o:spid="_x0000_s1033" style="position:absolute;width:9007;height:880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MIA&#10;AADbAAAADwAAAGRycy9kb3ducmV2LnhtbERPy2rCQBTdF/yH4QrdNZNGKDXNKEUQHxuplUJ3t5lr&#10;Jpi5EzJTk/j1nYXQ5eG8i+VgG3GlzteOFTwnKQji0umaKwWnz/XTKwgfkDU2jknBSB6Wi8lDgbl2&#10;PX/Q9RgqEUPY56jAhNDmUvrSkEWfuJY4cmfXWQwRdpXUHfYx3DYyS9MXabHm2GCwpZWh8nL8tQp+&#10;THbYVZssfM234/ftZnnPq5lSj9Ph/Q1EoCH8i+/urVYwi+vjl/gD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D78wgAAANsAAAAPAAAAAAAAAAAAAAAAAJgCAABkcnMvZG93&#10;bnJldi54bWxQSwUGAAAAAAQABAD1AAAAhwMAAAAA&#10;" fillcolor="#8db3e2 [1311]" strokecolor="#548dd4 [1951]" strokeweight="1pt"/>
                <v:shape id="文字方塊 672" o:spid="_x0000_s1034" type="#_x0000_t202" style="position:absolute;left:862;top:1034;width:8934;height:2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aP98cA&#10;AADcAAAADwAAAGRycy9kb3ducmV2LnhtbESPQWvCQBSE7wX/w/IK3uqmAa2kriEEQkXsQevF2zP7&#10;TEKzb2N2G2N/fbdQ6HGYmW+YVTqaVgzUu8aygudZBIK4tLrhSsHxo3hagnAeWWNrmRTcyUG6njys&#10;MNH2xnsaDr4SAcIuQQW1910ipStrMuhmtiMO3sX2Bn2QfSV1j7cAN62Mo2ghDTYcFmrsKK+p/Dx8&#10;GQXbvHjH/Tk2y+82f9tdsu56PM2Vmj6O2SsIT6P/D/+1N1rB4iWG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6mj/fHAAAA3AAAAA8AAAAAAAAAAAAAAAAAmAIAAGRy&#10;cy9kb3ducmV2LnhtbFBLBQYAAAAABAAEAPUAAACMAwAAAAA=&#10;" filled="f" stroked="f" strokeweight=".5pt">
                  <v:textbox>
                    <w:txbxContent>
                      <w:p w14:paraId="7829CE05" w14:textId="77777777" w:rsidR="0053398F" w:rsidRPr="007C18A5" w:rsidRDefault="0053398F" w:rsidP="00463122">
                        <w:pPr>
                          <w:rPr>
                            <w:sz w:val="12"/>
                            <w:szCs w:val="12"/>
                          </w:rPr>
                        </w:pPr>
                        <w:r w:rsidRPr="007C18A5">
                          <w:rPr>
                            <w:rFonts w:hint="eastAsia"/>
                            <w:sz w:val="12"/>
                            <w:szCs w:val="12"/>
                          </w:rPr>
                          <w:t>P</w:t>
                        </w:r>
                        <w:r w:rsidRPr="007C18A5">
                          <w:rPr>
                            <w:sz w:val="12"/>
                            <w:szCs w:val="12"/>
                          </w:rPr>
                          <w:t>OS Client</w:t>
                        </w:r>
                        <w:r w:rsidRPr="007C18A5">
                          <w:rPr>
                            <w:noProof/>
                            <w:sz w:val="12"/>
                            <w:szCs w:val="12"/>
                            <w:lang w:eastAsia="zh-CN"/>
                          </w:rPr>
                          <w:drawing>
                            <wp:inline distT="0" distB="0" distL="0" distR="0" wp14:anchorId="5F6FA6D7" wp14:editId="5960736D">
                              <wp:extent cx="704215" cy="182556"/>
                              <wp:effectExtent l="0" t="0" r="0" b="0"/>
                              <wp:docPr id="678" name="圖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4215" cy="182556"/>
                                      </a:xfrm>
                                      <a:prstGeom prst="rect">
                                        <a:avLst/>
                                      </a:prstGeom>
                                      <a:noFill/>
                                      <a:ln>
                                        <a:noFill/>
                                      </a:ln>
                                    </pic:spPr>
                                  </pic:pic>
                                </a:graphicData>
                              </a:graphic>
                            </wp:inline>
                          </w:drawing>
                        </w:r>
                      </w:p>
                    </w:txbxContent>
                  </v:textbox>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矩形: 摺角紙張 680" o:spid="_x0000_s1035" type="#_x0000_t65" style="position:absolute;left:1380;top:4399;width:5947;height:3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P2bb8A&#10;AADcAAAADwAAAGRycy9kb3ducmV2LnhtbERPy4rCMBTdD/gP4QruxtQinVKNIuLALMeOuL4k17bY&#10;3JQm9vH3k8XALA/nvT9OthUD9b5xrGCzTkAQa2carhTcfj7fcxA+IBtsHZOCmTwcD4u3PRbGjXyl&#10;oQyViCHsC1RQh9AVUnpdk0W/dh1x5B6utxgi7CtpehxjuG1lmiSZtNhwbKixo3NN+lm+rIKPIeTf&#10;1/lye6Wa79vH2JQdzkqtltNpByLQFP7Ff+4voyDL4/x4Jh4Befg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A/ZtvwAAANwAAAAPAAAAAAAAAAAAAAAAAJgCAABkcnMvZG93bnJl&#10;di54bWxQSwUGAAAAAAQABAD1AAAAhAMAAAAA&#10;" adj="18000" fillcolor="#bfbfbf [2412]" strokecolor="#a5a5a5 [2092]" strokeweight="2pt"/>
                <v:shape id="文字方塊 673" o:spid="_x0000_s1036" type="#_x0000_t202" style="position:absolute;left:1466;top:5003;width:8934;height:2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oqbMcA&#10;AADcAAAADwAAAGRycy9kb3ducmV2LnhtbESPQWvCQBSE7wX/w/KE3upGSzVEV5GAWEp70ObS2zP7&#10;TILZtzG7TdL++m5B8DjMzDfMajOYWnTUusqygukkAkGcW11xoSD73D3FIJxH1lhbJgU/5GCzHj2s&#10;MNG25wN1R1+IAGGXoILS+yaR0uUlGXQT2xAH72xbgz7ItpC6xT7ATS1nUTSXBisOCyU2lJaUX47f&#10;RsFbuvvAw2lm4t863b+ft801+3pR6nE8bJcgPA3+Hr61X7WC+eIZ/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qKmzHAAAA3AAAAA8AAAAAAAAAAAAAAAAAmAIAAGRy&#10;cy9kb3ducmV2LnhtbFBLBQYAAAAABAAEAPUAAACMAwAAAAA=&#10;" filled="f" stroked="f" strokeweight=".5pt">
                  <v:textbox>
                    <w:txbxContent>
                      <w:p w14:paraId="6438F6F6" w14:textId="77777777" w:rsidR="0053398F" w:rsidRPr="007C18A5" w:rsidRDefault="0053398F" w:rsidP="00463122">
                        <w:pPr>
                          <w:rPr>
                            <w:sz w:val="12"/>
                            <w:szCs w:val="12"/>
                          </w:rPr>
                        </w:pPr>
                        <w:r w:rsidRPr="007C18A5">
                          <w:rPr>
                            <w:rFonts w:hint="eastAsia"/>
                            <w:sz w:val="12"/>
                            <w:szCs w:val="12"/>
                          </w:rPr>
                          <w:t>P</w:t>
                        </w:r>
                        <w:r w:rsidRPr="007C18A5">
                          <w:rPr>
                            <w:sz w:val="12"/>
                            <w:szCs w:val="12"/>
                          </w:rPr>
                          <w:t>OS File</w:t>
                        </w:r>
                      </w:p>
                    </w:txbxContent>
                  </v:textbox>
                </v:shape>
              </v:group>
            </w:pict>
          </mc:Fallback>
        </mc:AlternateContent>
      </w:r>
    </w:p>
    <w:p w14:paraId="5CD03580" w14:textId="77777777" w:rsidR="00463122" w:rsidRPr="00184A3A" w:rsidRDefault="00463122" w:rsidP="00463122"/>
    <w:p w14:paraId="3AA16630" w14:textId="77777777" w:rsidR="00463122" w:rsidRPr="00184A3A" w:rsidRDefault="00463122" w:rsidP="00463122">
      <w:r w:rsidRPr="0057159E">
        <w:rPr>
          <w:noProof/>
          <w:lang w:eastAsia="zh-CN"/>
        </w:rPr>
        <mc:AlternateContent>
          <mc:Choice Requires="wps">
            <w:drawing>
              <wp:anchor distT="0" distB="0" distL="114300" distR="114300" simplePos="0" relativeHeight="251667456" behindDoc="0" locked="0" layoutInCell="1" allowOverlap="1" wp14:anchorId="12BC2196" wp14:editId="56612EDD">
                <wp:simplePos x="0" y="0"/>
                <wp:positionH relativeFrom="margin">
                  <wp:align>left</wp:align>
                </wp:positionH>
                <wp:positionV relativeFrom="paragraph">
                  <wp:posOffset>257175</wp:posOffset>
                </wp:positionV>
                <wp:extent cx="6743700" cy="19050"/>
                <wp:effectExtent l="0" t="0" r="19050" b="19050"/>
                <wp:wrapNone/>
                <wp:docPr id="681" name="直線接點 681"/>
                <wp:cNvGraphicFramePr/>
                <a:graphic xmlns:a="http://schemas.openxmlformats.org/drawingml/2006/main">
                  <a:graphicData uri="http://schemas.microsoft.com/office/word/2010/wordprocessingShape">
                    <wps:wsp>
                      <wps:cNvCnPr/>
                      <wps:spPr>
                        <a:xfrm>
                          <a:off x="0" y="0"/>
                          <a:ext cx="6743700" cy="1905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34C34CF6" id="直線接點 681" o:spid="_x0000_s1026" style="position:absolute;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0.25pt" to="531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" strokecolor="black [3213]">
                <v:stroke dashstyle="dash"/>
                <w10:wrap anchorx="margin"/>
              </v:line>
            </w:pict>
          </mc:Fallback>
        </mc:AlternateContent>
      </w:r>
      <w:r w:rsidRPr="0057159E">
        <w:rPr>
          <w:noProof/>
          <w:lang w:eastAsia="zh-CN"/>
        </w:rPr>
        <mc:AlternateContent>
          <mc:Choice Requires="wps">
            <w:drawing>
              <wp:anchor distT="0" distB="0" distL="114300" distR="114300" simplePos="0" relativeHeight="251676672" behindDoc="0" locked="0" layoutInCell="1" allowOverlap="1" wp14:anchorId="694FB70A" wp14:editId="322DE3E9">
                <wp:simplePos x="0" y="0"/>
                <wp:positionH relativeFrom="column">
                  <wp:posOffset>476250</wp:posOffset>
                </wp:positionH>
                <wp:positionV relativeFrom="paragraph">
                  <wp:posOffset>72389</wp:posOffset>
                </wp:positionV>
                <wp:extent cx="19050" cy="1362075"/>
                <wp:effectExtent l="38100" t="0" r="57150" b="47625"/>
                <wp:wrapNone/>
                <wp:docPr id="709" name="直線單箭頭接點 709"/>
                <wp:cNvGraphicFramePr/>
                <a:graphic xmlns:a="http://schemas.openxmlformats.org/drawingml/2006/main">
                  <a:graphicData uri="http://schemas.microsoft.com/office/word/2010/wordprocessingShape">
                    <wps:wsp>
                      <wps:cNvCnPr/>
                      <wps:spPr>
                        <a:xfrm>
                          <a:off x="0" y="0"/>
                          <a:ext cx="19050" cy="13620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type w14:anchorId="2716F589" id="_x0000_t32" coordsize="21600,21600" o:spt="32" o:oned="t" path="m,l21600,21600e" filled="f">
                <v:path arrowok="t" fillok="f" o:connecttype="none"/>
                <o:lock v:ext="edit" shapetype="t"/>
              </v:shapetype>
              <v:shape id="直線單箭頭接點 709" o:spid="_x0000_s1026" type="#_x0000_t32" style="position:absolute;margin-left:37.5pt;margin-top:5.7pt;width:1.5pt;height:107.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" strokecolor="black [3040]" strokeweight="1.5pt">
                <v:stroke endarrow="block"/>
              </v:shape>
            </w:pict>
          </mc:Fallback>
        </mc:AlternateContent>
      </w:r>
      <w:r w:rsidRPr="0057159E">
        <w:rPr>
          <w:noProof/>
          <w:lang w:eastAsia="zh-CN"/>
        </w:rPr>
        <mc:AlternateContent>
          <mc:Choice Requires="wps">
            <w:drawing>
              <wp:anchor distT="0" distB="0" distL="114300" distR="114300" simplePos="0" relativeHeight="251674624" behindDoc="0" locked="0" layoutInCell="1" allowOverlap="1" wp14:anchorId="258D1CFD" wp14:editId="319DEA5B">
                <wp:simplePos x="0" y="0"/>
                <wp:positionH relativeFrom="column">
                  <wp:posOffset>1381125</wp:posOffset>
                </wp:positionH>
                <wp:positionV relativeFrom="paragraph">
                  <wp:posOffset>72390</wp:posOffset>
                </wp:positionV>
                <wp:extent cx="200025" cy="2124075"/>
                <wp:effectExtent l="76200" t="38100" r="47625" b="85725"/>
                <wp:wrapNone/>
                <wp:docPr id="706" name="接點: 肘形 706"/>
                <wp:cNvGraphicFramePr/>
                <a:graphic xmlns:a="http://schemas.openxmlformats.org/drawingml/2006/main">
                  <a:graphicData uri="http://schemas.microsoft.com/office/word/2010/wordprocessingShape">
                    <wps:wsp>
                      <wps:cNvCnPr/>
                      <wps:spPr>
                        <a:xfrm>
                          <a:off x="0" y="0"/>
                          <a:ext cx="200025" cy="2124075"/>
                        </a:xfrm>
                        <a:prstGeom prst="bentConnector3">
                          <a:avLst>
                            <a:gd name="adj1" fmla="val 848"/>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type w14:anchorId="0D59EDE5" id="_x0000_t34" coordsize="21600,21600" o:spt="34" o:oned="t" adj="10800" path="m,l@0,0@0,21600,21600,21600e" filled="f">
                <v:stroke joinstyle="miter"/>
                <v:formulas>
                  <v:f eqn="val #0"/>
                </v:formulas>
                <v:path arrowok="t" fillok="f" o:connecttype="none"/>
                <v:handles>
                  <v:h position="#0,center"/>
                </v:handles>
                <o:lock v:ext="edit" shapetype="t"/>
              </v:shapetype>
              <v:shape id="接點: 肘形 706" o:spid="_x0000_s1026" type="#_x0000_t34" style="position:absolute;margin-left:108.75pt;margin-top:5.7pt;width:15.75pt;height:167.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" adj="183" strokecolor="black [3040]" strokeweight="1.5pt">
                <v:stroke startarrow="block" endarrow="block"/>
              </v:shape>
            </w:pict>
          </mc:Fallback>
        </mc:AlternateContent>
      </w:r>
    </w:p>
    <w:p w14:paraId="5CDA0E7C" w14:textId="166193FB" w:rsidR="00463122" w:rsidRPr="00184A3A" w:rsidRDefault="00463122" w:rsidP="00463122">
      <w:r w:rsidRPr="0057159E">
        <w:rPr>
          <w:noProof/>
          <w:lang w:eastAsia="zh-CN"/>
        </w:rPr>
        <mc:AlternateContent>
          <mc:Choice Requires="wps">
            <w:drawing>
              <wp:anchor distT="0" distB="0" distL="114300" distR="114300" simplePos="0" relativeHeight="251668480" behindDoc="0" locked="0" layoutInCell="1" allowOverlap="1" wp14:anchorId="123473BD" wp14:editId="3C1A8F75">
                <wp:simplePos x="0" y="0"/>
                <wp:positionH relativeFrom="margin">
                  <wp:align>left</wp:align>
                </wp:positionH>
                <wp:positionV relativeFrom="paragraph">
                  <wp:posOffset>186055</wp:posOffset>
                </wp:positionV>
                <wp:extent cx="6677025" cy="3886200"/>
                <wp:effectExtent l="0" t="0" r="28575" b="19050"/>
                <wp:wrapNone/>
                <wp:docPr id="682" name="矩形: 圓角 682"/>
                <wp:cNvGraphicFramePr/>
                <a:graphic xmlns:a="http://schemas.openxmlformats.org/drawingml/2006/main">
                  <a:graphicData uri="http://schemas.microsoft.com/office/word/2010/wordprocessingShape">
                    <wps:wsp>
                      <wps:cNvSpPr/>
                      <wps:spPr>
                        <a:xfrm>
                          <a:off x="0" y="0"/>
                          <a:ext cx="6677025" cy="3886200"/>
                        </a:xfrm>
                        <a:prstGeom prst="roundRect">
                          <a:avLst>
                            <a:gd name="adj" fmla="val 8543"/>
                          </a:avLst>
                        </a:prstGeom>
                        <a:solidFill>
                          <a:schemeClr val="accent3">
                            <a:lumMod val="60000"/>
                            <a:lumOff val="4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oundrect w14:anchorId="2F6B6D2C" id="矩形: 圓角 682" o:spid="_x0000_s1026" style="position:absolute;margin-left:0;margin-top:14.65pt;width:525.75pt;height:306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" fillcolor="#c2d69b [1942]" strokecolor="#76923c [2406]" strokeweight="2pt">
                <w10:wrap anchorx="margin"/>
              </v:roundrect>
            </w:pict>
          </mc:Fallback>
        </mc:AlternateContent>
      </w:r>
    </w:p>
    <w:p w14:paraId="346A9D17" w14:textId="150057DB" w:rsidR="00463122" w:rsidRPr="00184A3A" w:rsidRDefault="00463122" w:rsidP="00463122">
      <w:r w:rsidRPr="0057159E">
        <w:rPr>
          <w:noProof/>
          <w:lang w:eastAsia="zh-CN"/>
        </w:rPr>
        <mc:AlternateContent>
          <mc:Choice Requires="wpg">
            <w:drawing>
              <wp:anchor distT="0" distB="0" distL="114300" distR="114300" simplePos="0" relativeHeight="251669504" behindDoc="0" locked="0" layoutInCell="1" allowOverlap="1" wp14:anchorId="5F5A5BC0" wp14:editId="377F77CF">
                <wp:simplePos x="0" y="0"/>
                <wp:positionH relativeFrom="column">
                  <wp:posOffset>1474013</wp:posOffset>
                </wp:positionH>
                <wp:positionV relativeFrom="paragraph">
                  <wp:posOffset>200914</wp:posOffset>
                </wp:positionV>
                <wp:extent cx="3006493" cy="2495550"/>
                <wp:effectExtent l="0" t="0" r="0" b="19050"/>
                <wp:wrapNone/>
                <wp:docPr id="698" name="群組 698"/>
                <wp:cNvGraphicFramePr/>
                <a:graphic xmlns:a="http://schemas.openxmlformats.org/drawingml/2006/main">
                  <a:graphicData uri="http://schemas.microsoft.com/office/word/2010/wordprocessingGroup">
                    <wpg:wgp>
                      <wpg:cNvGrpSpPr/>
                      <wpg:grpSpPr>
                        <a:xfrm>
                          <a:off x="0" y="0"/>
                          <a:ext cx="3006493" cy="2495550"/>
                          <a:chOff x="0" y="0"/>
                          <a:chExt cx="3006740" cy="2495550"/>
                        </a:xfrm>
                      </wpg:grpSpPr>
                      <wps:wsp>
                        <wps:cNvPr id="686" name="矩形: 圓角 686"/>
                        <wps:cNvSpPr/>
                        <wps:spPr>
                          <a:xfrm>
                            <a:off x="0" y="0"/>
                            <a:ext cx="2139315" cy="2495550"/>
                          </a:xfrm>
                          <a:prstGeom prst="roundRect">
                            <a:avLst>
                              <a:gd name="adj" fmla="val 12635"/>
                            </a:avLst>
                          </a:prstGeom>
                          <a:solidFill>
                            <a:schemeClr val="accent5">
                              <a:lumMod val="40000"/>
                              <a:lumOff val="6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7" name="矩形: 圓角 687"/>
                        <wps:cNvSpPr/>
                        <wps:spPr>
                          <a:xfrm>
                            <a:off x="228614" y="392858"/>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BA00C" w14:textId="77777777" w:rsidR="0053398F" w:rsidRDefault="0053398F" w:rsidP="00463122">
                              <w:pPr>
                                <w:jc w:val="center"/>
                                <w:rPr>
                                  <w:color w:val="000000" w:themeColor="text1"/>
                                  <w:sz w:val="16"/>
                                  <w:szCs w:val="16"/>
                                </w:rPr>
                              </w:pPr>
                              <w:r>
                                <w:rPr>
                                  <w:color w:val="000000" w:themeColor="text1"/>
                                  <w:sz w:val="16"/>
                                  <w:szCs w:val="16"/>
                                </w:rPr>
                                <w:t>Sales Data Real Time Service</w:t>
                              </w:r>
                            </w:p>
                            <w:p w14:paraId="4137BD35" w14:textId="77777777" w:rsidR="0053398F" w:rsidRPr="009E0E91" w:rsidRDefault="0053398F" w:rsidP="00463122">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8" name="文字方塊 688"/>
                        <wps:cNvSpPr txBox="1"/>
                        <wps:spPr>
                          <a:xfrm>
                            <a:off x="180921" y="38099"/>
                            <a:ext cx="2825819" cy="254509"/>
                          </a:xfrm>
                          <a:prstGeom prst="rect">
                            <a:avLst/>
                          </a:prstGeom>
                          <a:noFill/>
                          <a:ln w="6350">
                            <a:noFill/>
                          </a:ln>
                        </wps:spPr>
                        <wps:txbx>
                          <w:txbxContent>
                            <w:p w14:paraId="65FE2F09" w14:textId="77777777" w:rsidR="0053398F" w:rsidRDefault="0053398F" w:rsidP="00463122">
                              <w:r>
                                <w:rPr>
                                  <w:rFonts w:hint="eastAsia"/>
                                </w:rPr>
                                <w:t>W</w:t>
                              </w:r>
                              <w:r>
                                <w:t>eb Logic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1" name="矩形: 圓角 691"/>
                        <wps:cNvSpPr/>
                        <wps:spPr>
                          <a:xfrm>
                            <a:off x="228600" y="733425"/>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16AF0E" w14:textId="77777777" w:rsidR="0053398F" w:rsidRPr="009E0E91" w:rsidRDefault="0053398F" w:rsidP="00463122">
                              <w:pPr>
                                <w:jc w:val="center"/>
                                <w:rPr>
                                  <w:color w:val="000000" w:themeColor="text1"/>
                                  <w:sz w:val="16"/>
                                  <w:szCs w:val="16"/>
                                </w:rPr>
                              </w:pPr>
                              <w:r>
                                <w:rPr>
                                  <w:color w:val="000000" w:themeColor="text1"/>
                                  <w:sz w:val="16"/>
                                  <w:szCs w:val="16"/>
                                </w:rPr>
                                <w:t>Sales Data EOD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2" name="矩形: 圓角 692"/>
                        <wps:cNvSpPr/>
                        <wps:spPr>
                          <a:xfrm>
                            <a:off x="228600" y="1047750"/>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13C0B1" w14:textId="77777777" w:rsidR="0053398F" w:rsidRPr="009E0E91" w:rsidRDefault="0053398F" w:rsidP="00463122">
                              <w:pPr>
                                <w:jc w:val="center"/>
                                <w:rPr>
                                  <w:color w:val="000000" w:themeColor="text1"/>
                                  <w:sz w:val="16"/>
                                  <w:szCs w:val="16"/>
                                </w:rPr>
                              </w:pPr>
                              <w:r>
                                <w:rPr>
                                  <w:color w:val="000000" w:themeColor="text1"/>
                                  <w:sz w:val="16"/>
                                  <w:szCs w:val="16"/>
                                </w:rPr>
                                <w:t>Pricing / Master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 name="矩形: 圓角 693"/>
                        <wps:cNvSpPr/>
                        <wps:spPr>
                          <a:xfrm>
                            <a:off x="228600" y="1371600"/>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8B9AA2" w14:textId="77777777" w:rsidR="0053398F" w:rsidRPr="009E0E91" w:rsidRDefault="0053398F" w:rsidP="00463122">
                              <w:pPr>
                                <w:jc w:val="center"/>
                                <w:rPr>
                                  <w:color w:val="000000" w:themeColor="text1"/>
                                  <w:sz w:val="16"/>
                                  <w:szCs w:val="16"/>
                                </w:rPr>
                              </w:pPr>
                              <w:r>
                                <w:rPr>
                                  <w:color w:val="000000" w:themeColor="text1"/>
                                  <w:sz w:val="16"/>
                                  <w:szCs w:val="16"/>
                                </w:rPr>
                                <w:t>Administrative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5" name="矩形: 圓角 695"/>
                        <wps:cNvSpPr/>
                        <wps:spPr>
                          <a:xfrm>
                            <a:off x="219075" y="1714500"/>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289638" w14:textId="77777777" w:rsidR="0053398F" w:rsidRPr="009E0E91" w:rsidRDefault="0053398F" w:rsidP="00463122">
                              <w:pPr>
                                <w:jc w:val="center"/>
                                <w:rPr>
                                  <w:color w:val="000000" w:themeColor="text1"/>
                                  <w:sz w:val="16"/>
                                  <w:szCs w:val="16"/>
                                </w:rPr>
                              </w:pPr>
                              <w:r>
                                <w:rPr>
                                  <w:color w:val="000000" w:themeColor="text1"/>
                                  <w:sz w:val="16"/>
                                  <w:szCs w:val="16"/>
                                </w:rPr>
                                <w:t>Job Monitor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6" name="矩形: 圓角 696"/>
                        <wps:cNvSpPr/>
                        <wps:spPr>
                          <a:xfrm>
                            <a:off x="228600" y="2038350"/>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D44F25" w14:textId="77777777" w:rsidR="0053398F" w:rsidRPr="009E0E91" w:rsidRDefault="0053398F" w:rsidP="00463122">
                              <w:pPr>
                                <w:jc w:val="center"/>
                                <w:rPr>
                                  <w:color w:val="000000" w:themeColor="text1"/>
                                  <w:sz w:val="16"/>
                                  <w:szCs w:val="16"/>
                                </w:rPr>
                              </w:pPr>
                              <w:r>
                                <w:rPr>
                                  <w:color w:val="000000" w:themeColor="text1"/>
                                  <w:sz w:val="16"/>
                                  <w:szCs w:val="16"/>
                                </w:rPr>
                                <w:t>Report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F5A5BC0" id="群組 698" o:spid="_x0000_s1037" style="position:absolute;margin-left:116.05pt;margin-top:15.8pt;width:236.75pt;height:196.5pt;z-index:251669504;mso-width-relative:margin" coordsize="30067,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">
                <v:roundrect id="矩形: 圓角 686" o:spid="_x0000_s1038" style="position:absolute;width:21393;height:24955;visibility:visible;mso-wrap-style:square;v-text-anchor:middle" arcsize="828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SVN8QA&#10;AADcAAAADwAAAGRycy9kb3ducmV2LnhtbESPwWrDMBBE74X8g9hAb42cHkxwLRtTSMgppGnB7W2x&#10;NpaxtTKWGjt/XxUKPQ4z84bJy8UO4kaT7xwr2G4SEMSN0x23Cj7e9087ED4gaxwck4I7eSiL1UOO&#10;mXYzv9HtEloRIewzVGBCGDMpfWPIot+4kTh6VzdZDFFOrdQTzhFuB/mcJKm02HFcMDjSq6Gmv3xb&#10;BfXncOdTczA0n6/7BA9V/dXPSj2ul+oFRKAl/If/2ketIN2l8HsmHgF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klTfEAAAA3AAAAA8AAAAAAAAAAAAAAAAAmAIAAGRycy9k&#10;b3ducmV2LnhtbFBLBQYAAAAABAAEAPUAAACJAwAAAAA=&#10;" fillcolor="#b6dde8 [1304]" strokecolor="#92cddc [1944]" strokeweight="2pt"/>
                <v:roundrect id="矩形: 圓角 687" o:spid="_x0000_s1039" style="position:absolute;left:2286;top:3928;width:16649;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4vMUA&#10;AADcAAAADwAAAGRycy9kb3ducmV2LnhtbESPT4vCMBTE74LfITxhL7Km/qEr1ShFEPawe7CKeHw0&#10;z7bYvJQm2vrtN8KCx2FmfsOst72pxYNaV1lWMJ1EIIhzqysuFJyO+88lCOeRNdaWScGTHGw3w8Ea&#10;E207PtAj84UIEHYJKii9bxIpXV6SQTexDXHwrrY16INsC6lb7ALc1HIWRbE0WHFYKLGhXUn5Lbsb&#10;Bb+nbryfV3VObnzufPaTLi7PVKmPUZ+uQHjq/Tv83/7WCuLlF7zOhCM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9bi8xQAAANwAAAAPAAAAAAAAAAAAAAAAAJgCAABkcnMv&#10;ZG93bnJldi54bWxQSwUGAAAAAAQABAD1AAAAigMAAAAA&#10;" fillcolor="#95b3d7 [1940]" strokecolor="#365f91 [2404]" strokeweight="2pt">
                  <v:textbox>
                    <w:txbxContent>
                      <w:p w14:paraId="25FBA00C" w14:textId="77777777" w:rsidR="0053398F" w:rsidRDefault="0053398F" w:rsidP="00463122">
                        <w:pPr>
                          <w:jc w:val="center"/>
                          <w:rPr>
                            <w:color w:val="000000" w:themeColor="text1"/>
                            <w:sz w:val="16"/>
                            <w:szCs w:val="16"/>
                          </w:rPr>
                        </w:pPr>
                        <w:r>
                          <w:rPr>
                            <w:color w:val="000000" w:themeColor="text1"/>
                            <w:sz w:val="16"/>
                            <w:szCs w:val="16"/>
                          </w:rPr>
                          <w:t>Sales Data Real Time Service</w:t>
                        </w:r>
                      </w:p>
                      <w:p w14:paraId="4137BD35" w14:textId="77777777" w:rsidR="0053398F" w:rsidRPr="009E0E91" w:rsidRDefault="0053398F" w:rsidP="00463122">
                        <w:pPr>
                          <w:rPr>
                            <w:color w:val="000000" w:themeColor="text1"/>
                            <w:sz w:val="16"/>
                            <w:szCs w:val="16"/>
                          </w:rPr>
                        </w:pPr>
                      </w:p>
                    </w:txbxContent>
                  </v:textbox>
                </v:roundrect>
                <v:shape id="文字方塊 688" o:spid="_x0000_s1040" type="#_x0000_t202" style="position:absolute;left:1809;top:380;width:28258;height:2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vIOsMA&#10;AADcAAAADwAAAGRycy9kb3ducmV2LnhtbERPy2rCQBTdC/7DcAV3OqlgCGlGkYC0iC60brq7zdw8&#10;aOZOmpmatF/vLASXh/POtqNpxY1611hW8LKMQBAXVjdcKbh+7BcJCOeRNbaWScEfOdhuppMMU20H&#10;PtPt4isRQtilqKD2vkuldEVNBt3SdsSBK21v0AfYV1L3OIRw08pVFMXSYMOhocaO8pqK78uvUXDI&#10;9yc8f61M8t/mb8dy1/1cP9dKzWfj7hWEp9E/xQ/3u1YQJ2FtOBOO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vIOsMAAADcAAAADwAAAAAAAAAAAAAAAACYAgAAZHJzL2Rv&#10;d25yZXYueG1sUEsFBgAAAAAEAAQA9QAAAIgDAAAAAA==&#10;" filled="f" stroked="f" strokeweight=".5pt">
                  <v:textbox>
                    <w:txbxContent>
                      <w:p w14:paraId="65FE2F09" w14:textId="77777777" w:rsidR="0053398F" w:rsidRDefault="0053398F" w:rsidP="00463122">
                        <w:r>
                          <w:rPr>
                            <w:rFonts w:hint="eastAsia"/>
                          </w:rPr>
                          <w:t>W</w:t>
                        </w:r>
                        <w:r>
                          <w:t>eb Logic Application</w:t>
                        </w:r>
                      </w:p>
                    </w:txbxContent>
                  </v:textbox>
                </v:shape>
                <v:roundrect id="_x0000_s1041" style="position:absolute;left:2286;top:7334;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kTjsQA&#10;AADcAAAADwAAAGRycy9kb3ducmV2LnhtbESPQYvCMBSE7wv+h/AEL6KpuohWoxRB8KCH7cri8dE8&#10;22LzUppo6783grDHYWa+YdbbzlTiQY0rLSuYjCMQxJnVJecKzr/70QKE88gaK8uk4EkOtpve1xpj&#10;bVv+oUfqcxEg7GJUUHhfx1K6rCCDbmxr4uBdbWPQB9nkUjfYBrip5DSK5tJgyWGhwJp2BWW39G4U&#10;nM7tcD8rq4zc8K/16TH5vjwTpQb9LlmB8NT5//CnfdAK5ssJvM+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JE47EAAAA3AAAAA8AAAAAAAAAAAAAAAAAmAIAAGRycy9k&#10;b3ducmV2LnhtbFBLBQYAAAAABAAEAPUAAACJAwAAAAA=&#10;" fillcolor="#95b3d7 [1940]" strokecolor="#365f91 [2404]" strokeweight="2pt">
                  <v:textbox>
                    <w:txbxContent>
                      <w:p w14:paraId="5C16AF0E" w14:textId="77777777" w:rsidR="0053398F" w:rsidRPr="009E0E91" w:rsidRDefault="0053398F" w:rsidP="00463122">
                        <w:pPr>
                          <w:jc w:val="center"/>
                          <w:rPr>
                            <w:color w:val="000000" w:themeColor="text1"/>
                            <w:sz w:val="16"/>
                            <w:szCs w:val="16"/>
                          </w:rPr>
                        </w:pPr>
                        <w:r>
                          <w:rPr>
                            <w:color w:val="000000" w:themeColor="text1"/>
                            <w:sz w:val="16"/>
                            <w:szCs w:val="16"/>
                          </w:rPr>
                          <w:t>Sales Data EOD Service</w:t>
                        </w:r>
                      </w:p>
                    </w:txbxContent>
                  </v:textbox>
                </v:roundrect>
                <v:roundrect id="矩形: 圓角 692" o:spid="_x0000_s1042" style="position:absolute;left:2286;top:10477;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uN+cYA&#10;AADcAAAADwAAAGRycy9kb3ducmV2LnhtbESPT2vCQBTE7wW/w/KEXoJujEVs6ipBEHqoh6ZSenxk&#10;X5Ng9m3Irvnz7buC0OMwM79hdofRNKKnztWWFayWMQjiwuqaSwWXr9NiC8J5ZI2NZVIwkYPDfva0&#10;w1TbgT+pz30pAoRdigoq79tUSldUZNAtbUscvF/bGfRBdqXUHQ4BbhqZxPFGGqw5LFTY0rGi4prf&#10;jILzZYhO67opyEXfg88/spefKVPqeT5mbyA8jf4//Gi/awWb1wTuZ8IRkP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FuN+cYAAADcAAAADwAAAAAAAAAAAAAAAACYAgAAZHJz&#10;L2Rvd25yZXYueG1sUEsFBgAAAAAEAAQA9QAAAIsDAAAAAA==&#10;" fillcolor="#95b3d7 [1940]" strokecolor="#365f91 [2404]" strokeweight="2pt">
                  <v:textbox>
                    <w:txbxContent>
                      <w:p w14:paraId="4613C0B1" w14:textId="77777777" w:rsidR="0053398F" w:rsidRPr="009E0E91" w:rsidRDefault="0053398F" w:rsidP="00463122">
                        <w:pPr>
                          <w:jc w:val="center"/>
                          <w:rPr>
                            <w:color w:val="000000" w:themeColor="text1"/>
                            <w:sz w:val="16"/>
                            <w:szCs w:val="16"/>
                          </w:rPr>
                        </w:pPr>
                        <w:r>
                          <w:rPr>
                            <w:color w:val="000000" w:themeColor="text1"/>
                            <w:sz w:val="16"/>
                            <w:szCs w:val="16"/>
                          </w:rPr>
                          <w:t>Pricing / Master Service</w:t>
                        </w:r>
                      </w:p>
                    </w:txbxContent>
                  </v:textbox>
                </v:roundrect>
                <v:roundrect id="矩形: 圓角 693" o:spid="_x0000_s1043" style="position:absolute;left:2286;top:13716;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coYsQA&#10;AADcAAAADwAAAGRycy9kb3ducmV2LnhtbESPT4vCMBTE74LfITzBi2jqH0SrUYog7GH3YBXx+Gie&#10;bbF5KU209dtvFhY8DjPzG2a770wlXtS40rKC6SQCQZxZXXKu4HI+jlcgnEfWWFkmBW9ysN/1e1uM&#10;tW35RK/U5yJA2MWooPC+jqV0WUEG3cTWxMG728agD7LJpW6wDXBTyVkULaXBksNCgTUdCsoe6dMo&#10;+Lm0o+O8rDJyo2vr0+9kcXsnSg0HXbIB4anzn/B/+0srWK7n8HcmHA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XKGLEAAAA3AAAAA8AAAAAAAAAAAAAAAAAmAIAAGRycy9k&#10;b3ducmV2LnhtbFBLBQYAAAAABAAEAPUAAACJAwAAAAA=&#10;" fillcolor="#95b3d7 [1940]" strokecolor="#365f91 [2404]" strokeweight="2pt">
                  <v:textbox>
                    <w:txbxContent>
                      <w:p w14:paraId="2A8B9AA2" w14:textId="77777777" w:rsidR="0053398F" w:rsidRPr="009E0E91" w:rsidRDefault="0053398F" w:rsidP="00463122">
                        <w:pPr>
                          <w:jc w:val="center"/>
                          <w:rPr>
                            <w:color w:val="000000" w:themeColor="text1"/>
                            <w:sz w:val="16"/>
                            <w:szCs w:val="16"/>
                          </w:rPr>
                        </w:pPr>
                        <w:r>
                          <w:rPr>
                            <w:color w:val="000000" w:themeColor="text1"/>
                            <w:sz w:val="16"/>
                            <w:szCs w:val="16"/>
                          </w:rPr>
                          <w:t>Administrative Service</w:t>
                        </w:r>
                      </w:p>
                    </w:txbxContent>
                  </v:textbox>
                </v:roundrect>
                <v:roundrect id="矩形: 圓角 695" o:spid="_x0000_s1044" style="position:absolute;left:2190;top:17145;width:16649;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IVjcQA&#10;AADcAAAADwAAAGRycy9kb3ducmV2LnhtbESPQYvCMBSE74L/ITzBi2iqrrJbjVIEwcPuwSrLHh/N&#10;sy02L6WJtv77jSB4HGbmG2a97Uwl7tS40rKC6SQCQZxZXXKu4Hzajz9BOI+ssbJMCh7kYLvp99YY&#10;a9vyke6pz0WAsItRQeF9HUvpsoIMuomtiYN3sY1BH2STS91gG+CmkrMoWkqDJYeFAmvaFZRd05tR&#10;8HNuR/t5WWXkRr+tT7+Tj79HotRw0CUrEJ46/w6/2getYPm1gOeZcAT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FY3EAAAA3AAAAA8AAAAAAAAAAAAAAAAAmAIAAGRycy9k&#10;b3ducmV2LnhtbFBLBQYAAAAABAAEAPUAAACJAwAAAAA=&#10;" fillcolor="#95b3d7 [1940]" strokecolor="#365f91 [2404]" strokeweight="2pt">
                  <v:textbox>
                    <w:txbxContent>
                      <w:p w14:paraId="54289638" w14:textId="77777777" w:rsidR="0053398F" w:rsidRPr="009E0E91" w:rsidRDefault="0053398F" w:rsidP="00463122">
                        <w:pPr>
                          <w:jc w:val="center"/>
                          <w:rPr>
                            <w:color w:val="000000" w:themeColor="text1"/>
                            <w:sz w:val="16"/>
                            <w:szCs w:val="16"/>
                          </w:rPr>
                        </w:pPr>
                        <w:r>
                          <w:rPr>
                            <w:color w:val="000000" w:themeColor="text1"/>
                            <w:sz w:val="16"/>
                            <w:szCs w:val="16"/>
                          </w:rPr>
                          <w:t>Job Monitor Service</w:t>
                        </w:r>
                      </w:p>
                    </w:txbxContent>
                  </v:textbox>
                </v:roundrect>
                <v:roundrect id="矩形: 圓角 696" o:spid="_x0000_s1045" style="position:absolute;left:2286;top:20383;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CL+sUA&#10;AADcAAAADwAAAGRycy9kb3ducmV2LnhtbESPT4vCMBTE78J+h/AW9iKa+oei1ShFEPawe7CKeHw0&#10;z7bYvJQm2vrtN8KCx2FmfsOst72pxYNaV1lWMBlHIIhzqysuFJyO+9EChPPIGmvLpOBJDrabj8Ea&#10;E207PtAj84UIEHYJKii9bxIpXV6SQTe2DXHwrrY16INsC6lb7ALc1HIaRbE0WHFYKLGhXUn5Lbsb&#10;Bb+nbrifVXVObnjufPaTzi/PVKmvzz5dgfDU+3f4v/2tFcTLGF5nwhG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YIv6xQAAANwAAAAPAAAAAAAAAAAAAAAAAJgCAABkcnMv&#10;ZG93bnJldi54bWxQSwUGAAAAAAQABAD1AAAAigMAAAAA&#10;" fillcolor="#95b3d7 [1940]" strokecolor="#365f91 [2404]" strokeweight="2pt">
                  <v:textbox>
                    <w:txbxContent>
                      <w:p w14:paraId="0FD44F25" w14:textId="77777777" w:rsidR="0053398F" w:rsidRPr="009E0E91" w:rsidRDefault="0053398F" w:rsidP="00463122">
                        <w:pPr>
                          <w:jc w:val="center"/>
                          <w:rPr>
                            <w:color w:val="000000" w:themeColor="text1"/>
                            <w:sz w:val="16"/>
                            <w:szCs w:val="16"/>
                          </w:rPr>
                        </w:pPr>
                        <w:r>
                          <w:rPr>
                            <w:color w:val="000000" w:themeColor="text1"/>
                            <w:sz w:val="16"/>
                            <w:szCs w:val="16"/>
                          </w:rPr>
                          <w:t>Report Service</w:t>
                        </w:r>
                      </w:p>
                    </w:txbxContent>
                  </v:textbox>
                </v:roundrect>
              </v:group>
            </w:pict>
          </mc:Fallback>
        </mc:AlternateContent>
      </w:r>
      <w:r w:rsidRPr="0057159E">
        <w:rPr>
          <w:noProof/>
          <w:lang w:eastAsia="zh-CN"/>
        </w:rPr>
        <mc:AlternateContent>
          <mc:Choice Requires="wps">
            <w:drawing>
              <wp:anchor distT="0" distB="0" distL="114300" distR="114300" simplePos="0" relativeHeight="251670528" behindDoc="0" locked="0" layoutInCell="1" allowOverlap="1" wp14:anchorId="206123F5" wp14:editId="49AD3316">
                <wp:simplePos x="0" y="0"/>
                <wp:positionH relativeFrom="column">
                  <wp:posOffset>361315</wp:posOffset>
                </wp:positionH>
                <wp:positionV relativeFrom="paragraph">
                  <wp:posOffset>13335</wp:posOffset>
                </wp:positionV>
                <wp:extent cx="428625" cy="295275"/>
                <wp:effectExtent l="0" t="0" r="0" b="0"/>
                <wp:wrapNone/>
                <wp:docPr id="700" name="文字方塊 700"/>
                <wp:cNvGraphicFramePr/>
                <a:graphic xmlns:a="http://schemas.openxmlformats.org/drawingml/2006/main">
                  <a:graphicData uri="http://schemas.microsoft.com/office/word/2010/wordprocessingShape">
                    <wps:wsp>
                      <wps:cNvSpPr txBox="1"/>
                      <wps:spPr>
                        <a:xfrm>
                          <a:off x="0" y="0"/>
                          <a:ext cx="428625" cy="295275"/>
                        </a:xfrm>
                        <a:prstGeom prst="rect">
                          <a:avLst/>
                        </a:prstGeom>
                        <a:noFill/>
                        <a:ln w="6350">
                          <a:noFill/>
                        </a:ln>
                      </wps:spPr>
                      <wps:txbx>
                        <w:txbxContent>
                          <w:p w14:paraId="416BA8AB" w14:textId="77777777" w:rsidR="0053398F" w:rsidRPr="009E0E91" w:rsidRDefault="0053398F" w:rsidP="00463122">
                            <w:pPr>
                              <w:rPr>
                                <w:sz w:val="16"/>
                                <w:szCs w:val="16"/>
                              </w:rPr>
                            </w:pPr>
                            <w:r w:rsidRPr="009E0E91">
                              <w:rPr>
                                <w:rFonts w:hint="eastAsia"/>
                                <w:sz w:val="16"/>
                                <w:szCs w:val="16"/>
                              </w:rPr>
                              <w:t>FTP</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6123F5" id="文字方塊 700" o:spid="_x0000_s1046" type="#_x0000_t202" style="position:absolute;margin-left:28.45pt;margin-top:1.05pt;width:33.75pt;height:23.2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" filled="f" stroked="f" strokeweight=".5pt">
                <v:textbox style="layout-flow:vertical-ideographic">
                  <w:txbxContent>
                    <w:p w14:paraId="416BA8AB" w14:textId="77777777" w:rsidR="0053398F" w:rsidRPr="009E0E91" w:rsidRDefault="0053398F" w:rsidP="00463122">
                      <w:pPr>
                        <w:rPr>
                          <w:sz w:val="16"/>
                          <w:szCs w:val="16"/>
                        </w:rPr>
                      </w:pPr>
                      <w:r w:rsidRPr="009E0E91">
                        <w:rPr>
                          <w:rFonts w:hint="eastAsia"/>
                          <w:sz w:val="16"/>
                          <w:szCs w:val="16"/>
                        </w:rPr>
                        <w:t>FTP</w:t>
                      </w:r>
                    </w:p>
                  </w:txbxContent>
                </v:textbox>
              </v:shape>
            </w:pict>
          </mc:Fallback>
        </mc:AlternateContent>
      </w:r>
      <w:r w:rsidRPr="0057159E">
        <w:rPr>
          <w:noProof/>
          <w:lang w:eastAsia="zh-CN"/>
        </w:rPr>
        <mc:AlternateContent>
          <mc:Choice Requires="wps">
            <w:drawing>
              <wp:anchor distT="0" distB="0" distL="114300" distR="114300" simplePos="0" relativeHeight="251675648" behindDoc="0" locked="0" layoutInCell="1" allowOverlap="1" wp14:anchorId="148DBEF8" wp14:editId="1CE3D9C2">
                <wp:simplePos x="0" y="0"/>
                <wp:positionH relativeFrom="column">
                  <wp:posOffset>1036320</wp:posOffset>
                </wp:positionH>
                <wp:positionV relativeFrom="paragraph">
                  <wp:posOffset>241935</wp:posOffset>
                </wp:positionV>
                <wp:extent cx="428625" cy="504825"/>
                <wp:effectExtent l="0" t="0" r="0" b="0"/>
                <wp:wrapNone/>
                <wp:docPr id="707" name="文字方塊 707"/>
                <wp:cNvGraphicFramePr/>
                <a:graphic xmlns:a="http://schemas.openxmlformats.org/drawingml/2006/main">
                  <a:graphicData uri="http://schemas.microsoft.com/office/word/2010/wordprocessingShape">
                    <wps:wsp>
                      <wps:cNvSpPr txBox="1"/>
                      <wps:spPr>
                        <a:xfrm>
                          <a:off x="0" y="0"/>
                          <a:ext cx="428625" cy="504825"/>
                        </a:xfrm>
                        <a:prstGeom prst="rect">
                          <a:avLst/>
                        </a:prstGeom>
                        <a:noFill/>
                        <a:ln w="6350">
                          <a:noFill/>
                        </a:ln>
                      </wps:spPr>
                      <wps:txbx>
                        <w:txbxContent>
                          <w:p w14:paraId="5B916FFE" w14:textId="77777777" w:rsidR="0053398F" w:rsidRPr="009E0E91" w:rsidRDefault="0053398F" w:rsidP="00463122">
                            <w:pPr>
                              <w:rPr>
                                <w:sz w:val="16"/>
                                <w:szCs w:val="16"/>
                              </w:rPr>
                            </w:pPr>
                            <w:r>
                              <w:rPr>
                                <w:sz w:val="16"/>
                                <w:szCs w:val="16"/>
                              </w:rPr>
                              <w:t>JDBC</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DBEF8" id="文字方塊 707" o:spid="_x0000_s1047" type="#_x0000_t202" style="position:absolute;margin-left:81.6pt;margin-top:19.05pt;width:33.75pt;height:39.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" filled="f" stroked="f" strokeweight=".5pt">
                <v:textbox style="layout-flow:vertical-ideographic">
                  <w:txbxContent>
                    <w:p w14:paraId="5B916FFE" w14:textId="77777777" w:rsidR="0053398F" w:rsidRPr="009E0E91" w:rsidRDefault="0053398F" w:rsidP="00463122">
                      <w:pPr>
                        <w:rPr>
                          <w:sz w:val="16"/>
                          <w:szCs w:val="16"/>
                        </w:rPr>
                      </w:pPr>
                      <w:r>
                        <w:rPr>
                          <w:sz w:val="16"/>
                          <w:szCs w:val="16"/>
                        </w:rPr>
                        <w:t>JDBC</w:t>
                      </w:r>
                    </w:p>
                  </w:txbxContent>
                </v:textbox>
              </v:shape>
            </w:pict>
          </mc:Fallback>
        </mc:AlternateContent>
      </w:r>
    </w:p>
    <w:p w14:paraId="7919405C" w14:textId="594DB4F6" w:rsidR="00463122" w:rsidRPr="00184A3A" w:rsidRDefault="00463122" w:rsidP="00463122">
      <w:r w:rsidRPr="0057159E">
        <w:rPr>
          <w:noProof/>
          <w:lang w:eastAsia="zh-CN"/>
        </w:rPr>
        <mc:AlternateContent>
          <mc:Choice Requires="wps">
            <w:drawing>
              <wp:anchor distT="0" distB="0" distL="114300" distR="114300" simplePos="0" relativeHeight="251671552" behindDoc="0" locked="0" layoutInCell="1" allowOverlap="1" wp14:anchorId="6C259AA6" wp14:editId="256B2F78">
                <wp:simplePos x="0" y="0"/>
                <wp:positionH relativeFrom="column">
                  <wp:posOffset>133350</wp:posOffset>
                </wp:positionH>
                <wp:positionV relativeFrom="paragraph">
                  <wp:posOffset>241300</wp:posOffset>
                </wp:positionV>
                <wp:extent cx="971550" cy="819150"/>
                <wp:effectExtent l="0" t="0" r="19050" b="19050"/>
                <wp:wrapNone/>
                <wp:docPr id="701" name="矩形: 摺角紙張 701"/>
                <wp:cNvGraphicFramePr/>
                <a:graphic xmlns:a="http://schemas.openxmlformats.org/drawingml/2006/main">
                  <a:graphicData uri="http://schemas.microsoft.com/office/word/2010/wordprocessingShape">
                    <wps:wsp>
                      <wps:cNvSpPr/>
                      <wps:spPr>
                        <a:xfrm>
                          <a:off x="0" y="0"/>
                          <a:ext cx="971550" cy="819150"/>
                        </a:xfrm>
                        <a:prstGeom prst="foldedCorner">
                          <a:avLst/>
                        </a:prstGeom>
                        <a:solidFill>
                          <a:schemeClr val="bg1">
                            <a:lumMod val="7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94DD0A" w14:textId="77777777" w:rsidR="0053398F" w:rsidRPr="009E0E91" w:rsidRDefault="0053398F" w:rsidP="00463122">
                            <w:pPr>
                              <w:jc w:val="center"/>
                              <w:rPr>
                                <w:color w:val="000000" w:themeColor="text1"/>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59AA6" id="矩形: 摺角紙張 701" o:spid="_x0000_s1048" type="#_x0000_t65" style="position:absolute;margin-left:10.5pt;margin-top:19pt;width:76.5pt;height:6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" adj="18000" fillcolor="#bfbfbf [2412]" strokecolor="#a5a5a5 [2092]" strokeweight="2pt">
                <v:textbox>
                  <w:txbxContent>
                    <w:p w14:paraId="1F94DD0A" w14:textId="77777777" w:rsidR="0053398F" w:rsidRPr="009E0E91" w:rsidRDefault="0053398F" w:rsidP="00463122">
                      <w:pPr>
                        <w:jc w:val="center"/>
                        <w:rPr>
                          <w:color w:val="000000" w:themeColor="text1"/>
                          <w:szCs w:val="20"/>
                        </w:rPr>
                      </w:pPr>
                    </w:p>
                  </w:txbxContent>
                </v:textbox>
              </v:shape>
            </w:pict>
          </mc:Fallback>
        </mc:AlternateContent>
      </w:r>
    </w:p>
    <w:p w14:paraId="58C714CA" w14:textId="3B21EBBD" w:rsidR="00463122" w:rsidRPr="00184A3A" w:rsidRDefault="00463122" w:rsidP="00463122">
      <w:r w:rsidRPr="0057159E">
        <w:rPr>
          <w:noProof/>
          <w:lang w:eastAsia="zh-CN"/>
        </w:rPr>
        <mc:AlternateContent>
          <mc:Choice Requires="wps">
            <w:drawing>
              <wp:anchor distT="0" distB="0" distL="114300" distR="114300" simplePos="0" relativeHeight="251682816" behindDoc="0" locked="0" layoutInCell="1" allowOverlap="1" wp14:anchorId="29B3B30A" wp14:editId="600B9E35">
                <wp:simplePos x="0" y="0"/>
                <wp:positionH relativeFrom="column">
                  <wp:posOffset>3876675</wp:posOffset>
                </wp:positionH>
                <wp:positionV relativeFrom="paragraph">
                  <wp:posOffset>12065</wp:posOffset>
                </wp:positionV>
                <wp:extent cx="990600" cy="419100"/>
                <wp:effectExtent l="0" t="0" r="0" b="0"/>
                <wp:wrapNone/>
                <wp:docPr id="721" name="文字方塊 721"/>
                <wp:cNvGraphicFramePr/>
                <a:graphic xmlns:a="http://schemas.openxmlformats.org/drawingml/2006/main">
                  <a:graphicData uri="http://schemas.microsoft.com/office/word/2010/wordprocessingShape">
                    <wps:wsp>
                      <wps:cNvSpPr txBox="1"/>
                      <wps:spPr>
                        <a:xfrm>
                          <a:off x="0" y="0"/>
                          <a:ext cx="990600" cy="419100"/>
                        </a:xfrm>
                        <a:prstGeom prst="rect">
                          <a:avLst/>
                        </a:prstGeom>
                        <a:noFill/>
                        <a:ln w="6350">
                          <a:noFill/>
                        </a:ln>
                      </wps:spPr>
                      <wps:txbx>
                        <w:txbxContent>
                          <w:p w14:paraId="21BC0580" w14:textId="77777777" w:rsidR="0053398F" w:rsidRPr="00CD77E6" w:rsidRDefault="0053398F" w:rsidP="00463122">
                            <w:pPr>
                              <w:jc w:val="center"/>
                              <w:rPr>
                                <w:sz w:val="16"/>
                                <w:szCs w:val="16"/>
                              </w:rPr>
                            </w:pPr>
                            <w:r>
                              <w:rPr>
                                <w:sz w:val="16"/>
                                <w:szCs w:val="16"/>
                              </w:rPr>
                              <w:t>HTTP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3B30A" id="文字方塊 721" o:spid="_x0000_s1049" type="#_x0000_t202" style="position:absolute;margin-left:305.25pt;margin-top:.95pt;width:78pt;height:3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" filled="f" stroked="f" strokeweight=".5pt">
                <v:textbox>
                  <w:txbxContent>
                    <w:p w14:paraId="21BC0580" w14:textId="77777777" w:rsidR="0053398F" w:rsidRPr="00CD77E6" w:rsidRDefault="0053398F" w:rsidP="00463122">
                      <w:pPr>
                        <w:jc w:val="center"/>
                        <w:rPr>
                          <w:sz w:val="16"/>
                          <w:szCs w:val="16"/>
                        </w:rPr>
                      </w:pPr>
                      <w:r>
                        <w:rPr>
                          <w:sz w:val="16"/>
                          <w:szCs w:val="16"/>
                        </w:rPr>
                        <w:t>HTTP</w:t>
                      </w:r>
                    </w:p>
                  </w:txbxContent>
                </v:textbox>
              </v:shape>
            </w:pict>
          </mc:Fallback>
        </mc:AlternateContent>
      </w:r>
      <w:r w:rsidRPr="0057159E">
        <w:rPr>
          <w:noProof/>
          <w:lang w:eastAsia="zh-CN"/>
        </w:rPr>
        <mc:AlternateContent>
          <mc:Choice Requires="wps">
            <w:drawing>
              <wp:anchor distT="0" distB="0" distL="114300" distR="114300" simplePos="0" relativeHeight="251681792" behindDoc="0" locked="0" layoutInCell="1" allowOverlap="1" wp14:anchorId="06EC5215" wp14:editId="331597B7">
                <wp:simplePos x="0" y="0"/>
                <wp:positionH relativeFrom="column">
                  <wp:posOffset>3486150</wp:posOffset>
                </wp:positionH>
                <wp:positionV relativeFrom="paragraph">
                  <wp:posOffset>240665</wp:posOffset>
                </wp:positionV>
                <wp:extent cx="1666875" cy="276860"/>
                <wp:effectExtent l="19050" t="76200" r="104775" b="66040"/>
                <wp:wrapNone/>
                <wp:docPr id="720" name="接點: 肘形 720"/>
                <wp:cNvGraphicFramePr/>
                <a:graphic xmlns:a="http://schemas.openxmlformats.org/drawingml/2006/main">
                  <a:graphicData uri="http://schemas.microsoft.com/office/word/2010/wordprocessingShape">
                    <wps:wsp>
                      <wps:cNvCnPr/>
                      <wps:spPr>
                        <a:xfrm>
                          <a:off x="0" y="0"/>
                          <a:ext cx="1666875" cy="276860"/>
                        </a:xfrm>
                        <a:prstGeom prst="bentConnector3">
                          <a:avLst>
                            <a:gd name="adj1" fmla="val 100400"/>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4695A827" id="接點: 肘形 720" o:spid="_x0000_s1026" type="#_x0000_t34" style="position:absolute;margin-left:274.5pt;margin-top:18.95pt;width:131.25pt;height:2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" adj="21686" strokecolor="black [3040]" strokeweight="1.5pt">
                <v:stroke startarrow="block" endarrow="block"/>
              </v:shape>
            </w:pict>
          </mc:Fallback>
        </mc:AlternateContent>
      </w:r>
      <w:r w:rsidRPr="0057159E">
        <w:rPr>
          <w:noProof/>
          <w:lang w:eastAsia="zh-CN"/>
        </w:rPr>
        <mc:AlternateContent>
          <mc:Choice Requires="wps">
            <w:drawing>
              <wp:anchor distT="0" distB="0" distL="114300" distR="114300" simplePos="0" relativeHeight="251677696" behindDoc="0" locked="0" layoutInCell="1" allowOverlap="1" wp14:anchorId="5E6A2823" wp14:editId="2992ACB2">
                <wp:simplePos x="0" y="0"/>
                <wp:positionH relativeFrom="column">
                  <wp:posOffset>182577</wp:posOffset>
                </wp:positionH>
                <wp:positionV relativeFrom="paragraph">
                  <wp:posOffset>31115</wp:posOffset>
                </wp:positionV>
                <wp:extent cx="844823" cy="561975"/>
                <wp:effectExtent l="0" t="0" r="0" b="0"/>
                <wp:wrapNone/>
                <wp:docPr id="711" name="文字方塊 711"/>
                <wp:cNvGraphicFramePr/>
                <a:graphic xmlns:a="http://schemas.openxmlformats.org/drawingml/2006/main">
                  <a:graphicData uri="http://schemas.microsoft.com/office/word/2010/wordprocessingShape">
                    <wps:wsp>
                      <wps:cNvSpPr txBox="1"/>
                      <wps:spPr>
                        <a:xfrm>
                          <a:off x="0" y="0"/>
                          <a:ext cx="844823" cy="561975"/>
                        </a:xfrm>
                        <a:prstGeom prst="rect">
                          <a:avLst/>
                        </a:prstGeom>
                        <a:noFill/>
                        <a:ln w="6350">
                          <a:noFill/>
                        </a:ln>
                      </wps:spPr>
                      <wps:txbx>
                        <w:txbxContent>
                          <w:p w14:paraId="3AC2985E" w14:textId="77777777" w:rsidR="0053398F" w:rsidRPr="00CD77E6" w:rsidRDefault="0053398F" w:rsidP="00463122">
                            <w:pPr>
                              <w:jc w:val="center"/>
                              <w:rPr>
                                <w:szCs w:val="20"/>
                              </w:rPr>
                            </w:pPr>
                            <w:r>
                              <w:rPr>
                                <w:szCs w:val="20"/>
                              </w:rPr>
                              <w:t>File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6A2823" id="文字方塊 711" o:spid="_x0000_s1050" type="#_x0000_t202" style="position:absolute;margin-left:14.4pt;margin-top:2.45pt;width:66.5pt;height:44.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" filled="f" stroked="f" strokeweight=".5pt">
                <v:textbox>
                  <w:txbxContent>
                    <w:p w14:paraId="3AC2985E" w14:textId="77777777" w:rsidR="0053398F" w:rsidRPr="00CD77E6" w:rsidRDefault="0053398F" w:rsidP="00463122">
                      <w:pPr>
                        <w:jc w:val="center"/>
                        <w:rPr>
                          <w:szCs w:val="20"/>
                        </w:rPr>
                      </w:pPr>
                      <w:r>
                        <w:rPr>
                          <w:szCs w:val="20"/>
                        </w:rPr>
                        <w:t>File System</w:t>
                      </w:r>
                    </w:p>
                  </w:txbxContent>
                </v:textbox>
              </v:shape>
            </w:pict>
          </mc:Fallback>
        </mc:AlternateContent>
      </w:r>
    </w:p>
    <w:p w14:paraId="68755D86" w14:textId="7DD26CB3" w:rsidR="00463122" w:rsidRPr="00184A3A" w:rsidRDefault="00463122" w:rsidP="00463122">
      <w:r w:rsidRPr="0057159E">
        <w:rPr>
          <w:noProof/>
          <w:lang w:eastAsia="zh-CN"/>
        </w:rPr>
        <mc:AlternateContent>
          <mc:Choice Requires="wpg">
            <w:drawing>
              <wp:anchor distT="0" distB="0" distL="114300" distR="114300" simplePos="0" relativeHeight="251680768" behindDoc="0" locked="0" layoutInCell="1" allowOverlap="1" wp14:anchorId="7AF7E44E" wp14:editId="17905641">
                <wp:simplePos x="0" y="0"/>
                <wp:positionH relativeFrom="column">
                  <wp:posOffset>4114800</wp:posOffset>
                </wp:positionH>
                <wp:positionV relativeFrom="paragraph">
                  <wp:posOffset>67945</wp:posOffset>
                </wp:positionV>
                <wp:extent cx="2333805" cy="2505075"/>
                <wp:effectExtent l="0" t="0" r="0" b="28575"/>
                <wp:wrapNone/>
                <wp:docPr id="719" name="群組 719"/>
                <wp:cNvGraphicFramePr/>
                <a:graphic xmlns:a="http://schemas.openxmlformats.org/drawingml/2006/main">
                  <a:graphicData uri="http://schemas.microsoft.com/office/word/2010/wordprocessingGroup">
                    <wpg:wgp>
                      <wpg:cNvGrpSpPr/>
                      <wpg:grpSpPr>
                        <a:xfrm>
                          <a:off x="0" y="0"/>
                          <a:ext cx="2333805" cy="2505075"/>
                          <a:chOff x="0" y="0"/>
                          <a:chExt cx="2333805" cy="2505075"/>
                        </a:xfrm>
                      </wpg:grpSpPr>
                      <wps:wsp>
                        <wps:cNvPr id="689" name="矩形: 圓角 689"/>
                        <wps:cNvSpPr/>
                        <wps:spPr>
                          <a:xfrm>
                            <a:off x="0" y="0"/>
                            <a:ext cx="2139315" cy="2505075"/>
                          </a:xfrm>
                          <a:prstGeom prst="roundRect">
                            <a:avLst>
                              <a:gd name="adj" fmla="val 12635"/>
                            </a:avLst>
                          </a:prstGeom>
                          <a:solidFill>
                            <a:schemeClr val="accent5">
                              <a:lumMod val="40000"/>
                              <a:lumOff val="6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0" name="文字方塊 690"/>
                        <wps:cNvSpPr txBox="1"/>
                        <wps:spPr>
                          <a:xfrm>
                            <a:off x="323850" y="57150"/>
                            <a:ext cx="2009955" cy="491706"/>
                          </a:xfrm>
                          <a:prstGeom prst="rect">
                            <a:avLst/>
                          </a:prstGeom>
                          <a:noFill/>
                          <a:ln w="6350">
                            <a:noFill/>
                          </a:ln>
                        </wps:spPr>
                        <wps:txbx>
                          <w:txbxContent>
                            <w:p w14:paraId="2A205372" w14:textId="77777777" w:rsidR="0053398F" w:rsidRDefault="0053398F" w:rsidP="00463122">
                              <w:r>
                                <w:t>Oracle Service Bus</w:t>
                              </w:r>
                            </w:p>
                            <w:p w14:paraId="352DF356" w14:textId="77777777" w:rsidR="0053398F" w:rsidRDefault="0053398F" w:rsidP="00463122">
                              <w:proofErr w:type="spellStart"/>
                              <w:proofErr w:type="gramStart"/>
                              <w:r>
                                <w:rPr>
                                  <w:rFonts w:hint="eastAsia"/>
                                </w:rPr>
                                <w:t>w</w:t>
                              </w:r>
                              <w:r>
                                <w:t>Wsdssadsadsad</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4" name="矩形: 圓角 714"/>
                        <wps:cNvSpPr/>
                        <wps:spPr>
                          <a:xfrm>
                            <a:off x="247650" y="409575"/>
                            <a:ext cx="1664761"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C441DC" w14:textId="77777777" w:rsidR="0053398F" w:rsidRDefault="0053398F" w:rsidP="00463122">
                              <w:pPr>
                                <w:jc w:val="center"/>
                                <w:rPr>
                                  <w:color w:val="000000" w:themeColor="text1"/>
                                  <w:sz w:val="16"/>
                                  <w:szCs w:val="16"/>
                                </w:rPr>
                              </w:pPr>
                              <w:r>
                                <w:rPr>
                                  <w:color w:val="000000" w:themeColor="text1"/>
                                  <w:sz w:val="16"/>
                                  <w:szCs w:val="16"/>
                                </w:rPr>
                                <w:t>Sales Data Web Service</w:t>
                              </w:r>
                            </w:p>
                            <w:p w14:paraId="441F7461" w14:textId="77777777" w:rsidR="0053398F" w:rsidRPr="009E0E91" w:rsidRDefault="0053398F" w:rsidP="00463122">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6" name="矩形: 圓角 716"/>
                        <wps:cNvSpPr/>
                        <wps:spPr>
                          <a:xfrm>
                            <a:off x="247650" y="742950"/>
                            <a:ext cx="1664761"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6680C7" w14:textId="5AC773E1" w:rsidR="0053398F" w:rsidRDefault="0053398F" w:rsidP="00463122">
                              <w:pPr>
                                <w:jc w:val="center"/>
                                <w:rPr>
                                  <w:color w:val="000000" w:themeColor="text1"/>
                                  <w:sz w:val="16"/>
                                  <w:szCs w:val="16"/>
                                </w:rPr>
                              </w:pPr>
                              <w:r>
                                <w:rPr>
                                  <w:color w:val="000000" w:themeColor="text1"/>
                                  <w:sz w:val="16"/>
                                  <w:szCs w:val="16"/>
                                </w:rPr>
                                <w:t>Pricing/</w:t>
                              </w:r>
                              <w:r w:rsidRPr="0057159E">
                                <w:rPr>
                                  <w:color w:val="FF0000"/>
                                  <w:sz w:val="16"/>
                                  <w:szCs w:val="16"/>
                                </w:rPr>
                                <w:t xml:space="preserve">Master </w:t>
                              </w:r>
                              <w:r>
                                <w:rPr>
                                  <w:color w:val="000000" w:themeColor="text1"/>
                                  <w:sz w:val="16"/>
                                  <w:szCs w:val="16"/>
                                </w:rPr>
                                <w:t>Data Web Service</w:t>
                              </w:r>
                            </w:p>
                            <w:p w14:paraId="1F673C9E" w14:textId="77777777" w:rsidR="0053398F" w:rsidRPr="009E0E91" w:rsidRDefault="0053398F" w:rsidP="00463122">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7" name="矩形: 圓角 717"/>
                        <wps:cNvSpPr/>
                        <wps:spPr>
                          <a:xfrm>
                            <a:off x="247650" y="1085850"/>
                            <a:ext cx="1664761"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4C4D85" w14:textId="77777777" w:rsidR="0053398F" w:rsidRDefault="0053398F" w:rsidP="00463122">
                              <w:pPr>
                                <w:jc w:val="center"/>
                                <w:rPr>
                                  <w:color w:val="000000" w:themeColor="text1"/>
                                  <w:sz w:val="16"/>
                                  <w:szCs w:val="16"/>
                                </w:rPr>
                              </w:pPr>
                              <w:r>
                                <w:rPr>
                                  <w:color w:val="000000" w:themeColor="text1"/>
                                  <w:sz w:val="16"/>
                                  <w:szCs w:val="16"/>
                                </w:rPr>
                                <w:t>EDW Checksum Web Service</w:t>
                              </w:r>
                            </w:p>
                            <w:p w14:paraId="5B4694DF" w14:textId="77777777" w:rsidR="0053398F" w:rsidRPr="009E0E91" w:rsidRDefault="0053398F" w:rsidP="00463122">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F7E44E" id="群組 719" o:spid="_x0000_s1051" style="position:absolute;margin-left:324pt;margin-top:5.35pt;width:183.75pt;height:197.25pt;z-index:251680768" coordsize="23338,25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">
                <v:roundrect id="矩形: 圓角 689" o:spid="_x0000_s1052" style="position:absolute;width:21393;height:25050;visibility:visible;mso-wrap-style:square;v-text-anchor:middle" arcsize="828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sBRcIA&#10;AADcAAAADwAAAGRycy9kb3ducmV2LnhtbESPQYvCMBSE74L/ITzBm6Z6ELcaRQTFk7iuoN4ezbMp&#10;Ni+libb+e7MgeBxm5htmvmxtKZ5U+8KxgtEwAUGcOV1wruD0txlMQfiArLF0TApe5GG56HbmmGrX&#10;8C89jyEXEcI+RQUmhCqV0meGLPqhq4ijd3O1xRBlnUtdYxPhtpTjJJlIiwXHBYMVrQ1l9+PDKjhf&#10;yhfvs62h5nDbJLhdna/3Rql+r13NQARqwzf8ae+0gsn0B/7PxCM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wFFwgAAANwAAAAPAAAAAAAAAAAAAAAAAJgCAABkcnMvZG93&#10;bnJldi54bWxQSwUGAAAAAAQABAD1AAAAhwMAAAAA&#10;" fillcolor="#b6dde8 [1304]" strokecolor="#92cddc [1944]" strokeweight="2pt"/>
                <v:shape id="文字方塊 690" o:spid="_x0000_s1053" type="#_x0000_t202" style="position:absolute;left:3238;top:571;width:20100;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RS4cEA&#10;AADcAAAADwAAAGRycy9kb3ducmV2LnhtbERPy4rCMBTdC/5DuII7TRUUrUaRgoyILnxs3F2ba1ts&#10;bmqT0TpfP1kILg/nPV82phRPql1hWcGgH4EgTq0uOFNwPq17ExDOI2ssLZOCNzlYLtqtOcbavvhA&#10;z6PPRAhhF6OC3PsqltKlORl0fVsRB+5ma4M+wDqTusZXCDelHEbRWBosODTkWFGSU3o//hoF22S9&#10;x8N1aCZ/ZfKzu62qx/kyUqrbaVYzEJ4a/xV/3ButYDwN88OZcAT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0UuHBAAAA3AAAAA8AAAAAAAAAAAAAAAAAmAIAAGRycy9kb3du&#10;cmV2LnhtbFBLBQYAAAAABAAEAPUAAACGAwAAAAA=&#10;" filled="f" stroked="f" strokeweight=".5pt">
                  <v:textbox>
                    <w:txbxContent>
                      <w:p w14:paraId="2A205372" w14:textId="77777777" w:rsidR="0053398F" w:rsidRDefault="0053398F" w:rsidP="00463122">
                        <w:r>
                          <w:t>Oracle Service Bus</w:t>
                        </w:r>
                      </w:p>
                      <w:p w14:paraId="352DF356" w14:textId="77777777" w:rsidR="0053398F" w:rsidRDefault="0053398F" w:rsidP="00463122">
                        <w:proofErr w:type="spellStart"/>
                        <w:proofErr w:type="gramStart"/>
                        <w:r>
                          <w:rPr>
                            <w:rFonts w:hint="eastAsia"/>
                          </w:rPr>
                          <w:t>w</w:t>
                        </w:r>
                        <w:r>
                          <w:t>Wsdssadsadsad</w:t>
                        </w:r>
                        <w:proofErr w:type="spellEnd"/>
                        <w:proofErr w:type="gramEnd"/>
                      </w:p>
                    </w:txbxContent>
                  </v:textbox>
                </v:shape>
                <v:roundrect id="矩形: 圓角 714" o:spid="_x0000_s1054" style="position:absolute;left:2476;top:4095;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y80cUA&#10;AADcAAAADwAAAGRycy9kb3ducmV2LnhtbESPT4vCMBTE7wt+h/AEL7Km/mFdqlGKIHjQw3aL7PHR&#10;vG2LzUtpoq3f3giCx2FmfsOst72pxY1aV1lWMJ1EIIhzqysuFGS/+89vEM4ja6wtk4I7OdhuBh9r&#10;jLXt+IduqS9EgLCLUUHpfRNL6fKSDLqJbYiD929bgz7ItpC6xS7ATS1nUfQlDVYcFkpsaFdSfkmv&#10;RsEp68b7eVXn5MbnzqfHZPF3T5QaDftkBcJT79/hV/ugFSynC3ieCUdAb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zLzRxQAAANwAAAAPAAAAAAAAAAAAAAAAAJgCAABkcnMv&#10;ZG93bnJldi54bWxQSwUGAAAAAAQABAD1AAAAigMAAAAA&#10;" fillcolor="#95b3d7 [1940]" strokecolor="#365f91 [2404]" strokeweight="2pt">
                  <v:textbox>
                    <w:txbxContent>
                      <w:p w14:paraId="40C441DC" w14:textId="77777777" w:rsidR="0053398F" w:rsidRDefault="0053398F" w:rsidP="00463122">
                        <w:pPr>
                          <w:jc w:val="center"/>
                          <w:rPr>
                            <w:color w:val="000000" w:themeColor="text1"/>
                            <w:sz w:val="16"/>
                            <w:szCs w:val="16"/>
                          </w:rPr>
                        </w:pPr>
                        <w:r>
                          <w:rPr>
                            <w:color w:val="000000" w:themeColor="text1"/>
                            <w:sz w:val="16"/>
                            <w:szCs w:val="16"/>
                          </w:rPr>
                          <w:t>Sales Data Web Service</w:t>
                        </w:r>
                      </w:p>
                      <w:p w14:paraId="441F7461" w14:textId="77777777" w:rsidR="0053398F" w:rsidRPr="009E0E91" w:rsidRDefault="0053398F" w:rsidP="00463122">
                        <w:pPr>
                          <w:rPr>
                            <w:color w:val="000000" w:themeColor="text1"/>
                            <w:sz w:val="16"/>
                            <w:szCs w:val="16"/>
                          </w:rPr>
                        </w:pPr>
                      </w:p>
                    </w:txbxContent>
                  </v:textbox>
                </v:roundrect>
                <v:roundrect id="矩形: 圓角 716" o:spid="_x0000_s1055" style="position:absolute;left:2476;top:7429;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KHPcQA&#10;AADcAAAADwAAAGRycy9kb3ducmV2LnhtbESPQYvCMBSE7wv+h/AEL6KpuqhUoxRB8KCH7cri8dE8&#10;22LzUppo6783grDHYWa+YdbbzlTiQY0rLSuYjCMQxJnVJecKzr/70RKE88gaK8uk4EkOtpve1xpj&#10;bVv+oUfqcxEg7GJUUHhfx1K6rCCDbmxr4uBdbWPQB9nkUjfYBrip5DSK5tJgyWGhwJp2BWW39G4U&#10;nM7tcD8rq4zc8K/16TH5vjwTpQb9LlmB8NT5//CnfdAKFpM5vM+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Shz3EAAAA3AAAAA8AAAAAAAAAAAAAAAAAmAIAAGRycy9k&#10;b3ducmV2LnhtbFBLBQYAAAAABAAEAPUAAACJAwAAAAA=&#10;" fillcolor="#95b3d7 [1940]" strokecolor="#365f91 [2404]" strokeweight="2pt">
                  <v:textbox>
                    <w:txbxContent>
                      <w:p w14:paraId="486680C7" w14:textId="5AC773E1" w:rsidR="0053398F" w:rsidRDefault="0053398F" w:rsidP="00463122">
                        <w:pPr>
                          <w:jc w:val="center"/>
                          <w:rPr>
                            <w:color w:val="000000" w:themeColor="text1"/>
                            <w:sz w:val="16"/>
                            <w:szCs w:val="16"/>
                          </w:rPr>
                        </w:pPr>
                        <w:r>
                          <w:rPr>
                            <w:color w:val="000000" w:themeColor="text1"/>
                            <w:sz w:val="16"/>
                            <w:szCs w:val="16"/>
                          </w:rPr>
                          <w:t>Pricing/</w:t>
                        </w:r>
                        <w:r w:rsidRPr="0057159E">
                          <w:rPr>
                            <w:color w:val="FF0000"/>
                            <w:sz w:val="16"/>
                            <w:szCs w:val="16"/>
                          </w:rPr>
                          <w:t xml:space="preserve">Master </w:t>
                        </w:r>
                        <w:r>
                          <w:rPr>
                            <w:color w:val="000000" w:themeColor="text1"/>
                            <w:sz w:val="16"/>
                            <w:szCs w:val="16"/>
                          </w:rPr>
                          <w:t>Data Web Service</w:t>
                        </w:r>
                      </w:p>
                      <w:p w14:paraId="1F673C9E" w14:textId="77777777" w:rsidR="0053398F" w:rsidRPr="009E0E91" w:rsidRDefault="0053398F" w:rsidP="00463122">
                        <w:pPr>
                          <w:rPr>
                            <w:color w:val="000000" w:themeColor="text1"/>
                            <w:sz w:val="16"/>
                            <w:szCs w:val="16"/>
                          </w:rPr>
                        </w:pPr>
                      </w:p>
                    </w:txbxContent>
                  </v:textbox>
                </v:roundrect>
                <v:roundrect id="矩形: 圓角 717" o:spid="_x0000_s1056" style="position:absolute;left:2476;top:10858;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4ipsQA&#10;AADcAAAADwAAAGRycy9kb3ducmV2LnhtbESPQYvCMBSE7wv+h/AEL6KpuqxSjVIEwYMetivi8dE8&#10;22LzUppo6783grDHYWa+YVabzlTiQY0rLSuYjCMQxJnVJecKTn+70QKE88gaK8uk4EkONuve1wpj&#10;bVv+pUfqcxEg7GJUUHhfx1K6rCCDbmxr4uBdbWPQB9nkUjfYBrip5DSKfqTBksNCgTVtC8pu6d0o&#10;OJ7a4W5WVhm54bn16SH5vjwTpQb9LlmC8NT5//CnvdcK5pM5vM+EIyD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eIqbEAAAA3AAAAA8AAAAAAAAAAAAAAAAAmAIAAGRycy9k&#10;b3ducmV2LnhtbFBLBQYAAAAABAAEAPUAAACJAwAAAAA=&#10;" fillcolor="#95b3d7 [1940]" strokecolor="#365f91 [2404]" strokeweight="2pt">
                  <v:textbox>
                    <w:txbxContent>
                      <w:p w14:paraId="054C4D85" w14:textId="77777777" w:rsidR="0053398F" w:rsidRDefault="0053398F" w:rsidP="00463122">
                        <w:pPr>
                          <w:jc w:val="center"/>
                          <w:rPr>
                            <w:color w:val="000000" w:themeColor="text1"/>
                            <w:sz w:val="16"/>
                            <w:szCs w:val="16"/>
                          </w:rPr>
                        </w:pPr>
                        <w:r>
                          <w:rPr>
                            <w:color w:val="000000" w:themeColor="text1"/>
                            <w:sz w:val="16"/>
                            <w:szCs w:val="16"/>
                          </w:rPr>
                          <w:t>EDW Checksum Web Service</w:t>
                        </w:r>
                      </w:p>
                      <w:p w14:paraId="5B4694DF" w14:textId="77777777" w:rsidR="0053398F" w:rsidRPr="009E0E91" w:rsidRDefault="0053398F" w:rsidP="00463122">
                        <w:pPr>
                          <w:rPr>
                            <w:color w:val="000000" w:themeColor="text1"/>
                            <w:sz w:val="16"/>
                            <w:szCs w:val="16"/>
                          </w:rPr>
                        </w:pPr>
                      </w:p>
                    </w:txbxContent>
                  </v:textbox>
                </v:roundrect>
              </v:group>
            </w:pict>
          </mc:Fallback>
        </mc:AlternateContent>
      </w:r>
    </w:p>
    <w:p w14:paraId="7991DD34" w14:textId="30CC2DC3" w:rsidR="00463122" w:rsidRPr="00184A3A" w:rsidRDefault="00463122" w:rsidP="00463122"/>
    <w:p w14:paraId="6BE019EF" w14:textId="0C33E668" w:rsidR="00463122" w:rsidRPr="00184A3A" w:rsidRDefault="00463122" w:rsidP="00463122">
      <w:r w:rsidRPr="0057159E">
        <w:rPr>
          <w:noProof/>
          <w:lang w:eastAsia="zh-CN"/>
        </w:rPr>
        <mc:AlternateContent>
          <mc:Choice Requires="wps">
            <w:drawing>
              <wp:anchor distT="0" distB="0" distL="114300" distR="114300" simplePos="0" relativeHeight="251679744" behindDoc="0" locked="0" layoutInCell="1" allowOverlap="1" wp14:anchorId="46CE0F4C" wp14:editId="28983B71">
                <wp:simplePos x="0" y="0"/>
                <wp:positionH relativeFrom="column">
                  <wp:posOffset>571500</wp:posOffset>
                </wp:positionH>
                <wp:positionV relativeFrom="paragraph">
                  <wp:posOffset>19051</wp:posOffset>
                </wp:positionV>
                <wp:extent cx="844823" cy="419100"/>
                <wp:effectExtent l="0" t="0" r="0" b="0"/>
                <wp:wrapNone/>
                <wp:docPr id="713" name="文字方塊 713"/>
                <wp:cNvGraphicFramePr/>
                <a:graphic xmlns:a="http://schemas.openxmlformats.org/drawingml/2006/main">
                  <a:graphicData uri="http://schemas.microsoft.com/office/word/2010/wordprocessingShape">
                    <wps:wsp>
                      <wps:cNvSpPr txBox="1"/>
                      <wps:spPr>
                        <a:xfrm>
                          <a:off x="0" y="0"/>
                          <a:ext cx="844823" cy="419100"/>
                        </a:xfrm>
                        <a:prstGeom prst="rect">
                          <a:avLst/>
                        </a:prstGeom>
                        <a:noFill/>
                        <a:ln w="6350">
                          <a:noFill/>
                        </a:ln>
                      </wps:spPr>
                      <wps:txbx>
                        <w:txbxContent>
                          <w:p w14:paraId="0D4647E7" w14:textId="77777777" w:rsidR="0053398F" w:rsidRPr="00CD77E6" w:rsidRDefault="0053398F" w:rsidP="00463122">
                            <w:pPr>
                              <w:jc w:val="center"/>
                              <w:rPr>
                                <w:sz w:val="16"/>
                                <w:szCs w:val="16"/>
                              </w:rPr>
                            </w:pPr>
                            <w:r w:rsidRPr="00CD77E6">
                              <w:rPr>
                                <w:sz w:val="16"/>
                                <w:szCs w:val="16"/>
                              </w:rPr>
                              <w:t>JDBC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CE0F4C" id="文字方塊 713" o:spid="_x0000_s1057" type="#_x0000_t202" style="position:absolute;margin-left:45pt;margin-top:1.5pt;width:66.5pt;height:33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" filled="f" stroked="f" strokeweight=".5pt">
                <v:textbox>
                  <w:txbxContent>
                    <w:p w14:paraId="0D4647E7" w14:textId="77777777" w:rsidR="0053398F" w:rsidRPr="00CD77E6" w:rsidRDefault="0053398F" w:rsidP="00463122">
                      <w:pPr>
                        <w:jc w:val="center"/>
                        <w:rPr>
                          <w:sz w:val="16"/>
                          <w:szCs w:val="16"/>
                        </w:rPr>
                      </w:pPr>
                      <w:r w:rsidRPr="00CD77E6">
                        <w:rPr>
                          <w:sz w:val="16"/>
                          <w:szCs w:val="16"/>
                        </w:rPr>
                        <w:t>JDBC</w:t>
                      </w:r>
                    </w:p>
                  </w:txbxContent>
                </v:textbox>
              </v:shape>
            </w:pict>
          </mc:Fallback>
        </mc:AlternateContent>
      </w:r>
      <w:r w:rsidRPr="0057159E">
        <w:rPr>
          <w:noProof/>
          <w:lang w:eastAsia="zh-CN"/>
        </w:rPr>
        <mc:AlternateContent>
          <mc:Choice Requires="wps">
            <w:drawing>
              <wp:anchor distT="0" distB="0" distL="114300" distR="114300" simplePos="0" relativeHeight="251678720" behindDoc="0" locked="0" layoutInCell="1" allowOverlap="1" wp14:anchorId="7583A132" wp14:editId="55CBFF56">
                <wp:simplePos x="0" y="0"/>
                <wp:positionH relativeFrom="column">
                  <wp:posOffset>609600</wp:posOffset>
                </wp:positionH>
                <wp:positionV relativeFrom="paragraph">
                  <wp:posOffset>314325</wp:posOffset>
                </wp:positionV>
                <wp:extent cx="962025" cy="523875"/>
                <wp:effectExtent l="38100" t="76200" r="0" b="47625"/>
                <wp:wrapNone/>
                <wp:docPr id="712" name="接點: 肘形 712"/>
                <wp:cNvGraphicFramePr/>
                <a:graphic xmlns:a="http://schemas.openxmlformats.org/drawingml/2006/main">
                  <a:graphicData uri="http://schemas.microsoft.com/office/word/2010/wordprocessingShape">
                    <wps:wsp>
                      <wps:cNvCnPr/>
                      <wps:spPr>
                        <a:xfrm flipV="1">
                          <a:off x="0" y="0"/>
                          <a:ext cx="962025" cy="523875"/>
                        </a:xfrm>
                        <a:prstGeom prst="bentConnector3">
                          <a:avLst>
                            <a:gd name="adj1" fmla="val 848"/>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692BFE6D" id="接點: 肘形 712" o:spid="_x0000_s1026" type="#_x0000_t34" style="position:absolute;margin-left:48pt;margin-top:24.75pt;width:75.75pt;height:41.2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" adj="183" strokecolor="black [3040]" strokeweight="1.5pt">
                <v:stroke startarrow="block" endarrow="block"/>
              </v:shape>
            </w:pict>
          </mc:Fallback>
        </mc:AlternateContent>
      </w:r>
    </w:p>
    <w:p w14:paraId="0F4FE462" w14:textId="52DA9C04" w:rsidR="00463122" w:rsidRPr="00184A3A" w:rsidRDefault="00463122" w:rsidP="00463122"/>
    <w:p w14:paraId="06F92F24" w14:textId="49373145" w:rsidR="00463122" w:rsidRPr="00184A3A" w:rsidRDefault="007719F5" w:rsidP="00463122">
      <w:r w:rsidRPr="0057159E">
        <w:rPr>
          <w:noProof/>
          <w:lang w:eastAsia="zh-CN"/>
        </w:rPr>
        <mc:AlternateContent>
          <mc:Choice Requires="wps">
            <w:drawing>
              <wp:anchor distT="0" distB="0" distL="114300" distR="114300" simplePos="0" relativeHeight="251692032" behindDoc="0" locked="0" layoutInCell="1" allowOverlap="1" wp14:anchorId="57D94674" wp14:editId="3B26A638">
                <wp:simplePos x="0" y="0"/>
                <wp:positionH relativeFrom="column">
                  <wp:posOffset>1726846</wp:posOffset>
                </wp:positionH>
                <wp:positionV relativeFrom="paragraph">
                  <wp:posOffset>325120</wp:posOffset>
                </wp:positionV>
                <wp:extent cx="1664538" cy="267418"/>
                <wp:effectExtent l="0" t="0" r="0" b="0"/>
                <wp:wrapNone/>
                <wp:docPr id="37" name="矩形: 圓角 691"/>
                <wp:cNvGraphicFramePr/>
                <a:graphic xmlns:a="http://schemas.openxmlformats.org/drawingml/2006/main">
                  <a:graphicData uri="http://schemas.microsoft.com/office/word/2010/wordprocessingShape">
                    <wps:wsp>
                      <wps:cNvSpPr/>
                      <wps:spPr>
                        <a:xfrm>
                          <a:off x="0" y="0"/>
                          <a:ext cx="166453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DCDF0E" w14:textId="30B56D1C" w:rsidR="0053398F" w:rsidRPr="0057159E" w:rsidRDefault="0053398F" w:rsidP="007719F5">
                            <w:pPr>
                              <w:jc w:val="center"/>
                              <w:rPr>
                                <w:color w:val="FF0000"/>
                                <w:sz w:val="16"/>
                                <w:szCs w:val="16"/>
                              </w:rPr>
                            </w:pPr>
                            <w:r w:rsidRPr="0057159E">
                              <w:rPr>
                                <w:color w:val="FF0000"/>
                                <w:sz w:val="16"/>
                                <w:szCs w:val="16"/>
                              </w:rPr>
                              <w:t>POS Server Synchronization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D94674" id="矩形: 圓角 691" o:spid="_x0000_s1058" style="position:absolute;margin-left:135.95pt;margin-top:25.6pt;width:131.05pt;height:21.05pt;z-index:251692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" fillcolor="#95b3d7 [1940]" strokecolor="#365f91 [2404]" strokeweight="2pt">
                <v:textbox>
                  <w:txbxContent>
                    <w:p w14:paraId="6DDCDF0E" w14:textId="30B56D1C" w:rsidR="0053398F" w:rsidRPr="0057159E" w:rsidRDefault="0053398F" w:rsidP="007719F5">
                      <w:pPr>
                        <w:jc w:val="center"/>
                        <w:rPr>
                          <w:color w:val="FF0000"/>
                          <w:sz w:val="16"/>
                          <w:szCs w:val="16"/>
                        </w:rPr>
                      </w:pPr>
                      <w:r w:rsidRPr="0057159E">
                        <w:rPr>
                          <w:color w:val="FF0000"/>
                          <w:sz w:val="16"/>
                          <w:szCs w:val="16"/>
                        </w:rPr>
                        <w:t>POS Server Synchronization</w:t>
                      </w:r>
                    </w:p>
                  </w:txbxContent>
                </v:textbox>
              </v:roundrect>
            </w:pict>
          </mc:Fallback>
        </mc:AlternateContent>
      </w:r>
      <w:r w:rsidR="00463122" w:rsidRPr="0057159E">
        <w:rPr>
          <w:noProof/>
          <w:lang w:eastAsia="zh-CN"/>
        </w:rPr>
        <mc:AlternateContent>
          <mc:Choice Requires="wps">
            <w:drawing>
              <wp:anchor distT="0" distB="0" distL="114300" distR="114300" simplePos="0" relativeHeight="251672576" behindDoc="0" locked="0" layoutInCell="1" allowOverlap="1" wp14:anchorId="0E0F6FF8" wp14:editId="01473BE3">
                <wp:simplePos x="0" y="0"/>
                <wp:positionH relativeFrom="column">
                  <wp:posOffset>123825</wp:posOffset>
                </wp:positionH>
                <wp:positionV relativeFrom="paragraph">
                  <wp:posOffset>7620</wp:posOffset>
                </wp:positionV>
                <wp:extent cx="1143000" cy="1247775"/>
                <wp:effectExtent l="0" t="0" r="19050" b="28575"/>
                <wp:wrapNone/>
                <wp:docPr id="702" name="圓柱形 702"/>
                <wp:cNvGraphicFramePr/>
                <a:graphic xmlns:a="http://schemas.openxmlformats.org/drawingml/2006/main">
                  <a:graphicData uri="http://schemas.microsoft.com/office/word/2010/wordprocessingShape">
                    <wps:wsp>
                      <wps:cNvSpPr/>
                      <wps:spPr>
                        <a:xfrm>
                          <a:off x="0" y="0"/>
                          <a:ext cx="1143000" cy="1247775"/>
                        </a:xfrm>
                        <a:prstGeom prst="can">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6se="http://schemas.microsoft.com/office/word/2015/wordml/symex">
            <w:pict>
              <v:shape w14:anchorId="088849A0" id="圓柱形 702" o:spid="_x0000_s1026" type="#_x0000_t22" style="position:absolute;margin-left:9.75pt;margin-top:.6pt;width:90pt;height:98.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" adj="4947" fillcolor="#a5a5a5 [2092]" strokecolor="#7f7f7f [1612]" strokeweight="2pt"/>
            </w:pict>
          </mc:Fallback>
        </mc:AlternateContent>
      </w:r>
    </w:p>
    <w:p w14:paraId="209219A6" w14:textId="77777777" w:rsidR="00463122" w:rsidRPr="00184A3A" w:rsidRDefault="00463122" w:rsidP="00463122">
      <w:pPr>
        <w:rPr>
          <w:rFonts w:eastAsia="SimSun" w:cs="Microsoft YaHei"/>
          <w:b/>
          <w:bCs/>
          <w:color w:val="365F91" w:themeColor="accent1" w:themeShade="BF"/>
          <w:sz w:val="28"/>
          <w:szCs w:val="28"/>
          <w:lang w:eastAsia="zh-CN"/>
        </w:rPr>
      </w:pPr>
      <w:r w:rsidRPr="0057159E">
        <w:rPr>
          <w:noProof/>
          <w:lang w:eastAsia="zh-CN"/>
        </w:rPr>
        <mc:AlternateContent>
          <mc:Choice Requires="wps">
            <w:drawing>
              <wp:anchor distT="0" distB="0" distL="114300" distR="114300" simplePos="0" relativeHeight="251685888" behindDoc="0" locked="0" layoutInCell="1" allowOverlap="1" wp14:anchorId="24D12F2F" wp14:editId="080BEF00">
                <wp:simplePos x="0" y="0"/>
                <wp:positionH relativeFrom="column">
                  <wp:posOffset>5105400</wp:posOffset>
                </wp:positionH>
                <wp:positionV relativeFrom="paragraph">
                  <wp:posOffset>1311910</wp:posOffset>
                </wp:positionV>
                <wp:extent cx="428625" cy="504825"/>
                <wp:effectExtent l="0" t="0" r="0" b="0"/>
                <wp:wrapNone/>
                <wp:docPr id="25" name="文字方塊 25"/>
                <wp:cNvGraphicFramePr/>
                <a:graphic xmlns:a="http://schemas.openxmlformats.org/drawingml/2006/main">
                  <a:graphicData uri="http://schemas.microsoft.com/office/word/2010/wordprocessingShape">
                    <wps:wsp>
                      <wps:cNvSpPr txBox="1"/>
                      <wps:spPr>
                        <a:xfrm>
                          <a:off x="0" y="0"/>
                          <a:ext cx="428625" cy="504825"/>
                        </a:xfrm>
                        <a:prstGeom prst="rect">
                          <a:avLst/>
                        </a:prstGeom>
                        <a:noFill/>
                        <a:ln w="6350">
                          <a:noFill/>
                        </a:ln>
                      </wps:spPr>
                      <wps:txbx>
                        <w:txbxContent>
                          <w:p w14:paraId="487DE547" w14:textId="77777777" w:rsidR="0053398F" w:rsidRPr="009E0E91" w:rsidRDefault="0053398F" w:rsidP="00463122">
                            <w:pPr>
                              <w:rPr>
                                <w:sz w:val="16"/>
                                <w:szCs w:val="16"/>
                              </w:rPr>
                            </w:pPr>
                            <w:r>
                              <w:rPr>
                                <w:sz w:val="16"/>
                                <w:szCs w:val="16"/>
                              </w:rPr>
                              <w:t>JDBC</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12F2F" id="文字方塊 25" o:spid="_x0000_s1059" type="#_x0000_t202" style="position:absolute;margin-left:402pt;margin-top:103.3pt;width:33.75pt;height:39.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" filled="f" stroked="f" strokeweight=".5pt">
                <v:textbox style="layout-flow:vertical-ideographic">
                  <w:txbxContent>
                    <w:p w14:paraId="487DE547" w14:textId="77777777" w:rsidR="0053398F" w:rsidRPr="009E0E91" w:rsidRDefault="0053398F" w:rsidP="00463122">
                      <w:pPr>
                        <w:rPr>
                          <w:sz w:val="16"/>
                          <w:szCs w:val="16"/>
                        </w:rPr>
                      </w:pPr>
                      <w:r>
                        <w:rPr>
                          <w:sz w:val="16"/>
                          <w:szCs w:val="16"/>
                        </w:rPr>
                        <w:t>JDBC</w:t>
                      </w:r>
                    </w:p>
                  </w:txbxContent>
                </v:textbox>
              </v:shape>
            </w:pict>
          </mc:Fallback>
        </mc:AlternateContent>
      </w:r>
      <w:r w:rsidRPr="0057159E">
        <w:rPr>
          <w:noProof/>
          <w:lang w:eastAsia="zh-CN"/>
        </w:rPr>
        <mc:AlternateContent>
          <mc:Choice Requires="wpg">
            <w:drawing>
              <wp:anchor distT="0" distB="0" distL="114300" distR="114300" simplePos="0" relativeHeight="251684864" behindDoc="0" locked="0" layoutInCell="1" allowOverlap="1" wp14:anchorId="4CDC9892" wp14:editId="45D5F8C3">
                <wp:simplePos x="0" y="0"/>
                <wp:positionH relativeFrom="column">
                  <wp:posOffset>4286250</wp:posOffset>
                </wp:positionH>
                <wp:positionV relativeFrom="paragraph">
                  <wp:posOffset>1902460</wp:posOffset>
                </wp:positionV>
                <wp:extent cx="2009775" cy="1304925"/>
                <wp:effectExtent l="0" t="0" r="28575" b="28575"/>
                <wp:wrapNone/>
                <wp:docPr id="13" name="群組 13"/>
                <wp:cNvGraphicFramePr/>
                <a:graphic xmlns:a="http://schemas.openxmlformats.org/drawingml/2006/main">
                  <a:graphicData uri="http://schemas.microsoft.com/office/word/2010/wordprocessingGroup">
                    <wpg:wgp>
                      <wpg:cNvGrpSpPr/>
                      <wpg:grpSpPr>
                        <a:xfrm>
                          <a:off x="0" y="0"/>
                          <a:ext cx="2009775" cy="1304925"/>
                          <a:chOff x="0" y="0"/>
                          <a:chExt cx="2009775" cy="1304925"/>
                        </a:xfrm>
                      </wpg:grpSpPr>
                      <wps:wsp>
                        <wps:cNvPr id="21" name="矩形: 圓角 8"/>
                        <wps:cNvSpPr/>
                        <wps:spPr>
                          <a:xfrm>
                            <a:off x="0" y="0"/>
                            <a:ext cx="2009775" cy="1304925"/>
                          </a:xfrm>
                          <a:prstGeom prst="roundRect">
                            <a:avLst>
                              <a:gd name="adj" fmla="val 8543"/>
                            </a:avLst>
                          </a:prstGeom>
                          <a:solidFill>
                            <a:schemeClr val="accent6">
                              <a:lumMod val="60000"/>
                              <a:lumOff val="40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圓柱形 3"/>
                        <wps:cNvSpPr/>
                        <wps:spPr>
                          <a:xfrm>
                            <a:off x="428625" y="209550"/>
                            <a:ext cx="1143000" cy="847725"/>
                          </a:xfrm>
                          <a:prstGeom prst="can">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文字方塊 4"/>
                        <wps:cNvSpPr txBox="1"/>
                        <wps:spPr>
                          <a:xfrm>
                            <a:off x="561975" y="438150"/>
                            <a:ext cx="844823" cy="561975"/>
                          </a:xfrm>
                          <a:prstGeom prst="rect">
                            <a:avLst/>
                          </a:prstGeom>
                          <a:noFill/>
                          <a:ln w="6350">
                            <a:noFill/>
                          </a:ln>
                        </wps:spPr>
                        <wps:txbx>
                          <w:txbxContent>
                            <w:p w14:paraId="278CC9DF" w14:textId="77777777" w:rsidR="0053398F" w:rsidRPr="00CD77E6" w:rsidRDefault="0053398F" w:rsidP="00463122">
                              <w:pPr>
                                <w:jc w:val="center"/>
                                <w:rPr>
                                  <w:szCs w:val="20"/>
                                </w:rPr>
                              </w:pPr>
                              <w:r>
                                <w:rPr>
                                  <w:szCs w:val="20"/>
                                </w:rPr>
                                <w:t>EDW</w:t>
                              </w:r>
                              <w:r w:rsidRPr="00CD77E6">
                                <w:rPr>
                                  <w:rFonts w:hint="eastAsia"/>
                                  <w:szCs w:val="20"/>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CDC9892" id="群組 13" o:spid="_x0000_s1060" style="position:absolute;margin-left:337.5pt;margin-top:149.8pt;width:158.25pt;height:102.75pt;z-index:251684864" coordsize="20097,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">
                <v:roundrect id="矩形: 圓角 8" o:spid="_x0000_s1061" style="position:absolute;width:20097;height:13049;visibility:visible;mso-wrap-style:square;v-text-anchor:middle" arcsize="55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8vVsMA&#10;AADbAAAADwAAAGRycy9kb3ducmV2LnhtbESP0WrCQBRE3wv9h+UW+tZsFKoSs4YgiH0RqvEDLtnb&#10;JJi9m2bXJPbr3YLg4zAzZ5g0m0wrBupdY1nBLIpBEJdWN1wpOBe7jxUI55E1tpZJwY0cZJvXlxQT&#10;bUc+0nDylQgQdgkqqL3vEildWZNBF9mOOHg/tjfog+wrqXscA9y0ch7HC2mw4bBQY0fbmsrL6WoU&#10;VEVeXj6vf/S9HZaGx9vvvjsslHp/m/I1CE+Tf4Yf7S+tYD6D/y/hB8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l8vVsMAAADbAAAADwAAAAAAAAAAAAAAAACYAgAAZHJzL2Rv&#10;d25yZXYueG1sUEsFBgAAAAAEAAQA9QAAAIgDAAAAAA==&#10;" fillcolor="#fabf8f [1945]" strokecolor="#974706 [1609]" strokeweight="2pt"/>
                <v:shape id="圓柱形 3" o:spid="_x0000_s1062" type="#_x0000_t22" style="position:absolute;left:4286;top:2095;width:11430;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qYwsIA&#10;AADbAAAADwAAAGRycy9kb3ducmV2LnhtbESPT2sCMRTE74V+h/AKvdWs1opsjVJE0Zv13/2xeW6W&#10;Ji/bTXTXb28EweMwM79hJrPOWXGhJlSeFfR7GQjiwuuKSwWH/fJjDCJEZI3WMym4UoDZ9PVlgrn2&#10;LW/psoulSBAOOSowMda5lKEw5DD0fE2cvJNvHMYkm1LqBtsEd1YOsmwkHVacFgzWNDdU/O3OTsFn&#10;Mf+19NVuFv8d29GpfzSLlVXq/a37+QYRqYvP8KO91goGQ7h/ST9AT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OpjCwgAAANsAAAAPAAAAAAAAAAAAAAAAAJgCAABkcnMvZG93&#10;bnJldi54bWxQSwUGAAAAAAQABAD1AAAAhwMAAAAA&#10;" fillcolor="#a5a5a5 [2092]" strokecolor="#7f7f7f [1612]" strokeweight="2pt"/>
                <v:shape id="文字方塊 4" o:spid="_x0000_s1063" type="#_x0000_t202" style="position:absolute;left:5619;top:4381;width:8448;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t3cYA&#10;AADbAAAADwAAAGRycy9kb3ducmV2LnhtbESPQWvCQBSE74X+h+UVems2BiqSZg0hIJVSD9pcenvN&#10;PpNg9m2aXTXtr3cFweMwM98wWT6ZXpxodJ1lBbMoBkFcW91xo6D6Wr0sQDiPrLG3TAr+yEG+fHzI&#10;MNX2zFs67XwjAoRdigpa74dUSle3ZNBFdiAO3t6OBn2QYyP1iOcAN71M4nguDXYcFlocqGypPuyO&#10;RsFHudrg9icxi/++fP/cF8Nv9f2q1PPTVLyB8DT5e/jWXmsFyRy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t3cYAAADbAAAADwAAAAAAAAAAAAAAAACYAgAAZHJz&#10;L2Rvd25yZXYueG1sUEsFBgAAAAAEAAQA9QAAAIsDAAAAAA==&#10;" filled="f" stroked="f" strokeweight=".5pt">
                  <v:textbox>
                    <w:txbxContent>
                      <w:p w14:paraId="278CC9DF" w14:textId="77777777" w:rsidR="0053398F" w:rsidRPr="00CD77E6" w:rsidRDefault="0053398F" w:rsidP="00463122">
                        <w:pPr>
                          <w:jc w:val="center"/>
                          <w:rPr>
                            <w:szCs w:val="20"/>
                          </w:rPr>
                        </w:pPr>
                        <w:r>
                          <w:rPr>
                            <w:szCs w:val="20"/>
                          </w:rPr>
                          <w:t>EDW</w:t>
                        </w:r>
                        <w:r w:rsidRPr="00CD77E6">
                          <w:rPr>
                            <w:rFonts w:hint="eastAsia"/>
                            <w:szCs w:val="20"/>
                          </w:rPr>
                          <w:t xml:space="preserve"> Database</w:t>
                        </w:r>
                      </w:p>
                    </w:txbxContent>
                  </v:textbox>
                </v:shape>
              </v:group>
            </w:pict>
          </mc:Fallback>
        </mc:AlternateContent>
      </w:r>
      <w:r w:rsidRPr="0057159E">
        <w:rPr>
          <w:noProof/>
          <w:lang w:eastAsia="zh-CN"/>
        </w:rPr>
        <mc:AlternateContent>
          <mc:Choice Requires="wps">
            <w:drawing>
              <wp:anchor distT="0" distB="0" distL="114300" distR="114300" simplePos="0" relativeHeight="251673600" behindDoc="0" locked="0" layoutInCell="1" allowOverlap="1" wp14:anchorId="3CB51939" wp14:editId="0A956505">
                <wp:simplePos x="0" y="0"/>
                <wp:positionH relativeFrom="column">
                  <wp:posOffset>229301</wp:posOffset>
                </wp:positionH>
                <wp:positionV relativeFrom="paragraph">
                  <wp:posOffset>73025</wp:posOffset>
                </wp:positionV>
                <wp:extent cx="844823" cy="561975"/>
                <wp:effectExtent l="0" t="0" r="0" b="0"/>
                <wp:wrapNone/>
                <wp:docPr id="705" name="文字方塊 705"/>
                <wp:cNvGraphicFramePr/>
                <a:graphic xmlns:a="http://schemas.openxmlformats.org/drawingml/2006/main">
                  <a:graphicData uri="http://schemas.microsoft.com/office/word/2010/wordprocessingShape">
                    <wps:wsp>
                      <wps:cNvSpPr txBox="1"/>
                      <wps:spPr>
                        <a:xfrm>
                          <a:off x="0" y="0"/>
                          <a:ext cx="844823" cy="561975"/>
                        </a:xfrm>
                        <a:prstGeom prst="rect">
                          <a:avLst/>
                        </a:prstGeom>
                        <a:noFill/>
                        <a:ln w="6350">
                          <a:noFill/>
                        </a:ln>
                      </wps:spPr>
                      <wps:txbx>
                        <w:txbxContent>
                          <w:p w14:paraId="48F57C10" w14:textId="77777777" w:rsidR="0053398F" w:rsidRPr="00CD77E6" w:rsidRDefault="0053398F" w:rsidP="00463122">
                            <w:pPr>
                              <w:jc w:val="center"/>
                              <w:rPr>
                                <w:szCs w:val="20"/>
                              </w:rPr>
                            </w:pPr>
                            <w:r w:rsidRPr="00CD77E6">
                              <w:rPr>
                                <w:rFonts w:hint="eastAsia"/>
                                <w:szCs w:val="20"/>
                              </w:rPr>
                              <w:t>Staging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B51939" id="文字方塊 705" o:spid="_x0000_s1064" type="#_x0000_t202" style="position:absolute;margin-left:18.05pt;margin-top:5.75pt;width:66.5pt;height:44.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" filled="f" stroked="f" strokeweight=".5pt">
                <v:textbox>
                  <w:txbxContent>
                    <w:p w14:paraId="48F57C10" w14:textId="77777777" w:rsidR="0053398F" w:rsidRPr="00CD77E6" w:rsidRDefault="0053398F" w:rsidP="00463122">
                      <w:pPr>
                        <w:jc w:val="center"/>
                        <w:rPr>
                          <w:szCs w:val="20"/>
                        </w:rPr>
                      </w:pPr>
                      <w:r w:rsidRPr="00CD77E6">
                        <w:rPr>
                          <w:rFonts w:hint="eastAsia"/>
                          <w:szCs w:val="20"/>
                        </w:rPr>
                        <w:t>Staging Database</w:t>
                      </w:r>
                    </w:p>
                  </w:txbxContent>
                </v:textbox>
              </v:shape>
            </w:pict>
          </mc:Fallback>
        </mc:AlternateContent>
      </w:r>
    </w:p>
    <w:p w14:paraId="1FEEB72B" w14:textId="77777777" w:rsidR="00463122" w:rsidRPr="00184A3A" w:rsidRDefault="00463122" w:rsidP="00463122">
      <w:pPr>
        <w:rPr>
          <w:lang w:eastAsia="zh-CN"/>
        </w:rPr>
      </w:pPr>
      <w:r w:rsidRPr="0057159E">
        <w:rPr>
          <w:noProof/>
          <w:lang w:eastAsia="zh-CN"/>
        </w:rPr>
        <mc:AlternateContent>
          <mc:Choice Requires="wps">
            <w:drawing>
              <wp:anchor distT="0" distB="0" distL="114300" distR="114300" simplePos="0" relativeHeight="251686912" behindDoc="0" locked="0" layoutInCell="1" allowOverlap="1" wp14:anchorId="205124F8" wp14:editId="640401C1">
                <wp:simplePos x="0" y="0"/>
                <wp:positionH relativeFrom="column">
                  <wp:posOffset>5221605</wp:posOffset>
                </wp:positionH>
                <wp:positionV relativeFrom="paragraph">
                  <wp:posOffset>52070</wp:posOffset>
                </wp:positionV>
                <wp:extent cx="0" cy="1816735"/>
                <wp:effectExtent l="76200" t="38100" r="57150" b="50165"/>
                <wp:wrapNone/>
                <wp:docPr id="27" name="直線單箭頭接點 26"/>
                <wp:cNvGraphicFramePr/>
                <a:graphic xmlns:a="http://schemas.openxmlformats.org/drawingml/2006/main">
                  <a:graphicData uri="http://schemas.microsoft.com/office/word/2010/wordprocessingShape">
                    <wps:wsp>
                      <wps:cNvCnPr/>
                      <wps:spPr>
                        <a:xfrm>
                          <a:off x="0" y="0"/>
                          <a:ext cx="0" cy="1816735"/>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020976A5" id="直線單箭頭接點 26" o:spid="_x0000_s1026" type="#_x0000_t32" style="position:absolute;margin-left:411.15pt;margin-top:4.1pt;width:0;height:143.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" strokecolor="black [3040]" strokeweight="1.5pt">
                <v:stroke startarrow="block" endarrow="block"/>
              </v:shape>
            </w:pict>
          </mc:Fallback>
        </mc:AlternateContent>
      </w:r>
      <w:r w:rsidRPr="0057159E">
        <w:rPr>
          <w:noProof/>
          <w:lang w:eastAsia="zh-CN"/>
        </w:rPr>
        <mc:AlternateContent>
          <mc:Choice Requires="wps">
            <w:drawing>
              <wp:anchor distT="0" distB="0" distL="114300" distR="114300" simplePos="0" relativeHeight="251688960" behindDoc="0" locked="0" layoutInCell="1" allowOverlap="1" wp14:anchorId="08C423C8" wp14:editId="679D5AE3">
                <wp:simplePos x="0" y="0"/>
                <wp:positionH relativeFrom="column">
                  <wp:posOffset>2600325</wp:posOffset>
                </wp:positionH>
                <wp:positionV relativeFrom="paragraph">
                  <wp:posOffset>42544</wp:posOffset>
                </wp:positionV>
                <wp:extent cx="1761490" cy="1800225"/>
                <wp:effectExtent l="76200" t="76200" r="0" b="47625"/>
                <wp:wrapNone/>
                <wp:docPr id="31" name="接點: 肘形 31"/>
                <wp:cNvGraphicFramePr/>
                <a:graphic xmlns:a="http://schemas.openxmlformats.org/drawingml/2006/main">
                  <a:graphicData uri="http://schemas.microsoft.com/office/word/2010/wordprocessingShape">
                    <wps:wsp>
                      <wps:cNvCnPr/>
                      <wps:spPr>
                        <a:xfrm flipH="1">
                          <a:off x="0" y="0"/>
                          <a:ext cx="1761490" cy="1800225"/>
                        </a:xfrm>
                        <a:prstGeom prst="bentConnector3">
                          <a:avLst>
                            <a:gd name="adj1" fmla="val 100409"/>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23783F89" id="接點: 肘形 31" o:spid="_x0000_s1026" type="#_x0000_t34" style="position:absolute;margin-left:204.75pt;margin-top:3.35pt;width:138.7pt;height:141.7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" adj="21688" strokecolor="black [3040]" strokeweight="1.5pt">
                <v:stroke startarrow="block" endarrow="block"/>
              </v:shape>
            </w:pict>
          </mc:Fallback>
        </mc:AlternateContent>
      </w:r>
    </w:p>
    <w:p w14:paraId="295A20FB" w14:textId="00920F0D" w:rsidR="00A82B20" w:rsidRPr="00184A3A" w:rsidRDefault="00463122" w:rsidP="00A82B20">
      <w:pPr>
        <w:rPr>
          <w:rFonts w:eastAsia="SimSun" w:cs="Microsoft YaHei"/>
          <w:b/>
          <w:bCs/>
          <w:color w:val="365F91" w:themeColor="accent1" w:themeShade="BF"/>
          <w:sz w:val="28"/>
          <w:szCs w:val="28"/>
          <w:lang w:eastAsia="zh-CN"/>
        </w:rPr>
      </w:pPr>
      <w:r w:rsidRPr="0057159E">
        <w:rPr>
          <w:noProof/>
          <w:lang w:eastAsia="zh-CN"/>
        </w:rPr>
        <mc:AlternateContent>
          <mc:Choice Requires="wps">
            <w:drawing>
              <wp:anchor distT="0" distB="0" distL="114300" distR="114300" simplePos="0" relativeHeight="251683840" behindDoc="0" locked="0" layoutInCell="1" allowOverlap="1" wp14:anchorId="1AB4AF40" wp14:editId="20B3FC99">
                <wp:simplePos x="0" y="0"/>
                <wp:positionH relativeFrom="margin">
                  <wp:posOffset>-180975</wp:posOffset>
                </wp:positionH>
                <wp:positionV relativeFrom="paragraph">
                  <wp:posOffset>556895</wp:posOffset>
                </wp:positionV>
                <wp:extent cx="6991350" cy="28575"/>
                <wp:effectExtent l="0" t="0" r="19050" b="28575"/>
                <wp:wrapNone/>
                <wp:docPr id="29" name="直線接點 2"/>
                <wp:cNvGraphicFramePr/>
                <a:graphic xmlns:a="http://schemas.openxmlformats.org/drawingml/2006/main">
                  <a:graphicData uri="http://schemas.microsoft.com/office/word/2010/wordprocessingShape">
                    <wps:wsp>
                      <wps:cNvCnPr/>
                      <wps:spPr>
                        <a:xfrm>
                          <a:off x="0" y="0"/>
                          <a:ext cx="6991350" cy="2857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28E9B3AE" id="直線接點 2"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25pt,43.85pt" to="536.25pt,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" strokecolor="black [3213]">
                <v:stroke dashstyle="dash"/>
                <w10:wrap anchorx="margin"/>
              </v:line>
            </w:pict>
          </mc:Fallback>
        </mc:AlternateContent>
      </w:r>
      <w:r w:rsidRPr="0057159E">
        <w:rPr>
          <w:noProof/>
          <w:lang w:eastAsia="zh-CN"/>
        </w:rPr>
        <mc:AlternateContent>
          <mc:Choice Requires="wps">
            <w:drawing>
              <wp:anchor distT="0" distB="0" distL="114300" distR="114300" simplePos="0" relativeHeight="251689984" behindDoc="0" locked="0" layoutInCell="1" allowOverlap="1" wp14:anchorId="33EE44F6" wp14:editId="56D860DD">
                <wp:simplePos x="0" y="0"/>
                <wp:positionH relativeFrom="column">
                  <wp:posOffset>2447925</wp:posOffset>
                </wp:positionH>
                <wp:positionV relativeFrom="paragraph">
                  <wp:posOffset>609600</wp:posOffset>
                </wp:positionV>
                <wp:extent cx="428625" cy="504825"/>
                <wp:effectExtent l="0" t="0" r="0" b="0"/>
                <wp:wrapNone/>
                <wp:docPr id="674" name="文字方塊 674"/>
                <wp:cNvGraphicFramePr/>
                <a:graphic xmlns:a="http://schemas.openxmlformats.org/drawingml/2006/main">
                  <a:graphicData uri="http://schemas.microsoft.com/office/word/2010/wordprocessingShape">
                    <wps:wsp>
                      <wps:cNvSpPr txBox="1"/>
                      <wps:spPr>
                        <a:xfrm>
                          <a:off x="0" y="0"/>
                          <a:ext cx="428625" cy="504825"/>
                        </a:xfrm>
                        <a:prstGeom prst="rect">
                          <a:avLst/>
                        </a:prstGeom>
                        <a:noFill/>
                        <a:ln w="6350">
                          <a:noFill/>
                        </a:ln>
                      </wps:spPr>
                      <wps:txbx>
                        <w:txbxContent>
                          <w:p w14:paraId="3E37019D" w14:textId="77777777" w:rsidR="0053398F" w:rsidRPr="009E0E91" w:rsidRDefault="0053398F" w:rsidP="00463122">
                            <w:pPr>
                              <w:rPr>
                                <w:sz w:val="16"/>
                                <w:szCs w:val="16"/>
                              </w:rPr>
                            </w:pPr>
                            <w:r>
                              <w:rPr>
                                <w:sz w:val="16"/>
                                <w:szCs w:val="16"/>
                              </w:rPr>
                              <w:t>JDBC</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E44F6" id="文字方塊 674" o:spid="_x0000_s1065" type="#_x0000_t202" style="position:absolute;margin-left:192.75pt;margin-top:48pt;width:33.75pt;height:39.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" filled="f" stroked="f" strokeweight=".5pt">
                <v:textbox style="layout-flow:vertical-ideographic">
                  <w:txbxContent>
                    <w:p w14:paraId="3E37019D" w14:textId="77777777" w:rsidR="0053398F" w:rsidRPr="009E0E91" w:rsidRDefault="0053398F" w:rsidP="00463122">
                      <w:pPr>
                        <w:rPr>
                          <w:sz w:val="16"/>
                          <w:szCs w:val="16"/>
                        </w:rPr>
                      </w:pPr>
                      <w:r>
                        <w:rPr>
                          <w:sz w:val="16"/>
                          <w:szCs w:val="16"/>
                        </w:rPr>
                        <w:t>JDBC</w:t>
                      </w:r>
                    </w:p>
                  </w:txbxContent>
                </v:textbox>
              </v:shape>
            </w:pict>
          </mc:Fallback>
        </mc:AlternateContent>
      </w:r>
      <w:r w:rsidRPr="0057159E">
        <w:rPr>
          <w:noProof/>
          <w:lang w:eastAsia="zh-CN"/>
        </w:rPr>
        <mc:AlternateContent>
          <mc:Choice Requires="wpg">
            <w:drawing>
              <wp:anchor distT="0" distB="0" distL="114300" distR="114300" simplePos="0" relativeHeight="251687936" behindDoc="0" locked="0" layoutInCell="1" allowOverlap="1" wp14:anchorId="4608F3C6" wp14:editId="607CC593">
                <wp:simplePos x="0" y="0"/>
                <wp:positionH relativeFrom="column">
                  <wp:posOffset>1619250</wp:posOffset>
                </wp:positionH>
                <wp:positionV relativeFrom="paragraph">
                  <wp:posOffset>1171575</wp:posOffset>
                </wp:positionV>
                <wp:extent cx="2009775" cy="1304925"/>
                <wp:effectExtent l="0" t="0" r="28575" b="28575"/>
                <wp:wrapNone/>
                <wp:docPr id="32" name="群組 21"/>
                <wp:cNvGraphicFramePr/>
                <a:graphic xmlns:a="http://schemas.openxmlformats.org/drawingml/2006/main">
                  <a:graphicData uri="http://schemas.microsoft.com/office/word/2010/wordprocessingGroup">
                    <wpg:wgp>
                      <wpg:cNvGrpSpPr/>
                      <wpg:grpSpPr>
                        <a:xfrm>
                          <a:off x="0" y="0"/>
                          <a:ext cx="2009775" cy="1304925"/>
                          <a:chOff x="0" y="0"/>
                          <a:chExt cx="2009775" cy="1304925"/>
                        </a:xfrm>
                      </wpg:grpSpPr>
                      <wps:wsp>
                        <wps:cNvPr id="33" name="矩形: 圓角 24"/>
                        <wps:cNvSpPr/>
                        <wps:spPr>
                          <a:xfrm>
                            <a:off x="0" y="0"/>
                            <a:ext cx="2009775" cy="1304925"/>
                          </a:xfrm>
                          <a:prstGeom prst="roundRect">
                            <a:avLst>
                              <a:gd name="adj" fmla="val 8543"/>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圓柱形 27"/>
                        <wps:cNvSpPr/>
                        <wps:spPr>
                          <a:xfrm>
                            <a:off x="428625" y="209550"/>
                            <a:ext cx="1143000" cy="847725"/>
                          </a:xfrm>
                          <a:prstGeom prst="can">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文字方塊 29"/>
                        <wps:cNvSpPr txBox="1"/>
                        <wps:spPr>
                          <a:xfrm>
                            <a:off x="561975" y="438150"/>
                            <a:ext cx="844823" cy="561975"/>
                          </a:xfrm>
                          <a:prstGeom prst="rect">
                            <a:avLst/>
                          </a:prstGeom>
                          <a:noFill/>
                          <a:ln w="6350">
                            <a:noFill/>
                          </a:ln>
                        </wps:spPr>
                        <wps:txbx>
                          <w:txbxContent>
                            <w:p w14:paraId="113BCFEE" w14:textId="77777777" w:rsidR="0053398F" w:rsidRPr="00CD77E6" w:rsidRDefault="0053398F" w:rsidP="00463122">
                              <w:pPr>
                                <w:jc w:val="center"/>
                                <w:rPr>
                                  <w:szCs w:val="20"/>
                                </w:rPr>
                              </w:pPr>
                              <w:r>
                                <w:rPr>
                                  <w:szCs w:val="20"/>
                                </w:rPr>
                                <w:t>Pricing</w:t>
                              </w:r>
                              <w:r w:rsidRPr="00CD77E6">
                                <w:rPr>
                                  <w:rFonts w:hint="eastAsia"/>
                                  <w:szCs w:val="20"/>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608F3C6" id="群組 21" o:spid="_x0000_s1066" style="position:absolute;margin-left:127.5pt;margin-top:92.25pt;width:158.25pt;height:102.75pt;z-index:251687936" coordsize="20097,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">
                <v:roundrect id="矩形: 圓角 24" o:spid="_x0000_s1067" style="position:absolute;width:20097;height:13049;visibility:visible;mso-wrap-style:square;v-text-anchor:middle" arcsize="55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DzcMA&#10;AADbAAAADwAAAGRycy9kb3ducmV2LnhtbESP3YrCMBSE74V9h3AWvNNUXX/oGkUEZWFRsesDHJpj&#10;W21OahO1+/ZGELwcZuYbZjpvTCluVLvCsoJeNwJBnFpdcKbg8LfqTEA4j6yxtEwK/snBfPbRmmKs&#10;7Z33dEt8JgKEXYwKcu+rWEqX5mTQdW1FHLyjrQ36IOtM6hrvAW5K2Y+ikTRYcFjIsaJlTuk5uRoF&#10;p8t6g3zcHn7PPZNMTruvYTS2SrU/m8U3CE+Nf4df7R+tYDCA55fwA+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DzcMAAADbAAAADwAAAAAAAAAAAAAAAACYAgAAZHJzL2Rv&#10;d25yZXYueG1sUEsFBgAAAAAEAAQA9QAAAIgDAAAAAA==&#10;" fillcolor="#ccc0d9 [1303]" strokecolor="#b2a1c7 [1943]" strokeweight="2pt"/>
                <v:shape id="_x0000_s1068" type="#_x0000_t22" style="position:absolute;left:4286;top:2095;width:11430;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MOH8EA&#10;AADbAAAADwAAAGRycy9kb3ducmV2LnhtbESPT2sCMRTE74LfITzBm2atVmQ1ioil3lr/3R+b52Yx&#10;edluUnf77ZtCweMw85thVpvOWfGgJlSeFUzGGQjiwuuKSwWX89toASJEZI3WMyn4oQCbdb+3wlz7&#10;lo/0OMVSpBIOOSowMda5lKEw5DCMfU2cvJtvHMYkm1LqBttU7qx8ybK5dFhxWjBY085QcT99OwXT&#10;Yvdp6bX92H91bOe3ydXs361Sw0G3XYKI1MVn+J8+6MTN4O9L+gF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jDh/BAAAA2wAAAA8AAAAAAAAAAAAAAAAAmAIAAGRycy9kb3du&#10;cmV2LnhtbFBLBQYAAAAABAAEAPUAAACGAwAAAAA=&#10;" fillcolor="#a5a5a5 [2092]" strokecolor="#7f7f7f [1612]" strokeweight="2pt"/>
                <v:shape id="文字方塊 29" o:spid="_x0000_s1069" type="#_x0000_t202" style="position:absolute;left:5619;top:4381;width:8448;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ld8UA&#10;AADbAAAADwAAAGRycy9kb3ducmV2LnhtbESPQWvCQBSE74X+h+UJvdWNl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eV3xQAAANsAAAAPAAAAAAAAAAAAAAAAAJgCAABkcnMv&#10;ZG93bnJldi54bWxQSwUGAAAAAAQABAD1AAAAigMAAAAA&#10;" filled="f" stroked="f" strokeweight=".5pt">
                  <v:textbox>
                    <w:txbxContent>
                      <w:p w14:paraId="113BCFEE" w14:textId="77777777" w:rsidR="0053398F" w:rsidRPr="00CD77E6" w:rsidRDefault="0053398F" w:rsidP="00463122">
                        <w:pPr>
                          <w:jc w:val="center"/>
                          <w:rPr>
                            <w:szCs w:val="20"/>
                          </w:rPr>
                        </w:pPr>
                        <w:r>
                          <w:rPr>
                            <w:szCs w:val="20"/>
                          </w:rPr>
                          <w:t>Pricing</w:t>
                        </w:r>
                        <w:r w:rsidRPr="00CD77E6">
                          <w:rPr>
                            <w:rFonts w:hint="eastAsia"/>
                            <w:szCs w:val="20"/>
                          </w:rPr>
                          <w:t xml:space="preserve"> Database</w:t>
                        </w:r>
                      </w:p>
                    </w:txbxContent>
                  </v:textbox>
                </v:shape>
              </v:group>
            </w:pict>
          </mc:Fallback>
        </mc:AlternateContent>
      </w:r>
    </w:p>
    <w:p w14:paraId="0025FA81" w14:textId="287F4E6C" w:rsidR="00B64BE6" w:rsidRPr="00184A3A" w:rsidRDefault="007719F5">
      <w:pPr>
        <w:rPr>
          <w:rFonts w:eastAsia="SimSun" w:cs="Microsoft YaHei"/>
          <w:b/>
          <w:bCs/>
          <w:color w:val="365F91" w:themeColor="accent1" w:themeShade="BF"/>
          <w:sz w:val="28"/>
          <w:szCs w:val="28"/>
          <w:lang w:eastAsia="zh-CN"/>
        </w:rPr>
      </w:pPr>
      <w:r w:rsidRPr="0057159E">
        <w:rPr>
          <w:noProof/>
          <w:lang w:eastAsia="zh-CN"/>
        </w:rPr>
        <mc:AlternateContent>
          <mc:Choice Requires="wps">
            <w:drawing>
              <wp:anchor distT="0" distB="0" distL="114300" distR="114300" simplePos="0" relativeHeight="251694080" behindDoc="0" locked="0" layoutInCell="1" allowOverlap="1" wp14:anchorId="36F054E2" wp14:editId="26D2BD64">
                <wp:simplePos x="0" y="0"/>
                <wp:positionH relativeFrom="margin">
                  <wp:align>left</wp:align>
                </wp:positionH>
                <wp:positionV relativeFrom="paragraph">
                  <wp:posOffset>948694</wp:posOffset>
                </wp:positionV>
                <wp:extent cx="1143000" cy="847725"/>
                <wp:effectExtent l="0" t="0" r="19050" b="28575"/>
                <wp:wrapNone/>
                <wp:docPr id="42" name="圓柱形 27"/>
                <wp:cNvGraphicFramePr/>
                <a:graphic xmlns:a="http://schemas.openxmlformats.org/drawingml/2006/main">
                  <a:graphicData uri="http://schemas.microsoft.com/office/word/2010/wordprocessingShape">
                    <wps:wsp>
                      <wps:cNvSpPr/>
                      <wps:spPr>
                        <a:xfrm>
                          <a:off x="0" y="0"/>
                          <a:ext cx="1143000" cy="847725"/>
                        </a:xfrm>
                        <a:prstGeom prst="can">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DC3F6E" w14:textId="1376FFF9" w:rsidR="0053398F" w:rsidRPr="0057159E" w:rsidRDefault="0053398F" w:rsidP="0057159E">
                            <w:pPr>
                              <w:jc w:val="center"/>
                              <w:rPr>
                                <w:color w:val="FF0000"/>
                              </w:rPr>
                            </w:pPr>
                            <w:r w:rsidRPr="0057159E">
                              <w:rPr>
                                <w:color w:val="FF0000"/>
                              </w:rPr>
                              <w:t>IT 5x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F054E2" id="圓柱形 27" o:spid="_x0000_s1070" type="#_x0000_t22" style="position:absolute;margin-left:0;margin-top:74.7pt;width:90pt;height:66.75pt;z-index:25169408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" fillcolor="#a5a5a5 [2092]" strokecolor="#7f7f7f [1612]" strokeweight="2pt">
                <v:textbox>
                  <w:txbxContent>
                    <w:p w14:paraId="73DC3F6E" w14:textId="1376FFF9" w:rsidR="0053398F" w:rsidRPr="0057159E" w:rsidRDefault="0053398F" w:rsidP="0057159E">
                      <w:pPr>
                        <w:jc w:val="center"/>
                        <w:rPr>
                          <w:color w:val="FF0000"/>
                        </w:rPr>
                      </w:pPr>
                      <w:r w:rsidRPr="0057159E">
                        <w:rPr>
                          <w:color w:val="FF0000"/>
                        </w:rPr>
                        <w:t>IT 5x</w:t>
                      </w:r>
                    </w:p>
                  </w:txbxContent>
                </v:textbox>
                <w10:wrap anchorx="margin"/>
              </v:shape>
            </w:pict>
          </mc:Fallback>
        </mc:AlternateContent>
      </w:r>
      <w:r w:rsidR="00B64BE6" w:rsidRPr="00184A3A">
        <w:br w:type="page"/>
      </w:r>
    </w:p>
    <w:p w14:paraId="2EB7E2F3" w14:textId="46104F04" w:rsidR="00DB06B0" w:rsidRPr="00184A3A" w:rsidRDefault="00D22FDC" w:rsidP="00DB06B0">
      <w:pPr>
        <w:pStyle w:val="Heading1"/>
      </w:pPr>
      <w:bookmarkStart w:id="34" w:name="_Toc472133120"/>
      <w:r w:rsidRPr="00184A3A">
        <w:lastRenderedPageBreak/>
        <w:t>Function</w:t>
      </w:r>
      <w:r w:rsidR="00CA287F" w:rsidRPr="00184A3A">
        <w:t>al</w:t>
      </w:r>
      <w:r w:rsidRPr="00184A3A">
        <w:t xml:space="preserve"> Design</w:t>
      </w:r>
      <w:bookmarkEnd w:id="34"/>
    </w:p>
    <w:p w14:paraId="422BDFDA" w14:textId="27516CB2" w:rsidR="00AB14F3" w:rsidRPr="00184A3A" w:rsidRDefault="00AB14F3" w:rsidP="00AB14F3">
      <w:pPr>
        <w:pStyle w:val="Heading2"/>
      </w:pPr>
      <w:bookmarkStart w:id="35" w:name="_Toc472133121"/>
      <w:r w:rsidRPr="00184A3A">
        <w:t>System Functional Overview</w:t>
      </w:r>
      <w:bookmarkEnd w:id="35"/>
    </w:p>
    <w:p w14:paraId="121B26B9" w14:textId="6DC01551" w:rsidR="00AE4B65" w:rsidRPr="00184A3A" w:rsidRDefault="00AE4B65" w:rsidP="00900E50">
      <w:pPr>
        <w:pStyle w:val="Heading3"/>
      </w:pPr>
      <w:r w:rsidRPr="00184A3A">
        <w:t>Site Map</w:t>
      </w:r>
    </w:p>
    <w:p w14:paraId="530FA352" w14:textId="09697928" w:rsidR="00066910" w:rsidRPr="00184A3A" w:rsidRDefault="00066910" w:rsidP="00066910">
      <w:pPr>
        <w:rPr>
          <w:lang w:eastAsia="zh-CN"/>
        </w:rPr>
      </w:pPr>
      <w:r w:rsidRPr="0057159E">
        <w:rPr>
          <w:noProof/>
          <w:lang w:eastAsia="zh-CN"/>
        </w:rPr>
        <w:drawing>
          <wp:inline distT="0" distB="0" distL="0" distR="0" wp14:anchorId="2E59ABF4" wp14:editId="506EFBD5">
            <wp:extent cx="6858000" cy="29121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912110"/>
                    </a:xfrm>
                    <a:prstGeom prst="rect">
                      <a:avLst/>
                    </a:prstGeom>
                  </pic:spPr>
                </pic:pic>
              </a:graphicData>
            </a:graphic>
          </wp:inline>
        </w:drawing>
      </w:r>
    </w:p>
    <w:p w14:paraId="374CB0FB" w14:textId="77777777" w:rsidR="007719F5" w:rsidRPr="00184A3A" w:rsidRDefault="007719F5" w:rsidP="0057159E">
      <w:pPr>
        <w:jc w:val="both"/>
        <w:rPr>
          <w:rFonts w:eastAsiaTheme="majorEastAsia" w:cstheme="majorBidi"/>
          <w:b/>
          <w:bCs/>
          <w:color w:val="4F81BD" w:themeColor="accent1"/>
          <w:lang w:eastAsia="zh-CN"/>
        </w:rPr>
      </w:pPr>
    </w:p>
    <w:p w14:paraId="7834F66B" w14:textId="77777777" w:rsidR="00A57F4A" w:rsidRDefault="00A57F4A">
      <w:pPr>
        <w:rPr>
          <w:rFonts w:eastAsiaTheme="majorEastAsia" w:cstheme="majorBidi"/>
          <w:b/>
          <w:bCs/>
          <w:color w:val="4F81BD" w:themeColor="accent1"/>
          <w:lang w:eastAsia="zh-CN"/>
        </w:rPr>
      </w:pPr>
      <w:r>
        <w:rPr>
          <w:lang w:eastAsia="zh-CN"/>
        </w:rPr>
        <w:br w:type="page"/>
      </w:r>
    </w:p>
    <w:p w14:paraId="20EEA64A" w14:textId="356ED6D8" w:rsidR="00AB14F3" w:rsidRPr="00184A3A" w:rsidRDefault="00364966" w:rsidP="00900E50">
      <w:pPr>
        <w:pStyle w:val="Heading3"/>
      </w:pPr>
      <w:r w:rsidRPr="00184A3A">
        <w:lastRenderedPageBreak/>
        <w:t>Use Case</w:t>
      </w:r>
    </w:p>
    <w:p w14:paraId="521FCC85" w14:textId="09489837" w:rsidR="00364966" w:rsidRPr="00184A3A" w:rsidRDefault="00AE4B65" w:rsidP="00364966">
      <w:pPr>
        <w:rPr>
          <w:lang w:eastAsia="zh-CN"/>
        </w:rPr>
      </w:pPr>
      <w:r w:rsidRPr="0057159E">
        <w:rPr>
          <w:noProof/>
          <w:lang w:eastAsia="zh-CN"/>
        </w:rPr>
        <w:drawing>
          <wp:inline distT="0" distB="0" distL="0" distR="0" wp14:anchorId="24C830CA" wp14:editId="68C0F94E">
            <wp:extent cx="6374765" cy="4567474"/>
            <wp:effectExtent l="0" t="0" r="6985" b="5080"/>
            <wp:docPr id="6" name="Picture 6" descr="C:\Users\Steven\AppData\Local\Microsoft\Windows\INetCache\Content.Outlook\2PPIXI5Y\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AppData\Local\Microsoft\Windows\INetCache\Content.Outlook\2PPIXI5Y\Use Case Diagra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0185" t="2813" r="13326" b="2576"/>
                    <a:stretch/>
                  </pic:blipFill>
                  <pic:spPr bwMode="auto">
                    <a:xfrm>
                      <a:off x="0" y="0"/>
                      <a:ext cx="6377068" cy="4569124"/>
                    </a:xfrm>
                    <a:prstGeom prst="rect">
                      <a:avLst/>
                    </a:prstGeom>
                    <a:noFill/>
                    <a:ln>
                      <a:noFill/>
                    </a:ln>
                    <a:extLst>
                      <a:ext uri="{53640926-AAD7-44D8-BBD7-CCE9431645EC}">
                        <a14:shadowObscured xmlns:a14="http://schemas.microsoft.com/office/drawing/2010/main"/>
                      </a:ext>
                    </a:extLst>
                  </pic:spPr>
                </pic:pic>
              </a:graphicData>
            </a:graphic>
          </wp:inline>
        </w:drawing>
      </w:r>
    </w:p>
    <w:p w14:paraId="461B1FC3" w14:textId="77777777" w:rsidR="001850DF" w:rsidRPr="00184A3A" w:rsidRDefault="001850DF" w:rsidP="00364966">
      <w:pPr>
        <w:rPr>
          <w:lang w:eastAsia="zh-CN"/>
        </w:rPr>
      </w:pPr>
    </w:p>
    <w:p w14:paraId="199E51C9" w14:textId="77777777" w:rsidR="001850DF" w:rsidRPr="00184A3A" w:rsidRDefault="001850DF" w:rsidP="00364966">
      <w:pPr>
        <w:rPr>
          <w:lang w:eastAsia="zh-CN"/>
        </w:rPr>
      </w:pPr>
    </w:p>
    <w:p w14:paraId="1BC2B362" w14:textId="77777777" w:rsidR="00E331C4" w:rsidRPr="00184A3A" w:rsidRDefault="00E331C4">
      <w:pPr>
        <w:rPr>
          <w:rFonts w:eastAsiaTheme="majorEastAsia" w:cstheme="majorBidi"/>
          <w:b/>
          <w:bCs/>
          <w:color w:val="4F81BD" w:themeColor="accent1"/>
          <w:lang w:eastAsia="zh-CN"/>
        </w:rPr>
      </w:pPr>
      <w:r w:rsidRPr="00184A3A">
        <w:rPr>
          <w:lang w:eastAsia="zh-CN"/>
        </w:rPr>
        <w:br w:type="page"/>
      </w:r>
    </w:p>
    <w:p w14:paraId="20813A8C" w14:textId="0BE3280B" w:rsidR="0037476C" w:rsidRPr="00184A3A" w:rsidRDefault="0037476C" w:rsidP="0037476C">
      <w:pPr>
        <w:pStyle w:val="Heading2"/>
        <w:spacing w:after="200" w:line="240" w:lineRule="auto"/>
        <w:jc w:val="left"/>
      </w:pPr>
      <w:bookmarkStart w:id="36" w:name="_Toc332304270"/>
      <w:bookmarkStart w:id="37" w:name="_Toc404943514"/>
      <w:bookmarkStart w:id="38" w:name="_Toc472133122"/>
      <w:r w:rsidRPr="00184A3A">
        <w:lastRenderedPageBreak/>
        <w:t>Technology Used</w:t>
      </w:r>
      <w:bookmarkEnd w:id="36"/>
      <w:bookmarkEnd w:id="37"/>
      <w:bookmarkEnd w:id="38"/>
    </w:p>
    <w:p w14:paraId="18AFBF70" w14:textId="77777777" w:rsidR="0037476C" w:rsidRPr="00184A3A" w:rsidRDefault="0037476C" w:rsidP="0037476C">
      <w:r w:rsidRPr="00184A3A">
        <w:t xml:space="preserve">Application Server side: </w:t>
      </w:r>
    </w:p>
    <w:p w14:paraId="294FF678" w14:textId="4A79C828" w:rsidR="0037476C" w:rsidRPr="00184A3A" w:rsidRDefault="0037476C" w:rsidP="0037476C">
      <w:pPr>
        <w:ind w:firstLine="360"/>
        <w:rPr>
          <w:i/>
        </w:rPr>
      </w:pPr>
      <w:r w:rsidRPr="00184A3A">
        <w:rPr>
          <w:i/>
        </w:rPr>
        <w:t>Oracle WebLogic 12c, Oracle Service Bus 12c, JAVA (With JRE V1.8)</w:t>
      </w:r>
    </w:p>
    <w:p w14:paraId="7BAF17B5" w14:textId="77777777" w:rsidR="0037476C" w:rsidRPr="00184A3A" w:rsidRDefault="0037476C" w:rsidP="0037476C">
      <w:r w:rsidRPr="00184A3A">
        <w:t>Database Server side:</w:t>
      </w:r>
    </w:p>
    <w:p w14:paraId="072D6ADA" w14:textId="7C010A50" w:rsidR="0037476C" w:rsidRPr="00184A3A" w:rsidRDefault="0037476C" w:rsidP="0037476C">
      <w:pPr>
        <w:ind w:firstLine="360"/>
        <w:rPr>
          <w:i/>
        </w:rPr>
      </w:pPr>
      <w:r w:rsidRPr="00184A3A">
        <w:rPr>
          <w:i/>
        </w:rPr>
        <w:t>MS SQL Server 2012, Oracle 11.2g (PL/SQL), MS SQL Server 2000</w:t>
      </w:r>
    </w:p>
    <w:p w14:paraId="7468D67A" w14:textId="77777777" w:rsidR="0037476C" w:rsidRPr="00184A3A" w:rsidRDefault="0037476C" w:rsidP="0037476C">
      <w:r w:rsidRPr="00184A3A">
        <w:t>Client Side Browser:</w:t>
      </w:r>
    </w:p>
    <w:p w14:paraId="4C9539C6" w14:textId="77777777" w:rsidR="0037476C" w:rsidRPr="00184A3A" w:rsidRDefault="0037476C" w:rsidP="0037476C">
      <w:pPr>
        <w:ind w:firstLine="360"/>
        <w:rPr>
          <w:i/>
        </w:rPr>
      </w:pPr>
      <w:r w:rsidRPr="00184A3A">
        <w:rPr>
          <w:i/>
        </w:rPr>
        <w:t>Chrome 55 or above</w:t>
      </w:r>
    </w:p>
    <w:p w14:paraId="10F7AEF2" w14:textId="59328F36" w:rsidR="0037476C" w:rsidRPr="00184A3A" w:rsidRDefault="0037476C" w:rsidP="0037476C">
      <w:pPr>
        <w:ind w:firstLine="360"/>
        <w:rPr>
          <w:i/>
        </w:rPr>
      </w:pPr>
      <w:r w:rsidRPr="00184A3A">
        <w:rPr>
          <w:i/>
        </w:rPr>
        <w:t>Internet Explorer 11 or above</w:t>
      </w:r>
    </w:p>
    <w:p w14:paraId="49FF46C8" w14:textId="77777777" w:rsidR="0037476C" w:rsidRPr="00184A3A" w:rsidRDefault="0037476C" w:rsidP="0037476C">
      <w:pPr>
        <w:rPr>
          <w:lang w:eastAsia="zh-CN"/>
        </w:rPr>
      </w:pPr>
    </w:p>
    <w:p w14:paraId="52073455" w14:textId="77777777" w:rsidR="00AE4B65" w:rsidRPr="00184A3A" w:rsidRDefault="00AE4B65" w:rsidP="00AE4B65">
      <w:pPr>
        <w:rPr>
          <w:lang w:eastAsia="zh-CN"/>
        </w:rPr>
      </w:pPr>
    </w:p>
    <w:p w14:paraId="09C006BB" w14:textId="77777777" w:rsidR="001C4B36" w:rsidRPr="00184A3A" w:rsidRDefault="001C4B36">
      <w:pPr>
        <w:rPr>
          <w:rFonts w:cs="Microsoft YaHei"/>
          <w:b/>
          <w:bCs/>
          <w:color w:val="4F81BD" w:themeColor="accent1"/>
          <w:sz w:val="26"/>
          <w:szCs w:val="26"/>
          <w:lang w:eastAsia="zh-HK"/>
        </w:rPr>
      </w:pPr>
      <w:r w:rsidRPr="00184A3A">
        <w:br w:type="page"/>
      </w:r>
    </w:p>
    <w:p w14:paraId="1F9B1290" w14:textId="498454EC" w:rsidR="001C4B36" w:rsidRPr="00184A3A" w:rsidRDefault="001C4B36" w:rsidP="001C4B36">
      <w:pPr>
        <w:pStyle w:val="Heading2"/>
      </w:pPr>
      <w:bookmarkStart w:id="39" w:name="_Toc472133123"/>
      <w:r w:rsidRPr="00184A3A">
        <w:lastRenderedPageBreak/>
        <w:t>Branch Info Maintenance</w:t>
      </w:r>
      <w:bookmarkEnd w:id="39"/>
    </w:p>
    <w:p w14:paraId="46720F55" w14:textId="7EECD08D" w:rsidR="0036047D" w:rsidRPr="00184A3A" w:rsidRDefault="0036047D" w:rsidP="00900E50">
      <w:pPr>
        <w:pStyle w:val="Heading3"/>
      </w:pPr>
      <w:r w:rsidRPr="00184A3A">
        <w:t>Description</w:t>
      </w:r>
    </w:p>
    <w:p w14:paraId="5E099FF7" w14:textId="7EE070A1" w:rsidR="00821ED9" w:rsidRPr="00184A3A" w:rsidRDefault="00821ED9" w:rsidP="00A57F4A">
      <w:pPr>
        <w:jc w:val="both"/>
        <w:rPr>
          <w:lang w:eastAsia="zh-CN"/>
        </w:rPr>
      </w:pPr>
      <w:r w:rsidRPr="00184A3A">
        <w:rPr>
          <w:lang w:eastAsia="zh-CN"/>
        </w:rPr>
        <w:t>The “Branch Info Main</w:t>
      </w:r>
      <w:r w:rsidR="00D36286">
        <w:rPr>
          <w:lang w:eastAsia="zh-CN"/>
        </w:rPr>
        <w:t xml:space="preserve">tenance” function allows the maintenance of </w:t>
      </w:r>
      <w:r w:rsidRPr="00184A3A">
        <w:rPr>
          <w:lang w:eastAsia="zh-CN"/>
        </w:rPr>
        <w:t xml:space="preserve">POS client </w:t>
      </w:r>
      <w:r w:rsidR="00D36286">
        <w:rPr>
          <w:lang w:eastAsia="zh-CN"/>
        </w:rPr>
        <w:t>information</w:t>
      </w:r>
      <w:r w:rsidR="00CA3CE9">
        <w:rPr>
          <w:lang w:eastAsia="zh-CN"/>
        </w:rPr>
        <w:t xml:space="preserve"> such as </w:t>
      </w:r>
      <w:r w:rsidR="00C258A3">
        <w:rPr>
          <w:lang w:eastAsia="zh-CN"/>
        </w:rPr>
        <w:t>branch code, host IP and Client DB Name</w:t>
      </w:r>
      <w:r w:rsidR="00D36286">
        <w:rPr>
          <w:lang w:eastAsia="zh-CN"/>
        </w:rPr>
        <w:t>.</w:t>
      </w:r>
      <w:r w:rsidRPr="00184A3A">
        <w:rPr>
          <w:lang w:eastAsia="zh-CN"/>
        </w:rPr>
        <w:t xml:space="preserve"> The data should be initially input </w:t>
      </w:r>
      <w:r w:rsidR="00C31490" w:rsidRPr="00184A3A">
        <w:rPr>
          <w:lang w:eastAsia="zh-CN"/>
        </w:rPr>
        <w:t>based on</w:t>
      </w:r>
      <w:r w:rsidRPr="00184A3A">
        <w:rPr>
          <w:lang w:eastAsia="zh-CN"/>
        </w:rPr>
        <w:t xml:space="preserve"> current polling server. The view of these data are available for the access from both Service Bus User and POS User, but Service Bus user are allowed to use operations including Create, Edit and Delete. On the Add or Modification of the branch info data, the data source connectivity </w:t>
      </w:r>
      <w:proofErr w:type="gramStart"/>
      <w:r w:rsidRPr="00184A3A">
        <w:rPr>
          <w:lang w:eastAsia="zh-CN"/>
        </w:rPr>
        <w:t>will be validated</w:t>
      </w:r>
      <w:proofErr w:type="gramEnd"/>
      <w:r w:rsidR="007D37BC" w:rsidRPr="00184A3A">
        <w:rPr>
          <w:lang w:eastAsia="zh-CN"/>
        </w:rPr>
        <w:t xml:space="preserve"> upon saving</w:t>
      </w:r>
      <w:r w:rsidRPr="00184A3A">
        <w:rPr>
          <w:lang w:eastAsia="zh-CN"/>
        </w:rPr>
        <w:t>.</w:t>
      </w:r>
    </w:p>
    <w:p w14:paraId="4E5F7221" w14:textId="79465B49" w:rsidR="00DE2D4E" w:rsidRPr="00184A3A" w:rsidRDefault="00DE2D4E" w:rsidP="00A57F4A">
      <w:pPr>
        <w:rPr>
          <w:lang w:eastAsia="zh-CN"/>
        </w:rPr>
      </w:pPr>
      <w:r w:rsidRPr="00184A3A">
        <w:rPr>
          <w:lang w:eastAsia="zh-CN"/>
        </w:rPr>
        <w:t>Use Case functions</w:t>
      </w:r>
    </w:p>
    <w:p w14:paraId="38178497" w14:textId="4082CB4D" w:rsidR="00DE2D4E" w:rsidRDefault="00DE2D4E" w:rsidP="00A57F4A">
      <w:pPr>
        <w:spacing w:after="0"/>
        <w:rPr>
          <w:lang w:eastAsia="zh-CN"/>
        </w:rPr>
      </w:pPr>
      <w:r w:rsidRPr="00184A3A">
        <w:rPr>
          <w:lang w:eastAsia="zh-CN"/>
        </w:rPr>
        <w:t xml:space="preserve"># </w:t>
      </w:r>
      <w:r w:rsidR="0095669B" w:rsidRPr="00184A3A">
        <w:rPr>
          <w:lang w:eastAsia="zh-CN"/>
        </w:rPr>
        <w:t>Maintain</w:t>
      </w:r>
      <w:r w:rsidRPr="00184A3A">
        <w:rPr>
          <w:lang w:eastAsia="zh-CN"/>
        </w:rPr>
        <w:t xml:space="preserve"> Branch Info </w:t>
      </w:r>
      <w:r w:rsidR="0095669B" w:rsidRPr="00184A3A">
        <w:rPr>
          <w:lang w:eastAsia="zh-CN"/>
        </w:rPr>
        <w:t>(</w:t>
      </w:r>
      <w:r w:rsidR="00C258A3">
        <w:rPr>
          <w:lang w:eastAsia="zh-CN"/>
        </w:rPr>
        <w:t>List</w:t>
      </w:r>
      <w:r w:rsidR="0095669B" w:rsidRPr="00184A3A">
        <w:rPr>
          <w:lang w:eastAsia="zh-CN"/>
        </w:rPr>
        <w:t>)</w:t>
      </w:r>
    </w:p>
    <w:p w14:paraId="5A15A447" w14:textId="03B43E57" w:rsidR="00C258A3" w:rsidRDefault="00C258A3" w:rsidP="00C258A3">
      <w:pPr>
        <w:spacing w:after="0"/>
        <w:rPr>
          <w:lang w:eastAsia="zh-CN"/>
        </w:rPr>
      </w:pPr>
      <w:r w:rsidRPr="00184A3A">
        <w:rPr>
          <w:lang w:eastAsia="zh-CN"/>
        </w:rPr>
        <w:t># Maintain Branch Info (</w:t>
      </w:r>
      <w:r>
        <w:rPr>
          <w:lang w:eastAsia="zh-CN"/>
        </w:rPr>
        <w:t>Create/Edit/Delete</w:t>
      </w:r>
      <w:r w:rsidRPr="00184A3A">
        <w:rPr>
          <w:lang w:eastAsia="zh-CN"/>
        </w:rPr>
        <w:t>)</w:t>
      </w:r>
    </w:p>
    <w:p w14:paraId="74BE2847" w14:textId="77777777" w:rsidR="00C258A3" w:rsidRPr="00184A3A" w:rsidRDefault="00C258A3" w:rsidP="00A57F4A">
      <w:pPr>
        <w:spacing w:after="0"/>
        <w:rPr>
          <w:lang w:eastAsia="zh-CN"/>
        </w:rPr>
      </w:pPr>
    </w:p>
    <w:p w14:paraId="20C2F989" w14:textId="77777777" w:rsidR="0036047D" w:rsidRPr="00184A3A" w:rsidRDefault="0036047D" w:rsidP="00900E50">
      <w:pPr>
        <w:pStyle w:val="Heading3"/>
      </w:pPr>
      <w:r w:rsidRPr="00184A3A">
        <w:t>Input</w:t>
      </w:r>
    </w:p>
    <w:p w14:paraId="3432E89E" w14:textId="77777777" w:rsidR="00DE2D4E" w:rsidRPr="00184A3A" w:rsidRDefault="00DE2D4E" w:rsidP="00A57F4A">
      <w:pPr>
        <w:rPr>
          <w:lang w:eastAsia="zh-CN"/>
        </w:rPr>
      </w:pPr>
      <w:r w:rsidRPr="00184A3A">
        <w:rPr>
          <w:lang w:eastAsia="zh-CN"/>
        </w:rPr>
        <w:t>N/A</w:t>
      </w:r>
    </w:p>
    <w:p w14:paraId="5A02ADF5" w14:textId="77777777" w:rsidR="0036047D" w:rsidRPr="00184A3A" w:rsidRDefault="0036047D" w:rsidP="00900E50">
      <w:pPr>
        <w:pStyle w:val="Heading3"/>
      </w:pPr>
      <w:r w:rsidRPr="00184A3A">
        <w:t>Output</w:t>
      </w:r>
    </w:p>
    <w:p w14:paraId="2012D7DB" w14:textId="77777777" w:rsidR="00DE2D4E" w:rsidRPr="00184A3A" w:rsidRDefault="00DE2D4E" w:rsidP="00A57F4A">
      <w:pPr>
        <w:rPr>
          <w:lang w:eastAsia="zh-CN"/>
        </w:rPr>
      </w:pPr>
      <w:r w:rsidRPr="00184A3A">
        <w:rPr>
          <w:lang w:eastAsia="zh-CN"/>
        </w:rPr>
        <w:t>N/A</w:t>
      </w:r>
    </w:p>
    <w:p w14:paraId="13C56E16" w14:textId="79704EA9" w:rsidR="0036047D" w:rsidRPr="00184A3A" w:rsidRDefault="00FB0720" w:rsidP="00900E50">
      <w:pPr>
        <w:pStyle w:val="Heading3"/>
      </w:pPr>
      <w:r w:rsidRPr="00184A3A">
        <w:t>Maintain</w:t>
      </w:r>
      <w:r w:rsidR="0036047D" w:rsidRPr="00184A3A">
        <w:t xml:space="preserve"> Branch Info </w:t>
      </w:r>
      <w:r w:rsidRPr="00184A3A">
        <w:t>(</w:t>
      </w:r>
      <w:r w:rsidR="0036047D" w:rsidRPr="00184A3A">
        <w:t>List</w:t>
      </w:r>
      <w:r w:rsidRPr="00184A3A">
        <w:t>)</w:t>
      </w:r>
    </w:p>
    <w:p w14:paraId="1EE17B65" w14:textId="12E087E1" w:rsidR="0036047D" w:rsidRPr="00184A3A" w:rsidRDefault="0036047D" w:rsidP="00E51271">
      <w:pPr>
        <w:pStyle w:val="Heading4"/>
      </w:pPr>
      <w:r w:rsidRPr="00184A3A">
        <w:t>Process/Work Flow</w:t>
      </w:r>
    </w:p>
    <w:p w14:paraId="27D4BC22" w14:textId="4EC488E9" w:rsidR="003214F1" w:rsidRPr="00184A3A" w:rsidRDefault="003214F1" w:rsidP="00A57F4A">
      <w:pPr>
        <w:rPr>
          <w:lang w:eastAsia="zh-CN"/>
        </w:rPr>
      </w:pPr>
      <w:r w:rsidRPr="00184A3A">
        <w:rPr>
          <w:lang w:eastAsia="zh-CN"/>
        </w:rPr>
        <w:t xml:space="preserve">This function is to display branch info records according the user input criteria. The branch info </w:t>
      </w:r>
      <w:proofErr w:type="gramStart"/>
      <w:r w:rsidRPr="00184A3A">
        <w:rPr>
          <w:lang w:eastAsia="zh-CN"/>
        </w:rPr>
        <w:t>will be displayed</w:t>
      </w:r>
      <w:proofErr w:type="gramEnd"/>
      <w:r w:rsidRPr="00184A3A">
        <w:rPr>
          <w:lang w:eastAsia="zh-CN"/>
        </w:rPr>
        <w:t xml:space="preserve"> into the table within the page, and specific columns will be displayed on screen, as some of them enabled as sorting function upon user’s requirements.</w:t>
      </w:r>
    </w:p>
    <w:p w14:paraId="27423533" w14:textId="21BA2799" w:rsidR="003214F1" w:rsidRPr="00184A3A" w:rsidRDefault="003214F1" w:rsidP="00A57F4A">
      <w:pPr>
        <w:rPr>
          <w:b/>
          <w:u w:val="single"/>
          <w:lang w:eastAsia="zh-CN"/>
        </w:rPr>
      </w:pPr>
      <w:r w:rsidRPr="00184A3A">
        <w:rPr>
          <w:b/>
          <w:u w:val="single"/>
          <w:lang w:eastAsia="zh-CN"/>
        </w:rPr>
        <w:t>Business Logic</w:t>
      </w:r>
    </w:p>
    <w:p w14:paraId="2FA9D76C" w14:textId="2933B966" w:rsidR="003214F1" w:rsidRPr="00184A3A" w:rsidRDefault="003214F1" w:rsidP="00D36286">
      <w:pPr>
        <w:jc w:val="both"/>
        <w:rPr>
          <w:lang w:eastAsia="zh-CN"/>
        </w:rPr>
      </w:pPr>
      <w:r w:rsidRPr="00184A3A">
        <w:rPr>
          <w:lang w:eastAsia="zh-CN"/>
        </w:rPr>
        <w:t xml:space="preserve">The branch info is to describe the data source configuration of the POS clients sales data, which affect sales data polling process described in the latter session. Each record represents a single data </w:t>
      </w:r>
      <w:r w:rsidR="00B43194" w:rsidRPr="00184A3A">
        <w:rPr>
          <w:lang w:eastAsia="zh-CN"/>
        </w:rPr>
        <w:t>source, which</w:t>
      </w:r>
      <w:r w:rsidRPr="00184A3A">
        <w:rPr>
          <w:lang w:eastAsia="zh-CN"/>
        </w:rPr>
        <w:t xml:space="preserve"> could be in </w:t>
      </w:r>
      <w:r w:rsidR="00B43194" w:rsidRPr="00184A3A">
        <w:rPr>
          <w:lang w:eastAsia="zh-CN"/>
        </w:rPr>
        <w:t>type</w:t>
      </w:r>
      <w:r w:rsidRPr="00184A3A">
        <w:rPr>
          <w:lang w:eastAsia="zh-CN"/>
        </w:rPr>
        <w:t xml:space="preserve"> of SQL </w:t>
      </w:r>
      <w:r w:rsidR="00B43194" w:rsidRPr="00184A3A">
        <w:rPr>
          <w:lang w:eastAsia="zh-CN"/>
        </w:rPr>
        <w:t>connection, database file or fixed format text file.</w:t>
      </w:r>
    </w:p>
    <w:p w14:paraId="405C586B" w14:textId="17B8ECF7" w:rsidR="00B43194" w:rsidRPr="00184A3A" w:rsidRDefault="00B43194" w:rsidP="00A57F4A">
      <w:pPr>
        <w:pStyle w:val="ListParagraph"/>
        <w:ind w:left="0"/>
        <w:rPr>
          <w:lang w:eastAsia="zh-CN"/>
        </w:rPr>
      </w:pPr>
      <w:r w:rsidRPr="00184A3A">
        <w:rPr>
          <w:lang w:eastAsia="zh-CN"/>
        </w:rPr>
        <w:t xml:space="preserve">By default, when the page </w:t>
      </w:r>
      <w:proofErr w:type="gramStart"/>
      <w:r w:rsidRPr="00184A3A">
        <w:rPr>
          <w:lang w:eastAsia="zh-CN"/>
        </w:rPr>
        <w:t>is accessed</w:t>
      </w:r>
      <w:proofErr w:type="gramEnd"/>
      <w:r w:rsidRPr="00184A3A">
        <w:rPr>
          <w:lang w:eastAsia="zh-CN"/>
        </w:rPr>
        <w:t>, there</w:t>
      </w:r>
      <w:r w:rsidR="00D36286">
        <w:rPr>
          <w:lang w:eastAsia="zh-CN"/>
        </w:rPr>
        <w:t xml:space="preserve"> i</w:t>
      </w:r>
      <w:r w:rsidRPr="00184A3A">
        <w:rPr>
          <w:lang w:eastAsia="zh-CN"/>
        </w:rPr>
        <w:t>s no search</w:t>
      </w:r>
      <w:r w:rsidR="00D36286">
        <w:rPr>
          <w:lang w:eastAsia="zh-CN"/>
        </w:rPr>
        <w:t>ing</w:t>
      </w:r>
      <w:r w:rsidRPr="00184A3A">
        <w:rPr>
          <w:lang w:eastAsia="zh-CN"/>
        </w:rPr>
        <w:t xml:space="preserve"> criteria provided and all branch info will be displayed on the page with pagination</w:t>
      </w:r>
    </w:p>
    <w:p w14:paraId="34EE51FB" w14:textId="5E869E2F" w:rsidR="00B43194" w:rsidRPr="00184A3A" w:rsidRDefault="00B43194" w:rsidP="00E51271">
      <w:pPr>
        <w:widowControl w:val="0"/>
        <w:numPr>
          <w:ilvl w:val="0"/>
          <w:numId w:val="8"/>
        </w:numPr>
        <w:tabs>
          <w:tab w:val="left" w:pos="270"/>
        </w:tabs>
        <w:adjustRightInd w:val="0"/>
        <w:spacing w:line="360" w:lineRule="atLeast"/>
        <w:ind w:left="270" w:hanging="270"/>
        <w:textAlignment w:val="baseline"/>
        <w:rPr>
          <w:lang w:eastAsia="zh-CN"/>
        </w:rPr>
      </w:pPr>
      <w:r w:rsidRPr="00184A3A">
        <w:rPr>
          <w:lang w:eastAsia="zh-CN"/>
        </w:rPr>
        <w:t>User could conduct manipulations on searched-out records such as page switching, sorting by specific columns and refining.</w:t>
      </w:r>
    </w:p>
    <w:p w14:paraId="6D6F636A" w14:textId="1407B435" w:rsidR="00B43194" w:rsidRPr="00184A3A" w:rsidRDefault="00B43194" w:rsidP="00E51271">
      <w:pPr>
        <w:widowControl w:val="0"/>
        <w:numPr>
          <w:ilvl w:val="0"/>
          <w:numId w:val="8"/>
        </w:numPr>
        <w:tabs>
          <w:tab w:val="left" w:pos="270"/>
        </w:tabs>
        <w:adjustRightInd w:val="0"/>
        <w:spacing w:line="360" w:lineRule="atLeast"/>
        <w:ind w:left="270" w:hanging="270"/>
        <w:textAlignment w:val="baseline"/>
        <w:rPr>
          <w:lang w:eastAsia="zh-CN"/>
        </w:rPr>
      </w:pPr>
      <w:r w:rsidRPr="00184A3A">
        <w:rPr>
          <w:lang w:eastAsia="zh-CN"/>
        </w:rPr>
        <w:t xml:space="preserve">User could conduct operational functions upon searched-out records such as Edit/Delete and view its details </w:t>
      </w:r>
      <w:r w:rsidR="00543F0F" w:rsidRPr="00184A3A">
        <w:rPr>
          <w:lang w:eastAsia="zh-CN"/>
        </w:rPr>
        <w:t>in</w:t>
      </w:r>
      <w:r w:rsidRPr="00184A3A">
        <w:rPr>
          <w:lang w:eastAsia="zh-CN"/>
        </w:rPr>
        <w:t xml:space="preserve"> the “Operation</w:t>
      </w:r>
      <w:r w:rsidR="00543F0F" w:rsidRPr="00184A3A">
        <w:rPr>
          <w:lang w:eastAsia="zh-CN"/>
        </w:rPr>
        <w:t>” column</w:t>
      </w:r>
      <w:r w:rsidRPr="00184A3A">
        <w:rPr>
          <w:lang w:eastAsia="zh-CN"/>
        </w:rPr>
        <w:t>. (details included in session 6.2.5)</w:t>
      </w:r>
    </w:p>
    <w:p w14:paraId="4BE69F59" w14:textId="77777777" w:rsidR="00E51271" w:rsidRDefault="00E51271">
      <w:pPr>
        <w:rPr>
          <w:rFonts w:eastAsiaTheme="majorEastAsia" w:cstheme="majorBidi"/>
          <w:b/>
          <w:bCs/>
          <w:i/>
          <w:iCs/>
        </w:rPr>
      </w:pPr>
      <w:r>
        <w:br w:type="page"/>
      </w:r>
    </w:p>
    <w:p w14:paraId="644D3CA9" w14:textId="7FB48887" w:rsidR="0036047D" w:rsidRPr="00184A3A" w:rsidRDefault="0036047D" w:rsidP="00E51271">
      <w:pPr>
        <w:pStyle w:val="Heading4"/>
      </w:pPr>
      <w:r w:rsidRPr="00184A3A">
        <w:lastRenderedPageBreak/>
        <w:t>Screen</w:t>
      </w:r>
    </w:p>
    <w:p w14:paraId="34BE0A99" w14:textId="786B4C87" w:rsidR="00FE1041" w:rsidRPr="00184A3A" w:rsidRDefault="00FE1041" w:rsidP="00E51271">
      <w:pPr>
        <w:rPr>
          <w:b/>
          <w:u w:val="single"/>
        </w:rPr>
      </w:pPr>
      <w:r w:rsidRPr="00184A3A">
        <w:rPr>
          <w:b/>
          <w:u w:val="single"/>
        </w:rPr>
        <w:t>Maintain Branch Info (List)</w:t>
      </w:r>
    </w:p>
    <w:p w14:paraId="7B495049" w14:textId="2DEABC26" w:rsidR="0036047D" w:rsidRPr="00184A3A" w:rsidRDefault="0036047D" w:rsidP="0036047D">
      <w:r w:rsidRPr="0057159E">
        <w:rPr>
          <w:noProof/>
          <w:lang w:eastAsia="zh-CN"/>
        </w:rPr>
        <w:drawing>
          <wp:inline distT="0" distB="0" distL="0" distR="0" wp14:anchorId="679B43ED" wp14:editId="74E07038">
            <wp:extent cx="6858000" cy="3728109"/>
            <wp:effectExtent l="19050" t="19050" r="19050" b="24765"/>
            <wp:docPr id="12" name="Picture 12" descr="C:\Users\Steven\AppData\Local\Microsoft\Windows\INetCache\Content.Outlook\2PPIXI5Y\Branch Inf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ven\AppData\Local\Microsoft\Windows\INetCache\Content.Outlook\2PPIXI5Y\Branch Info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3728109"/>
                    </a:xfrm>
                    <a:prstGeom prst="rect">
                      <a:avLst/>
                    </a:prstGeom>
                    <a:noFill/>
                    <a:ln>
                      <a:solidFill>
                        <a:schemeClr val="accent1"/>
                      </a:solidFill>
                    </a:ln>
                  </pic:spPr>
                </pic:pic>
              </a:graphicData>
            </a:graphic>
          </wp:inline>
        </w:drawing>
      </w:r>
    </w:p>
    <w:p w14:paraId="3215A4F9" w14:textId="77777777" w:rsidR="0036047D" w:rsidRPr="00184A3A" w:rsidRDefault="0036047D" w:rsidP="00E51271">
      <w:pPr>
        <w:pStyle w:val="Heading4"/>
      </w:pPr>
      <w:r w:rsidRPr="00184A3A">
        <w:t>Data Fields &amp; Presentation Logic</w:t>
      </w:r>
    </w:p>
    <w:p w14:paraId="0366A14E" w14:textId="06068138" w:rsidR="0036047D" w:rsidRPr="00184A3A" w:rsidRDefault="00F03AEF" w:rsidP="0005458D">
      <w:pPr>
        <w:pStyle w:val="ListParagraph"/>
        <w:numPr>
          <w:ilvl w:val="0"/>
          <w:numId w:val="9"/>
        </w:numPr>
        <w:ind w:left="360"/>
        <w:rPr>
          <w:lang w:eastAsia="zh-CN"/>
        </w:rPr>
      </w:pPr>
      <w:r w:rsidRPr="00184A3A">
        <w:rPr>
          <w:lang w:eastAsia="zh-CN"/>
        </w:rPr>
        <w:t>Default Sorting of Branch Info List, Priority from top to bottom</w:t>
      </w:r>
    </w:p>
    <w:p w14:paraId="15AC82C0" w14:textId="5B2C6079" w:rsidR="005C36F7" w:rsidRPr="00184A3A" w:rsidRDefault="00F03AEF" w:rsidP="00E51271">
      <w:pPr>
        <w:pStyle w:val="ListParagraph"/>
        <w:numPr>
          <w:ilvl w:val="0"/>
          <w:numId w:val="3"/>
        </w:numPr>
        <w:spacing w:line="240" w:lineRule="auto"/>
        <w:ind w:left="360"/>
        <w:rPr>
          <w:lang w:eastAsia="zh-CN"/>
        </w:rPr>
      </w:pPr>
      <w:r w:rsidRPr="00184A3A">
        <w:rPr>
          <w:lang w:eastAsia="zh-CN"/>
        </w:rPr>
        <w:t>Branch Code (</w:t>
      </w:r>
      <w:r w:rsidR="00C258A3">
        <w:rPr>
          <w:lang w:eastAsia="zh-CN"/>
        </w:rPr>
        <w:t>a</w:t>
      </w:r>
      <w:r w:rsidRPr="00184A3A">
        <w:rPr>
          <w:lang w:eastAsia="zh-CN"/>
        </w:rPr>
        <w:t>scending)</w:t>
      </w:r>
    </w:p>
    <w:p w14:paraId="076CC24E" w14:textId="178596AF" w:rsidR="00900E50" w:rsidRDefault="00900E50">
      <w:pPr>
        <w:rPr>
          <w:lang w:eastAsia="zh-CN"/>
        </w:rPr>
      </w:pPr>
    </w:p>
    <w:p w14:paraId="5A01599D" w14:textId="3B3BFD2F" w:rsidR="005C36F7" w:rsidRPr="00184A3A" w:rsidRDefault="005C36F7" w:rsidP="0005458D">
      <w:pPr>
        <w:pStyle w:val="ListParagraph"/>
        <w:numPr>
          <w:ilvl w:val="0"/>
          <w:numId w:val="9"/>
        </w:numPr>
        <w:spacing w:line="240" w:lineRule="auto"/>
        <w:ind w:left="360"/>
        <w:rPr>
          <w:lang w:eastAsia="zh-CN"/>
        </w:rPr>
      </w:pPr>
      <w:r w:rsidRPr="00184A3A">
        <w:rPr>
          <w:lang w:eastAsia="zh-CN"/>
        </w:rPr>
        <w:t>Layout</w:t>
      </w:r>
    </w:p>
    <w:tbl>
      <w:tblPr>
        <w:tblW w:w="108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10"/>
        <w:gridCol w:w="1463"/>
        <w:gridCol w:w="1170"/>
        <w:gridCol w:w="1327"/>
        <w:gridCol w:w="1440"/>
        <w:gridCol w:w="1440"/>
        <w:gridCol w:w="2250"/>
      </w:tblGrid>
      <w:tr w:rsidR="005C36F7" w:rsidRPr="00184A3A" w14:paraId="73F8FA5B" w14:textId="77777777" w:rsidTr="00900E50">
        <w:trPr>
          <w:tblHeader/>
        </w:trPr>
        <w:tc>
          <w:tcPr>
            <w:tcW w:w="1710" w:type="dxa"/>
            <w:shd w:val="clear" w:color="auto" w:fill="C6D9F1"/>
          </w:tcPr>
          <w:p w14:paraId="30C96F43" w14:textId="77777777" w:rsidR="005C36F7" w:rsidRPr="00184A3A" w:rsidRDefault="005C36F7" w:rsidP="00900E50">
            <w:pPr>
              <w:spacing w:after="0"/>
              <w:ind w:left="360" w:hanging="360"/>
              <w:rPr>
                <w:b/>
              </w:rPr>
            </w:pPr>
            <w:r w:rsidRPr="00184A3A">
              <w:rPr>
                <w:b/>
              </w:rPr>
              <w:t>Field</w:t>
            </w:r>
          </w:p>
        </w:tc>
        <w:tc>
          <w:tcPr>
            <w:tcW w:w="1463" w:type="dxa"/>
            <w:shd w:val="clear" w:color="auto" w:fill="C6D9F1"/>
          </w:tcPr>
          <w:p w14:paraId="1CEF9ADC" w14:textId="77777777" w:rsidR="00900E50" w:rsidRDefault="00900E50" w:rsidP="00900E50">
            <w:pPr>
              <w:spacing w:after="0"/>
              <w:ind w:left="360" w:hanging="360"/>
              <w:rPr>
                <w:b/>
              </w:rPr>
            </w:pPr>
            <w:r>
              <w:rPr>
                <w:b/>
              </w:rPr>
              <w:t>Object</w:t>
            </w:r>
          </w:p>
          <w:p w14:paraId="3ABE2EB6" w14:textId="5FF6DFAB" w:rsidR="005C36F7" w:rsidRPr="00184A3A" w:rsidRDefault="005C36F7" w:rsidP="00900E50">
            <w:pPr>
              <w:spacing w:after="0"/>
              <w:ind w:left="360" w:hanging="360"/>
              <w:rPr>
                <w:b/>
              </w:rPr>
            </w:pPr>
            <w:r w:rsidRPr="00184A3A">
              <w:rPr>
                <w:b/>
              </w:rPr>
              <w:t>Type</w:t>
            </w:r>
          </w:p>
        </w:tc>
        <w:tc>
          <w:tcPr>
            <w:tcW w:w="1170" w:type="dxa"/>
            <w:shd w:val="clear" w:color="auto" w:fill="C6D9F1"/>
          </w:tcPr>
          <w:p w14:paraId="46685266" w14:textId="6BA8F4FE" w:rsidR="00900E50" w:rsidRDefault="005C36F7" w:rsidP="00EB4EBA">
            <w:pPr>
              <w:spacing w:after="0"/>
              <w:ind w:left="360" w:hanging="360"/>
              <w:jc w:val="center"/>
              <w:rPr>
                <w:b/>
              </w:rPr>
            </w:pPr>
            <w:r w:rsidRPr="00184A3A">
              <w:rPr>
                <w:b/>
              </w:rPr>
              <w:t>Default</w:t>
            </w:r>
          </w:p>
          <w:p w14:paraId="2D12E000" w14:textId="2B2DDD4F" w:rsidR="005C36F7" w:rsidRPr="00184A3A" w:rsidRDefault="005C36F7" w:rsidP="00EB4EBA">
            <w:pPr>
              <w:spacing w:after="0"/>
              <w:ind w:left="360" w:hanging="360"/>
              <w:jc w:val="center"/>
              <w:rPr>
                <w:b/>
              </w:rPr>
            </w:pPr>
            <w:r w:rsidRPr="00184A3A">
              <w:rPr>
                <w:b/>
              </w:rPr>
              <w:t>Value</w:t>
            </w:r>
          </w:p>
        </w:tc>
        <w:tc>
          <w:tcPr>
            <w:tcW w:w="1327" w:type="dxa"/>
            <w:shd w:val="clear" w:color="auto" w:fill="C6D9F1"/>
          </w:tcPr>
          <w:p w14:paraId="198FF9C4" w14:textId="4BCB98FA" w:rsidR="00900E50" w:rsidRDefault="005C36F7" w:rsidP="00EB4EBA">
            <w:pPr>
              <w:spacing w:after="0"/>
              <w:ind w:left="360" w:hanging="360"/>
              <w:jc w:val="center"/>
              <w:rPr>
                <w:b/>
              </w:rPr>
            </w:pPr>
            <w:r w:rsidRPr="00184A3A">
              <w:rPr>
                <w:b/>
              </w:rPr>
              <w:t>Mandatory</w:t>
            </w:r>
          </w:p>
          <w:p w14:paraId="48281859" w14:textId="436D946B" w:rsidR="005C36F7" w:rsidRPr="00184A3A" w:rsidRDefault="005C36F7" w:rsidP="00EB4EBA">
            <w:pPr>
              <w:spacing w:after="0"/>
              <w:ind w:left="360" w:hanging="360"/>
              <w:jc w:val="center"/>
              <w:rPr>
                <w:b/>
              </w:rPr>
            </w:pPr>
            <w:r w:rsidRPr="00184A3A">
              <w:rPr>
                <w:b/>
              </w:rPr>
              <w:t>(M/O/C)</w:t>
            </w:r>
          </w:p>
        </w:tc>
        <w:tc>
          <w:tcPr>
            <w:tcW w:w="1440" w:type="dxa"/>
            <w:shd w:val="clear" w:color="auto" w:fill="C6D9F1"/>
          </w:tcPr>
          <w:p w14:paraId="3EC989C7" w14:textId="77777777" w:rsidR="005C36F7" w:rsidRDefault="005C36F7" w:rsidP="00EB4EBA">
            <w:pPr>
              <w:spacing w:after="0"/>
              <w:ind w:left="360" w:hanging="360"/>
              <w:jc w:val="center"/>
              <w:rPr>
                <w:b/>
              </w:rPr>
            </w:pPr>
            <w:r w:rsidRPr="00184A3A">
              <w:rPr>
                <w:b/>
              </w:rPr>
              <w:t>Format</w:t>
            </w:r>
          </w:p>
          <w:p w14:paraId="54B76538" w14:textId="5FF695C9" w:rsidR="007E19FA" w:rsidRDefault="007E19FA" w:rsidP="00EB4EBA">
            <w:pPr>
              <w:spacing w:after="0"/>
              <w:ind w:left="360" w:hanging="360"/>
              <w:jc w:val="center"/>
              <w:rPr>
                <w:b/>
              </w:rPr>
            </w:pPr>
            <w:r>
              <w:rPr>
                <w:b/>
              </w:rPr>
              <w:t>A-character</w:t>
            </w:r>
          </w:p>
          <w:p w14:paraId="453AD896" w14:textId="5D04B5F4" w:rsidR="007E19FA" w:rsidRPr="00184A3A" w:rsidRDefault="007E19FA" w:rsidP="00EB4EBA">
            <w:pPr>
              <w:spacing w:after="0"/>
              <w:ind w:left="360" w:hanging="360"/>
              <w:jc w:val="center"/>
              <w:rPr>
                <w:b/>
              </w:rPr>
            </w:pPr>
            <w:r>
              <w:rPr>
                <w:b/>
              </w:rPr>
              <w:t>N-number</w:t>
            </w:r>
          </w:p>
        </w:tc>
        <w:tc>
          <w:tcPr>
            <w:tcW w:w="1440" w:type="dxa"/>
            <w:shd w:val="clear" w:color="auto" w:fill="C6D9F1"/>
          </w:tcPr>
          <w:p w14:paraId="7D93CC8D" w14:textId="77777777" w:rsidR="005C36F7" w:rsidRPr="00184A3A" w:rsidRDefault="005C36F7" w:rsidP="00900E50">
            <w:pPr>
              <w:spacing w:after="0"/>
              <w:rPr>
                <w:b/>
              </w:rPr>
            </w:pPr>
            <w:r w:rsidRPr="00184A3A">
              <w:rPr>
                <w:b/>
              </w:rPr>
              <w:t>Action / Event / Response</w:t>
            </w:r>
          </w:p>
        </w:tc>
        <w:tc>
          <w:tcPr>
            <w:tcW w:w="2250" w:type="dxa"/>
            <w:shd w:val="clear" w:color="auto" w:fill="C6D9F1"/>
          </w:tcPr>
          <w:p w14:paraId="2A1B4A2A" w14:textId="77777777" w:rsidR="005C36F7" w:rsidRPr="00184A3A" w:rsidRDefault="005C36F7" w:rsidP="00900E50">
            <w:pPr>
              <w:spacing w:after="0"/>
              <w:ind w:left="360" w:hanging="360"/>
              <w:rPr>
                <w:b/>
              </w:rPr>
            </w:pPr>
            <w:r w:rsidRPr="00184A3A">
              <w:rPr>
                <w:b/>
              </w:rPr>
              <w:t>Description</w:t>
            </w:r>
          </w:p>
        </w:tc>
      </w:tr>
      <w:tr w:rsidR="005C36F7" w:rsidRPr="00184A3A" w14:paraId="4FF209B8" w14:textId="77777777" w:rsidTr="00900E50">
        <w:tc>
          <w:tcPr>
            <w:tcW w:w="1710" w:type="dxa"/>
          </w:tcPr>
          <w:p w14:paraId="31A971BE" w14:textId="2F14A770" w:rsidR="005C36F7" w:rsidRPr="00184A3A" w:rsidRDefault="005C36F7" w:rsidP="00900E50">
            <w:pPr>
              <w:spacing w:after="0"/>
              <w:ind w:left="360" w:right="-108" w:hanging="360"/>
              <w:rPr>
                <w:b/>
              </w:rPr>
            </w:pPr>
            <w:r w:rsidRPr="00184A3A">
              <w:rPr>
                <w:b/>
              </w:rPr>
              <w:t>Branch Code</w:t>
            </w:r>
          </w:p>
        </w:tc>
        <w:tc>
          <w:tcPr>
            <w:tcW w:w="1463" w:type="dxa"/>
          </w:tcPr>
          <w:p w14:paraId="4C7D4317" w14:textId="4CF8EBF1" w:rsidR="00281557" w:rsidRPr="00E51271" w:rsidRDefault="005C36F7" w:rsidP="00900E50">
            <w:pPr>
              <w:spacing w:after="0"/>
            </w:pPr>
            <w:r w:rsidRPr="00E51271">
              <w:t>Read-only text</w:t>
            </w:r>
          </w:p>
        </w:tc>
        <w:tc>
          <w:tcPr>
            <w:tcW w:w="1170" w:type="dxa"/>
          </w:tcPr>
          <w:p w14:paraId="7C83A49D" w14:textId="77777777" w:rsidR="005C36F7" w:rsidRPr="00184A3A" w:rsidRDefault="005C36F7" w:rsidP="00EB4EBA">
            <w:pPr>
              <w:spacing w:after="0"/>
              <w:jc w:val="center"/>
            </w:pPr>
            <w:r w:rsidRPr="00184A3A">
              <w:t>Prefilled</w:t>
            </w:r>
          </w:p>
        </w:tc>
        <w:tc>
          <w:tcPr>
            <w:tcW w:w="1327" w:type="dxa"/>
          </w:tcPr>
          <w:p w14:paraId="614F2461" w14:textId="77777777" w:rsidR="005C36F7" w:rsidRPr="00184A3A" w:rsidRDefault="005C36F7" w:rsidP="00EB4EBA">
            <w:pPr>
              <w:spacing w:after="0"/>
              <w:jc w:val="center"/>
            </w:pPr>
            <w:r w:rsidRPr="00184A3A">
              <w:t>-</w:t>
            </w:r>
          </w:p>
        </w:tc>
        <w:tc>
          <w:tcPr>
            <w:tcW w:w="1440" w:type="dxa"/>
          </w:tcPr>
          <w:p w14:paraId="34337521" w14:textId="59E783EA" w:rsidR="00AA61F0" w:rsidRPr="00184A3A" w:rsidRDefault="005C36F7" w:rsidP="00EB4EBA">
            <w:pPr>
              <w:spacing w:after="0"/>
              <w:jc w:val="center"/>
            </w:pPr>
            <w:r w:rsidRPr="00184A3A">
              <w:t>A</w:t>
            </w:r>
            <w:r w:rsidR="002D5F19">
              <w:t>(</w:t>
            </w:r>
            <w:r w:rsidR="00BA1094">
              <w:t>10</w:t>
            </w:r>
            <w:r w:rsidR="002D5F19">
              <w:t>)</w:t>
            </w:r>
          </w:p>
        </w:tc>
        <w:tc>
          <w:tcPr>
            <w:tcW w:w="1440" w:type="dxa"/>
          </w:tcPr>
          <w:p w14:paraId="35214F4D" w14:textId="77777777" w:rsidR="005C36F7" w:rsidRPr="00184A3A" w:rsidRDefault="005C36F7" w:rsidP="00900E50">
            <w:pPr>
              <w:spacing w:after="0"/>
            </w:pPr>
            <w:r w:rsidRPr="00184A3A">
              <w:t>-</w:t>
            </w:r>
          </w:p>
        </w:tc>
        <w:tc>
          <w:tcPr>
            <w:tcW w:w="2250" w:type="dxa"/>
          </w:tcPr>
          <w:p w14:paraId="59EC0E6B" w14:textId="1B41764C" w:rsidR="00AA61F0" w:rsidRPr="00184A3A" w:rsidRDefault="00E51271" w:rsidP="00900E50">
            <w:pPr>
              <w:spacing w:after="0"/>
            </w:pPr>
            <w:r>
              <w:t>Branch Code</w:t>
            </w:r>
          </w:p>
        </w:tc>
      </w:tr>
      <w:tr w:rsidR="00BA1094" w:rsidRPr="00184A3A" w14:paraId="7AB78310" w14:textId="77777777" w:rsidTr="00900E50">
        <w:tc>
          <w:tcPr>
            <w:tcW w:w="1710" w:type="dxa"/>
          </w:tcPr>
          <w:p w14:paraId="136BB26F" w14:textId="77777777" w:rsidR="00BA1094" w:rsidRPr="00184A3A" w:rsidRDefault="00BA1094" w:rsidP="00900E50">
            <w:pPr>
              <w:spacing w:after="0"/>
              <w:ind w:left="360" w:right="-108" w:hanging="360"/>
              <w:rPr>
                <w:b/>
              </w:rPr>
            </w:pPr>
            <w:r w:rsidRPr="00184A3A">
              <w:rPr>
                <w:b/>
              </w:rPr>
              <w:t>Client Type</w:t>
            </w:r>
          </w:p>
        </w:tc>
        <w:tc>
          <w:tcPr>
            <w:tcW w:w="1463" w:type="dxa"/>
          </w:tcPr>
          <w:p w14:paraId="25A916F4" w14:textId="77777777" w:rsidR="00BA1094" w:rsidRPr="00E51271" w:rsidRDefault="00BA1094" w:rsidP="00900E50">
            <w:pPr>
              <w:spacing w:after="0"/>
            </w:pPr>
            <w:r w:rsidRPr="00E51271">
              <w:t>Read-only text</w:t>
            </w:r>
          </w:p>
        </w:tc>
        <w:tc>
          <w:tcPr>
            <w:tcW w:w="1170" w:type="dxa"/>
          </w:tcPr>
          <w:p w14:paraId="62E2652E" w14:textId="77777777" w:rsidR="00BA1094" w:rsidRPr="00184A3A" w:rsidRDefault="00BA1094" w:rsidP="00EB4EBA">
            <w:pPr>
              <w:spacing w:after="0"/>
              <w:jc w:val="center"/>
            </w:pPr>
            <w:r w:rsidRPr="00184A3A">
              <w:t>Prefilled</w:t>
            </w:r>
          </w:p>
        </w:tc>
        <w:tc>
          <w:tcPr>
            <w:tcW w:w="1327" w:type="dxa"/>
          </w:tcPr>
          <w:p w14:paraId="22508E0C" w14:textId="77777777" w:rsidR="00BA1094" w:rsidRPr="00184A3A" w:rsidRDefault="00BA1094" w:rsidP="00EB4EBA">
            <w:pPr>
              <w:spacing w:after="0"/>
              <w:jc w:val="center"/>
            </w:pPr>
            <w:r w:rsidRPr="00184A3A">
              <w:t>-</w:t>
            </w:r>
          </w:p>
        </w:tc>
        <w:tc>
          <w:tcPr>
            <w:tcW w:w="1440" w:type="dxa"/>
          </w:tcPr>
          <w:p w14:paraId="07663143" w14:textId="6210A629" w:rsidR="00BA1094" w:rsidRPr="00184A3A" w:rsidRDefault="00BA1094" w:rsidP="00EB4EBA">
            <w:pPr>
              <w:spacing w:after="0"/>
              <w:jc w:val="center"/>
            </w:pPr>
            <w:r w:rsidRPr="00184A3A">
              <w:t>A</w:t>
            </w:r>
            <w:r>
              <w:t>(10)</w:t>
            </w:r>
          </w:p>
        </w:tc>
        <w:tc>
          <w:tcPr>
            <w:tcW w:w="1440" w:type="dxa"/>
          </w:tcPr>
          <w:p w14:paraId="767C9514" w14:textId="77777777" w:rsidR="00BA1094" w:rsidRPr="00184A3A" w:rsidRDefault="00BA1094" w:rsidP="00900E50">
            <w:pPr>
              <w:spacing w:after="0"/>
            </w:pPr>
            <w:r w:rsidRPr="00184A3A">
              <w:t>-</w:t>
            </w:r>
          </w:p>
        </w:tc>
        <w:tc>
          <w:tcPr>
            <w:tcW w:w="2250" w:type="dxa"/>
          </w:tcPr>
          <w:p w14:paraId="3CD9DBC5" w14:textId="7B95F2AA" w:rsidR="00BA1094" w:rsidRPr="00184A3A" w:rsidRDefault="00BA1094" w:rsidP="00900E50">
            <w:pPr>
              <w:spacing w:after="0"/>
            </w:pPr>
            <w:r w:rsidRPr="00184A3A">
              <w:t>Options</w:t>
            </w:r>
            <w:r w:rsidR="00900E50">
              <w:t>:</w:t>
            </w:r>
          </w:p>
          <w:p w14:paraId="0CD0EB1D" w14:textId="77777777" w:rsidR="00BA1094" w:rsidRPr="00184A3A" w:rsidRDefault="00BA1094" w:rsidP="00900E50">
            <w:pPr>
              <w:pStyle w:val="ListParagraph"/>
              <w:numPr>
                <w:ilvl w:val="0"/>
                <w:numId w:val="3"/>
              </w:numPr>
              <w:tabs>
                <w:tab w:val="left" w:pos="162"/>
              </w:tabs>
              <w:spacing w:after="0"/>
              <w:ind w:left="0" w:firstLine="0"/>
            </w:pPr>
            <w:r w:rsidRPr="00184A3A">
              <w:t>SQL Server</w:t>
            </w:r>
          </w:p>
          <w:p w14:paraId="45D86325" w14:textId="77777777" w:rsidR="00BA1094" w:rsidRPr="00184A3A" w:rsidRDefault="00BA1094" w:rsidP="00900E50">
            <w:pPr>
              <w:pStyle w:val="ListParagraph"/>
              <w:numPr>
                <w:ilvl w:val="0"/>
                <w:numId w:val="3"/>
              </w:numPr>
              <w:tabs>
                <w:tab w:val="left" w:pos="162"/>
              </w:tabs>
              <w:spacing w:after="0"/>
              <w:ind w:left="0" w:firstLine="0"/>
            </w:pPr>
            <w:r w:rsidRPr="00184A3A">
              <w:t>DBF</w:t>
            </w:r>
          </w:p>
          <w:p w14:paraId="247013E2" w14:textId="41B68B52" w:rsidR="00BA1094" w:rsidRPr="00184A3A" w:rsidRDefault="00BA1094" w:rsidP="00900E50">
            <w:pPr>
              <w:pStyle w:val="ListParagraph"/>
              <w:numPr>
                <w:ilvl w:val="0"/>
                <w:numId w:val="3"/>
              </w:numPr>
              <w:tabs>
                <w:tab w:val="left" w:pos="162"/>
              </w:tabs>
              <w:spacing w:after="0"/>
              <w:ind w:left="0" w:firstLine="0"/>
            </w:pPr>
            <w:r w:rsidRPr="00184A3A">
              <w:t>Text file</w:t>
            </w:r>
          </w:p>
        </w:tc>
      </w:tr>
      <w:tr w:rsidR="005C36F7" w:rsidRPr="00184A3A" w14:paraId="51FBE86A" w14:textId="77777777" w:rsidTr="00900E50">
        <w:tc>
          <w:tcPr>
            <w:tcW w:w="1710" w:type="dxa"/>
          </w:tcPr>
          <w:p w14:paraId="6D2C0554" w14:textId="77777777" w:rsidR="005C36F7" w:rsidRPr="00184A3A" w:rsidRDefault="005C36F7" w:rsidP="00900E50">
            <w:pPr>
              <w:spacing w:after="0"/>
              <w:ind w:left="-18" w:right="-108"/>
              <w:rPr>
                <w:b/>
              </w:rPr>
            </w:pPr>
            <w:r w:rsidRPr="00184A3A">
              <w:rPr>
                <w:b/>
              </w:rPr>
              <w:t>Client Host</w:t>
            </w:r>
          </w:p>
        </w:tc>
        <w:tc>
          <w:tcPr>
            <w:tcW w:w="1463" w:type="dxa"/>
          </w:tcPr>
          <w:p w14:paraId="4CD565EB" w14:textId="77777777" w:rsidR="005C36F7" w:rsidRPr="00184A3A" w:rsidRDefault="005C36F7" w:rsidP="00900E50">
            <w:pPr>
              <w:spacing w:after="0"/>
            </w:pPr>
            <w:r w:rsidRPr="00184A3A">
              <w:t>Read-only text</w:t>
            </w:r>
          </w:p>
        </w:tc>
        <w:tc>
          <w:tcPr>
            <w:tcW w:w="1170" w:type="dxa"/>
          </w:tcPr>
          <w:p w14:paraId="31B3D2B2" w14:textId="77777777" w:rsidR="005C36F7" w:rsidRPr="00184A3A" w:rsidRDefault="005C36F7" w:rsidP="00EB4EBA">
            <w:pPr>
              <w:spacing w:after="0"/>
              <w:jc w:val="center"/>
            </w:pPr>
            <w:r w:rsidRPr="00184A3A">
              <w:t>Prefilled</w:t>
            </w:r>
          </w:p>
        </w:tc>
        <w:tc>
          <w:tcPr>
            <w:tcW w:w="1327" w:type="dxa"/>
          </w:tcPr>
          <w:p w14:paraId="5AA6C6D6" w14:textId="77777777" w:rsidR="005C36F7" w:rsidRPr="00184A3A" w:rsidRDefault="005C36F7" w:rsidP="00EB4EBA">
            <w:pPr>
              <w:spacing w:after="0"/>
              <w:jc w:val="center"/>
            </w:pPr>
            <w:r w:rsidRPr="00184A3A">
              <w:t>-</w:t>
            </w:r>
          </w:p>
        </w:tc>
        <w:tc>
          <w:tcPr>
            <w:tcW w:w="1440" w:type="dxa"/>
          </w:tcPr>
          <w:p w14:paraId="4B26E738" w14:textId="1C097EE4" w:rsidR="005C36F7" w:rsidRPr="00184A3A" w:rsidRDefault="005C36F7" w:rsidP="00EB4EBA">
            <w:pPr>
              <w:spacing w:after="0"/>
              <w:jc w:val="center"/>
            </w:pPr>
            <w:r w:rsidRPr="00184A3A">
              <w:t>A</w:t>
            </w:r>
            <w:r w:rsidR="00BA1094">
              <w:t>(200)</w:t>
            </w:r>
          </w:p>
        </w:tc>
        <w:tc>
          <w:tcPr>
            <w:tcW w:w="1440" w:type="dxa"/>
          </w:tcPr>
          <w:p w14:paraId="2E812344" w14:textId="77777777" w:rsidR="005C36F7" w:rsidRPr="00184A3A" w:rsidRDefault="005C36F7" w:rsidP="00900E50">
            <w:pPr>
              <w:spacing w:after="0"/>
            </w:pPr>
            <w:r w:rsidRPr="00184A3A">
              <w:t>-</w:t>
            </w:r>
          </w:p>
        </w:tc>
        <w:tc>
          <w:tcPr>
            <w:tcW w:w="2250" w:type="dxa"/>
          </w:tcPr>
          <w:p w14:paraId="2B32ABF7" w14:textId="130BAE18" w:rsidR="005C36F7" w:rsidRPr="00184A3A" w:rsidRDefault="005C36F7" w:rsidP="00900E50">
            <w:pPr>
              <w:spacing w:after="0"/>
            </w:pPr>
            <w:r w:rsidRPr="00184A3A">
              <w:t xml:space="preserve">The location of the client, it could be a URL with host name, </w:t>
            </w:r>
            <w:r w:rsidRPr="00184A3A">
              <w:lastRenderedPageBreak/>
              <w:t>IP address or file directory.</w:t>
            </w:r>
          </w:p>
        </w:tc>
      </w:tr>
      <w:tr w:rsidR="005C36F7" w:rsidRPr="00184A3A" w14:paraId="7DC454A0" w14:textId="77777777" w:rsidTr="00900E50">
        <w:tc>
          <w:tcPr>
            <w:tcW w:w="1710" w:type="dxa"/>
          </w:tcPr>
          <w:p w14:paraId="48100180" w14:textId="77777777" w:rsidR="005C36F7" w:rsidRPr="00184A3A" w:rsidRDefault="005C36F7" w:rsidP="00900E50">
            <w:pPr>
              <w:spacing w:after="0"/>
              <w:ind w:left="-18" w:right="-108"/>
              <w:rPr>
                <w:b/>
              </w:rPr>
            </w:pPr>
            <w:r w:rsidRPr="00184A3A">
              <w:rPr>
                <w:b/>
              </w:rPr>
              <w:lastRenderedPageBreak/>
              <w:t>Client Port</w:t>
            </w:r>
          </w:p>
        </w:tc>
        <w:tc>
          <w:tcPr>
            <w:tcW w:w="1463" w:type="dxa"/>
          </w:tcPr>
          <w:p w14:paraId="291660EC" w14:textId="77777777" w:rsidR="005C36F7" w:rsidRPr="00184A3A" w:rsidRDefault="005C36F7" w:rsidP="00900E50">
            <w:pPr>
              <w:spacing w:after="0"/>
            </w:pPr>
            <w:r w:rsidRPr="00184A3A">
              <w:t>Read-only text</w:t>
            </w:r>
          </w:p>
        </w:tc>
        <w:tc>
          <w:tcPr>
            <w:tcW w:w="1170" w:type="dxa"/>
          </w:tcPr>
          <w:p w14:paraId="5A90F3E8" w14:textId="77777777" w:rsidR="005C36F7" w:rsidRPr="00184A3A" w:rsidRDefault="005C36F7" w:rsidP="00EB4EBA">
            <w:pPr>
              <w:spacing w:after="0"/>
              <w:jc w:val="center"/>
            </w:pPr>
            <w:r w:rsidRPr="00184A3A">
              <w:t>Prefilled</w:t>
            </w:r>
          </w:p>
        </w:tc>
        <w:tc>
          <w:tcPr>
            <w:tcW w:w="1327" w:type="dxa"/>
          </w:tcPr>
          <w:p w14:paraId="05E9F1A3" w14:textId="77777777" w:rsidR="005C36F7" w:rsidRPr="00184A3A" w:rsidRDefault="005C36F7" w:rsidP="00EB4EBA">
            <w:pPr>
              <w:spacing w:after="0"/>
              <w:jc w:val="center"/>
            </w:pPr>
            <w:r w:rsidRPr="00184A3A">
              <w:t>-</w:t>
            </w:r>
          </w:p>
        </w:tc>
        <w:tc>
          <w:tcPr>
            <w:tcW w:w="1440" w:type="dxa"/>
          </w:tcPr>
          <w:p w14:paraId="7AE7B255" w14:textId="42229860" w:rsidR="005C36F7" w:rsidRPr="00184A3A" w:rsidRDefault="00BA1094" w:rsidP="00EB4EBA">
            <w:pPr>
              <w:spacing w:after="0"/>
              <w:jc w:val="center"/>
            </w:pPr>
            <w:r>
              <w:t>N(5,0)</w:t>
            </w:r>
          </w:p>
        </w:tc>
        <w:tc>
          <w:tcPr>
            <w:tcW w:w="1440" w:type="dxa"/>
          </w:tcPr>
          <w:p w14:paraId="25B168F5" w14:textId="77777777" w:rsidR="005C36F7" w:rsidRPr="00184A3A" w:rsidRDefault="005C36F7" w:rsidP="00900E50">
            <w:pPr>
              <w:spacing w:after="0"/>
            </w:pPr>
            <w:r w:rsidRPr="00184A3A">
              <w:t>-</w:t>
            </w:r>
          </w:p>
        </w:tc>
        <w:tc>
          <w:tcPr>
            <w:tcW w:w="2250" w:type="dxa"/>
          </w:tcPr>
          <w:p w14:paraId="22143F12" w14:textId="77777777" w:rsidR="005C36F7" w:rsidRPr="00184A3A" w:rsidRDefault="005C36F7" w:rsidP="00900E50">
            <w:pPr>
              <w:spacing w:after="0"/>
            </w:pPr>
            <w:r w:rsidRPr="00184A3A">
              <w:t>Client port number, will be blank if the client access does not require a port, e.g. shared folder</w:t>
            </w:r>
          </w:p>
        </w:tc>
      </w:tr>
      <w:tr w:rsidR="005C36F7" w:rsidRPr="00184A3A" w14:paraId="6E4B7EEF" w14:textId="77777777" w:rsidTr="00900E50">
        <w:tc>
          <w:tcPr>
            <w:tcW w:w="1710" w:type="dxa"/>
          </w:tcPr>
          <w:p w14:paraId="6FEF7C14" w14:textId="77777777" w:rsidR="005C36F7" w:rsidRPr="00184A3A" w:rsidRDefault="005C36F7" w:rsidP="00900E50">
            <w:pPr>
              <w:spacing w:after="0"/>
              <w:ind w:left="-18" w:right="-108"/>
              <w:rPr>
                <w:b/>
              </w:rPr>
            </w:pPr>
            <w:r w:rsidRPr="00184A3A">
              <w:rPr>
                <w:b/>
              </w:rPr>
              <w:t>Client DB</w:t>
            </w:r>
          </w:p>
        </w:tc>
        <w:tc>
          <w:tcPr>
            <w:tcW w:w="1463" w:type="dxa"/>
          </w:tcPr>
          <w:p w14:paraId="5177F224" w14:textId="77777777" w:rsidR="005C36F7" w:rsidRPr="00184A3A" w:rsidRDefault="005C36F7" w:rsidP="00900E50">
            <w:pPr>
              <w:spacing w:after="0"/>
            </w:pPr>
            <w:r w:rsidRPr="00184A3A">
              <w:t>Read-only text</w:t>
            </w:r>
          </w:p>
        </w:tc>
        <w:tc>
          <w:tcPr>
            <w:tcW w:w="1170" w:type="dxa"/>
          </w:tcPr>
          <w:p w14:paraId="0191380F" w14:textId="77777777" w:rsidR="005C36F7" w:rsidRPr="00184A3A" w:rsidRDefault="005C36F7" w:rsidP="00EB4EBA">
            <w:pPr>
              <w:spacing w:after="0"/>
              <w:jc w:val="center"/>
            </w:pPr>
            <w:r w:rsidRPr="00184A3A">
              <w:t>Prefilled</w:t>
            </w:r>
          </w:p>
        </w:tc>
        <w:tc>
          <w:tcPr>
            <w:tcW w:w="1327" w:type="dxa"/>
          </w:tcPr>
          <w:p w14:paraId="3B2036EB" w14:textId="77777777" w:rsidR="005C36F7" w:rsidRPr="00184A3A" w:rsidRDefault="005C36F7" w:rsidP="00EB4EBA">
            <w:pPr>
              <w:spacing w:after="0"/>
              <w:jc w:val="center"/>
            </w:pPr>
            <w:r w:rsidRPr="00184A3A">
              <w:t>-</w:t>
            </w:r>
          </w:p>
        </w:tc>
        <w:tc>
          <w:tcPr>
            <w:tcW w:w="1440" w:type="dxa"/>
          </w:tcPr>
          <w:p w14:paraId="5DE7BA4D" w14:textId="45B51EB9" w:rsidR="005C36F7" w:rsidRPr="00184A3A" w:rsidRDefault="005C36F7" w:rsidP="00EB4EBA">
            <w:pPr>
              <w:spacing w:after="0"/>
              <w:jc w:val="center"/>
            </w:pPr>
            <w:r w:rsidRPr="00184A3A">
              <w:t>A</w:t>
            </w:r>
            <w:r w:rsidR="00BA1094">
              <w:t>(50)</w:t>
            </w:r>
          </w:p>
        </w:tc>
        <w:tc>
          <w:tcPr>
            <w:tcW w:w="1440" w:type="dxa"/>
          </w:tcPr>
          <w:p w14:paraId="1DE2F49D" w14:textId="688A3E48" w:rsidR="005C36F7" w:rsidRPr="00184A3A" w:rsidRDefault="005C36F7" w:rsidP="00900E50">
            <w:pPr>
              <w:spacing w:after="0"/>
            </w:pPr>
            <w:r w:rsidRPr="00184A3A">
              <w:t>-</w:t>
            </w:r>
          </w:p>
        </w:tc>
        <w:tc>
          <w:tcPr>
            <w:tcW w:w="2250" w:type="dxa"/>
          </w:tcPr>
          <w:p w14:paraId="26CF004E" w14:textId="77777777" w:rsidR="005C36F7" w:rsidRPr="00184A3A" w:rsidRDefault="005C36F7" w:rsidP="00900E50">
            <w:pPr>
              <w:spacing w:after="0"/>
            </w:pPr>
            <w:r w:rsidRPr="00184A3A">
              <w:t>Database name if the client is a DB Connection</w:t>
            </w:r>
          </w:p>
        </w:tc>
      </w:tr>
      <w:tr w:rsidR="005C36F7" w:rsidRPr="00184A3A" w14:paraId="3E58FD0D" w14:textId="77777777" w:rsidTr="00900E50">
        <w:tc>
          <w:tcPr>
            <w:tcW w:w="1710" w:type="dxa"/>
          </w:tcPr>
          <w:p w14:paraId="6151856B" w14:textId="77777777" w:rsidR="005C36F7" w:rsidRPr="00184A3A" w:rsidRDefault="005C36F7" w:rsidP="00900E50">
            <w:pPr>
              <w:spacing w:after="0"/>
              <w:ind w:left="-18" w:right="-108"/>
              <w:rPr>
                <w:b/>
              </w:rPr>
            </w:pPr>
            <w:r w:rsidRPr="00184A3A">
              <w:rPr>
                <w:b/>
              </w:rPr>
              <w:t>Client User</w:t>
            </w:r>
          </w:p>
        </w:tc>
        <w:tc>
          <w:tcPr>
            <w:tcW w:w="1463" w:type="dxa"/>
          </w:tcPr>
          <w:p w14:paraId="0F78379C" w14:textId="77777777" w:rsidR="005C36F7" w:rsidRPr="00184A3A" w:rsidRDefault="005C36F7" w:rsidP="00900E50">
            <w:pPr>
              <w:spacing w:after="0"/>
            </w:pPr>
            <w:r w:rsidRPr="00184A3A">
              <w:t>Read-only text</w:t>
            </w:r>
          </w:p>
        </w:tc>
        <w:tc>
          <w:tcPr>
            <w:tcW w:w="1170" w:type="dxa"/>
          </w:tcPr>
          <w:p w14:paraId="11FA1811" w14:textId="77777777" w:rsidR="005C36F7" w:rsidRPr="00184A3A" w:rsidRDefault="005C36F7" w:rsidP="00EB4EBA">
            <w:pPr>
              <w:spacing w:after="0"/>
              <w:jc w:val="center"/>
            </w:pPr>
            <w:r w:rsidRPr="00184A3A">
              <w:t>Prefilled</w:t>
            </w:r>
          </w:p>
        </w:tc>
        <w:tc>
          <w:tcPr>
            <w:tcW w:w="1327" w:type="dxa"/>
          </w:tcPr>
          <w:p w14:paraId="427A0716" w14:textId="77777777" w:rsidR="005C36F7" w:rsidRPr="00184A3A" w:rsidRDefault="005C36F7" w:rsidP="00EB4EBA">
            <w:pPr>
              <w:spacing w:after="0"/>
              <w:jc w:val="center"/>
            </w:pPr>
            <w:r w:rsidRPr="00184A3A">
              <w:t>-</w:t>
            </w:r>
          </w:p>
        </w:tc>
        <w:tc>
          <w:tcPr>
            <w:tcW w:w="1440" w:type="dxa"/>
          </w:tcPr>
          <w:p w14:paraId="5E6EB8B2" w14:textId="01D512CB" w:rsidR="005C36F7" w:rsidRPr="00184A3A" w:rsidRDefault="005C36F7" w:rsidP="00EB4EBA">
            <w:pPr>
              <w:spacing w:after="0"/>
              <w:jc w:val="center"/>
            </w:pPr>
            <w:r w:rsidRPr="00184A3A">
              <w:t>A</w:t>
            </w:r>
            <w:r w:rsidR="00BA1094">
              <w:t>(50)</w:t>
            </w:r>
          </w:p>
        </w:tc>
        <w:tc>
          <w:tcPr>
            <w:tcW w:w="1440" w:type="dxa"/>
          </w:tcPr>
          <w:p w14:paraId="58B07F78" w14:textId="77777777" w:rsidR="005C36F7" w:rsidRPr="00184A3A" w:rsidRDefault="005C36F7" w:rsidP="00900E50">
            <w:pPr>
              <w:spacing w:after="0"/>
            </w:pPr>
            <w:r w:rsidRPr="00184A3A">
              <w:t>-</w:t>
            </w:r>
          </w:p>
        </w:tc>
        <w:tc>
          <w:tcPr>
            <w:tcW w:w="2250" w:type="dxa"/>
          </w:tcPr>
          <w:p w14:paraId="061713A3" w14:textId="77777777" w:rsidR="005C36F7" w:rsidRPr="00184A3A" w:rsidRDefault="005C36F7" w:rsidP="00900E50">
            <w:pPr>
              <w:spacing w:after="0"/>
            </w:pPr>
            <w:r w:rsidRPr="00184A3A">
              <w:t>A username to access the client</w:t>
            </w:r>
          </w:p>
        </w:tc>
      </w:tr>
    </w:tbl>
    <w:p w14:paraId="2454E3B8" w14:textId="77777777" w:rsidR="005C36F7" w:rsidRPr="00184A3A" w:rsidRDefault="005C36F7" w:rsidP="005C36F7">
      <w:pPr>
        <w:ind w:left="360"/>
        <w:rPr>
          <w:lang w:eastAsia="zh-CN"/>
        </w:rPr>
      </w:pPr>
    </w:p>
    <w:p w14:paraId="1346E456" w14:textId="77777777" w:rsidR="0036047D" w:rsidRPr="00184A3A" w:rsidRDefault="0036047D" w:rsidP="00E51271">
      <w:pPr>
        <w:pStyle w:val="Heading4"/>
      </w:pPr>
      <w:r w:rsidRPr="00184A3A">
        <w:t>Screen Objects &amp; Action</w:t>
      </w:r>
    </w:p>
    <w:tbl>
      <w:tblPr>
        <w:tblW w:w="108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260"/>
        <w:gridCol w:w="1120"/>
        <w:gridCol w:w="5170"/>
        <w:gridCol w:w="2250"/>
      </w:tblGrid>
      <w:tr w:rsidR="005C36F7" w:rsidRPr="00184A3A" w14:paraId="561D9776" w14:textId="77777777" w:rsidTr="00A33F6D">
        <w:tc>
          <w:tcPr>
            <w:tcW w:w="2260" w:type="dxa"/>
            <w:shd w:val="clear" w:color="auto" w:fill="C6D9F1"/>
          </w:tcPr>
          <w:p w14:paraId="115C7D21" w14:textId="77777777" w:rsidR="005C36F7" w:rsidRPr="00184A3A" w:rsidRDefault="005C36F7" w:rsidP="00900E50">
            <w:pPr>
              <w:spacing w:after="0"/>
              <w:rPr>
                <w:b/>
              </w:rPr>
            </w:pPr>
            <w:r w:rsidRPr="00184A3A">
              <w:rPr>
                <w:b/>
              </w:rPr>
              <w:t>Screen Object</w:t>
            </w:r>
          </w:p>
        </w:tc>
        <w:tc>
          <w:tcPr>
            <w:tcW w:w="1120" w:type="dxa"/>
            <w:shd w:val="clear" w:color="auto" w:fill="C6D9F1"/>
          </w:tcPr>
          <w:p w14:paraId="24390CD1" w14:textId="77777777" w:rsidR="005C36F7" w:rsidRPr="00184A3A" w:rsidRDefault="005C36F7" w:rsidP="00EB4EBA">
            <w:pPr>
              <w:spacing w:after="0"/>
              <w:jc w:val="center"/>
              <w:rPr>
                <w:b/>
              </w:rPr>
            </w:pPr>
            <w:r w:rsidRPr="00184A3A">
              <w:rPr>
                <w:b/>
              </w:rPr>
              <w:t>Object Type</w:t>
            </w:r>
          </w:p>
        </w:tc>
        <w:tc>
          <w:tcPr>
            <w:tcW w:w="5170" w:type="dxa"/>
            <w:shd w:val="clear" w:color="auto" w:fill="C6D9F1"/>
          </w:tcPr>
          <w:p w14:paraId="3BAD7FC0" w14:textId="77777777" w:rsidR="005C36F7" w:rsidRPr="00184A3A" w:rsidRDefault="005C36F7" w:rsidP="00900E50">
            <w:pPr>
              <w:spacing w:after="0"/>
              <w:rPr>
                <w:b/>
              </w:rPr>
            </w:pPr>
            <w:r w:rsidRPr="00184A3A">
              <w:rPr>
                <w:b/>
              </w:rPr>
              <w:t>Action / Event / Response</w:t>
            </w:r>
          </w:p>
        </w:tc>
        <w:tc>
          <w:tcPr>
            <w:tcW w:w="2250" w:type="dxa"/>
            <w:shd w:val="clear" w:color="auto" w:fill="C6D9F1"/>
          </w:tcPr>
          <w:p w14:paraId="0A0AA9B7" w14:textId="77777777" w:rsidR="005C36F7" w:rsidRPr="00184A3A" w:rsidRDefault="005C36F7" w:rsidP="00900E50">
            <w:pPr>
              <w:spacing w:after="0"/>
              <w:rPr>
                <w:b/>
              </w:rPr>
            </w:pPr>
            <w:r w:rsidRPr="00184A3A">
              <w:rPr>
                <w:b/>
              </w:rPr>
              <w:t>Remarks</w:t>
            </w:r>
          </w:p>
        </w:tc>
      </w:tr>
      <w:tr w:rsidR="005C36F7" w:rsidRPr="00184A3A" w14:paraId="210A7A53" w14:textId="77777777" w:rsidTr="00A33F6D">
        <w:tc>
          <w:tcPr>
            <w:tcW w:w="2260" w:type="dxa"/>
          </w:tcPr>
          <w:p w14:paraId="48487CBB" w14:textId="5A797AFA" w:rsidR="005C36F7" w:rsidRPr="00184A3A" w:rsidRDefault="005C36F7" w:rsidP="00900E50">
            <w:pPr>
              <w:spacing w:after="0"/>
            </w:pPr>
            <w:r w:rsidRPr="00184A3A">
              <w:t>Create</w:t>
            </w:r>
          </w:p>
        </w:tc>
        <w:tc>
          <w:tcPr>
            <w:tcW w:w="1120" w:type="dxa"/>
          </w:tcPr>
          <w:p w14:paraId="1FE5FD3C" w14:textId="77777777" w:rsidR="005C36F7" w:rsidRPr="00184A3A" w:rsidRDefault="005C36F7" w:rsidP="00EB4EBA">
            <w:pPr>
              <w:spacing w:after="0"/>
              <w:jc w:val="center"/>
            </w:pPr>
            <w:r w:rsidRPr="00184A3A">
              <w:t>Button</w:t>
            </w:r>
          </w:p>
        </w:tc>
        <w:tc>
          <w:tcPr>
            <w:tcW w:w="5170" w:type="dxa"/>
          </w:tcPr>
          <w:p w14:paraId="2F1784CA" w14:textId="77777777" w:rsidR="005C36F7" w:rsidRDefault="005C36F7" w:rsidP="00900E50">
            <w:pPr>
              <w:spacing w:after="0"/>
            </w:pPr>
            <w:r w:rsidRPr="00184A3A">
              <w:t>Create a new entry of branch info</w:t>
            </w:r>
          </w:p>
          <w:p w14:paraId="453C39DC" w14:textId="5A4D319B" w:rsidR="00EB4EBA" w:rsidRPr="00184A3A" w:rsidRDefault="00EB4EBA" w:rsidP="00900E50">
            <w:pPr>
              <w:spacing w:after="0"/>
            </w:pPr>
          </w:p>
        </w:tc>
        <w:tc>
          <w:tcPr>
            <w:tcW w:w="2250" w:type="dxa"/>
          </w:tcPr>
          <w:p w14:paraId="328485B7" w14:textId="77777777" w:rsidR="005C36F7" w:rsidRPr="00184A3A" w:rsidRDefault="005C36F7" w:rsidP="00900E50">
            <w:pPr>
              <w:spacing w:after="0"/>
            </w:pPr>
            <w:r w:rsidRPr="00184A3A">
              <w:t>N/A</w:t>
            </w:r>
          </w:p>
        </w:tc>
      </w:tr>
      <w:tr w:rsidR="00542BBF" w:rsidRPr="00184A3A" w14:paraId="3E877A07" w14:textId="77777777" w:rsidTr="00A33F6D">
        <w:tc>
          <w:tcPr>
            <w:tcW w:w="2260" w:type="dxa"/>
          </w:tcPr>
          <w:p w14:paraId="3B4F98BE" w14:textId="1E494F09" w:rsidR="00542BBF" w:rsidRPr="00184A3A" w:rsidRDefault="00542BBF" w:rsidP="00900E50">
            <w:pPr>
              <w:spacing w:after="0"/>
            </w:pPr>
            <w:r w:rsidRPr="00184A3A">
              <w:t>Operation -</w:t>
            </w:r>
            <w:r w:rsidRPr="00184A3A">
              <w:rPr>
                <w:b/>
              </w:rPr>
              <w:t>Edit</w:t>
            </w:r>
          </w:p>
        </w:tc>
        <w:tc>
          <w:tcPr>
            <w:tcW w:w="1120" w:type="dxa"/>
          </w:tcPr>
          <w:p w14:paraId="77A37F2C" w14:textId="7FEEB70F" w:rsidR="00542BBF" w:rsidRPr="00184A3A" w:rsidRDefault="00542BBF" w:rsidP="00EB4EBA">
            <w:pPr>
              <w:spacing w:after="0"/>
              <w:jc w:val="center"/>
            </w:pPr>
            <w:r w:rsidRPr="00184A3A">
              <w:t>Button</w:t>
            </w:r>
          </w:p>
        </w:tc>
        <w:tc>
          <w:tcPr>
            <w:tcW w:w="5170" w:type="dxa"/>
          </w:tcPr>
          <w:p w14:paraId="3AB5CC5D" w14:textId="77777777" w:rsidR="00542BBF" w:rsidRDefault="00542BBF" w:rsidP="00900E50">
            <w:pPr>
              <w:spacing w:after="0"/>
            </w:pPr>
            <w:r w:rsidRPr="00184A3A">
              <w:t>Edit the corresponding branch info record</w:t>
            </w:r>
          </w:p>
          <w:p w14:paraId="5652A621" w14:textId="5A348A48" w:rsidR="00A33F6D" w:rsidRPr="00184A3A" w:rsidRDefault="00A33F6D" w:rsidP="00900E50">
            <w:pPr>
              <w:spacing w:after="0"/>
            </w:pPr>
          </w:p>
        </w:tc>
        <w:tc>
          <w:tcPr>
            <w:tcW w:w="2250" w:type="dxa"/>
          </w:tcPr>
          <w:p w14:paraId="3BBC369A" w14:textId="6367378E" w:rsidR="00542BBF" w:rsidRPr="00184A3A" w:rsidRDefault="00542BBF" w:rsidP="00900E50">
            <w:pPr>
              <w:spacing w:after="0"/>
            </w:pPr>
            <w:r w:rsidRPr="00184A3A">
              <w:t>N/A</w:t>
            </w:r>
          </w:p>
        </w:tc>
      </w:tr>
      <w:tr w:rsidR="00542BBF" w:rsidRPr="00184A3A" w14:paraId="1833A127" w14:textId="77777777" w:rsidTr="00A33F6D">
        <w:tc>
          <w:tcPr>
            <w:tcW w:w="2260" w:type="dxa"/>
          </w:tcPr>
          <w:p w14:paraId="50720942" w14:textId="477F6694" w:rsidR="00542BBF" w:rsidRPr="00184A3A" w:rsidRDefault="00542BBF" w:rsidP="00900E50">
            <w:pPr>
              <w:spacing w:after="0"/>
            </w:pPr>
            <w:r w:rsidRPr="00184A3A">
              <w:t>Operation -</w:t>
            </w:r>
            <w:r w:rsidRPr="00184A3A">
              <w:rPr>
                <w:b/>
              </w:rPr>
              <w:t>Delete</w:t>
            </w:r>
          </w:p>
        </w:tc>
        <w:tc>
          <w:tcPr>
            <w:tcW w:w="1120" w:type="dxa"/>
          </w:tcPr>
          <w:p w14:paraId="41DA1A45" w14:textId="03F1B749" w:rsidR="00542BBF" w:rsidRPr="00184A3A" w:rsidRDefault="00542BBF" w:rsidP="00EB4EBA">
            <w:pPr>
              <w:spacing w:after="0"/>
              <w:jc w:val="center"/>
            </w:pPr>
            <w:r w:rsidRPr="00184A3A">
              <w:t>Button</w:t>
            </w:r>
          </w:p>
        </w:tc>
        <w:tc>
          <w:tcPr>
            <w:tcW w:w="5170" w:type="dxa"/>
          </w:tcPr>
          <w:p w14:paraId="5CB88D74" w14:textId="77777777" w:rsidR="00542BBF" w:rsidRDefault="00542BBF" w:rsidP="00900E50">
            <w:pPr>
              <w:spacing w:after="0"/>
            </w:pPr>
            <w:r w:rsidRPr="00184A3A">
              <w:t>Delete the corresponding branch info</w:t>
            </w:r>
          </w:p>
          <w:p w14:paraId="672E951E" w14:textId="68330505" w:rsidR="00EB4EBA" w:rsidRPr="00184A3A" w:rsidRDefault="00EB4EBA" w:rsidP="00900E50">
            <w:pPr>
              <w:spacing w:after="0"/>
            </w:pPr>
          </w:p>
        </w:tc>
        <w:tc>
          <w:tcPr>
            <w:tcW w:w="2250" w:type="dxa"/>
          </w:tcPr>
          <w:p w14:paraId="011B87C1" w14:textId="09CB3BC0" w:rsidR="00542BBF" w:rsidRPr="00184A3A" w:rsidRDefault="00542BBF" w:rsidP="00900E50">
            <w:pPr>
              <w:spacing w:after="0"/>
            </w:pPr>
            <w:r w:rsidRPr="00184A3A">
              <w:t>N/A</w:t>
            </w:r>
          </w:p>
        </w:tc>
      </w:tr>
      <w:tr w:rsidR="00542BBF" w:rsidRPr="00184A3A" w14:paraId="5149F5BA" w14:textId="77777777" w:rsidTr="00A33F6D">
        <w:tc>
          <w:tcPr>
            <w:tcW w:w="2260" w:type="dxa"/>
          </w:tcPr>
          <w:p w14:paraId="18085FA6" w14:textId="779851D2" w:rsidR="00542BBF" w:rsidRPr="00184A3A" w:rsidRDefault="00542BBF" w:rsidP="00900E50">
            <w:pPr>
              <w:spacing w:after="0"/>
            </w:pPr>
            <w:r w:rsidRPr="00184A3A">
              <w:t>Operation -</w:t>
            </w:r>
            <w:r w:rsidRPr="00184A3A">
              <w:rPr>
                <w:b/>
              </w:rPr>
              <w:t>Detail</w:t>
            </w:r>
          </w:p>
        </w:tc>
        <w:tc>
          <w:tcPr>
            <w:tcW w:w="1120" w:type="dxa"/>
          </w:tcPr>
          <w:p w14:paraId="144A259F" w14:textId="6B11104F" w:rsidR="00542BBF" w:rsidRPr="00184A3A" w:rsidRDefault="00542BBF" w:rsidP="00EB4EBA">
            <w:pPr>
              <w:spacing w:after="0"/>
              <w:jc w:val="center"/>
            </w:pPr>
            <w:r w:rsidRPr="00184A3A">
              <w:t>Button</w:t>
            </w:r>
          </w:p>
        </w:tc>
        <w:tc>
          <w:tcPr>
            <w:tcW w:w="5170" w:type="dxa"/>
          </w:tcPr>
          <w:p w14:paraId="6B6DD776" w14:textId="77777777" w:rsidR="00542BBF" w:rsidRDefault="00542BBF" w:rsidP="00900E50">
            <w:pPr>
              <w:spacing w:after="0"/>
            </w:pPr>
            <w:r w:rsidRPr="00184A3A">
              <w:t>View the corresponding branch info detail</w:t>
            </w:r>
          </w:p>
          <w:p w14:paraId="7B91EEB8" w14:textId="420BF8A0" w:rsidR="00A33F6D" w:rsidRPr="00184A3A" w:rsidRDefault="00A33F6D" w:rsidP="00900E50">
            <w:pPr>
              <w:spacing w:after="0"/>
            </w:pPr>
          </w:p>
        </w:tc>
        <w:tc>
          <w:tcPr>
            <w:tcW w:w="2250" w:type="dxa"/>
          </w:tcPr>
          <w:p w14:paraId="287FFE42" w14:textId="54BFDD36" w:rsidR="00542BBF" w:rsidRPr="00184A3A" w:rsidRDefault="00542BBF" w:rsidP="00900E50">
            <w:pPr>
              <w:spacing w:after="0"/>
            </w:pPr>
            <w:r w:rsidRPr="00184A3A">
              <w:t>N/A</w:t>
            </w:r>
          </w:p>
        </w:tc>
      </w:tr>
    </w:tbl>
    <w:p w14:paraId="6859FFD4" w14:textId="77777777" w:rsidR="005C36F7" w:rsidRPr="00184A3A" w:rsidRDefault="005C36F7" w:rsidP="005C36F7"/>
    <w:p w14:paraId="5692110C" w14:textId="77777777" w:rsidR="0036047D" w:rsidRPr="00184A3A" w:rsidRDefault="0036047D" w:rsidP="00E51271">
      <w:pPr>
        <w:pStyle w:val="Heading4"/>
      </w:pPr>
      <w:r w:rsidRPr="00184A3A">
        <w:t>User/Security Group</w:t>
      </w:r>
    </w:p>
    <w:p w14:paraId="71603ECB" w14:textId="77777777" w:rsidR="007E164B" w:rsidRPr="00184A3A" w:rsidRDefault="007E164B" w:rsidP="00900E50">
      <w:pPr>
        <w:rPr>
          <w:rFonts w:eastAsia="SimSun"/>
        </w:rPr>
      </w:pPr>
      <w:proofErr w:type="gramStart"/>
      <w:r w:rsidRPr="00184A3A">
        <w:rPr>
          <w:rFonts w:eastAsia="SimSun"/>
        </w:rPr>
        <w:t>This function can be accessed by the following user(s)</w:t>
      </w:r>
      <w:proofErr w:type="gramEnd"/>
      <w:r w:rsidRPr="00184A3A">
        <w:rPr>
          <w:rFonts w:eastAsia="SimSun"/>
        </w:rPr>
        <w:t>:</w:t>
      </w:r>
    </w:p>
    <w:p w14:paraId="4BB968E2" w14:textId="0015CDEF" w:rsidR="00946169" w:rsidRPr="00900E50" w:rsidRDefault="00CC4959" w:rsidP="00900E50">
      <w:pPr>
        <w:pStyle w:val="ListParagraph"/>
        <w:numPr>
          <w:ilvl w:val="0"/>
          <w:numId w:val="3"/>
        </w:numPr>
        <w:rPr>
          <w:rFonts w:eastAsia="SimSun"/>
        </w:rPr>
      </w:pPr>
      <w:r w:rsidRPr="00184A3A">
        <w:rPr>
          <w:rFonts w:eastAsia="SimSun"/>
        </w:rPr>
        <w:t>System Admin</w:t>
      </w:r>
      <w:r w:rsidR="006D1CCB" w:rsidRPr="00184A3A">
        <w:rPr>
          <w:rFonts w:eastAsia="SimSun"/>
        </w:rPr>
        <w:t>istrator</w:t>
      </w:r>
    </w:p>
    <w:p w14:paraId="494743D1" w14:textId="77777777" w:rsidR="0036047D" w:rsidRPr="00184A3A" w:rsidRDefault="0036047D" w:rsidP="00E51271">
      <w:pPr>
        <w:pStyle w:val="Heading4"/>
      </w:pPr>
      <w:r w:rsidRPr="00184A3A">
        <w:t>Assumptions/Constraints</w:t>
      </w:r>
    </w:p>
    <w:p w14:paraId="47CA5F48" w14:textId="77777777" w:rsidR="0036047D" w:rsidRPr="00184A3A" w:rsidRDefault="0036047D" w:rsidP="00900E50">
      <w:pPr>
        <w:rPr>
          <w:lang w:eastAsia="zh-CN"/>
        </w:rPr>
      </w:pPr>
      <w:r w:rsidRPr="00184A3A">
        <w:rPr>
          <w:lang w:eastAsia="zh-CN"/>
        </w:rPr>
        <w:t>N/A</w:t>
      </w:r>
    </w:p>
    <w:p w14:paraId="2CABD7BC" w14:textId="77777777" w:rsidR="0036047D" w:rsidRPr="00184A3A" w:rsidRDefault="0036047D" w:rsidP="00E51271">
      <w:pPr>
        <w:pStyle w:val="Heading4"/>
      </w:pPr>
      <w:r w:rsidRPr="00184A3A">
        <w:t xml:space="preserve">Error &amp; Exception List </w:t>
      </w:r>
    </w:p>
    <w:p w14:paraId="228221A4" w14:textId="77777777" w:rsidR="002D5F19" w:rsidRPr="00184A3A" w:rsidRDefault="002D5F19" w:rsidP="00900E50">
      <w:pPr>
        <w:rPr>
          <w:lang w:eastAsia="zh-CN"/>
        </w:rPr>
      </w:pPr>
      <w:r w:rsidRPr="00184A3A">
        <w:rPr>
          <w:lang w:eastAsia="zh-CN"/>
        </w:rPr>
        <w:t>N/A</w:t>
      </w:r>
    </w:p>
    <w:p w14:paraId="67715BB1" w14:textId="77777777" w:rsidR="0036047D" w:rsidRPr="00184A3A" w:rsidRDefault="0036047D">
      <w:pPr>
        <w:rPr>
          <w:rFonts w:eastAsiaTheme="majorEastAsia" w:cstheme="majorBidi"/>
          <w:b/>
          <w:bCs/>
          <w:color w:val="4F81BD" w:themeColor="accent1"/>
          <w:lang w:eastAsia="zh-CN"/>
        </w:rPr>
      </w:pPr>
      <w:r w:rsidRPr="00184A3A">
        <w:rPr>
          <w:lang w:eastAsia="zh-CN"/>
        </w:rPr>
        <w:br w:type="page"/>
      </w:r>
    </w:p>
    <w:p w14:paraId="1D41E30A" w14:textId="1991500D" w:rsidR="00FB0720" w:rsidRPr="00184A3A" w:rsidRDefault="00FB0720" w:rsidP="00900E50">
      <w:pPr>
        <w:pStyle w:val="Heading3"/>
      </w:pPr>
      <w:r w:rsidRPr="00184A3A">
        <w:lastRenderedPageBreak/>
        <w:t>Maintain Branch Info (Create/Edit/Delete)</w:t>
      </w:r>
    </w:p>
    <w:p w14:paraId="052A71EB" w14:textId="77777777" w:rsidR="0036047D" w:rsidRPr="00184A3A" w:rsidRDefault="0036047D" w:rsidP="00E51271">
      <w:pPr>
        <w:pStyle w:val="Heading4"/>
      </w:pPr>
      <w:r w:rsidRPr="00184A3A">
        <w:t>Process/Work Flow</w:t>
      </w:r>
    </w:p>
    <w:p w14:paraId="4860FA78" w14:textId="6EC4688E" w:rsidR="0036047D" w:rsidRPr="00184A3A" w:rsidRDefault="00946169" w:rsidP="00E51271">
      <w:pPr>
        <w:rPr>
          <w:b/>
          <w:u w:val="single"/>
        </w:rPr>
      </w:pPr>
      <w:r w:rsidRPr="00184A3A">
        <w:rPr>
          <w:b/>
          <w:u w:val="single"/>
        </w:rPr>
        <w:t>Maintain Branch Info (Create)</w:t>
      </w:r>
    </w:p>
    <w:p w14:paraId="43F21C66" w14:textId="226548D8" w:rsidR="00264E46" w:rsidRPr="00184A3A" w:rsidRDefault="00264E46" w:rsidP="00E51271">
      <w:pPr>
        <w:jc w:val="both"/>
      </w:pPr>
      <w:r w:rsidRPr="00184A3A">
        <w:t xml:space="preserve">A pop-up dialog will appear to receive input from the user by clicking the “Create” button. On clicking the “save” button, the system will first validate the source’s connectivity, and save to the branch info table upon successful validation. User could also click on the “test” button to validate its connectivity separately </w:t>
      </w:r>
      <w:r w:rsidR="00A705C6" w:rsidRPr="00184A3A">
        <w:t>after input all mandatory fields before saving them</w:t>
      </w:r>
    </w:p>
    <w:p w14:paraId="7D28ACB7" w14:textId="3A3846F4" w:rsidR="00264E46" w:rsidRPr="00184A3A" w:rsidRDefault="00264E46" w:rsidP="00E51271">
      <w:pPr>
        <w:rPr>
          <w:b/>
          <w:u w:val="single"/>
        </w:rPr>
      </w:pPr>
      <w:r w:rsidRPr="00184A3A">
        <w:rPr>
          <w:b/>
          <w:u w:val="single"/>
        </w:rPr>
        <w:t>Maintain Branch Info (Edit)</w:t>
      </w:r>
    </w:p>
    <w:p w14:paraId="3035EBDD" w14:textId="1DFD4F7A" w:rsidR="00A705C6" w:rsidRPr="00184A3A" w:rsidRDefault="00A705C6" w:rsidP="00E51271">
      <w:pPr>
        <w:jc w:val="both"/>
      </w:pPr>
      <w:r w:rsidRPr="00184A3A">
        <w:t>A pop-up dialog contain in original branch info detail values will appear to receive input from the user by clicking the “Edit” b</w:t>
      </w:r>
      <w:r w:rsidR="00EB4EBA">
        <w:t>utton. Same as record creation, o</w:t>
      </w:r>
      <w:r w:rsidRPr="00184A3A">
        <w:t>n clicking the “save” button, the system also validate the source’s connectivity, and save the record’s update. “Test” button works</w:t>
      </w:r>
      <w:r w:rsidR="001034D5" w:rsidRPr="00184A3A">
        <w:t xml:space="preserve"> for</w:t>
      </w:r>
      <w:r w:rsidRPr="00184A3A">
        <w:t xml:space="preserve"> the same validation.</w:t>
      </w:r>
    </w:p>
    <w:p w14:paraId="175D0F25" w14:textId="77777777" w:rsidR="00541505" w:rsidRPr="00184A3A" w:rsidRDefault="00541505" w:rsidP="00E51271">
      <w:pPr>
        <w:rPr>
          <w:b/>
          <w:u w:val="single"/>
        </w:rPr>
      </w:pPr>
      <w:r w:rsidRPr="00184A3A">
        <w:rPr>
          <w:b/>
          <w:u w:val="single"/>
        </w:rPr>
        <w:t>Maintain Branch Info (Delete)</w:t>
      </w:r>
    </w:p>
    <w:p w14:paraId="681AC41F" w14:textId="6826AFE6" w:rsidR="00541505" w:rsidRPr="00184A3A" w:rsidRDefault="00541505" w:rsidP="00E51271">
      <w:pPr>
        <w:rPr>
          <w:rFonts w:cs="Arial"/>
          <w:sz w:val="18"/>
        </w:rPr>
      </w:pPr>
      <w:r w:rsidRPr="00184A3A">
        <w:rPr>
          <w:rFonts w:cs="Arial"/>
          <w:sz w:val="18"/>
        </w:rPr>
        <w:t>Home</w:t>
      </w:r>
      <w:r w:rsidR="0013302E" w:rsidRPr="00184A3A">
        <w:rPr>
          <w:rFonts w:cs="Arial"/>
          <w:sz w:val="18"/>
        </w:rPr>
        <w:t>&gt;</w:t>
      </w:r>
      <w:r w:rsidRPr="00184A3A">
        <w:rPr>
          <w:rFonts w:cs="Arial"/>
          <w:sz w:val="18"/>
        </w:rPr>
        <w:t xml:space="preserve"> Polling Configuration</w:t>
      </w:r>
      <w:r w:rsidR="0013302E" w:rsidRPr="00184A3A">
        <w:rPr>
          <w:rFonts w:cs="Arial"/>
          <w:sz w:val="18"/>
        </w:rPr>
        <w:t>&gt;</w:t>
      </w:r>
      <w:r w:rsidRPr="00184A3A">
        <w:rPr>
          <w:rFonts w:cs="Arial"/>
          <w:sz w:val="18"/>
        </w:rPr>
        <w:t xml:space="preserve"> Branch Scheme</w:t>
      </w:r>
      <w:r w:rsidR="0013302E" w:rsidRPr="00184A3A">
        <w:rPr>
          <w:rFonts w:cs="Arial"/>
          <w:sz w:val="18"/>
        </w:rPr>
        <w:t>&gt;</w:t>
      </w:r>
      <w:r w:rsidRPr="00184A3A">
        <w:rPr>
          <w:rFonts w:cs="Arial"/>
          <w:sz w:val="18"/>
        </w:rPr>
        <w:t xml:space="preserve"> Search Record</w:t>
      </w:r>
      <w:r w:rsidR="0013302E" w:rsidRPr="00184A3A">
        <w:rPr>
          <w:rFonts w:cs="Arial"/>
          <w:sz w:val="18"/>
        </w:rPr>
        <w:t>&gt;</w:t>
      </w:r>
      <w:r w:rsidRPr="00184A3A">
        <w:rPr>
          <w:rFonts w:cs="Arial"/>
          <w:sz w:val="18"/>
        </w:rPr>
        <w:t xml:space="preserve"> Delete </w:t>
      </w:r>
    </w:p>
    <w:p w14:paraId="65E2D69D" w14:textId="77777777" w:rsidR="00541505" w:rsidRPr="00184A3A" w:rsidRDefault="00541505" w:rsidP="00E51271">
      <w:pPr>
        <w:rPr>
          <w:b/>
          <w:u w:val="single"/>
        </w:rPr>
      </w:pPr>
      <w:r w:rsidRPr="00184A3A">
        <w:t xml:space="preserve">A pop-up dialog will appear to asking the user for the confirmation of the deletion of the corresponding record. Once user clicks yes, the system will check whether the record has relations to other data, if no, the target record </w:t>
      </w:r>
      <w:proofErr w:type="gramStart"/>
      <w:r w:rsidRPr="00184A3A">
        <w:t>will be deleted</w:t>
      </w:r>
      <w:proofErr w:type="gramEnd"/>
      <w:r w:rsidRPr="00184A3A">
        <w:t xml:space="preserve">. </w:t>
      </w:r>
    </w:p>
    <w:p w14:paraId="4B75ACFA" w14:textId="77777777" w:rsidR="0036047D" w:rsidRPr="00184A3A" w:rsidRDefault="0036047D" w:rsidP="00E51271">
      <w:pPr>
        <w:pStyle w:val="Heading4"/>
      </w:pPr>
      <w:r w:rsidRPr="00184A3A">
        <w:t>Screen</w:t>
      </w:r>
    </w:p>
    <w:p w14:paraId="06642895" w14:textId="797D2EAF" w:rsidR="00946169" w:rsidRPr="00184A3A" w:rsidRDefault="00946169" w:rsidP="00E51271">
      <w:pPr>
        <w:rPr>
          <w:b/>
          <w:u w:val="single"/>
        </w:rPr>
      </w:pPr>
      <w:r w:rsidRPr="00184A3A">
        <w:rPr>
          <w:b/>
          <w:u w:val="single"/>
        </w:rPr>
        <w:t>Maintain Branch Info (Create/Edit)</w:t>
      </w:r>
    </w:p>
    <w:p w14:paraId="7C79D56C" w14:textId="2DC4C331" w:rsidR="0036047D" w:rsidRPr="00184A3A" w:rsidRDefault="006D1CCB" w:rsidP="006D1CCB">
      <w:pPr>
        <w:jc w:val="center"/>
        <w:rPr>
          <w:lang w:eastAsia="zh-CN"/>
        </w:rPr>
      </w:pPr>
      <w:r w:rsidRPr="0057159E">
        <w:rPr>
          <w:noProof/>
          <w:lang w:eastAsia="zh-CN"/>
        </w:rPr>
        <w:drawing>
          <wp:inline distT="0" distB="0" distL="0" distR="0" wp14:anchorId="1BC85258" wp14:editId="56457F79">
            <wp:extent cx="3736268" cy="34181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5015" cy="3426116"/>
                    </a:xfrm>
                    <a:prstGeom prst="rect">
                      <a:avLst/>
                    </a:prstGeom>
                  </pic:spPr>
                </pic:pic>
              </a:graphicData>
            </a:graphic>
          </wp:inline>
        </w:drawing>
      </w:r>
    </w:p>
    <w:p w14:paraId="17026B28" w14:textId="77777777" w:rsidR="00463122" w:rsidRPr="00184A3A" w:rsidRDefault="00463122">
      <w:pPr>
        <w:rPr>
          <w:rFonts w:eastAsiaTheme="majorEastAsia" w:cstheme="majorBidi"/>
          <w:b/>
          <w:bCs/>
          <w:i/>
          <w:iCs/>
        </w:rPr>
      </w:pPr>
      <w:r w:rsidRPr="00184A3A">
        <w:br w:type="page"/>
      </w:r>
    </w:p>
    <w:p w14:paraId="68FD91EF" w14:textId="71B7108A" w:rsidR="0036047D" w:rsidRPr="00184A3A" w:rsidRDefault="0036047D" w:rsidP="00E51271">
      <w:pPr>
        <w:pStyle w:val="Heading4"/>
      </w:pPr>
      <w:r w:rsidRPr="00184A3A">
        <w:lastRenderedPageBreak/>
        <w:t xml:space="preserve">Data Fields &amp; </w:t>
      </w:r>
      <w:r w:rsidRPr="00E51271">
        <w:t>Presentation</w:t>
      </w:r>
      <w:r w:rsidRPr="00184A3A">
        <w:t xml:space="preserve"> Logic</w:t>
      </w:r>
    </w:p>
    <w:p w14:paraId="62D467D9" w14:textId="248D7EFB" w:rsidR="0036047D" w:rsidRPr="00184A3A" w:rsidRDefault="00F07A24" w:rsidP="00E51271">
      <w:pPr>
        <w:rPr>
          <w:b/>
          <w:u w:val="single"/>
          <w:lang w:eastAsia="zh-CN"/>
        </w:rPr>
      </w:pPr>
      <w:r w:rsidRPr="00184A3A">
        <w:rPr>
          <w:b/>
          <w:u w:val="single"/>
          <w:lang w:eastAsia="zh-CN"/>
        </w:rPr>
        <w:t>Create Branch info Layout</w:t>
      </w:r>
    </w:p>
    <w:tbl>
      <w:tblPr>
        <w:tblW w:w="108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800"/>
        <w:gridCol w:w="2767"/>
      </w:tblGrid>
      <w:tr w:rsidR="00F07A24" w:rsidRPr="00184A3A" w14:paraId="4B5B6623" w14:textId="77777777" w:rsidTr="00E51271">
        <w:tc>
          <w:tcPr>
            <w:tcW w:w="1553" w:type="dxa"/>
            <w:shd w:val="clear" w:color="auto" w:fill="C6D9F1"/>
            <w:vAlign w:val="center"/>
          </w:tcPr>
          <w:p w14:paraId="6310CAA6" w14:textId="77777777" w:rsidR="00F07A24" w:rsidRPr="00184A3A" w:rsidRDefault="00F07A24" w:rsidP="00E51271">
            <w:pPr>
              <w:spacing w:after="0"/>
              <w:rPr>
                <w:b/>
              </w:rPr>
            </w:pPr>
            <w:r w:rsidRPr="00184A3A">
              <w:rPr>
                <w:b/>
              </w:rPr>
              <w:t>Field</w:t>
            </w:r>
          </w:p>
        </w:tc>
        <w:tc>
          <w:tcPr>
            <w:tcW w:w="1260" w:type="dxa"/>
            <w:shd w:val="clear" w:color="auto" w:fill="C6D9F1"/>
            <w:vAlign w:val="center"/>
          </w:tcPr>
          <w:p w14:paraId="163B3266" w14:textId="77777777" w:rsidR="00F07A24" w:rsidRPr="00184A3A" w:rsidRDefault="00F07A24" w:rsidP="00E51271">
            <w:pPr>
              <w:spacing w:after="0"/>
              <w:jc w:val="center"/>
              <w:rPr>
                <w:b/>
              </w:rPr>
            </w:pPr>
            <w:r w:rsidRPr="00184A3A">
              <w:rPr>
                <w:b/>
              </w:rPr>
              <w:t>Object Type</w:t>
            </w:r>
          </w:p>
        </w:tc>
        <w:tc>
          <w:tcPr>
            <w:tcW w:w="1170" w:type="dxa"/>
            <w:shd w:val="clear" w:color="auto" w:fill="C6D9F1"/>
            <w:vAlign w:val="center"/>
          </w:tcPr>
          <w:p w14:paraId="780942B3" w14:textId="77777777" w:rsidR="00F07A24" w:rsidRPr="00184A3A" w:rsidRDefault="00F07A24" w:rsidP="00E51271">
            <w:pPr>
              <w:spacing w:after="0"/>
              <w:jc w:val="center"/>
              <w:rPr>
                <w:b/>
              </w:rPr>
            </w:pPr>
            <w:r w:rsidRPr="00184A3A">
              <w:rPr>
                <w:b/>
              </w:rPr>
              <w:t>Default Value</w:t>
            </w:r>
          </w:p>
        </w:tc>
        <w:tc>
          <w:tcPr>
            <w:tcW w:w="1237" w:type="dxa"/>
            <w:shd w:val="clear" w:color="auto" w:fill="C6D9F1"/>
            <w:vAlign w:val="center"/>
          </w:tcPr>
          <w:p w14:paraId="1650D074" w14:textId="77777777" w:rsidR="00F07A24" w:rsidRPr="00184A3A" w:rsidRDefault="00F07A24" w:rsidP="00E51271">
            <w:pPr>
              <w:spacing w:after="0"/>
              <w:jc w:val="center"/>
              <w:rPr>
                <w:b/>
              </w:rPr>
            </w:pPr>
            <w:r w:rsidRPr="00184A3A">
              <w:rPr>
                <w:b/>
              </w:rPr>
              <w:t>Mandatory (M/O/C)</w:t>
            </w:r>
          </w:p>
        </w:tc>
        <w:tc>
          <w:tcPr>
            <w:tcW w:w="1103" w:type="dxa"/>
            <w:shd w:val="clear" w:color="auto" w:fill="C6D9F1"/>
            <w:vAlign w:val="center"/>
          </w:tcPr>
          <w:p w14:paraId="3559BCB2" w14:textId="77777777" w:rsidR="00F07A24" w:rsidRPr="00184A3A" w:rsidRDefault="00F07A24" w:rsidP="00E51271">
            <w:pPr>
              <w:spacing w:after="0"/>
              <w:jc w:val="center"/>
              <w:rPr>
                <w:b/>
              </w:rPr>
            </w:pPr>
            <w:r w:rsidRPr="00184A3A">
              <w:rPr>
                <w:b/>
              </w:rPr>
              <w:t>Format</w:t>
            </w:r>
          </w:p>
        </w:tc>
        <w:tc>
          <w:tcPr>
            <w:tcW w:w="1800" w:type="dxa"/>
            <w:shd w:val="clear" w:color="auto" w:fill="C6D9F1"/>
            <w:vAlign w:val="center"/>
          </w:tcPr>
          <w:p w14:paraId="4EA8C83D" w14:textId="77777777" w:rsidR="00F07A24" w:rsidRPr="00184A3A" w:rsidRDefault="00F07A24" w:rsidP="00E51271">
            <w:pPr>
              <w:spacing w:after="0"/>
              <w:rPr>
                <w:b/>
              </w:rPr>
            </w:pPr>
            <w:r w:rsidRPr="00184A3A">
              <w:rPr>
                <w:b/>
              </w:rPr>
              <w:t>Action / Event / Response</w:t>
            </w:r>
          </w:p>
        </w:tc>
        <w:tc>
          <w:tcPr>
            <w:tcW w:w="2767" w:type="dxa"/>
            <w:shd w:val="clear" w:color="auto" w:fill="C6D9F1"/>
            <w:vAlign w:val="center"/>
          </w:tcPr>
          <w:p w14:paraId="3C16A241" w14:textId="77777777" w:rsidR="00F07A24" w:rsidRPr="00184A3A" w:rsidRDefault="00F07A24" w:rsidP="00E51271">
            <w:pPr>
              <w:spacing w:after="0"/>
              <w:rPr>
                <w:b/>
              </w:rPr>
            </w:pPr>
            <w:r w:rsidRPr="00184A3A">
              <w:rPr>
                <w:b/>
              </w:rPr>
              <w:t>Description</w:t>
            </w:r>
          </w:p>
        </w:tc>
      </w:tr>
      <w:tr w:rsidR="00F07A24" w:rsidRPr="00184A3A" w14:paraId="18CF72E8" w14:textId="77777777" w:rsidTr="00E51271">
        <w:trPr>
          <w:trHeight w:val="512"/>
        </w:trPr>
        <w:tc>
          <w:tcPr>
            <w:tcW w:w="1553" w:type="dxa"/>
          </w:tcPr>
          <w:p w14:paraId="0C6A3458" w14:textId="77777777" w:rsidR="00F07A24" w:rsidRPr="00184A3A" w:rsidRDefault="00F07A24" w:rsidP="00463122">
            <w:pPr>
              <w:spacing w:after="0"/>
              <w:ind w:left="-18" w:right="-108"/>
              <w:rPr>
                <w:b/>
              </w:rPr>
            </w:pPr>
            <w:r w:rsidRPr="00184A3A">
              <w:rPr>
                <w:b/>
              </w:rPr>
              <w:t>Branch Code</w:t>
            </w:r>
          </w:p>
        </w:tc>
        <w:tc>
          <w:tcPr>
            <w:tcW w:w="1260" w:type="dxa"/>
          </w:tcPr>
          <w:p w14:paraId="6166CF76" w14:textId="2D25BDD9" w:rsidR="00F07A24" w:rsidRPr="00184A3A" w:rsidRDefault="00F07A24" w:rsidP="00E51271">
            <w:pPr>
              <w:spacing w:after="0"/>
              <w:jc w:val="center"/>
            </w:pPr>
            <w:r w:rsidRPr="00184A3A">
              <w:t>Textbox</w:t>
            </w:r>
          </w:p>
        </w:tc>
        <w:tc>
          <w:tcPr>
            <w:tcW w:w="1170" w:type="dxa"/>
          </w:tcPr>
          <w:p w14:paraId="4031C440" w14:textId="57BCD3B7" w:rsidR="00F07A24" w:rsidRPr="00184A3A" w:rsidRDefault="00F07A24" w:rsidP="00E51271">
            <w:pPr>
              <w:spacing w:after="0"/>
              <w:jc w:val="center"/>
            </w:pPr>
            <w:r w:rsidRPr="00184A3A">
              <w:t>Blank</w:t>
            </w:r>
          </w:p>
        </w:tc>
        <w:tc>
          <w:tcPr>
            <w:tcW w:w="1237" w:type="dxa"/>
          </w:tcPr>
          <w:p w14:paraId="504291AF" w14:textId="77777777" w:rsidR="00F07A24" w:rsidRPr="00184A3A" w:rsidRDefault="00F07A24" w:rsidP="00E51271">
            <w:pPr>
              <w:spacing w:after="0"/>
              <w:jc w:val="center"/>
            </w:pPr>
            <w:r w:rsidRPr="00184A3A">
              <w:t>-</w:t>
            </w:r>
          </w:p>
        </w:tc>
        <w:tc>
          <w:tcPr>
            <w:tcW w:w="1103" w:type="dxa"/>
          </w:tcPr>
          <w:p w14:paraId="24DBB686" w14:textId="76F28CD8" w:rsidR="00F07A24" w:rsidRPr="00184A3A" w:rsidRDefault="00F07A24" w:rsidP="00E51271">
            <w:pPr>
              <w:spacing w:after="0"/>
              <w:jc w:val="center"/>
            </w:pPr>
            <w:r w:rsidRPr="00184A3A">
              <w:t>A</w:t>
            </w:r>
            <w:r w:rsidR="00BA1094">
              <w:t>(</w:t>
            </w:r>
            <w:r w:rsidRPr="00184A3A">
              <w:t>1</w:t>
            </w:r>
            <w:r w:rsidR="00BA1094">
              <w:t>0)</w:t>
            </w:r>
          </w:p>
        </w:tc>
        <w:tc>
          <w:tcPr>
            <w:tcW w:w="1800" w:type="dxa"/>
          </w:tcPr>
          <w:p w14:paraId="1BF60541" w14:textId="77777777" w:rsidR="00F07A24" w:rsidRPr="00184A3A" w:rsidRDefault="00F07A24" w:rsidP="00463122">
            <w:pPr>
              <w:spacing w:after="0"/>
            </w:pPr>
            <w:r w:rsidRPr="00184A3A">
              <w:t>-</w:t>
            </w:r>
          </w:p>
        </w:tc>
        <w:tc>
          <w:tcPr>
            <w:tcW w:w="2767" w:type="dxa"/>
          </w:tcPr>
          <w:p w14:paraId="48344888" w14:textId="51BF5B6F" w:rsidR="00F07A24" w:rsidRPr="00184A3A" w:rsidRDefault="00F07A24" w:rsidP="00463122">
            <w:pPr>
              <w:spacing w:after="0"/>
            </w:pPr>
            <w:r w:rsidRPr="00184A3A">
              <w:t>Branch Code</w:t>
            </w:r>
            <w:r w:rsidR="00E51271">
              <w:t>.</w:t>
            </w:r>
          </w:p>
        </w:tc>
      </w:tr>
      <w:tr w:rsidR="00F07A24" w:rsidRPr="00184A3A" w14:paraId="09F3F2CC" w14:textId="77777777" w:rsidTr="00E51271">
        <w:tc>
          <w:tcPr>
            <w:tcW w:w="1553" w:type="dxa"/>
          </w:tcPr>
          <w:p w14:paraId="6977FE87" w14:textId="77777777" w:rsidR="00F07A24" w:rsidRPr="00184A3A" w:rsidRDefault="00F07A24" w:rsidP="00463122">
            <w:pPr>
              <w:spacing w:after="0"/>
              <w:ind w:left="-18" w:right="-108"/>
              <w:rPr>
                <w:b/>
              </w:rPr>
            </w:pPr>
            <w:r w:rsidRPr="00184A3A">
              <w:rPr>
                <w:b/>
              </w:rPr>
              <w:t>Client Type</w:t>
            </w:r>
          </w:p>
        </w:tc>
        <w:tc>
          <w:tcPr>
            <w:tcW w:w="1260" w:type="dxa"/>
          </w:tcPr>
          <w:p w14:paraId="3B6C6F7D" w14:textId="16AB03D4" w:rsidR="00F07A24" w:rsidRPr="00184A3A" w:rsidRDefault="00F07A24" w:rsidP="00E51271">
            <w:pPr>
              <w:spacing w:after="0"/>
              <w:jc w:val="center"/>
            </w:pPr>
            <w:r w:rsidRPr="00184A3A">
              <w:t>Dropdown box</w:t>
            </w:r>
          </w:p>
        </w:tc>
        <w:tc>
          <w:tcPr>
            <w:tcW w:w="1170" w:type="dxa"/>
          </w:tcPr>
          <w:p w14:paraId="49FDDE35" w14:textId="2AB71982" w:rsidR="00F07A24" w:rsidRPr="00184A3A" w:rsidRDefault="00F07A24" w:rsidP="00E51271">
            <w:pPr>
              <w:spacing w:after="0"/>
              <w:jc w:val="center"/>
            </w:pPr>
            <w:r w:rsidRPr="00184A3A">
              <w:t>Blank</w:t>
            </w:r>
          </w:p>
        </w:tc>
        <w:tc>
          <w:tcPr>
            <w:tcW w:w="1237" w:type="dxa"/>
          </w:tcPr>
          <w:p w14:paraId="2B428241" w14:textId="77777777" w:rsidR="00F07A24" w:rsidRPr="00184A3A" w:rsidRDefault="00F07A24" w:rsidP="00E51271">
            <w:pPr>
              <w:spacing w:after="0"/>
              <w:jc w:val="center"/>
            </w:pPr>
            <w:r w:rsidRPr="00184A3A">
              <w:t>-</w:t>
            </w:r>
          </w:p>
        </w:tc>
        <w:tc>
          <w:tcPr>
            <w:tcW w:w="1103" w:type="dxa"/>
          </w:tcPr>
          <w:p w14:paraId="318BB9C7" w14:textId="64E70BDF" w:rsidR="00F07A24" w:rsidRPr="00184A3A" w:rsidRDefault="00F07A24" w:rsidP="00E51271">
            <w:pPr>
              <w:spacing w:after="0"/>
              <w:jc w:val="center"/>
            </w:pPr>
            <w:r w:rsidRPr="00184A3A">
              <w:t>A</w:t>
            </w:r>
            <w:r w:rsidR="00BA1094">
              <w:t>(20)</w:t>
            </w:r>
          </w:p>
        </w:tc>
        <w:tc>
          <w:tcPr>
            <w:tcW w:w="1800" w:type="dxa"/>
          </w:tcPr>
          <w:p w14:paraId="5862C9AE" w14:textId="77777777" w:rsidR="00F07A24" w:rsidRPr="00184A3A" w:rsidRDefault="00F07A24" w:rsidP="00463122">
            <w:pPr>
              <w:spacing w:after="0"/>
            </w:pPr>
            <w:r w:rsidRPr="00184A3A">
              <w:t>-</w:t>
            </w:r>
          </w:p>
        </w:tc>
        <w:tc>
          <w:tcPr>
            <w:tcW w:w="2767" w:type="dxa"/>
          </w:tcPr>
          <w:p w14:paraId="4E3E5C9B" w14:textId="51ADEF50" w:rsidR="00F07A24" w:rsidRPr="00184A3A" w:rsidRDefault="00D0316D" w:rsidP="00463122">
            <w:pPr>
              <w:spacing w:after="0"/>
            </w:pPr>
            <w:r w:rsidRPr="00184A3A">
              <w:t>Options</w:t>
            </w:r>
            <w:r w:rsidR="00C22FE5">
              <w:t>:</w:t>
            </w:r>
          </w:p>
          <w:p w14:paraId="4DFC8AE2" w14:textId="77777777" w:rsidR="00D0316D" w:rsidRPr="00184A3A" w:rsidRDefault="00D0316D" w:rsidP="00463122">
            <w:pPr>
              <w:pStyle w:val="ListParagraph"/>
              <w:numPr>
                <w:ilvl w:val="0"/>
                <w:numId w:val="3"/>
              </w:numPr>
              <w:spacing w:after="0"/>
              <w:ind w:left="319" w:hanging="270"/>
            </w:pPr>
            <w:r w:rsidRPr="00184A3A">
              <w:t>SQL Server</w:t>
            </w:r>
          </w:p>
          <w:p w14:paraId="0E7D98B7" w14:textId="77777777" w:rsidR="00D0316D" w:rsidRPr="00184A3A" w:rsidRDefault="00D0316D" w:rsidP="00463122">
            <w:pPr>
              <w:pStyle w:val="ListParagraph"/>
              <w:numPr>
                <w:ilvl w:val="0"/>
                <w:numId w:val="3"/>
              </w:numPr>
              <w:spacing w:after="0"/>
              <w:ind w:left="319" w:hanging="270"/>
            </w:pPr>
            <w:r w:rsidRPr="00184A3A">
              <w:t>DBF</w:t>
            </w:r>
          </w:p>
          <w:p w14:paraId="60DFEF80" w14:textId="5C6F7D2E" w:rsidR="00D0316D" w:rsidRPr="00184A3A" w:rsidRDefault="00D0316D" w:rsidP="00463122">
            <w:pPr>
              <w:pStyle w:val="ListParagraph"/>
              <w:numPr>
                <w:ilvl w:val="0"/>
                <w:numId w:val="3"/>
              </w:numPr>
              <w:spacing w:after="0"/>
              <w:ind w:left="319" w:hanging="270"/>
            </w:pPr>
            <w:r w:rsidRPr="00184A3A">
              <w:t>Text file</w:t>
            </w:r>
          </w:p>
        </w:tc>
      </w:tr>
      <w:tr w:rsidR="00F07A24" w:rsidRPr="00184A3A" w14:paraId="1CB23B15" w14:textId="77777777" w:rsidTr="00E51271">
        <w:tc>
          <w:tcPr>
            <w:tcW w:w="1553" w:type="dxa"/>
          </w:tcPr>
          <w:p w14:paraId="6EB621CC" w14:textId="03586872" w:rsidR="00F07A24" w:rsidRPr="00184A3A" w:rsidRDefault="00F07A24" w:rsidP="00463122">
            <w:pPr>
              <w:spacing w:after="0"/>
              <w:ind w:left="-18" w:right="-108"/>
              <w:rPr>
                <w:b/>
              </w:rPr>
            </w:pPr>
            <w:r w:rsidRPr="00184A3A">
              <w:rPr>
                <w:b/>
              </w:rPr>
              <w:t>Client Host</w:t>
            </w:r>
          </w:p>
        </w:tc>
        <w:tc>
          <w:tcPr>
            <w:tcW w:w="1260" w:type="dxa"/>
          </w:tcPr>
          <w:p w14:paraId="5C3B76F5" w14:textId="652A2A1A" w:rsidR="00F07A24" w:rsidRPr="00184A3A" w:rsidRDefault="00F07A24" w:rsidP="00E51271">
            <w:pPr>
              <w:spacing w:after="0"/>
              <w:jc w:val="center"/>
            </w:pPr>
            <w:r w:rsidRPr="00184A3A">
              <w:t>Textbox</w:t>
            </w:r>
          </w:p>
        </w:tc>
        <w:tc>
          <w:tcPr>
            <w:tcW w:w="1170" w:type="dxa"/>
          </w:tcPr>
          <w:p w14:paraId="704F8BEA" w14:textId="1BE9CD4D" w:rsidR="00F07A24" w:rsidRPr="00184A3A" w:rsidRDefault="00F07A24" w:rsidP="00E51271">
            <w:pPr>
              <w:spacing w:after="0"/>
              <w:jc w:val="center"/>
            </w:pPr>
            <w:r w:rsidRPr="00184A3A">
              <w:t>Blank</w:t>
            </w:r>
          </w:p>
        </w:tc>
        <w:tc>
          <w:tcPr>
            <w:tcW w:w="1237" w:type="dxa"/>
          </w:tcPr>
          <w:p w14:paraId="36B773F7" w14:textId="77777777" w:rsidR="00F07A24" w:rsidRPr="00184A3A" w:rsidRDefault="00F07A24" w:rsidP="00E51271">
            <w:pPr>
              <w:spacing w:after="0"/>
              <w:jc w:val="center"/>
            </w:pPr>
            <w:r w:rsidRPr="00184A3A">
              <w:t>-</w:t>
            </w:r>
          </w:p>
        </w:tc>
        <w:tc>
          <w:tcPr>
            <w:tcW w:w="1103" w:type="dxa"/>
          </w:tcPr>
          <w:p w14:paraId="36E88A32" w14:textId="5F73719E" w:rsidR="00F07A24" w:rsidRPr="00184A3A" w:rsidRDefault="00F07A24" w:rsidP="00E51271">
            <w:pPr>
              <w:spacing w:after="0"/>
              <w:jc w:val="center"/>
            </w:pPr>
            <w:r w:rsidRPr="00184A3A">
              <w:t>A</w:t>
            </w:r>
            <w:r w:rsidR="00BA1094">
              <w:t>(200)</w:t>
            </w:r>
          </w:p>
        </w:tc>
        <w:tc>
          <w:tcPr>
            <w:tcW w:w="1800" w:type="dxa"/>
          </w:tcPr>
          <w:p w14:paraId="120A743D" w14:textId="77777777" w:rsidR="00F07A24" w:rsidRPr="00184A3A" w:rsidRDefault="00F07A24" w:rsidP="00463122">
            <w:pPr>
              <w:spacing w:after="0"/>
            </w:pPr>
            <w:r w:rsidRPr="00184A3A">
              <w:t>-</w:t>
            </w:r>
          </w:p>
        </w:tc>
        <w:tc>
          <w:tcPr>
            <w:tcW w:w="2767" w:type="dxa"/>
          </w:tcPr>
          <w:p w14:paraId="3619F3FF" w14:textId="2D8DAF52" w:rsidR="00F07A24" w:rsidRPr="00184A3A" w:rsidRDefault="00D0316D" w:rsidP="00463122">
            <w:pPr>
              <w:spacing w:after="0"/>
            </w:pPr>
            <w:r w:rsidRPr="00184A3A">
              <w:t>Must be a valid location of the clie</w:t>
            </w:r>
            <w:r w:rsidR="00F07A24" w:rsidRPr="00184A3A">
              <w:t>nt, it could be a URL with host name, IP address or file directory.</w:t>
            </w:r>
          </w:p>
        </w:tc>
      </w:tr>
      <w:tr w:rsidR="00F07A24" w:rsidRPr="00184A3A" w14:paraId="2951F6F6" w14:textId="77777777" w:rsidTr="00E51271">
        <w:tc>
          <w:tcPr>
            <w:tcW w:w="1553" w:type="dxa"/>
          </w:tcPr>
          <w:p w14:paraId="7C914601" w14:textId="77777777" w:rsidR="00F07A24" w:rsidRPr="00184A3A" w:rsidRDefault="00F07A24" w:rsidP="00463122">
            <w:pPr>
              <w:spacing w:after="0"/>
              <w:ind w:left="-18" w:right="-108"/>
              <w:rPr>
                <w:b/>
              </w:rPr>
            </w:pPr>
            <w:r w:rsidRPr="00184A3A">
              <w:rPr>
                <w:b/>
              </w:rPr>
              <w:t>Client Port</w:t>
            </w:r>
          </w:p>
        </w:tc>
        <w:tc>
          <w:tcPr>
            <w:tcW w:w="1260" w:type="dxa"/>
          </w:tcPr>
          <w:p w14:paraId="6C378919" w14:textId="76DCB0BE" w:rsidR="00F07A24" w:rsidRPr="00184A3A" w:rsidRDefault="00F07A24" w:rsidP="00E51271">
            <w:pPr>
              <w:spacing w:after="0"/>
              <w:jc w:val="center"/>
            </w:pPr>
            <w:r w:rsidRPr="00184A3A">
              <w:t>Textbox</w:t>
            </w:r>
          </w:p>
        </w:tc>
        <w:tc>
          <w:tcPr>
            <w:tcW w:w="1170" w:type="dxa"/>
          </w:tcPr>
          <w:p w14:paraId="29938449" w14:textId="05C2AD01" w:rsidR="00F07A24" w:rsidRPr="00184A3A" w:rsidRDefault="00F07A24" w:rsidP="00E51271">
            <w:pPr>
              <w:spacing w:after="0"/>
              <w:jc w:val="center"/>
            </w:pPr>
            <w:r w:rsidRPr="00184A3A">
              <w:t>Blank</w:t>
            </w:r>
          </w:p>
        </w:tc>
        <w:tc>
          <w:tcPr>
            <w:tcW w:w="1237" w:type="dxa"/>
          </w:tcPr>
          <w:p w14:paraId="1B46B645" w14:textId="77777777" w:rsidR="00F07A24" w:rsidRPr="00184A3A" w:rsidRDefault="00F07A24" w:rsidP="00E51271">
            <w:pPr>
              <w:spacing w:after="0"/>
              <w:jc w:val="center"/>
            </w:pPr>
            <w:r w:rsidRPr="00184A3A">
              <w:t>-</w:t>
            </w:r>
          </w:p>
        </w:tc>
        <w:tc>
          <w:tcPr>
            <w:tcW w:w="1103" w:type="dxa"/>
          </w:tcPr>
          <w:p w14:paraId="02CB2F11" w14:textId="62E526BF" w:rsidR="00F07A24" w:rsidRPr="00184A3A" w:rsidRDefault="00D0316D" w:rsidP="00E51271">
            <w:pPr>
              <w:spacing w:after="0"/>
              <w:jc w:val="center"/>
            </w:pPr>
            <w:r w:rsidRPr="00184A3A">
              <w:t>N(5</w:t>
            </w:r>
            <w:r w:rsidR="00BA1094">
              <w:t>,0</w:t>
            </w:r>
            <w:r w:rsidRPr="00184A3A">
              <w:t>)</w:t>
            </w:r>
          </w:p>
        </w:tc>
        <w:tc>
          <w:tcPr>
            <w:tcW w:w="1800" w:type="dxa"/>
          </w:tcPr>
          <w:p w14:paraId="47D942EB" w14:textId="77777777" w:rsidR="00F07A24" w:rsidRPr="00184A3A" w:rsidRDefault="00F07A24" w:rsidP="00463122">
            <w:pPr>
              <w:spacing w:after="0"/>
            </w:pPr>
            <w:r w:rsidRPr="00184A3A">
              <w:t>-</w:t>
            </w:r>
          </w:p>
        </w:tc>
        <w:tc>
          <w:tcPr>
            <w:tcW w:w="2767" w:type="dxa"/>
          </w:tcPr>
          <w:p w14:paraId="74E8FD7F" w14:textId="695DE1D7" w:rsidR="00F07A24" w:rsidRPr="00184A3A" w:rsidRDefault="00F07A24" w:rsidP="00463122">
            <w:pPr>
              <w:spacing w:after="0"/>
            </w:pPr>
            <w:r w:rsidRPr="00184A3A">
              <w:t xml:space="preserve">Client port </w:t>
            </w:r>
            <w:r w:rsidR="00C22FE5" w:rsidRPr="00184A3A">
              <w:t>number</w:t>
            </w:r>
            <w:r w:rsidRPr="00184A3A">
              <w:t xml:space="preserve"> will be blank if the client access does not require a port, e.g. shared folder</w:t>
            </w:r>
            <w:r w:rsidR="00E51271">
              <w:t>.</w:t>
            </w:r>
          </w:p>
        </w:tc>
      </w:tr>
      <w:tr w:rsidR="00F07A24" w:rsidRPr="00184A3A" w14:paraId="37CAA0D3" w14:textId="77777777" w:rsidTr="00E51271">
        <w:tc>
          <w:tcPr>
            <w:tcW w:w="1553" w:type="dxa"/>
          </w:tcPr>
          <w:p w14:paraId="487BFEBA" w14:textId="77777777" w:rsidR="00F07A24" w:rsidRPr="00184A3A" w:rsidRDefault="00F07A24" w:rsidP="00463122">
            <w:pPr>
              <w:spacing w:after="0"/>
              <w:ind w:left="-18" w:right="-108"/>
              <w:rPr>
                <w:b/>
              </w:rPr>
            </w:pPr>
            <w:r w:rsidRPr="00184A3A">
              <w:rPr>
                <w:b/>
              </w:rPr>
              <w:t>Client DB</w:t>
            </w:r>
          </w:p>
        </w:tc>
        <w:tc>
          <w:tcPr>
            <w:tcW w:w="1260" w:type="dxa"/>
          </w:tcPr>
          <w:p w14:paraId="57E80AB9" w14:textId="2052F5EB" w:rsidR="00F07A24" w:rsidRPr="00184A3A" w:rsidRDefault="00F07A24" w:rsidP="00E51271">
            <w:pPr>
              <w:spacing w:after="0"/>
              <w:jc w:val="center"/>
            </w:pPr>
            <w:r w:rsidRPr="00184A3A">
              <w:t>Textbox</w:t>
            </w:r>
          </w:p>
        </w:tc>
        <w:tc>
          <w:tcPr>
            <w:tcW w:w="1170" w:type="dxa"/>
          </w:tcPr>
          <w:p w14:paraId="7BF03D49" w14:textId="2B3EA128" w:rsidR="00F07A24" w:rsidRPr="00184A3A" w:rsidRDefault="00F07A24" w:rsidP="00E51271">
            <w:pPr>
              <w:spacing w:after="0"/>
              <w:jc w:val="center"/>
            </w:pPr>
            <w:r w:rsidRPr="00184A3A">
              <w:t>Blank</w:t>
            </w:r>
          </w:p>
        </w:tc>
        <w:tc>
          <w:tcPr>
            <w:tcW w:w="1237" w:type="dxa"/>
          </w:tcPr>
          <w:p w14:paraId="4A6C10CE" w14:textId="77777777" w:rsidR="00F07A24" w:rsidRPr="00184A3A" w:rsidRDefault="00F07A24" w:rsidP="00E51271">
            <w:pPr>
              <w:spacing w:after="0"/>
              <w:jc w:val="center"/>
            </w:pPr>
            <w:r w:rsidRPr="00184A3A">
              <w:t>-</w:t>
            </w:r>
          </w:p>
        </w:tc>
        <w:tc>
          <w:tcPr>
            <w:tcW w:w="1103" w:type="dxa"/>
          </w:tcPr>
          <w:p w14:paraId="2ECD8F45" w14:textId="461F89B9" w:rsidR="00F07A24" w:rsidRPr="00184A3A" w:rsidRDefault="00F07A24" w:rsidP="00E51271">
            <w:pPr>
              <w:spacing w:after="0"/>
              <w:jc w:val="center"/>
            </w:pPr>
            <w:r w:rsidRPr="00184A3A">
              <w:t>A</w:t>
            </w:r>
            <w:r w:rsidR="00BA1094">
              <w:t>(50)</w:t>
            </w:r>
          </w:p>
        </w:tc>
        <w:tc>
          <w:tcPr>
            <w:tcW w:w="1800" w:type="dxa"/>
          </w:tcPr>
          <w:p w14:paraId="1EFE1B24" w14:textId="52123ABF" w:rsidR="00F07A24" w:rsidRPr="00184A3A" w:rsidRDefault="00F3706D" w:rsidP="00463122">
            <w:pPr>
              <w:spacing w:after="0"/>
            </w:pPr>
            <w:r>
              <w:t>Only allow characters [a-zA-Z0-9_]</w:t>
            </w:r>
          </w:p>
        </w:tc>
        <w:tc>
          <w:tcPr>
            <w:tcW w:w="2767" w:type="dxa"/>
          </w:tcPr>
          <w:p w14:paraId="7760BC23" w14:textId="0E7B4BA2" w:rsidR="00F07A24" w:rsidRDefault="00F07A24" w:rsidP="00463122">
            <w:pPr>
              <w:spacing w:after="0"/>
            </w:pPr>
            <w:r w:rsidRPr="00184A3A">
              <w:t>Database name if the client is a DB Connection</w:t>
            </w:r>
            <w:r w:rsidR="00E51271">
              <w:t>.</w:t>
            </w:r>
          </w:p>
          <w:p w14:paraId="1563FC16" w14:textId="0B3DE399" w:rsidR="00F3706D" w:rsidRPr="00184A3A" w:rsidRDefault="00F3706D" w:rsidP="00463122">
            <w:pPr>
              <w:spacing w:after="0"/>
            </w:pPr>
          </w:p>
        </w:tc>
      </w:tr>
      <w:tr w:rsidR="00F07A24" w:rsidRPr="00184A3A" w14:paraId="0D535EDA" w14:textId="77777777" w:rsidTr="00E51271">
        <w:tc>
          <w:tcPr>
            <w:tcW w:w="1553" w:type="dxa"/>
          </w:tcPr>
          <w:p w14:paraId="73888768" w14:textId="77777777" w:rsidR="00F07A24" w:rsidRPr="00184A3A" w:rsidRDefault="00F07A24" w:rsidP="00463122">
            <w:pPr>
              <w:spacing w:after="0"/>
              <w:ind w:left="-18" w:right="-108"/>
              <w:rPr>
                <w:b/>
              </w:rPr>
            </w:pPr>
            <w:r w:rsidRPr="00184A3A">
              <w:rPr>
                <w:b/>
              </w:rPr>
              <w:t>Client User</w:t>
            </w:r>
          </w:p>
        </w:tc>
        <w:tc>
          <w:tcPr>
            <w:tcW w:w="1260" w:type="dxa"/>
          </w:tcPr>
          <w:p w14:paraId="57BF88EE" w14:textId="16F2C221" w:rsidR="00F07A24" w:rsidRPr="00184A3A" w:rsidRDefault="00F07A24" w:rsidP="00E51271">
            <w:pPr>
              <w:spacing w:after="0"/>
              <w:jc w:val="center"/>
            </w:pPr>
            <w:r w:rsidRPr="00184A3A">
              <w:t>Textbox</w:t>
            </w:r>
          </w:p>
        </w:tc>
        <w:tc>
          <w:tcPr>
            <w:tcW w:w="1170" w:type="dxa"/>
          </w:tcPr>
          <w:p w14:paraId="69F4FEE1" w14:textId="0A49CF00" w:rsidR="00F07A24" w:rsidRPr="00184A3A" w:rsidRDefault="00F07A24" w:rsidP="00E51271">
            <w:pPr>
              <w:spacing w:after="0"/>
              <w:jc w:val="center"/>
            </w:pPr>
            <w:r w:rsidRPr="00184A3A">
              <w:t>Blank</w:t>
            </w:r>
          </w:p>
        </w:tc>
        <w:tc>
          <w:tcPr>
            <w:tcW w:w="1237" w:type="dxa"/>
          </w:tcPr>
          <w:p w14:paraId="76E2F792" w14:textId="77777777" w:rsidR="00F07A24" w:rsidRPr="00184A3A" w:rsidRDefault="00F07A24" w:rsidP="00E51271">
            <w:pPr>
              <w:spacing w:after="0"/>
              <w:jc w:val="center"/>
            </w:pPr>
            <w:r w:rsidRPr="00184A3A">
              <w:t>-</w:t>
            </w:r>
          </w:p>
        </w:tc>
        <w:tc>
          <w:tcPr>
            <w:tcW w:w="1103" w:type="dxa"/>
          </w:tcPr>
          <w:p w14:paraId="7C408336" w14:textId="63701B2B" w:rsidR="00F07A24" w:rsidRPr="00184A3A" w:rsidRDefault="00F07A24" w:rsidP="00E51271">
            <w:pPr>
              <w:spacing w:after="0"/>
              <w:jc w:val="center"/>
            </w:pPr>
            <w:r w:rsidRPr="00184A3A">
              <w:t>A</w:t>
            </w:r>
            <w:r w:rsidR="00BA1094">
              <w:t>(50)</w:t>
            </w:r>
          </w:p>
        </w:tc>
        <w:tc>
          <w:tcPr>
            <w:tcW w:w="1800" w:type="dxa"/>
          </w:tcPr>
          <w:p w14:paraId="51F6B377" w14:textId="20648A07" w:rsidR="00F07A24" w:rsidRPr="00184A3A" w:rsidRDefault="00F3706D" w:rsidP="00463122">
            <w:pPr>
              <w:spacing w:after="0"/>
            </w:pPr>
            <w:r>
              <w:t>Only allow characters [a-zA-Z0-9-_]</w:t>
            </w:r>
          </w:p>
        </w:tc>
        <w:tc>
          <w:tcPr>
            <w:tcW w:w="2767" w:type="dxa"/>
          </w:tcPr>
          <w:p w14:paraId="1E39BD02" w14:textId="241681B9" w:rsidR="00F07A24" w:rsidRDefault="00F07A24" w:rsidP="00463122">
            <w:pPr>
              <w:spacing w:after="0"/>
            </w:pPr>
            <w:r w:rsidRPr="00184A3A">
              <w:t>A username to access the client</w:t>
            </w:r>
            <w:r w:rsidR="00E51271">
              <w:t>.</w:t>
            </w:r>
          </w:p>
          <w:p w14:paraId="004FB806" w14:textId="0C79BB45" w:rsidR="00984DB7" w:rsidRPr="00184A3A" w:rsidRDefault="00984DB7" w:rsidP="00463122">
            <w:pPr>
              <w:spacing w:after="0"/>
            </w:pPr>
          </w:p>
        </w:tc>
      </w:tr>
      <w:tr w:rsidR="00F07A24" w:rsidRPr="00184A3A" w14:paraId="540F258B" w14:textId="77777777" w:rsidTr="00E51271">
        <w:tc>
          <w:tcPr>
            <w:tcW w:w="1553" w:type="dxa"/>
          </w:tcPr>
          <w:p w14:paraId="34C4DC60" w14:textId="642020C2" w:rsidR="00F07A24" w:rsidRPr="00184A3A" w:rsidRDefault="00F07A24" w:rsidP="00463122">
            <w:pPr>
              <w:spacing w:after="0"/>
              <w:ind w:left="-18" w:right="-108"/>
              <w:rPr>
                <w:b/>
              </w:rPr>
            </w:pPr>
            <w:r w:rsidRPr="00184A3A">
              <w:rPr>
                <w:b/>
              </w:rPr>
              <w:t>Password</w:t>
            </w:r>
          </w:p>
        </w:tc>
        <w:tc>
          <w:tcPr>
            <w:tcW w:w="1260" w:type="dxa"/>
          </w:tcPr>
          <w:p w14:paraId="7F470BF0" w14:textId="6AB4E37C" w:rsidR="00F07A24" w:rsidRPr="00184A3A" w:rsidRDefault="00F07A24" w:rsidP="00E51271">
            <w:pPr>
              <w:spacing w:after="0"/>
              <w:jc w:val="center"/>
            </w:pPr>
            <w:r w:rsidRPr="00184A3A">
              <w:t>Textbox</w:t>
            </w:r>
          </w:p>
        </w:tc>
        <w:tc>
          <w:tcPr>
            <w:tcW w:w="1170" w:type="dxa"/>
          </w:tcPr>
          <w:p w14:paraId="63A1F7D0" w14:textId="4C96F65C" w:rsidR="00F07A24" w:rsidRPr="00184A3A" w:rsidRDefault="00F07A24" w:rsidP="00E51271">
            <w:pPr>
              <w:spacing w:after="0"/>
              <w:jc w:val="center"/>
            </w:pPr>
            <w:r w:rsidRPr="00184A3A">
              <w:t>Blank</w:t>
            </w:r>
          </w:p>
        </w:tc>
        <w:tc>
          <w:tcPr>
            <w:tcW w:w="1237" w:type="dxa"/>
          </w:tcPr>
          <w:p w14:paraId="57ACC9B1" w14:textId="4B68A308" w:rsidR="00F07A24" w:rsidRPr="00184A3A" w:rsidRDefault="00F07A24" w:rsidP="00E51271">
            <w:pPr>
              <w:spacing w:after="0"/>
              <w:jc w:val="center"/>
            </w:pPr>
            <w:r w:rsidRPr="00184A3A">
              <w:t>-</w:t>
            </w:r>
          </w:p>
        </w:tc>
        <w:tc>
          <w:tcPr>
            <w:tcW w:w="1103" w:type="dxa"/>
          </w:tcPr>
          <w:p w14:paraId="1AC2710E" w14:textId="510D309F" w:rsidR="00F07A24" w:rsidRPr="00184A3A" w:rsidRDefault="00D0316D" w:rsidP="00E51271">
            <w:pPr>
              <w:spacing w:after="0"/>
              <w:jc w:val="center"/>
            </w:pPr>
            <w:r w:rsidRPr="00184A3A">
              <w:t>A</w:t>
            </w:r>
            <w:r w:rsidR="00BA1094">
              <w:t>(20)</w:t>
            </w:r>
          </w:p>
        </w:tc>
        <w:tc>
          <w:tcPr>
            <w:tcW w:w="1800" w:type="dxa"/>
          </w:tcPr>
          <w:p w14:paraId="3077F330" w14:textId="4C1003D0" w:rsidR="00F07A24" w:rsidRPr="00184A3A" w:rsidRDefault="00DE2B86" w:rsidP="00DE2B86">
            <w:pPr>
              <w:spacing w:after="0"/>
            </w:pPr>
            <w:r>
              <w:t>The password length cannot longer than 20 digits</w:t>
            </w:r>
            <w:r w:rsidRPr="00184A3A" w:rsidDel="00DE2B86">
              <w:t xml:space="preserve"> </w:t>
            </w:r>
          </w:p>
        </w:tc>
        <w:tc>
          <w:tcPr>
            <w:tcW w:w="2767" w:type="dxa"/>
          </w:tcPr>
          <w:p w14:paraId="04B94EC2" w14:textId="78117B4E" w:rsidR="00BA1094" w:rsidRPr="00184A3A" w:rsidRDefault="00F07A24">
            <w:pPr>
              <w:spacing w:after="0"/>
            </w:pPr>
            <w:r w:rsidRPr="00184A3A">
              <w:t xml:space="preserve">The value of this textbox </w:t>
            </w:r>
            <w:proofErr w:type="gramStart"/>
            <w:r w:rsidRPr="00184A3A">
              <w:t>will be masked</w:t>
            </w:r>
            <w:proofErr w:type="gramEnd"/>
            <w:r w:rsidR="00BA1094">
              <w:t>.</w:t>
            </w:r>
          </w:p>
        </w:tc>
      </w:tr>
      <w:tr w:rsidR="00F07A24" w:rsidRPr="00184A3A" w14:paraId="308320C2" w14:textId="77777777" w:rsidTr="00E51271">
        <w:tc>
          <w:tcPr>
            <w:tcW w:w="1553" w:type="dxa"/>
          </w:tcPr>
          <w:p w14:paraId="1359221E" w14:textId="318C86B2" w:rsidR="00F07A24" w:rsidRPr="00184A3A" w:rsidRDefault="00F07A24" w:rsidP="00463122">
            <w:pPr>
              <w:spacing w:after="0"/>
              <w:ind w:left="-18" w:right="-108"/>
              <w:rPr>
                <w:b/>
              </w:rPr>
            </w:pPr>
            <w:r w:rsidRPr="00184A3A">
              <w:rPr>
                <w:b/>
              </w:rPr>
              <w:t>Re-enter password</w:t>
            </w:r>
          </w:p>
        </w:tc>
        <w:tc>
          <w:tcPr>
            <w:tcW w:w="1260" w:type="dxa"/>
          </w:tcPr>
          <w:p w14:paraId="5D7E9D62" w14:textId="3887EAFB" w:rsidR="00F07A24" w:rsidRPr="00184A3A" w:rsidRDefault="00F07A24" w:rsidP="00E51271">
            <w:pPr>
              <w:spacing w:after="0"/>
              <w:jc w:val="center"/>
            </w:pPr>
            <w:r w:rsidRPr="00184A3A">
              <w:t>Textbox</w:t>
            </w:r>
          </w:p>
        </w:tc>
        <w:tc>
          <w:tcPr>
            <w:tcW w:w="1170" w:type="dxa"/>
          </w:tcPr>
          <w:p w14:paraId="5D689330" w14:textId="56760C93" w:rsidR="00F07A24" w:rsidRPr="00184A3A" w:rsidRDefault="00F07A24" w:rsidP="00E51271">
            <w:pPr>
              <w:spacing w:after="0"/>
              <w:jc w:val="center"/>
            </w:pPr>
            <w:r w:rsidRPr="00184A3A">
              <w:t>Blank</w:t>
            </w:r>
          </w:p>
        </w:tc>
        <w:tc>
          <w:tcPr>
            <w:tcW w:w="1237" w:type="dxa"/>
          </w:tcPr>
          <w:p w14:paraId="0FE3896F" w14:textId="08435655" w:rsidR="00F07A24" w:rsidRPr="00184A3A" w:rsidRDefault="00F07A24" w:rsidP="00E51271">
            <w:pPr>
              <w:spacing w:after="0"/>
              <w:jc w:val="center"/>
            </w:pPr>
            <w:r w:rsidRPr="00184A3A">
              <w:t>-</w:t>
            </w:r>
          </w:p>
        </w:tc>
        <w:tc>
          <w:tcPr>
            <w:tcW w:w="1103" w:type="dxa"/>
          </w:tcPr>
          <w:p w14:paraId="271C1781" w14:textId="1AC9B948" w:rsidR="00F07A24" w:rsidRPr="00184A3A" w:rsidRDefault="00D0316D" w:rsidP="00E51271">
            <w:pPr>
              <w:spacing w:after="0"/>
              <w:jc w:val="center"/>
            </w:pPr>
            <w:r w:rsidRPr="00184A3A">
              <w:t>A</w:t>
            </w:r>
            <w:r w:rsidR="00BA1094">
              <w:t>(20)</w:t>
            </w:r>
          </w:p>
        </w:tc>
        <w:tc>
          <w:tcPr>
            <w:tcW w:w="1800" w:type="dxa"/>
          </w:tcPr>
          <w:p w14:paraId="793EBB30" w14:textId="77777777" w:rsidR="00DE2B86" w:rsidRDefault="00DE2B86" w:rsidP="00DE2B86">
            <w:pPr>
              <w:spacing w:after="0"/>
            </w:pPr>
            <w:r>
              <w:t>The password length cannot longer than 20 digits;</w:t>
            </w:r>
          </w:p>
          <w:p w14:paraId="7BBE81D5" w14:textId="1D6F112A" w:rsidR="00F07A24" w:rsidRPr="00184A3A" w:rsidRDefault="00DE2B86" w:rsidP="00DE2B86">
            <w:pPr>
              <w:spacing w:after="0"/>
            </w:pPr>
            <w:r>
              <w:t>The re-enter password must be the same as password.</w:t>
            </w:r>
          </w:p>
        </w:tc>
        <w:tc>
          <w:tcPr>
            <w:tcW w:w="2767" w:type="dxa"/>
          </w:tcPr>
          <w:p w14:paraId="5687BDA4" w14:textId="48F2407D" w:rsidR="00F07A24" w:rsidRPr="00184A3A" w:rsidRDefault="00BA1094">
            <w:pPr>
              <w:spacing w:after="0"/>
            </w:pPr>
            <w:r w:rsidRPr="00184A3A">
              <w:t xml:space="preserve">The value of this textbox </w:t>
            </w:r>
            <w:proofErr w:type="gramStart"/>
            <w:r w:rsidRPr="00184A3A">
              <w:t>will be masked</w:t>
            </w:r>
            <w:proofErr w:type="gramEnd"/>
            <w:r>
              <w:t>.</w:t>
            </w:r>
          </w:p>
        </w:tc>
      </w:tr>
    </w:tbl>
    <w:p w14:paraId="4978B944" w14:textId="77777777" w:rsidR="00F07A24" w:rsidRPr="00184A3A" w:rsidRDefault="00F07A24" w:rsidP="00F07A24">
      <w:pPr>
        <w:ind w:left="360"/>
        <w:rPr>
          <w:b/>
          <w:u w:val="single"/>
          <w:lang w:eastAsia="zh-CN"/>
        </w:rPr>
      </w:pPr>
    </w:p>
    <w:p w14:paraId="2F56BF2A" w14:textId="77777777" w:rsidR="00E51271" w:rsidRDefault="00E51271">
      <w:pPr>
        <w:rPr>
          <w:rFonts w:eastAsiaTheme="majorEastAsia" w:cstheme="majorBidi"/>
          <w:b/>
          <w:bCs/>
          <w:i/>
          <w:iCs/>
        </w:rPr>
      </w:pPr>
      <w:r>
        <w:br w:type="page"/>
      </w:r>
    </w:p>
    <w:p w14:paraId="09A0CA80" w14:textId="3523894B" w:rsidR="0036047D" w:rsidRPr="00184A3A" w:rsidRDefault="0036047D" w:rsidP="00E51271">
      <w:pPr>
        <w:pStyle w:val="Heading4"/>
      </w:pPr>
      <w:r w:rsidRPr="00184A3A">
        <w:lastRenderedPageBreak/>
        <w:t>Screen Objects &amp; Action</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13"/>
        <w:gridCol w:w="1300"/>
        <w:gridCol w:w="5337"/>
        <w:gridCol w:w="2160"/>
      </w:tblGrid>
      <w:tr w:rsidR="00D0316D" w:rsidRPr="00184A3A" w14:paraId="04A9218C" w14:textId="77777777" w:rsidTr="00A33F6D">
        <w:tc>
          <w:tcPr>
            <w:tcW w:w="1913" w:type="dxa"/>
            <w:shd w:val="clear" w:color="auto" w:fill="C6D9F1"/>
          </w:tcPr>
          <w:p w14:paraId="19B69AAD" w14:textId="77777777" w:rsidR="00D0316D" w:rsidRPr="00184A3A" w:rsidRDefault="00D0316D" w:rsidP="00F23C2F">
            <w:pPr>
              <w:rPr>
                <w:b/>
              </w:rPr>
            </w:pPr>
            <w:r w:rsidRPr="00184A3A">
              <w:rPr>
                <w:b/>
              </w:rPr>
              <w:t>Screen Object</w:t>
            </w:r>
          </w:p>
        </w:tc>
        <w:tc>
          <w:tcPr>
            <w:tcW w:w="1300" w:type="dxa"/>
            <w:shd w:val="clear" w:color="auto" w:fill="C6D9F1"/>
          </w:tcPr>
          <w:p w14:paraId="0D58B0BF" w14:textId="77777777" w:rsidR="00D0316D" w:rsidRPr="00184A3A" w:rsidRDefault="00D0316D" w:rsidP="00E51271">
            <w:pPr>
              <w:jc w:val="center"/>
              <w:rPr>
                <w:b/>
              </w:rPr>
            </w:pPr>
            <w:r w:rsidRPr="00184A3A">
              <w:rPr>
                <w:b/>
              </w:rPr>
              <w:t>Object Type</w:t>
            </w:r>
          </w:p>
        </w:tc>
        <w:tc>
          <w:tcPr>
            <w:tcW w:w="5337" w:type="dxa"/>
            <w:shd w:val="clear" w:color="auto" w:fill="C6D9F1"/>
          </w:tcPr>
          <w:p w14:paraId="1E815752" w14:textId="77777777" w:rsidR="00D0316D" w:rsidRPr="00184A3A" w:rsidRDefault="00D0316D" w:rsidP="00F23C2F">
            <w:pPr>
              <w:rPr>
                <w:b/>
              </w:rPr>
            </w:pPr>
            <w:r w:rsidRPr="00184A3A">
              <w:rPr>
                <w:b/>
              </w:rPr>
              <w:t>Action / Event / Response</w:t>
            </w:r>
          </w:p>
        </w:tc>
        <w:tc>
          <w:tcPr>
            <w:tcW w:w="2160" w:type="dxa"/>
            <w:shd w:val="clear" w:color="auto" w:fill="C6D9F1"/>
          </w:tcPr>
          <w:p w14:paraId="62FFA6A6" w14:textId="77777777" w:rsidR="00D0316D" w:rsidRPr="00184A3A" w:rsidRDefault="00D0316D" w:rsidP="00F23C2F">
            <w:pPr>
              <w:rPr>
                <w:b/>
              </w:rPr>
            </w:pPr>
            <w:r w:rsidRPr="00184A3A">
              <w:rPr>
                <w:b/>
              </w:rPr>
              <w:t>Remarks</w:t>
            </w:r>
          </w:p>
        </w:tc>
      </w:tr>
      <w:tr w:rsidR="00D0316D" w:rsidRPr="00184A3A" w14:paraId="2AA65839" w14:textId="77777777" w:rsidTr="00A33F6D">
        <w:tc>
          <w:tcPr>
            <w:tcW w:w="1913" w:type="dxa"/>
          </w:tcPr>
          <w:p w14:paraId="6778B945" w14:textId="46A71834" w:rsidR="00D0316D" w:rsidRPr="00E51271" w:rsidRDefault="00D0316D" w:rsidP="00E51271">
            <w:pPr>
              <w:spacing w:after="120"/>
              <w:rPr>
                <w:b/>
              </w:rPr>
            </w:pPr>
            <w:r w:rsidRPr="00E51271">
              <w:rPr>
                <w:b/>
              </w:rPr>
              <w:t>Test</w:t>
            </w:r>
          </w:p>
        </w:tc>
        <w:tc>
          <w:tcPr>
            <w:tcW w:w="1300" w:type="dxa"/>
          </w:tcPr>
          <w:p w14:paraId="1D687BDD" w14:textId="13584B80" w:rsidR="00D0316D" w:rsidRPr="00184A3A" w:rsidRDefault="00D0316D" w:rsidP="00E51271">
            <w:pPr>
              <w:spacing w:after="120"/>
              <w:jc w:val="center"/>
            </w:pPr>
            <w:r w:rsidRPr="00184A3A">
              <w:t>Button</w:t>
            </w:r>
          </w:p>
        </w:tc>
        <w:tc>
          <w:tcPr>
            <w:tcW w:w="5337" w:type="dxa"/>
          </w:tcPr>
          <w:p w14:paraId="46B809FF" w14:textId="1C8D525C" w:rsidR="00A33F6D" w:rsidRPr="00184A3A" w:rsidRDefault="00D0316D" w:rsidP="00E51271">
            <w:pPr>
              <w:spacing w:after="120"/>
            </w:pPr>
            <w:r w:rsidRPr="00184A3A">
              <w:t>Test the connectivity of the source</w:t>
            </w:r>
          </w:p>
        </w:tc>
        <w:tc>
          <w:tcPr>
            <w:tcW w:w="2160" w:type="dxa"/>
          </w:tcPr>
          <w:p w14:paraId="1D64448B" w14:textId="7D35CDE9" w:rsidR="00D0316D" w:rsidRPr="00184A3A" w:rsidRDefault="00F3706D" w:rsidP="00E51271">
            <w:pPr>
              <w:spacing w:after="120"/>
            </w:pPr>
            <w:r>
              <w:t>N/A</w:t>
            </w:r>
          </w:p>
        </w:tc>
      </w:tr>
      <w:tr w:rsidR="00D0316D" w:rsidRPr="00184A3A" w14:paraId="4263CBF6" w14:textId="77777777" w:rsidTr="00A33F6D">
        <w:tc>
          <w:tcPr>
            <w:tcW w:w="1913" w:type="dxa"/>
          </w:tcPr>
          <w:p w14:paraId="7548D9E4" w14:textId="5F280D48" w:rsidR="00D0316D" w:rsidRPr="00E51271" w:rsidRDefault="00D0316D" w:rsidP="00E51271">
            <w:pPr>
              <w:spacing w:after="120"/>
              <w:rPr>
                <w:b/>
              </w:rPr>
            </w:pPr>
            <w:r w:rsidRPr="00E51271">
              <w:rPr>
                <w:b/>
              </w:rPr>
              <w:t>Save</w:t>
            </w:r>
          </w:p>
        </w:tc>
        <w:tc>
          <w:tcPr>
            <w:tcW w:w="1300" w:type="dxa"/>
          </w:tcPr>
          <w:p w14:paraId="06DC001C" w14:textId="1E927640" w:rsidR="00D0316D" w:rsidRPr="00184A3A" w:rsidRDefault="00D0316D" w:rsidP="00E51271">
            <w:pPr>
              <w:spacing w:after="120"/>
              <w:jc w:val="center"/>
            </w:pPr>
            <w:r w:rsidRPr="00184A3A">
              <w:t>Button</w:t>
            </w:r>
          </w:p>
        </w:tc>
        <w:tc>
          <w:tcPr>
            <w:tcW w:w="5337" w:type="dxa"/>
          </w:tcPr>
          <w:p w14:paraId="40FCE473" w14:textId="4E66C778" w:rsidR="00D0316D" w:rsidRPr="00184A3A" w:rsidRDefault="00D0316D" w:rsidP="00E51271">
            <w:pPr>
              <w:spacing w:after="120"/>
            </w:pPr>
            <w:r w:rsidRPr="00184A3A">
              <w:t xml:space="preserve">Save the </w:t>
            </w:r>
            <w:r w:rsidR="00005501" w:rsidRPr="00184A3A">
              <w:t>created/</w:t>
            </w:r>
            <w:r w:rsidRPr="00184A3A">
              <w:t>edited content of the corresponding record</w:t>
            </w:r>
          </w:p>
        </w:tc>
        <w:tc>
          <w:tcPr>
            <w:tcW w:w="2160" w:type="dxa"/>
          </w:tcPr>
          <w:p w14:paraId="40D4E50C" w14:textId="657BD8F5" w:rsidR="00D0316D" w:rsidRPr="00184A3A" w:rsidRDefault="00005501" w:rsidP="00E51271">
            <w:pPr>
              <w:spacing w:after="120"/>
            </w:pPr>
            <w:r w:rsidRPr="00184A3A">
              <w:t>N/A</w:t>
            </w:r>
          </w:p>
        </w:tc>
      </w:tr>
    </w:tbl>
    <w:p w14:paraId="78853BBB" w14:textId="0B821D9C" w:rsidR="0036047D" w:rsidRPr="00184A3A" w:rsidRDefault="0036047D" w:rsidP="00D0316D">
      <w:pPr>
        <w:rPr>
          <w:lang w:eastAsia="zh-CN"/>
        </w:rPr>
      </w:pPr>
    </w:p>
    <w:p w14:paraId="2A516DB8" w14:textId="77777777" w:rsidR="0036047D" w:rsidRPr="00184A3A" w:rsidRDefault="0036047D" w:rsidP="00E51271">
      <w:pPr>
        <w:pStyle w:val="Heading4"/>
      </w:pPr>
      <w:r w:rsidRPr="00184A3A">
        <w:t>User/Security Group</w:t>
      </w:r>
    </w:p>
    <w:p w14:paraId="00973D2B" w14:textId="77777777" w:rsidR="00CC4959" w:rsidRPr="00EA34EB" w:rsidRDefault="00CC4959" w:rsidP="00EA34EB">
      <w:pPr>
        <w:ind w:left="360"/>
        <w:rPr>
          <w:lang w:eastAsia="zh-CN"/>
        </w:rPr>
      </w:pPr>
      <w:proofErr w:type="gramStart"/>
      <w:r w:rsidRPr="00EA34EB">
        <w:rPr>
          <w:lang w:eastAsia="zh-CN"/>
        </w:rPr>
        <w:t>This function can be accessed by the following user(s)</w:t>
      </w:r>
      <w:proofErr w:type="gramEnd"/>
      <w:r w:rsidRPr="00EA34EB">
        <w:rPr>
          <w:lang w:eastAsia="zh-CN"/>
        </w:rPr>
        <w:t>:</w:t>
      </w:r>
    </w:p>
    <w:p w14:paraId="451258A9" w14:textId="7BDC9819" w:rsidR="00CC4959" w:rsidRPr="00184A3A" w:rsidRDefault="00CC4959" w:rsidP="00CC4959">
      <w:pPr>
        <w:pStyle w:val="ListParagraph"/>
        <w:numPr>
          <w:ilvl w:val="0"/>
          <w:numId w:val="3"/>
        </w:numPr>
        <w:rPr>
          <w:rFonts w:eastAsia="SimSun"/>
        </w:rPr>
      </w:pPr>
      <w:r w:rsidRPr="00184A3A">
        <w:rPr>
          <w:rFonts w:eastAsia="SimSun"/>
        </w:rPr>
        <w:t xml:space="preserve">System </w:t>
      </w:r>
      <w:r w:rsidR="00463122" w:rsidRPr="00184A3A">
        <w:rPr>
          <w:rFonts w:eastAsia="SimSun"/>
        </w:rPr>
        <w:t>Administrator</w:t>
      </w:r>
    </w:p>
    <w:p w14:paraId="60A2BBBD" w14:textId="77777777" w:rsidR="0036047D" w:rsidRPr="00184A3A" w:rsidRDefault="0036047D" w:rsidP="00E51271">
      <w:pPr>
        <w:pStyle w:val="Heading4"/>
      </w:pPr>
      <w:r w:rsidRPr="00184A3A">
        <w:t>Assumptions/Constraints</w:t>
      </w:r>
    </w:p>
    <w:p w14:paraId="5E093AAB" w14:textId="77777777" w:rsidR="0036047D" w:rsidRPr="00184A3A" w:rsidRDefault="0036047D" w:rsidP="00EA34EB">
      <w:pPr>
        <w:ind w:left="360"/>
        <w:rPr>
          <w:lang w:eastAsia="zh-CN"/>
        </w:rPr>
      </w:pPr>
      <w:r w:rsidRPr="00184A3A">
        <w:rPr>
          <w:lang w:eastAsia="zh-CN"/>
        </w:rPr>
        <w:t>N/A</w:t>
      </w:r>
    </w:p>
    <w:p w14:paraId="231C9960" w14:textId="77777777" w:rsidR="0036047D" w:rsidRPr="00184A3A" w:rsidRDefault="0036047D" w:rsidP="00E51271">
      <w:pPr>
        <w:pStyle w:val="Heading4"/>
      </w:pPr>
      <w:r w:rsidRPr="00184A3A">
        <w:t xml:space="preserve">Error &amp; Exception List </w:t>
      </w:r>
    </w:p>
    <w:tbl>
      <w:tblPr>
        <w:tblW w:w="1090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30"/>
        <w:gridCol w:w="1013"/>
        <w:gridCol w:w="7465"/>
      </w:tblGrid>
      <w:tr w:rsidR="00E51271" w:rsidRPr="00184A3A" w14:paraId="604ECD0E" w14:textId="77777777" w:rsidTr="00E51271">
        <w:tc>
          <w:tcPr>
            <w:tcW w:w="2430" w:type="dxa"/>
            <w:shd w:val="clear" w:color="auto" w:fill="C6D9F1"/>
          </w:tcPr>
          <w:p w14:paraId="04406398" w14:textId="77777777" w:rsidR="00E51271" w:rsidRPr="00184A3A" w:rsidRDefault="00E51271" w:rsidP="0090729B">
            <w:pPr>
              <w:pStyle w:val="BodyText"/>
              <w:rPr>
                <w:b/>
              </w:rPr>
            </w:pPr>
            <w:r w:rsidRPr="00184A3A">
              <w:rPr>
                <w:b/>
              </w:rPr>
              <w:t>Error Code</w:t>
            </w:r>
          </w:p>
        </w:tc>
        <w:tc>
          <w:tcPr>
            <w:tcW w:w="1013" w:type="dxa"/>
            <w:shd w:val="clear" w:color="auto" w:fill="C6D9F1"/>
          </w:tcPr>
          <w:p w14:paraId="35397A50" w14:textId="77777777" w:rsidR="00E51271" w:rsidRPr="00184A3A" w:rsidRDefault="00E51271" w:rsidP="0090729B">
            <w:pPr>
              <w:pStyle w:val="BodyText"/>
              <w:rPr>
                <w:b/>
              </w:rPr>
            </w:pPr>
            <w:r w:rsidRPr="00184A3A">
              <w:rPr>
                <w:b/>
              </w:rPr>
              <w:t>Severity</w:t>
            </w:r>
          </w:p>
        </w:tc>
        <w:tc>
          <w:tcPr>
            <w:tcW w:w="7465" w:type="dxa"/>
            <w:shd w:val="clear" w:color="auto" w:fill="C6D9F1"/>
          </w:tcPr>
          <w:p w14:paraId="79161C76" w14:textId="77777777" w:rsidR="00E51271" w:rsidRPr="00184A3A" w:rsidRDefault="00E51271" w:rsidP="0090729B">
            <w:pPr>
              <w:pStyle w:val="BodyText"/>
              <w:rPr>
                <w:b/>
              </w:rPr>
            </w:pPr>
            <w:r w:rsidRPr="00184A3A">
              <w:rPr>
                <w:b/>
              </w:rPr>
              <w:t>Error Message</w:t>
            </w:r>
          </w:p>
        </w:tc>
      </w:tr>
      <w:tr w:rsidR="00E51271" w:rsidRPr="00184A3A" w14:paraId="3E9C1464" w14:textId="77777777" w:rsidTr="00E51271">
        <w:tc>
          <w:tcPr>
            <w:tcW w:w="2430" w:type="dxa"/>
          </w:tcPr>
          <w:p w14:paraId="4A1D8B65" w14:textId="77777777" w:rsidR="00E51271" w:rsidRPr="00E51271" w:rsidRDefault="00E51271" w:rsidP="0090729B">
            <w:r w:rsidRPr="00E51271">
              <w:t>S0001</w:t>
            </w:r>
          </w:p>
        </w:tc>
        <w:tc>
          <w:tcPr>
            <w:tcW w:w="1013" w:type="dxa"/>
          </w:tcPr>
          <w:p w14:paraId="6A797E73" w14:textId="77777777" w:rsidR="00E51271" w:rsidRPr="00E51271" w:rsidRDefault="00E51271" w:rsidP="0090729B">
            <w:r w:rsidRPr="00E51271">
              <w:t>N/A</w:t>
            </w:r>
          </w:p>
        </w:tc>
        <w:tc>
          <w:tcPr>
            <w:tcW w:w="7465" w:type="dxa"/>
          </w:tcPr>
          <w:p w14:paraId="51F4FD09" w14:textId="77777777" w:rsidR="00E51271" w:rsidRPr="00E51271" w:rsidRDefault="00E51271" w:rsidP="0090729B">
            <w:r w:rsidRPr="00E51271">
              <w:t>Connection Test Failed!</w:t>
            </w:r>
          </w:p>
        </w:tc>
      </w:tr>
      <w:tr w:rsidR="00E51271" w:rsidRPr="00184A3A" w14:paraId="13DFDE8E" w14:textId="77777777" w:rsidTr="00E51271">
        <w:tc>
          <w:tcPr>
            <w:tcW w:w="2430" w:type="dxa"/>
          </w:tcPr>
          <w:p w14:paraId="04C71D2B" w14:textId="77777777" w:rsidR="00E51271" w:rsidRPr="00E51271" w:rsidRDefault="00E51271" w:rsidP="00277234">
            <w:r w:rsidRPr="00E51271">
              <w:t>S0002</w:t>
            </w:r>
          </w:p>
        </w:tc>
        <w:tc>
          <w:tcPr>
            <w:tcW w:w="1013" w:type="dxa"/>
          </w:tcPr>
          <w:p w14:paraId="65B6B01E" w14:textId="77777777" w:rsidR="00E51271" w:rsidRPr="00E51271" w:rsidRDefault="00E51271" w:rsidP="00277234">
            <w:r w:rsidRPr="00E51271">
              <w:t>N/A</w:t>
            </w:r>
          </w:p>
        </w:tc>
        <w:tc>
          <w:tcPr>
            <w:tcW w:w="7465" w:type="dxa"/>
          </w:tcPr>
          <w:p w14:paraId="2C8F6343" w14:textId="77777777" w:rsidR="00E51271" w:rsidRPr="00E51271" w:rsidRDefault="00E51271" w:rsidP="00277234">
            <w:r w:rsidRPr="00E51271">
              <w:t>This branch info has maintained relationship with other data.</w:t>
            </w:r>
          </w:p>
        </w:tc>
      </w:tr>
      <w:tr w:rsidR="00E51271" w:rsidRPr="00184A3A" w14:paraId="624B9CDB" w14:textId="77777777" w:rsidTr="00E51271">
        <w:tc>
          <w:tcPr>
            <w:tcW w:w="2430" w:type="dxa"/>
          </w:tcPr>
          <w:p w14:paraId="0E699F91" w14:textId="77777777" w:rsidR="00E51271" w:rsidRPr="00E51271" w:rsidRDefault="00E51271" w:rsidP="00277234">
            <w:r w:rsidRPr="00E51271">
              <w:t>S0003</w:t>
            </w:r>
          </w:p>
        </w:tc>
        <w:tc>
          <w:tcPr>
            <w:tcW w:w="1013" w:type="dxa"/>
          </w:tcPr>
          <w:p w14:paraId="051B3713" w14:textId="77777777" w:rsidR="00E51271" w:rsidRPr="00E51271" w:rsidRDefault="00E51271" w:rsidP="00277234">
            <w:r w:rsidRPr="00E51271">
              <w:t>N/A</w:t>
            </w:r>
          </w:p>
        </w:tc>
        <w:tc>
          <w:tcPr>
            <w:tcW w:w="7465" w:type="dxa"/>
          </w:tcPr>
          <w:p w14:paraId="001C8CA1" w14:textId="77777777" w:rsidR="00E51271" w:rsidRPr="00E51271" w:rsidRDefault="00E51271" w:rsidP="00AA61F0">
            <w:r w:rsidRPr="00E51271">
              <w:t>Mandatory fields not input. Please verify</w:t>
            </w:r>
            <w:r w:rsidRPr="00E51271">
              <w:rPr>
                <w:rFonts w:hint="eastAsia"/>
              </w:rPr>
              <w:t>!</w:t>
            </w:r>
          </w:p>
        </w:tc>
      </w:tr>
      <w:tr w:rsidR="00E51271" w:rsidRPr="00184A3A" w14:paraId="10E43C44" w14:textId="77777777" w:rsidTr="00E51271">
        <w:tc>
          <w:tcPr>
            <w:tcW w:w="2430" w:type="dxa"/>
          </w:tcPr>
          <w:p w14:paraId="09CD6963" w14:textId="77777777" w:rsidR="00E51271" w:rsidRPr="00E51271" w:rsidRDefault="00E51271" w:rsidP="00277234">
            <w:r w:rsidRPr="00E51271">
              <w:t>S0004</w:t>
            </w:r>
          </w:p>
        </w:tc>
        <w:tc>
          <w:tcPr>
            <w:tcW w:w="1013" w:type="dxa"/>
          </w:tcPr>
          <w:p w14:paraId="2850A514" w14:textId="77777777" w:rsidR="00E51271" w:rsidRPr="00E51271" w:rsidRDefault="00E51271" w:rsidP="00277234">
            <w:r w:rsidRPr="00E51271">
              <w:t>N/A</w:t>
            </w:r>
          </w:p>
        </w:tc>
        <w:tc>
          <w:tcPr>
            <w:tcW w:w="7465" w:type="dxa"/>
          </w:tcPr>
          <w:p w14:paraId="38D9A6E4" w14:textId="77777777" w:rsidR="00E51271" w:rsidRPr="00E51271" w:rsidDel="00984DB7" w:rsidRDefault="00E51271" w:rsidP="00E51271">
            <w:r w:rsidRPr="00E51271">
              <w:t>Re-enter password does not match.</w:t>
            </w:r>
          </w:p>
        </w:tc>
      </w:tr>
      <w:tr w:rsidR="00E51271" w:rsidRPr="00184A3A" w14:paraId="3D030DF9" w14:textId="77777777" w:rsidTr="00E51271">
        <w:tc>
          <w:tcPr>
            <w:tcW w:w="2430" w:type="dxa"/>
          </w:tcPr>
          <w:p w14:paraId="1EE8C277" w14:textId="77777777" w:rsidR="00E51271" w:rsidRPr="00E51271" w:rsidRDefault="00E51271" w:rsidP="00277234">
            <w:r w:rsidRPr="00E51271">
              <w:t>Successful message</w:t>
            </w:r>
          </w:p>
        </w:tc>
        <w:tc>
          <w:tcPr>
            <w:tcW w:w="1013" w:type="dxa"/>
          </w:tcPr>
          <w:p w14:paraId="627906D3" w14:textId="77777777" w:rsidR="00E51271" w:rsidRPr="00E51271" w:rsidRDefault="00E51271" w:rsidP="00277234">
            <w:r w:rsidRPr="00E51271">
              <w:t>N/A</w:t>
            </w:r>
          </w:p>
        </w:tc>
        <w:tc>
          <w:tcPr>
            <w:tcW w:w="7465" w:type="dxa"/>
          </w:tcPr>
          <w:p w14:paraId="5807C450" w14:textId="77777777" w:rsidR="00E51271" w:rsidRPr="00E51271" w:rsidRDefault="00E51271" w:rsidP="00277234">
            <w:r w:rsidRPr="00E51271">
              <w:t>Branch info saved successfully.</w:t>
            </w:r>
          </w:p>
        </w:tc>
      </w:tr>
      <w:tr w:rsidR="00E51271" w:rsidRPr="00184A3A" w14:paraId="3155A46B" w14:textId="77777777" w:rsidTr="00E51271">
        <w:tc>
          <w:tcPr>
            <w:tcW w:w="2430" w:type="dxa"/>
          </w:tcPr>
          <w:p w14:paraId="393BEC4A" w14:textId="77777777" w:rsidR="00E51271" w:rsidRPr="00E51271" w:rsidRDefault="00E51271" w:rsidP="00277234">
            <w:r w:rsidRPr="00E51271">
              <w:t>Successful message</w:t>
            </w:r>
          </w:p>
        </w:tc>
        <w:tc>
          <w:tcPr>
            <w:tcW w:w="1013" w:type="dxa"/>
          </w:tcPr>
          <w:p w14:paraId="4AE49CC3" w14:textId="77777777" w:rsidR="00E51271" w:rsidRPr="00E51271" w:rsidRDefault="00E51271" w:rsidP="00277234">
            <w:r w:rsidRPr="00E51271">
              <w:t>N/A</w:t>
            </w:r>
          </w:p>
        </w:tc>
        <w:tc>
          <w:tcPr>
            <w:tcW w:w="7465" w:type="dxa"/>
          </w:tcPr>
          <w:p w14:paraId="3F5EC26D" w14:textId="77777777" w:rsidR="00E51271" w:rsidRPr="00E51271" w:rsidRDefault="00E51271" w:rsidP="00277234">
            <w:r w:rsidRPr="00E51271">
              <w:t>Branch info deleted successfully.</w:t>
            </w:r>
          </w:p>
        </w:tc>
      </w:tr>
    </w:tbl>
    <w:p w14:paraId="6B51959C" w14:textId="0B35A5DC" w:rsidR="0036047D" w:rsidRPr="00184A3A" w:rsidRDefault="00900E50" w:rsidP="0036047D">
      <w:pPr>
        <w:rPr>
          <w:lang w:eastAsia="zh-CN"/>
        </w:rPr>
      </w:pPr>
      <w:r>
        <w:rPr>
          <w:lang w:eastAsia="zh-CN"/>
        </w:rPr>
        <w:t xml:space="preserve">* Final error and exception list to </w:t>
      </w:r>
      <w:proofErr w:type="gramStart"/>
      <w:r>
        <w:rPr>
          <w:lang w:eastAsia="zh-CN"/>
        </w:rPr>
        <w:t>be specified</w:t>
      </w:r>
      <w:proofErr w:type="gramEnd"/>
      <w:r>
        <w:rPr>
          <w:lang w:eastAsia="zh-CN"/>
        </w:rPr>
        <w:t xml:space="preserve"> in technical design document.</w:t>
      </w:r>
    </w:p>
    <w:p w14:paraId="6A6BB663" w14:textId="77777777" w:rsidR="004A4DAF" w:rsidRPr="00184A3A" w:rsidRDefault="004A4DAF">
      <w:pPr>
        <w:rPr>
          <w:rFonts w:cs="Microsoft YaHei"/>
          <w:b/>
          <w:bCs/>
          <w:color w:val="4F81BD" w:themeColor="accent1"/>
          <w:sz w:val="26"/>
          <w:szCs w:val="26"/>
          <w:lang w:eastAsia="zh-HK"/>
        </w:rPr>
      </w:pPr>
      <w:r w:rsidRPr="00184A3A">
        <w:br w:type="page"/>
      </w:r>
    </w:p>
    <w:p w14:paraId="46E4022E" w14:textId="774D4562" w:rsidR="001C4B36" w:rsidRPr="00184A3A" w:rsidRDefault="001C4B36" w:rsidP="001C4B36">
      <w:pPr>
        <w:pStyle w:val="Heading2"/>
      </w:pPr>
      <w:bookmarkStart w:id="40" w:name="_Toc472133124"/>
      <w:r w:rsidRPr="00184A3A">
        <w:lastRenderedPageBreak/>
        <w:t>Scheduler Jobs Maintenance</w:t>
      </w:r>
      <w:bookmarkEnd w:id="40"/>
    </w:p>
    <w:p w14:paraId="5F3EA15F" w14:textId="77777777" w:rsidR="001B04A6" w:rsidRPr="00184A3A" w:rsidRDefault="001B04A6" w:rsidP="00900E50">
      <w:pPr>
        <w:pStyle w:val="Heading3"/>
      </w:pPr>
      <w:r w:rsidRPr="00184A3A">
        <w:t>Description</w:t>
      </w:r>
    </w:p>
    <w:p w14:paraId="00C1AD48" w14:textId="1ACD093F" w:rsidR="001B04A6" w:rsidRPr="00184A3A" w:rsidRDefault="001B04A6" w:rsidP="00900E50">
      <w:pPr>
        <w:jc w:val="both"/>
        <w:rPr>
          <w:lang w:eastAsia="zh-CN"/>
        </w:rPr>
      </w:pPr>
      <w:r w:rsidRPr="00184A3A">
        <w:rPr>
          <w:lang w:eastAsia="zh-CN"/>
        </w:rPr>
        <w:t xml:space="preserve">The “Scheduler Job Maintenance” function allows </w:t>
      </w:r>
      <w:r w:rsidR="002B754C">
        <w:rPr>
          <w:lang w:eastAsia="zh-CN"/>
        </w:rPr>
        <w:t xml:space="preserve">the maintenance of </w:t>
      </w:r>
      <w:r w:rsidR="00EB4EBA">
        <w:rPr>
          <w:lang w:eastAsia="zh-CN"/>
        </w:rPr>
        <w:t>service bus scheduling</w:t>
      </w:r>
      <w:r w:rsidRPr="00184A3A">
        <w:rPr>
          <w:lang w:eastAsia="zh-CN"/>
        </w:rPr>
        <w:t xml:space="preserve"> jobs running for the data processing between POS client and staging, staging and EDW, staging and pricing server. Because the job running is a customized and standalone service, the jobs </w:t>
      </w:r>
      <w:proofErr w:type="gramStart"/>
      <w:r w:rsidRPr="00184A3A">
        <w:rPr>
          <w:lang w:eastAsia="zh-CN"/>
        </w:rPr>
        <w:t>cannot be created or deleted by user</w:t>
      </w:r>
      <w:proofErr w:type="gramEnd"/>
      <w:r w:rsidRPr="00184A3A">
        <w:rPr>
          <w:lang w:eastAsia="zh-CN"/>
        </w:rPr>
        <w:t xml:space="preserve">. </w:t>
      </w:r>
      <w:r w:rsidR="00EB4EBA" w:rsidRPr="00184A3A">
        <w:rPr>
          <w:lang w:eastAsia="zh-CN"/>
        </w:rPr>
        <w:t>However,</w:t>
      </w:r>
      <w:r w:rsidRPr="00184A3A">
        <w:rPr>
          <w:lang w:eastAsia="zh-CN"/>
        </w:rPr>
        <w:t xml:space="preserve"> user is able to change the scheduler triggering time, job names or enable/disable the jobs.</w:t>
      </w:r>
    </w:p>
    <w:p w14:paraId="2121489F" w14:textId="080FA228" w:rsidR="001B04A6" w:rsidRPr="00184A3A" w:rsidRDefault="00C258A3" w:rsidP="00900E50">
      <w:pPr>
        <w:rPr>
          <w:lang w:eastAsia="zh-CN"/>
        </w:rPr>
      </w:pPr>
      <w:r>
        <w:rPr>
          <w:lang w:eastAsia="zh-CN"/>
        </w:rPr>
        <w:t>Use Case function</w:t>
      </w:r>
    </w:p>
    <w:p w14:paraId="14EBCEB6" w14:textId="6DD5BC61" w:rsidR="001B04A6" w:rsidRPr="00184A3A" w:rsidRDefault="001B04A6" w:rsidP="00EB4EBA">
      <w:pPr>
        <w:spacing w:after="0" w:line="240" w:lineRule="auto"/>
        <w:rPr>
          <w:lang w:eastAsia="zh-CN"/>
        </w:rPr>
      </w:pPr>
      <w:r w:rsidRPr="00184A3A">
        <w:rPr>
          <w:lang w:eastAsia="zh-CN"/>
        </w:rPr>
        <w:t># Maintain Scheduler Jobs (List</w:t>
      </w:r>
      <w:r w:rsidR="00784231">
        <w:rPr>
          <w:lang w:eastAsia="zh-CN"/>
        </w:rPr>
        <w:t>/Edit</w:t>
      </w:r>
      <w:r w:rsidRPr="00184A3A">
        <w:rPr>
          <w:lang w:eastAsia="zh-CN"/>
        </w:rPr>
        <w:t>)</w:t>
      </w:r>
    </w:p>
    <w:p w14:paraId="2E00253F" w14:textId="77777777" w:rsidR="00900E50" w:rsidRPr="00184A3A" w:rsidRDefault="00900E50" w:rsidP="00900E50">
      <w:pPr>
        <w:spacing w:after="0"/>
        <w:rPr>
          <w:lang w:eastAsia="zh-CN"/>
        </w:rPr>
      </w:pPr>
    </w:p>
    <w:p w14:paraId="200322FF" w14:textId="77777777" w:rsidR="001B04A6" w:rsidRPr="00184A3A" w:rsidRDefault="001B04A6" w:rsidP="00900E50">
      <w:pPr>
        <w:pStyle w:val="Heading3"/>
      </w:pPr>
      <w:r w:rsidRPr="00184A3A">
        <w:t>Input</w:t>
      </w:r>
    </w:p>
    <w:p w14:paraId="33626335" w14:textId="77777777" w:rsidR="001B04A6" w:rsidRPr="00184A3A" w:rsidRDefault="001B04A6" w:rsidP="00900E50">
      <w:pPr>
        <w:rPr>
          <w:lang w:eastAsia="zh-CN"/>
        </w:rPr>
      </w:pPr>
      <w:r w:rsidRPr="00184A3A">
        <w:rPr>
          <w:lang w:eastAsia="zh-CN"/>
        </w:rPr>
        <w:t>N/A</w:t>
      </w:r>
    </w:p>
    <w:p w14:paraId="6084C889" w14:textId="77777777" w:rsidR="001B04A6" w:rsidRPr="00184A3A" w:rsidRDefault="001B04A6" w:rsidP="00900E50">
      <w:pPr>
        <w:pStyle w:val="Heading3"/>
      </w:pPr>
      <w:r w:rsidRPr="00184A3A">
        <w:t>Output</w:t>
      </w:r>
    </w:p>
    <w:p w14:paraId="610E1944" w14:textId="77777777" w:rsidR="001B04A6" w:rsidRPr="00184A3A" w:rsidRDefault="001B04A6" w:rsidP="00900E50">
      <w:pPr>
        <w:rPr>
          <w:lang w:eastAsia="zh-CN"/>
        </w:rPr>
      </w:pPr>
      <w:r w:rsidRPr="00184A3A">
        <w:rPr>
          <w:lang w:eastAsia="zh-CN"/>
        </w:rPr>
        <w:t>N/A</w:t>
      </w:r>
    </w:p>
    <w:p w14:paraId="0028642C" w14:textId="06BF5E74" w:rsidR="001B04A6" w:rsidRPr="00184A3A" w:rsidRDefault="001B04A6" w:rsidP="00900E50">
      <w:pPr>
        <w:pStyle w:val="Heading3"/>
      </w:pPr>
      <w:r w:rsidRPr="00184A3A">
        <w:t xml:space="preserve">Maintain </w:t>
      </w:r>
      <w:r w:rsidR="00F56B3B" w:rsidRPr="00184A3A">
        <w:t>Scheduler Jobs</w:t>
      </w:r>
      <w:r w:rsidRPr="00184A3A">
        <w:t xml:space="preserve"> (List</w:t>
      </w:r>
      <w:r w:rsidR="00784231">
        <w:t>/Edit</w:t>
      </w:r>
      <w:r w:rsidRPr="00184A3A">
        <w:t>)</w:t>
      </w:r>
    </w:p>
    <w:p w14:paraId="2897A54E" w14:textId="77777777" w:rsidR="001B04A6" w:rsidRPr="00184A3A" w:rsidRDefault="001B04A6" w:rsidP="00E51271">
      <w:pPr>
        <w:pStyle w:val="Heading4"/>
      </w:pPr>
      <w:r w:rsidRPr="00184A3A">
        <w:t>Process/Work Flow</w:t>
      </w:r>
    </w:p>
    <w:p w14:paraId="5CAD7974" w14:textId="09A3A8C5" w:rsidR="001B04A6" w:rsidRPr="00184A3A" w:rsidRDefault="001B04A6" w:rsidP="00900E50">
      <w:pPr>
        <w:rPr>
          <w:lang w:eastAsia="zh-CN"/>
        </w:rPr>
      </w:pPr>
      <w:r w:rsidRPr="00184A3A">
        <w:rPr>
          <w:lang w:eastAsia="zh-CN"/>
        </w:rPr>
        <w:t xml:space="preserve">This function is to display </w:t>
      </w:r>
      <w:r w:rsidR="006A144D" w:rsidRPr="00184A3A">
        <w:rPr>
          <w:lang w:eastAsia="zh-CN"/>
        </w:rPr>
        <w:t xml:space="preserve">all scheduler jobs details. The scheduler job </w:t>
      </w:r>
      <w:r w:rsidRPr="00184A3A">
        <w:rPr>
          <w:lang w:eastAsia="zh-CN"/>
        </w:rPr>
        <w:t xml:space="preserve">records </w:t>
      </w:r>
      <w:proofErr w:type="gramStart"/>
      <w:r w:rsidRPr="00184A3A">
        <w:rPr>
          <w:lang w:eastAsia="zh-CN"/>
        </w:rPr>
        <w:t>will be displayed</w:t>
      </w:r>
      <w:proofErr w:type="gramEnd"/>
      <w:r w:rsidRPr="00184A3A">
        <w:rPr>
          <w:lang w:eastAsia="zh-CN"/>
        </w:rPr>
        <w:t xml:space="preserve"> into the table within the page, and </w:t>
      </w:r>
      <w:r w:rsidR="006A144D" w:rsidRPr="00184A3A">
        <w:rPr>
          <w:lang w:eastAsia="zh-CN"/>
        </w:rPr>
        <w:t xml:space="preserve">only </w:t>
      </w:r>
      <w:r w:rsidRPr="00184A3A">
        <w:rPr>
          <w:lang w:eastAsia="zh-CN"/>
        </w:rPr>
        <w:t xml:space="preserve">specific columns </w:t>
      </w:r>
      <w:r w:rsidR="006A144D" w:rsidRPr="00184A3A">
        <w:rPr>
          <w:lang w:eastAsia="zh-CN"/>
        </w:rPr>
        <w:t>allow</w:t>
      </w:r>
      <w:r w:rsidRPr="00184A3A">
        <w:rPr>
          <w:lang w:eastAsia="zh-CN"/>
        </w:rPr>
        <w:t xml:space="preserve"> </w:t>
      </w:r>
      <w:r w:rsidR="006A144D" w:rsidRPr="00184A3A">
        <w:rPr>
          <w:lang w:eastAsia="zh-CN"/>
        </w:rPr>
        <w:t>edit</w:t>
      </w:r>
      <w:r w:rsidR="00B848ED" w:rsidRPr="00184A3A">
        <w:rPr>
          <w:lang w:eastAsia="zh-CN"/>
        </w:rPr>
        <w:t>ing</w:t>
      </w:r>
      <w:r w:rsidR="006A144D" w:rsidRPr="00184A3A">
        <w:rPr>
          <w:lang w:eastAsia="zh-CN"/>
        </w:rPr>
        <w:t>.</w:t>
      </w:r>
    </w:p>
    <w:p w14:paraId="06193062" w14:textId="77777777" w:rsidR="001B04A6" w:rsidRPr="00184A3A" w:rsidRDefault="001B04A6" w:rsidP="00900E50">
      <w:pPr>
        <w:rPr>
          <w:b/>
          <w:u w:val="single"/>
          <w:lang w:eastAsia="zh-CN"/>
        </w:rPr>
      </w:pPr>
      <w:r w:rsidRPr="00184A3A">
        <w:rPr>
          <w:b/>
          <w:u w:val="single"/>
          <w:lang w:eastAsia="zh-CN"/>
        </w:rPr>
        <w:t>Business Logic</w:t>
      </w:r>
    </w:p>
    <w:p w14:paraId="0F61DFE5" w14:textId="6178EA60" w:rsidR="001B04A6" w:rsidRPr="00184A3A" w:rsidRDefault="001B04A6" w:rsidP="00EB4EBA">
      <w:pPr>
        <w:jc w:val="both"/>
        <w:rPr>
          <w:lang w:eastAsia="zh-CN"/>
        </w:rPr>
      </w:pPr>
      <w:r w:rsidRPr="00184A3A">
        <w:rPr>
          <w:lang w:eastAsia="zh-CN"/>
        </w:rPr>
        <w:t xml:space="preserve">The branch scheme is to describe the POS polling </w:t>
      </w:r>
      <w:r w:rsidR="00EB4EBA" w:rsidRPr="00184A3A">
        <w:rPr>
          <w:lang w:eastAsia="zh-CN"/>
        </w:rPr>
        <w:t>process-scheduling</w:t>
      </w:r>
      <w:r w:rsidR="00FD16C3" w:rsidRPr="00184A3A">
        <w:rPr>
          <w:lang w:eastAsia="zh-CN"/>
        </w:rPr>
        <w:t xml:space="preserve"> details</w:t>
      </w:r>
      <w:r w:rsidR="00A8442A" w:rsidRPr="00184A3A">
        <w:rPr>
          <w:lang w:eastAsia="zh-CN"/>
        </w:rPr>
        <w:t>. Each scheduler will run upon target poll</w:t>
      </w:r>
      <w:r w:rsidR="00EB4EBA">
        <w:rPr>
          <w:lang w:eastAsia="zh-CN"/>
        </w:rPr>
        <w:t>ing</w:t>
      </w:r>
      <w:r w:rsidR="00A8442A" w:rsidRPr="00184A3A">
        <w:rPr>
          <w:lang w:eastAsia="zh-CN"/>
        </w:rPr>
        <w:t xml:space="preserve"> </w:t>
      </w:r>
      <w:r w:rsidR="00431A78" w:rsidRPr="00184A3A">
        <w:rPr>
          <w:lang w:eastAsia="zh-CN"/>
        </w:rPr>
        <w:t>branch scheme</w:t>
      </w:r>
      <w:r w:rsidR="00EE02D4" w:rsidRPr="00184A3A">
        <w:rPr>
          <w:lang w:eastAsia="zh-CN"/>
        </w:rPr>
        <w:t xml:space="preserve"> to take on data processing</w:t>
      </w:r>
      <w:r w:rsidR="00B17923" w:rsidRPr="00184A3A">
        <w:rPr>
          <w:lang w:eastAsia="zh-CN"/>
        </w:rPr>
        <w:t xml:space="preserve">. </w:t>
      </w:r>
      <w:r w:rsidRPr="00184A3A">
        <w:rPr>
          <w:lang w:eastAsia="zh-CN"/>
        </w:rPr>
        <w:t xml:space="preserve">Each record represents a single </w:t>
      </w:r>
      <w:r w:rsidR="00B17923" w:rsidRPr="00184A3A">
        <w:rPr>
          <w:lang w:eastAsia="zh-CN"/>
        </w:rPr>
        <w:t>schedule tasks and trigger</w:t>
      </w:r>
      <w:r w:rsidR="00EB4EBA">
        <w:rPr>
          <w:lang w:eastAsia="zh-CN"/>
        </w:rPr>
        <w:t>ed</w:t>
      </w:r>
      <w:r w:rsidR="00B17923" w:rsidRPr="00184A3A">
        <w:rPr>
          <w:lang w:eastAsia="zh-CN"/>
        </w:rPr>
        <w:t xml:space="preserve"> by its configured time to submit separate tasks upon multiple poll schemes</w:t>
      </w:r>
      <w:r w:rsidRPr="00184A3A">
        <w:rPr>
          <w:lang w:eastAsia="zh-CN"/>
        </w:rPr>
        <w:t>.</w:t>
      </w:r>
    </w:p>
    <w:p w14:paraId="38D701D3" w14:textId="1FC01810" w:rsidR="001B04A6" w:rsidRPr="00184A3A" w:rsidRDefault="001B04A6" w:rsidP="0005458D">
      <w:pPr>
        <w:pStyle w:val="ListParagraph"/>
        <w:numPr>
          <w:ilvl w:val="0"/>
          <w:numId w:val="10"/>
        </w:numPr>
        <w:spacing w:after="0"/>
        <w:ind w:left="810"/>
        <w:rPr>
          <w:lang w:eastAsia="zh-CN"/>
        </w:rPr>
      </w:pPr>
      <w:r w:rsidRPr="00184A3A">
        <w:rPr>
          <w:lang w:eastAsia="zh-CN"/>
        </w:rPr>
        <w:t xml:space="preserve">By default, </w:t>
      </w:r>
      <w:r w:rsidR="00F4388F" w:rsidRPr="00184A3A">
        <w:rPr>
          <w:lang w:eastAsia="zh-CN"/>
        </w:rPr>
        <w:t xml:space="preserve">all scheduler jobs </w:t>
      </w:r>
      <w:proofErr w:type="gramStart"/>
      <w:r w:rsidR="00F4388F" w:rsidRPr="00184A3A">
        <w:rPr>
          <w:lang w:eastAsia="zh-CN"/>
        </w:rPr>
        <w:t>will be displayed</w:t>
      </w:r>
      <w:proofErr w:type="gramEnd"/>
      <w:r w:rsidR="00F4388F" w:rsidRPr="00184A3A">
        <w:rPr>
          <w:lang w:eastAsia="zh-CN"/>
        </w:rPr>
        <w:t xml:space="preserve"> in the table within the page.</w:t>
      </w:r>
    </w:p>
    <w:p w14:paraId="2D738DAA" w14:textId="05D193F0" w:rsidR="001B04A6" w:rsidRPr="00184A3A" w:rsidRDefault="001B04A6" w:rsidP="0005458D">
      <w:pPr>
        <w:widowControl w:val="0"/>
        <w:numPr>
          <w:ilvl w:val="0"/>
          <w:numId w:val="10"/>
        </w:numPr>
        <w:adjustRightInd w:val="0"/>
        <w:spacing w:after="0" w:line="360" w:lineRule="atLeast"/>
        <w:ind w:left="810"/>
        <w:textAlignment w:val="baseline"/>
        <w:rPr>
          <w:lang w:eastAsia="zh-CN"/>
        </w:rPr>
      </w:pPr>
      <w:r w:rsidRPr="00184A3A">
        <w:rPr>
          <w:lang w:eastAsia="zh-CN"/>
        </w:rPr>
        <w:t xml:space="preserve">User could conduct </w:t>
      </w:r>
      <w:r w:rsidR="00117FC0" w:rsidRPr="00184A3A">
        <w:rPr>
          <w:lang w:eastAsia="zh-CN"/>
        </w:rPr>
        <w:t>“Edit”</w:t>
      </w:r>
      <w:r w:rsidRPr="00184A3A">
        <w:rPr>
          <w:lang w:eastAsia="zh-CN"/>
        </w:rPr>
        <w:t xml:space="preserve"> functions </w:t>
      </w:r>
      <w:r w:rsidR="00EB4EBA">
        <w:rPr>
          <w:lang w:eastAsia="zh-CN"/>
        </w:rPr>
        <w:t xml:space="preserve">to </w:t>
      </w:r>
      <w:r w:rsidR="00117FC0" w:rsidRPr="00184A3A">
        <w:rPr>
          <w:lang w:eastAsia="zh-CN"/>
        </w:rPr>
        <w:t xml:space="preserve">the </w:t>
      </w:r>
      <w:r w:rsidR="00EB4EBA">
        <w:rPr>
          <w:lang w:eastAsia="zh-CN"/>
        </w:rPr>
        <w:t>selected</w:t>
      </w:r>
      <w:r w:rsidR="00117FC0" w:rsidRPr="00184A3A">
        <w:rPr>
          <w:lang w:eastAsia="zh-CN"/>
        </w:rPr>
        <w:t xml:space="preserve"> scheduler job</w:t>
      </w:r>
      <w:r w:rsidRPr="00184A3A">
        <w:rPr>
          <w:lang w:eastAsia="zh-CN"/>
        </w:rPr>
        <w:t xml:space="preserve"> records</w:t>
      </w:r>
      <w:r w:rsidR="00EB4EBA">
        <w:rPr>
          <w:lang w:eastAsia="zh-CN"/>
        </w:rPr>
        <w:t xml:space="preserve"> by clicking “E</w:t>
      </w:r>
      <w:r w:rsidR="00833FFC" w:rsidRPr="00184A3A">
        <w:rPr>
          <w:lang w:eastAsia="zh-CN"/>
        </w:rPr>
        <w:t>dit</w:t>
      </w:r>
      <w:r w:rsidR="00EB4EBA">
        <w:rPr>
          <w:lang w:eastAsia="zh-CN"/>
        </w:rPr>
        <w:t>”</w:t>
      </w:r>
      <w:r w:rsidRPr="00184A3A">
        <w:rPr>
          <w:lang w:eastAsia="zh-CN"/>
        </w:rPr>
        <w:t xml:space="preserve"> in the “Operation” column</w:t>
      </w:r>
      <w:r w:rsidR="00EB4EBA" w:rsidRPr="00184A3A">
        <w:rPr>
          <w:lang w:eastAsia="zh-CN"/>
        </w:rPr>
        <w:t xml:space="preserve"> to open a job detail panel to edit</w:t>
      </w:r>
      <w:r w:rsidRPr="00184A3A">
        <w:rPr>
          <w:lang w:eastAsia="zh-CN"/>
        </w:rPr>
        <w:t>. (</w:t>
      </w:r>
      <w:r w:rsidR="00EB4EBA">
        <w:rPr>
          <w:lang w:eastAsia="zh-CN"/>
        </w:rPr>
        <w:t>D</w:t>
      </w:r>
      <w:r w:rsidRPr="00184A3A">
        <w:rPr>
          <w:lang w:eastAsia="zh-CN"/>
        </w:rPr>
        <w:t>etails included in session 6.4.5)</w:t>
      </w:r>
      <w:r w:rsidR="00117FC0" w:rsidRPr="00184A3A">
        <w:rPr>
          <w:lang w:eastAsia="zh-CN"/>
        </w:rPr>
        <w:t>.</w:t>
      </w:r>
    </w:p>
    <w:p w14:paraId="450E8A20" w14:textId="77777777" w:rsidR="001B04A6" w:rsidRPr="00184A3A" w:rsidRDefault="001B04A6" w:rsidP="001B04A6">
      <w:pPr>
        <w:rPr>
          <w:lang w:eastAsia="zh-CN"/>
        </w:rPr>
      </w:pPr>
    </w:p>
    <w:p w14:paraId="67D23842" w14:textId="77777777" w:rsidR="00463122" w:rsidRPr="00184A3A" w:rsidRDefault="00463122">
      <w:pPr>
        <w:rPr>
          <w:rFonts w:eastAsiaTheme="majorEastAsia" w:cstheme="majorBidi"/>
          <w:b/>
          <w:bCs/>
          <w:i/>
          <w:iCs/>
        </w:rPr>
      </w:pPr>
      <w:r w:rsidRPr="00184A3A">
        <w:br w:type="page"/>
      </w:r>
    </w:p>
    <w:p w14:paraId="59D5BF85" w14:textId="52D59C18" w:rsidR="001B04A6" w:rsidRPr="00184A3A" w:rsidRDefault="001B04A6" w:rsidP="00E51271">
      <w:pPr>
        <w:pStyle w:val="Heading4"/>
      </w:pPr>
      <w:r w:rsidRPr="00184A3A">
        <w:lastRenderedPageBreak/>
        <w:t>Screen</w:t>
      </w:r>
    </w:p>
    <w:p w14:paraId="78213F9C" w14:textId="76974ECC" w:rsidR="001B04A6" w:rsidRPr="00184A3A" w:rsidRDefault="001B04A6" w:rsidP="00EB4EBA">
      <w:pPr>
        <w:rPr>
          <w:b/>
          <w:u w:val="single"/>
        </w:rPr>
      </w:pPr>
      <w:r w:rsidRPr="00184A3A">
        <w:rPr>
          <w:b/>
          <w:u w:val="single"/>
        </w:rPr>
        <w:t xml:space="preserve">Maintain </w:t>
      </w:r>
      <w:r w:rsidR="00015A8A" w:rsidRPr="00184A3A">
        <w:rPr>
          <w:b/>
          <w:u w:val="single"/>
        </w:rPr>
        <w:t>Scheduler</w:t>
      </w:r>
      <w:r w:rsidRPr="00184A3A">
        <w:rPr>
          <w:b/>
          <w:u w:val="single"/>
        </w:rPr>
        <w:t xml:space="preserve"> </w:t>
      </w:r>
      <w:r w:rsidR="00015A8A" w:rsidRPr="00184A3A">
        <w:rPr>
          <w:b/>
          <w:u w:val="single"/>
        </w:rPr>
        <w:t>Jobs</w:t>
      </w:r>
      <w:r w:rsidRPr="00184A3A">
        <w:rPr>
          <w:b/>
          <w:u w:val="single"/>
        </w:rPr>
        <w:t xml:space="preserve"> (List</w:t>
      </w:r>
      <w:r w:rsidR="00784231">
        <w:rPr>
          <w:b/>
          <w:u w:val="single"/>
        </w:rPr>
        <w:t>/Edit</w:t>
      </w:r>
      <w:r w:rsidRPr="00184A3A">
        <w:rPr>
          <w:b/>
          <w:u w:val="single"/>
        </w:rPr>
        <w:t>)</w:t>
      </w:r>
    </w:p>
    <w:p w14:paraId="2E922BE6" w14:textId="3D17B307" w:rsidR="001B04A6" w:rsidRPr="00184A3A" w:rsidRDefault="00784231" w:rsidP="00784231">
      <w:pPr>
        <w:jc w:val="center"/>
      </w:pPr>
      <w:r w:rsidRPr="00784231">
        <w:rPr>
          <w:noProof/>
          <w:lang w:eastAsia="zh-CN"/>
        </w:rPr>
        <w:drawing>
          <wp:inline distT="0" distB="0" distL="0" distR="0" wp14:anchorId="513BF03B" wp14:editId="21E0AECD">
            <wp:extent cx="6940467" cy="1807534"/>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64904" cy="1813898"/>
                    </a:xfrm>
                    <a:prstGeom prst="rect">
                      <a:avLst/>
                    </a:prstGeom>
                  </pic:spPr>
                </pic:pic>
              </a:graphicData>
            </a:graphic>
          </wp:inline>
        </w:drawing>
      </w:r>
    </w:p>
    <w:p w14:paraId="38AAE382" w14:textId="77777777" w:rsidR="001B04A6" w:rsidRPr="00184A3A" w:rsidRDefault="001B04A6" w:rsidP="00E51271">
      <w:pPr>
        <w:pStyle w:val="Heading4"/>
      </w:pPr>
      <w:r w:rsidRPr="00184A3A">
        <w:t>Data Fields &amp; Presentation Logic</w:t>
      </w:r>
    </w:p>
    <w:p w14:paraId="0EE6BA9C" w14:textId="77777777" w:rsidR="001B04A6" w:rsidRPr="00184A3A" w:rsidRDefault="001B04A6" w:rsidP="0005458D">
      <w:pPr>
        <w:pStyle w:val="ListParagraph"/>
        <w:numPr>
          <w:ilvl w:val="0"/>
          <w:numId w:val="11"/>
        </w:numPr>
        <w:ind w:left="360"/>
        <w:rPr>
          <w:lang w:eastAsia="zh-CN"/>
        </w:rPr>
      </w:pPr>
      <w:r w:rsidRPr="00184A3A">
        <w:rPr>
          <w:lang w:eastAsia="zh-CN"/>
        </w:rPr>
        <w:t>Default Sorting of Branch Info List, Priority from top to bottom</w:t>
      </w:r>
    </w:p>
    <w:p w14:paraId="4491B7FB" w14:textId="5A4CFD36" w:rsidR="001B04A6" w:rsidRPr="00184A3A" w:rsidRDefault="00BF5CE6" w:rsidP="001B04A6">
      <w:pPr>
        <w:pStyle w:val="ListParagraph"/>
        <w:numPr>
          <w:ilvl w:val="0"/>
          <w:numId w:val="3"/>
        </w:numPr>
        <w:spacing w:line="240" w:lineRule="auto"/>
        <w:rPr>
          <w:lang w:eastAsia="zh-CN"/>
        </w:rPr>
      </w:pPr>
      <w:r w:rsidRPr="00184A3A">
        <w:rPr>
          <w:lang w:eastAsia="zh-CN"/>
        </w:rPr>
        <w:t>Job</w:t>
      </w:r>
      <w:r w:rsidR="001B04A6" w:rsidRPr="00184A3A">
        <w:rPr>
          <w:lang w:eastAsia="zh-CN"/>
        </w:rPr>
        <w:t xml:space="preserve"> </w:t>
      </w:r>
      <w:r w:rsidR="00154094" w:rsidRPr="00184A3A">
        <w:rPr>
          <w:lang w:eastAsia="zh-CN"/>
        </w:rPr>
        <w:t>Group</w:t>
      </w:r>
      <w:r w:rsidR="001B04A6" w:rsidRPr="00184A3A">
        <w:rPr>
          <w:lang w:eastAsia="zh-CN"/>
        </w:rPr>
        <w:t xml:space="preserve"> (ascending)</w:t>
      </w:r>
    </w:p>
    <w:p w14:paraId="569AEA31" w14:textId="0586F9E4" w:rsidR="00154094" w:rsidRPr="00184A3A" w:rsidRDefault="00154094" w:rsidP="001B04A6">
      <w:pPr>
        <w:pStyle w:val="ListParagraph"/>
        <w:numPr>
          <w:ilvl w:val="0"/>
          <w:numId w:val="3"/>
        </w:numPr>
        <w:spacing w:line="240" w:lineRule="auto"/>
        <w:rPr>
          <w:lang w:eastAsia="zh-CN"/>
        </w:rPr>
      </w:pPr>
      <w:r w:rsidRPr="00184A3A">
        <w:rPr>
          <w:lang w:eastAsia="zh-CN"/>
        </w:rPr>
        <w:t>Job Name (ascending)</w:t>
      </w:r>
    </w:p>
    <w:p w14:paraId="254BF2B3" w14:textId="77777777" w:rsidR="001B04A6" w:rsidRPr="00184A3A" w:rsidRDefault="001B04A6" w:rsidP="001B04A6">
      <w:pPr>
        <w:spacing w:line="240" w:lineRule="auto"/>
        <w:rPr>
          <w:lang w:eastAsia="zh-CN"/>
        </w:rPr>
      </w:pPr>
    </w:p>
    <w:p w14:paraId="6DAA80AF" w14:textId="77777777" w:rsidR="001B04A6" w:rsidRPr="00184A3A" w:rsidRDefault="001B04A6" w:rsidP="0005458D">
      <w:pPr>
        <w:pStyle w:val="ListParagraph"/>
        <w:numPr>
          <w:ilvl w:val="0"/>
          <w:numId w:val="11"/>
        </w:numPr>
        <w:spacing w:line="240" w:lineRule="auto"/>
        <w:ind w:left="360"/>
        <w:rPr>
          <w:lang w:eastAsia="zh-CN"/>
        </w:rPr>
      </w:pPr>
      <w:r w:rsidRPr="00184A3A">
        <w:rPr>
          <w:lang w:eastAsia="zh-CN"/>
        </w:rPr>
        <w:t>Layout</w:t>
      </w:r>
    </w:p>
    <w:tbl>
      <w:tblPr>
        <w:tblW w:w="108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13"/>
        <w:gridCol w:w="1260"/>
        <w:gridCol w:w="1170"/>
        <w:gridCol w:w="1237"/>
        <w:gridCol w:w="1350"/>
        <w:gridCol w:w="1260"/>
        <w:gridCol w:w="2610"/>
      </w:tblGrid>
      <w:tr w:rsidR="001B04A6" w:rsidRPr="00184A3A" w14:paraId="758CC231" w14:textId="77777777" w:rsidTr="00424CC8">
        <w:trPr>
          <w:trHeight w:val="854"/>
        </w:trPr>
        <w:tc>
          <w:tcPr>
            <w:tcW w:w="1913" w:type="dxa"/>
            <w:shd w:val="clear" w:color="auto" w:fill="C6D9F1"/>
          </w:tcPr>
          <w:p w14:paraId="4117BA9A" w14:textId="77777777" w:rsidR="001B04A6" w:rsidRPr="00184A3A" w:rsidRDefault="001B04A6" w:rsidP="0090729B">
            <w:pPr>
              <w:rPr>
                <w:b/>
              </w:rPr>
            </w:pPr>
            <w:r w:rsidRPr="00184A3A">
              <w:rPr>
                <w:b/>
              </w:rPr>
              <w:t>Field</w:t>
            </w:r>
          </w:p>
        </w:tc>
        <w:tc>
          <w:tcPr>
            <w:tcW w:w="1260" w:type="dxa"/>
            <w:shd w:val="clear" w:color="auto" w:fill="C6D9F1"/>
          </w:tcPr>
          <w:p w14:paraId="465E77B1" w14:textId="77777777" w:rsidR="001B04A6" w:rsidRPr="00184A3A" w:rsidRDefault="001B04A6" w:rsidP="0090729B">
            <w:pPr>
              <w:rPr>
                <w:b/>
              </w:rPr>
            </w:pPr>
            <w:r w:rsidRPr="00184A3A">
              <w:rPr>
                <w:b/>
              </w:rPr>
              <w:t>Object Type</w:t>
            </w:r>
          </w:p>
        </w:tc>
        <w:tc>
          <w:tcPr>
            <w:tcW w:w="1170" w:type="dxa"/>
            <w:shd w:val="clear" w:color="auto" w:fill="C6D9F1"/>
          </w:tcPr>
          <w:p w14:paraId="3122A1A9" w14:textId="77777777" w:rsidR="001B04A6" w:rsidRPr="00184A3A" w:rsidRDefault="001B04A6" w:rsidP="0090729B">
            <w:pPr>
              <w:rPr>
                <w:b/>
              </w:rPr>
            </w:pPr>
            <w:r w:rsidRPr="00184A3A">
              <w:rPr>
                <w:b/>
              </w:rPr>
              <w:t>Default Value</w:t>
            </w:r>
          </w:p>
        </w:tc>
        <w:tc>
          <w:tcPr>
            <w:tcW w:w="1237" w:type="dxa"/>
            <w:shd w:val="clear" w:color="auto" w:fill="C6D9F1"/>
          </w:tcPr>
          <w:p w14:paraId="18A09A80" w14:textId="77777777" w:rsidR="001B04A6" w:rsidRPr="00184A3A" w:rsidRDefault="001B04A6" w:rsidP="0090729B">
            <w:pPr>
              <w:rPr>
                <w:b/>
              </w:rPr>
            </w:pPr>
            <w:r w:rsidRPr="00184A3A">
              <w:rPr>
                <w:b/>
              </w:rPr>
              <w:t>Mandatory (M/O/C)</w:t>
            </w:r>
          </w:p>
        </w:tc>
        <w:tc>
          <w:tcPr>
            <w:tcW w:w="1350" w:type="dxa"/>
            <w:shd w:val="clear" w:color="auto" w:fill="C6D9F1"/>
          </w:tcPr>
          <w:p w14:paraId="1111D0A6" w14:textId="77777777" w:rsidR="001B04A6" w:rsidRDefault="001B04A6" w:rsidP="0057159E">
            <w:pPr>
              <w:spacing w:after="0"/>
              <w:rPr>
                <w:b/>
              </w:rPr>
            </w:pPr>
            <w:r w:rsidRPr="00184A3A">
              <w:rPr>
                <w:b/>
              </w:rPr>
              <w:t>Format</w:t>
            </w:r>
          </w:p>
          <w:p w14:paraId="360FDB22" w14:textId="0CC0CFE5" w:rsidR="00B770C5" w:rsidRDefault="00B770C5" w:rsidP="0057159E">
            <w:pPr>
              <w:spacing w:after="0"/>
              <w:rPr>
                <w:b/>
              </w:rPr>
            </w:pPr>
            <w:r>
              <w:rPr>
                <w:b/>
              </w:rPr>
              <w:t>A-character</w:t>
            </w:r>
          </w:p>
          <w:p w14:paraId="6453ECA0" w14:textId="2AAD134E" w:rsidR="00B770C5" w:rsidRPr="00184A3A" w:rsidRDefault="00B770C5" w:rsidP="0057159E">
            <w:pPr>
              <w:spacing w:after="0"/>
              <w:rPr>
                <w:b/>
              </w:rPr>
            </w:pPr>
            <w:r>
              <w:rPr>
                <w:b/>
              </w:rPr>
              <w:t>N-number</w:t>
            </w:r>
          </w:p>
        </w:tc>
        <w:tc>
          <w:tcPr>
            <w:tcW w:w="1260" w:type="dxa"/>
            <w:shd w:val="clear" w:color="auto" w:fill="C6D9F1"/>
          </w:tcPr>
          <w:p w14:paraId="02A9A4F3" w14:textId="77777777" w:rsidR="001B04A6" w:rsidRPr="00184A3A" w:rsidRDefault="001B04A6" w:rsidP="00784231">
            <w:pPr>
              <w:jc w:val="center"/>
              <w:rPr>
                <w:b/>
              </w:rPr>
            </w:pPr>
            <w:r w:rsidRPr="00184A3A">
              <w:rPr>
                <w:b/>
              </w:rPr>
              <w:t>Action / Event / Response</w:t>
            </w:r>
          </w:p>
        </w:tc>
        <w:tc>
          <w:tcPr>
            <w:tcW w:w="2610" w:type="dxa"/>
            <w:shd w:val="clear" w:color="auto" w:fill="C6D9F1"/>
          </w:tcPr>
          <w:p w14:paraId="4129A431" w14:textId="77777777" w:rsidR="001B04A6" w:rsidRPr="00184A3A" w:rsidRDefault="001B04A6" w:rsidP="0090729B">
            <w:pPr>
              <w:rPr>
                <w:b/>
              </w:rPr>
            </w:pPr>
            <w:r w:rsidRPr="00184A3A">
              <w:rPr>
                <w:b/>
              </w:rPr>
              <w:t>Description</w:t>
            </w:r>
          </w:p>
        </w:tc>
      </w:tr>
      <w:tr w:rsidR="001B04A6" w:rsidRPr="00184A3A" w14:paraId="5FCDD418" w14:textId="77777777" w:rsidTr="00424CC8">
        <w:tc>
          <w:tcPr>
            <w:tcW w:w="1913" w:type="dxa"/>
          </w:tcPr>
          <w:p w14:paraId="3402D334" w14:textId="7BD12078" w:rsidR="001B04A6" w:rsidRPr="00184A3A" w:rsidRDefault="00A33810" w:rsidP="00784231">
            <w:pPr>
              <w:spacing w:after="0"/>
              <w:ind w:left="-18" w:right="-108"/>
              <w:rPr>
                <w:b/>
              </w:rPr>
            </w:pPr>
            <w:r w:rsidRPr="00184A3A">
              <w:rPr>
                <w:b/>
              </w:rPr>
              <w:t xml:space="preserve">Job </w:t>
            </w:r>
            <w:r w:rsidR="001B04A6" w:rsidRPr="00184A3A">
              <w:rPr>
                <w:b/>
              </w:rPr>
              <w:t>Name</w:t>
            </w:r>
          </w:p>
        </w:tc>
        <w:tc>
          <w:tcPr>
            <w:tcW w:w="1260" w:type="dxa"/>
          </w:tcPr>
          <w:p w14:paraId="6B6D400A" w14:textId="77777777" w:rsidR="001B04A6" w:rsidRPr="00184A3A" w:rsidRDefault="001B04A6" w:rsidP="00784231">
            <w:pPr>
              <w:spacing w:after="0"/>
            </w:pPr>
            <w:r w:rsidRPr="00184A3A">
              <w:t>Read-only text</w:t>
            </w:r>
          </w:p>
        </w:tc>
        <w:tc>
          <w:tcPr>
            <w:tcW w:w="1170" w:type="dxa"/>
          </w:tcPr>
          <w:p w14:paraId="593EAAC7" w14:textId="77777777" w:rsidR="001B04A6" w:rsidRPr="00184A3A" w:rsidRDefault="001B04A6" w:rsidP="00784231">
            <w:pPr>
              <w:spacing w:after="0"/>
            </w:pPr>
            <w:r w:rsidRPr="00184A3A">
              <w:t>Prefilled</w:t>
            </w:r>
          </w:p>
        </w:tc>
        <w:tc>
          <w:tcPr>
            <w:tcW w:w="1237" w:type="dxa"/>
          </w:tcPr>
          <w:p w14:paraId="542A8AE7" w14:textId="77777777" w:rsidR="001B04A6" w:rsidRPr="00184A3A" w:rsidRDefault="001B04A6" w:rsidP="00784231">
            <w:pPr>
              <w:spacing w:after="0"/>
            </w:pPr>
            <w:r w:rsidRPr="00184A3A">
              <w:t>-</w:t>
            </w:r>
          </w:p>
        </w:tc>
        <w:tc>
          <w:tcPr>
            <w:tcW w:w="1350" w:type="dxa"/>
          </w:tcPr>
          <w:p w14:paraId="7F1FAE5C" w14:textId="09883AA8" w:rsidR="001B04A6" w:rsidRPr="00184A3A" w:rsidRDefault="001B04A6" w:rsidP="00784231">
            <w:pPr>
              <w:spacing w:after="0"/>
            </w:pPr>
            <w:r w:rsidRPr="00184A3A">
              <w:t>A</w:t>
            </w:r>
            <w:r w:rsidR="00EF42F1">
              <w:t>(</w:t>
            </w:r>
            <w:r w:rsidR="00462D94" w:rsidRPr="00184A3A">
              <w:t>5</w:t>
            </w:r>
            <w:r w:rsidRPr="00184A3A">
              <w:t>0</w:t>
            </w:r>
            <w:r w:rsidR="00EF42F1">
              <w:t>)</w:t>
            </w:r>
          </w:p>
        </w:tc>
        <w:tc>
          <w:tcPr>
            <w:tcW w:w="1260" w:type="dxa"/>
          </w:tcPr>
          <w:p w14:paraId="7D70F595" w14:textId="77777777" w:rsidR="001B04A6" w:rsidRPr="00184A3A" w:rsidRDefault="001B04A6" w:rsidP="00784231">
            <w:pPr>
              <w:spacing w:after="0"/>
              <w:jc w:val="center"/>
            </w:pPr>
            <w:r w:rsidRPr="00184A3A">
              <w:t>-</w:t>
            </w:r>
          </w:p>
        </w:tc>
        <w:tc>
          <w:tcPr>
            <w:tcW w:w="2610" w:type="dxa"/>
          </w:tcPr>
          <w:p w14:paraId="718A4033" w14:textId="6AE2E2E1" w:rsidR="001B04A6" w:rsidRPr="00184A3A" w:rsidRDefault="00A33810" w:rsidP="00784231">
            <w:pPr>
              <w:spacing w:after="0"/>
            </w:pPr>
            <w:r w:rsidRPr="00184A3A">
              <w:t>Job</w:t>
            </w:r>
            <w:r w:rsidR="001B04A6" w:rsidRPr="00184A3A">
              <w:t xml:space="preserve"> name</w:t>
            </w:r>
          </w:p>
        </w:tc>
      </w:tr>
      <w:tr w:rsidR="00784231" w:rsidRPr="00184A3A" w14:paraId="3196F55D" w14:textId="77777777" w:rsidTr="00424CC8">
        <w:tc>
          <w:tcPr>
            <w:tcW w:w="1913" w:type="dxa"/>
          </w:tcPr>
          <w:p w14:paraId="14084140" w14:textId="37108E87" w:rsidR="00784231" w:rsidRPr="00184A3A" w:rsidRDefault="00784231" w:rsidP="00784231">
            <w:pPr>
              <w:spacing w:after="0"/>
              <w:ind w:left="-18" w:right="-108"/>
              <w:rPr>
                <w:b/>
              </w:rPr>
            </w:pPr>
            <w:r w:rsidRPr="00184A3A">
              <w:rPr>
                <w:b/>
              </w:rPr>
              <w:t>Cron Expression</w:t>
            </w:r>
          </w:p>
        </w:tc>
        <w:tc>
          <w:tcPr>
            <w:tcW w:w="1260" w:type="dxa"/>
          </w:tcPr>
          <w:p w14:paraId="1BBBF3CB" w14:textId="113893F5" w:rsidR="00784231" w:rsidRPr="00184A3A" w:rsidRDefault="00784231" w:rsidP="00784231">
            <w:pPr>
              <w:spacing w:after="0"/>
            </w:pPr>
            <w:r w:rsidRPr="00184A3A">
              <w:t>Read-only text</w:t>
            </w:r>
          </w:p>
        </w:tc>
        <w:tc>
          <w:tcPr>
            <w:tcW w:w="1170" w:type="dxa"/>
          </w:tcPr>
          <w:p w14:paraId="148472ED" w14:textId="4290D959" w:rsidR="00784231" w:rsidRPr="00184A3A" w:rsidRDefault="00784231" w:rsidP="00784231">
            <w:pPr>
              <w:spacing w:after="0"/>
            </w:pPr>
            <w:r w:rsidRPr="00184A3A">
              <w:t>Prefilled</w:t>
            </w:r>
          </w:p>
        </w:tc>
        <w:tc>
          <w:tcPr>
            <w:tcW w:w="1237" w:type="dxa"/>
          </w:tcPr>
          <w:p w14:paraId="3839A475" w14:textId="49EEFFC7" w:rsidR="00784231" w:rsidRPr="00184A3A" w:rsidRDefault="00784231" w:rsidP="00784231">
            <w:pPr>
              <w:spacing w:after="0"/>
            </w:pPr>
            <w:r w:rsidRPr="00184A3A">
              <w:t>-</w:t>
            </w:r>
          </w:p>
        </w:tc>
        <w:tc>
          <w:tcPr>
            <w:tcW w:w="1350" w:type="dxa"/>
          </w:tcPr>
          <w:p w14:paraId="16670119" w14:textId="70D743F7" w:rsidR="00784231" w:rsidRPr="00184A3A" w:rsidRDefault="00784231" w:rsidP="00784231">
            <w:pPr>
              <w:spacing w:after="0"/>
            </w:pPr>
            <w:r w:rsidRPr="00184A3A">
              <w:t>A</w:t>
            </w:r>
            <w:r>
              <w:t>(</w:t>
            </w:r>
            <w:r w:rsidRPr="00184A3A">
              <w:t>50</w:t>
            </w:r>
            <w:r>
              <w:t>)</w:t>
            </w:r>
          </w:p>
        </w:tc>
        <w:tc>
          <w:tcPr>
            <w:tcW w:w="1260" w:type="dxa"/>
          </w:tcPr>
          <w:p w14:paraId="08A1DD20" w14:textId="0D57504C" w:rsidR="00784231" w:rsidRPr="00184A3A" w:rsidRDefault="00784231" w:rsidP="00784231">
            <w:pPr>
              <w:spacing w:after="0"/>
              <w:jc w:val="center"/>
            </w:pPr>
            <w:r w:rsidRPr="00184A3A">
              <w:t>-</w:t>
            </w:r>
          </w:p>
        </w:tc>
        <w:tc>
          <w:tcPr>
            <w:tcW w:w="2610" w:type="dxa"/>
          </w:tcPr>
          <w:p w14:paraId="44ACBB37" w14:textId="69B026EF" w:rsidR="00784231" w:rsidRPr="00184A3A" w:rsidRDefault="00784231" w:rsidP="00784231">
            <w:pPr>
              <w:spacing w:after="0"/>
            </w:pPr>
            <w:r w:rsidRPr="00184A3A">
              <w:t xml:space="preserve">The </w:t>
            </w:r>
            <w:r>
              <w:t>C</w:t>
            </w:r>
            <w:r w:rsidRPr="00184A3A">
              <w:t xml:space="preserve">ron </w:t>
            </w:r>
            <w:r>
              <w:t>E</w:t>
            </w:r>
            <w:r w:rsidRPr="00184A3A">
              <w:t>xpression represents the job’s running time</w:t>
            </w:r>
          </w:p>
        </w:tc>
      </w:tr>
      <w:tr w:rsidR="00784231" w:rsidRPr="00184A3A" w14:paraId="32310289" w14:textId="77777777" w:rsidTr="00424CC8">
        <w:tc>
          <w:tcPr>
            <w:tcW w:w="1913" w:type="dxa"/>
          </w:tcPr>
          <w:p w14:paraId="764E8863" w14:textId="0BB20107" w:rsidR="00784231" w:rsidRPr="00184A3A" w:rsidRDefault="00784231" w:rsidP="00784231">
            <w:pPr>
              <w:spacing w:after="0"/>
              <w:ind w:left="-18" w:right="-108"/>
              <w:rPr>
                <w:b/>
              </w:rPr>
            </w:pPr>
            <w:r w:rsidRPr="00184A3A">
              <w:rPr>
                <w:b/>
              </w:rPr>
              <w:t>Description</w:t>
            </w:r>
          </w:p>
        </w:tc>
        <w:tc>
          <w:tcPr>
            <w:tcW w:w="1260" w:type="dxa"/>
          </w:tcPr>
          <w:p w14:paraId="3DD33ED8" w14:textId="77777777" w:rsidR="00784231" w:rsidRPr="00184A3A" w:rsidRDefault="00784231" w:rsidP="00784231">
            <w:pPr>
              <w:spacing w:after="0"/>
            </w:pPr>
            <w:r w:rsidRPr="00184A3A">
              <w:t>Read-only text</w:t>
            </w:r>
          </w:p>
        </w:tc>
        <w:tc>
          <w:tcPr>
            <w:tcW w:w="1170" w:type="dxa"/>
          </w:tcPr>
          <w:p w14:paraId="6C1EA820" w14:textId="77777777" w:rsidR="00784231" w:rsidRPr="00184A3A" w:rsidRDefault="00784231" w:rsidP="00784231">
            <w:pPr>
              <w:spacing w:after="0"/>
            </w:pPr>
            <w:r w:rsidRPr="00184A3A">
              <w:t>Prefilled</w:t>
            </w:r>
          </w:p>
        </w:tc>
        <w:tc>
          <w:tcPr>
            <w:tcW w:w="1237" w:type="dxa"/>
          </w:tcPr>
          <w:p w14:paraId="6F24D4A6" w14:textId="77777777" w:rsidR="00784231" w:rsidRPr="00184A3A" w:rsidRDefault="00784231" w:rsidP="00784231">
            <w:pPr>
              <w:spacing w:after="0"/>
            </w:pPr>
            <w:r w:rsidRPr="00184A3A">
              <w:t>-</w:t>
            </w:r>
          </w:p>
        </w:tc>
        <w:tc>
          <w:tcPr>
            <w:tcW w:w="1350" w:type="dxa"/>
          </w:tcPr>
          <w:p w14:paraId="72FEDC69" w14:textId="6D65A5D3" w:rsidR="00784231" w:rsidRPr="00184A3A" w:rsidRDefault="00784231" w:rsidP="00784231">
            <w:pPr>
              <w:spacing w:after="0"/>
            </w:pPr>
            <w:r w:rsidRPr="00184A3A">
              <w:t>A</w:t>
            </w:r>
            <w:r>
              <w:t>(</w:t>
            </w:r>
            <w:r w:rsidRPr="00184A3A">
              <w:t>200</w:t>
            </w:r>
            <w:r>
              <w:t>)</w:t>
            </w:r>
          </w:p>
        </w:tc>
        <w:tc>
          <w:tcPr>
            <w:tcW w:w="1260" w:type="dxa"/>
          </w:tcPr>
          <w:p w14:paraId="365AAEF1" w14:textId="77777777" w:rsidR="00784231" w:rsidRPr="00184A3A" w:rsidRDefault="00784231" w:rsidP="00784231">
            <w:pPr>
              <w:spacing w:after="0"/>
              <w:jc w:val="center"/>
            </w:pPr>
            <w:r w:rsidRPr="00184A3A">
              <w:t>-</w:t>
            </w:r>
          </w:p>
        </w:tc>
        <w:tc>
          <w:tcPr>
            <w:tcW w:w="2610" w:type="dxa"/>
          </w:tcPr>
          <w:p w14:paraId="5449E708" w14:textId="03BCB70C" w:rsidR="00784231" w:rsidRPr="00184A3A" w:rsidRDefault="00784231" w:rsidP="00784231">
            <w:pPr>
              <w:spacing w:after="0"/>
            </w:pPr>
            <w:r>
              <w:t>Cron expression</w:t>
            </w:r>
            <w:r w:rsidRPr="00184A3A">
              <w:t xml:space="preserve"> description</w:t>
            </w:r>
          </w:p>
        </w:tc>
      </w:tr>
      <w:tr w:rsidR="00784231" w:rsidRPr="00184A3A" w14:paraId="2CD5E981" w14:textId="77777777" w:rsidTr="00424CC8">
        <w:tc>
          <w:tcPr>
            <w:tcW w:w="1913" w:type="dxa"/>
          </w:tcPr>
          <w:p w14:paraId="4E7FECAA" w14:textId="77777777" w:rsidR="00784231" w:rsidRPr="00184A3A" w:rsidRDefault="00784231" w:rsidP="00784231">
            <w:pPr>
              <w:spacing w:after="0"/>
              <w:ind w:left="-18" w:right="-108"/>
              <w:rPr>
                <w:b/>
              </w:rPr>
            </w:pPr>
            <w:r w:rsidRPr="00184A3A">
              <w:rPr>
                <w:b/>
              </w:rPr>
              <w:t>Enable</w:t>
            </w:r>
          </w:p>
        </w:tc>
        <w:tc>
          <w:tcPr>
            <w:tcW w:w="1260" w:type="dxa"/>
          </w:tcPr>
          <w:p w14:paraId="1CA7257A" w14:textId="77777777" w:rsidR="00784231" w:rsidRPr="00184A3A" w:rsidRDefault="00784231" w:rsidP="00784231">
            <w:pPr>
              <w:spacing w:after="0"/>
            </w:pPr>
            <w:r w:rsidRPr="00184A3A">
              <w:t>Read-only text</w:t>
            </w:r>
          </w:p>
        </w:tc>
        <w:tc>
          <w:tcPr>
            <w:tcW w:w="1170" w:type="dxa"/>
          </w:tcPr>
          <w:p w14:paraId="53558C7D" w14:textId="77777777" w:rsidR="00784231" w:rsidRPr="00184A3A" w:rsidRDefault="00784231" w:rsidP="00784231">
            <w:pPr>
              <w:spacing w:after="0"/>
            </w:pPr>
            <w:r w:rsidRPr="00184A3A">
              <w:t>Prefilled</w:t>
            </w:r>
          </w:p>
        </w:tc>
        <w:tc>
          <w:tcPr>
            <w:tcW w:w="1237" w:type="dxa"/>
          </w:tcPr>
          <w:p w14:paraId="13FB8914" w14:textId="77777777" w:rsidR="00784231" w:rsidRPr="00184A3A" w:rsidRDefault="00784231" w:rsidP="00784231">
            <w:pPr>
              <w:spacing w:after="0"/>
            </w:pPr>
            <w:r w:rsidRPr="00184A3A">
              <w:t>-</w:t>
            </w:r>
          </w:p>
        </w:tc>
        <w:tc>
          <w:tcPr>
            <w:tcW w:w="1350" w:type="dxa"/>
          </w:tcPr>
          <w:p w14:paraId="33C68CCC" w14:textId="6D19B8C4" w:rsidR="00784231" w:rsidRPr="00184A3A" w:rsidRDefault="00784231" w:rsidP="00784231">
            <w:pPr>
              <w:spacing w:after="0"/>
            </w:pPr>
            <w:r w:rsidRPr="00184A3A">
              <w:t>A</w:t>
            </w:r>
            <w:r>
              <w:t>(</w:t>
            </w:r>
            <w:r w:rsidRPr="00184A3A">
              <w:t>1</w:t>
            </w:r>
            <w:r>
              <w:t>)</w:t>
            </w:r>
          </w:p>
        </w:tc>
        <w:tc>
          <w:tcPr>
            <w:tcW w:w="1260" w:type="dxa"/>
          </w:tcPr>
          <w:p w14:paraId="6314415A" w14:textId="77777777" w:rsidR="00784231" w:rsidRPr="00184A3A" w:rsidRDefault="00784231" w:rsidP="00784231">
            <w:pPr>
              <w:spacing w:after="0"/>
              <w:jc w:val="center"/>
            </w:pPr>
            <w:r w:rsidRPr="00184A3A">
              <w:t>-</w:t>
            </w:r>
          </w:p>
        </w:tc>
        <w:tc>
          <w:tcPr>
            <w:tcW w:w="2610" w:type="dxa"/>
          </w:tcPr>
          <w:p w14:paraId="1B1C1255" w14:textId="77777777" w:rsidR="00784231" w:rsidRPr="00184A3A" w:rsidRDefault="00784231" w:rsidP="00784231">
            <w:pPr>
              <w:pStyle w:val="ListParagraph"/>
              <w:numPr>
                <w:ilvl w:val="0"/>
                <w:numId w:val="3"/>
              </w:numPr>
              <w:spacing w:after="0"/>
              <w:ind w:left="319" w:hanging="270"/>
            </w:pPr>
            <w:r w:rsidRPr="00184A3A">
              <w:t>Y (enabled)</w:t>
            </w:r>
          </w:p>
          <w:p w14:paraId="1EF80B4A" w14:textId="77777777" w:rsidR="00784231" w:rsidRPr="00184A3A" w:rsidRDefault="00784231" w:rsidP="00784231">
            <w:pPr>
              <w:pStyle w:val="ListParagraph"/>
              <w:numPr>
                <w:ilvl w:val="0"/>
                <w:numId w:val="3"/>
              </w:numPr>
              <w:spacing w:after="0"/>
              <w:ind w:left="319" w:hanging="270"/>
            </w:pPr>
            <w:r w:rsidRPr="00184A3A">
              <w:t>N (disabled)</w:t>
            </w:r>
          </w:p>
        </w:tc>
      </w:tr>
    </w:tbl>
    <w:p w14:paraId="2B8D196E" w14:textId="77777777" w:rsidR="00784231" w:rsidRDefault="00784231" w:rsidP="00784231"/>
    <w:p w14:paraId="378BFF58" w14:textId="77777777" w:rsidR="00784231" w:rsidRDefault="00784231" w:rsidP="00784231"/>
    <w:p w14:paraId="10CFB727" w14:textId="2501C886" w:rsidR="00784231" w:rsidRDefault="00784231">
      <w:r>
        <w:br w:type="page"/>
      </w:r>
    </w:p>
    <w:p w14:paraId="507684E9" w14:textId="77777777" w:rsidR="00784231" w:rsidRDefault="00784231" w:rsidP="00784231"/>
    <w:p w14:paraId="256BC89D" w14:textId="77777777" w:rsidR="001B04A6" w:rsidRPr="00184A3A" w:rsidRDefault="001B04A6" w:rsidP="00784231">
      <w:pPr>
        <w:pStyle w:val="Heading4"/>
        <w:spacing w:before="0"/>
      </w:pPr>
      <w:r w:rsidRPr="00184A3A">
        <w:t>Screen Objects &amp; Action</w:t>
      </w:r>
    </w:p>
    <w:tbl>
      <w:tblPr>
        <w:tblW w:w="105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250"/>
        <w:gridCol w:w="10"/>
        <w:gridCol w:w="1250"/>
        <w:gridCol w:w="3870"/>
        <w:gridCol w:w="3150"/>
      </w:tblGrid>
      <w:tr w:rsidR="001B04A6" w:rsidRPr="00184A3A" w14:paraId="6EE0747D" w14:textId="77777777" w:rsidTr="00B16020">
        <w:tc>
          <w:tcPr>
            <w:tcW w:w="2250" w:type="dxa"/>
            <w:shd w:val="clear" w:color="auto" w:fill="C6D9F1"/>
          </w:tcPr>
          <w:p w14:paraId="32FC0534" w14:textId="77777777" w:rsidR="001B04A6" w:rsidRPr="00184A3A" w:rsidRDefault="001B04A6" w:rsidP="008F284E">
            <w:pPr>
              <w:spacing w:after="0"/>
              <w:rPr>
                <w:b/>
              </w:rPr>
            </w:pPr>
            <w:r w:rsidRPr="00184A3A">
              <w:rPr>
                <w:b/>
              </w:rPr>
              <w:t>Screen Object</w:t>
            </w:r>
          </w:p>
        </w:tc>
        <w:tc>
          <w:tcPr>
            <w:tcW w:w="1260" w:type="dxa"/>
            <w:gridSpan w:val="2"/>
            <w:shd w:val="clear" w:color="auto" w:fill="C6D9F1"/>
          </w:tcPr>
          <w:p w14:paraId="09607163" w14:textId="77777777" w:rsidR="001B04A6" w:rsidRPr="00184A3A" w:rsidRDefault="001B04A6" w:rsidP="008F284E">
            <w:pPr>
              <w:spacing w:after="0"/>
              <w:rPr>
                <w:b/>
              </w:rPr>
            </w:pPr>
            <w:r w:rsidRPr="00184A3A">
              <w:rPr>
                <w:b/>
              </w:rPr>
              <w:t>Object Type</w:t>
            </w:r>
          </w:p>
        </w:tc>
        <w:tc>
          <w:tcPr>
            <w:tcW w:w="3870" w:type="dxa"/>
            <w:shd w:val="clear" w:color="auto" w:fill="C6D9F1"/>
          </w:tcPr>
          <w:p w14:paraId="53EAA01B" w14:textId="77777777" w:rsidR="001B04A6" w:rsidRPr="00184A3A" w:rsidRDefault="001B04A6" w:rsidP="008F284E">
            <w:pPr>
              <w:spacing w:after="0"/>
              <w:rPr>
                <w:b/>
              </w:rPr>
            </w:pPr>
            <w:r w:rsidRPr="00184A3A">
              <w:rPr>
                <w:b/>
              </w:rPr>
              <w:t>Action / Event / Response</w:t>
            </w:r>
          </w:p>
        </w:tc>
        <w:tc>
          <w:tcPr>
            <w:tcW w:w="3150" w:type="dxa"/>
            <w:shd w:val="clear" w:color="auto" w:fill="C6D9F1"/>
          </w:tcPr>
          <w:p w14:paraId="6B0D0E0A" w14:textId="77777777" w:rsidR="001B04A6" w:rsidRPr="00184A3A" w:rsidRDefault="001B04A6" w:rsidP="008F284E">
            <w:pPr>
              <w:spacing w:after="0"/>
              <w:rPr>
                <w:b/>
              </w:rPr>
            </w:pPr>
            <w:r w:rsidRPr="00184A3A">
              <w:rPr>
                <w:b/>
              </w:rPr>
              <w:t>Remarks</w:t>
            </w:r>
          </w:p>
        </w:tc>
      </w:tr>
      <w:tr w:rsidR="001B04A6" w:rsidRPr="00184A3A" w14:paraId="28072916" w14:textId="77777777" w:rsidTr="00B16020">
        <w:tc>
          <w:tcPr>
            <w:tcW w:w="2260" w:type="dxa"/>
            <w:gridSpan w:val="2"/>
          </w:tcPr>
          <w:p w14:paraId="5A95B65F" w14:textId="77777777" w:rsidR="001B04A6" w:rsidRPr="00184A3A" w:rsidRDefault="001B04A6" w:rsidP="008F284E">
            <w:pPr>
              <w:spacing w:after="0"/>
            </w:pPr>
            <w:r w:rsidRPr="00184A3A">
              <w:t>Operation -</w:t>
            </w:r>
            <w:r w:rsidRPr="00184A3A">
              <w:rPr>
                <w:b/>
              </w:rPr>
              <w:t>Edit</w:t>
            </w:r>
          </w:p>
        </w:tc>
        <w:tc>
          <w:tcPr>
            <w:tcW w:w="1250" w:type="dxa"/>
          </w:tcPr>
          <w:p w14:paraId="3C824ECD" w14:textId="77777777" w:rsidR="001B04A6" w:rsidRPr="00184A3A" w:rsidRDefault="001B04A6" w:rsidP="008F284E">
            <w:pPr>
              <w:spacing w:after="0"/>
            </w:pPr>
            <w:r w:rsidRPr="00184A3A">
              <w:t>Button</w:t>
            </w:r>
          </w:p>
        </w:tc>
        <w:tc>
          <w:tcPr>
            <w:tcW w:w="3870" w:type="dxa"/>
          </w:tcPr>
          <w:p w14:paraId="6E15E4B6" w14:textId="7C19D9F0" w:rsidR="001B04A6" w:rsidRPr="00184A3A" w:rsidRDefault="008F284E" w:rsidP="008F284E">
            <w:pPr>
              <w:spacing w:after="0"/>
            </w:pPr>
            <w:r>
              <w:t>Popup dialog to display</w:t>
            </w:r>
            <w:r w:rsidR="001B04A6" w:rsidRPr="00184A3A">
              <w:t xml:space="preserve"> corresponding </w:t>
            </w:r>
            <w:r w:rsidR="00C74C07" w:rsidRPr="00184A3A">
              <w:t>scheduler job</w:t>
            </w:r>
            <w:r w:rsidR="001B04A6" w:rsidRPr="00184A3A">
              <w:t xml:space="preserve"> record</w:t>
            </w:r>
            <w:r>
              <w:t xml:space="preserve"> for editing.</w:t>
            </w:r>
          </w:p>
        </w:tc>
        <w:tc>
          <w:tcPr>
            <w:tcW w:w="3150" w:type="dxa"/>
          </w:tcPr>
          <w:p w14:paraId="58F41CF1" w14:textId="76EEE316" w:rsidR="001B04A6" w:rsidRPr="00184A3A" w:rsidRDefault="001B04A6" w:rsidP="008F284E">
            <w:pPr>
              <w:spacing w:after="0"/>
            </w:pPr>
            <w:r w:rsidRPr="00184A3A">
              <w:t>N/A</w:t>
            </w:r>
            <w:r w:rsidR="001E304B">
              <w:t xml:space="preserve"> </w:t>
            </w:r>
          </w:p>
        </w:tc>
      </w:tr>
    </w:tbl>
    <w:p w14:paraId="633C40FD" w14:textId="77777777" w:rsidR="001B04A6" w:rsidRPr="00184A3A" w:rsidRDefault="001B04A6" w:rsidP="001B04A6">
      <w:pPr>
        <w:ind w:left="450"/>
        <w:rPr>
          <w:lang w:eastAsia="zh-CN"/>
        </w:rPr>
      </w:pPr>
    </w:p>
    <w:p w14:paraId="19961FB3" w14:textId="77777777" w:rsidR="001B04A6" w:rsidRPr="00184A3A" w:rsidRDefault="001B04A6" w:rsidP="00E51271">
      <w:pPr>
        <w:pStyle w:val="Heading4"/>
      </w:pPr>
      <w:r w:rsidRPr="00184A3A">
        <w:t>User/Security Group</w:t>
      </w:r>
    </w:p>
    <w:p w14:paraId="2F4ADE2F" w14:textId="77777777" w:rsidR="001B04A6" w:rsidRPr="00184A3A" w:rsidRDefault="001B04A6" w:rsidP="00B16020">
      <w:pPr>
        <w:rPr>
          <w:rFonts w:eastAsia="SimSun"/>
        </w:rPr>
      </w:pPr>
      <w:proofErr w:type="gramStart"/>
      <w:r w:rsidRPr="00184A3A">
        <w:rPr>
          <w:rFonts w:eastAsia="SimSun"/>
        </w:rPr>
        <w:t>This function can be accessed by the following user(s)</w:t>
      </w:r>
      <w:proofErr w:type="gramEnd"/>
      <w:r w:rsidRPr="00184A3A">
        <w:rPr>
          <w:rFonts w:eastAsia="SimSun"/>
        </w:rPr>
        <w:t>:</w:t>
      </w:r>
    </w:p>
    <w:p w14:paraId="663A87D7" w14:textId="6F876A59" w:rsidR="001B04A6" w:rsidRDefault="001B04A6" w:rsidP="001B04A6">
      <w:pPr>
        <w:pStyle w:val="ListParagraph"/>
        <w:numPr>
          <w:ilvl w:val="0"/>
          <w:numId w:val="3"/>
        </w:numPr>
        <w:rPr>
          <w:rFonts w:eastAsia="SimSun"/>
        </w:rPr>
      </w:pPr>
      <w:r w:rsidRPr="00184A3A">
        <w:rPr>
          <w:rFonts w:eastAsia="SimSun"/>
        </w:rPr>
        <w:t>System Admin</w:t>
      </w:r>
      <w:r w:rsidR="00B16020">
        <w:rPr>
          <w:rFonts w:eastAsia="SimSun"/>
        </w:rPr>
        <w:t xml:space="preserve">istrator </w:t>
      </w:r>
    </w:p>
    <w:p w14:paraId="4C572A93" w14:textId="4709294F" w:rsidR="00E7562D" w:rsidRPr="00184A3A" w:rsidRDefault="00E7562D" w:rsidP="001B04A6">
      <w:pPr>
        <w:pStyle w:val="ListParagraph"/>
        <w:numPr>
          <w:ilvl w:val="0"/>
          <w:numId w:val="3"/>
        </w:numPr>
        <w:rPr>
          <w:rFonts w:eastAsia="SimSun"/>
        </w:rPr>
      </w:pPr>
      <w:r>
        <w:rPr>
          <w:rFonts w:eastAsia="SimSun"/>
        </w:rPr>
        <w:t xml:space="preserve">System Operator </w:t>
      </w:r>
    </w:p>
    <w:p w14:paraId="6E7A29FB" w14:textId="77777777" w:rsidR="001B04A6" w:rsidRPr="00184A3A" w:rsidRDefault="001B04A6" w:rsidP="00E51271">
      <w:pPr>
        <w:pStyle w:val="Heading4"/>
      </w:pPr>
      <w:r w:rsidRPr="00184A3A">
        <w:t>Data Fields &amp; Presentation Logic</w:t>
      </w:r>
    </w:p>
    <w:p w14:paraId="5FA96B15" w14:textId="77777777" w:rsidR="001B04A6" w:rsidRPr="00184A3A" w:rsidRDefault="001B04A6" w:rsidP="00B16020">
      <w:pPr>
        <w:rPr>
          <w:lang w:eastAsia="zh-CN"/>
        </w:rPr>
      </w:pPr>
      <w:r w:rsidRPr="00184A3A">
        <w:rPr>
          <w:lang w:eastAsia="zh-CN"/>
        </w:rPr>
        <w:t>N/A</w:t>
      </w:r>
    </w:p>
    <w:p w14:paraId="017DE9DC" w14:textId="77777777" w:rsidR="001B04A6" w:rsidRPr="00184A3A" w:rsidRDefault="001B04A6" w:rsidP="00E51271">
      <w:pPr>
        <w:pStyle w:val="Heading4"/>
      </w:pPr>
      <w:r w:rsidRPr="00184A3A">
        <w:t>Assumptions/Constraints</w:t>
      </w:r>
    </w:p>
    <w:p w14:paraId="56815F9B" w14:textId="77777777" w:rsidR="001B04A6" w:rsidRPr="00184A3A" w:rsidRDefault="001B04A6" w:rsidP="00B16020">
      <w:pPr>
        <w:rPr>
          <w:lang w:eastAsia="zh-CN"/>
        </w:rPr>
      </w:pPr>
      <w:r w:rsidRPr="00184A3A">
        <w:rPr>
          <w:lang w:eastAsia="zh-CN"/>
        </w:rPr>
        <w:t>N/A</w:t>
      </w:r>
    </w:p>
    <w:p w14:paraId="3C3DB07A" w14:textId="77777777" w:rsidR="001B04A6" w:rsidRPr="00184A3A" w:rsidRDefault="001B04A6" w:rsidP="00E51271">
      <w:pPr>
        <w:pStyle w:val="Heading4"/>
      </w:pPr>
      <w:r w:rsidRPr="00184A3A">
        <w:t xml:space="preserve">Error &amp; Exception List </w:t>
      </w:r>
    </w:p>
    <w:p w14:paraId="233C2920" w14:textId="41245446" w:rsidR="0036047D" w:rsidRPr="00184A3A" w:rsidRDefault="00AB222D" w:rsidP="00B16020">
      <w:pPr>
        <w:rPr>
          <w:lang w:eastAsia="zh-CN"/>
        </w:rPr>
      </w:pPr>
      <w:r w:rsidRPr="00184A3A">
        <w:rPr>
          <w:lang w:eastAsia="zh-CN"/>
        </w:rPr>
        <w:t>N/A</w:t>
      </w:r>
    </w:p>
    <w:p w14:paraId="04B7803E" w14:textId="77777777" w:rsidR="00AB222D" w:rsidRPr="00184A3A" w:rsidRDefault="00AB222D"/>
    <w:p w14:paraId="60C062F5" w14:textId="77777777" w:rsidR="00B16020" w:rsidRDefault="00B16020">
      <w:pPr>
        <w:rPr>
          <w:rFonts w:eastAsiaTheme="majorEastAsia" w:cstheme="majorBidi"/>
          <w:b/>
          <w:bCs/>
          <w:color w:val="4F81BD" w:themeColor="accent1"/>
          <w:lang w:eastAsia="zh-CN"/>
        </w:rPr>
      </w:pPr>
      <w:r>
        <w:br w:type="page"/>
      </w:r>
    </w:p>
    <w:p w14:paraId="65EE4C96" w14:textId="234D3871" w:rsidR="001C4B36" w:rsidRPr="00184A3A" w:rsidRDefault="001C4B36" w:rsidP="001C4B36">
      <w:pPr>
        <w:pStyle w:val="Heading2"/>
      </w:pPr>
      <w:bookmarkStart w:id="41" w:name="_Toc472133125"/>
      <w:r w:rsidRPr="00184A3A">
        <w:lastRenderedPageBreak/>
        <w:t>Branch Scheme Maintenance</w:t>
      </w:r>
      <w:bookmarkEnd w:id="41"/>
    </w:p>
    <w:p w14:paraId="60F79007" w14:textId="77777777" w:rsidR="00712376" w:rsidRPr="00184A3A" w:rsidRDefault="00712376" w:rsidP="00900E50">
      <w:pPr>
        <w:pStyle w:val="Heading3"/>
      </w:pPr>
      <w:r w:rsidRPr="00184A3A">
        <w:t>Description</w:t>
      </w:r>
    </w:p>
    <w:p w14:paraId="145D3E67" w14:textId="79B0B433" w:rsidR="00712376" w:rsidRPr="00184A3A" w:rsidRDefault="00712376" w:rsidP="00936C16">
      <w:pPr>
        <w:jc w:val="both"/>
        <w:rPr>
          <w:lang w:eastAsia="zh-CN"/>
        </w:rPr>
      </w:pPr>
      <w:r w:rsidRPr="00184A3A">
        <w:rPr>
          <w:lang w:eastAsia="zh-CN"/>
        </w:rPr>
        <w:t xml:space="preserve">The “Branch Scheme Maintenance” function allows </w:t>
      </w:r>
      <w:r w:rsidR="008F284E">
        <w:rPr>
          <w:lang w:eastAsia="zh-CN"/>
        </w:rPr>
        <w:t xml:space="preserve">the maintenance of </w:t>
      </w:r>
      <w:r w:rsidRPr="00184A3A">
        <w:rPr>
          <w:lang w:eastAsia="zh-CN"/>
        </w:rPr>
        <w:t>POS client data processing logic data</w:t>
      </w:r>
      <w:r w:rsidR="00936C16">
        <w:rPr>
          <w:lang w:eastAsia="zh-CN"/>
        </w:rPr>
        <w:t xml:space="preserve"> by the System Administrator</w:t>
      </w:r>
      <w:r w:rsidRPr="00184A3A">
        <w:rPr>
          <w:lang w:eastAsia="zh-CN"/>
        </w:rPr>
        <w:t>. The data is inpu</w:t>
      </w:r>
      <w:r w:rsidR="008F284E">
        <w:rPr>
          <w:lang w:eastAsia="zh-CN"/>
        </w:rPr>
        <w:t>t</w:t>
      </w:r>
      <w:r w:rsidRPr="00184A3A">
        <w:rPr>
          <w:lang w:eastAsia="zh-CN"/>
        </w:rPr>
        <w:t>t</w:t>
      </w:r>
      <w:r w:rsidR="008F284E">
        <w:rPr>
          <w:lang w:eastAsia="zh-CN"/>
        </w:rPr>
        <w:t>ed</w:t>
      </w:r>
      <w:r w:rsidRPr="00184A3A">
        <w:rPr>
          <w:lang w:eastAsia="zh-CN"/>
        </w:rPr>
        <w:t>/configured by service bus administr</w:t>
      </w:r>
      <w:r w:rsidR="006F3BCF" w:rsidRPr="00184A3A">
        <w:rPr>
          <w:lang w:eastAsia="zh-CN"/>
        </w:rPr>
        <w:t>ator according to the poll branch</w:t>
      </w:r>
      <w:r w:rsidR="008F284E">
        <w:rPr>
          <w:lang w:eastAsia="zh-CN"/>
        </w:rPr>
        <w:t>’s</w:t>
      </w:r>
      <w:r w:rsidRPr="00184A3A">
        <w:rPr>
          <w:lang w:eastAsia="zh-CN"/>
        </w:rPr>
        <w:t xml:space="preserve"> scheme data in </w:t>
      </w:r>
      <w:r w:rsidR="00EB360F">
        <w:rPr>
          <w:lang w:eastAsia="zh-CN"/>
        </w:rPr>
        <w:t xml:space="preserve">the </w:t>
      </w:r>
      <w:r w:rsidR="00C258A3">
        <w:rPr>
          <w:lang w:eastAsia="zh-CN"/>
        </w:rPr>
        <w:t xml:space="preserve">current polling server. </w:t>
      </w:r>
      <w:r w:rsidR="00EB360F">
        <w:rPr>
          <w:lang w:eastAsia="zh-CN"/>
        </w:rPr>
        <w:t xml:space="preserve">Actors such as Service Bus, System Service and Administrator will base on the branch scheme </w:t>
      </w:r>
      <w:r w:rsidR="00936C16">
        <w:rPr>
          <w:lang w:eastAsia="zh-CN"/>
        </w:rPr>
        <w:t xml:space="preserve">data </w:t>
      </w:r>
      <w:r w:rsidR="00EB360F">
        <w:rPr>
          <w:lang w:eastAsia="zh-CN"/>
        </w:rPr>
        <w:t xml:space="preserve">defined in this </w:t>
      </w:r>
      <w:r w:rsidR="00936C16">
        <w:rPr>
          <w:lang w:eastAsia="zh-CN"/>
        </w:rPr>
        <w:t>maintenance program</w:t>
      </w:r>
      <w:r w:rsidR="00EB360F">
        <w:rPr>
          <w:lang w:eastAsia="zh-CN"/>
        </w:rPr>
        <w:t xml:space="preserve"> to execute data processing </w:t>
      </w:r>
      <w:r w:rsidR="00936C16">
        <w:rPr>
          <w:lang w:eastAsia="zh-CN"/>
        </w:rPr>
        <w:t xml:space="preserve">on each branch. </w:t>
      </w:r>
    </w:p>
    <w:p w14:paraId="6FAC241B" w14:textId="7C5C7449" w:rsidR="00712376" w:rsidRPr="00184A3A" w:rsidRDefault="00712376" w:rsidP="008F284E">
      <w:pPr>
        <w:rPr>
          <w:lang w:eastAsia="zh-CN"/>
        </w:rPr>
      </w:pPr>
      <w:r w:rsidRPr="00184A3A">
        <w:rPr>
          <w:lang w:eastAsia="zh-CN"/>
        </w:rPr>
        <w:t>Use Case functions</w:t>
      </w:r>
    </w:p>
    <w:p w14:paraId="03D16423" w14:textId="77777777" w:rsidR="00C258A3" w:rsidRPr="00C258A3" w:rsidRDefault="00C258A3" w:rsidP="00C258A3">
      <w:pPr>
        <w:spacing w:after="0"/>
        <w:rPr>
          <w:lang w:eastAsia="zh-CN"/>
        </w:rPr>
      </w:pPr>
      <w:r w:rsidRPr="00C258A3">
        <w:rPr>
          <w:lang w:eastAsia="zh-CN"/>
        </w:rPr>
        <w:t># Maintain Branch Scheme (List)</w:t>
      </w:r>
    </w:p>
    <w:p w14:paraId="12FB34A9" w14:textId="77777777" w:rsidR="00C258A3" w:rsidRPr="00C258A3" w:rsidRDefault="00C258A3" w:rsidP="00C258A3">
      <w:pPr>
        <w:spacing w:after="0"/>
        <w:rPr>
          <w:lang w:eastAsia="zh-CN"/>
        </w:rPr>
      </w:pPr>
      <w:r w:rsidRPr="00C258A3">
        <w:rPr>
          <w:lang w:eastAsia="zh-CN"/>
        </w:rPr>
        <w:t># Maintain Branch Scheme (Create/Edit/Delete)</w:t>
      </w:r>
    </w:p>
    <w:p w14:paraId="4A1FF5BC" w14:textId="77777777" w:rsidR="00C258A3" w:rsidRPr="00C258A3" w:rsidRDefault="00C258A3" w:rsidP="00C258A3">
      <w:pPr>
        <w:spacing w:after="0"/>
        <w:rPr>
          <w:lang w:eastAsia="zh-CN"/>
        </w:rPr>
      </w:pPr>
      <w:r w:rsidRPr="00C258A3">
        <w:rPr>
          <w:lang w:eastAsia="zh-CN"/>
        </w:rPr>
        <w:t># Maintain Scheme Info (List)</w:t>
      </w:r>
    </w:p>
    <w:p w14:paraId="47230BEE" w14:textId="77777777" w:rsidR="00C258A3" w:rsidRPr="00C258A3" w:rsidRDefault="00C258A3" w:rsidP="00C258A3">
      <w:pPr>
        <w:spacing w:after="0"/>
        <w:rPr>
          <w:lang w:eastAsia="zh-CN"/>
        </w:rPr>
      </w:pPr>
      <w:r w:rsidRPr="00C258A3">
        <w:rPr>
          <w:lang w:eastAsia="zh-CN"/>
        </w:rPr>
        <w:t># Maintain Scheme Info (Create/Edit/Delete)</w:t>
      </w:r>
    </w:p>
    <w:p w14:paraId="268D931D" w14:textId="77777777" w:rsidR="00C258A3" w:rsidRDefault="00C258A3" w:rsidP="00C258A3">
      <w:pPr>
        <w:spacing w:after="0"/>
        <w:rPr>
          <w:lang w:eastAsia="zh-CN"/>
        </w:rPr>
      </w:pPr>
      <w:r w:rsidRPr="00C258A3">
        <w:rPr>
          <w:lang w:eastAsia="zh-CN"/>
        </w:rPr>
        <w:t># Maintain Table Column (List)</w:t>
      </w:r>
    </w:p>
    <w:p w14:paraId="4EB44F92" w14:textId="765D7E96" w:rsidR="00C258A3" w:rsidRDefault="00C258A3" w:rsidP="00C258A3">
      <w:pPr>
        <w:spacing w:after="0"/>
        <w:rPr>
          <w:lang w:eastAsia="zh-CN"/>
        </w:rPr>
      </w:pPr>
      <w:r>
        <w:rPr>
          <w:lang w:eastAsia="zh-CN"/>
        </w:rPr>
        <w:t>#Maintain Table Column (Create/Edit/Delete)</w:t>
      </w:r>
    </w:p>
    <w:p w14:paraId="34A590E4" w14:textId="77777777" w:rsidR="00C258A3" w:rsidRPr="00C258A3" w:rsidRDefault="00C258A3" w:rsidP="00C258A3">
      <w:pPr>
        <w:rPr>
          <w:lang w:eastAsia="zh-CN"/>
        </w:rPr>
      </w:pPr>
    </w:p>
    <w:p w14:paraId="2FB34858" w14:textId="1051FEB8" w:rsidR="00712376" w:rsidRPr="00184A3A" w:rsidRDefault="00712376" w:rsidP="00C258A3">
      <w:pPr>
        <w:pStyle w:val="Heading3"/>
      </w:pPr>
      <w:r w:rsidRPr="00184A3A">
        <w:t>Input</w:t>
      </w:r>
    </w:p>
    <w:p w14:paraId="0BEB2838" w14:textId="77777777" w:rsidR="00712376" w:rsidRPr="00184A3A" w:rsidRDefault="00712376" w:rsidP="00936C16">
      <w:pPr>
        <w:rPr>
          <w:lang w:eastAsia="zh-CN"/>
        </w:rPr>
      </w:pPr>
      <w:r w:rsidRPr="00184A3A">
        <w:rPr>
          <w:lang w:eastAsia="zh-CN"/>
        </w:rPr>
        <w:t>N/A</w:t>
      </w:r>
    </w:p>
    <w:p w14:paraId="5772B46C" w14:textId="77777777" w:rsidR="00712376" w:rsidRPr="00184A3A" w:rsidRDefault="00712376" w:rsidP="00900E50">
      <w:pPr>
        <w:pStyle w:val="Heading3"/>
      </w:pPr>
      <w:r w:rsidRPr="00184A3A">
        <w:t>Output</w:t>
      </w:r>
    </w:p>
    <w:p w14:paraId="66808965" w14:textId="77777777" w:rsidR="00712376" w:rsidRDefault="00712376" w:rsidP="00936C16">
      <w:pPr>
        <w:rPr>
          <w:lang w:eastAsia="zh-CN"/>
        </w:rPr>
      </w:pPr>
      <w:r w:rsidRPr="00184A3A">
        <w:rPr>
          <w:lang w:eastAsia="zh-CN"/>
        </w:rPr>
        <w:t>N/A</w:t>
      </w:r>
    </w:p>
    <w:p w14:paraId="0AFDFD45" w14:textId="77777777" w:rsidR="00C258A3" w:rsidRPr="00184A3A" w:rsidRDefault="00C258A3" w:rsidP="00936C16">
      <w:pPr>
        <w:rPr>
          <w:lang w:eastAsia="zh-CN"/>
        </w:rPr>
      </w:pPr>
    </w:p>
    <w:p w14:paraId="6C23D2B0" w14:textId="1CE2510B" w:rsidR="00712376" w:rsidRPr="00184A3A" w:rsidRDefault="0064451A" w:rsidP="00900E50">
      <w:pPr>
        <w:pStyle w:val="Heading3"/>
      </w:pPr>
      <w:r w:rsidRPr="00184A3A">
        <w:t>Maintain</w:t>
      </w:r>
      <w:r w:rsidR="00712376" w:rsidRPr="00184A3A">
        <w:t xml:space="preserve"> Branch </w:t>
      </w:r>
      <w:r w:rsidRPr="00184A3A">
        <w:t>Scheme</w:t>
      </w:r>
      <w:r w:rsidR="00712376" w:rsidRPr="00184A3A">
        <w:t xml:space="preserve"> </w:t>
      </w:r>
      <w:r w:rsidRPr="00184A3A">
        <w:t>(</w:t>
      </w:r>
      <w:r w:rsidR="00712376" w:rsidRPr="00184A3A">
        <w:t>List</w:t>
      </w:r>
      <w:r w:rsidRPr="00184A3A">
        <w:t>)</w:t>
      </w:r>
    </w:p>
    <w:p w14:paraId="35569277" w14:textId="77777777" w:rsidR="00712376" w:rsidRPr="00184A3A" w:rsidRDefault="00712376" w:rsidP="00E51271">
      <w:pPr>
        <w:pStyle w:val="Heading4"/>
      </w:pPr>
      <w:r w:rsidRPr="00184A3A">
        <w:t>Process/Work Flow</w:t>
      </w:r>
    </w:p>
    <w:p w14:paraId="6CFD9A91" w14:textId="7D8091AE" w:rsidR="008F5A9F" w:rsidRPr="00184A3A" w:rsidRDefault="008F5A9F" w:rsidP="00936C16">
      <w:pPr>
        <w:rPr>
          <w:lang w:eastAsia="zh-CN"/>
        </w:rPr>
      </w:pPr>
      <w:r w:rsidRPr="00184A3A">
        <w:rPr>
          <w:lang w:eastAsia="zh-CN"/>
        </w:rPr>
        <w:t xml:space="preserve">This function is to display branch scheme records according the user input criteria. The branch scheme records </w:t>
      </w:r>
      <w:proofErr w:type="gramStart"/>
      <w:r w:rsidRPr="00184A3A">
        <w:rPr>
          <w:lang w:eastAsia="zh-CN"/>
        </w:rPr>
        <w:t>will be displayed</w:t>
      </w:r>
      <w:proofErr w:type="gramEnd"/>
      <w:r w:rsidRPr="00184A3A">
        <w:rPr>
          <w:lang w:eastAsia="zh-CN"/>
        </w:rPr>
        <w:t xml:space="preserve"> into the table within the page, and specific columns will be displayed on screen, as some of them enabled as sorting function upon user’s requirements.</w:t>
      </w:r>
    </w:p>
    <w:p w14:paraId="581FAA08" w14:textId="77777777" w:rsidR="008F5A9F" w:rsidRPr="00184A3A" w:rsidRDefault="008F5A9F" w:rsidP="00936C16">
      <w:pPr>
        <w:rPr>
          <w:b/>
          <w:u w:val="single"/>
          <w:lang w:eastAsia="zh-CN"/>
        </w:rPr>
      </w:pPr>
      <w:r w:rsidRPr="00184A3A">
        <w:rPr>
          <w:b/>
          <w:u w:val="single"/>
          <w:lang w:eastAsia="zh-CN"/>
        </w:rPr>
        <w:t>Business Logic</w:t>
      </w:r>
    </w:p>
    <w:p w14:paraId="51CACA66" w14:textId="3D175738" w:rsidR="008F5A9F" w:rsidRPr="00184A3A" w:rsidRDefault="008F5A9F" w:rsidP="00936C16">
      <w:pPr>
        <w:rPr>
          <w:lang w:eastAsia="zh-CN"/>
        </w:rPr>
      </w:pPr>
      <w:r w:rsidRPr="00184A3A">
        <w:rPr>
          <w:lang w:eastAsia="zh-CN"/>
        </w:rPr>
        <w:t>The branch scheme is to describe the POS polling data process configuration upon a certain POS client (branch), which affect data process job of both inbound and outbound to the POS client. Each record represents a single data processing logic in field level definition.</w:t>
      </w:r>
    </w:p>
    <w:p w14:paraId="6BC38E8F" w14:textId="6AE7B7C4" w:rsidR="008F5A9F" w:rsidRPr="00936C16" w:rsidRDefault="008F5A9F" w:rsidP="0005458D">
      <w:pPr>
        <w:pStyle w:val="ListParagraph"/>
        <w:numPr>
          <w:ilvl w:val="0"/>
          <w:numId w:val="31"/>
        </w:numPr>
        <w:ind w:left="810"/>
        <w:rPr>
          <w:lang w:eastAsia="zh-CN"/>
        </w:rPr>
      </w:pPr>
      <w:r w:rsidRPr="00936C16">
        <w:rPr>
          <w:lang w:eastAsia="zh-CN"/>
        </w:rPr>
        <w:t xml:space="preserve">By default, when the page </w:t>
      </w:r>
      <w:proofErr w:type="gramStart"/>
      <w:r w:rsidRPr="00936C16">
        <w:rPr>
          <w:lang w:eastAsia="zh-CN"/>
        </w:rPr>
        <w:t>is accessed</w:t>
      </w:r>
      <w:proofErr w:type="gramEnd"/>
      <w:r w:rsidRPr="00936C16">
        <w:rPr>
          <w:lang w:eastAsia="zh-CN"/>
        </w:rPr>
        <w:t>, there</w:t>
      </w:r>
      <w:r w:rsidR="00936C16">
        <w:rPr>
          <w:lang w:eastAsia="zh-CN"/>
        </w:rPr>
        <w:t xml:space="preserve"> i</w:t>
      </w:r>
      <w:r w:rsidRPr="00936C16">
        <w:rPr>
          <w:lang w:eastAsia="zh-CN"/>
        </w:rPr>
        <w:t>s no search</w:t>
      </w:r>
      <w:r w:rsidR="00936C16">
        <w:rPr>
          <w:lang w:eastAsia="zh-CN"/>
        </w:rPr>
        <w:t>ing</w:t>
      </w:r>
      <w:r w:rsidRPr="00936C16">
        <w:rPr>
          <w:lang w:eastAsia="zh-CN"/>
        </w:rPr>
        <w:t xml:space="preserve"> criteria provided and all branch </w:t>
      </w:r>
      <w:r w:rsidR="00936C16">
        <w:rPr>
          <w:lang w:eastAsia="zh-CN"/>
        </w:rPr>
        <w:t>scheme records</w:t>
      </w:r>
      <w:r w:rsidRPr="00936C16">
        <w:rPr>
          <w:lang w:eastAsia="zh-CN"/>
        </w:rPr>
        <w:t xml:space="preserve"> will be displayed on the page with pagination</w:t>
      </w:r>
      <w:r w:rsidR="00936C16" w:rsidRPr="00936C16">
        <w:rPr>
          <w:lang w:eastAsia="zh-CN"/>
        </w:rPr>
        <w:t>.</w:t>
      </w:r>
    </w:p>
    <w:p w14:paraId="14F42589" w14:textId="1279A387" w:rsidR="00E34B32" w:rsidRDefault="00E34B32" w:rsidP="0005458D">
      <w:pPr>
        <w:widowControl w:val="0"/>
        <w:numPr>
          <w:ilvl w:val="0"/>
          <w:numId w:val="31"/>
        </w:numPr>
        <w:adjustRightInd w:val="0"/>
        <w:spacing w:line="360" w:lineRule="atLeast"/>
        <w:ind w:left="810"/>
        <w:textAlignment w:val="baseline"/>
        <w:rPr>
          <w:lang w:eastAsia="zh-CN"/>
        </w:rPr>
      </w:pPr>
      <w:r>
        <w:rPr>
          <w:lang w:eastAsia="zh-CN"/>
        </w:rPr>
        <w:t xml:space="preserve">User </w:t>
      </w:r>
      <w:proofErr w:type="gramStart"/>
      <w:r>
        <w:rPr>
          <w:lang w:eastAsia="zh-CN"/>
        </w:rPr>
        <w:t>is allowed</w:t>
      </w:r>
      <w:proofErr w:type="gramEnd"/>
      <w:r>
        <w:rPr>
          <w:lang w:eastAsia="zh-CN"/>
        </w:rPr>
        <w:t xml:space="preserve"> to input search </w:t>
      </w:r>
      <w:r w:rsidR="00586276">
        <w:rPr>
          <w:lang w:eastAsia="zh-CN"/>
        </w:rPr>
        <w:t>criteria to filter and display the result.</w:t>
      </w:r>
    </w:p>
    <w:p w14:paraId="4840E62E" w14:textId="77777777" w:rsidR="008F5A9F" w:rsidRPr="00184A3A" w:rsidRDefault="008F5A9F" w:rsidP="0005458D">
      <w:pPr>
        <w:widowControl w:val="0"/>
        <w:numPr>
          <w:ilvl w:val="0"/>
          <w:numId w:val="31"/>
        </w:numPr>
        <w:adjustRightInd w:val="0"/>
        <w:spacing w:line="360" w:lineRule="atLeast"/>
        <w:ind w:left="810"/>
        <w:textAlignment w:val="baseline"/>
        <w:rPr>
          <w:lang w:eastAsia="zh-CN"/>
        </w:rPr>
      </w:pPr>
      <w:r w:rsidRPr="00184A3A">
        <w:rPr>
          <w:lang w:eastAsia="zh-CN"/>
        </w:rPr>
        <w:t xml:space="preserve">User could conduct manipulations on searched-out records such as page switching, sorting by specific columns </w:t>
      </w:r>
      <w:r w:rsidRPr="00184A3A">
        <w:rPr>
          <w:lang w:eastAsia="zh-CN"/>
        </w:rPr>
        <w:lastRenderedPageBreak/>
        <w:t>and refining.</w:t>
      </w:r>
    </w:p>
    <w:p w14:paraId="7CCB51A4" w14:textId="31F31763" w:rsidR="008F5A9F" w:rsidRPr="00184A3A" w:rsidRDefault="008F5A9F" w:rsidP="0005458D">
      <w:pPr>
        <w:widowControl w:val="0"/>
        <w:numPr>
          <w:ilvl w:val="0"/>
          <w:numId w:val="31"/>
        </w:numPr>
        <w:adjustRightInd w:val="0"/>
        <w:spacing w:line="360" w:lineRule="atLeast"/>
        <w:ind w:left="810"/>
        <w:textAlignment w:val="baseline"/>
        <w:rPr>
          <w:lang w:eastAsia="zh-CN"/>
        </w:rPr>
      </w:pPr>
      <w:r w:rsidRPr="00184A3A">
        <w:rPr>
          <w:lang w:eastAsia="zh-CN"/>
        </w:rPr>
        <w:t xml:space="preserve">User could conduct operational functions upon searched-out records such as Edit/Delete and view its details in the “Operation” column. </w:t>
      </w:r>
      <w:r w:rsidR="007840DC" w:rsidRPr="00184A3A">
        <w:rPr>
          <w:lang w:eastAsia="zh-CN"/>
        </w:rPr>
        <w:t>(details included in session 6.4.</w:t>
      </w:r>
      <w:r w:rsidRPr="00184A3A">
        <w:rPr>
          <w:lang w:eastAsia="zh-CN"/>
        </w:rPr>
        <w:t>5)</w:t>
      </w:r>
    </w:p>
    <w:p w14:paraId="553DA1B1" w14:textId="77777777" w:rsidR="00712376" w:rsidRPr="00184A3A" w:rsidRDefault="00712376" w:rsidP="00712376">
      <w:pPr>
        <w:rPr>
          <w:lang w:eastAsia="zh-CN"/>
        </w:rPr>
      </w:pPr>
    </w:p>
    <w:p w14:paraId="3870E190" w14:textId="77777777" w:rsidR="00712376" w:rsidRPr="00184A3A" w:rsidRDefault="00712376" w:rsidP="00E51271">
      <w:pPr>
        <w:pStyle w:val="Heading4"/>
      </w:pPr>
      <w:r w:rsidRPr="00184A3A">
        <w:t>Screen</w:t>
      </w:r>
    </w:p>
    <w:p w14:paraId="4A5399BE" w14:textId="56E0905A" w:rsidR="003C7A86" w:rsidRDefault="003C7A86" w:rsidP="004421AB">
      <w:pPr>
        <w:rPr>
          <w:b/>
          <w:u w:val="single"/>
        </w:rPr>
      </w:pPr>
      <w:r w:rsidRPr="00184A3A">
        <w:rPr>
          <w:b/>
          <w:u w:val="single"/>
        </w:rPr>
        <w:t>Maintain Branch Scheme (List)</w:t>
      </w:r>
    </w:p>
    <w:p w14:paraId="463F8798" w14:textId="6C96C399" w:rsidR="004421AB" w:rsidRDefault="00D323B0" w:rsidP="004421AB">
      <w:pPr>
        <w:ind w:left="270"/>
        <w:jc w:val="center"/>
        <w:rPr>
          <w:b/>
          <w:u w:val="single"/>
        </w:rPr>
      </w:pPr>
      <w:r w:rsidRPr="00D323B0">
        <w:rPr>
          <w:noProof/>
          <w:lang w:eastAsia="zh-CN"/>
        </w:rPr>
        <w:drawing>
          <wp:inline distT="0" distB="0" distL="0" distR="0" wp14:anchorId="6EDAC4B5" wp14:editId="59B944F8">
            <wp:extent cx="6029325" cy="16287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9325" cy="1628775"/>
                    </a:xfrm>
                    <a:prstGeom prst="rect">
                      <a:avLst/>
                    </a:prstGeom>
                  </pic:spPr>
                </pic:pic>
              </a:graphicData>
            </a:graphic>
          </wp:inline>
        </w:drawing>
      </w:r>
    </w:p>
    <w:p w14:paraId="5B94064B" w14:textId="77777777" w:rsidR="004421AB" w:rsidRDefault="004421AB" w:rsidP="004421AB"/>
    <w:p w14:paraId="15CC29B1" w14:textId="77777777" w:rsidR="00712376" w:rsidRPr="00184A3A" w:rsidRDefault="00712376" w:rsidP="00E51271">
      <w:pPr>
        <w:pStyle w:val="Heading4"/>
      </w:pPr>
      <w:r w:rsidRPr="00184A3A">
        <w:t>Data Fields &amp; Presentation Logic</w:t>
      </w:r>
    </w:p>
    <w:p w14:paraId="271D2837" w14:textId="77777777" w:rsidR="005D4776" w:rsidRPr="00184A3A" w:rsidRDefault="005D4776" w:rsidP="0005458D">
      <w:pPr>
        <w:pStyle w:val="ListParagraph"/>
        <w:numPr>
          <w:ilvl w:val="0"/>
          <w:numId w:val="18"/>
        </w:numPr>
        <w:rPr>
          <w:lang w:eastAsia="zh-CN"/>
        </w:rPr>
      </w:pPr>
      <w:r w:rsidRPr="00184A3A">
        <w:rPr>
          <w:lang w:eastAsia="zh-CN"/>
        </w:rPr>
        <w:t>Default Sorting of Branch Info List, Priority from top to bottom</w:t>
      </w:r>
    </w:p>
    <w:p w14:paraId="249C95A2" w14:textId="40B77D9E" w:rsidR="005D4776" w:rsidRPr="00184A3A" w:rsidRDefault="005D4776" w:rsidP="005D4776">
      <w:pPr>
        <w:pStyle w:val="ListParagraph"/>
        <w:numPr>
          <w:ilvl w:val="0"/>
          <w:numId w:val="3"/>
        </w:numPr>
        <w:spacing w:line="240" w:lineRule="auto"/>
        <w:rPr>
          <w:lang w:eastAsia="zh-CN"/>
        </w:rPr>
      </w:pPr>
      <w:r w:rsidRPr="00184A3A">
        <w:rPr>
          <w:lang w:eastAsia="zh-CN"/>
        </w:rPr>
        <w:t>Scheme Name (ascending)</w:t>
      </w:r>
    </w:p>
    <w:p w14:paraId="26251E8D" w14:textId="77777777" w:rsidR="005D4776" w:rsidRPr="00184A3A" w:rsidRDefault="005D4776" w:rsidP="005D4776">
      <w:pPr>
        <w:spacing w:line="240" w:lineRule="auto"/>
        <w:rPr>
          <w:lang w:eastAsia="zh-CN"/>
        </w:rPr>
      </w:pPr>
    </w:p>
    <w:p w14:paraId="486C693B" w14:textId="77777777" w:rsidR="004421AB" w:rsidRDefault="004421AB">
      <w:pPr>
        <w:rPr>
          <w:lang w:eastAsia="zh-CN"/>
        </w:rPr>
      </w:pPr>
      <w:r>
        <w:rPr>
          <w:lang w:eastAsia="zh-CN"/>
        </w:rPr>
        <w:br w:type="page"/>
      </w:r>
    </w:p>
    <w:p w14:paraId="7911D1A0" w14:textId="692841AD" w:rsidR="005D4776" w:rsidRPr="00184A3A" w:rsidRDefault="005D4776" w:rsidP="0005458D">
      <w:pPr>
        <w:pStyle w:val="ListParagraph"/>
        <w:numPr>
          <w:ilvl w:val="0"/>
          <w:numId w:val="18"/>
        </w:numPr>
        <w:spacing w:line="240" w:lineRule="auto"/>
        <w:rPr>
          <w:lang w:eastAsia="zh-CN"/>
        </w:rPr>
      </w:pPr>
      <w:r w:rsidRPr="00184A3A">
        <w:rPr>
          <w:lang w:eastAsia="zh-CN"/>
        </w:rPr>
        <w:lastRenderedPageBreak/>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70"/>
        <w:gridCol w:w="1440"/>
        <w:gridCol w:w="2363"/>
      </w:tblGrid>
      <w:tr w:rsidR="005D4776" w:rsidRPr="00184A3A" w14:paraId="3BFDE522" w14:textId="77777777" w:rsidTr="004421AB">
        <w:trPr>
          <w:trHeight w:val="539"/>
        </w:trPr>
        <w:tc>
          <w:tcPr>
            <w:tcW w:w="1553" w:type="dxa"/>
            <w:shd w:val="clear" w:color="auto" w:fill="C6D9F1"/>
            <w:vAlign w:val="center"/>
          </w:tcPr>
          <w:p w14:paraId="3BA3CF20" w14:textId="77777777" w:rsidR="005D4776" w:rsidRPr="00184A3A" w:rsidRDefault="005D4776" w:rsidP="004421AB">
            <w:pPr>
              <w:spacing w:after="0"/>
              <w:rPr>
                <w:b/>
              </w:rPr>
            </w:pPr>
            <w:r w:rsidRPr="00184A3A">
              <w:rPr>
                <w:b/>
              </w:rPr>
              <w:t>Field</w:t>
            </w:r>
          </w:p>
        </w:tc>
        <w:tc>
          <w:tcPr>
            <w:tcW w:w="1260" w:type="dxa"/>
            <w:shd w:val="clear" w:color="auto" w:fill="C6D9F1"/>
            <w:vAlign w:val="center"/>
          </w:tcPr>
          <w:p w14:paraId="164DDCF6" w14:textId="77777777" w:rsidR="005D4776" w:rsidRPr="00184A3A" w:rsidRDefault="005D4776" w:rsidP="004421AB">
            <w:pPr>
              <w:spacing w:after="0"/>
              <w:rPr>
                <w:b/>
              </w:rPr>
            </w:pPr>
            <w:r w:rsidRPr="00184A3A">
              <w:rPr>
                <w:b/>
              </w:rPr>
              <w:t>Object Type</w:t>
            </w:r>
          </w:p>
        </w:tc>
        <w:tc>
          <w:tcPr>
            <w:tcW w:w="1170" w:type="dxa"/>
            <w:shd w:val="clear" w:color="auto" w:fill="C6D9F1"/>
            <w:vAlign w:val="center"/>
          </w:tcPr>
          <w:p w14:paraId="44229725" w14:textId="77777777" w:rsidR="005D4776" w:rsidRPr="00184A3A" w:rsidRDefault="005D4776" w:rsidP="004421AB">
            <w:pPr>
              <w:spacing w:after="0"/>
              <w:rPr>
                <w:b/>
              </w:rPr>
            </w:pPr>
            <w:r w:rsidRPr="00184A3A">
              <w:rPr>
                <w:b/>
              </w:rPr>
              <w:t>Default Value</w:t>
            </w:r>
          </w:p>
        </w:tc>
        <w:tc>
          <w:tcPr>
            <w:tcW w:w="1237" w:type="dxa"/>
            <w:shd w:val="clear" w:color="auto" w:fill="C6D9F1"/>
            <w:vAlign w:val="center"/>
          </w:tcPr>
          <w:p w14:paraId="7E0D2EBE" w14:textId="77777777" w:rsidR="005D4776" w:rsidRPr="00184A3A" w:rsidRDefault="005D4776" w:rsidP="00D323B0">
            <w:pPr>
              <w:spacing w:after="0"/>
              <w:jc w:val="center"/>
              <w:rPr>
                <w:b/>
              </w:rPr>
            </w:pPr>
            <w:r w:rsidRPr="00184A3A">
              <w:rPr>
                <w:b/>
              </w:rPr>
              <w:t>Mandatory (M/O/C)</w:t>
            </w:r>
          </w:p>
        </w:tc>
        <w:tc>
          <w:tcPr>
            <w:tcW w:w="1170" w:type="dxa"/>
            <w:shd w:val="clear" w:color="auto" w:fill="C6D9F1"/>
            <w:vAlign w:val="center"/>
          </w:tcPr>
          <w:p w14:paraId="5AC73A17" w14:textId="77777777" w:rsidR="005D4776" w:rsidRPr="00184A3A" w:rsidRDefault="005D4776" w:rsidP="004421AB">
            <w:pPr>
              <w:spacing w:after="0"/>
              <w:rPr>
                <w:b/>
              </w:rPr>
            </w:pPr>
            <w:r w:rsidRPr="00184A3A">
              <w:rPr>
                <w:b/>
              </w:rPr>
              <w:t>Format</w:t>
            </w:r>
          </w:p>
        </w:tc>
        <w:tc>
          <w:tcPr>
            <w:tcW w:w="1440" w:type="dxa"/>
            <w:shd w:val="clear" w:color="auto" w:fill="C6D9F1"/>
            <w:vAlign w:val="center"/>
          </w:tcPr>
          <w:p w14:paraId="280C62FE" w14:textId="77777777" w:rsidR="005D4776" w:rsidRPr="00184A3A" w:rsidRDefault="005D4776" w:rsidP="004421AB">
            <w:pPr>
              <w:spacing w:after="0"/>
              <w:rPr>
                <w:b/>
              </w:rPr>
            </w:pPr>
            <w:r w:rsidRPr="00184A3A">
              <w:rPr>
                <w:b/>
              </w:rPr>
              <w:t>Action / Event / Response</w:t>
            </w:r>
          </w:p>
        </w:tc>
        <w:tc>
          <w:tcPr>
            <w:tcW w:w="2363" w:type="dxa"/>
            <w:shd w:val="clear" w:color="auto" w:fill="C6D9F1"/>
            <w:vAlign w:val="center"/>
          </w:tcPr>
          <w:p w14:paraId="7E3E6D8E" w14:textId="77777777" w:rsidR="005D4776" w:rsidRPr="00184A3A" w:rsidRDefault="005D4776" w:rsidP="004421AB">
            <w:pPr>
              <w:spacing w:after="0"/>
              <w:rPr>
                <w:b/>
              </w:rPr>
            </w:pPr>
            <w:r w:rsidRPr="00184A3A">
              <w:rPr>
                <w:b/>
              </w:rPr>
              <w:t>Description</w:t>
            </w:r>
          </w:p>
        </w:tc>
      </w:tr>
      <w:tr w:rsidR="00586276" w:rsidRPr="00184A3A" w14:paraId="0191BB04" w14:textId="77777777" w:rsidTr="0057159E">
        <w:tc>
          <w:tcPr>
            <w:tcW w:w="10193" w:type="dxa"/>
            <w:gridSpan w:val="7"/>
            <w:shd w:val="clear" w:color="auto" w:fill="D9D9D9" w:themeFill="background1" w:themeFillShade="D9"/>
            <w:vAlign w:val="center"/>
          </w:tcPr>
          <w:p w14:paraId="3A704EF4" w14:textId="2C2BAFFB" w:rsidR="00586276" w:rsidRPr="00184A3A" w:rsidRDefault="00586276" w:rsidP="00D323B0">
            <w:pPr>
              <w:spacing w:after="0"/>
              <w:jc w:val="center"/>
              <w:rPr>
                <w:b/>
              </w:rPr>
            </w:pPr>
            <w:r>
              <w:rPr>
                <w:b/>
              </w:rPr>
              <w:t>Search Criteria</w:t>
            </w:r>
          </w:p>
        </w:tc>
      </w:tr>
      <w:tr w:rsidR="00586276" w:rsidRPr="00184A3A" w14:paraId="0A404034" w14:textId="77777777" w:rsidTr="00D323B0">
        <w:tc>
          <w:tcPr>
            <w:tcW w:w="1553" w:type="dxa"/>
            <w:shd w:val="clear" w:color="auto" w:fill="FFFFFF" w:themeFill="background1"/>
          </w:tcPr>
          <w:p w14:paraId="5B3ECE2A" w14:textId="59378A30" w:rsidR="00586276" w:rsidRPr="00184A3A" w:rsidRDefault="00586276" w:rsidP="004421AB">
            <w:pPr>
              <w:spacing w:after="0"/>
              <w:rPr>
                <w:b/>
              </w:rPr>
            </w:pPr>
            <w:r>
              <w:rPr>
                <w:b/>
              </w:rPr>
              <w:t>Scheme Name</w:t>
            </w:r>
          </w:p>
        </w:tc>
        <w:tc>
          <w:tcPr>
            <w:tcW w:w="1260" w:type="dxa"/>
            <w:shd w:val="clear" w:color="auto" w:fill="FFFFFF" w:themeFill="background1"/>
          </w:tcPr>
          <w:p w14:paraId="13781480" w14:textId="08A49F73" w:rsidR="00586276" w:rsidRPr="0057159E" w:rsidRDefault="00586276" w:rsidP="004421AB">
            <w:pPr>
              <w:spacing w:after="0"/>
            </w:pPr>
            <w:r w:rsidRPr="0057159E">
              <w:t>Text box</w:t>
            </w:r>
          </w:p>
        </w:tc>
        <w:tc>
          <w:tcPr>
            <w:tcW w:w="1170" w:type="dxa"/>
            <w:shd w:val="clear" w:color="auto" w:fill="FFFFFF" w:themeFill="background1"/>
          </w:tcPr>
          <w:p w14:paraId="00B733EB" w14:textId="69533A67" w:rsidR="00586276" w:rsidRPr="0057159E" w:rsidRDefault="00586276" w:rsidP="004421AB">
            <w:pPr>
              <w:spacing w:after="0"/>
            </w:pPr>
            <w:r>
              <w:t>Blank</w:t>
            </w:r>
          </w:p>
        </w:tc>
        <w:tc>
          <w:tcPr>
            <w:tcW w:w="1237" w:type="dxa"/>
            <w:shd w:val="clear" w:color="auto" w:fill="FFFFFF" w:themeFill="background1"/>
          </w:tcPr>
          <w:p w14:paraId="0F4F6171" w14:textId="29A1FE31" w:rsidR="00586276" w:rsidRPr="0057159E" w:rsidRDefault="00586276" w:rsidP="00D323B0">
            <w:pPr>
              <w:spacing w:after="0"/>
              <w:jc w:val="center"/>
            </w:pPr>
            <w:r>
              <w:t>O</w:t>
            </w:r>
          </w:p>
        </w:tc>
        <w:tc>
          <w:tcPr>
            <w:tcW w:w="1170" w:type="dxa"/>
            <w:shd w:val="clear" w:color="auto" w:fill="FFFFFF" w:themeFill="background1"/>
          </w:tcPr>
          <w:p w14:paraId="7359DFD3" w14:textId="06AF50C0" w:rsidR="00586276" w:rsidRPr="0057159E" w:rsidRDefault="00586276" w:rsidP="004421AB">
            <w:pPr>
              <w:spacing w:after="0"/>
            </w:pPr>
            <w:r>
              <w:t>A(100)</w:t>
            </w:r>
          </w:p>
        </w:tc>
        <w:tc>
          <w:tcPr>
            <w:tcW w:w="1440" w:type="dxa"/>
            <w:shd w:val="clear" w:color="auto" w:fill="FFFFFF" w:themeFill="background1"/>
          </w:tcPr>
          <w:p w14:paraId="59EC9AB3" w14:textId="797E83CB" w:rsidR="00586276" w:rsidRPr="0057159E" w:rsidRDefault="007E421E" w:rsidP="004421AB">
            <w:pPr>
              <w:spacing w:after="0"/>
            </w:pPr>
            <w:r>
              <w:t>-</w:t>
            </w:r>
          </w:p>
        </w:tc>
        <w:tc>
          <w:tcPr>
            <w:tcW w:w="2363" w:type="dxa"/>
            <w:shd w:val="clear" w:color="auto" w:fill="FFFFFF" w:themeFill="background1"/>
          </w:tcPr>
          <w:p w14:paraId="64F79C9E" w14:textId="2F4EC48A" w:rsidR="00586276" w:rsidRPr="0057159E" w:rsidRDefault="00586276" w:rsidP="004421AB">
            <w:pPr>
              <w:spacing w:after="0"/>
            </w:pPr>
            <w:r>
              <w:t>Scheme name</w:t>
            </w:r>
          </w:p>
        </w:tc>
      </w:tr>
      <w:tr w:rsidR="007E421E" w:rsidRPr="00184A3A" w14:paraId="32077233" w14:textId="77777777" w:rsidTr="00D323B0">
        <w:tc>
          <w:tcPr>
            <w:tcW w:w="1553" w:type="dxa"/>
            <w:shd w:val="clear" w:color="auto" w:fill="FFFFFF" w:themeFill="background1"/>
          </w:tcPr>
          <w:p w14:paraId="276F4AC1" w14:textId="588FB7AF" w:rsidR="007E421E" w:rsidRDefault="007E421E" w:rsidP="004421AB">
            <w:pPr>
              <w:spacing w:after="0"/>
              <w:rPr>
                <w:b/>
              </w:rPr>
            </w:pPr>
            <w:r>
              <w:rPr>
                <w:b/>
              </w:rPr>
              <w:t>Direction</w:t>
            </w:r>
          </w:p>
        </w:tc>
        <w:tc>
          <w:tcPr>
            <w:tcW w:w="1260" w:type="dxa"/>
            <w:shd w:val="clear" w:color="auto" w:fill="FFFFFF" w:themeFill="background1"/>
          </w:tcPr>
          <w:p w14:paraId="73939D62" w14:textId="7735B7DC" w:rsidR="007E421E" w:rsidRPr="0057159E" w:rsidRDefault="007E421E" w:rsidP="004421AB">
            <w:pPr>
              <w:spacing w:after="0"/>
            </w:pPr>
            <w:r>
              <w:t>Dropdown box</w:t>
            </w:r>
          </w:p>
        </w:tc>
        <w:tc>
          <w:tcPr>
            <w:tcW w:w="1170" w:type="dxa"/>
            <w:shd w:val="clear" w:color="auto" w:fill="FFFFFF" w:themeFill="background1"/>
          </w:tcPr>
          <w:p w14:paraId="0109BF8D" w14:textId="0C69C211" w:rsidR="007E421E" w:rsidRPr="0057159E" w:rsidRDefault="007E421E" w:rsidP="004421AB">
            <w:pPr>
              <w:spacing w:after="0"/>
            </w:pPr>
            <w:r>
              <w:t>Blank</w:t>
            </w:r>
          </w:p>
        </w:tc>
        <w:tc>
          <w:tcPr>
            <w:tcW w:w="1237" w:type="dxa"/>
            <w:shd w:val="clear" w:color="auto" w:fill="FFFFFF" w:themeFill="background1"/>
          </w:tcPr>
          <w:p w14:paraId="6E063CF1" w14:textId="39E0B278" w:rsidR="007E421E" w:rsidRPr="0057159E" w:rsidRDefault="007E421E" w:rsidP="00D323B0">
            <w:pPr>
              <w:spacing w:after="0"/>
              <w:jc w:val="center"/>
            </w:pPr>
            <w:r>
              <w:t>O</w:t>
            </w:r>
          </w:p>
        </w:tc>
        <w:tc>
          <w:tcPr>
            <w:tcW w:w="1170" w:type="dxa"/>
            <w:shd w:val="clear" w:color="auto" w:fill="FFFFFF" w:themeFill="background1"/>
          </w:tcPr>
          <w:p w14:paraId="005CD6A7" w14:textId="1FED6DA5" w:rsidR="007E421E" w:rsidRPr="0057159E" w:rsidRDefault="007E421E" w:rsidP="004421AB">
            <w:pPr>
              <w:spacing w:after="0"/>
            </w:pPr>
            <w:r>
              <w:t>A(40)</w:t>
            </w:r>
          </w:p>
        </w:tc>
        <w:tc>
          <w:tcPr>
            <w:tcW w:w="1440" w:type="dxa"/>
            <w:shd w:val="clear" w:color="auto" w:fill="FFFFFF" w:themeFill="background1"/>
          </w:tcPr>
          <w:p w14:paraId="04A36F4E" w14:textId="5A91ECE1" w:rsidR="007E421E" w:rsidRPr="0057159E" w:rsidRDefault="007E421E" w:rsidP="004421AB">
            <w:pPr>
              <w:spacing w:after="0"/>
            </w:pPr>
            <w:r>
              <w:t>-</w:t>
            </w:r>
          </w:p>
        </w:tc>
        <w:tc>
          <w:tcPr>
            <w:tcW w:w="2363" w:type="dxa"/>
            <w:shd w:val="clear" w:color="auto" w:fill="FFFFFF" w:themeFill="background1"/>
          </w:tcPr>
          <w:p w14:paraId="1E68E67D" w14:textId="77777777" w:rsidR="007E421E" w:rsidRDefault="007E421E" w:rsidP="004421AB">
            <w:pPr>
              <w:spacing w:after="0"/>
            </w:pPr>
            <w:r>
              <w:t>Options</w:t>
            </w:r>
          </w:p>
          <w:p w14:paraId="09069B22" w14:textId="55D78F14" w:rsidR="007E421E" w:rsidRDefault="007E421E" w:rsidP="004421AB">
            <w:pPr>
              <w:spacing w:after="0"/>
            </w:pPr>
            <w:r>
              <w:t>- STG_TO_EDW</w:t>
            </w:r>
          </w:p>
          <w:p w14:paraId="445BCEF2" w14:textId="4998E894" w:rsidR="007E421E" w:rsidRDefault="007E421E" w:rsidP="004421AB">
            <w:pPr>
              <w:spacing w:after="0"/>
            </w:pPr>
            <w:r>
              <w:t>- POS_TO_STG</w:t>
            </w:r>
          </w:p>
          <w:p w14:paraId="0CF1C461" w14:textId="7F2F54DD" w:rsidR="007E421E" w:rsidRPr="0057159E" w:rsidRDefault="007E421E" w:rsidP="004421AB">
            <w:pPr>
              <w:spacing w:after="0"/>
            </w:pPr>
            <w:r>
              <w:t>- STG_TO_POS</w:t>
            </w:r>
          </w:p>
        </w:tc>
      </w:tr>
      <w:tr w:rsidR="007E421E" w:rsidRPr="00184A3A" w14:paraId="780183DC" w14:textId="77777777" w:rsidTr="00D323B0">
        <w:tc>
          <w:tcPr>
            <w:tcW w:w="1553" w:type="dxa"/>
            <w:shd w:val="clear" w:color="auto" w:fill="FFFFFF" w:themeFill="background1"/>
          </w:tcPr>
          <w:p w14:paraId="16415BFF" w14:textId="1EE2AF9A" w:rsidR="007E421E" w:rsidRDefault="007E421E" w:rsidP="004421AB">
            <w:pPr>
              <w:spacing w:after="0"/>
              <w:rPr>
                <w:b/>
              </w:rPr>
            </w:pPr>
            <w:r>
              <w:rPr>
                <w:b/>
              </w:rPr>
              <w:t>Start Time From</w:t>
            </w:r>
          </w:p>
        </w:tc>
        <w:tc>
          <w:tcPr>
            <w:tcW w:w="1260" w:type="dxa"/>
            <w:shd w:val="clear" w:color="auto" w:fill="FFFFFF" w:themeFill="background1"/>
          </w:tcPr>
          <w:p w14:paraId="647304A6" w14:textId="66789CA6" w:rsidR="007E421E" w:rsidRPr="0057159E" w:rsidRDefault="007E421E" w:rsidP="004421AB">
            <w:pPr>
              <w:spacing w:after="0"/>
            </w:pPr>
            <w:r w:rsidRPr="00732732">
              <w:rPr>
                <w:rFonts w:eastAsia="Microsoft YaHei" w:cs="Microsoft YaHei"/>
              </w:rPr>
              <w:t>Time picker</w:t>
            </w:r>
          </w:p>
        </w:tc>
        <w:tc>
          <w:tcPr>
            <w:tcW w:w="1170" w:type="dxa"/>
            <w:shd w:val="clear" w:color="auto" w:fill="FFFFFF" w:themeFill="background1"/>
          </w:tcPr>
          <w:p w14:paraId="2B864B4B" w14:textId="5046C065" w:rsidR="007E421E" w:rsidRPr="0057159E" w:rsidRDefault="007E421E" w:rsidP="004421AB">
            <w:pPr>
              <w:spacing w:after="0"/>
            </w:pPr>
            <w:r>
              <w:t>Blank</w:t>
            </w:r>
          </w:p>
        </w:tc>
        <w:tc>
          <w:tcPr>
            <w:tcW w:w="1237" w:type="dxa"/>
            <w:shd w:val="clear" w:color="auto" w:fill="FFFFFF" w:themeFill="background1"/>
          </w:tcPr>
          <w:p w14:paraId="5A0340CE" w14:textId="7C2B7E3B" w:rsidR="007E421E" w:rsidRPr="0057159E" w:rsidRDefault="007E421E" w:rsidP="00D323B0">
            <w:pPr>
              <w:spacing w:after="0"/>
              <w:jc w:val="center"/>
            </w:pPr>
            <w:r>
              <w:t>O</w:t>
            </w:r>
          </w:p>
        </w:tc>
        <w:tc>
          <w:tcPr>
            <w:tcW w:w="1170" w:type="dxa"/>
            <w:shd w:val="clear" w:color="auto" w:fill="FFFFFF" w:themeFill="background1"/>
          </w:tcPr>
          <w:p w14:paraId="49DA0064" w14:textId="238B8331" w:rsidR="007E421E" w:rsidRPr="0057159E" w:rsidRDefault="007E421E" w:rsidP="004421AB">
            <w:pPr>
              <w:spacing w:after="0"/>
            </w:pPr>
            <w:r w:rsidRPr="00E731CC">
              <w:t>Time – hh24:mi:ss</w:t>
            </w:r>
          </w:p>
        </w:tc>
        <w:tc>
          <w:tcPr>
            <w:tcW w:w="1440" w:type="dxa"/>
            <w:shd w:val="clear" w:color="auto" w:fill="FFFFFF" w:themeFill="background1"/>
          </w:tcPr>
          <w:p w14:paraId="4B4DE933" w14:textId="2B395239" w:rsidR="007E421E" w:rsidRPr="0057159E" w:rsidRDefault="007E421E" w:rsidP="004421AB">
            <w:pPr>
              <w:spacing w:after="0"/>
            </w:pPr>
            <w:r>
              <w:t>-</w:t>
            </w:r>
          </w:p>
        </w:tc>
        <w:tc>
          <w:tcPr>
            <w:tcW w:w="2363" w:type="dxa"/>
            <w:shd w:val="clear" w:color="auto" w:fill="FFFFFF" w:themeFill="background1"/>
          </w:tcPr>
          <w:p w14:paraId="06F82073" w14:textId="237CDB90" w:rsidR="007E421E" w:rsidRPr="0057159E" w:rsidRDefault="007E421E" w:rsidP="004421AB">
            <w:pPr>
              <w:spacing w:after="0"/>
            </w:pPr>
            <w:r>
              <w:t>Lower range filter of start time</w:t>
            </w:r>
          </w:p>
        </w:tc>
      </w:tr>
      <w:tr w:rsidR="007E421E" w:rsidRPr="00184A3A" w14:paraId="7B69A4C2" w14:textId="77777777" w:rsidTr="00D323B0">
        <w:tc>
          <w:tcPr>
            <w:tcW w:w="1553" w:type="dxa"/>
            <w:shd w:val="clear" w:color="auto" w:fill="FFFFFF" w:themeFill="background1"/>
          </w:tcPr>
          <w:p w14:paraId="2BE50640" w14:textId="79775A91" w:rsidR="007E421E" w:rsidRDefault="007E421E" w:rsidP="004421AB">
            <w:pPr>
              <w:spacing w:after="0"/>
              <w:rPr>
                <w:b/>
              </w:rPr>
            </w:pPr>
            <w:r>
              <w:rPr>
                <w:b/>
              </w:rPr>
              <w:t>Start Time To</w:t>
            </w:r>
          </w:p>
        </w:tc>
        <w:tc>
          <w:tcPr>
            <w:tcW w:w="1260" w:type="dxa"/>
            <w:shd w:val="clear" w:color="auto" w:fill="FFFFFF" w:themeFill="background1"/>
          </w:tcPr>
          <w:p w14:paraId="0C2D9128" w14:textId="510E89D8" w:rsidR="007E421E" w:rsidRPr="0057159E" w:rsidRDefault="007E421E" w:rsidP="004421AB">
            <w:pPr>
              <w:spacing w:after="0"/>
            </w:pPr>
            <w:r w:rsidRPr="00732732">
              <w:rPr>
                <w:rFonts w:eastAsia="Microsoft YaHei" w:cs="Microsoft YaHei"/>
              </w:rPr>
              <w:t>Time picker</w:t>
            </w:r>
          </w:p>
        </w:tc>
        <w:tc>
          <w:tcPr>
            <w:tcW w:w="1170" w:type="dxa"/>
            <w:shd w:val="clear" w:color="auto" w:fill="FFFFFF" w:themeFill="background1"/>
          </w:tcPr>
          <w:p w14:paraId="4B265F15" w14:textId="454FC1B3" w:rsidR="007E421E" w:rsidRPr="0057159E" w:rsidRDefault="007E421E" w:rsidP="004421AB">
            <w:pPr>
              <w:spacing w:after="0"/>
            </w:pPr>
            <w:r>
              <w:t>Blank</w:t>
            </w:r>
          </w:p>
        </w:tc>
        <w:tc>
          <w:tcPr>
            <w:tcW w:w="1237" w:type="dxa"/>
            <w:shd w:val="clear" w:color="auto" w:fill="FFFFFF" w:themeFill="background1"/>
          </w:tcPr>
          <w:p w14:paraId="1A1A8146" w14:textId="2B969911" w:rsidR="007E421E" w:rsidRPr="0057159E" w:rsidRDefault="007E421E" w:rsidP="00D323B0">
            <w:pPr>
              <w:spacing w:after="0"/>
              <w:jc w:val="center"/>
            </w:pPr>
            <w:r>
              <w:t>O</w:t>
            </w:r>
          </w:p>
        </w:tc>
        <w:tc>
          <w:tcPr>
            <w:tcW w:w="1170" w:type="dxa"/>
            <w:shd w:val="clear" w:color="auto" w:fill="FFFFFF" w:themeFill="background1"/>
          </w:tcPr>
          <w:p w14:paraId="05DE0957" w14:textId="3A34BF33" w:rsidR="007E421E" w:rsidRPr="0057159E" w:rsidRDefault="007E421E" w:rsidP="004421AB">
            <w:pPr>
              <w:spacing w:after="0"/>
            </w:pPr>
            <w:r w:rsidRPr="00E731CC">
              <w:t>Time – hh24:mi:ss</w:t>
            </w:r>
          </w:p>
        </w:tc>
        <w:tc>
          <w:tcPr>
            <w:tcW w:w="1440" w:type="dxa"/>
            <w:shd w:val="clear" w:color="auto" w:fill="FFFFFF" w:themeFill="background1"/>
          </w:tcPr>
          <w:p w14:paraId="3218F6D8" w14:textId="5114306B" w:rsidR="007E421E" w:rsidRPr="0057159E" w:rsidRDefault="007E421E" w:rsidP="004421AB">
            <w:pPr>
              <w:spacing w:after="0"/>
            </w:pPr>
            <w:r>
              <w:t>-</w:t>
            </w:r>
          </w:p>
        </w:tc>
        <w:tc>
          <w:tcPr>
            <w:tcW w:w="2363" w:type="dxa"/>
            <w:shd w:val="clear" w:color="auto" w:fill="FFFFFF" w:themeFill="background1"/>
          </w:tcPr>
          <w:p w14:paraId="02C284B4" w14:textId="12E1CF69" w:rsidR="007E421E" w:rsidRPr="0057159E" w:rsidRDefault="007E421E" w:rsidP="004421AB">
            <w:pPr>
              <w:spacing w:after="0"/>
            </w:pPr>
            <w:r>
              <w:t>Upper</w:t>
            </w:r>
            <w:r w:rsidRPr="00600B6E">
              <w:t xml:space="preserve"> range filter of start time</w:t>
            </w:r>
          </w:p>
        </w:tc>
      </w:tr>
      <w:tr w:rsidR="007E421E" w:rsidRPr="00184A3A" w14:paraId="3F06FA29" w14:textId="77777777" w:rsidTr="00D323B0">
        <w:tc>
          <w:tcPr>
            <w:tcW w:w="1553" w:type="dxa"/>
            <w:shd w:val="clear" w:color="auto" w:fill="FFFFFF" w:themeFill="background1"/>
          </w:tcPr>
          <w:p w14:paraId="04C99D11" w14:textId="4409EB68" w:rsidR="007E421E" w:rsidRDefault="007E421E" w:rsidP="004421AB">
            <w:pPr>
              <w:spacing w:after="0"/>
              <w:rPr>
                <w:b/>
              </w:rPr>
            </w:pPr>
            <w:r>
              <w:rPr>
                <w:b/>
              </w:rPr>
              <w:t>End Time From</w:t>
            </w:r>
          </w:p>
        </w:tc>
        <w:tc>
          <w:tcPr>
            <w:tcW w:w="1260" w:type="dxa"/>
            <w:shd w:val="clear" w:color="auto" w:fill="FFFFFF" w:themeFill="background1"/>
          </w:tcPr>
          <w:p w14:paraId="459B3DC9" w14:textId="5DF9EFED" w:rsidR="007E421E" w:rsidRPr="0057159E" w:rsidRDefault="007E421E" w:rsidP="004421AB">
            <w:pPr>
              <w:spacing w:after="0"/>
            </w:pPr>
            <w:r w:rsidRPr="00732732">
              <w:rPr>
                <w:rFonts w:eastAsia="Microsoft YaHei" w:cs="Microsoft YaHei"/>
              </w:rPr>
              <w:t>Time picker</w:t>
            </w:r>
          </w:p>
        </w:tc>
        <w:tc>
          <w:tcPr>
            <w:tcW w:w="1170" w:type="dxa"/>
            <w:shd w:val="clear" w:color="auto" w:fill="FFFFFF" w:themeFill="background1"/>
          </w:tcPr>
          <w:p w14:paraId="6F9E3317" w14:textId="1FC6D628" w:rsidR="007E421E" w:rsidRPr="0057159E" w:rsidRDefault="007E421E" w:rsidP="004421AB">
            <w:pPr>
              <w:spacing w:after="0"/>
            </w:pPr>
            <w:r>
              <w:t>Blank</w:t>
            </w:r>
          </w:p>
        </w:tc>
        <w:tc>
          <w:tcPr>
            <w:tcW w:w="1237" w:type="dxa"/>
            <w:shd w:val="clear" w:color="auto" w:fill="FFFFFF" w:themeFill="background1"/>
          </w:tcPr>
          <w:p w14:paraId="231AE8DA" w14:textId="4B7AEFED" w:rsidR="007E421E" w:rsidRPr="0057159E" w:rsidRDefault="007E421E" w:rsidP="00D323B0">
            <w:pPr>
              <w:spacing w:after="0"/>
              <w:jc w:val="center"/>
            </w:pPr>
            <w:r>
              <w:t>O</w:t>
            </w:r>
          </w:p>
        </w:tc>
        <w:tc>
          <w:tcPr>
            <w:tcW w:w="1170" w:type="dxa"/>
            <w:shd w:val="clear" w:color="auto" w:fill="FFFFFF" w:themeFill="background1"/>
          </w:tcPr>
          <w:p w14:paraId="5A63B176" w14:textId="1497DD8C" w:rsidR="007E421E" w:rsidRPr="0057159E" w:rsidRDefault="007E421E" w:rsidP="004421AB">
            <w:pPr>
              <w:spacing w:after="0"/>
            </w:pPr>
            <w:r w:rsidRPr="00E731CC">
              <w:t>Time – hh24:mi:ss</w:t>
            </w:r>
          </w:p>
        </w:tc>
        <w:tc>
          <w:tcPr>
            <w:tcW w:w="1440" w:type="dxa"/>
            <w:shd w:val="clear" w:color="auto" w:fill="FFFFFF" w:themeFill="background1"/>
          </w:tcPr>
          <w:p w14:paraId="3D9BD389" w14:textId="0E925F4D" w:rsidR="007E421E" w:rsidRPr="0057159E" w:rsidRDefault="007E421E" w:rsidP="004421AB">
            <w:pPr>
              <w:spacing w:after="0"/>
            </w:pPr>
            <w:r>
              <w:t>-</w:t>
            </w:r>
          </w:p>
        </w:tc>
        <w:tc>
          <w:tcPr>
            <w:tcW w:w="2363" w:type="dxa"/>
            <w:shd w:val="clear" w:color="auto" w:fill="FFFFFF" w:themeFill="background1"/>
          </w:tcPr>
          <w:p w14:paraId="1E0EF62E" w14:textId="6F441714" w:rsidR="007E421E" w:rsidRPr="0057159E" w:rsidRDefault="007E421E" w:rsidP="004421AB">
            <w:pPr>
              <w:spacing w:after="0"/>
            </w:pPr>
            <w:r>
              <w:t>Lower range filter of end time</w:t>
            </w:r>
          </w:p>
        </w:tc>
      </w:tr>
      <w:tr w:rsidR="007E421E" w:rsidRPr="00184A3A" w14:paraId="732DEDD5" w14:textId="77777777" w:rsidTr="00D323B0">
        <w:tc>
          <w:tcPr>
            <w:tcW w:w="1553" w:type="dxa"/>
            <w:shd w:val="clear" w:color="auto" w:fill="FFFFFF" w:themeFill="background1"/>
          </w:tcPr>
          <w:p w14:paraId="630FABE5" w14:textId="4B98C554" w:rsidR="007E421E" w:rsidRDefault="007E421E" w:rsidP="004421AB">
            <w:pPr>
              <w:spacing w:after="0"/>
              <w:rPr>
                <w:b/>
              </w:rPr>
            </w:pPr>
            <w:r>
              <w:rPr>
                <w:b/>
              </w:rPr>
              <w:t>End Time To</w:t>
            </w:r>
          </w:p>
        </w:tc>
        <w:tc>
          <w:tcPr>
            <w:tcW w:w="1260" w:type="dxa"/>
            <w:shd w:val="clear" w:color="auto" w:fill="FFFFFF" w:themeFill="background1"/>
          </w:tcPr>
          <w:p w14:paraId="6B425F4F" w14:textId="176ACD83" w:rsidR="007E421E" w:rsidRPr="0057159E" w:rsidRDefault="007E421E" w:rsidP="004421AB">
            <w:pPr>
              <w:spacing w:after="0"/>
            </w:pPr>
            <w:r w:rsidRPr="0057159E">
              <w:rPr>
                <w:rFonts w:eastAsia="Microsoft YaHei" w:cs="Microsoft YaHei"/>
              </w:rPr>
              <w:t>Time picker</w:t>
            </w:r>
          </w:p>
        </w:tc>
        <w:tc>
          <w:tcPr>
            <w:tcW w:w="1170" w:type="dxa"/>
            <w:shd w:val="clear" w:color="auto" w:fill="FFFFFF" w:themeFill="background1"/>
          </w:tcPr>
          <w:p w14:paraId="6C4F41D9" w14:textId="2A12861D" w:rsidR="007E421E" w:rsidRPr="0057159E" w:rsidRDefault="007E421E" w:rsidP="004421AB">
            <w:pPr>
              <w:spacing w:after="0"/>
            </w:pPr>
            <w:r>
              <w:t>Blank</w:t>
            </w:r>
          </w:p>
        </w:tc>
        <w:tc>
          <w:tcPr>
            <w:tcW w:w="1237" w:type="dxa"/>
            <w:shd w:val="clear" w:color="auto" w:fill="FFFFFF" w:themeFill="background1"/>
          </w:tcPr>
          <w:p w14:paraId="379E0E41" w14:textId="46532D44" w:rsidR="007E421E" w:rsidRPr="0057159E" w:rsidRDefault="007E421E" w:rsidP="00D323B0">
            <w:pPr>
              <w:spacing w:after="0"/>
              <w:jc w:val="center"/>
            </w:pPr>
            <w:r>
              <w:t>O</w:t>
            </w:r>
          </w:p>
        </w:tc>
        <w:tc>
          <w:tcPr>
            <w:tcW w:w="1170" w:type="dxa"/>
            <w:shd w:val="clear" w:color="auto" w:fill="FFFFFF" w:themeFill="background1"/>
          </w:tcPr>
          <w:p w14:paraId="4595A729" w14:textId="211B0B6B" w:rsidR="007E421E" w:rsidRPr="0057159E" w:rsidRDefault="007E421E" w:rsidP="004421AB">
            <w:pPr>
              <w:spacing w:after="0"/>
            </w:pPr>
            <w:r w:rsidRPr="00E731CC">
              <w:t>Time – hh24:mi:ss</w:t>
            </w:r>
          </w:p>
        </w:tc>
        <w:tc>
          <w:tcPr>
            <w:tcW w:w="1440" w:type="dxa"/>
            <w:shd w:val="clear" w:color="auto" w:fill="FFFFFF" w:themeFill="background1"/>
          </w:tcPr>
          <w:p w14:paraId="193A97AE" w14:textId="205ECC11" w:rsidR="007E421E" w:rsidRPr="0057159E" w:rsidRDefault="007E421E" w:rsidP="004421AB">
            <w:pPr>
              <w:spacing w:after="0"/>
            </w:pPr>
            <w:r>
              <w:t>-</w:t>
            </w:r>
          </w:p>
        </w:tc>
        <w:tc>
          <w:tcPr>
            <w:tcW w:w="2363" w:type="dxa"/>
            <w:shd w:val="clear" w:color="auto" w:fill="FFFFFF" w:themeFill="background1"/>
          </w:tcPr>
          <w:p w14:paraId="77D9A222" w14:textId="687F578E" w:rsidR="007E421E" w:rsidRPr="0057159E" w:rsidRDefault="007E421E" w:rsidP="004421AB">
            <w:pPr>
              <w:spacing w:after="0"/>
            </w:pPr>
            <w:r>
              <w:t>Upper</w:t>
            </w:r>
            <w:r w:rsidRPr="00600B6E">
              <w:t xml:space="preserve"> range filter of </w:t>
            </w:r>
            <w:r>
              <w:t>end</w:t>
            </w:r>
            <w:r w:rsidRPr="00600B6E">
              <w:t xml:space="preserve"> time</w:t>
            </w:r>
          </w:p>
        </w:tc>
      </w:tr>
      <w:tr w:rsidR="007E421E" w:rsidRPr="00184A3A" w14:paraId="5583846E" w14:textId="77777777" w:rsidTr="00D323B0">
        <w:tc>
          <w:tcPr>
            <w:tcW w:w="1553" w:type="dxa"/>
            <w:shd w:val="clear" w:color="auto" w:fill="FFFFFF" w:themeFill="background1"/>
          </w:tcPr>
          <w:p w14:paraId="1BE6783F" w14:textId="7AF5CCD3" w:rsidR="007E421E" w:rsidRDefault="007E421E" w:rsidP="004421AB">
            <w:pPr>
              <w:spacing w:after="0"/>
              <w:rPr>
                <w:b/>
              </w:rPr>
            </w:pPr>
            <w:r>
              <w:rPr>
                <w:b/>
              </w:rPr>
              <w:t>Enable</w:t>
            </w:r>
          </w:p>
        </w:tc>
        <w:tc>
          <w:tcPr>
            <w:tcW w:w="1260" w:type="dxa"/>
            <w:shd w:val="clear" w:color="auto" w:fill="FFFFFF" w:themeFill="background1"/>
          </w:tcPr>
          <w:p w14:paraId="739FBFCE" w14:textId="216A8FBE" w:rsidR="007E421E" w:rsidRPr="00586276" w:rsidRDefault="007E421E" w:rsidP="004421AB">
            <w:pPr>
              <w:spacing w:after="0"/>
              <w:rPr>
                <w:rFonts w:eastAsia="Microsoft YaHei" w:cs="Microsoft YaHei"/>
              </w:rPr>
            </w:pPr>
            <w:r>
              <w:rPr>
                <w:rFonts w:eastAsia="Microsoft YaHei" w:cs="Microsoft YaHei"/>
              </w:rPr>
              <w:t>Dropdown box</w:t>
            </w:r>
          </w:p>
        </w:tc>
        <w:tc>
          <w:tcPr>
            <w:tcW w:w="1170" w:type="dxa"/>
            <w:shd w:val="clear" w:color="auto" w:fill="FFFFFF" w:themeFill="background1"/>
          </w:tcPr>
          <w:p w14:paraId="528E4782" w14:textId="23AFC840" w:rsidR="007E421E" w:rsidRPr="00586276" w:rsidRDefault="007E421E" w:rsidP="004421AB">
            <w:pPr>
              <w:spacing w:after="0"/>
            </w:pPr>
            <w:r>
              <w:t>Blank</w:t>
            </w:r>
          </w:p>
        </w:tc>
        <w:tc>
          <w:tcPr>
            <w:tcW w:w="1237" w:type="dxa"/>
            <w:shd w:val="clear" w:color="auto" w:fill="FFFFFF" w:themeFill="background1"/>
          </w:tcPr>
          <w:p w14:paraId="375A21DD" w14:textId="7FFC5F31" w:rsidR="007E421E" w:rsidRPr="00586276" w:rsidRDefault="007E421E" w:rsidP="00D323B0">
            <w:pPr>
              <w:spacing w:after="0"/>
              <w:jc w:val="center"/>
            </w:pPr>
            <w:r>
              <w:t>O</w:t>
            </w:r>
          </w:p>
        </w:tc>
        <w:tc>
          <w:tcPr>
            <w:tcW w:w="1170" w:type="dxa"/>
            <w:shd w:val="clear" w:color="auto" w:fill="FFFFFF" w:themeFill="background1"/>
          </w:tcPr>
          <w:p w14:paraId="17D1FABF" w14:textId="25F00B1A" w:rsidR="007E421E" w:rsidRPr="00586276" w:rsidRDefault="007E421E" w:rsidP="004421AB">
            <w:pPr>
              <w:spacing w:after="0"/>
            </w:pPr>
            <w:r>
              <w:t>A(1)</w:t>
            </w:r>
          </w:p>
        </w:tc>
        <w:tc>
          <w:tcPr>
            <w:tcW w:w="1440" w:type="dxa"/>
            <w:shd w:val="clear" w:color="auto" w:fill="FFFFFF" w:themeFill="background1"/>
          </w:tcPr>
          <w:p w14:paraId="6D8D3498" w14:textId="6FC75967" w:rsidR="007E421E" w:rsidRPr="00586276" w:rsidRDefault="007E421E" w:rsidP="004421AB">
            <w:pPr>
              <w:spacing w:after="0"/>
            </w:pPr>
            <w:r>
              <w:t>-</w:t>
            </w:r>
          </w:p>
        </w:tc>
        <w:tc>
          <w:tcPr>
            <w:tcW w:w="2363" w:type="dxa"/>
            <w:shd w:val="clear" w:color="auto" w:fill="FFFFFF" w:themeFill="background1"/>
          </w:tcPr>
          <w:p w14:paraId="1616498D" w14:textId="253C8938" w:rsidR="007E421E" w:rsidRDefault="007E421E" w:rsidP="004421AB">
            <w:pPr>
              <w:spacing w:after="0"/>
            </w:pPr>
            <w:r>
              <w:t>Options</w:t>
            </w:r>
          </w:p>
          <w:p w14:paraId="38EF78ED" w14:textId="7B164AF0" w:rsidR="007E421E" w:rsidRDefault="007E421E" w:rsidP="004421AB">
            <w:pPr>
              <w:spacing w:after="0"/>
            </w:pPr>
            <w:r>
              <w:t>- Y</w:t>
            </w:r>
            <w:r w:rsidR="00BD1F49">
              <w:t>es</w:t>
            </w:r>
            <w:r>
              <w:t xml:space="preserve"> </w:t>
            </w:r>
          </w:p>
          <w:p w14:paraId="5D27A8CC" w14:textId="2145CA42" w:rsidR="007E421E" w:rsidRPr="00586276" w:rsidRDefault="007E421E" w:rsidP="004421AB">
            <w:pPr>
              <w:spacing w:after="0"/>
            </w:pPr>
            <w:r>
              <w:t>- N</w:t>
            </w:r>
            <w:r w:rsidR="00BD1F49">
              <w:t>o</w:t>
            </w:r>
          </w:p>
        </w:tc>
      </w:tr>
      <w:tr w:rsidR="00586276" w:rsidRPr="00184A3A" w14:paraId="20B543AD" w14:textId="77777777" w:rsidTr="00D323B0">
        <w:tc>
          <w:tcPr>
            <w:tcW w:w="10193" w:type="dxa"/>
            <w:gridSpan w:val="7"/>
            <w:shd w:val="clear" w:color="auto" w:fill="D9D9D9" w:themeFill="background1" w:themeFillShade="D9"/>
          </w:tcPr>
          <w:p w14:paraId="0ED872B5" w14:textId="689822F0" w:rsidR="00586276" w:rsidRPr="00184A3A" w:rsidRDefault="00586276" w:rsidP="00D323B0">
            <w:pPr>
              <w:spacing w:after="0"/>
              <w:jc w:val="center"/>
              <w:rPr>
                <w:b/>
              </w:rPr>
            </w:pPr>
            <w:r>
              <w:rPr>
                <w:b/>
              </w:rPr>
              <w:t>Data Table</w:t>
            </w:r>
          </w:p>
        </w:tc>
      </w:tr>
      <w:tr w:rsidR="009927B9" w:rsidRPr="00184A3A" w14:paraId="4AB550A9" w14:textId="77777777" w:rsidTr="00D323B0">
        <w:tc>
          <w:tcPr>
            <w:tcW w:w="1553" w:type="dxa"/>
          </w:tcPr>
          <w:p w14:paraId="164C2FA2" w14:textId="62276789" w:rsidR="009927B9" w:rsidRPr="00184A3A" w:rsidRDefault="009927B9" w:rsidP="009927B9">
            <w:pPr>
              <w:spacing w:after="0"/>
              <w:ind w:left="-18" w:right="-108"/>
              <w:rPr>
                <w:b/>
              </w:rPr>
            </w:pPr>
            <w:r w:rsidRPr="00184A3A">
              <w:rPr>
                <w:b/>
              </w:rPr>
              <w:t>Poll Scheme Name</w:t>
            </w:r>
          </w:p>
        </w:tc>
        <w:tc>
          <w:tcPr>
            <w:tcW w:w="1260" w:type="dxa"/>
          </w:tcPr>
          <w:p w14:paraId="03CC0B02" w14:textId="77777777" w:rsidR="009927B9" w:rsidRPr="00184A3A" w:rsidRDefault="009927B9" w:rsidP="009927B9">
            <w:pPr>
              <w:spacing w:after="0"/>
            </w:pPr>
            <w:r w:rsidRPr="00184A3A">
              <w:t>Read-only text</w:t>
            </w:r>
          </w:p>
        </w:tc>
        <w:tc>
          <w:tcPr>
            <w:tcW w:w="1170" w:type="dxa"/>
          </w:tcPr>
          <w:p w14:paraId="45CF0532" w14:textId="77777777" w:rsidR="009927B9" w:rsidRPr="00184A3A" w:rsidRDefault="009927B9" w:rsidP="009927B9">
            <w:pPr>
              <w:spacing w:after="0"/>
            </w:pPr>
            <w:r w:rsidRPr="00184A3A">
              <w:t>Prefilled</w:t>
            </w:r>
          </w:p>
        </w:tc>
        <w:tc>
          <w:tcPr>
            <w:tcW w:w="1237" w:type="dxa"/>
          </w:tcPr>
          <w:p w14:paraId="32073538" w14:textId="7A98C0FC" w:rsidR="009927B9" w:rsidRPr="00184A3A" w:rsidRDefault="009927B9" w:rsidP="009927B9">
            <w:pPr>
              <w:spacing w:after="0"/>
              <w:jc w:val="center"/>
            </w:pPr>
            <w:r w:rsidRPr="00E50B72">
              <w:t>-</w:t>
            </w:r>
          </w:p>
        </w:tc>
        <w:tc>
          <w:tcPr>
            <w:tcW w:w="1170" w:type="dxa"/>
          </w:tcPr>
          <w:p w14:paraId="599167F4" w14:textId="077AB83D" w:rsidR="009927B9" w:rsidRPr="00184A3A" w:rsidRDefault="009927B9" w:rsidP="009927B9">
            <w:pPr>
              <w:spacing w:after="0"/>
            </w:pPr>
            <w:r w:rsidRPr="00184A3A">
              <w:t>A</w:t>
            </w:r>
            <w:r>
              <w:t>(100)</w:t>
            </w:r>
          </w:p>
        </w:tc>
        <w:tc>
          <w:tcPr>
            <w:tcW w:w="1440" w:type="dxa"/>
          </w:tcPr>
          <w:p w14:paraId="3A4DE7D6" w14:textId="77777777" w:rsidR="009927B9" w:rsidRPr="00184A3A" w:rsidRDefault="009927B9" w:rsidP="009927B9">
            <w:pPr>
              <w:spacing w:after="0"/>
            </w:pPr>
            <w:r w:rsidRPr="00184A3A">
              <w:t>-</w:t>
            </w:r>
          </w:p>
        </w:tc>
        <w:tc>
          <w:tcPr>
            <w:tcW w:w="2363" w:type="dxa"/>
          </w:tcPr>
          <w:p w14:paraId="59C3E1AB" w14:textId="73AE1861" w:rsidR="009927B9" w:rsidRPr="00184A3A" w:rsidRDefault="009927B9" w:rsidP="009927B9">
            <w:pPr>
              <w:spacing w:after="0"/>
            </w:pPr>
            <w:r w:rsidRPr="00184A3A">
              <w:t>Poll scheme name</w:t>
            </w:r>
          </w:p>
        </w:tc>
      </w:tr>
      <w:tr w:rsidR="009927B9" w:rsidRPr="00184A3A" w14:paraId="193A9B29" w14:textId="77777777" w:rsidTr="00D323B0">
        <w:tc>
          <w:tcPr>
            <w:tcW w:w="1553" w:type="dxa"/>
          </w:tcPr>
          <w:p w14:paraId="7555E85C" w14:textId="33D73560" w:rsidR="009927B9" w:rsidRPr="00184A3A" w:rsidRDefault="009927B9" w:rsidP="009927B9">
            <w:pPr>
              <w:spacing w:after="0"/>
              <w:ind w:left="-18" w:right="-108"/>
              <w:rPr>
                <w:b/>
              </w:rPr>
            </w:pPr>
            <w:r w:rsidRPr="00184A3A">
              <w:rPr>
                <w:b/>
              </w:rPr>
              <w:t>Poll Scheme Type</w:t>
            </w:r>
          </w:p>
        </w:tc>
        <w:tc>
          <w:tcPr>
            <w:tcW w:w="1260" w:type="dxa"/>
          </w:tcPr>
          <w:p w14:paraId="7BC00808" w14:textId="04A3F2F0" w:rsidR="009927B9" w:rsidRPr="00184A3A" w:rsidRDefault="009927B9" w:rsidP="009927B9">
            <w:pPr>
              <w:spacing w:after="0"/>
            </w:pPr>
            <w:r w:rsidRPr="00184A3A">
              <w:t>Read-only text</w:t>
            </w:r>
          </w:p>
        </w:tc>
        <w:tc>
          <w:tcPr>
            <w:tcW w:w="1170" w:type="dxa"/>
          </w:tcPr>
          <w:p w14:paraId="1101096E" w14:textId="20AB8B00" w:rsidR="009927B9" w:rsidRPr="00184A3A" w:rsidRDefault="009927B9" w:rsidP="009927B9">
            <w:pPr>
              <w:spacing w:after="0"/>
            </w:pPr>
            <w:r w:rsidRPr="00184A3A">
              <w:t>Prefilled</w:t>
            </w:r>
          </w:p>
        </w:tc>
        <w:tc>
          <w:tcPr>
            <w:tcW w:w="1237" w:type="dxa"/>
          </w:tcPr>
          <w:p w14:paraId="6FD37170" w14:textId="4C245B1E" w:rsidR="009927B9" w:rsidRPr="00184A3A" w:rsidRDefault="009927B9" w:rsidP="009927B9">
            <w:pPr>
              <w:spacing w:after="0"/>
              <w:jc w:val="center"/>
            </w:pPr>
            <w:r w:rsidRPr="00E50B72">
              <w:t>-</w:t>
            </w:r>
          </w:p>
        </w:tc>
        <w:tc>
          <w:tcPr>
            <w:tcW w:w="1170" w:type="dxa"/>
          </w:tcPr>
          <w:p w14:paraId="1DB3C389" w14:textId="5DFB5831" w:rsidR="009927B9" w:rsidRPr="00184A3A" w:rsidRDefault="009927B9" w:rsidP="009927B9">
            <w:pPr>
              <w:spacing w:after="0"/>
            </w:pPr>
            <w:r>
              <w:t>A20</w:t>
            </w:r>
          </w:p>
        </w:tc>
        <w:tc>
          <w:tcPr>
            <w:tcW w:w="1440" w:type="dxa"/>
          </w:tcPr>
          <w:p w14:paraId="14611D56" w14:textId="5C5588C3" w:rsidR="009927B9" w:rsidRPr="00184A3A" w:rsidRDefault="009927B9" w:rsidP="009927B9">
            <w:pPr>
              <w:spacing w:after="0"/>
            </w:pPr>
            <w:r w:rsidRPr="00184A3A">
              <w:t>-</w:t>
            </w:r>
          </w:p>
        </w:tc>
        <w:tc>
          <w:tcPr>
            <w:tcW w:w="2363" w:type="dxa"/>
          </w:tcPr>
          <w:p w14:paraId="7DAF6B1F" w14:textId="081EFDA3" w:rsidR="009927B9" w:rsidRPr="00184A3A" w:rsidRDefault="009927B9" w:rsidP="009927B9">
            <w:pPr>
              <w:spacing w:after="0"/>
            </w:pPr>
            <w:r w:rsidRPr="00184A3A">
              <w:t>Poll Scheme Type is used to defined the set of tables this scheme will be covered</w:t>
            </w:r>
          </w:p>
          <w:p w14:paraId="35F1FA1A" w14:textId="77777777" w:rsidR="009927B9" w:rsidRPr="00184A3A" w:rsidRDefault="009927B9" w:rsidP="009927B9">
            <w:pPr>
              <w:pStyle w:val="ListParagraph"/>
              <w:numPr>
                <w:ilvl w:val="0"/>
                <w:numId w:val="3"/>
              </w:numPr>
              <w:spacing w:after="0"/>
              <w:ind w:left="319" w:hanging="270"/>
            </w:pPr>
            <w:r w:rsidRPr="00184A3A">
              <w:t>SALES_REALTIME</w:t>
            </w:r>
          </w:p>
          <w:p w14:paraId="11BEE3A8" w14:textId="63305602" w:rsidR="009927B9" w:rsidRPr="00184A3A" w:rsidRDefault="009927B9" w:rsidP="009927B9">
            <w:pPr>
              <w:pStyle w:val="ListParagraph"/>
              <w:numPr>
                <w:ilvl w:val="0"/>
                <w:numId w:val="3"/>
              </w:numPr>
              <w:spacing w:after="0"/>
              <w:ind w:left="319" w:hanging="270"/>
            </w:pPr>
            <w:r w:rsidRPr="00184A3A">
              <w:t>SALES_EOD</w:t>
            </w:r>
          </w:p>
          <w:p w14:paraId="6CAF396A" w14:textId="7116C635" w:rsidR="009927B9" w:rsidRPr="00184A3A" w:rsidRDefault="009927B9" w:rsidP="009927B9">
            <w:pPr>
              <w:pStyle w:val="ListParagraph"/>
              <w:numPr>
                <w:ilvl w:val="0"/>
                <w:numId w:val="3"/>
              </w:numPr>
              <w:spacing w:after="0"/>
              <w:ind w:left="319" w:hanging="270"/>
            </w:pPr>
            <w:r w:rsidRPr="00184A3A">
              <w:t>MASTER</w:t>
            </w:r>
          </w:p>
        </w:tc>
      </w:tr>
      <w:tr w:rsidR="009927B9" w:rsidRPr="00184A3A" w14:paraId="4DFD460B" w14:textId="77777777" w:rsidTr="00D323B0">
        <w:tc>
          <w:tcPr>
            <w:tcW w:w="1553" w:type="dxa"/>
          </w:tcPr>
          <w:p w14:paraId="052E1A20" w14:textId="4DAD7913" w:rsidR="009927B9" w:rsidRPr="00184A3A" w:rsidRDefault="009927B9" w:rsidP="009927B9">
            <w:pPr>
              <w:spacing w:after="0"/>
              <w:ind w:left="-18" w:right="-108"/>
              <w:rPr>
                <w:b/>
              </w:rPr>
            </w:pPr>
            <w:r w:rsidRPr="00184A3A">
              <w:rPr>
                <w:b/>
              </w:rPr>
              <w:t>Direction</w:t>
            </w:r>
          </w:p>
        </w:tc>
        <w:tc>
          <w:tcPr>
            <w:tcW w:w="1260" w:type="dxa"/>
          </w:tcPr>
          <w:p w14:paraId="54ACE5A3" w14:textId="586C8CE3" w:rsidR="009927B9" w:rsidRPr="00184A3A" w:rsidRDefault="009927B9" w:rsidP="009927B9">
            <w:pPr>
              <w:spacing w:after="0"/>
            </w:pPr>
            <w:r w:rsidRPr="00184A3A">
              <w:t>Read-only text</w:t>
            </w:r>
          </w:p>
        </w:tc>
        <w:tc>
          <w:tcPr>
            <w:tcW w:w="1170" w:type="dxa"/>
          </w:tcPr>
          <w:p w14:paraId="07F277E8" w14:textId="5765B775" w:rsidR="009927B9" w:rsidRPr="00184A3A" w:rsidRDefault="009927B9" w:rsidP="009927B9">
            <w:pPr>
              <w:spacing w:after="0"/>
            </w:pPr>
            <w:r w:rsidRPr="00184A3A">
              <w:t>Prefilled</w:t>
            </w:r>
          </w:p>
        </w:tc>
        <w:tc>
          <w:tcPr>
            <w:tcW w:w="1237" w:type="dxa"/>
          </w:tcPr>
          <w:p w14:paraId="7BEEC303" w14:textId="06F03E78" w:rsidR="009927B9" w:rsidRPr="00184A3A" w:rsidRDefault="009927B9" w:rsidP="009927B9">
            <w:pPr>
              <w:spacing w:after="0"/>
              <w:jc w:val="center"/>
            </w:pPr>
            <w:r w:rsidRPr="00E50B72">
              <w:t>-</w:t>
            </w:r>
          </w:p>
        </w:tc>
        <w:tc>
          <w:tcPr>
            <w:tcW w:w="1170" w:type="dxa"/>
          </w:tcPr>
          <w:p w14:paraId="11BC5216" w14:textId="0935FD21" w:rsidR="009927B9" w:rsidRPr="00184A3A" w:rsidRDefault="009927B9" w:rsidP="009927B9">
            <w:pPr>
              <w:spacing w:after="0"/>
            </w:pPr>
            <w:r w:rsidRPr="00184A3A">
              <w:t>A</w:t>
            </w:r>
            <w:r>
              <w:t>(</w:t>
            </w:r>
            <w:r w:rsidRPr="00184A3A">
              <w:t>40</w:t>
            </w:r>
            <w:r>
              <w:t>)</w:t>
            </w:r>
          </w:p>
        </w:tc>
        <w:tc>
          <w:tcPr>
            <w:tcW w:w="1440" w:type="dxa"/>
          </w:tcPr>
          <w:p w14:paraId="00A5E38C" w14:textId="3DACE77E" w:rsidR="009927B9" w:rsidRPr="00184A3A" w:rsidRDefault="009927B9" w:rsidP="009927B9">
            <w:pPr>
              <w:spacing w:after="0"/>
            </w:pPr>
            <w:r w:rsidRPr="00184A3A">
              <w:t>-</w:t>
            </w:r>
          </w:p>
        </w:tc>
        <w:tc>
          <w:tcPr>
            <w:tcW w:w="2363" w:type="dxa"/>
          </w:tcPr>
          <w:p w14:paraId="77172542" w14:textId="059C246E" w:rsidR="009927B9" w:rsidRPr="00184A3A" w:rsidRDefault="009927B9" w:rsidP="009927B9">
            <w:pPr>
              <w:spacing w:after="0"/>
            </w:pPr>
            <w:r w:rsidRPr="00184A3A">
              <w:t>Describe the direction of the data</w:t>
            </w:r>
          </w:p>
        </w:tc>
      </w:tr>
      <w:tr w:rsidR="009927B9" w:rsidRPr="00184A3A" w14:paraId="77D34DCF" w14:textId="77777777" w:rsidTr="00D323B0">
        <w:tc>
          <w:tcPr>
            <w:tcW w:w="1553" w:type="dxa"/>
          </w:tcPr>
          <w:p w14:paraId="226A8647" w14:textId="487C403A" w:rsidR="009927B9" w:rsidRPr="00184A3A" w:rsidRDefault="009927B9" w:rsidP="009927B9">
            <w:pPr>
              <w:spacing w:after="0"/>
              <w:ind w:left="-18" w:right="-108"/>
              <w:rPr>
                <w:b/>
              </w:rPr>
            </w:pPr>
            <w:r w:rsidRPr="00184A3A">
              <w:rPr>
                <w:b/>
              </w:rPr>
              <w:t>Start Time</w:t>
            </w:r>
          </w:p>
        </w:tc>
        <w:tc>
          <w:tcPr>
            <w:tcW w:w="1260" w:type="dxa"/>
          </w:tcPr>
          <w:p w14:paraId="6BAE06C4" w14:textId="2D39B23A" w:rsidR="009927B9" w:rsidRPr="00184A3A" w:rsidRDefault="009927B9" w:rsidP="009927B9">
            <w:pPr>
              <w:spacing w:after="0"/>
            </w:pPr>
            <w:r w:rsidRPr="00184A3A">
              <w:t>Read-only text</w:t>
            </w:r>
          </w:p>
        </w:tc>
        <w:tc>
          <w:tcPr>
            <w:tcW w:w="1170" w:type="dxa"/>
          </w:tcPr>
          <w:p w14:paraId="0E467728" w14:textId="197732AA" w:rsidR="009927B9" w:rsidRPr="00184A3A" w:rsidRDefault="009927B9" w:rsidP="009927B9">
            <w:pPr>
              <w:spacing w:after="0"/>
            </w:pPr>
            <w:r w:rsidRPr="00184A3A">
              <w:t>Prefilled</w:t>
            </w:r>
          </w:p>
        </w:tc>
        <w:tc>
          <w:tcPr>
            <w:tcW w:w="1237" w:type="dxa"/>
          </w:tcPr>
          <w:p w14:paraId="4055E703" w14:textId="13094292" w:rsidR="009927B9" w:rsidRPr="00184A3A" w:rsidRDefault="009927B9" w:rsidP="009927B9">
            <w:pPr>
              <w:spacing w:after="0"/>
              <w:jc w:val="center"/>
            </w:pPr>
            <w:r w:rsidRPr="00E50B72">
              <w:t>-</w:t>
            </w:r>
          </w:p>
        </w:tc>
        <w:tc>
          <w:tcPr>
            <w:tcW w:w="1170" w:type="dxa"/>
          </w:tcPr>
          <w:p w14:paraId="3A8C41BF" w14:textId="64D3E255" w:rsidR="009927B9" w:rsidRPr="00184A3A" w:rsidRDefault="009927B9" w:rsidP="009927B9">
            <w:pPr>
              <w:spacing w:after="0"/>
            </w:pPr>
            <w:r w:rsidRPr="00184A3A">
              <w:t>Time – hh24:mi:s</w:t>
            </w:r>
            <w:r>
              <w:t>s</w:t>
            </w:r>
          </w:p>
        </w:tc>
        <w:tc>
          <w:tcPr>
            <w:tcW w:w="1440" w:type="dxa"/>
          </w:tcPr>
          <w:p w14:paraId="31C30631" w14:textId="1BF0E612" w:rsidR="009927B9" w:rsidRPr="00184A3A" w:rsidRDefault="009927B9" w:rsidP="009927B9">
            <w:pPr>
              <w:spacing w:after="0"/>
            </w:pPr>
            <w:r w:rsidRPr="00184A3A">
              <w:t>-</w:t>
            </w:r>
          </w:p>
        </w:tc>
        <w:tc>
          <w:tcPr>
            <w:tcW w:w="2363" w:type="dxa"/>
          </w:tcPr>
          <w:p w14:paraId="21D15C6C" w14:textId="62857461" w:rsidR="009927B9" w:rsidRPr="00184A3A" w:rsidRDefault="009927B9" w:rsidP="009927B9">
            <w:pPr>
              <w:spacing w:after="0"/>
            </w:pPr>
            <w:r w:rsidRPr="00184A3A">
              <w:t>Start time of the poll scheme</w:t>
            </w:r>
          </w:p>
        </w:tc>
      </w:tr>
      <w:tr w:rsidR="009927B9" w:rsidRPr="00184A3A" w14:paraId="7A92962A" w14:textId="77777777" w:rsidTr="00D323B0">
        <w:tc>
          <w:tcPr>
            <w:tcW w:w="1553" w:type="dxa"/>
          </w:tcPr>
          <w:p w14:paraId="3174C538" w14:textId="61B8BD0C" w:rsidR="009927B9" w:rsidRPr="00184A3A" w:rsidRDefault="009927B9" w:rsidP="009927B9">
            <w:pPr>
              <w:spacing w:after="0"/>
              <w:ind w:left="-18" w:right="-108"/>
              <w:rPr>
                <w:b/>
              </w:rPr>
            </w:pPr>
            <w:r w:rsidRPr="00184A3A">
              <w:rPr>
                <w:b/>
              </w:rPr>
              <w:t>End Time</w:t>
            </w:r>
          </w:p>
        </w:tc>
        <w:tc>
          <w:tcPr>
            <w:tcW w:w="1260" w:type="dxa"/>
          </w:tcPr>
          <w:p w14:paraId="67BEB5A1" w14:textId="03B70301" w:rsidR="009927B9" w:rsidRPr="00184A3A" w:rsidRDefault="009927B9" w:rsidP="009927B9">
            <w:pPr>
              <w:spacing w:after="0"/>
            </w:pPr>
            <w:r w:rsidRPr="00184A3A">
              <w:t>Read-only text</w:t>
            </w:r>
          </w:p>
        </w:tc>
        <w:tc>
          <w:tcPr>
            <w:tcW w:w="1170" w:type="dxa"/>
          </w:tcPr>
          <w:p w14:paraId="1A4ADBD9" w14:textId="1EFAF543" w:rsidR="009927B9" w:rsidRPr="00184A3A" w:rsidRDefault="009927B9" w:rsidP="009927B9">
            <w:pPr>
              <w:spacing w:after="0"/>
            </w:pPr>
            <w:r w:rsidRPr="00184A3A">
              <w:t>Prefilled</w:t>
            </w:r>
          </w:p>
        </w:tc>
        <w:tc>
          <w:tcPr>
            <w:tcW w:w="1237" w:type="dxa"/>
          </w:tcPr>
          <w:p w14:paraId="44E0DF0F" w14:textId="20CC36ED" w:rsidR="009927B9" w:rsidRPr="00184A3A" w:rsidRDefault="009927B9" w:rsidP="009927B9">
            <w:pPr>
              <w:spacing w:after="0"/>
              <w:jc w:val="center"/>
            </w:pPr>
            <w:r w:rsidRPr="00E50B72">
              <w:t>-</w:t>
            </w:r>
          </w:p>
        </w:tc>
        <w:tc>
          <w:tcPr>
            <w:tcW w:w="1170" w:type="dxa"/>
          </w:tcPr>
          <w:p w14:paraId="01DA2A61" w14:textId="55BA6CCB" w:rsidR="009927B9" w:rsidRPr="00184A3A" w:rsidRDefault="009927B9" w:rsidP="009927B9">
            <w:pPr>
              <w:spacing w:after="0"/>
            </w:pPr>
            <w:r w:rsidRPr="00184A3A">
              <w:t>Time – hh24:mi:ss</w:t>
            </w:r>
          </w:p>
        </w:tc>
        <w:tc>
          <w:tcPr>
            <w:tcW w:w="1440" w:type="dxa"/>
          </w:tcPr>
          <w:p w14:paraId="29987C3E" w14:textId="550763C3" w:rsidR="009927B9" w:rsidRPr="00184A3A" w:rsidRDefault="009927B9" w:rsidP="009927B9">
            <w:pPr>
              <w:spacing w:after="0"/>
            </w:pPr>
            <w:r w:rsidRPr="00184A3A">
              <w:t>-</w:t>
            </w:r>
          </w:p>
        </w:tc>
        <w:tc>
          <w:tcPr>
            <w:tcW w:w="2363" w:type="dxa"/>
          </w:tcPr>
          <w:p w14:paraId="59E3286C" w14:textId="25BAA001" w:rsidR="009927B9" w:rsidRPr="00184A3A" w:rsidRDefault="009927B9" w:rsidP="009927B9">
            <w:pPr>
              <w:spacing w:after="0"/>
            </w:pPr>
            <w:r w:rsidRPr="00184A3A">
              <w:t>Start time of the poll scheme</w:t>
            </w:r>
          </w:p>
        </w:tc>
      </w:tr>
      <w:tr w:rsidR="00586276" w:rsidRPr="00184A3A" w14:paraId="7FD13AE5" w14:textId="77777777" w:rsidTr="00D323B0">
        <w:tc>
          <w:tcPr>
            <w:tcW w:w="1553" w:type="dxa"/>
          </w:tcPr>
          <w:p w14:paraId="5A119415" w14:textId="1CBBCD6F" w:rsidR="00586276" w:rsidRPr="00184A3A" w:rsidRDefault="00586276" w:rsidP="004421AB">
            <w:pPr>
              <w:spacing w:after="0"/>
              <w:ind w:left="-18" w:right="-108"/>
              <w:rPr>
                <w:b/>
              </w:rPr>
            </w:pPr>
            <w:r w:rsidRPr="00184A3A">
              <w:rPr>
                <w:b/>
              </w:rPr>
              <w:t>Enable</w:t>
            </w:r>
          </w:p>
        </w:tc>
        <w:tc>
          <w:tcPr>
            <w:tcW w:w="1260" w:type="dxa"/>
          </w:tcPr>
          <w:p w14:paraId="6F6ADCDE" w14:textId="178B1200" w:rsidR="00586276" w:rsidRPr="00184A3A" w:rsidRDefault="00586276" w:rsidP="004421AB">
            <w:pPr>
              <w:spacing w:after="0"/>
            </w:pPr>
            <w:r w:rsidRPr="00184A3A">
              <w:t>Read-only text</w:t>
            </w:r>
          </w:p>
        </w:tc>
        <w:tc>
          <w:tcPr>
            <w:tcW w:w="1170" w:type="dxa"/>
          </w:tcPr>
          <w:p w14:paraId="71A8186C" w14:textId="4D3E3B87" w:rsidR="00586276" w:rsidRPr="00184A3A" w:rsidRDefault="00586276" w:rsidP="004421AB">
            <w:pPr>
              <w:spacing w:after="0"/>
            </w:pPr>
            <w:r w:rsidRPr="00184A3A">
              <w:t>Prefilled</w:t>
            </w:r>
          </w:p>
        </w:tc>
        <w:tc>
          <w:tcPr>
            <w:tcW w:w="1237" w:type="dxa"/>
          </w:tcPr>
          <w:p w14:paraId="58BDD71A" w14:textId="08B64455" w:rsidR="00586276" w:rsidRPr="00184A3A" w:rsidRDefault="009927B9" w:rsidP="00D323B0">
            <w:pPr>
              <w:spacing w:after="0"/>
              <w:jc w:val="center"/>
            </w:pPr>
            <w:r>
              <w:t>-</w:t>
            </w:r>
          </w:p>
        </w:tc>
        <w:tc>
          <w:tcPr>
            <w:tcW w:w="1170" w:type="dxa"/>
          </w:tcPr>
          <w:p w14:paraId="05F1E1A2" w14:textId="03D1ECC4" w:rsidR="00586276" w:rsidRPr="00184A3A" w:rsidRDefault="00586276" w:rsidP="004421AB">
            <w:pPr>
              <w:spacing w:after="0"/>
            </w:pPr>
            <w:r w:rsidRPr="00184A3A">
              <w:t>A</w:t>
            </w:r>
            <w:r w:rsidR="002C5D9F">
              <w:t>(</w:t>
            </w:r>
            <w:r w:rsidRPr="00184A3A">
              <w:t>1</w:t>
            </w:r>
            <w:r w:rsidR="002C5D9F">
              <w:t>)</w:t>
            </w:r>
          </w:p>
        </w:tc>
        <w:tc>
          <w:tcPr>
            <w:tcW w:w="1440" w:type="dxa"/>
          </w:tcPr>
          <w:p w14:paraId="2B69A785" w14:textId="063999B7" w:rsidR="00586276" w:rsidRPr="00184A3A" w:rsidRDefault="00586276" w:rsidP="004421AB">
            <w:pPr>
              <w:spacing w:after="0"/>
            </w:pPr>
            <w:r w:rsidRPr="00184A3A">
              <w:t>-</w:t>
            </w:r>
          </w:p>
        </w:tc>
        <w:tc>
          <w:tcPr>
            <w:tcW w:w="2363" w:type="dxa"/>
          </w:tcPr>
          <w:p w14:paraId="0C728965" w14:textId="774126CA" w:rsidR="00586276" w:rsidRPr="00184A3A" w:rsidRDefault="00586276" w:rsidP="004421AB">
            <w:pPr>
              <w:pStyle w:val="ListParagraph"/>
              <w:numPr>
                <w:ilvl w:val="0"/>
                <w:numId w:val="3"/>
              </w:numPr>
              <w:spacing w:after="0"/>
              <w:ind w:left="319" w:hanging="270"/>
            </w:pPr>
            <w:r w:rsidRPr="00184A3A">
              <w:t>Y</w:t>
            </w:r>
            <w:r w:rsidR="00BD1F49">
              <w:t>es</w:t>
            </w:r>
          </w:p>
          <w:p w14:paraId="0F4C5E7B" w14:textId="0293B2DB" w:rsidR="00586276" w:rsidRPr="00184A3A" w:rsidRDefault="00586276" w:rsidP="004421AB">
            <w:pPr>
              <w:pStyle w:val="ListParagraph"/>
              <w:numPr>
                <w:ilvl w:val="0"/>
                <w:numId w:val="3"/>
              </w:numPr>
              <w:spacing w:after="0"/>
              <w:ind w:left="319" w:hanging="270"/>
            </w:pPr>
            <w:r w:rsidRPr="00184A3A">
              <w:t>N</w:t>
            </w:r>
            <w:r w:rsidR="00BD1F49">
              <w:t xml:space="preserve">o </w:t>
            </w:r>
          </w:p>
        </w:tc>
      </w:tr>
    </w:tbl>
    <w:p w14:paraId="3B03F7DC" w14:textId="77777777" w:rsidR="00712376" w:rsidRPr="00184A3A" w:rsidRDefault="00712376" w:rsidP="00E51271">
      <w:pPr>
        <w:pStyle w:val="Heading4"/>
      </w:pPr>
      <w:r w:rsidRPr="00184A3A">
        <w:lastRenderedPageBreak/>
        <w:t>Screen Objects &amp; Action</w:t>
      </w:r>
    </w:p>
    <w:tbl>
      <w:tblPr>
        <w:tblW w:w="1044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5890"/>
        <w:gridCol w:w="1530"/>
      </w:tblGrid>
      <w:tr w:rsidR="00843D85" w:rsidRPr="00184A3A" w14:paraId="38B3CA5A" w14:textId="77777777" w:rsidTr="00BD1F49">
        <w:tc>
          <w:tcPr>
            <w:tcW w:w="1900" w:type="dxa"/>
            <w:shd w:val="clear" w:color="auto" w:fill="C6D9F1"/>
          </w:tcPr>
          <w:p w14:paraId="79A50B2F" w14:textId="77777777" w:rsidR="00843D85" w:rsidRPr="00184A3A" w:rsidRDefault="00843D85" w:rsidP="00F23C2F">
            <w:pPr>
              <w:rPr>
                <w:b/>
              </w:rPr>
            </w:pPr>
            <w:r w:rsidRPr="00184A3A">
              <w:rPr>
                <w:b/>
              </w:rPr>
              <w:t>Screen Object</w:t>
            </w:r>
          </w:p>
        </w:tc>
        <w:tc>
          <w:tcPr>
            <w:tcW w:w="1120" w:type="dxa"/>
            <w:shd w:val="clear" w:color="auto" w:fill="C6D9F1"/>
          </w:tcPr>
          <w:p w14:paraId="4BAAFC0A" w14:textId="77777777" w:rsidR="00843D85" w:rsidRPr="00184A3A" w:rsidRDefault="00843D85" w:rsidP="00F23C2F">
            <w:pPr>
              <w:rPr>
                <w:b/>
              </w:rPr>
            </w:pPr>
            <w:r w:rsidRPr="00184A3A">
              <w:rPr>
                <w:b/>
              </w:rPr>
              <w:t>Object Type</w:t>
            </w:r>
          </w:p>
        </w:tc>
        <w:tc>
          <w:tcPr>
            <w:tcW w:w="5890" w:type="dxa"/>
            <w:shd w:val="clear" w:color="auto" w:fill="C6D9F1"/>
          </w:tcPr>
          <w:p w14:paraId="7993F01C" w14:textId="77777777" w:rsidR="00843D85" w:rsidRPr="00184A3A" w:rsidRDefault="00843D85" w:rsidP="00F23C2F">
            <w:pPr>
              <w:rPr>
                <w:b/>
              </w:rPr>
            </w:pPr>
            <w:r w:rsidRPr="00184A3A">
              <w:rPr>
                <w:b/>
              </w:rPr>
              <w:t>Action / Event / Response</w:t>
            </w:r>
          </w:p>
        </w:tc>
        <w:tc>
          <w:tcPr>
            <w:tcW w:w="1530" w:type="dxa"/>
            <w:shd w:val="clear" w:color="auto" w:fill="C6D9F1"/>
          </w:tcPr>
          <w:p w14:paraId="3B6F5244" w14:textId="77777777" w:rsidR="00843D85" w:rsidRPr="00184A3A" w:rsidRDefault="00843D85" w:rsidP="00F23C2F">
            <w:pPr>
              <w:rPr>
                <w:b/>
              </w:rPr>
            </w:pPr>
            <w:r w:rsidRPr="00184A3A">
              <w:rPr>
                <w:b/>
              </w:rPr>
              <w:t>Remarks</w:t>
            </w:r>
          </w:p>
        </w:tc>
      </w:tr>
      <w:tr w:rsidR="00D0122D" w:rsidRPr="00184A3A" w14:paraId="3714426A" w14:textId="77777777" w:rsidTr="00BD1F49">
        <w:tc>
          <w:tcPr>
            <w:tcW w:w="1900" w:type="dxa"/>
          </w:tcPr>
          <w:p w14:paraId="6466BBC1" w14:textId="09FAB196" w:rsidR="00D0122D" w:rsidRPr="00184A3A" w:rsidRDefault="00D0122D" w:rsidP="00D0122D">
            <w:r>
              <w:t>Search</w:t>
            </w:r>
          </w:p>
        </w:tc>
        <w:tc>
          <w:tcPr>
            <w:tcW w:w="1120" w:type="dxa"/>
          </w:tcPr>
          <w:p w14:paraId="543DCBE1" w14:textId="717B8E86" w:rsidR="00D0122D" w:rsidRPr="00184A3A" w:rsidRDefault="00D0122D" w:rsidP="00D0122D">
            <w:r w:rsidRPr="00184A3A">
              <w:t>Button</w:t>
            </w:r>
          </w:p>
        </w:tc>
        <w:tc>
          <w:tcPr>
            <w:tcW w:w="5890" w:type="dxa"/>
          </w:tcPr>
          <w:p w14:paraId="61C35EBD" w14:textId="2C178C03" w:rsidR="00D0122D" w:rsidRPr="00184A3A" w:rsidRDefault="00D0122D" w:rsidP="00D0122D">
            <w:r>
              <w:t xml:space="preserve">Search out poll scheme records according to the input </w:t>
            </w:r>
            <w:r w:rsidR="00B45EDC">
              <w:t>criteria</w:t>
            </w:r>
          </w:p>
        </w:tc>
        <w:tc>
          <w:tcPr>
            <w:tcW w:w="1530" w:type="dxa"/>
          </w:tcPr>
          <w:p w14:paraId="1F1656FF" w14:textId="1E632722" w:rsidR="00D0122D" w:rsidRPr="00184A3A" w:rsidRDefault="00B45EDC" w:rsidP="00D0122D">
            <w:r>
              <w:t>N/A</w:t>
            </w:r>
          </w:p>
        </w:tc>
      </w:tr>
      <w:tr w:rsidR="00D0122D" w:rsidRPr="00184A3A" w14:paraId="0EB34D0C" w14:textId="77777777" w:rsidTr="00BD1F49">
        <w:tc>
          <w:tcPr>
            <w:tcW w:w="1900" w:type="dxa"/>
          </w:tcPr>
          <w:p w14:paraId="5C99577F" w14:textId="02B4553B" w:rsidR="00D0122D" w:rsidRDefault="00D0122D" w:rsidP="00D0122D">
            <w:r>
              <w:t>Clear</w:t>
            </w:r>
          </w:p>
        </w:tc>
        <w:tc>
          <w:tcPr>
            <w:tcW w:w="1120" w:type="dxa"/>
          </w:tcPr>
          <w:p w14:paraId="01BE8C57" w14:textId="40FA853F" w:rsidR="00D0122D" w:rsidRPr="00184A3A" w:rsidDel="00D0122D" w:rsidRDefault="00D0122D" w:rsidP="00D0122D">
            <w:r w:rsidRPr="00184A3A">
              <w:t>Button</w:t>
            </w:r>
          </w:p>
        </w:tc>
        <w:tc>
          <w:tcPr>
            <w:tcW w:w="5890" w:type="dxa"/>
          </w:tcPr>
          <w:p w14:paraId="061A99FC" w14:textId="655A3685" w:rsidR="00D0122D" w:rsidRPr="00184A3A" w:rsidDel="00D0122D" w:rsidRDefault="00B45EDC" w:rsidP="00D0122D">
            <w:r>
              <w:t>Reset all search criteria to blank</w:t>
            </w:r>
          </w:p>
        </w:tc>
        <w:tc>
          <w:tcPr>
            <w:tcW w:w="1530" w:type="dxa"/>
          </w:tcPr>
          <w:p w14:paraId="45920AC0" w14:textId="4345C466" w:rsidR="00D0122D" w:rsidRPr="00184A3A" w:rsidDel="00D0122D" w:rsidRDefault="00B45EDC" w:rsidP="00D0122D">
            <w:r>
              <w:t>N/A</w:t>
            </w:r>
          </w:p>
        </w:tc>
      </w:tr>
      <w:tr w:rsidR="00D0122D" w:rsidRPr="00184A3A" w14:paraId="457301B8" w14:textId="77777777" w:rsidTr="00BD1F49">
        <w:tc>
          <w:tcPr>
            <w:tcW w:w="1900" w:type="dxa"/>
          </w:tcPr>
          <w:p w14:paraId="0892C07F" w14:textId="1AECAEE9" w:rsidR="00D0122D" w:rsidRPr="00184A3A" w:rsidRDefault="00D0122D" w:rsidP="00D0122D">
            <w:r w:rsidRPr="00184A3A">
              <w:t>Create</w:t>
            </w:r>
          </w:p>
        </w:tc>
        <w:tc>
          <w:tcPr>
            <w:tcW w:w="1120" w:type="dxa"/>
          </w:tcPr>
          <w:p w14:paraId="00EF8A9A" w14:textId="04FED64C" w:rsidR="00D0122D" w:rsidRPr="00184A3A" w:rsidRDefault="00D0122D" w:rsidP="00D0122D">
            <w:r w:rsidRPr="00184A3A">
              <w:t>Button</w:t>
            </w:r>
          </w:p>
        </w:tc>
        <w:tc>
          <w:tcPr>
            <w:tcW w:w="5890" w:type="dxa"/>
          </w:tcPr>
          <w:p w14:paraId="00A4EDD9" w14:textId="3F6FD72F" w:rsidR="00D0122D" w:rsidRPr="00184A3A" w:rsidRDefault="00D0122D" w:rsidP="00D0122D">
            <w:r w:rsidRPr="00184A3A">
              <w:t>Create a new entry of poll scheme</w:t>
            </w:r>
          </w:p>
        </w:tc>
        <w:tc>
          <w:tcPr>
            <w:tcW w:w="1530" w:type="dxa"/>
          </w:tcPr>
          <w:p w14:paraId="52453E47" w14:textId="409EFB0B" w:rsidR="00D0122D" w:rsidRPr="00184A3A" w:rsidRDefault="00D0122D" w:rsidP="00D0122D">
            <w:r w:rsidRPr="00184A3A">
              <w:t>N/A</w:t>
            </w:r>
          </w:p>
        </w:tc>
      </w:tr>
      <w:tr w:rsidR="00D0122D" w:rsidRPr="00184A3A" w14:paraId="0D662004" w14:textId="77777777" w:rsidTr="00BD1F49">
        <w:tc>
          <w:tcPr>
            <w:tcW w:w="1900" w:type="dxa"/>
          </w:tcPr>
          <w:p w14:paraId="1F44A4D1" w14:textId="77777777" w:rsidR="00D0122D" w:rsidRPr="00184A3A" w:rsidRDefault="00D0122D" w:rsidP="00D0122D">
            <w:r w:rsidRPr="00184A3A">
              <w:t>Operation -</w:t>
            </w:r>
            <w:r w:rsidRPr="00184A3A">
              <w:rPr>
                <w:b/>
              </w:rPr>
              <w:t>Edit</w:t>
            </w:r>
          </w:p>
        </w:tc>
        <w:tc>
          <w:tcPr>
            <w:tcW w:w="1120" w:type="dxa"/>
          </w:tcPr>
          <w:p w14:paraId="2773A445" w14:textId="77777777" w:rsidR="00D0122D" w:rsidRPr="00184A3A" w:rsidRDefault="00D0122D" w:rsidP="00D0122D">
            <w:r w:rsidRPr="00184A3A">
              <w:t>Button</w:t>
            </w:r>
          </w:p>
        </w:tc>
        <w:tc>
          <w:tcPr>
            <w:tcW w:w="5890" w:type="dxa"/>
          </w:tcPr>
          <w:p w14:paraId="1A71A357" w14:textId="1A6A4160" w:rsidR="00D0122D" w:rsidRPr="00184A3A" w:rsidRDefault="00D0122D" w:rsidP="00D0122D">
            <w:r w:rsidRPr="00184A3A">
              <w:t>Edit the corresponding poll scheme record</w:t>
            </w:r>
          </w:p>
        </w:tc>
        <w:tc>
          <w:tcPr>
            <w:tcW w:w="1530" w:type="dxa"/>
          </w:tcPr>
          <w:p w14:paraId="149403E5" w14:textId="77777777" w:rsidR="00D0122D" w:rsidRPr="00184A3A" w:rsidRDefault="00D0122D" w:rsidP="00D0122D">
            <w:r w:rsidRPr="00184A3A">
              <w:t>N/A</w:t>
            </w:r>
          </w:p>
        </w:tc>
      </w:tr>
      <w:tr w:rsidR="00D0122D" w:rsidRPr="00184A3A" w14:paraId="619A4EF6" w14:textId="77777777" w:rsidTr="00BD1F49">
        <w:tc>
          <w:tcPr>
            <w:tcW w:w="1900" w:type="dxa"/>
          </w:tcPr>
          <w:p w14:paraId="21E6F94B" w14:textId="77777777" w:rsidR="00D0122D" w:rsidRPr="00184A3A" w:rsidRDefault="00D0122D" w:rsidP="00D0122D">
            <w:r w:rsidRPr="00184A3A">
              <w:t>Operation -</w:t>
            </w:r>
            <w:r w:rsidRPr="00184A3A">
              <w:rPr>
                <w:b/>
              </w:rPr>
              <w:t>Delete</w:t>
            </w:r>
          </w:p>
        </w:tc>
        <w:tc>
          <w:tcPr>
            <w:tcW w:w="1120" w:type="dxa"/>
          </w:tcPr>
          <w:p w14:paraId="34F682CC" w14:textId="77777777" w:rsidR="00D0122D" w:rsidRPr="00184A3A" w:rsidRDefault="00D0122D" w:rsidP="00D0122D">
            <w:r w:rsidRPr="00184A3A">
              <w:t>Button</w:t>
            </w:r>
          </w:p>
        </w:tc>
        <w:tc>
          <w:tcPr>
            <w:tcW w:w="5890" w:type="dxa"/>
          </w:tcPr>
          <w:p w14:paraId="700489B3" w14:textId="2943027D" w:rsidR="00D0122D" w:rsidRPr="00184A3A" w:rsidRDefault="00D0122D" w:rsidP="00D0122D">
            <w:r w:rsidRPr="00184A3A">
              <w:t>Delete the corresponding poll scheme</w:t>
            </w:r>
          </w:p>
        </w:tc>
        <w:tc>
          <w:tcPr>
            <w:tcW w:w="1530" w:type="dxa"/>
          </w:tcPr>
          <w:p w14:paraId="79237DB4" w14:textId="77777777" w:rsidR="00D0122D" w:rsidRPr="00184A3A" w:rsidRDefault="00D0122D" w:rsidP="00D0122D">
            <w:r w:rsidRPr="00184A3A">
              <w:t>N/A</w:t>
            </w:r>
          </w:p>
        </w:tc>
      </w:tr>
      <w:tr w:rsidR="00D0122D" w:rsidRPr="00184A3A" w14:paraId="22F9399B" w14:textId="77777777" w:rsidTr="00BD1F49">
        <w:tc>
          <w:tcPr>
            <w:tcW w:w="1900" w:type="dxa"/>
          </w:tcPr>
          <w:p w14:paraId="77D414D9" w14:textId="77777777" w:rsidR="00D0122D" w:rsidRPr="00184A3A" w:rsidRDefault="00D0122D" w:rsidP="00D0122D">
            <w:r w:rsidRPr="00184A3A">
              <w:t>Operation -</w:t>
            </w:r>
            <w:r w:rsidRPr="00184A3A">
              <w:rPr>
                <w:b/>
              </w:rPr>
              <w:t>Detail</w:t>
            </w:r>
          </w:p>
        </w:tc>
        <w:tc>
          <w:tcPr>
            <w:tcW w:w="1120" w:type="dxa"/>
          </w:tcPr>
          <w:p w14:paraId="1E30AEBD" w14:textId="77777777" w:rsidR="00D0122D" w:rsidRPr="00184A3A" w:rsidRDefault="00D0122D" w:rsidP="00D0122D">
            <w:r w:rsidRPr="00184A3A">
              <w:t>Button</w:t>
            </w:r>
          </w:p>
        </w:tc>
        <w:tc>
          <w:tcPr>
            <w:tcW w:w="5890" w:type="dxa"/>
          </w:tcPr>
          <w:p w14:paraId="4CAC3D56" w14:textId="0184C50D" w:rsidR="00D0122D" w:rsidRPr="00184A3A" w:rsidRDefault="00D0122D" w:rsidP="00D0122D">
            <w:r w:rsidRPr="00184A3A">
              <w:t>View the corresponding poll scheme detail</w:t>
            </w:r>
          </w:p>
        </w:tc>
        <w:tc>
          <w:tcPr>
            <w:tcW w:w="1530" w:type="dxa"/>
          </w:tcPr>
          <w:p w14:paraId="06B9DA52" w14:textId="77777777" w:rsidR="00D0122D" w:rsidRPr="00184A3A" w:rsidRDefault="00D0122D" w:rsidP="00D0122D">
            <w:r w:rsidRPr="00184A3A">
              <w:t>N/A</w:t>
            </w:r>
          </w:p>
        </w:tc>
      </w:tr>
    </w:tbl>
    <w:p w14:paraId="22488AD1" w14:textId="0434D391" w:rsidR="00712376" w:rsidRPr="00184A3A" w:rsidRDefault="00712376" w:rsidP="00712376">
      <w:pPr>
        <w:ind w:left="450"/>
        <w:rPr>
          <w:lang w:eastAsia="zh-CN"/>
        </w:rPr>
      </w:pPr>
    </w:p>
    <w:p w14:paraId="540229E0" w14:textId="77777777" w:rsidR="00712376" w:rsidRPr="00184A3A" w:rsidRDefault="00712376" w:rsidP="00E51271">
      <w:pPr>
        <w:pStyle w:val="Heading4"/>
      </w:pPr>
      <w:r w:rsidRPr="00184A3A">
        <w:t>User/Security Group</w:t>
      </w:r>
    </w:p>
    <w:p w14:paraId="6BE03485" w14:textId="77777777" w:rsidR="00CC4959" w:rsidRPr="00184A3A" w:rsidRDefault="00CC4959" w:rsidP="004421AB">
      <w:pPr>
        <w:rPr>
          <w:rFonts w:eastAsia="SimSun"/>
        </w:rPr>
      </w:pPr>
      <w:proofErr w:type="gramStart"/>
      <w:r w:rsidRPr="00184A3A">
        <w:rPr>
          <w:rFonts w:eastAsia="SimSun"/>
        </w:rPr>
        <w:t>This function can be accessed by the following user(s)</w:t>
      </w:r>
      <w:proofErr w:type="gramEnd"/>
      <w:r w:rsidRPr="00184A3A">
        <w:rPr>
          <w:rFonts w:eastAsia="SimSun"/>
        </w:rPr>
        <w:t>:</w:t>
      </w:r>
    </w:p>
    <w:p w14:paraId="134BB18E" w14:textId="0EDF2C24" w:rsidR="00CC4959" w:rsidRPr="00184A3A" w:rsidRDefault="00CC4959" w:rsidP="00CC4959">
      <w:pPr>
        <w:pStyle w:val="ListParagraph"/>
        <w:numPr>
          <w:ilvl w:val="0"/>
          <w:numId w:val="3"/>
        </w:numPr>
        <w:rPr>
          <w:rFonts w:eastAsia="SimSun"/>
        </w:rPr>
      </w:pPr>
      <w:r w:rsidRPr="00184A3A">
        <w:rPr>
          <w:rFonts w:eastAsia="SimSun"/>
        </w:rPr>
        <w:t>System Admin</w:t>
      </w:r>
      <w:r w:rsidR="004421AB">
        <w:rPr>
          <w:rFonts w:eastAsia="SimSun"/>
        </w:rPr>
        <w:t>istrator</w:t>
      </w:r>
    </w:p>
    <w:p w14:paraId="02892E24" w14:textId="77777777" w:rsidR="00712376" w:rsidRPr="00184A3A" w:rsidRDefault="00712376" w:rsidP="00E51271">
      <w:pPr>
        <w:pStyle w:val="Heading4"/>
      </w:pPr>
      <w:r w:rsidRPr="00184A3A">
        <w:t>Data Fields &amp; Presentation Logic</w:t>
      </w:r>
    </w:p>
    <w:p w14:paraId="63BBCF73" w14:textId="77777777" w:rsidR="00712376" w:rsidRPr="00184A3A" w:rsidRDefault="00712376" w:rsidP="004421AB">
      <w:pPr>
        <w:rPr>
          <w:lang w:eastAsia="zh-CN"/>
        </w:rPr>
      </w:pPr>
      <w:r w:rsidRPr="00184A3A">
        <w:rPr>
          <w:lang w:eastAsia="zh-CN"/>
        </w:rPr>
        <w:t>N/A</w:t>
      </w:r>
    </w:p>
    <w:p w14:paraId="37126DB6" w14:textId="77777777" w:rsidR="00712376" w:rsidRPr="00184A3A" w:rsidRDefault="00712376" w:rsidP="00E51271">
      <w:pPr>
        <w:pStyle w:val="Heading4"/>
      </w:pPr>
      <w:r w:rsidRPr="00184A3A">
        <w:t>Assumptions/Constraints</w:t>
      </w:r>
    </w:p>
    <w:p w14:paraId="59079E0E" w14:textId="77777777" w:rsidR="00712376" w:rsidRPr="00184A3A" w:rsidRDefault="00712376" w:rsidP="004421AB">
      <w:pPr>
        <w:rPr>
          <w:lang w:eastAsia="zh-CN"/>
        </w:rPr>
      </w:pPr>
      <w:r w:rsidRPr="00184A3A">
        <w:rPr>
          <w:lang w:eastAsia="zh-CN"/>
        </w:rPr>
        <w:t>N/A</w:t>
      </w:r>
    </w:p>
    <w:p w14:paraId="14476F1B" w14:textId="77777777" w:rsidR="00712376" w:rsidRPr="00184A3A" w:rsidRDefault="00712376" w:rsidP="00E51271">
      <w:pPr>
        <w:pStyle w:val="Heading4"/>
      </w:pPr>
      <w:r w:rsidRPr="00184A3A">
        <w:t xml:space="preserve">Error &amp; Exception List </w:t>
      </w:r>
    </w:p>
    <w:p w14:paraId="77C22BDC" w14:textId="77777777" w:rsidR="004F10A2" w:rsidRPr="00184A3A" w:rsidRDefault="004F10A2" w:rsidP="004421AB">
      <w:pPr>
        <w:rPr>
          <w:lang w:eastAsia="zh-CN"/>
        </w:rPr>
      </w:pPr>
      <w:r w:rsidRPr="00184A3A">
        <w:rPr>
          <w:lang w:eastAsia="zh-CN"/>
        </w:rPr>
        <w:t>N/A</w:t>
      </w:r>
    </w:p>
    <w:p w14:paraId="69BDC797" w14:textId="77777777" w:rsidR="00712376" w:rsidRPr="00184A3A" w:rsidRDefault="00712376" w:rsidP="00712376">
      <w:pPr>
        <w:rPr>
          <w:rFonts w:eastAsiaTheme="majorEastAsia" w:cstheme="majorBidi"/>
          <w:b/>
          <w:bCs/>
          <w:color w:val="4F81BD" w:themeColor="accent1"/>
          <w:lang w:eastAsia="zh-CN"/>
        </w:rPr>
      </w:pPr>
      <w:r w:rsidRPr="00184A3A">
        <w:rPr>
          <w:lang w:eastAsia="zh-CN"/>
        </w:rPr>
        <w:br w:type="page"/>
      </w:r>
    </w:p>
    <w:p w14:paraId="309EDC40" w14:textId="3800B6F3" w:rsidR="00712376" w:rsidRPr="00184A3A" w:rsidRDefault="0064451A" w:rsidP="00900E50">
      <w:pPr>
        <w:pStyle w:val="Heading3"/>
      </w:pPr>
      <w:r w:rsidRPr="00184A3A">
        <w:lastRenderedPageBreak/>
        <w:t>Maintain</w:t>
      </w:r>
      <w:r w:rsidR="00712376" w:rsidRPr="00184A3A">
        <w:t xml:space="preserve"> Branch </w:t>
      </w:r>
      <w:r w:rsidRPr="00184A3A">
        <w:t>Scheme (Create/Edit/Delete)</w:t>
      </w:r>
    </w:p>
    <w:p w14:paraId="59744868" w14:textId="77777777" w:rsidR="00712376" w:rsidRPr="00184A3A" w:rsidRDefault="00712376" w:rsidP="00E51271">
      <w:pPr>
        <w:pStyle w:val="Heading4"/>
      </w:pPr>
      <w:r w:rsidRPr="00184A3A">
        <w:t>Process/Work Flow</w:t>
      </w:r>
    </w:p>
    <w:p w14:paraId="6DE82FC2" w14:textId="41342D42" w:rsidR="005A6F86" w:rsidRPr="00184A3A" w:rsidRDefault="005A6F86" w:rsidP="00D323B0">
      <w:pPr>
        <w:rPr>
          <w:lang w:eastAsia="zh-CN"/>
        </w:rPr>
      </w:pPr>
      <w:r w:rsidRPr="00184A3A">
        <w:rPr>
          <w:lang w:eastAsia="zh-CN"/>
        </w:rPr>
        <w:t xml:space="preserve">This function is to manipulate the detail of branch scheme records. The branch scheme records </w:t>
      </w:r>
      <w:proofErr w:type="gramStart"/>
      <w:r w:rsidRPr="00184A3A">
        <w:rPr>
          <w:lang w:eastAsia="zh-CN"/>
        </w:rPr>
        <w:t>will be displayed</w:t>
      </w:r>
      <w:proofErr w:type="gramEnd"/>
      <w:r w:rsidRPr="00184A3A">
        <w:rPr>
          <w:lang w:eastAsia="zh-CN"/>
        </w:rPr>
        <w:t xml:space="preserve"> into the table within the page, and specific columns will be displayed on screen, as some of them enabled as sorting function upon user’s requirements.</w:t>
      </w:r>
    </w:p>
    <w:p w14:paraId="7F7D05D5" w14:textId="77777777" w:rsidR="005A6F86" w:rsidRPr="00184A3A" w:rsidRDefault="005A6F86" w:rsidP="00D323B0">
      <w:pPr>
        <w:rPr>
          <w:b/>
          <w:u w:val="single"/>
          <w:lang w:eastAsia="zh-CN"/>
        </w:rPr>
      </w:pPr>
      <w:r w:rsidRPr="00184A3A">
        <w:rPr>
          <w:b/>
          <w:u w:val="single"/>
          <w:lang w:eastAsia="zh-CN"/>
        </w:rPr>
        <w:t>Business Logic</w:t>
      </w:r>
    </w:p>
    <w:p w14:paraId="01AEAE1F" w14:textId="03D36E77" w:rsidR="005A6F86" w:rsidRPr="00184A3A" w:rsidRDefault="005A6F86" w:rsidP="00D323B0">
      <w:pPr>
        <w:rPr>
          <w:b/>
          <w:u w:val="single"/>
        </w:rPr>
      </w:pPr>
      <w:r w:rsidRPr="00184A3A">
        <w:rPr>
          <w:b/>
          <w:u w:val="single"/>
        </w:rPr>
        <w:t xml:space="preserve">Maintain Branch </w:t>
      </w:r>
      <w:r w:rsidR="00541505" w:rsidRPr="00184A3A">
        <w:rPr>
          <w:b/>
          <w:u w:val="single"/>
        </w:rPr>
        <w:t>Scheme</w:t>
      </w:r>
      <w:r w:rsidRPr="00184A3A">
        <w:rPr>
          <w:b/>
          <w:u w:val="single"/>
        </w:rPr>
        <w:t xml:space="preserve"> (Create)</w:t>
      </w:r>
    </w:p>
    <w:p w14:paraId="0167B200" w14:textId="32A79E76" w:rsidR="005A6F86" w:rsidRDefault="005A6F86" w:rsidP="00D323B0">
      <w:pPr>
        <w:pStyle w:val="Texte1"/>
        <w:tabs>
          <w:tab w:val="left" w:pos="1080"/>
        </w:tabs>
        <w:ind w:left="1080" w:hanging="720"/>
        <w:rPr>
          <w:rFonts w:ascii="Palatino Linotype" w:hAnsi="Palatino Linotype" w:cs="Arial"/>
          <w:sz w:val="20"/>
        </w:rPr>
      </w:pPr>
      <w:r w:rsidRPr="00184A3A">
        <w:rPr>
          <w:rFonts w:ascii="Palatino Linotype" w:hAnsi="Palatino Linotype" w:cs="Arial"/>
          <w:sz w:val="20"/>
        </w:rPr>
        <w:t>Home</w:t>
      </w:r>
      <w:r w:rsidR="0013302E" w:rsidRPr="00184A3A">
        <w:rPr>
          <w:rFonts w:ascii="Palatino Linotype" w:hAnsi="Palatino Linotype" w:cs="Arial"/>
          <w:sz w:val="20"/>
        </w:rPr>
        <w:t>&gt;</w:t>
      </w:r>
      <w:r w:rsidRPr="00184A3A">
        <w:rPr>
          <w:rFonts w:ascii="Palatino Linotype" w:hAnsi="Palatino Linotype" w:cs="Arial"/>
          <w:sz w:val="20"/>
        </w:rPr>
        <w:t xml:space="preserve"> Polling Configuration</w:t>
      </w:r>
      <w:r w:rsidR="0013302E" w:rsidRPr="00184A3A">
        <w:rPr>
          <w:rFonts w:ascii="Palatino Linotype" w:hAnsi="Palatino Linotype" w:cs="Arial"/>
          <w:sz w:val="20"/>
        </w:rPr>
        <w:t>&gt;</w:t>
      </w:r>
      <w:r w:rsidRPr="00184A3A">
        <w:rPr>
          <w:rFonts w:ascii="Palatino Linotype" w:hAnsi="Palatino Linotype" w:cs="Arial"/>
          <w:sz w:val="20"/>
        </w:rPr>
        <w:t xml:space="preserve"> Branch Scheme</w:t>
      </w:r>
      <w:r w:rsidR="0013302E" w:rsidRPr="00184A3A">
        <w:rPr>
          <w:rFonts w:ascii="Palatino Linotype" w:hAnsi="Palatino Linotype" w:cs="Arial"/>
          <w:sz w:val="20"/>
        </w:rPr>
        <w:t>&gt;</w:t>
      </w:r>
      <w:r w:rsidRPr="00184A3A">
        <w:rPr>
          <w:rFonts w:ascii="Palatino Linotype" w:hAnsi="Palatino Linotype" w:cs="Arial"/>
          <w:sz w:val="20"/>
        </w:rPr>
        <w:t xml:space="preserve"> Create</w:t>
      </w:r>
    </w:p>
    <w:p w14:paraId="2D30DD43" w14:textId="77777777" w:rsidR="00A52909" w:rsidRPr="00184A3A" w:rsidRDefault="00A52909" w:rsidP="00D323B0">
      <w:pPr>
        <w:pStyle w:val="Texte1"/>
        <w:tabs>
          <w:tab w:val="left" w:pos="1080"/>
        </w:tabs>
        <w:ind w:left="1080" w:hanging="720"/>
        <w:rPr>
          <w:rFonts w:ascii="Palatino Linotype" w:hAnsi="Palatino Linotype" w:cs="Arial"/>
          <w:sz w:val="20"/>
        </w:rPr>
      </w:pPr>
    </w:p>
    <w:p w14:paraId="255A9B07" w14:textId="3F6F6378" w:rsidR="005A6F86" w:rsidRPr="00184A3A" w:rsidRDefault="005A6F86" w:rsidP="00D323B0">
      <w:pPr>
        <w:rPr>
          <w:szCs w:val="20"/>
        </w:rPr>
      </w:pPr>
      <w:r w:rsidRPr="00184A3A">
        <w:rPr>
          <w:szCs w:val="20"/>
        </w:rPr>
        <w:t xml:space="preserve">A pop-up dialog will appear to receive input from the user by clicking the “Create” button. On clicking the “save” button, the system will first validate fields’ mandatory and validity, and save to the branch scheme table upon successful validation. </w:t>
      </w:r>
    </w:p>
    <w:p w14:paraId="1FFA2521" w14:textId="0EC6BDBB" w:rsidR="005A6F86" w:rsidRPr="00184A3A" w:rsidRDefault="005A6F86" w:rsidP="00D323B0">
      <w:pPr>
        <w:rPr>
          <w:b/>
          <w:u w:val="single"/>
        </w:rPr>
      </w:pPr>
      <w:r w:rsidRPr="00184A3A">
        <w:rPr>
          <w:b/>
          <w:u w:val="single"/>
        </w:rPr>
        <w:t xml:space="preserve">Maintain Branch </w:t>
      </w:r>
      <w:r w:rsidR="00541505" w:rsidRPr="00184A3A">
        <w:rPr>
          <w:b/>
          <w:u w:val="single"/>
        </w:rPr>
        <w:t xml:space="preserve">Scheme </w:t>
      </w:r>
      <w:r w:rsidRPr="00184A3A">
        <w:rPr>
          <w:b/>
          <w:u w:val="single"/>
        </w:rPr>
        <w:t>(Edit)</w:t>
      </w:r>
    </w:p>
    <w:p w14:paraId="6E5DC6AC" w14:textId="492CAB46" w:rsidR="005A6F86" w:rsidRDefault="005A6F86" w:rsidP="00541505">
      <w:pPr>
        <w:pStyle w:val="Texte1"/>
        <w:tabs>
          <w:tab w:val="left" w:pos="360"/>
        </w:tabs>
        <w:ind w:left="360"/>
        <w:rPr>
          <w:rFonts w:ascii="Palatino Linotype" w:hAnsi="Palatino Linotype" w:cs="Arial"/>
          <w:sz w:val="20"/>
        </w:rPr>
      </w:pPr>
      <w:r w:rsidRPr="00184A3A">
        <w:rPr>
          <w:rFonts w:ascii="Palatino Linotype" w:hAnsi="Palatino Linotype" w:cs="Arial"/>
          <w:sz w:val="20"/>
        </w:rPr>
        <w:t>Home</w:t>
      </w:r>
      <w:r w:rsidR="0013302E" w:rsidRPr="00184A3A">
        <w:rPr>
          <w:rFonts w:ascii="Palatino Linotype" w:hAnsi="Palatino Linotype" w:cs="Arial"/>
          <w:sz w:val="20"/>
        </w:rPr>
        <w:t>&gt;</w:t>
      </w:r>
      <w:r w:rsidRPr="00184A3A">
        <w:rPr>
          <w:rFonts w:ascii="Palatino Linotype" w:hAnsi="Palatino Linotype" w:cs="Arial"/>
          <w:sz w:val="20"/>
        </w:rPr>
        <w:t xml:space="preserve"> Polling Configuration</w:t>
      </w:r>
      <w:r w:rsidR="0013302E" w:rsidRPr="00184A3A">
        <w:rPr>
          <w:rFonts w:ascii="Palatino Linotype" w:hAnsi="Palatino Linotype" w:cs="Arial"/>
          <w:sz w:val="20"/>
        </w:rPr>
        <w:t>&gt;</w:t>
      </w:r>
      <w:r w:rsidRPr="00184A3A">
        <w:rPr>
          <w:rFonts w:ascii="Palatino Linotype" w:hAnsi="Palatino Linotype" w:cs="Arial"/>
          <w:sz w:val="20"/>
        </w:rPr>
        <w:t xml:space="preserve"> Branch Scheme</w:t>
      </w:r>
      <w:r w:rsidR="0013302E" w:rsidRPr="00184A3A">
        <w:rPr>
          <w:rFonts w:ascii="Palatino Linotype" w:hAnsi="Palatino Linotype" w:cs="Arial"/>
          <w:sz w:val="20"/>
        </w:rPr>
        <w:t>&gt;</w:t>
      </w:r>
      <w:r w:rsidRPr="00184A3A">
        <w:rPr>
          <w:rFonts w:ascii="Palatino Linotype" w:hAnsi="Palatino Linotype" w:cs="Arial"/>
          <w:sz w:val="20"/>
        </w:rPr>
        <w:t xml:space="preserve"> Search Record</w:t>
      </w:r>
      <w:r w:rsidR="0013302E" w:rsidRPr="00184A3A">
        <w:rPr>
          <w:rFonts w:ascii="Palatino Linotype" w:hAnsi="Palatino Linotype" w:cs="Arial"/>
          <w:sz w:val="20"/>
        </w:rPr>
        <w:t>&gt;</w:t>
      </w:r>
      <w:r w:rsidRPr="00184A3A">
        <w:rPr>
          <w:rFonts w:ascii="Palatino Linotype" w:hAnsi="Palatino Linotype" w:cs="Arial"/>
          <w:sz w:val="20"/>
        </w:rPr>
        <w:t xml:space="preserve"> Edit </w:t>
      </w:r>
    </w:p>
    <w:p w14:paraId="78C28213" w14:textId="77777777" w:rsidR="00D323B0" w:rsidRPr="00184A3A" w:rsidRDefault="00D323B0" w:rsidP="00541505">
      <w:pPr>
        <w:pStyle w:val="Texte1"/>
        <w:tabs>
          <w:tab w:val="left" w:pos="360"/>
        </w:tabs>
        <w:ind w:left="360"/>
        <w:rPr>
          <w:rFonts w:ascii="Palatino Linotype" w:hAnsi="Palatino Linotype" w:cs="Arial"/>
          <w:sz w:val="20"/>
        </w:rPr>
      </w:pPr>
    </w:p>
    <w:p w14:paraId="5A6F1557" w14:textId="4733ACDE" w:rsidR="005A6F86" w:rsidRDefault="005A6F86" w:rsidP="00D323B0">
      <w:pPr>
        <w:pStyle w:val="Texte1"/>
        <w:tabs>
          <w:tab w:val="left" w:pos="360"/>
        </w:tabs>
        <w:rPr>
          <w:rFonts w:ascii="Palatino Linotype" w:hAnsi="Palatino Linotype" w:cs="Arial"/>
          <w:sz w:val="20"/>
        </w:rPr>
      </w:pPr>
      <w:r w:rsidRPr="00184A3A">
        <w:rPr>
          <w:rFonts w:ascii="Palatino Linotype" w:hAnsi="Palatino Linotype" w:cs="Arial"/>
          <w:sz w:val="20"/>
        </w:rPr>
        <w:t>A pop-up dialog contain in original branch info detail values will appear to receive input from the user by clicking the “Edit” bu</w:t>
      </w:r>
      <w:r w:rsidR="00A52909">
        <w:rPr>
          <w:rFonts w:ascii="Palatino Linotype" w:hAnsi="Palatino Linotype" w:cs="Arial"/>
          <w:sz w:val="20"/>
        </w:rPr>
        <w:t>tton. Same as record creation, o</w:t>
      </w:r>
      <w:r w:rsidRPr="00184A3A">
        <w:rPr>
          <w:rFonts w:ascii="Palatino Linotype" w:hAnsi="Palatino Linotype" w:cs="Arial"/>
          <w:sz w:val="20"/>
        </w:rPr>
        <w:t>n clicking the “save” button, the system also validate upon the values, and save the record’s update.</w:t>
      </w:r>
    </w:p>
    <w:p w14:paraId="5904FF53" w14:textId="77777777" w:rsidR="00D323B0" w:rsidRPr="00184A3A" w:rsidRDefault="00D323B0" w:rsidP="00D323B0">
      <w:pPr>
        <w:pStyle w:val="Texte1"/>
        <w:tabs>
          <w:tab w:val="left" w:pos="360"/>
        </w:tabs>
        <w:rPr>
          <w:rFonts w:ascii="Palatino Linotype" w:hAnsi="Palatino Linotype" w:cs="Arial"/>
          <w:sz w:val="20"/>
        </w:rPr>
      </w:pPr>
    </w:p>
    <w:p w14:paraId="265EAC96" w14:textId="5CD41217" w:rsidR="005A6F86" w:rsidRPr="00184A3A" w:rsidRDefault="005A6F86" w:rsidP="00D323B0">
      <w:pPr>
        <w:rPr>
          <w:b/>
          <w:u w:val="single"/>
        </w:rPr>
      </w:pPr>
      <w:r w:rsidRPr="00184A3A">
        <w:rPr>
          <w:b/>
          <w:u w:val="single"/>
        </w:rPr>
        <w:t xml:space="preserve">Maintain Branch </w:t>
      </w:r>
      <w:r w:rsidR="00541505" w:rsidRPr="00184A3A">
        <w:rPr>
          <w:b/>
          <w:u w:val="single"/>
        </w:rPr>
        <w:t xml:space="preserve">Scheme </w:t>
      </w:r>
      <w:r w:rsidRPr="00184A3A">
        <w:rPr>
          <w:b/>
          <w:u w:val="single"/>
        </w:rPr>
        <w:t>(Delete)</w:t>
      </w:r>
    </w:p>
    <w:p w14:paraId="2593DD0D" w14:textId="157BC26B" w:rsidR="0064451A" w:rsidRPr="00184A3A" w:rsidRDefault="0064451A" w:rsidP="00541505">
      <w:pPr>
        <w:pStyle w:val="Texte1"/>
        <w:tabs>
          <w:tab w:val="left" w:pos="360"/>
        </w:tabs>
        <w:ind w:left="360"/>
        <w:rPr>
          <w:rFonts w:ascii="Palatino Linotype" w:hAnsi="Palatino Linotype" w:cs="Arial"/>
          <w:sz w:val="20"/>
        </w:rPr>
      </w:pPr>
      <w:r w:rsidRPr="00184A3A">
        <w:rPr>
          <w:rFonts w:ascii="Palatino Linotype" w:hAnsi="Palatino Linotype" w:cs="Arial"/>
          <w:sz w:val="20"/>
        </w:rPr>
        <w:t>Home</w:t>
      </w:r>
      <w:r w:rsidR="0013302E" w:rsidRPr="00184A3A">
        <w:rPr>
          <w:rFonts w:ascii="Palatino Linotype" w:hAnsi="Palatino Linotype" w:cs="Arial"/>
          <w:sz w:val="20"/>
        </w:rPr>
        <w:t>&gt;</w:t>
      </w:r>
      <w:r w:rsidRPr="00184A3A">
        <w:rPr>
          <w:rFonts w:ascii="Palatino Linotype" w:hAnsi="Palatino Linotype" w:cs="Arial"/>
          <w:sz w:val="20"/>
        </w:rPr>
        <w:t xml:space="preserve"> Polling Configuration</w:t>
      </w:r>
      <w:r w:rsidR="0013302E" w:rsidRPr="00184A3A">
        <w:rPr>
          <w:rFonts w:ascii="Palatino Linotype" w:hAnsi="Palatino Linotype" w:cs="Arial"/>
          <w:sz w:val="20"/>
        </w:rPr>
        <w:t>&gt;</w:t>
      </w:r>
      <w:r w:rsidRPr="00184A3A">
        <w:rPr>
          <w:rFonts w:ascii="Palatino Linotype" w:hAnsi="Palatino Linotype" w:cs="Arial"/>
          <w:sz w:val="20"/>
        </w:rPr>
        <w:t xml:space="preserve"> Branch Scheme</w:t>
      </w:r>
      <w:r w:rsidR="0013302E" w:rsidRPr="00184A3A">
        <w:rPr>
          <w:rFonts w:ascii="Palatino Linotype" w:hAnsi="Palatino Linotype" w:cs="Arial"/>
          <w:sz w:val="20"/>
        </w:rPr>
        <w:t>&gt;</w:t>
      </w:r>
      <w:r w:rsidRPr="00184A3A">
        <w:rPr>
          <w:rFonts w:ascii="Palatino Linotype" w:hAnsi="Palatino Linotype" w:cs="Arial"/>
          <w:sz w:val="20"/>
        </w:rPr>
        <w:t xml:space="preserve"> Search Record</w:t>
      </w:r>
      <w:r w:rsidR="0013302E" w:rsidRPr="00184A3A">
        <w:rPr>
          <w:rFonts w:ascii="Palatino Linotype" w:hAnsi="Palatino Linotype" w:cs="Arial"/>
          <w:sz w:val="20"/>
        </w:rPr>
        <w:t>&gt;</w:t>
      </w:r>
      <w:r w:rsidRPr="00184A3A">
        <w:rPr>
          <w:rFonts w:ascii="Palatino Linotype" w:hAnsi="Palatino Linotype" w:cs="Arial"/>
          <w:sz w:val="20"/>
        </w:rPr>
        <w:t xml:space="preserve"> Delete </w:t>
      </w:r>
    </w:p>
    <w:p w14:paraId="1BE0E82D" w14:textId="77777777" w:rsidR="00D323B0" w:rsidRDefault="00D323B0" w:rsidP="00D323B0">
      <w:pPr>
        <w:pStyle w:val="Texte1"/>
        <w:tabs>
          <w:tab w:val="left" w:pos="360"/>
        </w:tabs>
        <w:rPr>
          <w:rFonts w:ascii="Palatino Linotype" w:hAnsi="Palatino Linotype" w:cs="Arial"/>
          <w:sz w:val="20"/>
        </w:rPr>
      </w:pPr>
    </w:p>
    <w:p w14:paraId="55B2CB81" w14:textId="258B17AA" w:rsidR="005A6F86" w:rsidRPr="00184A3A" w:rsidRDefault="005A6F86" w:rsidP="00D323B0">
      <w:pPr>
        <w:pStyle w:val="Texte1"/>
        <w:tabs>
          <w:tab w:val="left" w:pos="360"/>
        </w:tabs>
        <w:rPr>
          <w:rFonts w:ascii="Palatino Linotype" w:hAnsi="Palatino Linotype" w:cs="Arial"/>
          <w:sz w:val="20"/>
        </w:rPr>
      </w:pPr>
      <w:r w:rsidRPr="00184A3A">
        <w:rPr>
          <w:rFonts w:ascii="Palatino Linotype" w:hAnsi="Palatino Linotype" w:cs="Arial"/>
          <w:sz w:val="20"/>
        </w:rPr>
        <w:t xml:space="preserve">A pop-up dialog will appear to asking the user for the confirmation of the deletion of the corresponding record. Once user clicks yes, the system will check whether the record has relations to other data, if no, the target record </w:t>
      </w:r>
      <w:proofErr w:type="gramStart"/>
      <w:r w:rsidRPr="00184A3A">
        <w:rPr>
          <w:rFonts w:ascii="Palatino Linotype" w:hAnsi="Palatino Linotype" w:cs="Arial"/>
          <w:sz w:val="20"/>
        </w:rPr>
        <w:t>will be deleted</w:t>
      </w:r>
      <w:proofErr w:type="gramEnd"/>
      <w:r w:rsidRPr="00184A3A">
        <w:rPr>
          <w:rFonts w:ascii="Palatino Linotype" w:hAnsi="Palatino Linotype" w:cs="Arial"/>
          <w:sz w:val="20"/>
        </w:rPr>
        <w:t xml:space="preserve">. </w:t>
      </w:r>
    </w:p>
    <w:p w14:paraId="5D0AB0B8" w14:textId="77777777" w:rsidR="00712376" w:rsidRPr="00184A3A" w:rsidRDefault="00712376" w:rsidP="00712376">
      <w:pPr>
        <w:rPr>
          <w:lang w:eastAsia="zh-CN"/>
        </w:rPr>
      </w:pPr>
    </w:p>
    <w:p w14:paraId="7E2A751B" w14:textId="77777777" w:rsidR="00712376" w:rsidRPr="00184A3A" w:rsidRDefault="00712376" w:rsidP="00E51271">
      <w:pPr>
        <w:pStyle w:val="Heading4"/>
      </w:pPr>
      <w:r w:rsidRPr="00184A3A">
        <w:lastRenderedPageBreak/>
        <w:t>Screen</w:t>
      </w:r>
    </w:p>
    <w:p w14:paraId="3DDB8D16" w14:textId="773ADAD0" w:rsidR="00712376" w:rsidRPr="00184A3A" w:rsidRDefault="00A52909" w:rsidP="00A52909">
      <w:pPr>
        <w:jc w:val="center"/>
        <w:rPr>
          <w:lang w:eastAsia="zh-CN"/>
        </w:rPr>
      </w:pPr>
      <w:r w:rsidRPr="00A52909">
        <w:rPr>
          <w:noProof/>
          <w:lang w:eastAsia="zh-CN"/>
        </w:rPr>
        <w:drawing>
          <wp:inline distT="0" distB="0" distL="0" distR="0" wp14:anchorId="27E94A23" wp14:editId="75B58531">
            <wp:extent cx="6115050" cy="5181600"/>
            <wp:effectExtent l="19050" t="19050" r="19050"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5050" cy="5181600"/>
                    </a:xfrm>
                    <a:prstGeom prst="rect">
                      <a:avLst/>
                    </a:prstGeom>
                    <a:ln>
                      <a:solidFill>
                        <a:srgbClr val="000000"/>
                      </a:solidFill>
                    </a:ln>
                  </pic:spPr>
                </pic:pic>
              </a:graphicData>
            </a:graphic>
          </wp:inline>
        </w:drawing>
      </w:r>
    </w:p>
    <w:p w14:paraId="2AC05DA2" w14:textId="77777777" w:rsidR="00712376" w:rsidRPr="00184A3A" w:rsidRDefault="00712376" w:rsidP="00E51271">
      <w:pPr>
        <w:pStyle w:val="Heading4"/>
      </w:pPr>
      <w:r w:rsidRPr="00184A3A">
        <w:t>Data Fields &amp; Presentation Logic</w:t>
      </w:r>
    </w:p>
    <w:p w14:paraId="66E92137" w14:textId="77777777" w:rsidR="00095CC7" w:rsidRPr="00184A3A" w:rsidRDefault="00095CC7" w:rsidP="0005458D">
      <w:pPr>
        <w:pStyle w:val="ListParagraph"/>
        <w:numPr>
          <w:ilvl w:val="0"/>
          <w:numId w:val="12"/>
        </w:numPr>
        <w:ind w:left="270" w:hanging="270"/>
        <w:rPr>
          <w:lang w:eastAsia="zh-CN"/>
        </w:rPr>
      </w:pPr>
      <w:r w:rsidRPr="00184A3A">
        <w:rPr>
          <w:lang w:eastAsia="zh-CN"/>
        </w:rPr>
        <w:t>Default Sorting of Branch Info List, Priority from top to bottom</w:t>
      </w:r>
    </w:p>
    <w:p w14:paraId="18AC15CC" w14:textId="77777777" w:rsidR="00095CC7" w:rsidRPr="00184A3A" w:rsidRDefault="00095CC7" w:rsidP="00095CC7">
      <w:pPr>
        <w:pStyle w:val="ListParagraph"/>
        <w:numPr>
          <w:ilvl w:val="0"/>
          <w:numId w:val="3"/>
        </w:numPr>
        <w:spacing w:line="240" w:lineRule="auto"/>
        <w:rPr>
          <w:lang w:eastAsia="zh-CN"/>
        </w:rPr>
      </w:pPr>
      <w:r w:rsidRPr="00184A3A">
        <w:rPr>
          <w:lang w:eastAsia="zh-CN"/>
        </w:rPr>
        <w:t>Scheme Name (ascending)</w:t>
      </w:r>
    </w:p>
    <w:p w14:paraId="1CCCEC48" w14:textId="77777777" w:rsidR="00095CC7" w:rsidRPr="00184A3A" w:rsidRDefault="00095CC7" w:rsidP="00095CC7">
      <w:pPr>
        <w:spacing w:line="240" w:lineRule="auto"/>
        <w:rPr>
          <w:lang w:eastAsia="zh-CN"/>
        </w:rPr>
      </w:pPr>
    </w:p>
    <w:p w14:paraId="57A73850" w14:textId="77777777" w:rsidR="00A52909" w:rsidRDefault="00A52909">
      <w:pPr>
        <w:rPr>
          <w:lang w:eastAsia="zh-CN"/>
        </w:rPr>
      </w:pPr>
      <w:r>
        <w:rPr>
          <w:lang w:eastAsia="zh-CN"/>
        </w:rPr>
        <w:br w:type="page"/>
      </w:r>
    </w:p>
    <w:p w14:paraId="7C915055" w14:textId="4CF7C0AB" w:rsidR="00095CC7" w:rsidRPr="00184A3A" w:rsidRDefault="00095CC7" w:rsidP="0005458D">
      <w:pPr>
        <w:pStyle w:val="ListParagraph"/>
        <w:numPr>
          <w:ilvl w:val="0"/>
          <w:numId w:val="12"/>
        </w:numPr>
        <w:spacing w:line="240" w:lineRule="auto"/>
        <w:ind w:left="270" w:hanging="270"/>
        <w:rPr>
          <w:lang w:eastAsia="zh-CN"/>
        </w:rPr>
      </w:pPr>
      <w:r w:rsidRPr="00184A3A">
        <w:rPr>
          <w:lang w:eastAsia="zh-CN"/>
        </w:rPr>
        <w:lastRenderedPageBreak/>
        <w:t>Layout</w:t>
      </w:r>
    </w:p>
    <w:tbl>
      <w:tblPr>
        <w:tblW w:w="108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620"/>
        <w:gridCol w:w="1170"/>
        <w:gridCol w:w="1553"/>
        <w:gridCol w:w="1237"/>
        <w:gridCol w:w="1530"/>
        <w:gridCol w:w="1890"/>
        <w:gridCol w:w="1890"/>
      </w:tblGrid>
      <w:tr w:rsidR="00095CC7" w:rsidRPr="00184A3A" w14:paraId="0EC1B31D" w14:textId="77777777" w:rsidTr="003C076B">
        <w:trPr>
          <w:trHeight w:val="944"/>
        </w:trPr>
        <w:tc>
          <w:tcPr>
            <w:tcW w:w="1620" w:type="dxa"/>
            <w:shd w:val="clear" w:color="auto" w:fill="C6D9F1"/>
            <w:vAlign w:val="center"/>
          </w:tcPr>
          <w:p w14:paraId="6DC3C656" w14:textId="77777777" w:rsidR="00095CC7" w:rsidRPr="00184A3A" w:rsidRDefault="00095CC7" w:rsidP="00A52909">
            <w:pPr>
              <w:spacing w:after="0"/>
              <w:rPr>
                <w:b/>
              </w:rPr>
            </w:pPr>
            <w:r w:rsidRPr="00184A3A">
              <w:rPr>
                <w:b/>
              </w:rPr>
              <w:t>Field</w:t>
            </w:r>
          </w:p>
        </w:tc>
        <w:tc>
          <w:tcPr>
            <w:tcW w:w="1170" w:type="dxa"/>
            <w:shd w:val="clear" w:color="auto" w:fill="C6D9F1"/>
            <w:vAlign w:val="center"/>
          </w:tcPr>
          <w:p w14:paraId="0A9CBC05" w14:textId="77777777" w:rsidR="00095CC7" w:rsidRPr="00184A3A" w:rsidRDefault="00095CC7" w:rsidP="00A52909">
            <w:pPr>
              <w:spacing w:after="0"/>
              <w:rPr>
                <w:b/>
              </w:rPr>
            </w:pPr>
            <w:r w:rsidRPr="00184A3A">
              <w:rPr>
                <w:b/>
              </w:rPr>
              <w:t>Object Type</w:t>
            </w:r>
          </w:p>
        </w:tc>
        <w:tc>
          <w:tcPr>
            <w:tcW w:w="1553" w:type="dxa"/>
            <w:shd w:val="clear" w:color="auto" w:fill="C6D9F1"/>
            <w:vAlign w:val="center"/>
          </w:tcPr>
          <w:p w14:paraId="39E5B926" w14:textId="77777777" w:rsidR="00095CC7" w:rsidRPr="00184A3A" w:rsidRDefault="00095CC7" w:rsidP="00A52909">
            <w:pPr>
              <w:spacing w:after="0"/>
              <w:rPr>
                <w:b/>
              </w:rPr>
            </w:pPr>
            <w:r w:rsidRPr="00184A3A">
              <w:rPr>
                <w:b/>
              </w:rPr>
              <w:t>Default Value</w:t>
            </w:r>
          </w:p>
        </w:tc>
        <w:tc>
          <w:tcPr>
            <w:tcW w:w="1237" w:type="dxa"/>
            <w:shd w:val="clear" w:color="auto" w:fill="C6D9F1"/>
            <w:vAlign w:val="center"/>
          </w:tcPr>
          <w:p w14:paraId="3CFCBC86" w14:textId="77777777" w:rsidR="00095CC7" w:rsidRPr="00184A3A" w:rsidRDefault="00095CC7" w:rsidP="00A52909">
            <w:pPr>
              <w:spacing w:after="0"/>
              <w:rPr>
                <w:b/>
              </w:rPr>
            </w:pPr>
            <w:r w:rsidRPr="00184A3A">
              <w:rPr>
                <w:b/>
              </w:rPr>
              <w:t>Mandatory (M/O/C)</w:t>
            </w:r>
          </w:p>
        </w:tc>
        <w:tc>
          <w:tcPr>
            <w:tcW w:w="1530" w:type="dxa"/>
            <w:shd w:val="clear" w:color="auto" w:fill="C6D9F1"/>
            <w:vAlign w:val="center"/>
          </w:tcPr>
          <w:p w14:paraId="2CE62959" w14:textId="77777777" w:rsidR="0073243A" w:rsidRDefault="00095CC7" w:rsidP="00A52909">
            <w:pPr>
              <w:spacing w:after="0"/>
              <w:rPr>
                <w:b/>
              </w:rPr>
            </w:pPr>
            <w:r w:rsidRPr="00184A3A">
              <w:rPr>
                <w:b/>
              </w:rPr>
              <w:t>Format</w:t>
            </w:r>
          </w:p>
          <w:p w14:paraId="54A93A6F" w14:textId="77777777" w:rsidR="0073243A" w:rsidRDefault="0073243A" w:rsidP="00A52909">
            <w:pPr>
              <w:spacing w:after="0"/>
              <w:rPr>
                <w:b/>
              </w:rPr>
            </w:pPr>
            <w:r>
              <w:rPr>
                <w:b/>
              </w:rPr>
              <w:t>A</w:t>
            </w:r>
            <w:r w:rsidR="002C5D9F">
              <w:rPr>
                <w:b/>
              </w:rPr>
              <w:t>-character</w:t>
            </w:r>
          </w:p>
          <w:p w14:paraId="46D932BA" w14:textId="4E972D10" w:rsidR="002C5D9F" w:rsidRPr="0057159E" w:rsidRDefault="002C5D9F" w:rsidP="00A52909">
            <w:pPr>
              <w:spacing w:after="0"/>
              <w:rPr>
                <w:b/>
              </w:rPr>
            </w:pPr>
            <w:r>
              <w:rPr>
                <w:b/>
              </w:rPr>
              <w:t>N-number</w:t>
            </w:r>
          </w:p>
        </w:tc>
        <w:tc>
          <w:tcPr>
            <w:tcW w:w="1890" w:type="dxa"/>
            <w:shd w:val="clear" w:color="auto" w:fill="C6D9F1"/>
            <w:vAlign w:val="center"/>
          </w:tcPr>
          <w:p w14:paraId="157BDF71" w14:textId="77777777" w:rsidR="00095CC7" w:rsidRPr="00184A3A" w:rsidRDefault="00095CC7" w:rsidP="00A52909">
            <w:pPr>
              <w:spacing w:after="0"/>
              <w:rPr>
                <w:b/>
              </w:rPr>
            </w:pPr>
            <w:r w:rsidRPr="00184A3A">
              <w:rPr>
                <w:b/>
              </w:rPr>
              <w:t>Action / Event / Response</w:t>
            </w:r>
          </w:p>
        </w:tc>
        <w:tc>
          <w:tcPr>
            <w:tcW w:w="1890" w:type="dxa"/>
            <w:shd w:val="clear" w:color="auto" w:fill="C6D9F1"/>
            <w:vAlign w:val="center"/>
          </w:tcPr>
          <w:p w14:paraId="4C37ABAC" w14:textId="77777777" w:rsidR="00095CC7" w:rsidRPr="00184A3A" w:rsidRDefault="00095CC7" w:rsidP="00A52909">
            <w:pPr>
              <w:spacing w:after="0"/>
              <w:rPr>
                <w:b/>
              </w:rPr>
            </w:pPr>
            <w:r w:rsidRPr="00184A3A">
              <w:rPr>
                <w:b/>
              </w:rPr>
              <w:t>Description</w:t>
            </w:r>
          </w:p>
        </w:tc>
      </w:tr>
      <w:tr w:rsidR="00095CC7" w:rsidRPr="00184A3A" w14:paraId="3D06CE94" w14:textId="77777777" w:rsidTr="003C076B">
        <w:tc>
          <w:tcPr>
            <w:tcW w:w="1620" w:type="dxa"/>
          </w:tcPr>
          <w:p w14:paraId="380119E8" w14:textId="77777777" w:rsidR="00095CC7" w:rsidRPr="00184A3A" w:rsidRDefault="00095CC7" w:rsidP="00A52909">
            <w:pPr>
              <w:spacing w:after="0"/>
              <w:ind w:left="-18" w:right="-108"/>
              <w:rPr>
                <w:b/>
              </w:rPr>
            </w:pPr>
            <w:r w:rsidRPr="00184A3A">
              <w:rPr>
                <w:b/>
              </w:rPr>
              <w:t>Poll Scheme Name</w:t>
            </w:r>
          </w:p>
        </w:tc>
        <w:tc>
          <w:tcPr>
            <w:tcW w:w="1170" w:type="dxa"/>
          </w:tcPr>
          <w:p w14:paraId="1D4B9FDE" w14:textId="163AA7D7" w:rsidR="00095CC7" w:rsidRPr="00184A3A" w:rsidRDefault="002C5D9F" w:rsidP="00A52909">
            <w:pPr>
              <w:spacing w:after="0"/>
            </w:pPr>
            <w:r w:rsidRPr="00184A3A">
              <w:t>T</w:t>
            </w:r>
            <w:r w:rsidR="00272623" w:rsidRPr="00184A3A">
              <w:t>extbox</w:t>
            </w:r>
          </w:p>
        </w:tc>
        <w:tc>
          <w:tcPr>
            <w:tcW w:w="1553" w:type="dxa"/>
          </w:tcPr>
          <w:p w14:paraId="6A6226C2" w14:textId="00A7685A" w:rsidR="00853CEE" w:rsidRDefault="00853CEE" w:rsidP="00A52909">
            <w:pPr>
              <w:spacing w:after="0"/>
            </w:pPr>
            <w:r>
              <w:t>Create-Blank</w:t>
            </w:r>
          </w:p>
          <w:p w14:paraId="7940BF2B" w14:textId="512DF022" w:rsidR="00095CC7" w:rsidRPr="00184A3A" w:rsidRDefault="00853CEE" w:rsidP="00A52909">
            <w:pPr>
              <w:spacing w:after="0"/>
            </w:pPr>
            <w:r>
              <w:t xml:space="preserve">Edit- </w:t>
            </w:r>
            <w:r w:rsidR="00095CC7" w:rsidRPr="00184A3A">
              <w:t>Prefilled</w:t>
            </w:r>
          </w:p>
        </w:tc>
        <w:tc>
          <w:tcPr>
            <w:tcW w:w="1237" w:type="dxa"/>
          </w:tcPr>
          <w:p w14:paraId="43F2C550" w14:textId="167A43A8" w:rsidR="00095CC7" w:rsidRPr="00184A3A" w:rsidRDefault="002C5D9F" w:rsidP="00A52909">
            <w:pPr>
              <w:spacing w:after="0"/>
            </w:pPr>
            <w:r>
              <w:t>M</w:t>
            </w:r>
          </w:p>
        </w:tc>
        <w:tc>
          <w:tcPr>
            <w:tcW w:w="1530" w:type="dxa"/>
          </w:tcPr>
          <w:p w14:paraId="53886F18" w14:textId="6B822EAA" w:rsidR="00095CC7" w:rsidRPr="00184A3A" w:rsidRDefault="00095CC7" w:rsidP="00A52909">
            <w:pPr>
              <w:spacing w:after="0"/>
            </w:pPr>
            <w:r w:rsidRPr="00184A3A">
              <w:t>A</w:t>
            </w:r>
            <w:r w:rsidR="008754D5">
              <w:t>(100)</w:t>
            </w:r>
          </w:p>
        </w:tc>
        <w:tc>
          <w:tcPr>
            <w:tcW w:w="1890" w:type="dxa"/>
          </w:tcPr>
          <w:p w14:paraId="0133FBF3" w14:textId="77777777" w:rsidR="002C5D9F" w:rsidRDefault="002C5D9F" w:rsidP="00A52909">
            <w:pPr>
              <w:spacing w:after="0"/>
            </w:pPr>
            <w:r>
              <w:t>Only allow</w:t>
            </w:r>
          </w:p>
          <w:p w14:paraId="341ACE2D" w14:textId="7C451728" w:rsidR="00095CC7" w:rsidRPr="00184A3A" w:rsidRDefault="002C5D9F" w:rsidP="00A52909">
            <w:pPr>
              <w:spacing w:after="0"/>
            </w:pPr>
            <w:r>
              <w:t>[a-zA-Z0-9-_]</w:t>
            </w:r>
          </w:p>
        </w:tc>
        <w:tc>
          <w:tcPr>
            <w:tcW w:w="1890" w:type="dxa"/>
          </w:tcPr>
          <w:p w14:paraId="036461C1" w14:textId="77777777" w:rsidR="00095CC7" w:rsidRPr="00184A3A" w:rsidRDefault="00095CC7" w:rsidP="00A52909">
            <w:pPr>
              <w:spacing w:after="0"/>
            </w:pPr>
            <w:r w:rsidRPr="00184A3A">
              <w:t>Poll scheme name</w:t>
            </w:r>
          </w:p>
        </w:tc>
      </w:tr>
      <w:tr w:rsidR="001A59E6" w:rsidRPr="00184A3A" w14:paraId="1B3353D9" w14:textId="77777777" w:rsidTr="003C076B">
        <w:tc>
          <w:tcPr>
            <w:tcW w:w="1620" w:type="dxa"/>
          </w:tcPr>
          <w:p w14:paraId="492FD6B6" w14:textId="77777777" w:rsidR="001A59E6" w:rsidRPr="00184A3A" w:rsidRDefault="001A59E6" w:rsidP="00A52909">
            <w:pPr>
              <w:spacing w:after="0"/>
              <w:ind w:left="-18" w:right="-108"/>
              <w:rPr>
                <w:b/>
              </w:rPr>
            </w:pPr>
            <w:r w:rsidRPr="00184A3A">
              <w:rPr>
                <w:b/>
              </w:rPr>
              <w:t>Poll Scheme Type</w:t>
            </w:r>
          </w:p>
        </w:tc>
        <w:tc>
          <w:tcPr>
            <w:tcW w:w="1170" w:type="dxa"/>
          </w:tcPr>
          <w:p w14:paraId="4B4CE0E1" w14:textId="6CEAA037" w:rsidR="001A59E6" w:rsidRPr="00184A3A" w:rsidRDefault="001A59E6" w:rsidP="00A52909">
            <w:pPr>
              <w:spacing w:after="0"/>
            </w:pPr>
            <w:r w:rsidRPr="00184A3A">
              <w:t>Dropdown box</w:t>
            </w:r>
          </w:p>
        </w:tc>
        <w:tc>
          <w:tcPr>
            <w:tcW w:w="1553" w:type="dxa"/>
          </w:tcPr>
          <w:p w14:paraId="68B71C44" w14:textId="77777777" w:rsidR="001A59E6" w:rsidRDefault="001A59E6" w:rsidP="00A52909">
            <w:pPr>
              <w:spacing w:after="0"/>
            </w:pPr>
            <w:r>
              <w:t>Create-Blank</w:t>
            </w:r>
          </w:p>
          <w:p w14:paraId="5F5BECA1" w14:textId="01964CDA" w:rsidR="001A59E6" w:rsidRPr="00184A3A" w:rsidRDefault="001A59E6" w:rsidP="00A52909">
            <w:pPr>
              <w:spacing w:after="0"/>
            </w:pPr>
            <w:r>
              <w:t xml:space="preserve">Edit- </w:t>
            </w:r>
            <w:r w:rsidRPr="00184A3A">
              <w:t>Prefilled</w:t>
            </w:r>
          </w:p>
        </w:tc>
        <w:tc>
          <w:tcPr>
            <w:tcW w:w="1237" w:type="dxa"/>
          </w:tcPr>
          <w:p w14:paraId="6491D4F9" w14:textId="7E0EE949" w:rsidR="001A59E6" w:rsidRPr="00184A3A" w:rsidRDefault="002C5D9F" w:rsidP="00A52909">
            <w:pPr>
              <w:spacing w:after="0"/>
            </w:pPr>
            <w:r>
              <w:t>M</w:t>
            </w:r>
          </w:p>
        </w:tc>
        <w:tc>
          <w:tcPr>
            <w:tcW w:w="1530" w:type="dxa"/>
          </w:tcPr>
          <w:p w14:paraId="49A4314B" w14:textId="1D18882A" w:rsidR="001A59E6" w:rsidRPr="00184A3A" w:rsidRDefault="001A59E6" w:rsidP="00A52909">
            <w:pPr>
              <w:spacing w:after="0"/>
            </w:pPr>
            <w:r w:rsidRPr="00184A3A">
              <w:t>A</w:t>
            </w:r>
            <w:r w:rsidR="008754D5">
              <w:t>(20)</w:t>
            </w:r>
          </w:p>
        </w:tc>
        <w:tc>
          <w:tcPr>
            <w:tcW w:w="1890" w:type="dxa"/>
          </w:tcPr>
          <w:p w14:paraId="3B03E61C" w14:textId="77777777" w:rsidR="001A59E6" w:rsidRPr="00184A3A" w:rsidRDefault="001A59E6" w:rsidP="00A52909">
            <w:pPr>
              <w:spacing w:after="0"/>
            </w:pPr>
            <w:r w:rsidRPr="00184A3A">
              <w:t>-</w:t>
            </w:r>
          </w:p>
        </w:tc>
        <w:tc>
          <w:tcPr>
            <w:tcW w:w="1890" w:type="dxa"/>
          </w:tcPr>
          <w:p w14:paraId="1F9F8E2D" w14:textId="77777777" w:rsidR="001A59E6" w:rsidRPr="00184A3A" w:rsidRDefault="001A59E6" w:rsidP="00A52909">
            <w:pPr>
              <w:spacing w:after="0"/>
            </w:pPr>
            <w:r w:rsidRPr="00184A3A">
              <w:t>Poll Scheme Type is used to defined the set of tables this scheme will be covered</w:t>
            </w:r>
          </w:p>
          <w:p w14:paraId="471E0B32" w14:textId="77777777" w:rsidR="001A59E6" w:rsidRPr="00184A3A" w:rsidRDefault="001A59E6" w:rsidP="00A52909">
            <w:pPr>
              <w:pStyle w:val="ListParagraph"/>
              <w:numPr>
                <w:ilvl w:val="0"/>
                <w:numId w:val="3"/>
              </w:numPr>
              <w:spacing w:after="0"/>
              <w:ind w:left="319" w:hanging="270"/>
            </w:pPr>
            <w:r w:rsidRPr="00184A3A">
              <w:t>SALES_REALTIME</w:t>
            </w:r>
          </w:p>
          <w:p w14:paraId="66A05581" w14:textId="77777777" w:rsidR="001A59E6" w:rsidRPr="00184A3A" w:rsidRDefault="001A59E6" w:rsidP="00A52909">
            <w:pPr>
              <w:pStyle w:val="ListParagraph"/>
              <w:numPr>
                <w:ilvl w:val="0"/>
                <w:numId w:val="3"/>
              </w:numPr>
              <w:spacing w:after="0"/>
              <w:ind w:left="319" w:hanging="270"/>
            </w:pPr>
            <w:r w:rsidRPr="00184A3A">
              <w:t>SALES_EOD</w:t>
            </w:r>
          </w:p>
          <w:p w14:paraId="2FFD159F" w14:textId="77777777" w:rsidR="001A59E6" w:rsidRPr="00184A3A" w:rsidRDefault="001A59E6" w:rsidP="00A52909">
            <w:pPr>
              <w:pStyle w:val="ListParagraph"/>
              <w:numPr>
                <w:ilvl w:val="0"/>
                <w:numId w:val="3"/>
              </w:numPr>
              <w:spacing w:after="0"/>
              <w:ind w:left="319" w:hanging="270"/>
            </w:pPr>
            <w:r w:rsidRPr="00184A3A">
              <w:t>MASTER</w:t>
            </w:r>
          </w:p>
        </w:tc>
      </w:tr>
      <w:tr w:rsidR="001A59E6" w:rsidRPr="00184A3A" w14:paraId="7691F91F" w14:textId="77777777" w:rsidTr="003C076B">
        <w:tc>
          <w:tcPr>
            <w:tcW w:w="1620" w:type="dxa"/>
          </w:tcPr>
          <w:p w14:paraId="1B247291" w14:textId="77777777" w:rsidR="001A59E6" w:rsidRPr="00184A3A" w:rsidRDefault="001A59E6" w:rsidP="00A52909">
            <w:pPr>
              <w:spacing w:after="0"/>
              <w:ind w:left="-18" w:right="-108"/>
              <w:rPr>
                <w:b/>
              </w:rPr>
            </w:pPr>
            <w:r w:rsidRPr="00184A3A">
              <w:rPr>
                <w:b/>
              </w:rPr>
              <w:t>Direction</w:t>
            </w:r>
          </w:p>
        </w:tc>
        <w:tc>
          <w:tcPr>
            <w:tcW w:w="1170" w:type="dxa"/>
          </w:tcPr>
          <w:p w14:paraId="604BEA22" w14:textId="2D6EA3B8" w:rsidR="001A59E6" w:rsidRPr="00184A3A" w:rsidRDefault="001A59E6" w:rsidP="00A52909">
            <w:pPr>
              <w:spacing w:after="0"/>
            </w:pPr>
            <w:r w:rsidRPr="00184A3A">
              <w:t>Dropdown box</w:t>
            </w:r>
          </w:p>
        </w:tc>
        <w:tc>
          <w:tcPr>
            <w:tcW w:w="1553" w:type="dxa"/>
          </w:tcPr>
          <w:p w14:paraId="1E17F7EF" w14:textId="77777777" w:rsidR="001A59E6" w:rsidRDefault="001A59E6" w:rsidP="00A52909">
            <w:pPr>
              <w:spacing w:after="0"/>
            </w:pPr>
            <w:r>
              <w:t>Create-Blank</w:t>
            </w:r>
          </w:p>
          <w:p w14:paraId="5B6202CD" w14:textId="512C6ED3" w:rsidR="001A59E6" w:rsidRPr="00184A3A" w:rsidRDefault="001A59E6" w:rsidP="00A52909">
            <w:pPr>
              <w:spacing w:after="0"/>
            </w:pPr>
            <w:r>
              <w:t xml:space="preserve">Edit- </w:t>
            </w:r>
            <w:r w:rsidRPr="00184A3A">
              <w:t>Prefilled</w:t>
            </w:r>
          </w:p>
        </w:tc>
        <w:tc>
          <w:tcPr>
            <w:tcW w:w="1237" w:type="dxa"/>
          </w:tcPr>
          <w:p w14:paraId="5A125441" w14:textId="30A47E01" w:rsidR="001A59E6" w:rsidRPr="00184A3A" w:rsidRDefault="002C5D9F" w:rsidP="00A52909">
            <w:pPr>
              <w:spacing w:after="0"/>
            </w:pPr>
            <w:r>
              <w:t>M</w:t>
            </w:r>
          </w:p>
        </w:tc>
        <w:tc>
          <w:tcPr>
            <w:tcW w:w="1530" w:type="dxa"/>
          </w:tcPr>
          <w:p w14:paraId="0C371D07" w14:textId="7BF5AD29" w:rsidR="001A59E6" w:rsidRPr="00184A3A" w:rsidRDefault="001A59E6" w:rsidP="00A52909">
            <w:pPr>
              <w:spacing w:after="0"/>
            </w:pPr>
            <w:r w:rsidRPr="00184A3A">
              <w:t>A</w:t>
            </w:r>
            <w:r w:rsidR="008754D5">
              <w:t>(</w:t>
            </w:r>
            <w:r w:rsidRPr="00184A3A">
              <w:t>40</w:t>
            </w:r>
            <w:r w:rsidR="008754D5">
              <w:t>)</w:t>
            </w:r>
          </w:p>
        </w:tc>
        <w:tc>
          <w:tcPr>
            <w:tcW w:w="1890" w:type="dxa"/>
          </w:tcPr>
          <w:p w14:paraId="39616019" w14:textId="77777777" w:rsidR="001A59E6" w:rsidRPr="00184A3A" w:rsidRDefault="001A59E6" w:rsidP="00A52909">
            <w:pPr>
              <w:spacing w:after="0"/>
            </w:pPr>
            <w:r w:rsidRPr="00184A3A">
              <w:t>-</w:t>
            </w:r>
          </w:p>
        </w:tc>
        <w:tc>
          <w:tcPr>
            <w:tcW w:w="1890" w:type="dxa"/>
          </w:tcPr>
          <w:p w14:paraId="76477BF6" w14:textId="77777777" w:rsidR="001A59E6" w:rsidRDefault="001A59E6" w:rsidP="00A52909">
            <w:pPr>
              <w:spacing w:after="0"/>
            </w:pPr>
            <w:r w:rsidRPr="00184A3A">
              <w:t>Describe the direction of the data</w:t>
            </w:r>
          </w:p>
          <w:p w14:paraId="7093BBFC" w14:textId="68382B43" w:rsidR="002C5D9F" w:rsidRDefault="002C5D9F" w:rsidP="00A52909">
            <w:pPr>
              <w:spacing w:after="0"/>
            </w:pPr>
            <w:r>
              <w:t>- POS to Staging</w:t>
            </w:r>
          </w:p>
          <w:p w14:paraId="01EB6F91" w14:textId="4B146374" w:rsidR="002C5D9F" w:rsidRDefault="002C5D9F" w:rsidP="00A52909">
            <w:pPr>
              <w:spacing w:after="0"/>
            </w:pPr>
            <w:r>
              <w:t>- Staging to POS</w:t>
            </w:r>
          </w:p>
          <w:p w14:paraId="6AA69910" w14:textId="25FBE1DB" w:rsidR="002C5D9F" w:rsidRDefault="002C5D9F" w:rsidP="00A52909">
            <w:pPr>
              <w:spacing w:after="0"/>
            </w:pPr>
            <w:r>
              <w:t>- Staging to EDW</w:t>
            </w:r>
          </w:p>
          <w:p w14:paraId="67B06EA7" w14:textId="6D13A708" w:rsidR="002C5D9F" w:rsidRPr="00184A3A" w:rsidRDefault="002C5D9F" w:rsidP="00A52909">
            <w:pPr>
              <w:spacing w:after="0"/>
            </w:pPr>
            <w:r>
              <w:t>- EDW to Staging</w:t>
            </w:r>
          </w:p>
        </w:tc>
      </w:tr>
      <w:tr w:rsidR="001A59E6" w:rsidRPr="00184A3A" w14:paraId="58E562FB" w14:textId="77777777" w:rsidTr="003C076B">
        <w:tc>
          <w:tcPr>
            <w:tcW w:w="1620" w:type="dxa"/>
          </w:tcPr>
          <w:p w14:paraId="590F0F26" w14:textId="77777777" w:rsidR="001A59E6" w:rsidRPr="00184A3A" w:rsidRDefault="001A59E6" w:rsidP="00A52909">
            <w:pPr>
              <w:spacing w:after="0"/>
              <w:ind w:left="-18" w:right="-108"/>
              <w:rPr>
                <w:b/>
              </w:rPr>
            </w:pPr>
            <w:r w:rsidRPr="00184A3A">
              <w:rPr>
                <w:b/>
              </w:rPr>
              <w:t>Start Time</w:t>
            </w:r>
          </w:p>
        </w:tc>
        <w:tc>
          <w:tcPr>
            <w:tcW w:w="1170" w:type="dxa"/>
          </w:tcPr>
          <w:p w14:paraId="31C50C6F" w14:textId="3DD9C489" w:rsidR="001A59E6" w:rsidRPr="00184A3A" w:rsidRDefault="001A59E6" w:rsidP="00A52909">
            <w:pPr>
              <w:spacing w:after="0"/>
            </w:pPr>
            <w:r w:rsidRPr="00184A3A">
              <w:t>Time</w:t>
            </w:r>
            <w:r w:rsidR="00A52909">
              <w:t xml:space="preserve"> </w:t>
            </w:r>
            <w:r w:rsidRPr="00184A3A">
              <w:t>picker</w:t>
            </w:r>
          </w:p>
        </w:tc>
        <w:tc>
          <w:tcPr>
            <w:tcW w:w="1553" w:type="dxa"/>
          </w:tcPr>
          <w:p w14:paraId="4BD722A4" w14:textId="77777777" w:rsidR="001A59E6" w:rsidRDefault="001A59E6" w:rsidP="00A52909">
            <w:pPr>
              <w:spacing w:after="0"/>
            </w:pPr>
            <w:r>
              <w:t>Create-Blank</w:t>
            </w:r>
          </w:p>
          <w:p w14:paraId="6F7AB9D1" w14:textId="3182AEAD" w:rsidR="001A59E6" w:rsidRPr="00184A3A" w:rsidRDefault="001A59E6" w:rsidP="00A52909">
            <w:pPr>
              <w:spacing w:after="0"/>
            </w:pPr>
            <w:r>
              <w:t xml:space="preserve">Edit- </w:t>
            </w:r>
            <w:r w:rsidRPr="00184A3A">
              <w:t>Prefilled</w:t>
            </w:r>
          </w:p>
        </w:tc>
        <w:tc>
          <w:tcPr>
            <w:tcW w:w="1237" w:type="dxa"/>
          </w:tcPr>
          <w:p w14:paraId="5237694E" w14:textId="7D73F32B" w:rsidR="001A59E6" w:rsidRPr="00184A3A" w:rsidRDefault="002C5D9F" w:rsidP="00A52909">
            <w:pPr>
              <w:spacing w:after="0"/>
            </w:pPr>
            <w:r>
              <w:t>M</w:t>
            </w:r>
          </w:p>
        </w:tc>
        <w:tc>
          <w:tcPr>
            <w:tcW w:w="1530" w:type="dxa"/>
          </w:tcPr>
          <w:p w14:paraId="32CFC235" w14:textId="77777777" w:rsidR="001A59E6" w:rsidRPr="00184A3A" w:rsidRDefault="001A59E6" w:rsidP="00A52909">
            <w:pPr>
              <w:spacing w:after="0"/>
            </w:pPr>
            <w:r w:rsidRPr="00184A3A">
              <w:t>Time – hh24:mi:ss</w:t>
            </w:r>
          </w:p>
        </w:tc>
        <w:tc>
          <w:tcPr>
            <w:tcW w:w="1890" w:type="dxa"/>
          </w:tcPr>
          <w:p w14:paraId="675A422B" w14:textId="77777777" w:rsidR="001A59E6" w:rsidRPr="00184A3A" w:rsidRDefault="001A59E6" w:rsidP="00A52909">
            <w:pPr>
              <w:spacing w:after="0"/>
            </w:pPr>
            <w:r w:rsidRPr="00184A3A">
              <w:t>-</w:t>
            </w:r>
          </w:p>
        </w:tc>
        <w:tc>
          <w:tcPr>
            <w:tcW w:w="1890" w:type="dxa"/>
          </w:tcPr>
          <w:p w14:paraId="0CA96070" w14:textId="77777777" w:rsidR="001A59E6" w:rsidRPr="00184A3A" w:rsidRDefault="001A59E6" w:rsidP="00A52909">
            <w:pPr>
              <w:spacing w:after="0"/>
            </w:pPr>
            <w:r w:rsidRPr="00184A3A">
              <w:t>Start time of the poll scheme</w:t>
            </w:r>
          </w:p>
        </w:tc>
      </w:tr>
      <w:tr w:rsidR="001A59E6" w:rsidRPr="00184A3A" w14:paraId="25ACDA71" w14:textId="77777777" w:rsidTr="003C076B">
        <w:tc>
          <w:tcPr>
            <w:tcW w:w="1620" w:type="dxa"/>
          </w:tcPr>
          <w:p w14:paraId="73131D29" w14:textId="77777777" w:rsidR="001A59E6" w:rsidRPr="00184A3A" w:rsidRDefault="001A59E6" w:rsidP="00A52909">
            <w:pPr>
              <w:spacing w:after="0"/>
              <w:ind w:left="-18" w:right="-108"/>
              <w:rPr>
                <w:b/>
              </w:rPr>
            </w:pPr>
            <w:r w:rsidRPr="00184A3A">
              <w:rPr>
                <w:b/>
              </w:rPr>
              <w:t>End Time</w:t>
            </w:r>
          </w:p>
        </w:tc>
        <w:tc>
          <w:tcPr>
            <w:tcW w:w="1170" w:type="dxa"/>
          </w:tcPr>
          <w:p w14:paraId="3F528FE7" w14:textId="66558FE9" w:rsidR="001A59E6" w:rsidRPr="00184A3A" w:rsidRDefault="001A59E6" w:rsidP="00A52909">
            <w:pPr>
              <w:spacing w:after="0"/>
            </w:pPr>
            <w:r w:rsidRPr="00184A3A">
              <w:t>Time</w:t>
            </w:r>
            <w:r w:rsidR="00A52909">
              <w:t xml:space="preserve"> </w:t>
            </w:r>
            <w:r w:rsidRPr="00184A3A">
              <w:t>picker</w:t>
            </w:r>
          </w:p>
        </w:tc>
        <w:tc>
          <w:tcPr>
            <w:tcW w:w="1553" w:type="dxa"/>
          </w:tcPr>
          <w:p w14:paraId="13067522" w14:textId="77777777" w:rsidR="001A59E6" w:rsidRDefault="001A59E6" w:rsidP="00A52909">
            <w:pPr>
              <w:spacing w:after="0"/>
            </w:pPr>
            <w:r>
              <w:t>Create-Blank</w:t>
            </w:r>
          </w:p>
          <w:p w14:paraId="5D675ADF" w14:textId="6444AE08" w:rsidR="001A59E6" w:rsidRPr="00184A3A" w:rsidRDefault="001A59E6" w:rsidP="00A52909">
            <w:pPr>
              <w:spacing w:after="0"/>
            </w:pPr>
            <w:r>
              <w:t xml:space="preserve">Edit- </w:t>
            </w:r>
            <w:r w:rsidRPr="00184A3A">
              <w:t>Prefilled</w:t>
            </w:r>
          </w:p>
        </w:tc>
        <w:tc>
          <w:tcPr>
            <w:tcW w:w="1237" w:type="dxa"/>
          </w:tcPr>
          <w:p w14:paraId="61160190" w14:textId="39D55B06" w:rsidR="001A59E6" w:rsidRPr="00184A3A" w:rsidRDefault="002C5D9F" w:rsidP="00A52909">
            <w:pPr>
              <w:spacing w:after="0"/>
            </w:pPr>
            <w:r>
              <w:t>M</w:t>
            </w:r>
          </w:p>
        </w:tc>
        <w:tc>
          <w:tcPr>
            <w:tcW w:w="1530" w:type="dxa"/>
          </w:tcPr>
          <w:p w14:paraId="2446E860" w14:textId="77777777" w:rsidR="001A59E6" w:rsidRPr="00184A3A" w:rsidRDefault="001A59E6" w:rsidP="00A52909">
            <w:pPr>
              <w:spacing w:after="0"/>
            </w:pPr>
            <w:r w:rsidRPr="00184A3A">
              <w:t>Time – hh24:mi:ss</w:t>
            </w:r>
          </w:p>
        </w:tc>
        <w:tc>
          <w:tcPr>
            <w:tcW w:w="1890" w:type="dxa"/>
          </w:tcPr>
          <w:p w14:paraId="4F4D7667" w14:textId="77777777" w:rsidR="001A59E6" w:rsidRPr="00184A3A" w:rsidRDefault="001A59E6" w:rsidP="00A52909">
            <w:pPr>
              <w:spacing w:after="0"/>
            </w:pPr>
            <w:r w:rsidRPr="00184A3A">
              <w:t>-</w:t>
            </w:r>
          </w:p>
        </w:tc>
        <w:tc>
          <w:tcPr>
            <w:tcW w:w="1890" w:type="dxa"/>
          </w:tcPr>
          <w:p w14:paraId="69C42ADA" w14:textId="77777777" w:rsidR="001A59E6" w:rsidRPr="00184A3A" w:rsidRDefault="001A59E6" w:rsidP="00A52909">
            <w:pPr>
              <w:spacing w:after="0"/>
            </w:pPr>
          </w:p>
        </w:tc>
      </w:tr>
      <w:tr w:rsidR="001A59E6" w:rsidRPr="00184A3A" w14:paraId="462BBB34" w14:textId="77777777" w:rsidTr="003C076B">
        <w:tc>
          <w:tcPr>
            <w:tcW w:w="1620" w:type="dxa"/>
          </w:tcPr>
          <w:p w14:paraId="7344F471" w14:textId="77777777" w:rsidR="001A59E6" w:rsidRPr="00184A3A" w:rsidRDefault="001A59E6" w:rsidP="00A52909">
            <w:pPr>
              <w:spacing w:after="0"/>
              <w:ind w:left="-18" w:right="-108"/>
              <w:rPr>
                <w:b/>
              </w:rPr>
            </w:pPr>
            <w:r w:rsidRPr="00184A3A">
              <w:rPr>
                <w:b/>
              </w:rPr>
              <w:t>Enable</w:t>
            </w:r>
          </w:p>
        </w:tc>
        <w:tc>
          <w:tcPr>
            <w:tcW w:w="1170" w:type="dxa"/>
          </w:tcPr>
          <w:p w14:paraId="3762999F" w14:textId="7B7EDD2B" w:rsidR="001A59E6" w:rsidRPr="00184A3A" w:rsidRDefault="001A59E6" w:rsidP="00A52909">
            <w:pPr>
              <w:spacing w:after="0"/>
            </w:pPr>
            <w:r w:rsidRPr="00184A3A">
              <w:t>Radio</w:t>
            </w:r>
            <w:r w:rsidR="00A52909">
              <w:t xml:space="preserve"> </w:t>
            </w:r>
            <w:r w:rsidRPr="00184A3A">
              <w:t>box</w:t>
            </w:r>
          </w:p>
        </w:tc>
        <w:tc>
          <w:tcPr>
            <w:tcW w:w="1553" w:type="dxa"/>
          </w:tcPr>
          <w:p w14:paraId="2E613AD5" w14:textId="77777777" w:rsidR="001A59E6" w:rsidRDefault="001A59E6" w:rsidP="00A52909">
            <w:pPr>
              <w:spacing w:after="0"/>
            </w:pPr>
            <w:r>
              <w:t>Create-Blank</w:t>
            </w:r>
          </w:p>
          <w:p w14:paraId="5CAC4B4A" w14:textId="4911C128" w:rsidR="001A59E6" w:rsidRPr="00184A3A" w:rsidRDefault="001A59E6" w:rsidP="00A52909">
            <w:pPr>
              <w:spacing w:after="0"/>
            </w:pPr>
            <w:r>
              <w:t xml:space="preserve">Edit- </w:t>
            </w:r>
            <w:r w:rsidRPr="00184A3A">
              <w:t>Prefilled</w:t>
            </w:r>
          </w:p>
        </w:tc>
        <w:tc>
          <w:tcPr>
            <w:tcW w:w="1237" w:type="dxa"/>
          </w:tcPr>
          <w:p w14:paraId="58D1509D" w14:textId="492BFC6A" w:rsidR="001A59E6" w:rsidRPr="00184A3A" w:rsidRDefault="002C5D9F" w:rsidP="00A52909">
            <w:pPr>
              <w:spacing w:after="0"/>
            </w:pPr>
            <w:r>
              <w:t>M</w:t>
            </w:r>
          </w:p>
        </w:tc>
        <w:tc>
          <w:tcPr>
            <w:tcW w:w="1530" w:type="dxa"/>
          </w:tcPr>
          <w:p w14:paraId="710E851A" w14:textId="377F4307" w:rsidR="001A59E6" w:rsidRPr="00184A3A" w:rsidRDefault="001A59E6" w:rsidP="00A52909">
            <w:pPr>
              <w:spacing w:after="0"/>
            </w:pPr>
            <w:r w:rsidRPr="00184A3A">
              <w:t>A</w:t>
            </w:r>
            <w:r w:rsidR="008754D5">
              <w:t>(1)</w:t>
            </w:r>
          </w:p>
        </w:tc>
        <w:tc>
          <w:tcPr>
            <w:tcW w:w="1890" w:type="dxa"/>
          </w:tcPr>
          <w:p w14:paraId="55153021" w14:textId="77777777" w:rsidR="001A59E6" w:rsidRPr="00184A3A" w:rsidRDefault="001A59E6" w:rsidP="00A52909">
            <w:pPr>
              <w:spacing w:after="0"/>
            </w:pPr>
            <w:r w:rsidRPr="00184A3A">
              <w:t>-</w:t>
            </w:r>
          </w:p>
        </w:tc>
        <w:tc>
          <w:tcPr>
            <w:tcW w:w="1890" w:type="dxa"/>
          </w:tcPr>
          <w:p w14:paraId="28E43B3B" w14:textId="77777777" w:rsidR="001A59E6" w:rsidRPr="00184A3A" w:rsidRDefault="001A59E6" w:rsidP="00A52909">
            <w:pPr>
              <w:pStyle w:val="ListParagraph"/>
              <w:numPr>
                <w:ilvl w:val="0"/>
                <w:numId w:val="3"/>
              </w:numPr>
              <w:spacing w:after="0"/>
              <w:ind w:left="319" w:hanging="270"/>
            </w:pPr>
            <w:r w:rsidRPr="00184A3A">
              <w:t>Y (enabled)</w:t>
            </w:r>
          </w:p>
          <w:p w14:paraId="56C106B9" w14:textId="77777777" w:rsidR="001A59E6" w:rsidRPr="00184A3A" w:rsidRDefault="001A59E6" w:rsidP="00A52909">
            <w:pPr>
              <w:pStyle w:val="ListParagraph"/>
              <w:numPr>
                <w:ilvl w:val="0"/>
                <w:numId w:val="3"/>
              </w:numPr>
              <w:spacing w:after="0"/>
              <w:ind w:left="319" w:hanging="270"/>
            </w:pPr>
            <w:r w:rsidRPr="00184A3A">
              <w:t>N (disabled)</w:t>
            </w:r>
          </w:p>
        </w:tc>
      </w:tr>
    </w:tbl>
    <w:p w14:paraId="7266A4DC" w14:textId="77777777" w:rsidR="00712376" w:rsidRPr="00184A3A" w:rsidRDefault="00712376" w:rsidP="00E51271">
      <w:pPr>
        <w:pStyle w:val="Heading4"/>
      </w:pPr>
      <w:r w:rsidRPr="00184A3A">
        <w:t>Screen Objects &amp; Action</w:t>
      </w:r>
    </w:p>
    <w:tbl>
      <w:tblPr>
        <w:tblW w:w="108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13"/>
        <w:gridCol w:w="1300"/>
        <w:gridCol w:w="5787"/>
        <w:gridCol w:w="1890"/>
      </w:tblGrid>
      <w:tr w:rsidR="00087DC1" w:rsidRPr="00184A3A" w14:paraId="4104E064" w14:textId="77777777" w:rsidTr="00BD1F49">
        <w:tc>
          <w:tcPr>
            <w:tcW w:w="1913" w:type="dxa"/>
            <w:shd w:val="clear" w:color="auto" w:fill="C6D9F1"/>
          </w:tcPr>
          <w:p w14:paraId="3DEFC957" w14:textId="77777777" w:rsidR="00087DC1" w:rsidRPr="00184A3A" w:rsidRDefault="00087DC1" w:rsidP="00F23C2F">
            <w:pPr>
              <w:rPr>
                <w:b/>
              </w:rPr>
            </w:pPr>
            <w:r w:rsidRPr="00184A3A">
              <w:rPr>
                <w:b/>
              </w:rPr>
              <w:t>Screen Object</w:t>
            </w:r>
          </w:p>
        </w:tc>
        <w:tc>
          <w:tcPr>
            <w:tcW w:w="1300" w:type="dxa"/>
            <w:shd w:val="clear" w:color="auto" w:fill="C6D9F1"/>
          </w:tcPr>
          <w:p w14:paraId="330BF243" w14:textId="77777777" w:rsidR="00087DC1" w:rsidRPr="00184A3A" w:rsidRDefault="00087DC1" w:rsidP="00F23C2F">
            <w:pPr>
              <w:rPr>
                <w:b/>
              </w:rPr>
            </w:pPr>
            <w:r w:rsidRPr="00184A3A">
              <w:rPr>
                <w:b/>
              </w:rPr>
              <w:t>Object Type</w:t>
            </w:r>
          </w:p>
        </w:tc>
        <w:tc>
          <w:tcPr>
            <w:tcW w:w="5787" w:type="dxa"/>
            <w:shd w:val="clear" w:color="auto" w:fill="C6D9F1"/>
          </w:tcPr>
          <w:p w14:paraId="6C59BE24" w14:textId="77777777" w:rsidR="00087DC1" w:rsidRPr="00184A3A" w:rsidRDefault="00087DC1" w:rsidP="00F23C2F">
            <w:pPr>
              <w:rPr>
                <w:b/>
              </w:rPr>
            </w:pPr>
            <w:r w:rsidRPr="00184A3A">
              <w:rPr>
                <w:b/>
              </w:rPr>
              <w:t>Action / Event / Response</w:t>
            </w:r>
          </w:p>
        </w:tc>
        <w:tc>
          <w:tcPr>
            <w:tcW w:w="1890" w:type="dxa"/>
            <w:shd w:val="clear" w:color="auto" w:fill="C6D9F1"/>
          </w:tcPr>
          <w:p w14:paraId="49E0680F" w14:textId="77777777" w:rsidR="00087DC1" w:rsidRPr="00184A3A" w:rsidRDefault="00087DC1" w:rsidP="00F23C2F">
            <w:pPr>
              <w:rPr>
                <w:b/>
              </w:rPr>
            </w:pPr>
            <w:r w:rsidRPr="00184A3A">
              <w:rPr>
                <w:b/>
              </w:rPr>
              <w:t>Remarks</w:t>
            </w:r>
          </w:p>
        </w:tc>
      </w:tr>
      <w:tr w:rsidR="00087DC1" w:rsidRPr="00184A3A" w14:paraId="4814710A" w14:textId="77777777" w:rsidTr="00BD1F49">
        <w:tc>
          <w:tcPr>
            <w:tcW w:w="1913" w:type="dxa"/>
          </w:tcPr>
          <w:p w14:paraId="3E1E76D2" w14:textId="77777777" w:rsidR="00087DC1" w:rsidRPr="00184A3A" w:rsidRDefault="00087DC1" w:rsidP="00F23C2F">
            <w:r w:rsidRPr="00184A3A">
              <w:t>Save</w:t>
            </w:r>
          </w:p>
        </w:tc>
        <w:tc>
          <w:tcPr>
            <w:tcW w:w="1300" w:type="dxa"/>
          </w:tcPr>
          <w:p w14:paraId="31C13AC5" w14:textId="77777777" w:rsidR="00087DC1" w:rsidRPr="00184A3A" w:rsidRDefault="00087DC1" w:rsidP="00F23C2F">
            <w:r w:rsidRPr="00184A3A">
              <w:t>Button</w:t>
            </w:r>
          </w:p>
        </w:tc>
        <w:tc>
          <w:tcPr>
            <w:tcW w:w="5787" w:type="dxa"/>
          </w:tcPr>
          <w:p w14:paraId="5CF8614B" w14:textId="77777777" w:rsidR="00087DC1" w:rsidRPr="00184A3A" w:rsidRDefault="00087DC1" w:rsidP="00F23C2F">
            <w:r w:rsidRPr="00184A3A">
              <w:t>Save the created/edited content of the corresponding record</w:t>
            </w:r>
          </w:p>
        </w:tc>
        <w:tc>
          <w:tcPr>
            <w:tcW w:w="1890" w:type="dxa"/>
          </w:tcPr>
          <w:p w14:paraId="3FB97042" w14:textId="77777777" w:rsidR="00087DC1" w:rsidRPr="00184A3A" w:rsidRDefault="00087DC1" w:rsidP="00F23C2F">
            <w:r w:rsidRPr="00184A3A">
              <w:t>N/A</w:t>
            </w:r>
          </w:p>
        </w:tc>
      </w:tr>
      <w:tr w:rsidR="00087DC1" w:rsidRPr="00184A3A" w14:paraId="77265878" w14:textId="77777777" w:rsidTr="00BD1F49">
        <w:tc>
          <w:tcPr>
            <w:tcW w:w="1913" w:type="dxa"/>
          </w:tcPr>
          <w:p w14:paraId="53415709" w14:textId="77777777" w:rsidR="00087DC1" w:rsidRPr="00184A3A" w:rsidRDefault="00087DC1" w:rsidP="00F23C2F">
            <w:r w:rsidRPr="00184A3A">
              <w:t>Close</w:t>
            </w:r>
          </w:p>
        </w:tc>
        <w:tc>
          <w:tcPr>
            <w:tcW w:w="1300" w:type="dxa"/>
          </w:tcPr>
          <w:p w14:paraId="0CB4DC46" w14:textId="77777777" w:rsidR="00087DC1" w:rsidRPr="00184A3A" w:rsidRDefault="00087DC1" w:rsidP="00F23C2F">
            <w:r w:rsidRPr="00184A3A">
              <w:t>Button</w:t>
            </w:r>
          </w:p>
        </w:tc>
        <w:tc>
          <w:tcPr>
            <w:tcW w:w="5787" w:type="dxa"/>
          </w:tcPr>
          <w:p w14:paraId="11732167" w14:textId="77777777" w:rsidR="00087DC1" w:rsidRPr="00184A3A" w:rsidRDefault="00087DC1" w:rsidP="00F23C2F">
            <w:r w:rsidRPr="00184A3A">
              <w:t>Cancel and discard all changes of corresponding created/edited record and back to the list page</w:t>
            </w:r>
          </w:p>
        </w:tc>
        <w:tc>
          <w:tcPr>
            <w:tcW w:w="1890" w:type="dxa"/>
          </w:tcPr>
          <w:p w14:paraId="08D53A32" w14:textId="77777777" w:rsidR="00087DC1" w:rsidRPr="00184A3A" w:rsidRDefault="00087DC1" w:rsidP="00F23C2F">
            <w:r w:rsidRPr="00184A3A">
              <w:t>-</w:t>
            </w:r>
          </w:p>
        </w:tc>
      </w:tr>
    </w:tbl>
    <w:p w14:paraId="7EEAB4E2" w14:textId="77777777" w:rsidR="00A52909" w:rsidRDefault="00A52909" w:rsidP="00A52909"/>
    <w:p w14:paraId="2A07B308" w14:textId="77777777" w:rsidR="00A52909" w:rsidRDefault="00A52909">
      <w:pPr>
        <w:rPr>
          <w:rFonts w:eastAsiaTheme="majorEastAsia" w:cstheme="majorBidi"/>
          <w:b/>
          <w:bCs/>
          <w:i/>
          <w:iCs/>
        </w:rPr>
      </w:pPr>
      <w:r>
        <w:br w:type="page"/>
      </w:r>
    </w:p>
    <w:p w14:paraId="409BF7B0" w14:textId="0D2A478D" w:rsidR="00712376" w:rsidRPr="00184A3A" w:rsidRDefault="00712376" w:rsidP="00E51271">
      <w:pPr>
        <w:pStyle w:val="Heading4"/>
      </w:pPr>
      <w:r w:rsidRPr="00184A3A">
        <w:lastRenderedPageBreak/>
        <w:t>User/Security Group</w:t>
      </w:r>
    </w:p>
    <w:p w14:paraId="59E742F7" w14:textId="77777777" w:rsidR="00CC4959" w:rsidRPr="00184A3A" w:rsidRDefault="00CC4959" w:rsidP="00D323B0">
      <w:pPr>
        <w:rPr>
          <w:rFonts w:eastAsia="SimSun"/>
        </w:rPr>
      </w:pPr>
      <w:proofErr w:type="gramStart"/>
      <w:r w:rsidRPr="00184A3A">
        <w:rPr>
          <w:rFonts w:eastAsia="SimSun"/>
        </w:rPr>
        <w:t>This function can be accessed by the following user(s)</w:t>
      </w:r>
      <w:proofErr w:type="gramEnd"/>
      <w:r w:rsidRPr="00184A3A">
        <w:rPr>
          <w:rFonts w:eastAsia="SimSun"/>
        </w:rPr>
        <w:t>:</w:t>
      </w:r>
    </w:p>
    <w:p w14:paraId="1800E848" w14:textId="37A59F45" w:rsidR="00CC4959" w:rsidRPr="00184A3A" w:rsidRDefault="00CC4959" w:rsidP="00CC4959">
      <w:pPr>
        <w:pStyle w:val="ListParagraph"/>
        <w:numPr>
          <w:ilvl w:val="0"/>
          <w:numId w:val="3"/>
        </w:numPr>
        <w:rPr>
          <w:rFonts w:eastAsia="SimSun"/>
        </w:rPr>
      </w:pPr>
      <w:r w:rsidRPr="00184A3A">
        <w:rPr>
          <w:rFonts w:eastAsia="SimSun"/>
        </w:rPr>
        <w:t>System Admin</w:t>
      </w:r>
      <w:r w:rsidR="00A52909">
        <w:rPr>
          <w:rFonts w:eastAsia="SimSun"/>
        </w:rPr>
        <w:t>istrator</w:t>
      </w:r>
    </w:p>
    <w:p w14:paraId="75065892" w14:textId="77777777" w:rsidR="00712376" w:rsidRPr="00184A3A" w:rsidRDefault="00712376" w:rsidP="00E51271">
      <w:pPr>
        <w:pStyle w:val="Heading4"/>
      </w:pPr>
      <w:r w:rsidRPr="00184A3A">
        <w:t>Data Fields &amp; Presentation Logic</w:t>
      </w:r>
    </w:p>
    <w:p w14:paraId="0F80E11D" w14:textId="77777777" w:rsidR="00712376" w:rsidRPr="00184A3A" w:rsidRDefault="00712376" w:rsidP="00D323B0">
      <w:pPr>
        <w:rPr>
          <w:lang w:eastAsia="zh-CN"/>
        </w:rPr>
      </w:pPr>
      <w:r w:rsidRPr="00184A3A">
        <w:rPr>
          <w:lang w:eastAsia="zh-CN"/>
        </w:rPr>
        <w:t>N/A</w:t>
      </w:r>
    </w:p>
    <w:p w14:paraId="5E48C39D" w14:textId="77777777" w:rsidR="00712376" w:rsidRPr="00184A3A" w:rsidRDefault="00712376" w:rsidP="00E51271">
      <w:pPr>
        <w:pStyle w:val="Heading4"/>
      </w:pPr>
      <w:r w:rsidRPr="00184A3A">
        <w:t>Assumptions/Constraints</w:t>
      </w:r>
    </w:p>
    <w:p w14:paraId="28855313" w14:textId="77777777" w:rsidR="00712376" w:rsidRPr="00184A3A" w:rsidRDefault="00712376" w:rsidP="00D323B0">
      <w:pPr>
        <w:rPr>
          <w:lang w:eastAsia="zh-CN"/>
        </w:rPr>
      </w:pPr>
      <w:r w:rsidRPr="00184A3A">
        <w:rPr>
          <w:lang w:eastAsia="zh-CN"/>
        </w:rPr>
        <w:t>N/A</w:t>
      </w:r>
    </w:p>
    <w:p w14:paraId="1DD0CF1B" w14:textId="77777777" w:rsidR="00712376" w:rsidRPr="00184A3A" w:rsidRDefault="00712376" w:rsidP="00E51271">
      <w:pPr>
        <w:pStyle w:val="Heading4"/>
      </w:pPr>
      <w:r w:rsidRPr="00184A3A">
        <w:t xml:space="preserve">Error &amp; Exception List </w:t>
      </w:r>
    </w:p>
    <w:tbl>
      <w:tblPr>
        <w:tblW w:w="0" w:type="auto"/>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47"/>
        <w:gridCol w:w="1260"/>
        <w:gridCol w:w="7465"/>
      </w:tblGrid>
      <w:tr w:rsidR="00533274" w:rsidRPr="00184A3A" w14:paraId="75017748" w14:textId="77777777" w:rsidTr="00D323B0">
        <w:tc>
          <w:tcPr>
            <w:tcW w:w="1947" w:type="dxa"/>
            <w:shd w:val="clear" w:color="auto" w:fill="C6D9F1"/>
          </w:tcPr>
          <w:p w14:paraId="467C1D56" w14:textId="77777777" w:rsidR="00533274" w:rsidRPr="00184A3A" w:rsidRDefault="00533274" w:rsidP="0090729B">
            <w:pPr>
              <w:pStyle w:val="BodyText"/>
              <w:rPr>
                <w:b/>
              </w:rPr>
            </w:pPr>
            <w:r w:rsidRPr="00184A3A">
              <w:rPr>
                <w:b/>
              </w:rPr>
              <w:t>Error Code</w:t>
            </w:r>
          </w:p>
        </w:tc>
        <w:tc>
          <w:tcPr>
            <w:tcW w:w="1260" w:type="dxa"/>
            <w:shd w:val="clear" w:color="auto" w:fill="C6D9F1"/>
          </w:tcPr>
          <w:p w14:paraId="227E42B6" w14:textId="77777777" w:rsidR="00533274" w:rsidRPr="00184A3A" w:rsidRDefault="00533274" w:rsidP="0090729B">
            <w:pPr>
              <w:pStyle w:val="BodyText"/>
              <w:rPr>
                <w:b/>
              </w:rPr>
            </w:pPr>
            <w:r w:rsidRPr="00184A3A">
              <w:rPr>
                <w:b/>
              </w:rPr>
              <w:t>Severity</w:t>
            </w:r>
          </w:p>
        </w:tc>
        <w:tc>
          <w:tcPr>
            <w:tcW w:w="7465" w:type="dxa"/>
            <w:shd w:val="clear" w:color="auto" w:fill="C6D9F1"/>
          </w:tcPr>
          <w:p w14:paraId="60D20B1E" w14:textId="77777777" w:rsidR="00533274" w:rsidRPr="00184A3A" w:rsidRDefault="00533274" w:rsidP="0090729B">
            <w:pPr>
              <w:pStyle w:val="BodyText"/>
              <w:rPr>
                <w:b/>
              </w:rPr>
            </w:pPr>
            <w:r w:rsidRPr="00184A3A">
              <w:rPr>
                <w:b/>
              </w:rPr>
              <w:t>Error Message</w:t>
            </w:r>
          </w:p>
        </w:tc>
      </w:tr>
      <w:tr w:rsidR="00533274" w:rsidRPr="00184A3A" w14:paraId="13A2933D" w14:textId="77777777" w:rsidTr="00D323B0">
        <w:tc>
          <w:tcPr>
            <w:tcW w:w="1947" w:type="dxa"/>
          </w:tcPr>
          <w:p w14:paraId="5449E8E3" w14:textId="54CFEFBC" w:rsidR="00533274" w:rsidRPr="00184A3A" w:rsidRDefault="002C5D9F" w:rsidP="0090729B">
            <w:r>
              <w:t>S0003</w:t>
            </w:r>
          </w:p>
        </w:tc>
        <w:tc>
          <w:tcPr>
            <w:tcW w:w="1260" w:type="dxa"/>
          </w:tcPr>
          <w:p w14:paraId="32781D50" w14:textId="16585E09" w:rsidR="00533274" w:rsidRPr="00184A3A" w:rsidRDefault="002C5D9F" w:rsidP="0090729B">
            <w:r>
              <w:t>N/A</w:t>
            </w:r>
          </w:p>
        </w:tc>
        <w:tc>
          <w:tcPr>
            <w:tcW w:w="7465" w:type="dxa"/>
          </w:tcPr>
          <w:p w14:paraId="45095F87" w14:textId="72EFA30E" w:rsidR="00533274" w:rsidRPr="00D323B0" w:rsidRDefault="00D323B0" w:rsidP="0090729B">
            <w:pPr>
              <w:rPr>
                <w:rFonts w:cs="Calibri"/>
                <w:color w:val="000000"/>
                <w:szCs w:val="20"/>
              </w:rPr>
            </w:pPr>
            <w:r>
              <w:rPr>
                <w:rFonts w:cs="Calibri"/>
                <w:color w:val="000000"/>
                <w:szCs w:val="20"/>
              </w:rPr>
              <w:t>Mandatory fields not input. Please verify!</w:t>
            </w:r>
          </w:p>
        </w:tc>
      </w:tr>
      <w:tr w:rsidR="00A13BD5" w:rsidRPr="00184A3A" w14:paraId="5DC8D3DE" w14:textId="77777777" w:rsidTr="00D323B0">
        <w:tc>
          <w:tcPr>
            <w:tcW w:w="1947" w:type="dxa"/>
          </w:tcPr>
          <w:p w14:paraId="710F813F" w14:textId="775986E5" w:rsidR="00A13BD5" w:rsidRPr="00184A3A" w:rsidRDefault="002C5D9F" w:rsidP="0090729B">
            <w:r>
              <w:t>S0006</w:t>
            </w:r>
          </w:p>
        </w:tc>
        <w:tc>
          <w:tcPr>
            <w:tcW w:w="1260" w:type="dxa"/>
          </w:tcPr>
          <w:p w14:paraId="7ADE3AE7" w14:textId="61CD984D" w:rsidR="00A13BD5" w:rsidRPr="00184A3A" w:rsidRDefault="002C5D9F" w:rsidP="0090729B">
            <w:r>
              <w:t>N/A</w:t>
            </w:r>
          </w:p>
        </w:tc>
        <w:tc>
          <w:tcPr>
            <w:tcW w:w="7465" w:type="dxa"/>
          </w:tcPr>
          <w:p w14:paraId="3A86BB36" w14:textId="44A8ECF4" w:rsidR="00A13BD5" w:rsidRPr="00184A3A" w:rsidRDefault="002C5D9F" w:rsidP="0090729B">
            <w:r>
              <w:t>Start time must be earlier than end time.</w:t>
            </w:r>
          </w:p>
        </w:tc>
      </w:tr>
    </w:tbl>
    <w:p w14:paraId="4510C9AE" w14:textId="77777777" w:rsidR="004F10A2" w:rsidRPr="0057159E" w:rsidRDefault="004F10A2" w:rsidP="0057159E">
      <w:pPr>
        <w:rPr>
          <w:rFonts w:eastAsia="SimSun"/>
          <w:lang w:eastAsia="zh-CN"/>
        </w:rPr>
      </w:pPr>
    </w:p>
    <w:p w14:paraId="53220358" w14:textId="77777777" w:rsidR="004F10A2" w:rsidRDefault="004F10A2">
      <w:pPr>
        <w:rPr>
          <w:rFonts w:eastAsiaTheme="majorEastAsia" w:cstheme="majorBidi"/>
          <w:b/>
          <w:bCs/>
          <w:color w:val="4F81BD" w:themeColor="accent1"/>
          <w:lang w:eastAsia="zh-CN"/>
        </w:rPr>
      </w:pPr>
      <w:r>
        <w:rPr>
          <w:lang w:eastAsia="zh-CN"/>
        </w:rPr>
        <w:br w:type="page"/>
      </w:r>
    </w:p>
    <w:p w14:paraId="38FCEE5D" w14:textId="3015E5EA" w:rsidR="00712376" w:rsidRPr="00184A3A" w:rsidRDefault="00796AB7" w:rsidP="00900E50">
      <w:pPr>
        <w:pStyle w:val="Heading3"/>
      </w:pPr>
      <w:r w:rsidRPr="00184A3A">
        <w:lastRenderedPageBreak/>
        <w:t xml:space="preserve">Maintain Scheme </w:t>
      </w:r>
      <w:r w:rsidR="00712376" w:rsidRPr="00184A3A">
        <w:t>Info</w:t>
      </w:r>
      <w:r w:rsidRPr="00184A3A">
        <w:t xml:space="preserve"> (List)</w:t>
      </w:r>
    </w:p>
    <w:p w14:paraId="5A513EF3" w14:textId="77777777" w:rsidR="00712376" w:rsidRPr="00184A3A" w:rsidRDefault="00712376" w:rsidP="00E51271">
      <w:pPr>
        <w:pStyle w:val="Heading4"/>
      </w:pPr>
      <w:r w:rsidRPr="00184A3A">
        <w:t>Process/Work Flow</w:t>
      </w:r>
    </w:p>
    <w:p w14:paraId="69683524" w14:textId="227113EE" w:rsidR="00456AEF" w:rsidRPr="00184A3A" w:rsidRDefault="00456AEF" w:rsidP="00456AEF">
      <w:pPr>
        <w:ind w:left="450"/>
        <w:rPr>
          <w:lang w:eastAsia="zh-CN"/>
        </w:rPr>
      </w:pPr>
      <w:r w:rsidRPr="00184A3A">
        <w:rPr>
          <w:lang w:eastAsia="zh-CN"/>
        </w:rPr>
        <w:t>This function is to display scheme info</w:t>
      </w:r>
      <w:r w:rsidR="00A52909">
        <w:rPr>
          <w:lang w:eastAsia="zh-CN"/>
        </w:rPr>
        <w:t>rmation</w:t>
      </w:r>
      <w:r w:rsidRPr="00184A3A">
        <w:rPr>
          <w:lang w:eastAsia="zh-CN"/>
        </w:rPr>
        <w:t xml:space="preserve"> record according </w:t>
      </w:r>
      <w:r w:rsidR="00A52909">
        <w:rPr>
          <w:lang w:eastAsia="zh-CN"/>
        </w:rPr>
        <w:t xml:space="preserve">to </w:t>
      </w:r>
      <w:r w:rsidRPr="00184A3A">
        <w:rPr>
          <w:lang w:eastAsia="zh-CN"/>
        </w:rPr>
        <w:t>user</w:t>
      </w:r>
      <w:r w:rsidR="00A52909">
        <w:rPr>
          <w:lang w:eastAsia="zh-CN"/>
        </w:rPr>
        <w:t>’s</w:t>
      </w:r>
      <w:r w:rsidRPr="00184A3A">
        <w:rPr>
          <w:lang w:eastAsia="zh-CN"/>
        </w:rPr>
        <w:t xml:space="preserve"> input criteria. The </w:t>
      </w:r>
      <w:r w:rsidR="00BE5C5C" w:rsidRPr="00184A3A">
        <w:rPr>
          <w:lang w:eastAsia="zh-CN"/>
        </w:rPr>
        <w:t>scheme info</w:t>
      </w:r>
      <w:r w:rsidRPr="00184A3A">
        <w:rPr>
          <w:lang w:eastAsia="zh-CN"/>
        </w:rPr>
        <w:t xml:space="preserve"> records </w:t>
      </w:r>
      <w:proofErr w:type="gramStart"/>
      <w:r w:rsidRPr="00184A3A">
        <w:rPr>
          <w:lang w:eastAsia="zh-CN"/>
        </w:rPr>
        <w:t>will be displayed</w:t>
      </w:r>
      <w:proofErr w:type="gramEnd"/>
      <w:r w:rsidRPr="00184A3A">
        <w:rPr>
          <w:lang w:eastAsia="zh-CN"/>
        </w:rPr>
        <w:t xml:space="preserve"> into the table within the page, and specific columns will be displayed on screen, as some of them enabled as sorting function upon user’s requirements.</w:t>
      </w:r>
    </w:p>
    <w:p w14:paraId="5DCB8589" w14:textId="77777777" w:rsidR="00456AEF" w:rsidRPr="00184A3A" w:rsidRDefault="00456AEF" w:rsidP="00456AEF">
      <w:pPr>
        <w:ind w:left="450"/>
        <w:rPr>
          <w:b/>
          <w:u w:val="single"/>
          <w:lang w:eastAsia="zh-CN"/>
        </w:rPr>
      </w:pPr>
      <w:r w:rsidRPr="00184A3A">
        <w:rPr>
          <w:b/>
          <w:u w:val="single"/>
          <w:lang w:eastAsia="zh-CN"/>
        </w:rPr>
        <w:t>Business Logic</w:t>
      </w:r>
    </w:p>
    <w:p w14:paraId="63CEC257" w14:textId="283B3930" w:rsidR="00456AEF" w:rsidRPr="00184A3A" w:rsidRDefault="00456AEF" w:rsidP="00456AEF">
      <w:pPr>
        <w:ind w:left="450"/>
        <w:rPr>
          <w:lang w:eastAsia="zh-CN"/>
        </w:rPr>
      </w:pPr>
      <w:r w:rsidRPr="00184A3A">
        <w:rPr>
          <w:lang w:eastAsia="zh-CN"/>
        </w:rPr>
        <w:t>The scheme</w:t>
      </w:r>
      <w:r w:rsidR="00BE5C5C" w:rsidRPr="00184A3A">
        <w:rPr>
          <w:lang w:eastAsia="zh-CN"/>
        </w:rPr>
        <w:t xml:space="preserve"> info</w:t>
      </w:r>
      <w:r w:rsidRPr="00184A3A">
        <w:rPr>
          <w:lang w:eastAsia="zh-CN"/>
        </w:rPr>
        <w:t xml:space="preserve"> is to describe the </w:t>
      </w:r>
      <w:r w:rsidR="00BE5C5C" w:rsidRPr="00184A3A">
        <w:rPr>
          <w:lang w:eastAsia="zh-CN"/>
        </w:rPr>
        <w:t xml:space="preserve">set of table to </w:t>
      </w:r>
      <w:proofErr w:type="gramStart"/>
      <w:r w:rsidR="00BE5C5C" w:rsidRPr="00184A3A">
        <w:rPr>
          <w:lang w:eastAsia="zh-CN"/>
        </w:rPr>
        <w:t>be processed</w:t>
      </w:r>
      <w:proofErr w:type="gramEnd"/>
      <w:r w:rsidR="00BE5C5C" w:rsidRPr="00184A3A">
        <w:rPr>
          <w:lang w:eastAsia="zh-CN"/>
        </w:rPr>
        <w:t xml:space="preserve"> in a branch scheme under the category of field “poll scheme type”, </w:t>
      </w:r>
      <w:r w:rsidR="004F10A2" w:rsidRPr="00184A3A">
        <w:rPr>
          <w:lang w:eastAsia="zh-CN"/>
        </w:rPr>
        <w:t>so</w:t>
      </w:r>
      <w:r w:rsidR="00BE5C5C" w:rsidRPr="00184A3A">
        <w:rPr>
          <w:lang w:eastAsia="zh-CN"/>
        </w:rPr>
        <w:t xml:space="preserve"> the poll branch scheme could use its poll scheme types to find tables to process according to the poll scheme type</w:t>
      </w:r>
      <w:r w:rsidRPr="00184A3A">
        <w:rPr>
          <w:lang w:eastAsia="zh-CN"/>
        </w:rPr>
        <w:t xml:space="preserve">. Each </w:t>
      </w:r>
      <w:r w:rsidR="00BE5C5C" w:rsidRPr="00184A3A">
        <w:rPr>
          <w:lang w:eastAsia="zh-CN"/>
        </w:rPr>
        <w:t xml:space="preserve">scheme info </w:t>
      </w:r>
      <w:r w:rsidRPr="00184A3A">
        <w:rPr>
          <w:lang w:eastAsia="zh-CN"/>
        </w:rPr>
        <w:t xml:space="preserve">record represents a single </w:t>
      </w:r>
      <w:r w:rsidR="00BE5C5C" w:rsidRPr="00184A3A">
        <w:rPr>
          <w:lang w:eastAsia="zh-CN"/>
        </w:rPr>
        <w:t>table</w:t>
      </w:r>
      <w:r w:rsidRPr="00184A3A">
        <w:rPr>
          <w:lang w:eastAsia="zh-CN"/>
        </w:rPr>
        <w:t xml:space="preserve"> processing</w:t>
      </w:r>
      <w:r w:rsidR="00BE5C5C" w:rsidRPr="00184A3A">
        <w:rPr>
          <w:lang w:eastAsia="zh-CN"/>
        </w:rPr>
        <w:t xml:space="preserve"> logic</w:t>
      </w:r>
      <w:r w:rsidRPr="00184A3A">
        <w:rPr>
          <w:lang w:eastAsia="zh-CN"/>
        </w:rPr>
        <w:t>.</w:t>
      </w:r>
    </w:p>
    <w:p w14:paraId="0E028130" w14:textId="77777777" w:rsidR="00456AEF" w:rsidRPr="00184A3A" w:rsidRDefault="00456AEF" w:rsidP="0005458D">
      <w:pPr>
        <w:pStyle w:val="ListParagraph"/>
        <w:numPr>
          <w:ilvl w:val="0"/>
          <w:numId w:val="13"/>
        </w:numPr>
        <w:ind w:left="810"/>
        <w:rPr>
          <w:lang w:eastAsia="zh-CN"/>
        </w:rPr>
      </w:pPr>
      <w:r w:rsidRPr="00184A3A">
        <w:rPr>
          <w:lang w:eastAsia="zh-CN"/>
        </w:rPr>
        <w:t>By default, when the page is accessed, there’s no search criteria provided and all branch info will be displayed on the page with pagination</w:t>
      </w:r>
    </w:p>
    <w:p w14:paraId="1122D267" w14:textId="77777777" w:rsidR="00456AEF" w:rsidRPr="00184A3A" w:rsidRDefault="00456AEF" w:rsidP="0005458D">
      <w:pPr>
        <w:widowControl w:val="0"/>
        <w:numPr>
          <w:ilvl w:val="0"/>
          <w:numId w:val="13"/>
        </w:numPr>
        <w:adjustRightInd w:val="0"/>
        <w:spacing w:line="360" w:lineRule="atLeast"/>
        <w:ind w:left="810"/>
        <w:textAlignment w:val="baseline"/>
        <w:rPr>
          <w:lang w:eastAsia="zh-CN"/>
        </w:rPr>
      </w:pPr>
      <w:r w:rsidRPr="00184A3A">
        <w:rPr>
          <w:lang w:eastAsia="zh-CN"/>
        </w:rPr>
        <w:t>User could conduct manipulations on searched-out records such as page switching, sorting by specific columns and refining.</w:t>
      </w:r>
    </w:p>
    <w:p w14:paraId="362792E2" w14:textId="3D5C7254" w:rsidR="009927B9" w:rsidRPr="00184A3A" w:rsidRDefault="00456AEF" w:rsidP="0005458D">
      <w:pPr>
        <w:widowControl w:val="0"/>
        <w:numPr>
          <w:ilvl w:val="0"/>
          <w:numId w:val="13"/>
        </w:numPr>
        <w:adjustRightInd w:val="0"/>
        <w:spacing w:line="360" w:lineRule="atLeast"/>
        <w:ind w:left="810"/>
        <w:textAlignment w:val="baseline"/>
        <w:rPr>
          <w:lang w:eastAsia="zh-CN"/>
        </w:rPr>
      </w:pPr>
      <w:r w:rsidRPr="00184A3A">
        <w:rPr>
          <w:lang w:eastAsia="zh-CN"/>
        </w:rPr>
        <w:t>User could conduct operational functions upon searched-out records such as Edit/Delete and view its details in the “Operation” column. (details included in session 6.4.</w:t>
      </w:r>
      <w:r w:rsidR="00EF62A3" w:rsidRPr="00184A3A">
        <w:rPr>
          <w:lang w:eastAsia="zh-CN"/>
        </w:rPr>
        <w:t>7</w:t>
      </w:r>
      <w:r w:rsidRPr="00184A3A">
        <w:rPr>
          <w:lang w:eastAsia="zh-CN"/>
        </w:rPr>
        <w:t>)</w:t>
      </w:r>
    </w:p>
    <w:p w14:paraId="737EE87B" w14:textId="77777777" w:rsidR="00712376" w:rsidRPr="00184A3A" w:rsidRDefault="00712376" w:rsidP="00BD1F49">
      <w:pPr>
        <w:pStyle w:val="Heading4"/>
        <w:spacing w:after="480"/>
      </w:pPr>
      <w:r w:rsidRPr="00184A3A">
        <w:lastRenderedPageBreak/>
        <w:t>Screen</w:t>
      </w:r>
    </w:p>
    <w:p w14:paraId="66A9A7E6" w14:textId="37359BDD" w:rsidR="00712376" w:rsidRPr="00184A3A" w:rsidRDefault="009927B9" w:rsidP="00951C12">
      <w:pPr>
        <w:ind w:left="360"/>
        <w:rPr>
          <w:lang w:eastAsia="zh-CN"/>
        </w:rPr>
      </w:pPr>
      <w:r>
        <w:rPr>
          <w:noProof/>
          <w:lang w:eastAsia="zh-CN"/>
        </w:rPr>
        <w:drawing>
          <wp:inline distT="0" distB="0" distL="0" distR="0" wp14:anchorId="1EA93452" wp14:editId="5BB824BC">
            <wp:extent cx="6566795" cy="4655128"/>
            <wp:effectExtent l="0" t="0" r="5715"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72184" cy="4658948"/>
                    </a:xfrm>
                    <a:prstGeom prst="rect">
                      <a:avLst/>
                    </a:prstGeom>
                  </pic:spPr>
                </pic:pic>
              </a:graphicData>
            </a:graphic>
          </wp:inline>
        </w:drawing>
      </w:r>
    </w:p>
    <w:p w14:paraId="11075091" w14:textId="77777777" w:rsidR="009927B9" w:rsidRDefault="009927B9">
      <w:pPr>
        <w:rPr>
          <w:rFonts w:eastAsiaTheme="majorEastAsia" w:cstheme="majorBidi"/>
          <w:b/>
          <w:bCs/>
          <w:i/>
          <w:iCs/>
        </w:rPr>
      </w:pPr>
      <w:r>
        <w:br w:type="page"/>
      </w:r>
    </w:p>
    <w:p w14:paraId="159B0E14" w14:textId="273AACE3" w:rsidR="00712376" w:rsidRPr="00184A3A" w:rsidRDefault="00712376" w:rsidP="00E51271">
      <w:pPr>
        <w:pStyle w:val="Heading4"/>
      </w:pPr>
      <w:r w:rsidRPr="00184A3A">
        <w:lastRenderedPageBreak/>
        <w:t>Data Fields &amp; Presentation Logic</w:t>
      </w:r>
    </w:p>
    <w:p w14:paraId="563C4CFD" w14:textId="77777777" w:rsidR="004E071D" w:rsidRPr="00184A3A" w:rsidRDefault="004E071D" w:rsidP="0005458D">
      <w:pPr>
        <w:pStyle w:val="ListParagraph"/>
        <w:numPr>
          <w:ilvl w:val="0"/>
          <w:numId w:val="15"/>
        </w:numPr>
        <w:ind w:left="360"/>
        <w:rPr>
          <w:lang w:eastAsia="zh-CN"/>
        </w:rPr>
      </w:pPr>
      <w:r w:rsidRPr="00184A3A">
        <w:rPr>
          <w:lang w:eastAsia="zh-CN"/>
        </w:rPr>
        <w:t>Default Sorting of Branch Info List, Priority from top to bottom</w:t>
      </w:r>
    </w:p>
    <w:p w14:paraId="62626BE3" w14:textId="6AB664A9" w:rsidR="004E071D" w:rsidRPr="00184A3A" w:rsidRDefault="004E071D" w:rsidP="00384C6A">
      <w:pPr>
        <w:pStyle w:val="ListParagraph"/>
        <w:numPr>
          <w:ilvl w:val="0"/>
          <w:numId w:val="3"/>
        </w:numPr>
        <w:spacing w:line="240" w:lineRule="auto"/>
        <w:ind w:left="1080"/>
        <w:rPr>
          <w:lang w:eastAsia="zh-CN"/>
        </w:rPr>
      </w:pPr>
      <w:r w:rsidRPr="00184A3A">
        <w:rPr>
          <w:lang w:eastAsia="zh-CN"/>
        </w:rPr>
        <w:t>Poll scheme type (ascending)</w:t>
      </w:r>
    </w:p>
    <w:p w14:paraId="43C9BFFD" w14:textId="3091452A" w:rsidR="00F44A4E" w:rsidRPr="00184A3A" w:rsidRDefault="00F44A4E" w:rsidP="00384C6A">
      <w:pPr>
        <w:pStyle w:val="ListParagraph"/>
        <w:numPr>
          <w:ilvl w:val="0"/>
          <w:numId w:val="3"/>
        </w:numPr>
        <w:spacing w:line="240" w:lineRule="auto"/>
        <w:ind w:left="1080"/>
        <w:rPr>
          <w:lang w:eastAsia="zh-CN"/>
        </w:rPr>
      </w:pPr>
      <w:r w:rsidRPr="00184A3A">
        <w:rPr>
          <w:lang w:eastAsia="zh-CN"/>
        </w:rPr>
        <w:t>From table (ascending)</w:t>
      </w:r>
    </w:p>
    <w:p w14:paraId="5E378EC4" w14:textId="4828B4C5" w:rsidR="00F44A4E" w:rsidRPr="00184A3A" w:rsidRDefault="00F44A4E" w:rsidP="00384C6A">
      <w:pPr>
        <w:pStyle w:val="ListParagraph"/>
        <w:numPr>
          <w:ilvl w:val="0"/>
          <w:numId w:val="3"/>
        </w:numPr>
        <w:spacing w:line="240" w:lineRule="auto"/>
        <w:ind w:left="1080"/>
        <w:rPr>
          <w:lang w:eastAsia="zh-CN"/>
        </w:rPr>
      </w:pPr>
      <w:r w:rsidRPr="00184A3A">
        <w:rPr>
          <w:lang w:eastAsia="zh-CN"/>
        </w:rPr>
        <w:t>To table (ascending)</w:t>
      </w:r>
    </w:p>
    <w:p w14:paraId="74D1C578" w14:textId="77777777" w:rsidR="004E071D" w:rsidRPr="00184A3A" w:rsidRDefault="004E071D" w:rsidP="004E071D">
      <w:pPr>
        <w:spacing w:line="240" w:lineRule="auto"/>
        <w:rPr>
          <w:lang w:eastAsia="zh-CN"/>
        </w:rPr>
      </w:pPr>
    </w:p>
    <w:p w14:paraId="2E917CEA" w14:textId="77777777" w:rsidR="004E071D" w:rsidRPr="00184A3A" w:rsidRDefault="004E071D" w:rsidP="0005458D">
      <w:pPr>
        <w:pStyle w:val="ListParagraph"/>
        <w:numPr>
          <w:ilvl w:val="0"/>
          <w:numId w:val="15"/>
        </w:numPr>
        <w:spacing w:line="240" w:lineRule="auto"/>
        <w:ind w:left="360"/>
        <w:rPr>
          <w:lang w:eastAsia="zh-CN"/>
        </w:rPr>
      </w:pPr>
      <w:r w:rsidRPr="00184A3A">
        <w:rPr>
          <w:lang w:eastAsia="zh-CN"/>
        </w:rPr>
        <w:t>Layout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00"/>
        <w:gridCol w:w="1350"/>
        <w:gridCol w:w="1170"/>
        <w:gridCol w:w="1350"/>
        <w:gridCol w:w="1170"/>
        <w:gridCol w:w="1440"/>
        <w:gridCol w:w="2340"/>
      </w:tblGrid>
      <w:tr w:rsidR="004E071D" w:rsidRPr="00184A3A" w14:paraId="4B73903F" w14:textId="77777777" w:rsidTr="00A52909">
        <w:tc>
          <w:tcPr>
            <w:tcW w:w="1800" w:type="dxa"/>
            <w:shd w:val="clear" w:color="auto" w:fill="C6D9F1"/>
            <w:vAlign w:val="center"/>
          </w:tcPr>
          <w:p w14:paraId="1E71DB47" w14:textId="77777777" w:rsidR="004E071D" w:rsidRPr="00184A3A" w:rsidRDefault="004E071D" w:rsidP="00F23C2F">
            <w:pPr>
              <w:rPr>
                <w:b/>
              </w:rPr>
            </w:pPr>
            <w:r w:rsidRPr="00184A3A">
              <w:rPr>
                <w:b/>
              </w:rPr>
              <w:t>Field</w:t>
            </w:r>
          </w:p>
        </w:tc>
        <w:tc>
          <w:tcPr>
            <w:tcW w:w="1350" w:type="dxa"/>
            <w:shd w:val="clear" w:color="auto" w:fill="C6D9F1"/>
            <w:vAlign w:val="center"/>
          </w:tcPr>
          <w:p w14:paraId="10F5E419" w14:textId="77777777" w:rsidR="004E071D" w:rsidRPr="00184A3A" w:rsidRDefault="004E071D" w:rsidP="00F23C2F">
            <w:pPr>
              <w:rPr>
                <w:b/>
              </w:rPr>
            </w:pPr>
            <w:r w:rsidRPr="00184A3A">
              <w:rPr>
                <w:b/>
              </w:rPr>
              <w:t>Object Type</w:t>
            </w:r>
          </w:p>
        </w:tc>
        <w:tc>
          <w:tcPr>
            <w:tcW w:w="1170" w:type="dxa"/>
            <w:shd w:val="clear" w:color="auto" w:fill="C6D9F1"/>
            <w:vAlign w:val="center"/>
          </w:tcPr>
          <w:p w14:paraId="443C5A7D" w14:textId="77777777" w:rsidR="004E071D" w:rsidRPr="00184A3A" w:rsidRDefault="004E071D" w:rsidP="00F23C2F">
            <w:pPr>
              <w:rPr>
                <w:b/>
              </w:rPr>
            </w:pPr>
            <w:r w:rsidRPr="00184A3A">
              <w:rPr>
                <w:b/>
              </w:rPr>
              <w:t>Default Value</w:t>
            </w:r>
          </w:p>
        </w:tc>
        <w:tc>
          <w:tcPr>
            <w:tcW w:w="1350" w:type="dxa"/>
            <w:shd w:val="clear" w:color="auto" w:fill="C6D9F1"/>
            <w:vAlign w:val="center"/>
          </w:tcPr>
          <w:p w14:paraId="5A684B38" w14:textId="77777777" w:rsidR="004E071D" w:rsidRPr="00184A3A" w:rsidRDefault="004E071D" w:rsidP="009927B9">
            <w:pPr>
              <w:jc w:val="center"/>
              <w:rPr>
                <w:b/>
              </w:rPr>
            </w:pPr>
            <w:r w:rsidRPr="00184A3A">
              <w:rPr>
                <w:b/>
              </w:rPr>
              <w:t>Mandatory (M/O/C)</w:t>
            </w:r>
          </w:p>
        </w:tc>
        <w:tc>
          <w:tcPr>
            <w:tcW w:w="1170" w:type="dxa"/>
            <w:shd w:val="clear" w:color="auto" w:fill="C6D9F1"/>
            <w:vAlign w:val="center"/>
          </w:tcPr>
          <w:p w14:paraId="6E1A8D11" w14:textId="77777777" w:rsidR="004E071D" w:rsidRPr="00184A3A" w:rsidRDefault="004E071D" w:rsidP="00A52909">
            <w:pPr>
              <w:jc w:val="center"/>
              <w:rPr>
                <w:b/>
              </w:rPr>
            </w:pPr>
            <w:r w:rsidRPr="00184A3A">
              <w:rPr>
                <w:b/>
              </w:rPr>
              <w:t>Format</w:t>
            </w:r>
          </w:p>
        </w:tc>
        <w:tc>
          <w:tcPr>
            <w:tcW w:w="1440" w:type="dxa"/>
            <w:shd w:val="clear" w:color="auto" w:fill="C6D9F1"/>
            <w:vAlign w:val="center"/>
          </w:tcPr>
          <w:p w14:paraId="0BA2AA55" w14:textId="77777777" w:rsidR="004E071D" w:rsidRPr="00184A3A" w:rsidRDefault="004E071D" w:rsidP="00A52909">
            <w:pPr>
              <w:jc w:val="center"/>
              <w:rPr>
                <w:b/>
              </w:rPr>
            </w:pPr>
            <w:r w:rsidRPr="00184A3A">
              <w:rPr>
                <w:b/>
              </w:rPr>
              <w:t>Action / Event / Response</w:t>
            </w:r>
          </w:p>
        </w:tc>
        <w:tc>
          <w:tcPr>
            <w:tcW w:w="2340" w:type="dxa"/>
            <w:shd w:val="clear" w:color="auto" w:fill="C6D9F1"/>
            <w:vAlign w:val="center"/>
          </w:tcPr>
          <w:p w14:paraId="7A6D3ABE" w14:textId="77777777" w:rsidR="004E071D" w:rsidRPr="00184A3A" w:rsidRDefault="004E071D" w:rsidP="00F23C2F">
            <w:pPr>
              <w:rPr>
                <w:b/>
              </w:rPr>
            </w:pPr>
            <w:r w:rsidRPr="00184A3A">
              <w:rPr>
                <w:b/>
              </w:rPr>
              <w:t>Description</w:t>
            </w:r>
          </w:p>
        </w:tc>
      </w:tr>
      <w:tr w:rsidR="00941D1E" w:rsidRPr="00184A3A" w14:paraId="6450F507" w14:textId="77777777" w:rsidTr="00A52909">
        <w:tc>
          <w:tcPr>
            <w:tcW w:w="10620" w:type="dxa"/>
            <w:gridSpan w:val="7"/>
            <w:shd w:val="clear" w:color="auto" w:fill="D9D9D9" w:themeFill="background1" w:themeFillShade="D9"/>
            <w:vAlign w:val="center"/>
          </w:tcPr>
          <w:p w14:paraId="32A0F7D8" w14:textId="4DF994A4" w:rsidR="00941D1E" w:rsidRPr="00184A3A" w:rsidRDefault="00941D1E" w:rsidP="009927B9">
            <w:pPr>
              <w:spacing w:after="0"/>
              <w:jc w:val="center"/>
              <w:rPr>
                <w:b/>
              </w:rPr>
            </w:pPr>
            <w:r>
              <w:rPr>
                <w:b/>
              </w:rPr>
              <w:t>Search Criteria</w:t>
            </w:r>
          </w:p>
        </w:tc>
      </w:tr>
      <w:tr w:rsidR="00941D1E" w:rsidRPr="00184A3A" w14:paraId="1D795700" w14:textId="77777777" w:rsidTr="00A52909">
        <w:tc>
          <w:tcPr>
            <w:tcW w:w="1800" w:type="dxa"/>
            <w:shd w:val="clear" w:color="auto" w:fill="FFFFFF" w:themeFill="background1"/>
          </w:tcPr>
          <w:p w14:paraId="2A0E1676" w14:textId="7BC4BFB3" w:rsidR="00941D1E" w:rsidRPr="00184A3A" w:rsidRDefault="00941D1E" w:rsidP="00A52909">
            <w:pPr>
              <w:spacing w:after="0"/>
              <w:rPr>
                <w:b/>
              </w:rPr>
            </w:pPr>
            <w:r>
              <w:rPr>
                <w:b/>
              </w:rPr>
              <w:t xml:space="preserve">Poll </w:t>
            </w:r>
            <w:r w:rsidR="00A52909">
              <w:rPr>
                <w:b/>
              </w:rPr>
              <w:t>S</w:t>
            </w:r>
            <w:r>
              <w:rPr>
                <w:b/>
              </w:rPr>
              <w:t>cheme type</w:t>
            </w:r>
          </w:p>
        </w:tc>
        <w:tc>
          <w:tcPr>
            <w:tcW w:w="1350" w:type="dxa"/>
            <w:shd w:val="clear" w:color="auto" w:fill="FFFFFF" w:themeFill="background1"/>
          </w:tcPr>
          <w:p w14:paraId="7980692E" w14:textId="226DB4AE" w:rsidR="00941D1E" w:rsidRPr="0057159E" w:rsidRDefault="00941D1E" w:rsidP="00A52909">
            <w:pPr>
              <w:spacing w:after="0"/>
            </w:pPr>
            <w:r w:rsidRPr="0057159E">
              <w:t>Dropdown box</w:t>
            </w:r>
          </w:p>
        </w:tc>
        <w:tc>
          <w:tcPr>
            <w:tcW w:w="1170" w:type="dxa"/>
            <w:shd w:val="clear" w:color="auto" w:fill="FFFFFF" w:themeFill="background1"/>
          </w:tcPr>
          <w:p w14:paraId="4E501261" w14:textId="33362FEB" w:rsidR="00941D1E" w:rsidRPr="0057159E" w:rsidRDefault="00941D1E" w:rsidP="00A52909">
            <w:pPr>
              <w:spacing w:after="0"/>
            </w:pPr>
            <w:r w:rsidRPr="0057159E">
              <w:t>Blank</w:t>
            </w:r>
          </w:p>
        </w:tc>
        <w:tc>
          <w:tcPr>
            <w:tcW w:w="1350" w:type="dxa"/>
            <w:shd w:val="clear" w:color="auto" w:fill="FFFFFF" w:themeFill="background1"/>
          </w:tcPr>
          <w:p w14:paraId="70DDF910" w14:textId="40D9099C" w:rsidR="00941D1E" w:rsidRPr="0057159E" w:rsidRDefault="00941D1E" w:rsidP="009927B9">
            <w:pPr>
              <w:spacing w:after="0"/>
              <w:jc w:val="center"/>
            </w:pPr>
            <w:r w:rsidRPr="0057159E">
              <w:t>O</w:t>
            </w:r>
          </w:p>
        </w:tc>
        <w:tc>
          <w:tcPr>
            <w:tcW w:w="1170" w:type="dxa"/>
            <w:shd w:val="clear" w:color="auto" w:fill="FFFFFF" w:themeFill="background1"/>
          </w:tcPr>
          <w:p w14:paraId="0EA8D540" w14:textId="47FF1D5C" w:rsidR="00941D1E" w:rsidRPr="0057159E" w:rsidRDefault="00941D1E" w:rsidP="00A52909">
            <w:pPr>
              <w:spacing w:after="0"/>
              <w:jc w:val="center"/>
            </w:pPr>
            <w:r w:rsidRPr="00ED31DC">
              <w:t>A(20)</w:t>
            </w:r>
          </w:p>
        </w:tc>
        <w:tc>
          <w:tcPr>
            <w:tcW w:w="1440" w:type="dxa"/>
            <w:shd w:val="clear" w:color="auto" w:fill="FFFFFF" w:themeFill="background1"/>
          </w:tcPr>
          <w:p w14:paraId="7E09A43B" w14:textId="036C83C1" w:rsidR="00941D1E" w:rsidRPr="0057159E" w:rsidRDefault="00941D1E" w:rsidP="00A52909">
            <w:pPr>
              <w:spacing w:after="0"/>
              <w:jc w:val="center"/>
            </w:pPr>
            <w:r w:rsidRPr="0057159E">
              <w:t>-</w:t>
            </w:r>
          </w:p>
        </w:tc>
        <w:tc>
          <w:tcPr>
            <w:tcW w:w="2340" w:type="dxa"/>
            <w:shd w:val="clear" w:color="auto" w:fill="FFFFFF" w:themeFill="background1"/>
          </w:tcPr>
          <w:p w14:paraId="368BC9CD" w14:textId="77777777" w:rsidR="00941D1E" w:rsidRPr="0057159E" w:rsidRDefault="00941D1E" w:rsidP="00A52909">
            <w:pPr>
              <w:spacing w:after="0"/>
            </w:pPr>
            <w:r w:rsidRPr="0057159E">
              <w:t>Options</w:t>
            </w:r>
          </w:p>
          <w:p w14:paraId="6E37BB52" w14:textId="1A34D5E1" w:rsidR="00941D1E" w:rsidRPr="0057159E" w:rsidRDefault="00A52909" w:rsidP="00A52909">
            <w:pPr>
              <w:spacing w:after="0"/>
            </w:pPr>
            <w:r>
              <w:t>- Sales Real T</w:t>
            </w:r>
            <w:r w:rsidR="00941D1E" w:rsidRPr="0057159E">
              <w:t>ime</w:t>
            </w:r>
          </w:p>
          <w:p w14:paraId="65B914A9" w14:textId="1FC936E4" w:rsidR="00941D1E" w:rsidRPr="0057159E" w:rsidRDefault="00941D1E" w:rsidP="00A52909">
            <w:pPr>
              <w:spacing w:after="0"/>
            </w:pPr>
            <w:r w:rsidRPr="0057159E">
              <w:t>- Sales EOD</w:t>
            </w:r>
          </w:p>
          <w:p w14:paraId="52EE5D2D" w14:textId="4D9B5A0F" w:rsidR="00941D1E" w:rsidRPr="0057159E" w:rsidRDefault="00941D1E" w:rsidP="00A52909">
            <w:pPr>
              <w:spacing w:after="0"/>
            </w:pPr>
            <w:r w:rsidRPr="0057159E">
              <w:t>- Master</w:t>
            </w:r>
          </w:p>
        </w:tc>
      </w:tr>
      <w:tr w:rsidR="00941D1E" w:rsidRPr="00184A3A" w14:paraId="71D3310B" w14:textId="77777777" w:rsidTr="00A52909">
        <w:tc>
          <w:tcPr>
            <w:tcW w:w="1800" w:type="dxa"/>
            <w:shd w:val="clear" w:color="auto" w:fill="FFFFFF" w:themeFill="background1"/>
          </w:tcPr>
          <w:p w14:paraId="0291AF4D" w14:textId="77777777" w:rsidR="00941D1E" w:rsidRDefault="00941D1E" w:rsidP="00A52909">
            <w:pPr>
              <w:spacing w:after="0"/>
              <w:rPr>
                <w:b/>
              </w:rPr>
            </w:pPr>
            <w:r>
              <w:rPr>
                <w:b/>
              </w:rPr>
              <w:t xml:space="preserve">From </w:t>
            </w:r>
            <w:r w:rsidR="00A52909">
              <w:rPr>
                <w:b/>
              </w:rPr>
              <w:t>T</w:t>
            </w:r>
            <w:r>
              <w:rPr>
                <w:b/>
              </w:rPr>
              <w:t>able</w:t>
            </w:r>
          </w:p>
          <w:p w14:paraId="09B74F1C" w14:textId="6FE3B273" w:rsidR="00BD1F49" w:rsidRPr="00184A3A" w:rsidRDefault="00BD1F49" w:rsidP="00A52909">
            <w:pPr>
              <w:spacing w:after="0"/>
              <w:rPr>
                <w:b/>
              </w:rPr>
            </w:pPr>
          </w:p>
        </w:tc>
        <w:tc>
          <w:tcPr>
            <w:tcW w:w="1350" w:type="dxa"/>
            <w:shd w:val="clear" w:color="auto" w:fill="FFFFFF" w:themeFill="background1"/>
          </w:tcPr>
          <w:p w14:paraId="5862A875" w14:textId="48283079" w:rsidR="00941D1E" w:rsidRPr="0057159E" w:rsidRDefault="00941D1E" w:rsidP="00A52909">
            <w:pPr>
              <w:spacing w:after="0"/>
            </w:pPr>
            <w:r w:rsidRPr="0057159E">
              <w:t>Textbox</w:t>
            </w:r>
          </w:p>
        </w:tc>
        <w:tc>
          <w:tcPr>
            <w:tcW w:w="1170" w:type="dxa"/>
            <w:shd w:val="clear" w:color="auto" w:fill="FFFFFF" w:themeFill="background1"/>
          </w:tcPr>
          <w:p w14:paraId="5BE56EB0" w14:textId="79EB99DA" w:rsidR="00941D1E" w:rsidRPr="0057159E" w:rsidRDefault="00941D1E" w:rsidP="00A52909">
            <w:pPr>
              <w:spacing w:after="0"/>
            </w:pPr>
            <w:r w:rsidRPr="0057159E">
              <w:t>Blank</w:t>
            </w:r>
          </w:p>
        </w:tc>
        <w:tc>
          <w:tcPr>
            <w:tcW w:w="1350" w:type="dxa"/>
            <w:shd w:val="clear" w:color="auto" w:fill="FFFFFF" w:themeFill="background1"/>
          </w:tcPr>
          <w:p w14:paraId="0BD43C25" w14:textId="5E7A2F8A" w:rsidR="00941D1E" w:rsidRPr="0057159E" w:rsidRDefault="00941D1E" w:rsidP="009927B9">
            <w:pPr>
              <w:spacing w:after="0"/>
              <w:jc w:val="center"/>
            </w:pPr>
            <w:r w:rsidRPr="0057159E">
              <w:t>O</w:t>
            </w:r>
          </w:p>
        </w:tc>
        <w:tc>
          <w:tcPr>
            <w:tcW w:w="1170" w:type="dxa"/>
            <w:shd w:val="clear" w:color="auto" w:fill="FFFFFF" w:themeFill="background1"/>
          </w:tcPr>
          <w:p w14:paraId="681401A0" w14:textId="21161F27" w:rsidR="00941D1E" w:rsidRPr="0057159E" w:rsidRDefault="00941D1E" w:rsidP="00A52909">
            <w:pPr>
              <w:spacing w:after="0"/>
              <w:jc w:val="center"/>
            </w:pPr>
            <w:r w:rsidRPr="00ED31DC">
              <w:t>A(100)</w:t>
            </w:r>
          </w:p>
        </w:tc>
        <w:tc>
          <w:tcPr>
            <w:tcW w:w="1440" w:type="dxa"/>
            <w:shd w:val="clear" w:color="auto" w:fill="FFFFFF" w:themeFill="background1"/>
          </w:tcPr>
          <w:p w14:paraId="628F3B14" w14:textId="7507425A" w:rsidR="00941D1E" w:rsidRPr="0057159E" w:rsidRDefault="00941D1E" w:rsidP="00A52909">
            <w:pPr>
              <w:spacing w:after="0"/>
              <w:jc w:val="center"/>
            </w:pPr>
            <w:r w:rsidRPr="0057159E">
              <w:t>-</w:t>
            </w:r>
          </w:p>
        </w:tc>
        <w:tc>
          <w:tcPr>
            <w:tcW w:w="2340" w:type="dxa"/>
            <w:shd w:val="clear" w:color="auto" w:fill="FFFFFF" w:themeFill="background1"/>
          </w:tcPr>
          <w:p w14:paraId="2BDA53F2" w14:textId="25B8555A" w:rsidR="00941D1E" w:rsidRPr="0057159E" w:rsidRDefault="00941D1E" w:rsidP="00A52909">
            <w:pPr>
              <w:spacing w:after="0"/>
            </w:pPr>
            <w:r w:rsidRPr="0057159E">
              <w:t>Like search</w:t>
            </w:r>
          </w:p>
        </w:tc>
      </w:tr>
      <w:tr w:rsidR="00941D1E" w:rsidRPr="00184A3A" w14:paraId="3DC37F46" w14:textId="77777777" w:rsidTr="00A52909">
        <w:tc>
          <w:tcPr>
            <w:tcW w:w="1800" w:type="dxa"/>
            <w:shd w:val="clear" w:color="auto" w:fill="FFFFFF" w:themeFill="background1"/>
          </w:tcPr>
          <w:p w14:paraId="29FED133" w14:textId="77777777" w:rsidR="00941D1E" w:rsidRDefault="00941D1E" w:rsidP="00A52909">
            <w:pPr>
              <w:spacing w:after="0"/>
              <w:rPr>
                <w:b/>
              </w:rPr>
            </w:pPr>
            <w:r>
              <w:rPr>
                <w:b/>
              </w:rPr>
              <w:t xml:space="preserve">To </w:t>
            </w:r>
            <w:r w:rsidR="00A52909">
              <w:rPr>
                <w:b/>
              </w:rPr>
              <w:t>T</w:t>
            </w:r>
            <w:r>
              <w:rPr>
                <w:b/>
              </w:rPr>
              <w:t>able</w:t>
            </w:r>
          </w:p>
          <w:p w14:paraId="492CE942" w14:textId="326313E7" w:rsidR="00BD1F49" w:rsidRDefault="00BD1F49" w:rsidP="00A52909">
            <w:pPr>
              <w:spacing w:after="0"/>
              <w:rPr>
                <w:b/>
              </w:rPr>
            </w:pPr>
          </w:p>
        </w:tc>
        <w:tc>
          <w:tcPr>
            <w:tcW w:w="1350" w:type="dxa"/>
            <w:shd w:val="clear" w:color="auto" w:fill="FFFFFF" w:themeFill="background1"/>
          </w:tcPr>
          <w:p w14:paraId="5AFD631D" w14:textId="00441D14" w:rsidR="00941D1E" w:rsidRPr="0057159E" w:rsidRDefault="002C5D9F" w:rsidP="00A52909">
            <w:pPr>
              <w:spacing w:after="0"/>
            </w:pPr>
            <w:r w:rsidRPr="00ED31DC">
              <w:t>T</w:t>
            </w:r>
            <w:r w:rsidR="00941D1E" w:rsidRPr="0057159E">
              <w:t>extbox</w:t>
            </w:r>
          </w:p>
        </w:tc>
        <w:tc>
          <w:tcPr>
            <w:tcW w:w="1170" w:type="dxa"/>
            <w:shd w:val="clear" w:color="auto" w:fill="FFFFFF" w:themeFill="background1"/>
          </w:tcPr>
          <w:p w14:paraId="45D03D15" w14:textId="107E97FA" w:rsidR="00941D1E" w:rsidRPr="0057159E" w:rsidRDefault="00941D1E" w:rsidP="00A52909">
            <w:pPr>
              <w:spacing w:after="0"/>
            </w:pPr>
            <w:r w:rsidRPr="0057159E">
              <w:t>Blank</w:t>
            </w:r>
          </w:p>
        </w:tc>
        <w:tc>
          <w:tcPr>
            <w:tcW w:w="1350" w:type="dxa"/>
            <w:shd w:val="clear" w:color="auto" w:fill="FFFFFF" w:themeFill="background1"/>
          </w:tcPr>
          <w:p w14:paraId="60C41788" w14:textId="6399194D" w:rsidR="00941D1E" w:rsidRPr="0057159E" w:rsidRDefault="00941D1E" w:rsidP="009927B9">
            <w:pPr>
              <w:spacing w:after="0"/>
              <w:jc w:val="center"/>
            </w:pPr>
            <w:r w:rsidRPr="0057159E">
              <w:t>O</w:t>
            </w:r>
          </w:p>
        </w:tc>
        <w:tc>
          <w:tcPr>
            <w:tcW w:w="1170" w:type="dxa"/>
            <w:shd w:val="clear" w:color="auto" w:fill="FFFFFF" w:themeFill="background1"/>
          </w:tcPr>
          <w:p w14:paraId="5DC7B27E" w14:textId="68B5CEA4" w:rsidR="00941D1E" w:rsidRPr="0057159E" w:rsidRDefault="00941D1E" w:rsidP="00A52909">
            <w:pPr>
              <w:spacing w:after="0"/>
              <w:jc w:val="center"/>
            </w:pPr>
            <w:r w:rsidRPr="00ED31DC">
              <w:t>A(100)</w:t>
            </w:r>
          </w:p>
        </w:tc>
        <w:tc>
          <w:tcPr>
            <w:tcW w:w="1440" w:type="dxa"/>
            <w:shd w:val="clear" w:color="auto" w:fill="FFFFFF" w:themeFill="background1"/>
          </w:tcPr>
          <w:p w14:paraId="51176FCD" w14:textId="32895C39" w:rsidR="00941D1E" w:rsidRPr="0057159E" w:rsidRDefault="00941D1E" w:rsidP="00A52909">
            <w:pPr>
              <w:spacing w:after="0"/>
              <w:jc w:val="center"/>
            </w:pPr>
            <w:r w:rsidRPr="0057159E">
              <w:t>-</w:t>
            </w:r>
          </w:p>
        </w:tc>
        <w:tc>
          <w:tcPr>
            <w:tcW w:w="2340" w:type="dxa"/>
            <w:shd w:val="clear" w:color="auto" w:fill="FFFFFF" w:themeFill="background1"/>
          </w:tcPr>
          <w:p w14:paraId="0B28F81F" w14:textId="55C8BE92" w:rsidR="00941D1E" w:rsidRPr="0057159E" w:rsidRDefault="00941D1E" w:rsidP="00A52909">
            <w:pPr>
              <w:spacing w:after="0"/>
            </w:pPr>
            <w:r w:rsidRPr="0057159E">
              <w:t>Like search</w:t>
            </w:r>
          </w:p>
        </w:tc>
      </w:tr>
      <w:tr w:rsidR="00941D1E" w:rsidRPr="00184A3A" w14:paraId="3B940A83" w14:textId="77777777" w:rsidTr="00A52909">
        <w:tc>
          <w:tcPr>
            <w:tcW w:w="10620" w:type="dxa"/>
            <w:gridSpan w:val="7"/>
            <w:shd w:val="clear" w:color="auto" w:fill="D9D9D9" w:themeFill="background1" w:themeFillShade="D9"/>
            <w:vAlign w:val="center"/>
          </w:tcPr>
          <w:p w14:paraId="66FE0F0B" w14:textId="647C8DEB" w:rsidR="00941D1E" w:rsidRPr="00184A3A" w:rsidRDefault="00941D1E" w:rsidP="009927B9">
            <w:pPr>
              <w:spacing w:after="0"/>
              <w:jc w:val="center"/>
              <w:rPr>
                <w:b/>
              </w:rPr>
            </w:pPr>
            <w:r>
              <w:rPr>
                <w:b/>
              </w:rPr>
              <w:t>Data Table</w:t>
            </w:r>
          </w:p>
        </w:tc>
      </w:tr>
      <w:tr w:rsidR="00941D1E" w:rsidRPr="00184A3A" w14:paraId="31110BF7" w14:textId="77777777" w:rsidTr="00BD1F49">
        <w:tc>
          <w:tcPr>
            <w:tcW w:w="1800" w:type="dxa"/>
          </w:tcPr>
          <w:p w14:paraId="2B71993B" w14:textId="523F6DE1" w:rsidR="00941D1E" w:rsidRPr="00184A3A" w:rsidRDefault="00941D1E" w:rsidP="00A52909">
            <w:pPr>
              <w:ind w:left="-18" w:right="-108"/>
              <w:rPr>
                <w:b/>
              </w:rPr>
            </w:pPr>
            <w:r w:rsidRPr="00184A3A">
              <w:rPr>
                <w:b/>
              </w:rPr>
              <w:t xml:space="preserve">Poll </w:t>
            </w:r>
            <w:r w:rsidR="00A52909">
              <w:rPr>
                <w:b/>
              </w:rPr>
              <w:t>S</w:t>
            </w:r>
            <w:r w:rsidRPr="00184A3A">
              <w:rPr>
                <w:b/>
              </w:rPr>
              <w:t xml:space="preserve">cheme </w:t>
            </w:r>
            <w:r w:rsidR="00A52909">
              <w:rPr>
                <w:b/>
              </w:rPr>
              <w:t>T</w:t>
            </w:r>
            <w:r w:rsidRPr="00184A3A">
              <w:rPr>
                <w:b/>
              </w:rPr>
              <w:t>ype</w:t>
            </w:r>
          </w:p>
        </w:tc>
        <w:tc>
          <w:tcPr>
            <w:tcW w:w="1350" w:type="dxa"/>
          </w:tcPr>
          <w:p w14:paraId="401025D4" w14:textId="77777777" w:rsidR="00941D1E" w:rsidRPr="00184A3A" w:rsidRDefault="00941D1E" w:rsidP="00941D1E">
            <w:r w:rsidRPr="00184A3A">
              <w:t>Read-only text</w:t>
            </w:r>
          </w:p>
        </w:tc>
        <w:tc>
          <w:tcPr>
            <w:tcW w:w="1170" w:type="dxa"/>
          </w:tcPr>
          <w:p w14:paraId="46881519" w14:textId="77777777" w:rsidR="00941D1E" w:rsidRPr="00184A3A" w:rsidRDefault="00941D1E" w:rsidP="00941D1E">
            <w:r w:rsidRPr="00184A3A">
              <w:t>Prefilled</w:t>
            </w:r>
          </w:p>
        </w:tc>
        <w:tc>
          <w:tcPr>
            <w:tcW w:w="1350" w:type="dxa"/>
          </w:tcPr>
          <w:p w14:paraId="6D9E4D2D" w14:textId="77777777" w:rsidR="00941D1E" w:rsidRPr="00184A3A" w:rsidRDefault="00941D1E" w:rsidP="009927B9">
            <w:pPr>
              <w:jc w:val="center"/>
            </w:pPr>
            <w:r w:rsidRPr="00184A3A">
              <w:t>-</w:t>
            </w:r>
          </w:p>
        </w:tc>
        <w:tc>
          <w:tcPr>
            <w:tcW w:w="1170" w:type="dxa"/>
          </w:tcPr>
          <w:p w14:paraId="6D03A32B" w14:textId="005D9896" w:rsidR="00941D1E" w:rsidRPr="00184A3A" w:rsidRDefault="00941D1E" w:rsidP="00A52909">
            <w:pPr>
              <w:jc w:val="center"/>
            </w:pPr>
            <w:r w:rsidRPr="00184A3A">
              <w:t>A(20)</w:t>
            </w:r>
          </w:p>
        </w:tc>
        <w:tc>
          <w:tcPr>
            <w:tcW w:w="1440" w:type="dxa"/>
          </w:tcPr>
          <w:p w14:paraId="3F979125" w14:textId="77777777" w:rsidR="00941D1E" w:rsidRPr="00184A3A" w:rsidRDefault="00941D1E" w:rsidP="00A52909">
            <w:pPr>
              <w:jc w:val="center"/>
            </w:pPr>
            <w:r w:rsidRPr="00184A3A">
              <w:t>-</w:t>
            </w:r>
          </w:p>
        </w:tc>
        <w:tc>
          <w:tcPr>
            <w:tcW w:w="2340" w:type="dxa"/>
          </w:tcPr>
          <w:p w14:paraId="34A82144" w14:textId="41DEE69E" w:rsidR="00941D1E" w:rsidRPr="00184A3A" w:rsidRDefault="00941D1E" w:rsidP="00941D1E">
            <w:r w:rsidRPr="00184A3A">
              <w:t>Poll scheme type</w:t>
            </w:r>
          </w:p>
        </w:tc>
      </w:tr>
      <w:tr w:rsidR="00941D1E" w:rsidRPr="00184A3A" w14:paraId="368F0C0A" w14:textId="77777777" w:rsidTr="00BD1F49">
        <w:tc>
          <w:tcPr>
            <w:tcW w:w="1800" w:type="dxa"/>
          </w:tcPr>
          <w:p w14:paraId="416723C0" w14:textId="22BBD4B1" w:rsidR="00941D1E" w:rsidRPr="00184A3A" w:rsidRDefault="00941D1E" w:rsidP="00A52909">
            <w:pPr>
              <w:ind w:left="-18" w:right="-108"/>
              <w:rPr>
                <w:b/>
              </w:rPr>
            </w:pPr>
            <w:r w:rsidRPr="00184A3A">
              <w:rPr>
                <w:b/>
              </w:rPr>
              <w:t xml:space="preserve">From </w:t>
            </w:r>
            <w:r w:rsidR="00A52909">
              <w:rPr>
                <w:b/>
              </w:rPr>
              <w:t>T</w:t>
            </w:r>
            <w:r w:rsidRPr="00184A3A">
              <w:rPr>
                <w:b/>
              </w:rPr>
              <w:t>able</w:t>
            </w:r>
          </w:p>
        </w:tc>
        <w:tc>
          <w:tcPr>
            <w:tcW w:w="1350" w:type="dxa"/>
          </w:tcPr>
          <w:p w14:paraId="2CD365A7" w14:textId="1064A417" w:rsidR="00941D1E" w:rsidRPr="00184A3A" w:rsidRDefault="00941D1E" w:rsidP="00941D1E">
            <w:r w:rsidRPr="00184A3A">
              <w:t>Read-only text</w:t>
            </w:r>
          </w:p>
        </w:tc>
        <w:tc>
          <w:tcPr>
            <w:tcW w:w="1170" w:type="dxa"/>
          </w:tcPr>
          <w:p w14:paraId="44EF7688" w14:textId="7FF7C332" w:rsidR="00941D1E" w:rsidRPr="00184A3A" w:rsidRDefault="00941D1E" w:rsidP="00941D1E">
            <w:r w:rsidRPr="00184A3A">
              <w:t>Prefilled</w:t>
            </w:r>
          </w:p>
        </w:tc>
        <w:tc>
          <w:tcPr>
            <w:tcW w:w="1350" w:type="dxa"/>
          </w:tcPr>
          <w:p w14:paraId="31A32875" w14:textId="5F0841E2" w:rsidR="00941D1E" w:rsidRPr="00184A3A" w:rsidRDefault="00941D1E" w:rsidP="009927B9">
            <w:pPr>
              <w:jc w:val="center"/>
            </w:pPr>
            <w:r w:rsidRPr="00184A3A">
              <w:t>-</w:t>
            </w:r>
          </w:p>
        </w:tc>
        <w:tc>
          <w:tcPr>
            <w:tcW w:w="1170" w:type="dxa"/>
          </w:tcPr>
          <w:p w14:paraId="5B53DD4E" w14:textId="3603512D" w:rsidR="00941D1E" w:rsidRPr="00184A3A" w:rsidRDefault="00941D1E" w:rsidP="00A52909">
            <w:pPr>
              <w:jc w:val="center"/>
            </w:pPr>
            <w:r w:rsidRPr="00184A3A">
              <w:t>A(100)</w:t>
            </w:r>
          </w:p>
        </w:tc>
        <w:tc>
          <w:tcPr>
            <w:tcW w:w="1440" w:type="dxa"/>
          </w:tcPr>
          <w:p w14:paraId="3B5DDA25" w14:textId="22074DFB" w:rsidR="00941D1E" w:rsidRPr="00184A3A" w:rsidRDefault="00941D1E" w:rsidP="00A52909">
            <w:pPr>
              <w:jc w:val="center"/>
            </w:pPr>
            <w:r w:rsidRPr="00184A3A">
              <w:t>-</w:t>
            </w:r>
          </w:p>
        </w:tc>
        <w:tc>
          <w:tcPr>
            <w:tcW w:w="2340" w:type="dxa"/>
          </w:tcPr>
          <w:p w14:paraId="1A868AFF" w14:textId="5A460546" w:rsidR="00941D1E" w:rsidRPr="00184A3A" w:rsidRDefault="00941D1E" w:rsidP="00941D1E">
            <w:r w:rsidRPr="00184A3A">
              <w:t>From table name</w:t>
            </w:r>
          </w:p>
        </w:tc>
      </w:tr>
      <w:tr w:rsidR="00941D1E" w:rsidRPr="00184A3A" w14:paraId="2BA372E3" w14:textId="77777777" w:rsidTr="00BD1F49">
        <w:tc>
          <w:tcPr>
            <w:tcW w:w="1800" w:type="dxa"/>
          </w:tcPr>
          <w:p w14:paraId="09258655" w14:textId="6C9516A5" w:rsidR="00941D1E" w:rsidRPr="00184A3A" w:rsidRDefault="00941D1E" w:rsidP="00A52909">
            <w:pPr>
              <w:ind w:left="-18" w:right="-108"/>
              <w:rPr>
                <w:b/>
              </w:rPr>
            </w:pPr>
            <w:r w:rsidRPr="00184A3A">
              <w:rPr>
                <w:b/>
              </w:rPr>
              <w:t xml:space="preserve">To </w:t>
            </w:r>
            <w:r w:rsidR="00A52909">
              <w:rPr>
                <w:b/>
              </w:rPr>
              <w:t>T</w:t>
            </w:r>
            <w:r w:rsidRPr="00184A3A">
              <w:rPr>
                <w:b/>
              </w:rPr>
              <w:t>able</w:t>
            </w:r>
          </w:p>
        </w:tc>
        <w:tc>
          <w:tcPr>
            <w:tcW w:w="1350" w:type="dxa"/>
          </w:tcPr>
          <w:p w14:paraId="7F9F14D6" w14:textId="0D474B9C" w:rsidR="00941D1E" w:rsidRPr="00184A3A" w:rsidRDefault="00941D1E" w:rsidP="00941D1E">
            <w:r w:rsidRPr="00184A3A">
              <w:t>Read-only text</w:t>
            </w:r>
          </w:p>
        </w:tc>
        <w:tc>
          <w:tcPr>
            <w:tcW w:w="1170" w:type="dxa"/>
          </w:tcPr>
          <w:p w14:paraId="14EF4B28" w14:textId="032C66B5" w:rsidR="00941D1E" w:rsidRPr="00184A3A" w:rsidRDefault="00941D1E" w:rsidP="00941D1E">
            <w:r w:rsidRPr="00184A3A">
              <w:t>Prefilled</w:t>
            </w:r>
          </w:p>
        </w:tc>
        <w:tc>
          <w:tcPr>
            <w:tcW w:w="1350" w:type="dxa"/>
          </w:tcPr>
          <w:p w14:paraId="3B230949" w14:textId="596CE8B9" w:rsidR="00941D1E" w:rsidRPr="00184A3A" w:rsidRDefault="00941D1E" w:rsidP="009927B9">
            <w:pPr>
              <w:jc w:val="center"/>
            </w:pPr>
            <w:r w:rsidRPr="00184A3A">
              <w:t>-</w:t>
            </w:r>
          </w:p>
        </w:tc>
        <w:tc>
          <w:tcPr>
            <w:tcW w:w="1170" w:type="dxa"/>
          </w:tcPr>
          <w:p w14:paraId="4A28017F" w14:textId="6110B511" w:rsidR="00941D1E" w:rsidRPr="00184A3A" w:rsidRDefault="00941D1E" w:rsidP="00A52909">
            <w:pPr>
              <w:jc w:val="center"/>
            </w:pPr>
            <w:r w:rsidRPr="00184A3A">
              <w:t>A(100)</w:t>
            </w:r>
          </w:p>
        </w:tc>
        <w:tc>
          <w:tcPr>
            <w:tcW w:w="1440" w:type="dxa"/>
          </w:tcPr>
          <w:p w14:paraId="7BCE4604" w14:textId="34206745" w:rsidR="00941D1E" w:rsidRPr="00184A3A" w:rsidRDefault="00941D1E" w:rsidP="00A52909">
            <w:pPr>
              <w:jc w:val="center"/>
            </w:pPr>
            <w:r w:rsidRPr="00184A3A">
              <w:t>-</w:t>
            </w:r>
          </w:p>
        </w:tc>
        <w:tc>
          <w:tcPr>
            <w:tcW w:w="2340" w:type="dxa"/>
          </w:tcPr>
          <w:p w14:paraId="33610256" w14:textId="39B1F937" w:rsidR="00941D1E" w:rsidRPr="00184A3A" w:rsidRDefault="00941D1E" w:rsidP="00941D1E">
            <w:r w:rsidRPr="00184A3A">
              <w:t>To table name</w:t>
            </w:r>
          </w:p>
        </w:tc>
      </w:tr>
      <w:tr w:rsidR="00941D1E" w:rsidRPr="00184A3A" w14:paraId="2B36DA94" w14:textId="77777777" w:rsidTr="00BD1F49">
        <w:tc>
          <w:tcPr>
            <w:tcW w:w="1800" w:type="dxa"/>
          </w:tcPr>
          <w:p w14:paraId="45D9EFE2" w14:textId="05A701C7" w:rsidR="00941D1E" w:rsidRPr="00184A3A" w:rsidRDefault="00941D1E" w:rsidP="00941D1E">
            <w:pPr>
              <w:ind w:left="-18" w:right="-108"/>
              <w:rPr>
                <w:b/>
              </w:rPr>
            </w:pPr>
            <w:r w:rsidRPr="00184A3A">
              <w:rPr>
                <w:b/>
              </w:rPr>
              <w:t>PK columns</w:t>
            </w:r>
          </w:p>
        </w:tc>
        <w:tc>
          <w:tcPr>
            <w:tcW w:w="1350" w:type="dxa"/>
          </w:tcPr>
          <w:p w14:paraId="54D49774" w14:textId="5A268653" w:rsidR="00941D1E" w:rsidRPr="00184A3A" w:rsidRDefault="00941D1E" w:rsidP="00941D1E">
            <w:r w:rsidRPr="00184A3A">
              <w:t>Read-only text</w:t>
            </w:r>
          </w:p>
        </w:tc>
        <w:tc>
          <w:tcPr>
            <w:tcW w:w="1170" w:type="dxa"/>
          </w:tcPr>
          <w:p w14:paraId="7AC31B9F" w14:textId="12FC0A34" w:rsidR="00941D1E" w:rsidRPr="00184A3A" w:rsidRDefault="00941D1E" w:rsidP="00941D1E">
            <w:r w:rsidRPr="00184A3A">
              <w:t>Prefilled</w:t>
            </w:r>
          </w:p>
        </w:tc>
        <w:tc>
          <w:tcPr>
            <w:tcW w:w="1350" w:type="dxa"/>
          </w:tcPr>
          <w:p w14:paraId="2A07A4D7" w14:textId="6A201D84" w:rsidR="00941D1E" w:rsidRPr="00184A3A" w:rsidRDefault="00941D1E" w:rsidP="009927B9">
            <w:pPr>
              <w:jc w:val="center"/>
            </w:pPr>
            <w:r w:rsidRPr="00184A3A">
              <w:t>-</w:t>
            </w:r>
          </w:p>
        </w:tc>
        <w:tc>
          <w:tcPr>
            <w:tcW w:w="1170" w:type="dxa"/>
          </w:tcPr>
          <w:p w14:paraId="024B8C2C" w14:textId="02F26771" w:rsidR="00941D1E" w:rsidRPr="00184A3A" w:rsidRDefault="00941D1E" w:rsidP="00A52909">
            <w:pPr>
              <w:jc w:val="center"/>
            </w:pPr>
            <w:r w:rsidRPr="00184A3A">
              <w:t>A(10)</w:t>
            </w:r>
          </w:p>
        </w:tc>
        <w:tc>
          <w:tcPr>
            <w:tcW w:w="1440" w:type="dxa"/>
          </w:tcPr>
          <w:p w14:paraId="274D3313" w14:textId="7EA1A4D4" w:rsidR="00941D1E" w:rsidRPr="00184A3A" w:rsidRDefault="00941D1E" w:rsidP="00A52909">
            <w:pPr>
              <w:jc w:val="center"/>
            </w:pPr>
            <w:r w:rsidRPr="00184A3A">
              <w:t>-</w:t>
            </w:r>
          </w:p>
        </w:tc>
        <w:tc>
          <w:tcPr>
            <w:tcW w:w="2340" w:type="dxa"/>
          </w:tcPr>
          <w:p w14:paraId="57AD377F" w14:textId="4C218256" w:rsidR="00941D1E" w:rsidRPr="00184A3A" w:rsidRDefault="00941D1E" w:rsidP="00941D1E">
            <w:r w:rsidRPr="00184A3A">
              <w:t>Primary key column names</w:t>
            </w:r>
          </w:p>
        </w:tc>
      </w:tr>
      <w:tr w:rsidR="00941D1E" w:rsidRPr="00184A3A" w14:paraId="4202EF48" w14:textId="77777777" w:rsidTr="00BD1F49">
        <w:tc>
          <w:tcPr>
            <w:tcW w:w="1800" w:type="dxa"/>
          </w:tcPr>
          <w:p w14:paraId="3BB23707" w14:textId="24D532F4" w:rsidR="00941D1E" w:rsidRPr="00184A3A" w:rsidRDefault="00941D1E" w:rsidP="00A52909">
            <w:pPr>
              <w:ind w:left="-18" w:right="-108"/>
              <w:rPr>
                <w:b/>
              </w:rPr>
            </w:pPr>
            <w:r w:rsidRPr="00184A3A">
              <w:rPr>
                <w:b/>
              </w:rPr>
              <w:t xml:space="preserve">Check </w:t>
            </w:r>
            <w:r w:rsidR="00A52909">
              <w:rPr>
                <w:b/>
              </w:rPr>
              <w:t>S</w:t>
            </w:r>
            <w:r w:rsidRPr="00184A3A">
              <w:rPr>
                <w:b/>
              </w:rPr>
              <w:t xml:space="preserve">um </w:t>
            </w:r>
            <w:r w:rsidR="00A52909">
              <w:rPr>
                <w:b/>
              </w:rPr>
              <w:t>C</w:t>
            </w:r>
            <w:r w:rsidRPr="00184A3A">
              <w:rPr>
                <w:b/>
              </w:rPr>
              <w:t>olumns</w:t>
            </w:r>
          </w:p>
        </w:tc>
        <w:tc>
          <w:tcPr>
            <w:tcW w:w="1350" w:type="dxa"/>
          </w:tcPr>
          <w:p w14:paraId="3EF5DBB0" w14:textId="1A3D65CF" w:rsidR="00941D1E" w:rsidRPr="00184A3A" w:rsidRDefault="00941D1E" w:rsidP="00941D1E">
            <w:r w:rsidRPr="00184A3A">
              <w:t>Read-only text</w:t>
            </w:r>
          </w:p>
        </w:tc>
        <w:tc>
          <w:tcPr>
            <w:tcW w:w="1170" w:type="dxa"/>
          </w:tcPr>
          <w:p w14:paraId="78F9C819" w14:textId="4077755D" w:rsidR="00941D1E" w:rsidRPr="00184A3A" w:rsidRDefault="00941D1E" w:rsidP="00941D1E">
            <w:r w:rsidRPr="00184A3A">
              <w:t>Prefilled</w:t>
            </w:r>
          </w:p>
        </w:tc>
        <w:tc>
          <w:tcPr>
            <w:tcW w:w="1350" w:type="dxa"/>
          </w:tcPr>
          <w:p w14:paraId="217E6D22" w14:textId="41DE4F58" w:rsidR="00941D1E" w:rsidRPr="00184A3A" w:rsidRDefault="00941D1E" w:rsidP="009927B9">
            <w:pPr>
              <w:jc w:val="center"/>
            </w:pPr>
            <w:r w:rsidRPr="00184A3A">
              <w:t>-</w:t>
            </w:r>
          </w:p>
        </w:tc>
        <w:tc>
          <w:tcPr>
            <w:tcW w:w="1170" w:type="dxa"/>
          </w:tcPr>
          <w:p w14:paraId="0A2D632F" w14:textId="4C7F49C5" w:rsidR="00941D1E" w:rsidRPr="00184A3A" w:rsidRDefault="00941D1E" w:rsidP="00A52909">
            <w:pPr>
              <w:jc w:val="center"/>
            </w:pPr>
            <w:r w:rsidRPr="00184A3A">
              <w:t>A(100)</w:t>
            </w:r>
          </w:p>
        </w:tc>
        <w:tc>
          <w:tcPr>
            <w:tcW w:w="1440" w:type="dxa"/>
          </w:tcPr>
          <w:p w14:paraId="0A42AD89" w14:textId="1B29539D" w:rsidR="00941D1E" w:rsidRPr="00184A3A" w:rsidRDefault="00941D1E" w:rsidP="00A52909">
            <w:pPr>
              <w:jc w:val="center"/>
            </w:pPr>
            <w:r w:rsidRPr="00184A3A">
              <w:t>-</w:t>
            </w:r>
          </w:p>
        </w:tc>
        <w:tc>
          <w:tcPr>
            <w:tcW w:w="2340" w:type="dxa"/>
          </w:tcPr>
          <w:p w14:paraId="3B0821BC" w14:textId="3E677D63" w:rsidR="00941D1E" w:rsidRPr="00184A3A" w:rsidRDefault="00941D1E" w:rsidP="00941D1E">
            <w:r w:rsidRPr="00184A3A">
              <w:t>Check sum column names</w:t>
            </w:r>
          </w:p>
        </w:tc>
      </w:tr>
      <w:tr w:rsidR="00941D1E" w:rsidRPr="00184A3A" w14:paraId="7A638DDE" w14:textId="77777777" w:rsidTr="00BD1F49">
        <w:tc>
          <w:tcPr>
            <w:tcW w:w="1800" w:type="dxa"/>
          </w:tcPr>
          <w:p w14:paraId="18966504" w14:textId="544D60CD" w:rsidR="00941D1E" w:rsidRPr="00184A3A" w:rsidRDefault="00941D1E" w:rsidP="00941D1E">
            <w:pPr>
              <w:ind w:left="-18" w:right="-108"/>
              <w:rPr>
                <w:b/>
              </w:rPr>
            </w:pPr>
            <w:r w:rsidRPr="00184A3A">
              <w:rPr>
                <w:b/>
              </w:rPr>
              <w:t>Override</w:t>
            </w:r>
          </w:p>
        </w:tc>
        <w:tc>
          <w:tcPr>
            <w:tcW w:w="1350" w:type="dxa"/>
          </w:tcPr>
          <w:p w14:paraId="5CADFAC8" w14:textId="1B796D81" w:rsidR="00941D1E" w:rsidRPr="00184A3A" w:rsidRDefault="00941D1E" w:rsidP="00941D1E">
            <w:r w:rsidRPr="00184A3A">
              <w:t>Read-only text</w:t>
            </w:r>
          </w:p>
        </w:tc>
        <w:tc>
          <w:tcPr>
            <w:tcW w:w="1170" w:type="dxa"/>
          </w:tcPr>
          <w:p w14:paraId="197AAA91" w14:textId="1C6A9B92" w:rsidR="00941D1E" w:rsidRPr="00184A3A" w:rsidRDefault="00941D1E" w:rsidP="00941D1E">
            <w:r w:rsidRPr="00184A3A">
              <w:t>Prefilled</w:t>
            </w:r>
          </w:p>
        </w:tc>
        <w:tc>
          <w:tcPr>
            <w:tcW w:w="1350" w:type="dxa"/>
          </w:tcPr>
          <w:p w14:paraId="11EE4356" w14:textId="40DF023C" w:rsidR="00941D1E" w:rsidRPr="00184A3A" w:rsidRDefault="00941D1E" w:rsidP="009927B9">
            <w:pPr>
              <w:jc w:val="center"/>
            </w:pPr>
            <w:r w:rsidRPr="00184A3A">
              <w:t>-</w:t>
            </w:r>
          </w:p>
        </w:tc>
        <w:tc>
          <w:tcPr>
            <w:tcW w:w="1170" w:type="dxa"/>
          </w:tcPr>
          <w:p w14:paraId="7C99F8BB" w14:textId="084C02EA" w:rsidR="00941D1E" w:rsidRPr="00184A3A" w:rsidRDefault="00941D1E" w:rsidP="00A52909">
            <w:pPr>
              <w:jc w:val="center"/>
            </w:pPr>
            <w:r w:rsidRPr="00184A3A">
              <w:t>A(1)</w:t>
            </w:r>
          </w:p>
        </w:tc>
        <w:tc>
          <w:tcPr>
            <w:tcW w:w="1440" w:type="dxa"/>
          </w:tcPr>
          <w:p w14:paraId="39E80A81" w14:textId="430F3AB0" w:rsidR="00941D1E" w:rsidRPr="00184A3A" w:rsidRDefault="00941D1E" w:rsidP="00A52909">
            <w:pPr>
              <w:jc w:val="center"/>
            </w:pPr>
            <w:r w:rsidRPr="00184A3A">
              <w:t>-</w:t>
            </w:r>
          </w:p>
        </w:tc>
        <w:tc>
          <w:tcPr>
            <w:tcW w:w="2340" w:type="dxa"/>
          </w:tcPr>
          <w:p w14:paraId="7FC735C0" w14:textId="03F613C1" w:rsidR="00941D1E" w:rsidRPr="00184A3A" w:rsidRDefault="00BD1F49" w:rsidP="00941D1E">
            <w:pPr>
              <w:pStyle w:val="ListParagraph"/>
              <w:numPr>
                <w:ilvl w:val="0"/>
                <w:numId w:val="3"/>
              </w:numPr>
              <w:ind w:left="252" w:hanging="252"/>
            </w:pPr>
            <w:r>
              <w:t>Yes</w:t>
            </w:r>
          </w:p>
          <w:p w14:paraId="15E7D859" w14:textId="1ABC502E" w:rsidR="00941D1E" w:rsidRPr="00184A3A" w:rsidRDefault="00941D1E" w:rsidP="00941D1E">
            <w:pPr>
              <w:pStyle w:val="ListParagraph"/>
              <w:numPr>
                <w:ilvl w:val="0"/>
                <w:numId w:val="3"/>
              </w:numPr>
              <w:ind w:left="252" w:hanging="252"/>
            </w:pPr>
            <w:r w:rsidRPr="00184A3A">
              <w:t>N</w:t>
            </w:r>
            <w:r w:rsidR="00BD1F49">
              <w:t>o</w:t>
            </w:r>
          </w:p>
        </w:tc>
      </w:tr>
    </w:tbl>
    <w:p w14:paraId="426619E9" w14:textId="77777777" w:rsidR="009927B9" w:rsidRDefault="009927B9" w:rsidP="009927B9"/>
    <w:p w14:paraId="19280C46" w14:textId="77777777" w:rsidR="009927B9" w:rsidRDefault="009927B9" w:rsidP="009927B9"/>
    <w:p w14:paraId="2A1FE75F" w14:textId="77777777" w:rsidR="00712376" w:rsidRPr="00184A3A" w:rsidRDefault="00712376" w:rsidP="00E51271">
      <w:pPr>
        <w:pStyle w:val="Heading4"/>
      </w:pPr>
      <w:r w:rsidRPr="00184A3A">
        <w:lastRenderedPageBreak/>
        <w:t>Screen Objects &amp; Action</w:t>
      </w:r>
    </w:p>
    <w:tbl>
      <w:tblPr>
        <w:tblW w:w="108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3920"/>
        <w:gridCol w:w="3860"/>
      </w:tblGrid>
      <w:tr w:rsidR="001344FF" w:rsidRPr="00184A3A" w14:paraId="15492214" w14:textId="77777777" w:rsidTr="009927B9">
        <w:trPr>
          <w:trHeight w:val="404"/>
        </w:trPr>
        <w:tc>
          <w:tcPr>
            <w:tcW w:w="1900" w:type="dxa"/>
            <w:shd w:val="clear" w:color="auto" w:fill="C6D9F1"/>
          </w:tcPr>
          <w:p w14:paraId="693A522B" w14:textId="77777777" w:rsidR="001344FF" w:rsidRPr="00184A3A" w:rsidRDefault="001344FF" w:rsidP="009927B9">
            <w:pPr>
              <w:spacing w:after="0"/>
              <w:rPr>
                <w:b/>
              </w:rPr>
            </w:pPr>
            <w:r w:rsidRPr="00184A3A">
              <w:rPr>
                <w:b/>
              </w:rPr>
              <w:t>Screen Object</w:t>
            </w:r>
          </w:p>
        </w:tc>
        <w:tc>
          <w:tcPr>
            <w:tcW w:w="1120" w:type="dxa"/>
            <w:shd w:val="clear" w:color="auto" w:fill="C6D9F1"/>
          </w:tcPr>
          <w:p w14:paraId="7D6F3154" w14:textId="77777777" w:rsidR="001344FF" w:rsidRPr="00184A3A" w:rsidRDefault="001344FF" w:rsidP="009927B9">
            <w:pPr>
              <w:spacing w:after="0"/>
              <w:rPr>
                <w:b/>
              </w:rPr>
            </w:pPr>
            <w:r w:rsidRPr="00184A3A">
              <w:rPr>
                <w:b/>
              </w:rPr>
              <w:t>Object Type</w:t>
            </w:r>
          </w:p>
        </w:tc>
        <w:tc>
          <w:tcPr>
            <w:tcW w:w="3920" w:type="dxa"/>
            <w:shd w:val="clear" w:color="auto" w:fill="C6D9F1"/>
          </w:tcPr>
          <w:p w14:paraId="2DC4716E" w14:textId="77777777" w:rsidR="001344FF" w:rsidRPr="00184A3A" w:rsidRDefault="001344FF" w:rsidP="009927B9">
            <w:pPr>
              <w:spacing w:after="0"/>
              <w:rPr>
                <w:b/>
              </w:rPr>
            </w:pPr>
            <w:r w:rsidRPr="00184A3A">
              <w:rPr>
                <w:b/>
              </w:rPr>
              <w:t>Action / Event / Response</w:t>
            </w:r>
          </w:p>
        </w:tc>
        <w:tc>
          <w:tcPr>
            <w:tcW w:w="3860" w:type="dxa"/>
            <w:shd w:val="clear" w:color="auto" w:fill="C6D9F1"/>
          </w:tcPr>
          <w:p w14:paraId="644063FF" w14:textId="77777777" w:rsidR="001344FF" w:rsidRPr="00184A3A" w:rsidRDefault="001344FF" w:rsidP="009927B9">
            <w:pPr>
              <w:spacing w:after="0"/>
              <w:rPr>
                <w:b/>
              </w:rPr>
            </w:pPr>
            <w:r w:rsidRPr="00184A3A">
              <w:rPr>
                <w:b/>
              </w:rPr>
              <w:t>Remarks</w:t>
            </w:r>
          </w:p>
        </w:tc>
      </w:tr>
      <w:tr w:rsidR="001344FF" w:rsidRPr="00184A3A" w14:paraId="283040BD" w14:textId="77777777" w:rsidTr="00A52909">
        <w:tc>
          <w:tcPr>
            <w:tcW w:w="1900" w:type="dxa"/>
          </w:tcPr>
          <w:p w14:paraId="31AD1715" w14:textId="77777777" w:rsidR="001344FF" w:rsidRPr="00184A3A" w:rsidRDefault="001344FF" w:rsidP="009927B9">
            <w:pPr>
              <w:spacing w:after="0"/>
            </w:pPr>
            <w:r>
              <w:t>Search</w:t>
            </w:r>
          </w:p>
        </w:tc>
        <w:tc>
          <w:tcPr>
            <w:tcW w:w="1120" w:type="dxa"/>
          </w:tcPr>
          <w:p w14:paraId="585B54D9" w14:textId="77777777" w:rsidR="001344FF" w:rsidRPr="00184A3A" w:rsidRDefault="001344FF" w:rsidP="009927B9">
            <w:pPr>
              <w:spacing w:after="0"/>
            </w:pPr>
            <w:r w:rsidRPr="00184A3A">
              <w:t>Button</w:t>
            </w:r>
          </w:p>
        </w:tc>
        <w:tc>
          <w:tcPr>
            <w:tcW w:w="3920" w:type="dxa"/>
          </w:tcPr>
          <w:p w14:paraId="42D2E8F7" w14:textId="45DC6BE9" w:rsidR="001344FF" w:rsidRPr="00184A3A" w:rsidRDefault="001344FF" w:rsidP="009927B9">
            <w:pPr>
              <w:spacing w:after="0"/>
            </w:pPr>
            <w:r>
              <w:t>Search out poll scheme info records according to the input criteria</w:t>
            </w:r>
          </w:p>
        </w:tc>
        <w:tc>
          <w:tcPr>
            <w:tcW w:w="3860" w:type="dxa"/>
          </w:tcPr>
          <w:p w14:paraId="3040274B" w14:textId="77777777" w:rsidR="001344FF" w:rsidRPr="00184A3A" w:rsidRDefault="001344FF" w:rsidP="009927B9">
            <w:pPr>
              <w:spacing w:after="0"/>
            </w:pPr>
            <w:r>
              <w:t>N/A</w:t>
            </w:r>
          </w:p>
        </w:tc>
      </w:tr>
      <w:tr w:rsidR="001344FF" w:rsidRPr="00184A3A" w:rsidDel="00D0122D" w14:paraId="6C5A56CB" w14:textId="77777777" w:rsidTr="00A52909">
        <w:tc>
          <w:tcPr>
            <w:tcW w:w="1900" w:type="dxa"/>
          </w:tcPr>
          <w:p w14:paraId="5E3059FE" w14:textId="77777777" w:rsidR="001344FF" w:rsidRDefault="001344FF" w:rsidP="009927B9">
            <w:pPr>
              <w:spacing w:after="0"/>
            </w:pPr>
            <w:r>
              <w:t>Clear</w:t>
            </w:r>
          </w:p>
        </w:tc>
        <w:tc>
          <w:tcPr>
            <w:tcW w:w="1120" w:type="dxa"/>
          </w:tcPr>
          <w:p w14:paraId="7FF93C1D" w14:textId="77777777" w:rsidR="001344FF" w:rsidRPr="00184A3A" w:rsidDel="00D0122D" w:rsidRDefault="001344FF" w:rsidP="009927B9">
            <w:pPr>
              <w:spacing w:after="0"/>
            </w:pPr>
            <w:r w:rsidRPr="00184A3A">
              <w:t>Button</w:t>
            </w:r>
          </w:p>
        </w:tc>
        <w:tc>
          <w:tcPr>
            <w:tcW w:w="3920" w:type="dxa"/>
          </w:tcPr>
          <w:p w14:paraId="4ED8BE41" w14:textId="77777777" w:rsidR="001344FF" w:rsidRDefault="001344FF" w:rsidP="009927B9">
            <w:pPr>
              <w:spacing w:after="0"/>
            </w:pPr>
            <w:r>
              <w:t>Reset all search criteria to blank</w:t>
            </w:r>
          </w:p>
          <w:p w14:paraId="17841262" w14:textId="77777777" w:rsidR="009927B9" w:rsidRPr="00184A3A" w:rsidDel="00D0122D" w:rsidRDefault="009927B9" w:rsidP="009927B9">
            <w:pPr>
              <w:spacing w:after="0"/>
            </w:pPr>
          </w:p>
        </w:tc>
        <w:tc>
          <w:tcPr>
            <w:tcW w:w="3860" w:type="dxa"/>
          </w:tcPr>
          <w:p w14:paraId="40C1F82B" w14:textId="77777777" w:rsidR="001344FF" w:rsidRPr="00184A3A" w:rsidDel="00D0122D" w:rsidRDefault="001344FF" w:rsidP="009927B9">
            <w:pPr>
              <w:spacing w:after="0"/>
            </w:pPr>
            <w:r>
              <w:t>N/A</w:t>
            </w:r>
          </w:p>
        </w:tc>
      </w:tr>
      <w:tr w:rsidR="001344FF" w:rsidRPr="00184A3A" w14:paraId="5612D643" w14:textId="77777777" w:rsidTr="00A52909">
        <w:tc>
          <w:tcPr>
            <w:tcW w:w="1900" w:type="dxa"/>
          </w:tcPr>
          <w:p w14:paraId="60C0AD65" w14:textId="479C61BF" w:rsidR="001344FF" w:rsidRPr="00184A3A" w:rsidRDefault="001344FF" w:rsidP="009927B9">
            <w:pPr>
              <w:spacing w:after="0"/>
            </w:pPr>
            <w:r w:rsidRPr="00184A3A">
              <w:t>Operation -</w:t>
            </w:r>
            <w:r>
              <w:rPr>
                <w:b/>
              </w:rPr>
              <w:t>Add</w:t>
            </w:r>
          </w:p>
        </w:tc>
        <w:tc>
          <w:tcPr>
            <w:tcW w:w="1120" w:type="dxa"/>
          </w:tcPr>
          <w:p w14:paraId="5AC8DB13" w14:textId="77777777" w:rsidR="001344FF" w:rsidRPr="00184A3A" w:rsidRDefault="001344FF" w:rsidP="009927B9">
            <w:pPr>
              <w:spacing w:after="0"/>
            </w:pPr>
            <w:r w:rsidRPr="00184A3A">
              <w:t>Button</w:t>
            </w:r>
          </w:p>
        </w:tc>
        <w:tc>
          <w:tcPr>
            <w:tcW w:w="3920" w:type="dxa"/>
          </w:tcPr>
          <w:p w14:paraId="66894A82" w14:textId="1097544B" w:rsidR="001344FF" w:rsidRPr="00184A3A" w:rsidRDefault="001344FF" w:rsidP="009927B9">
            <w:pPr>
              <w:spacing w:after="0"/>
            </w:pPr>
            <w:r>
              <w:t>Add</w:t>
            </w:r>
            <w:r w:rsidRPr="00184A3A">
              <w:t xml:space="preserve"> a new entry of poll scheme</w:t>
            </w:r>
            <w:r>
              <w:t xml:space="preserve"> info at the top of the data table</w:t>
            </w:r>
          </w:p>
        </w:tc>
        <w:tc>
          <w:tcPr>
            <w:tcW w:w="3860" w:type="dxa"/>
          </w:tcPr>
          <w:p w14:paraId="3BFC3891" w14:textId="77777777" w:rsidR="001344FF" w:rsidRPr="00184A3A" w:rsidRDefault="001344FF" w:rsidP="009927B9">
            <w:pPr>
              <w:spacing w:after="0"/>
            </w:pPr>
            <w:r w:rsidRPr="00184A3A">
              <w:t>N/A</w:t>
            </w:r>
          </w:p>
        </w:tc>
      </w:tr>
      <w:tr w:rsidR="001344FF" w:rsidRPr="00184A3A" w14:paraId="39A91BDE" w14:textId="77777777" w:rsidTr="00A52909">
        <w:tc>
          <w:tcPr>
            <w:tcW w:w="1900" w:type="dxa"/>
          </w:tcPr>
          <w:p w14:paraId="2BB29C09" w14:textId="77777777" w:rsidR="001344FF" w:rsidRPr="00184A3A" w:rsidRDefault="001344FF" w:rsidP="009927B9">
            <w:pPr>
              <w:spacing w:after="0"/>
            </w:pPr>
            <w:r w:rsidRPr="00184A3A">
              <w:t>Operation -</w:t>
            </w:r>
            <w:r w:rsidRPr="00184A3A">
              <w:rPr>
                <w:b/>
              </w:rPr>
              <w:t>Edit</w:t>
            </w:r>
          </w:p>
        </w:tc>
        <w:tc>
          <w:tcPr>
            <w:tcW w:w="1120" w:type="dxa"/>
          </w:tcPr>
          <w:p w14:paraId="7E18DAFC" w14:textId="77777777" w:rsidR="001344FF" w:rsidRPr="00184A3A" w:rsidRDefault="001344FF" w:rsidP="009927B9">
            <w:pPr>
              <w:spacing w:after="0"/>
            </w:pPr>
            <w:r w:rsidRPr="00184A3A">
              <w:t>Button</w:t>
            </w:r>
          </w:p>
        </w:tc>
        <w:tc>
          <w:tcPr>
            <w:tcW w:w="3920" w:type="dxa"/>
          </w:tcPr>
          <w:p w14:paraId="1A95EDF6" w14:textId="00E27D0F" w:rsidR="001344FF" w:rsidRPr="00184A3A" w:rsidRDefault="001344FF" w:rsidP="009927B9">
            <w:pPr>
              <w:spacing w:after="0"/>
            </w:pPr>
            <w:r w:rsidRPr="00184A3A">
              <w:t xml:space="preserve">Edit the corresponding poll scheme </w:t>
            </w:r>
            <w:r>
              <w:t xml:space="preserve">info </w:t>
            </w:r>
            <w:r w:rsidRPr="00184A3A">
              <w:t>record</w:t>
            </w:r>
          </w:p>
        </w:tc>
        <w:tc>
          <w:tcPr>
            <w:tcW w:w="3860" w:type="dxa"/>
          </w:tcPr>
          <w:p w14:paraId="04D6A5F3" w14:textId="77777777" w:rsidR="001344FF" w:rsidRPr="00184A3A" w:rsidRDefault="001344FF" w:rsidP="009927B9">
            <w:pPr>
              <w:spacing w:after="0"/>
            </w:pPr>
            <w:r w:rsidRPr="00184A3A">
              <w:t>N/A</w:t>
            </w:r>
          </w:p>
        </w:tc>
      </w:tr>
      <w:tr w:rsidR="001344FF" w:rsidRPr="00184A3A" w14:paraId="6BCA164F" w14:textId="77777777" w:rsidTr="00A52909">
        <w:tc>
          <w:tcPr>
            <w:tcW w:w="1900" w:type="dxa"/>
          </w:tcPr>
          <w:p w14:paraId="279EDD28" w14:textId="77777777" w:rsidR="001344FF" w:rsidRPr="00184A3A" w:rsidRDefault="001344FF" w:rsidP="009927B9">
            <w:pPr>
              <w:spacing w:after="0"/>
            </w:pPr>
            <w:r w:rsidRPr="00184A3A">
              <w:t>Operation -</w:t>
            </w:r>
            <w:r w:rsidRPr="00184A3A">
              <w:rPr>
                <w:b/>
              </w:rPr>
              <w:t>Delete</w:t>
            </w:r>
          </w:p>
        </w:tc>
        <w:tc>
          <w:tcPr>
            <w:tcW w:w="1120" w:type="dxa"/>
          </w:tcPr>
          <w:p w14:paraId="14970247" w14:textId="77777777" w:rsidR="001344FF" w:rsidRPr="00184A3A" w:rsidRDefault="001344FF" w:rsidP="009927B9">
            <w:pPr>
              <w:spacing w:after="0"/>
            </w:pPr>
            <w:r w:rsidRPr="00184A3A">
              <w:t>Button</w:t>
            </w:r>
          </w:p>
        </w:tc>
        <w:tc>
          <w:tcPr>
            <w:tcW w:w="3920" w:type="dxa"/>
          </w:tcPr>
          <w:p w14:paraId="003F20DC" w14:textId="3B0FA7AB" w:rsidR="001344FF" w:rsidRPr="00184A3A" w:rsidRDefault="001344FF" w:rsidP="009927B9">
            <w:pPr>
              <w:spacing w:after="0"/>
            </w:pPr>
            <w:r w:rsidRPr="00184A3A">
              <w:t>Delete the corresponding poll scheme</w:t>
            </w:r>
            <w:r>
              <w:t xml:space="preserve"> info record</w:t>
            </w:r>
          </w:p>
        </w:tc>
        <w:tc>
          <w:tcPr>
            <w:tcW w:w="3860" w:type="dxa"/>
          </w:tcPr>
          <w:p w14:paraId="10DC3AD7" w14:textId="77777777" w:rsidR="001344FF" w:rsidRPr="00184A3A" w:rsidRDefault="001344FF" w:rsidP="009927B9">
            <w:pPr>
              <w:spacing w:after="0"/>
            </w:pPr>
            <w:r w:rsidRPr="00184A3A">
              <w:t>N/A</w:t>
            </w:r>
          </w:p>
        </w:tc>
      </w:tr>
      <w:tr w:rsidR="001344FF" w:rsidRPr="00184A3A" w14:paraId="5CC61854" w14:textId="77777777" w:rsidTr="00A52909">
        <w:tc>
          <w:tcPr>
            <w:tcW w:w="1900" w:type="dxa"/>
          </w:tcPr>
          <w:p w14:paraId="42C6B27E" w14:textId="77777777" w:rsidR="001344FF" w:rsidRPr="00184A3A" w:rsidRDefault="001344FF" w:rsidP="009927B9">
            <w:pPr>
              <w:spacing w:after="0"/>
            </w:pPr>
            <w:r w:rsidRPr="00184A3A">
              <w:t>Operation -</w:t>
            </w:r>
            <w:r w:rsidRPr="00184A3A">
              <w:rPr>
                <w:b/>
              </w:rPr>
              <w:t>Detail</w:t>
            </w:r>
          </w:p>
        </w:tc>
        <w:tc>
          <w:tcPr>
            <w:tcW w:w="1120" w:type="dxa"/>
          </w:tcPr>
          <w:p w14:paraId="5BBA5713" w14:textId="77777777" w:rsidR="001344FF" w:rsidRPr="00184A3A" w:rsidRDefault="001344FF" w:rsidP="009927B9">
            <w:pPr>
              <w:spacing w:after="0"/>
            </w:pPr>
            <w:r w:rsidRPr="00184A3A">
              <w:t>Button</w:t>
            </w:r>
          </w:p>
        </w:tc>
        <w:tc>
          <w:tcPr>
            <w:tcW w:w="3920" w:type="dxa"/>
          </w:tcPr>
          <w:p w14:paraId="16AB62CD" w14:textId="355D156E" w:rsidR="001344FF" w:rsidRPr="00184A3A" w:rsidRDefault="001344FF" w:rsidP="009927B9">
            <w:pPr>
              <w:spacing w:after="0"/>
            </w:pPr>
            <w:r>
              <w:t>Open a new penal to v</w:t>
            </w:r>
            <w:r w:rsidRPr="00184A3A">
              <w:t xml:space="preserve">iew </w:t>
            </w:r>
            <w:r>
              <w:t xml:space="preserve">and edit </w:t>
            </w:r>
            <w:r w:rsidRPr="00184A3A">
              <w:t>the corresponding poll scheme detail</w:t>
            </w:r>
          </w:p>
        </w:tc>
        <w:tc>
          <w:tcPr>
            <w:tcW w:w="3860" w:type="dxa"/>
          </w:tcPr>
          <w:p w14:paraId="47F9FF5B" w14:textId="77777777" w:rsidR="001344FF" w:rsidRPr="00184A3A" w:rsidRDefault="001344FF" w:rsidP="009927B9">
            <w:pPr>
              <w:spacing w:after="0"/>
            </w:pPr>
            <w:r w:rsidRPr="00184A3A">
              <w:t>N/A</w:t>
            </w:r>
          </w:p>
        </w:tc>
      </w:tr>
    </w:tbl>
    <w:p w14:paraId="38E6C4DE" w14:textId="77777777" w:rsidR="009927B9" w:rsidRDefault="009927B9" w:rsidP="009927B9"/>
    <w:p w14:paraId="72D26B1B" w14:textId="77777777" w:rsidR="00712376" w:rsidRPr="00184A3A" w:rsidRDefault="00712376" w:rsidP="00E51271">
      <w:pPr>
        <w:pStyle w:val="Heading4"/>
      </w:pPr>
      <w:r w:rsidRPr="00184A3A">
        <w:t>User/Security Group</w:t>
      </w:r>
    </w:p>
    <w:p w14:paraId="75DBD0DE" w14:textId="77777777" w:rsidR="00CC4959" w:rsidRPr="00184A3A" w:rsidRDefault="00CC4959" w:rsidP="00A52909">
      <w:pPr>
        <w:rPr>
          <w:rFonts w:eastAsia="SimSun"/>
        </w:rPr>
      </w:pPr>
      <w:proofErr w:type="gramStart"/>
      <w:r w:rsidRPr="00184A3A">
        <w:rPr>
          <w:rFonts w:eastAsia="SimSun"/>
        </w:rPr>
        <w:t>This function can be accessed by the following user(s)</w:t>
      </w:r>
      <w:proofErr w:type="gramEnd"/>
      <w:r w:rsidRPr="00184A3A">
        <w:rPr>
          <w:rFonts w:eastAsia="SimSun"/>
        </w:rPr>
        <w:t>:</w:t>
      </w:r>
    </w:p>
    <w:p w14:paraId="0CE8D621" w14:textId="7B9FE5D3" w:rsidR="00CC4959" w:rsidRPr="00184A3A" w:rsidRDefault="00CC4959" w:rsidP="00CC4959">
      <w:pPr>
        <w:pStyle w:val="ListParagraph"/>
        <w:numPr>
          <w:ilvl w:val="0"/>
          <w:numId w:val="3"/>
        </w:numPr>
        <w:rPr>
          <w:rFonts w:eastAsia="SimSun"/>
        </w:rPr>
      </w:pPr>
      <w:r w:rsidRPr="00184A3A">
        <w:rPr>
          <w:rFonts w:eastAsia="SimSun"/>
        </w:rPr>
        <w:t>System Admin</w:t>
      </w:r>
      <w:r w:rsidR="00A52909">
        <w:rPr>
          <w:rFonts w:eastAsia="SimSun"/>
        </w:rPr>
        <w:t>istrator</w:t>
      </w:r>
    </w:p>
    <w:p w14:paraId="6FE63D07" w14:textId="77777777" w:rsidR="00712376" w:rsidRPr="00184A3A" w:rsidRDefault="00712376" w:rsidP="00E51271">
      <w:pPr>
        <w:pStyle w:val="Heading4"/>
      </w:pPr>
      <w:r w:rsidRPr="00184A3A">
        <w:t>Assumptions/Constraints</w:t>
      </w:r>
    </w:p>
    <w:p w14:paraId="6EC01A8B" w14:textId="77777777" w:rsidR="00712376" w:rsidRPr="00184A3A" w:rsidRDefault="00712376" w:rsidP="00A52909">
      <w:pPr>
        <w:rPr>
          <w:lang w:eastAsia="zh-CN"/>
        </w:rPr>
      </w:pPr>
      <w:r w:rsidRPr="00184A3A">
        <w:rPr>
          <w:lang w:eastAsia="zh-CN"/>
        </w:rPr>
        <w:t>N/A</w:t>
      </w:r>
    </w:p>
    <w:p w14:paraId="5AC74101" w14:textId="5AD3CF00" w:rsidR="00712376" w:rsidRDefault="00712376" w:rsidP="00E51271">
      <w:pPr>
        <w:pStyle w:val="Heading4"/>
      </w:pPr>
      <w:r w:rsidRPr="00184A3A">
        <w:t>Error &amp; Exception List</w:t>
      </w:r>
    </w:p>
    <w:p w14:paraId="2B8D3C94" w14:textId="77777777" w:rsidR="00B000BA" w:rsidRPr="00184A3A" w:rsidRDefault="00B000BA" w:rsidP="00A52909">
      <w:pPr>
        <w:rPr>
          <w:lang w:eastAsia="zh-CN"/>
        </w:rPr>
      </w:pPr>
      <w:r w:rsidRPr="00184A3A">
        <w:rPr>
          <w:lang w:eastAsia="zh-CN"/>
        </w:rPr>
        <w:t>N/A</w:t>
      </w:r>
    </w:p>
    <w:p w14:paraId="4CDF3F53" w14:textId="77777777" w:rsidR="00B000BA" w:rsidRPr="0057159E" w:rsidRDefault="00B000BA" w:rsidP="0057159E"/>
    <w:p w14:paraId="5C2E5B95" w14:textId="77777777" w:rsidR="00A52909" w:rsidRDefault="00A52909">
      <w:pPr>
        <w:rPr>
          <w:rFonts w:eastAsiaTheme="majorEastAsia" w:cstheme="majorBidi"/>
          <w:b/>
          <w:bCs/>
          <w:color w:val="4F81BD" w:themeColor="accent1"/>
          <w:lang w:eastAsia="zh-CN"/>
        </w:rPr>
      </w:pPr>
      <w:r>
        <w:br w:type="page"/>
      </w:r>
    </w:p>
    <w:p w14:paraId="6C35E2FB" w14:textId="5E00B50B" w:rsidR="00796AB7" w:rsidRPr="00184A3A" w:rsidRDefault="00796AB7" w:rsidP="00900E50">
      <w:pPr>
        <w:pStyle w:val="Heading3"/>
      </w:pPr>
      <w:r w:rsidRPr="00184A3A">
        <w:lastRenderedPageBreak/>
        <w:t>Maintain Scheme Info (Create/Edit/Delete)</w:t>
      </w:r>
    </w:p>
    <w:p w14:paraId="78586DE7" w14:textId="77777777" w:rsidR="00796AB7" w:rsidRPr="00184A3A" w:rsidRDefault="00796AB7" w:rsidP="00E51271">
      <w:pPr>
        <w:pStyle w:val="Heading4"/>
      </w:pPr>
      <w:r w:rsidRPr="00184A3A">
        <w:t>Screen</w:t>
      </w:r>
    </w:p>
    <w:p w14:paraId="737D2AAE" w14:textId="404E3938" w:rsidR="00796AB7" w:rsidRDefault="003C076B" w:rsidP="003A266F">
      <w:pPr>
        <w:rPr>
          <w:lang w:eastAsia="zh-CN"/>
        </w:rPr>
      </w:pPr>
      <w:r w:rsidRPr="003C076B">
        <w:rPr>
          <w:noProof/>
          <w:lang w:eastAsia="zh-CN"/>
        </w:rPr>
        <w:drawing>
          <wp:inline distT="0" distB="0" distL="0" distR="0" wp14:anchorId="13F5F5E2" wp14:editId="34F60A5B">
            <wp:extent cx="6858000" cy="3537585"/>
            <wp:effectExtent l="0" t="0" r="0" b="5715"/>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537585"/>
                    </a:xfrm>
                    <a:prstGeom prst="rect">
                      <a:avLst/>
                    </a:prstGeom>
                  </pic:spPr>
                </pic:pic>
              </a:graphicData>
            </a:graphic>
          </wp:inline>
        </w:drawing>
      </w:r>
    </w:p>
    <w:p w14:paraId="23DB477B" w14:textId="4562778D" w:rsidR="00796AB7" w:rsidRPr="00184A3A" w:rsidRDefault="00796AB7" w:rsidP="00E51271">
      <w:pPr>
        <w:pStyle w:val="Heading4"/>
      </w:pPr>
      <w:r w:rsidRPr="00184A3A">
        <w:t>Data Fields &amp; Presentation Logic</w:t>
      </w:r>
    </w:p>
    <w:p w14:paraId="582C552E" w14:textId="77777777" w:rsidR="004E071D" w:rsidRPr="00184A3A" w:rsidRDefault="004E071D" w:rsidP="0005458D">
      <w:pPr>
        <w:pStyle w:val="ListParagraph"/>
        <w:numPr>
          <w:ilvl w:val="0"/>
          <w:numId w:val="14"/>
        </w:numPr>
        <w:tabs>
          <w:tab w:val="left" w:pos="360"/>
        </w:tabs>
        <w:spacing w:line="240" w:lineRule="auto"/>
        <w:ind w:hanging="720"/>
        <w:rPr>
          <w:lang w:eastAsia="zh-CN"/>
        </w:rPr>
      </w:pPr>
      <w:r w:rsidRPr="00184A3A">
        <w:rPr>
          <w:lang w:eastAsia="zh-CN"/>
        </w:rPr>
        <w:t>Layout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13"/>
        <w:gridCol w:w="1260"/>
        <w:gridCol w:w="1170"/>
        <w:gridCol w:w="1237"/>
        <w:gridCol w:w="1103"/>
        <w:gridCol w:w="1507"/>
        <w:gridCol w:w="2363"/>
      </w:tblGrid>
      <w:tr w:rsidR="00FD238D" w:rsidRPr="00184A3A" w14:paraId="4CEA50B9" w14:textId="77777777" w:rsidTr="003C076B">
        <w:trPr>
          <w:tblHeader/>
        </w:trPr>
        <w:tc>
          <w:tcPr>
            <w:tcW w:w="1913"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7A80059B" w14:textId="77777777" w:rsidR="00FD238D" w:rsidRPr="00184A3A" w:rsidRDefault="00FD238D" w:rsidP="009927B9">
            <w:pPr>
              <w:spacing w:after="0"/>
              <w:rPr>
                <w:b/>
              </w:rPr>
            </w:pPr>
            <w:r w:rsidRPr="00184A3A">
              <w:rPr>
                <w:b/>
              </w:rPr>
              <w:t>Field</w:t>
            </w:r>
          </w:p>
        </w:tc>
        <w:tc>
          <w:tcPr>
            <w:tcW w:w="1260"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1C640525" w14:textId="77777777" w:rsidR="00FD238D" w:rsidRPr="00184A3A" w:rsidRDefault="00FD238D" w:rsidP="009927B9">
            <w:pPr>
              <w:spacing w:after="0"/>
              <w:rPr>
                <w:b/>
              </w:rPr>
            </w:pPr>
            <w:r w:rsidRPr="00184A3A">
              <w:rPr>
                <w:b/>
              </w:rPr>
              <w:t>Object Type</w:t>
            </w:r>
          </w:p>
        </w:tc>
        <w:tc>
          <w:tcPr>
            <w:tcW w:w="1170"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44261D68" w14:textId="77777777" w:rsidR="00FD238D" w:rsidRPr="00184A3A" w:rsidRDefault="00FD238D" w:rsidP="009927B9">
            <w:pPr>
              <w:spacing w:after="0"/>
              <w:rPr>
                <w:b/>
              </w:rPr>
            </w:pPr>
            <w:r w:rsidRPr="00184A3A">
              <w:rPr>
                <w:b/>
              </w:rPr>
              <w:t>Default Value</w:t>
            </w:r>
          </w:p>
        </w:tc>
        <w:tc>
          <w:tcPr>
            <w:tcW w:w="1237"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0542E4C5" w14:textId="77777777" w:rsidR="00FD238D" w:rsidRPr="00184A3A" w:rsidRDefault="00FD238D" w:rsidP="00F40D30">
            <w:pPr>
              <w:spacing w:after="0"/>
              <w:jc w:val="center"/>
              <w:rPr>
                <w:b/>
              </w:rPr>
            </w:pPr>
            <w:r w:rsidRPr="00184A3A">
              <w:rPr>
                <w:b/>
              </w:rPr>
              <w:t>Mandatory (M/O/C)</w:t>
            </w:r>
          </w:p>
        </w:tc>
        <w:tc>
          <w:tcPr>
            <w:tcW w:w="1103"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724EFFB4" w14:textId="77777777" w:rsidR="00FD238D" w:rsidRPr="00184A3A" w:rsidRDefault="00FD238D" w:rsidP="009927B9">
            <w:pPr>
              <w:spacing w:after="0"/>
              <w:jc w:val="center"/>
              <w:rPr>
                <w:b/>
              </w:rPr>
            </w:pPr>
            <w:r w:rsidRPr="00184A3A">
              <w:rPr>
                <w:b/>
              </w:rPr>
              <w:t>Format</w:t>
            </w:r>
          </w:p>
        </w:tc>
        <w:tc>
          <w:tcPr>
            <w:tcW w:w="1507"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5BB487B0" w14:textId="77777777" w:rsidR="00FD238D" w:rsidRPr="00184A3A" w:rsidRDefault="00FD238D" w:rsidP="009927B9">
            <w:pPr>
              <w:spacing w:after="0"/>
              <w:rPr>
                <w:b/>
              </w:rPr>
            </w:pPr>
            <w:r w:rsidRPr="00184A3A">
              <w:rPr>
                <w:b/>
              </w:rPr>
              <w:t>Action / Event / Response</w:t>
            </w:r>
          </w:p>
        </w:tc>
        <w:tc>
          <w:tcPr>
            <w:tcW w:w="2363"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37C648F9" w14:textId="77777777" w:rsidR="00FD238D" w:rsidRPr="00184A3A" w:rsidRDefault="00FD238D" w:rsidP="009927B9">
            <w:pPr>
              <w:spacing w:after="0"/>
              <w:rPr>
                <w:b/>
              </w:rPr>
            </w:pPr>
            <w:r w:rsidRPr="00184A3A">
              <w:rPr>
                <w:b/>
              </w:rPr>
              <w:t>Description</w:t>
            </w:r>
          </w:p>
        </w:tc>
      </w:tr>
      <w:tr w:rsidR="00FD238D" w:rsidRPr="00184A3A" w14:paraId="53A5CC77" w14:textId="77777777" w:rsidTr="009927B9">
        <w:tc>
          <w:tcPr>
            <w:tcW w:w="1913" w:type="dxa"/>
            <w:tcBorders>
              <w:top w:val="single" w:sz="4" w:space="0" w:color="000000"/>
              <w:left w:val="single" w:sz="4" w:space="0" w:color="000000"/>
              <w:bottom w:val="single" w:sz="4" w:space="0" w:color="000000"/>
              <w:right w:val="single" w:sz="4" w:space="0" w:color="000000"/>
            </w:tcBorders>
            <w:shd w:val="clear" w:color="auto" w:fill="auto"/>
          </w:tcPr>
          <w:p w14:paraId="5427A1FF" w14:textId="26EA6190" w:rsidR="00FD238D" w:rsidRPr="00270061" w:rsidRDefault="00FD238D" w:rsidP="009927B9">
            <w:pPr>
              <w:spacing w:after="0"/>
              <w:rPr>
                <w:b/>
              </w:rPr>
            </w:pPr>
            <w:r w:rsidRPr="00270061">
              <w:rPr>
                <w:b/>
              </w:rPr>
              <w:t xml:space="preserve">Poll </w:t>
            </w:r>
            <w:r w:rsidR="009927B9" w:rsidRPr="00270061">
              <w:rPr>
                <w:b/>
              </w:rPr>
              <w:t>S</w:t>
            </w:r>
            <w:r w:rsidRPr="00270061">
              <w:rPr>
                <w:b/>
              </w:rPr>
              <w:t xml:space="preserve">cheme </w:t>
            </w:r>
            <w:r w:rsidR="009927B9" w:rsidRPr="00270061">
              <w:rPr>
                <w:b/>
              </w:rPr>
              <w:t>T</w:t>
            </w:r>
            <w:r w:rsidRPr="00270061">
              <w:rPr>
                <w:b/>
              </w:rPr>
              <w:t>ype</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0F7E96D8" w14:textId="36610EC1" w:rsidR="00FD238D" w:rsidRPr="00184A3A" w:rsidRDefault="00FD238D" w:rsidP="009927B9">
            <w:pPr>
              <w:spacing w:after="0"/>
            </w:pPr>
            <w:r w:rsidRPr="00184A3A">
              <w:t>Dropdown 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066DA2D5" w14:textId="77777777" w:rsidR="00FD238D" w:rsidRPr="00184A3A" w:rsidRDefault="00FD238D" w:rsidP="009927B9">
            <w:pPr>
              <w:spacing w:after="0"/>
            </w:pPr>
            <w:r w:rsidRPr="00184A3A">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tcPr>
          <w:p w14:paraId="370C67FF" w14:textId="6D9C106C" w:rsidR="00FD238D" w:rsidRPr="00184A3A" w:rsidRDefault="005B12E0" w:rsidP="00F40D30">
            <w:pPr>
              <w:spacing w:after="0"/>
              <w:jc w:val="center"/>
            </w:pPr>
            <w:r>
              <w:t>M</w:t>
            </w:r>
          </w:p>
        </w:tc>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1FE7853" w14:textId="77777777" w:rsidR="00FD238D" w:rsidRPr="00184A3A" w:rsidRDefault="00FD238D" w:rsidP="009927B9">
            <w:pPr>
              <w:spacing w:after="0"/>
              <w:jc w:val="center"/>
            </w:pPr>
            <w:r w:rsidRPr="00184A3A">
              <w:t>A(20)</w:t>
            </w:r>
          </w:p>
        </w:tc>
        <w:tc>
          <w:tcPr>
            <w:tcW w:w="1507" w:type="dxa"/>
            <w:tcBorders>
              <w:top w:val="single" w:sz="4" w:space="0" w:color="000000"/>
              <w:left w:val="single" w:sz="4" w:space="0" w:color="000000"/>
              <w:bottom w:val="single" w:sz="4" w:space="0" w:color="000000"/>
              <w:right w:val="single" w:sz="4" w:space="0" w:color="000000"/>
            </w:tcBorders>
            <w:shd w:val="clear" w:color="auto" w:fill="auto"/>
          </w:tcPr>
          <w:p w14:paraId="4A5B0E6C" w14:textId="77777777" w:rsidR="00FD238D" w:rsidRPr="00184A3A" w:rsidRDefault="00FD238D" w:rsidP="009927B9">
            <w:pPr>
              <w:spacing w:after="0"/>
            </w:pPr>
            <w:r w:rsidRPr="00184A3A">
              <w:t>-</w:t>
            </w:r>
          </w:p>
        </w:tc>
        <w:tc>
          <w:tcPr>
            <w:tcW w:w="2363" w:type="dxa"/>
            <w:tcBorders>
              <w:top w:val="single" w:sz="4" w:space="0" w:color="000000"/>
              <w:left w:val="single" w:sz="4" w:space="0" w:color="000000"/>
              <w:bottom w:val="single" w:sz="4" w:space="0" w:color="000000"/>
              <w:right w:val="single" w:sz="4" w:space="0" w:color="000000"/>
            </w:tcBorders>
            <w:shd w:val="clear" w:color="auto" w:fill="auto"/>
          </w:tcPr>
          <w:p w14:paraId="622B29B5" w14:textId="77777777" w:rsidR="00FD238D" w:rsidRPr="00184A3A" w:rsidRDefault="00FD238D" w:rsidP="009927B9">
            <w:pPr>
              <w:spacing w:after="0"/>
            </w:pPr>
            <w:r w:rsidRPr="00184A3A">
              <w:t>Pre-configured options</w:t>
            </w:r>
          </w:p>
          <w:p w14:paraId="137B6761" w14:textId="77777777" w:rsidR="00FD238D" w:rsidRPr="00184A3A" w:rsidRDefault="00FD238D" w:rsidP="009927B9">
            <w:pPr>
              <w:pStyle w:val="ListParagraph"/>
              <w:numPr>
                <w:ilvl w:val="0"/>
                <w:numId w:val="3"/>
              </w:numPr>
              <w:spacing w:after="0"/>
              <w:ind w:left="432"/>
            </w:pPr>
            <w:r w:rsidRPr="00184A3A">
              <w:t>SALE_REALTIME</w:t>
            </w:r>
          </w:p>
          <w:p w14:paraId="7C710016" w14:textId="77777777" w:rsidR="00FD238D" w:rsidRPr="00184A3A" w:rsidRDefault="00FD238D" w:rsidP="009927B9">
            <w:pPr>
              <w:pStyle w:val="ListParagraph"/>
              <w:numPr>
                <w:ilvl w:val="0"/>
                <w:numId w:val="3"/>
              </w:numPr>
              <w:spacing w:after="0"/>
              <w:ind w:left="432"/>
            </w:pPr>
            <w:r w:rsidRPr="00184A3A">
              <w:t>SALES_EOD</w:t>
            </w:r>
          </w:p>
          <w:p w14:paraId="22453242" w14:textId="7EA79433" w:rsidR="00FD238D" w:rsidRPr="00184A3A" w:rsidRDefault="00FD238D" w:rsidP="009927B9">
            <w:pPr>
              <w:pStyle w:val="ListParagraph"/>
              <w:numPr>
                <w:ilvl w:val="0"/>
                <w:numId w:val="3"/>
              </w:numPr>
              <w:spacing w:after="0"/>
              <w:ind w:left="432"/>
            </w:pPr>
            <w:r w:rsidRPr="00184A3A">
              <w:t>MASTER</w:t>
            </w:r>
          </w:p>
        </w:tc>
      </w:tr>
      <w:tr w:rsidR="00997596" w:rsidRPr="00184A3A" w14:paraId="2F2F42A9" w14:textId="77777777" w:rsidTr="009927B9">
        <w:tc>
          <w:tcPr>
            <w:tcW w:w="1913" w:type="dxa"/>
            <w:tcBorders>
              <w:top w:val="single" w:sz="4" w:space="0" w:color="000000"/>
              <w:left w:val="single" w:sz="4" w:space="0" w:color="000000"/>
              <w:bottom w:val="single" w:sz="4" w:space="0" w:color="000000"/>
              <w:right w:val="single" w:sz="4" w:space="0" w:color="000000"/>
            </w:tcBorders>
            <w:shd w:val="clear" w:color="auto" w:fill="auto"/>
          </w:tcPr>
          <w:p w14:paraId="1AA1DDCE" w14:textId="77777777" w:rsidR="00997596" w:rsidRPr="00270061" w:rsidRDefault="00997596" w:rsidP="00997596">
            <w:pPr>
              <w:rPr>
                <w:b/>
              </w:rPr>
            </w:pPr>
            <w:r w:rsidRPr="00270061">
              <w:rPr>
                <w:b/>
              </w:rPr>
              <w:t>From table</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4EC6E2E1" w14:textId="535A6843" w:rsidR="00997596" w:rsidRPr="00184A3A" w:rsidRDefault="00997596" w:rsidP="00997596">
            <w:r w:rsidRPr="00184A3A">
              <w:t>Textbox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3EFAB0AC" w14:textId="77777777" w:rsidR="00997596" w:rsidRPr="00184A3A" w:rsidRDefault="00997596" w:rsidP="00997596">
            <w:r w:rsidRPr="00184A3A">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tcPr>
          <w:p w14:paraId="325895A5" w14:textId="172F00DD" w:rsidR="00997596" w:rsidRPr="00184A3A" w:rsidRDefault="00997596" w:rsidP="00F40D30">
            <w:pPr>
              <w:jc w:val="center"/>
            </w:pPr>
            <w:r>
              <w:t>M</w:t>
            </w:r>
          </w:p>
        </w:tc>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B71A8A5" w14:textId="77777777" w:rsidR="00997596" w:rsidRPr="00184A3A" w:rsidRDefault="00997596" w:rsidP="009927B9">
            <w:pPr>
              <w:jc w:val="center"/>
            </w:pPr>
            <w:r w:rsidRPr="00184A3A">
              <w:t>A(100)</w:t>
            </w:r>
          </w:p>
        </w:tc>
        <w:tc>
          <w:tcPr>
            <w:tcW w:w="1507" w:type="dxa"/>
            <w:tcBorders>
              <w:top w:val="single" w:sz="4" w:space="0" w:color="000000"/>
              <w:left w:val="single" w:sz="4" w:space="0" w:color="000000"/>
              <w:bottom w:val="single" w:sz="4" w:space="0" w:color="000000"/>
              <w:right w:val="single" w:sz="4" w:space="0" w:color="000000"/>
            </w:tcBorders>
            <w:shd w:val="clear" w:color="auto" w:fill="auto"/>
          </w:tcPr>
          <w:p w14:paraId="225F8348" w14:textId="0140DB0E" w:rsidR="00997596" w:rsidRPr="00184A3A" w:rsidRDefault="00997596" w:rsidP="00997596">
            <w:r>
              <w:t>Only allow [a-zA-Z0-9_]</w:t>
            </w:r>
          </w:p>
        </w:tc>
        <w:tc>
          <w:tcPr>
            <w:tcW w:w="2363" w:type="dxa"/>
            <w:tcBorders>
              <w:top w:val="single" w:sz="4" w:space="0" w:color="000000"/>
              <w:left w:val="single" w:sz="4" w:space="0" w:color="000000"/>
              <w:bottom w:val="single" w:sz="4" w:space="0" w:color="000000"/>
              <w:right w:val="single" w:sz="4" w:space="0" w:color="000000"/>
            </w:tcBorders>
            <w:shd w:val="clear" w:color="auto" w:fill="auto"/>
          </w:tcPr>
          <w:p w14:paraId="453C239E" w14:textId="220ACB6E" w:rsidR="00997596" w:rsidRPr="00184A3A" w:rsidRDefault="00997596" w:rsidP="00997596">
            <w:r w:rsidRPr="00184A3A">
              <w:t>Free text table name</w:t>
            </w:r>
          </w:p>
        </w:tc>
      </w:tr>
      <w:tr w:rsidR="00997596" w:rsidRPr="00184A3A" w14:paraId="1AE256F0" w14:textId="77777777" w:rsidTr="009927B9">
        <w:tc>
          <w:tcPr>
            <w:tcW w:w="1913" w:type="dxa"/>
            <w:tcBorders>
              <w:top w:val="single" w:sz="4" w:space="0" w:color="000000"/>
              <w:left w:val="single" w:sz="4" w:space="0" w:color="000000"/>
              <w:bottom w:val="single" w:sz="4" w:space="0" w:color="000000"/>
              <w:right w:val="single" w:sz="4" w:space="0" w:color="000000"/>
            </w:tcBorders>
            <w:shd w:val="clear" w:color="auto" w:fill="auto"/>
          </w:tcPr>
          <w:p w14:paraId="431D1434" w14:textId="77777777" w:rsidR="00997596" w:rsidRPr="00270061" w:rsidRDefault="00997596" w:rsidP="00997596">
            <w:pPr>
              <w:rPr>
                <w:b/>
              </w:rPr>
            </w:pPr>
            <w:r w:rsidRPr="00270061">
              <w:rPr>
                <w:b/>
              </w:rPr>
              <w:t>To table</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4D9CDB51" w14:textId="213F6F8A" w:rsidR="00997596" w:rsidRPr="00184A3A" w:rsidRDefault="00997596" w:rsidP="00997596">
            <w:r w:rsidRPr="00184A3A">
              <w:t>Textbox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159696C2" w14:textId="77777777" w:rsidR="00997596" w:rsidRPr="00184A3A" w:rsidRDefault="00997596" w:rsidP="00997596">
            <w:r w:rsidRPr="00184A3A">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tcPr>
          <w:p w14:paraId="4D224C45" w14:textId="3020677A" w:rsidR="00997596" w:rsidRPr="00184A3A" w:rsidRDefault="00997596" w:rsidP="00F40D30">
            <w:pPr>
              <w:jc w:val="center"/>
            </w:pPr>
            <w:r>
              <w:t>M</w:t>
            </w:r>
          </w:p>
        </w:tc>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7D4CAF5" w14:textId="77777777" w:rsidR="00997596" w:rsidRPr="00184A3A" w:rsidRDefault="00997596" w:rsidP="009927B9">
            <w:pPr>
              <w:jc w:val="center"/>
            </w:pPr>
            <w:r w:rsidRPr="00184A3A">
              <w:t>A(100)</w:t>
            </w:r>
          </w:p>
        </w:tc>
        <w:tc>
          <w:tcPr>
            <w:tcW w:w="1507" w:type="dxa"/>
            <w:tcBorders>
              <w:top w:val="single" w:sz="4" w:space="0" w:color="000000"/>
              <w:left w:val="single" w:sz="4" w:space="0" w:color="000000"/>
              <w:bottom w:val="single" w:sz="4" w:space="0" w:color="000000"/>
              <w:right w:val="single" w:sz="4" w:space="0" w:color="000000"/>
            </w:tcBorders>
            <w:shd w:val="clear" w:color="auto" w:fill="auto"/>
          </w:tcPr>
          <w:p w14:paraId="797AF550" w14:textId="662E806C" w:rsidR="00997596" w:rsidRPr="00184A3A" w:rsidRDefault="00997596" w:rsidP="00997596">
            <w:r>
              <w:t>Only allow [a-zA-Z0-9_]</w:t>
            </w:r>
          </w:p>
        </w:tc>
        <w:tc>
          <w:tcPr>
            <w:tcW w:w="2363" w:type="dxa"/>
            <w:tcBorders>
              <w:top w:val="single" w:sz="4" w:space="0" w:color="000000"/>
              <w:left w:val="single" w:sz="4" w:space="0" w:color="000000"/>
              <w:bottom w:val="single" w:sz="4" w:space="0" w:color="000000"/>
              <w:right w:val="single" w:sz="4" w:space="0" w:color="000000"/>
            </w:tcBorders>
            <w:shd w:val="clear" w:color="auto" w:fill="auto"/>
          </w:tcPr>
          <w:p w14:paraId="7D21F5DF" w14:textId="2242F3C9" w:rsidR="00997596" w:rsidRPr="00184A3A" w:rsidRDefault="00997596" w:rsidP="00997596">
            <w:r w:rsidRPr="00184A3A">
              <w:t>Free text table name</w:t>
            </w:r>
          </w:p>
        </w:tc>
      </w:tr>
      <w:tr w:rsidR="00997596" w:rsidRPr="00184A3A" w14:paraId="7EAB7F2A" w14:textId="77777777" w:rsidTr="009927B9">
        <w:tc>
          <w:tcPr>
            <w:tcW w:w="1913" w:type="dxa"/>
            <w:tcBorders>
              <w:top w:val="single" w:sz="4" w:space="0" w:color="000000"/>
              <w:left w:val="single" w:sz="4" w:space="0" w:color="000000"/>
              <w:bottom w:val="single" w:sz="4" w:space="0" w:color="000000"/>
              <w:right w:val="single" w:sz="4" w:space="0" w:color="000000"/>
            </w:tcBorders>
            <w:shd w:val="clear" w:color="auto" w:fill="auto"/>
          </w:tcPr>
          <w:p w14:paraId="782DF074" w14:textId="77777777" w:rsidR="00997596" w:rsidRPr="00270061" w:rsidRDefault="00997596" w:rsidP="00997596">
            <w:pPr>
              <w:rPr>
                <w:b/>
              </w:rPr>
            </w:pPr>
            <w:r w:rsidRPr="00270061">
              <w:rPr>
                <w:b/>
              </w:rPr>
              <w:t>PK columns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156E85FC" w14:textId="2F036CF6" w:rsidR="00997596" w:rsidRPr="00184A3A" w:rsidRDefault="00997596" w:rsidP="00997596">
            <w:r w:rsidRPr="00184A3A">
              <w:t>Textbox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4C16C121" w14:textId="77777777" w:rsidR="00997596" w:rsidRPr="00184A3A" w:rsidRDefault="00997596" w:rsidP="00997596">
            <w:r w:rsidRPr="00184A3A">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tcPr>
          <w:p w14:paraId="1FFBEBC0" w14:textId="2101910E" w:rsidR="00997596" w:rsidRPr="00184A3A" w:rsidRDefault="00727B84" w:rsidP="00F40D30">
            <w:pPr>
              <w:jc w:val="center"/>
            </w:pPr>
            <w:r>
              <w:t>C</w:t>
            </w:r>
          </w:p>
        </w:tc>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1E8FF9A5" w14:textId="77777777" w:rsidR="00997596" w:rsidRPr="00184A3A" w:rsidRDefault="00997596" w:rsidP="009927B9">
            <w:pPr>
              <w:jc w:val="center"/>
            </w:pPr>
            <w:r w:rsidRPr="00184A3A">
              <w:t>A(10)</w:t>
            </w:r>
          </w:p>
        </w:tc>
        <w:tc>
          <w:tcPr>
            <w:tcW w:w="1507" w:type="dxa"/>
            <w:tcBorders>
              <w:top w:val="single" w:sz="4" w:space="0" w:color="000000"/>
              <w:left w:val="single" w:sz="4" w:space="0" w:color="000000"/>
              <w:bottom w:val="single" w:sz="4" w:space="0" w:color="000000"/>
              <w:right w:val="single" w:sz="4" w:space="0" w:color="000000"/>
            </w:tcBorders>
            <w:shd w:val="clear" w:color="auto" w:fill="auto"/>
          </w:tcPr>
          <w:p w14:paraId="14690111" w14:textId="542691C3" w:rsidR="00997596" w:rsidRPr="00184A3A" w:rsidRDefault="00997596" w:rsidP="00997596">
            <w:r>
              <w:t>Only allow [a-zA-Z0-9_]</w:t>
            </w:r>
          </w:p>
        </w:tc>
        <w:tc>
          <w:tcPr>
            <w:tcW w:w="2363" w:type="dxa"/>
            <w:tcBorders>
              <w:top w:val="single" w:sz="4" w:space="0" w:color="000000"/>
              <w:left w:val="single" w:sz="4" w:space="0" w:color="000000"/>
              <w:bottom w:val="single" w:sz="4" w:space="0" w:color="000000"/>
              <w:right w:val="single" w:sz="4" w:space="0" w:color="000000"/>
            </w:tcBorders>
            <w:shd w:val="clear" w:color="auto" w:fill="auto"/>
          </w:tcPr>
          <w:p w14:paraId="1B5A9FA7" w14:textId="0C9B8DC4" w:rsidR="00997596" w:rsidRPr="00184A3A" w:rsidRDefault="00997596" w:rsidP="00BD1F49">
            <w:r w:rsidRPr="00184A3A">
              <w:t>Free text primary key column names on table, separated by ‘,’</w:t>
            </w:r>
          </w:p>
        </w:tc>
      </w:tr>
      <w:tr w:rsidR="00997596" w:rsidRPr="00184A3A" w14:paraId="5339AD64" w14:textId="77777777" w:rsidTr="009927B9">
        <w:tc>
          <w:tcPr>
            <w:tcW w:w="1913" w:type="dxa"/>
            <w:tcBorders>
              <w:top w:val="single" w:sz="4" w:space="0" w:color="000000"/>
              <w:left w:val="single" w:sz="4" w:space="0" w:color="000000"/>
              <w:bottom w:val="single" w:sz="4" w:space="0" w:color="000000"/>
              <w:right w:val="single" w:sz="4" w:space="0" w:color="000000"/>
            </w:tcBorders>
            <w:shd w:val="clear" w:color="auto" w:fill="auto"/>
          </w:tcPr>
          <w:p w14:paraId="143A62A0" w14:textId="70D9259D" w:rsidR="00997596" w:rsidRPr="00270061" w:rsidRDefault="00997596" w:rsidP="009927B9">
            <w:pPr>
              <w:rPr>
                <w:b/>
              </w:rPr>
            </w:pPr>
            <w:r w:rsidRPr="00270061">
              <w:rPr>
                <w:b/>
              </w:rPr>
              <w:lastRenderedPageBreak/>
              <w:t xml:space="preserve">Check </w:t>
            </w:r>
            <w:r w:rsidR="009927B9" w:rsidRPr="00270061">
              <w:rPr>
                <w:b/>
              </w:rPr>
              <w:t>S</w:t>
            </w:r>
            <w:r w:rsidRPr="00270061">
              <w:rPr>
                <w:b/>
              </w:rPr>
              <w:t xml:space="preserve">um </w:t>
            </w:r>
            <w:r w:rsidR="009927B9" w:rsidRPr="00270061">
              <w:rPr>
                <w:b/>
              </w:rPr>
              <w:t>C</w:t>
            </w:r>
            <w:r w:rsidRPr="00270061">
              <w:rPr>
                <w:b/>
              </w:rPr>
              <w:t>olumns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1EE64B0D" w14:textId="2E103E16" w:rsidR="00997596" w:rsidRPr="00184A3A" w:rsidRDefault="009927B9" w:rsidP="00997596">
            <w:r>
              <w:t>T</w:t>
            </w:r>
            <w:r w:rsidR="00997596" w:rsidRPr="00184A3A">
              <w:t>extbox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03D9EAAC" w14:textId="77777777" w:rsidR="00997596" w:rsidRPr="00184A3A" w:rsidRDefault="00997596" w:rsidP="00997596">
            <w:r w:rsidRPr="00184A3A">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tcPr>
          <w:p w14:paraId="5A0C7DC2" w14:textId="66B2D136" w:rsidR="00997596" w:rsidRPr="00184A3A" w:rsidRDefault="00997596" w:rsidP="00F40D30">
            <w:pPr>
              <w:jc w:val="center"/>
            </w:pPr>
            <w:r>
              <w:t>O</w:t>
            </w:r>
          </w:p>
        </w:tc>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C415AF0" w14:textId="77777777" w:rsidR="00997596" w:rsidRPr="00184A3A" w:rsidRDefault="00997596" w:rsidP="009927B9">
            <w:pPr>
              <w:jc w:val="center"/>
            </w:pPr>
            <w:r w:rsidRPr="00184A3A">
              <w:t>A(100)</w:t>
            </w:r>
          </w:p>
        </w:tc>
        <w:tc>
          <w:tcPr>
            <w:tcW w:w="1507" w:type="dxa"/>
            <w:tcBorders>
              <w:top w:val="single" w:sz="4" w:space="0" w:color="000000"/>
              <w:left w:val="single" w:sz="4" w:space="0" w:color="000000"/>
              <w:bottom w:val="single" w:sz="4" w:space="0" w:color="000000"/>
              <w:right w:val="single" w:sz="4" w:space="0" w:color="000000"/>
            </w:tcBorders>
            <w:shd w:val="clear" w:color="auto" w:fill="auto"/>
          </w:tcPr>
          <w:p w14:paraId="624A6C65" w14:textId="7510E99E" w:rsidR="00997596" w:rsidRPr="00184A3A" w:rsidRDefault="00997596" w:rsidP="00997596">
            <w:r>
              <w:t>Only allow [a-zA-Z0-9_]</w:t>
            </w:r>
          </w:p>
        </w:tc>
        <w:tc>
          <w:tcPr>
            <w:tcW w:w="2363" w:type="dxa"/>
            <w:tcBorders>
              <w:top w:val="single" w:sz="4" w:space="0" w:color="000000"/>
              <w:left w:val="single" w:sz="4" w:space="0" w:color="000000"/>
              <w:bottom w:val="single" w:sz="4" w:space="0" w:color="000000"/>
              <w:right w:val="single" w:sz="4" w:space="0" w:color="000000"/>
            </w:tcBorders>
            <w:shd w:val="clear" w:color="auto" w:fill="auto"/>
          </w:tcPr>
          <w:p w14:paraId="5C2D5C45" w14:textId="1101E53B" w:rsidR="00997596" w:rsidRPr="00184A3A" w:rsidRDefault="00997596" w:rsidP="00997596">
            <w:r w:rsidRPr="00184A3A">
              <w:t>Free text check sum column names on target able, separated by ‘,’</w:t>
            </w:r>
          </w:p>
        </w:tc>
      </w:tr>
      <w:tr w:rsidR="00997596" w:rsidRPr="00184A3A" w14:paraId="5FC998CC" w14:textId="77777777" w:rsidTr="009927B9">
        <w:tc>
          <w:tcPr>
            <w:tcW w:w="1913" w:type="dxa"/>
            <w:tcBorders>
              <w:top w:val="single" w:sz="4" w:space="0" w:color="000000"/>
              <w:left w:val="single" w:sz="4" w:space="0" w:color="000000"/>
              <w:bottom w:val="single" w:sz="4" w:space="0" w:color="000000"/>
              <w:right w:val="single" w:sz="4" w:space="0" w:color="000000"/>
            </w:tcBorders>
            <w:shd w:val="clear" w:color="auto" w:fill="auto"/>
          </w:tcPr>
          <w:p w14:paraId="66BDA580" w14:textId="77777777" w:rsidR="00997596" w:rsidRPr="00270061" w:rsidRDefault="00997596" w:rsidP="00997596">
            <w:pPr>
              <w:rPr>
                <w:b/>
              </w:rPr>
            </w:pPr>
            <w:r w:rsidRPr="00270061">
              <w:rPr>
                <w:b/>
              </w:rPr>
              <w:t>Override</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148306FB" w14:textId="4FE09D20" w:rsidR="00997596" w:rsidRPr="00184A3A" w:rsidRDefault="00997596" w:rsidP="00997596">
            <w:r w:rsidRPr="00184A3A">
              <w:t>Dropdown 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01AF78BE" w14:textId="77777777" w:rsidR="00997596" w:rsidRPr="00184A3A" w:rsidRDefault="00997596" w:rsidP="00997596">
            <w:r w:rsidRPr="00184A3A">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tcPr>
          <w:p w14:paraId="43B7D549" w14:textId="24DF4CE8" w:rsidR="00997596" w:rsidRPr="00184A3A" w:rsidRDefault="00997596" w:rsidP="00F40D30">
            <w:pPr>
              <w:jc w:val="center"/>
            </w:pPr>
            <w:r>
              <w:t>M</w:t>
            </w:r>
          </w:p>
        </w:tc>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E7E1734" w14:textId="77777777" w:rsidR="00997596" w:rsidRPr="00184A3A" w:rsidRDefault="00997596" w:rsidP="009927B9">
            <w:pPr>
              <w:jc w:val="center"/>
            </w:pPr>
            <w:r w:rsidRPr="00184A3A">
              <w:t>A(1)</w:t>
            </w:r>
          </w:p>
        </w:tc>
        <w:tc>
          <w:tcPr>
            <w:tcW w:w="1507" w:type="dxa"/>
            <w:tcBorders>
              <w:top w:val="single" w:sz="4" w:space="0" w:color="000000"/>
              <w:left w:val="single" w:sz="4" w:space="0" w:color="000000"/>
              <w:bottom w:val="single" w:sz="4" w:space="0" w:color="000000"/>
              <w:right w:val="single" w:sz="4" w:space="0" w:color="000000"/>
            </w:tcBorders>
            <w:shd w:val="clear" w:color="auto" w:fill="auto"/>
          </w:tcPr>
          <w:p w14:paraId="464D13E3" w14:textId="25963986" w:rsidR="00997596" w:rsidRPr="00184A3A" w:rsidRDefault="00997596" w:rsidP="00997596">
            <w:r>
              <w:t>When override = “Y”, PK columns must be blank and  disabled</w:t>
            </w:r>
          </w:p>
        </w:tc>
        <w:tc>
          <w:tcPr>
            <w:tcW w:w="2363" w:type="dxa"/>
            <w:tcBorders>
              <w:top w:val="single" w:sz="4" w:space="0" w:color="000000"/>
              <w:left w:val="single" w:sz="4" w:space="0" w:color="000000"/>
              <w:bottom w:val="single" w:sz="4" w:space="0" w:color="000000"/>
              <w:right w:val="single" w:sz="4" w:space="0" w:color="000000"/>
            </w:tcBorders>
            <w:shd w:val="clear" w:color="auto" w:fill="auto"/>
          </w:tcPr>
          <w:p w14:paraId="1600B7D2" w14:textId="543A70C7" w:rsidR="00997596" w:rsidRPr="00184A3A" w:rsidRDefault="00BD1F49" w:rsidP="00997596">
            <w:pPr>
              <w:pStyle w:val="ListParagraph"/>
              <w:numPr>
                <w:ilvl w:val="0"/>
                <w:numId w:val="3"/>
              </w:numPr>
              <w:ind w:left="252" w:hanging="252"/>
            </w:pPr>
            <w:r>
              <w:t>Yes</w:t>
            </w:r>
          </w:p>
          <w:p w14:paraId="3498AA4A" w14:textId="27476388" w:rsidR="00997596" w:rsidRPr="00184A3A" w:rsidRDefault="00997596" w:rsidP="00BD1F49">
            <w:pPr>
              <w:pStyle w:val="ListParagraph"/>
              <w:numPr>
                <w:ilvl w:val="0"/>
                <w:numId w:val="3"/>
              </w:numPr>
              <w:ind w:left="252" w:hanging="252"/>
            </w:pPr>
            <w:r w:rsidRPr="00184A3A">
              <w:t>N</w:t>
            </w:r>
            <w:r w:rsidR="00BD1F49">
              <w:t>o</w:t>
            </w:r>
          </w:p>
        </w:tc>
      </w:tr>
    </w:tbl>
    <w:p w14:paraId="2E51ED50" w14:textId="0BCF31A1" w:rsidR="00796AB7" w:rsidRPr="00184A3A" w:rsidRDefault="00796AB7" w:rsidP="00796AB7">
      <w:pPr>
        <w:ind w:left="450"/>
        <w:rPr>
          <w:lang w:eastAsia="zh-CN"/>
        </w:rPr>
      </w:pPr>
    </w:p>
    <w:p w14:paraId="1809CF4F" w14:textId="77777777" w:rsidR="00796AB7" w:rsidRPr="00184A3A" w:rsidRDefault="00796AB7" w:rsidP="00E51271">
      <w:pPr>
        <w:pStyle w:val="Heading4"/>
      </w:pPr>
      <w:r w:rsidRPr="00184A3A">
        <w:t>Screen Objects &amp; Action</w:t>
      </w:r>
    </w:p>
    <w:tbl>
      <w:tblPr>
        <w:tblW w:w="105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13"/>
        <w:gridCol w:w="1300"/>
        <w:gridCol w:w="4797"/>
        <w:gridCol w:w="2520"/>
      </w:tblGrid>
      <w:tr w:rsidR="00D16835" w:rsidRPr="00184A3A" w14:paraId="2D0F38AD" w14:textId="77777777" w:rsidTr="00BD1F49">
        <w:tc>
          <w:tcPr>
            <w:tcW w:w="1913" w:type="dxa"/>
            <w:shd w:val="clear" w:color="auto" w:fill="C6D9F1"/>
          </w:tcPr>
          <w:p w14:paraId="52CEFAF0" w14:textId="77777777" w:rsidR="00D16835" w:rsidRPr="00184A3A" w:rsidRDefault="00D16835" w:rsidP="00F23C2F">
            <w:pPr>
              <w:rPr>
                <w:b/>
              </w:rPr>
            </w:pPr>
            <w:r w:rsidRPr="00184A3A">
              <w:rPr>
                <w:b/>
              </w:rPr>
              <w:t>Screen Object</w:t>
            </w:r>
          </w:p>
        </w:tc>
        <w:tc>
          <w:tcPr>
            <w:tcW w:w="1300" w:type="dxa"/>
            <w:shd w:val="clear" w:color="auto" w:fill="C6D9F1"/>
          </w:tcPr>
          <w:p w14:paraId="697DB6F5" w14:textId="77777777" w:rsidR="00D16835" w:rsidRPr="00184A3A" w:rsidRDefault="00D16835" w:rsidP="00F23C2F">
            <w:pPr>
              <w:rPr>
                <w:b/>
              </w:rPr>
            </w:pPr>
            <w:r w:rsidRPr="00184A3A">
              <w:rPr>
                <w:b/>
              </w:rPr>
              <w:t>Object Type</w:t>
            </w:r>
          </w:p>
        </w:tc>
        <w:tc>
          <w:tcPr>
            <w:tcW w:w="4797" w:type="dxa"/>
            <w:shd w:val="clear" w:color="auto" w:fill="C6D9F1"/>
          </w:tcPr>
          <w:p w14:paraId="16E0B2D1" w14:textId="77777777" w:rsidR="00D16835" w:rsidRPr="00184A3A" w:rsidRDefault="00D16835" w:rsidP="00F23C2F">
            <w:pPr>
              <w:rPr>
                <w:b/>
              </w:rPr>
            </w:pPr>
            <w:r w:rsidRPr="00184A3A">
              <w:rPr>
                <w:b/>
              </w:rPr>
              <w:t>Action / Event / Response</w:t>
            </w:r>
          </w:p>
        </w:tc>
        <w:tc>
          <w:tcPr>
            <w:tcW w:w="2520" w:type="dxa"/>
            <w:shd w:val="clear" w:color="auto" w:fill="C6D9F1"/>
          </w:tcPr>
          <w:p w14:paraId="4538BF49" w14:textId="77777777" w:rsidR="00D16835" w:rsidRPr="00184A3A" w:rsidRDefault="00D16835" w:rsidP="00F23C2F">
            <w:pPr>
              <w:rPr>
                <w:b/>
              </w:rPr>
            </w:pPr>
            <w:r w:rsidRPr="00184A3A">
              <w:rPr>
                <w:b/>
              </w:rPr>
              <w:t>Remarks</w:t>
            </w:r>
          </w:p>
        </w:tc>
      </w:tr>
      <w:tr w:rsidR="00D16835" w:rsidRPr="00184A3A" w14:paraId="1E91FA0D" w14:textId="77777777" w:rsidTr="00BD1F49">
        <w:tc>
          <w:tcPr>
            <w:tcW w:w="1913" w:type="dxa"/>
          </w:tcPr>
          <w:p w14:paraId="3BFE0091" w14:textId="29E9802F" w:rsidR="00D16835" w:rsidRPr="00270061" w:rsidRDefault="00D16835" w:rsidP="00F23C2F">
            <w:pPr>
              <w:rPr>
                <w:b/>
              </w:rPr>
            </w:pPr>
            <w:r w:rsidRPr="00270061">
              <w:rPr>
                <w:b/>
              </w:rPr>
              <w:t>Save</w:t>
            </w:r>
          </w:p>
        </w:tc>
        <w:tc>
          <w:tcPr>
            <w:tcW w:w="1300" w:type="dxa"/>
          </w:tcPr>
          <w:p w14:paraId="1A688B9A" w14:textId="77777777" w:rsidR="00D16835" w:rsidRPr="00184A3A" w:rsidRDefault="00D16835" w:rsidP="00F23C2F">
            <w:r w:rsidRPr="00184A3A">
              <w:t>Button</w:t>
            </w:r>
          </w:p>
        </w:tc>
        <w:tc>
          <w:tcPr>
            <w:tcW w:w="4797" w:type="dxa"/>
          </w:tcPr>
          <w:p w14:paraId="37C04D04" w14:textId="77777777" w:rsidR="00D16835" w:rsidRPr="00184A3A" w:rsidRDefault="00D16835" w:rsidP="00F23C2F">
            <w:r w:rsidRPr="00184A3A">
              <w:t>Save the created/edited content of the corresponding record</w:t>
            </w:r>
          </w:p>
        </w:tc>
        <w:tc>
          <w:tcPr>
            <w:tcW w:w="2520" w:type="dxa"/>
          </w:tcPr>
          <w:p w14:paraId="67576386" w14:textId="77777777" w:rsidR="00D16835" w:rsidRPr="00184A3A" w:rsidRDefault="00D16835" w:rsidP="00F23C2F">
            <w:r w:rsidRPr="00184A3A">
              <w:t>N/A</w:t>
            </w:r>
          </w:p>
        </w:tc>
      </w:tr>
    </w:tbl>
    <w:p w14:paraId="2A7285CF" w14:textId="77777777" w:rsidR="00796AB7" w:rsidRPr="00184A3A" w:rsidRDefault="00796AB7" w:rsidP="00E51271">
      <w:pPr>
        <w:pStyle w:val="Heading4"/>
      </w:pPr>
      <w:r w:rsidRPr="00184A3A">
        <w:t>User/Security Group</w:t>
      </w:r>
    </w:p>
    <w:p w14:paraId="609AC193" w14:textId="77777777" w:rsidR="0006436A" w:rsidRPr="00184A3A" w:rsidRDefault="0006436A" w:rsidP="00F40D30">
      <w:pPr>
        <w:rPr>
          <w:rFonts w:eastAsia="SimSun"/>
        </w:rPr>
      </w:pPr>
      <w:proofErr w:type="gramStart"/>
      <w:r w:rsidRPr="00184A3A">
        <w:rPr>
          <w:rFonts w:eastAsia="SimSun"/>
        </w:rPr>
        <w:t>This function can be accessed by the following user(s)</w:t>
      </w:r>
      <w:proofErr w:type="gramEnd"/>
      <w:r w:rsidRPr="00184A3A">
        <w:rPr>
          <w:rFonts w:eastAsia="SimSun"/>
        </w:rPr>
        <w:t>:</w:t>
      </w:r>
    </w:p>
    <w:p w14:paraId="2C011B3D" w14:textId="23FE5AF4" w:rsidR="0006436A" w:rsidRPr="00184A3A" w:rsidRDefault="0006436A" w:rsidP="0006436A">
      <w:pPr>
        <w:pStyle w:val="ListParagraph"/>
        <w:numPr>
          <w:ilvl w:val="0"/>
          <w:numId w:val="3"/>
        </w:numPr>
        <w:rPr>
          <w:rFonts w:eastAsia="SimSun"/>
        </w:rPr>
      </w:pPr>
      <w:r w:rsidRPr="00184A3A">
        <w:rPr>
          <w:rFonts w:eastAsia="SimSun"/>
        </w:rPr>
        <w:t>System Admin</w:t>
      </w:r>
      <w:r w:rsidR="00F40D30">
        <w:rPr>
          <w:rFonts w:eastAsia="SimSun"/>
        </w:rPr>
        <w:t>istrator</w:t>
      </w:r>
    </w:p>
    <w:p w14:paraId="2A77A29E" w14:textId="77777777" w:rsidR="00796AB7" w:rsidRPr="00184A3A" w:rsidRDefault="00796AB7" w:rsidP="00E51271">
      <w:pPr>
        <w:pStyle w:val="Heading4"/>
      </w:pPr>
      <w:r w:rsidRPr="00184A3A">
        <w:t>Assumptions/Constraints</w:t>
      </w:r>
    </w:p>
    <w:p w14:paraId="4AA64ECE" w14:textId="77777777" w:rsidR="00796AB7" w:rsidRPr="00184A3A" w:rsidRDefault="00796AB7" w:rsidP="00F40D30">
      <w:pPr>
        <w:rPr>
          <w:lang w:eastAsia="zh-CN"/>
        </w:rPr>
      </w:pPr>
      <w:r w:rsidRPr="00184A3A">
        <w:rPr>
          <w:lang w:eastAsia="zh-CN"/>
        </w:rPr>
        <w:t>N/A</w:t>
      </w:r>
    </w:p>
    <w:p w14:paraId="692A12A5" w14:textId="77777777" w:rsidR="00796AB7" w:rsidRPr="00184A3A" w:rsidRDefault="00796AB7" w:rsidP="00E51271">
      <w:pPr>
        <w:pStyle w:val="Heading4"/>
      </w:pPr>
      <w:r w:rsidRPr="00184A3A">
        <w:t xml:space="preserve">Error &amp; Exception List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533274" w:rsidRPr="00184A3A" w14:paraId="38C14134" w14:textId="77777777" w:rsidTr="00BD1F49">
        <w:tc>
          <w:tcPr>
            <w:tcW w:w="1420" w:type="dxa"/>
            <w:shd w:val="clear" w:color="auto" w:fill="C6D9F1"/>
          </w:tcPr>
          <w:p w14:paraId="38DB7926" w14:textId="77777777" w:rsidR="00533274" w:rsidRPr="00184A3A" w:rsidRDefault="00533274" w:rsidP="0090729B">
            <w:pPr>
              <w:pStyle w:val="BodyText"/>
              <w:rPr>
                <w:b/>
              </w:rPr>
            </w:pPr>
            <w:r w:rsidRPr="00184A3A">
              <w:rPr>
                <w:b/>
              </w:rPr>
              <w:t>Error Code</w:t>
            </w:r>
          </w:p>
        </w:tc>
        <w:tc>
          <w:tcPr>
            <w:tcW w:w="1260" w:type="dxa"/>
            <w:shd w:val="clear" w:color="auto" w:fill="C6D9F1"/>
          </w:tcPr>
          <w:p w14:paraId="56C37734" w14:textId="77777777" w:rsidR="00533274" w:rsidRPr="00184A3A" w:rsidRDefault="00533274" w:rsidP="0090729B">
            <w:pPr>
              <w:pStyle w:val="BodyText"/>
              <w:rPr>
                <w:b/>
              </w:rPr>
            </w:pPr>
            <w:r w:rsidRPr="00184A3A">
              <w:rPr>
                <w:b/>
              </w:rPr>
              <w:t>Severity</w:t>
            </w:r>
          </w:p>
        </w:tc>
        <w:tc>
          <w:tcPr>
            <w:tcW w:w="7465" w:type="dxa"/>
            <w:shd w:val="clear" w:color="auto" w:fill="C6D9F1"/>
          </w:tcPr>
          <w:p w14:paraId="23C0DBE9" w14:textId="77777777" w:rsidR="00533274" w:rsidRPr="00184A3A" w:rsidRDefault="00533274" w:rsidP="0090729B">
            <w:pPr>
              <w:pStyle w:val="BodyText"/>
              <w:rPr>
                <w:b/>
              </w:rPr>
            </w:pPr>
            <w:r w:rsidRPr="00184A3A">
              <w:rPr>
                <w:b/>
              </w:rPr>
              <w:t>Error Message</w:t>
            </w:r>
          </w:p>
        </w:tc>
      </w:tr>
      <w:tr w:rsidR="00533274" w:rsidRPr="00184A3A" w14:paraId="3AF314E6" w14:textId="77777777" w:rsidTr="00BD1F49">
        <w:tc>
          <w:tcPr>
            <w:tcW w:w="1420" w:type="dxa"/>
          </w:tcPr>
          <w:p w14:paraId="68EF2D46" w14:textId="5558A187" w:rsidR="00533274" w:rsidRPr="00184A3A" w:rsidRDefault="00B53528" w:rsidP="0090729B">
            <w:r>
              <w:t>S0003</w:t>
            </w:r>
          </w:p>
        </w:tc>
        <w:tc>
          <w:tcPr>
            <w:tcW w:w="1260" w:type="dxa"/>
          </w:tcPr>
          <w:p w14:paraId="3AA8B7E9" w14:textId="17DE956D" w:rsidR="00533274" w:rsidRPr="00184A3A" w:rsidRDefault="00B53528" w:rsidP="0090729B">
            <w:r>
              <w:t>N/A</w:t>
            </w:r>
          </w:p>
        </w:tc>
        <w:tc>
          <w:tcPr>
            <w:tcW w:w="7465" w:type="dxa"/>
          </w:tcPr>
          <w:p w14:paraId="75A44B8B" w14:textId="59BD353E" w:rsidR="00533274" w:rsidRPr="00184A3A" w:rsidRDefault="003C076B" w:rsidP="0090729B">
            <w:r w:rsidRPr="003C076B">
              <w:t>Mandatory fields not input. Please verify!</w:t>
            </w:r>
          </w:p>
        </w:tc>
      </w:tr>
      <w:tr w:rsidR="00BA4B18" w:rsidRPr="00184A3A" w14:paraId="2502E56D" w14:textId="77777777" w:rsidTr="00BD1F49">
        <w:tc>
          <w:tcPr>
            <w:tcW w:w="1420" w:type="dxa"/>
          </w:tcPr>
          <w:p w14:paraId="35AF1363" w14:textId="1957596D" w:rsidR="00BA4B18" w:rsidRDefault="00BA4B18" w:rsidP="0090729B">
            <w:r>
              <w:t>S0002</w:t>
            </w:r>
          </w:p>
        </w:tc>
        <w:tc>
          <w:tcPr>
            <w:tcW w:w="1260" w:type="dxa"/>
          </w:tcPr>
          <w:p w14:paraId="188789EB" w14:textId="0918D529" w:rsidR="00BA4B18" w:rsidRDefault="00BA4B18" w:rsidP="0090729B">
            <w:r>
              <w:t>N/A</w:t>
            </w:r>
          </w:p>
        </w:tc>
        <w:tc>
          <w:tcPr>
            <w:tcW w:w="7465" w:type="dxa"/>
          </w:tcPr>
          <w:p w14:paraId="22C2C4C1" w14:textId="4C2AC8F1" w:rsidR="00BA4B18" w:rsidRDefault="00BA4B18" w:rsidP="0090729B">
            <w:r>
              <w:t>This record has maintained relationship with other data</w:t>
            </w:r>
          </w:p>
        </w:tc>
      </w:tr>
    </w:tbl>
    <w:p w14:paraId="66F42A5A" w14:textId="77777777" w:rsidR="00796AB7" w:rsidRPr="00184A3A" w:rsidRDefault="00796AB7" w:rsidP="001C4B36">
      <w:pPr>
        <w:rPr>
          <w:lang w:eastAsia="zh-HK"/>
        </w:rPr>
      </w:pPr>
    </w:p>
    <w:p w14:paraId="1D9080F5" w14:textId="77777777" w:rsidR="00F40D30" w:rsidRDefault="00F40D30">
      <w:pPr>
        <w:rPr>
          <w:rFonts w:eastAsiaTheme="majorEastAsia" w:cstheme="majorBidi"/>
          <w:b/>
          <w:bCs/>
          <w:color w:val="4F81BD" w:themeColor="accent1"/>
          <w:lang w:eastAsia="zh-CN"/>
        </w:rPr>
      </w:pPr>
      <w:r>
        <w:br w:type="page"/>
      </w:r>
    </w:p>
    <w:p w14:paraId="3AD0EF6D" w14:textId="6A2EB988" w:rsidR="00796AB7" w:rsidRPr="00184A3A" w:rsidRDefault="00796AB7" w:rsidP="00900E50">
      <w:pPr>
        <w:pStyle w:val="Heading3"/>
      </w:pPr>
      <w:r w:rsidRPr="00184A3A">
        <w:lastRenderedPageBreak/>
        <w:t>Maintain Table Column Info (</w:t>
      </w:r>
      <w:r w:rsidR="00F23C2F" w:rsidRPr="00184A3A">
        <w:t>List/</w:t>
      </w:r>
      <w:r w:rsidRPr="00184A3A">
        <w:t>Create/Edit/Delete)</w:t>
      </w:r>
    </w:p>
    <w:p w14:paraId="7C7E07C1" w14:textId="77777777" w:rsidR="00796AB7" w:rsidRPr="00184A3A" w:rsidRDefault="00796AB7" w:rsidP="00E51271">
      <w:pPr>
        <w:pStyle w:val="Heading4"/>
      </w:pPr>
      <w:r w:rsidRPr="00184A3A">
        <w:t>Process/Work Flow</w:t>
      </w:r>
    </w:p>
    <w:p w14:paraId="3FE52AFB" w14:textId="29BF4DA0" w:rsidR="003D73C1" w:rsidRPr="00184A3A" w:rsidRDefault="003D73C1" w:rsidP="00F40D30">
      <w:pPr>
        <w:jc w:val="both"/>
        <w:rPr>
          <w:lang w:eastAsia="zh-CN"/>
        </w:rPr>
      </w:pPr>
      <w:r w:rsidRPr="00184A3A">
        <w:rPr>
          <w:lang w:eastAsia="zh-CN"/>
        </w:rPr>
        <w:t>This function is to disp</w:t>
      </w:r>
      <w:r w:rsidR="00F40D30">
        <w:rPr>
          <w:lang w:eastAsia="zh-CN"/>
        </w:rPr>
        <w:t xml:space="preserve">lay the table’s column detail record </w:t>
      </w:r>
      <w:r w:rsidRPr="00184A3A">
        <w:rPr>
          <w:lang w:eastAsia="zh-CN"/>
        </w:rPr>
        <w:t>of the corresponding poll scheme info. The scheme</w:t>
      </w:r>
      <w:r w:rsidR="004A105B" w:rsidRPr="00184A3A">
        <w:rPr>
          <w:lang w:eastAsia="zh-CN"/>
        </w:rPr>
        <w:t xml:space="preserve"> table columns details </w:t>
      </w:r>
      <w:proofErr w:type="gramStart"/>
      <w:r w:rsidRPr="00184A3A">
        <w:rPr>
          <w:lang w:eastAsia="zh-CN"/>
        </w:rPr>
        <w:t>will be displayed</w:t>
      </w:r>
      <w:proofErr w:type="gramEnd"/>
      <w:r w:rsidRPr="00184A3A">
        <w:rPr>
          <w:lang w:eastAsia="zh-CN"/>
        </w:rPr>
        <w:t xml:space="preserve"> </w:t>
      </w:r>
      <w:r w:rsidR="004A105B" w:rsidRPr="00184A3A">
        <w:rPr>
          <w:lang w:eastAsia="zh-CN"/>
        </w:rPr>
        <w:t>when user opens the detail panel of a single scheme info. Within the scheme detail panel, the table of table columns allows user to view the full list of table column, as well as create/edit and delete each row.</w:t>
      </w:r>
    </w:p>
    <w:p w14:paraId="55AEC469" w14:textId="77777777" w:rsidR="003D73C1" w:rsidRPr="00184A3A" w:rsidRDefault="003D73C1" w:rsidP="00F40D30">
      <w:pPr>
        <w:rPr>
          <w:b/>
          <w:u w:val="single"/>
          <w:lang w:eastAsia="zh-CN"/>
        </w:rPr>
      </w:pPr>
      <w:r w:rsidRPr="00184A3A">
        <w:rPr>
          <w:b/>
          <w:u w:val="single"/>
          <w:lang w:eastAsia="zh-CN"/>
        </w:rPr>
        <w:t>Business Logic</w:t>
      </w:r>
    </w:p>
    <w:p w14:paraId="2CB1D932" w14:textId="6344A4AC" w:rsidR="003D73C1" w:rsidRPr="00184A3A" w:rsidRDefault="003D73C1" w:rsidP="00F40D30">
      <w:pPr>
        <w:jc w:val="both"/>
        <w:rPr>
          <w:lang w:eastAsia="zh-CN"/>
        </w:rPr>
      </w:pPr>
      <w:r w:rsidRPr="00184A3A">
        <w:rPr>
          <w:lang w:eastAsia="zh-CN"/>
        </w:rPr>
        <w:t xml:space="preserve">The </w:t>
      </w:r>
      <w:r w:rsidR="004A105B" w:rsidRPr="00184A3A">
        <w:rPr>
          <w:lang w:eastAsia="zh-CN"/>
        </w:rPr>
        <w:t>table columns of a scheme info</w:t>
      </w:r>
      <w:r w:rsidRPr="00184A3A">
        <w:rPr>
          <w:lang w:eastAsia="zh-CN"/>
        </w:rPr>
        <w:t xml:space="preserve"> is to describe the </w:t>
      </w:r>
      <w:r w:rsidR="004A105B" w:rsidRPr="00184A3A">
        <w:rPr>
          <w:lang w:eastAsia="zh-CN"/>
        </w:rPr>
        <w:t>column mapping from table to table of a scheme info.</w:t>
      </w:r>
      <w:r w:rsidRPr="00184A3A">
        <w:rPr>
          <w:lang w:eastAsia="zh-CN"/>
        </w:rPr>
        <w:t xml:space="preserve"> </w:t>
      </w:r>
      <w:r w:rsidR="00F40D30">
        <w:rPr>
          <w:lang w:eastAsia="zh-CN"/>
        </w:rPr>
        <w:t>Therefore,</w:t>
      </w:r>
      <w:r w:rsidRPr="00184A3A">
        <w:rPr>
          <w:lang w:eastAsia="zh-CN"/>
        </w:rPr>
        <w:t xml:space="preserve"> the poll scheme </w:t>
      </w:r>
      <w:r w:rsidR="004A105B" w:rsidRPr="00184A3A">
        <w:rPr>
          <w:lang w:eastAsia="zh-CN"/>
        </w:rPr>
        <w:t xml:space="preserve">info </w:t>
      </w:r>
      <w:r w:rsidRPr="00184A3A">
        <w:rPr>
          <w:lang w:eastAsia="zh-CN"/>
        </w:rPr>
        <w:t xml:space="preserve">could use </w:t>
      </w:r>
      <w:r w:rsidR="004A105B" w:rsidRPr="00184A3A">
        <w:rPr>
          <w:lang w:eastAsia="zh-CN"/>
        </w:rPr>
        <w:t>these columns to format a SQL string for the certain polling process on a table.</w:t>
      </w:r>
      <w:r w:rsidRPr="00184A3A">
        <w:rPr>
          <w:lang w:eastAsia="zh-CN"/>
        </w:rPr>
        <w:t xml:space="preserve"> Each </w:t>
      </w:r>
      <w:r w:rsidR="004A105B" w:rsidRPr="00184A3A">
        <w:rPr>
          <w:lang w:eastAsia="zh-CN"/>
        </w:rPr>
        <w:t>table column represents a from table to table column mapping in the polling process.</w:t>
      </w:r>
    </w:p>
    <w:p w14:paraId="3DE61FF7" w14:textId="1ECBB5B9" w:rsidR="003D73C1" w:rsidRPr="00184A3A" w:rsidRDefault="003D73C1" w:rsidP="0005458D">
      <w:pPr>
        <w:pStyle w:val="ListParagraph"/>
        <w:numPr>
          <w:ilvl w:val="0"/>
          <w:numId w:val="16"/>
        </w:numPr>
        <w:ind w:left="810"/>
        <w:rPr>
          <w:lang w:eastAsia="zh-CN"/>
        </w:rPr>
      </w:pPr>
      <w:r w:rsidRPr="00184A3A">
        <w:rPr>
          <w:lang w:eastAsia="zh-CN"/>
        </w:rPr>
        <w:t xml:space="preserve">By default, when the </w:t>
      </w:r>
      <w:r w:rsidR="004A105B" w:rsidRPr="00184A3A">
        <w:rPr>
          <w:lang w:eastAsia="zh-CN"/>
        </w:rPr>
        <w:t>table columns table</w:t>
      </w:r>
      <w:r w:rsidRPr="00184A3A">
        <w:rPr>
          <w:lang w:eastAsia="zh-CN"/>
        </w:rPr>
        <w:t xml:space="preserve"> </w:t>
      </w:r>
      <w:proofErr w:type="gramStart"/>
      <w:r w:rsidRPr="00184A3A">
        <w:rPr>
          <w:lang w:eastAsia="zh-CN"/>
        </w:rPr>
        <w:t xml:space="preserve">is </w:t>
      </w:r>
      <w:r w:rsidR="003C076B">
        <w:rPr>
          <w:lang w:eastAsia="zh-CN"/>
        </w:rPr>
        <w:t>displayed</w:t>
      </w:r>
      <w:proofErr w:type="gramEnd"/>
      <w:r w:rsidR="003C076B">
        <w:rPr>
          <w:lang w:eastAsia="zh-CN"/>
        </w:rPr>
        <w:t xml:space="preserve">, </w:t>
      </w:r>
      <w:r w:rsidR="004A105B" w:rsidRPr="00184A3A">
        <w:rPr>
          <w:lang w:eastAsia="zh-CN"/>
        </w:rPr>
        <w:t>the detail panel of a poll scheme info appears.</w:t>
      </w:r>
    </w:p>
    <w:p w14:paraId="4065278A" w14:textId="1E9100CB" w:rsidR="003D73C1" w:rsidRPr="00184A3A" w:rsidRDefault="004A105B" w:rsidP="0005458D">
      <w:pPr>
        <w:widowControl w:val="0"/>
        <w:numPr>
          <w:ilvl w:val="0"/>
          <w:numId w:val="16"/>
        </w:numPr>
        <w:adjustRightInd w:val="0"/>
        <w:spacing w:line="360" w:lineRule="atLeast"/>
        <w:ind w:left="810"/>
        <w:textAlignment w:val="baseline"/>
        <w:rPr>
          <w:lang w:eastAsia="zh-CN"/>
        </w:rPr>
      </w:pPr>
      <w:r w:rsidRPr="00184A3A">
        <w:rPr>
          <w:lang w:eastAsia="zh-CN"/>
        </w:rPr>
        <w:t>User could edit the from column to column to define the details of the table column, which represents the column mapping for the poll data process.</w:t>
      </w:r>
      <w:r w:rsidR="00C104AC" w:rsidRPr="00184A3A">
        <w:rPr>
          <w:lang w:eastAsia="zh-CN"/>
        </w:rPr>
        <w:t xml:space="preserve"> Column mapping here is limited to one-to-one mapping</w:t>
      </w:r>
      <w:r w:rsidR="00DC40B5" w:rsidRPr="00184A3A">
        <w:rPr>
          <w:lang w:eastAsia="zh-CN"/>
        </w:rPr>
        <w:t>.</w:t>
      </w:r>
    </w:p>
    <w:p w14:paraId="03AAA6B0" w14:textId="368B2AD6" w:rsidR="003D73C1" w:rsidRPr="00184A3A" w:rsidRDefault="003D73C1" w:rsidP="0005458D">
      <w:pPr>
        <w:widowControl w:val="0"/>
        <w:numPr>
          <w:ilvl w:val="0"/>
          <w:numId w:val="16"/>
        </w:numPr>
        <w:adjustRightInd w:val="0"/>
        <w:spacing w:line="360" w:lineRule="atLeast"/>
        <w:ind w:left="810"/>
        <w:textAlignment w:val="baseline"/>
        <w:rPr>
          <w:lang w:eastAsia="zh-CN"/>
        </w:rPr>
      </w:pPr>
      <w:r w:rsidRPr="00184A3A">
        <w:rPr>
          <w:lang w:eastAsia="zh-CN"/>
        </w:rPr>
        <w:t xml:space="preserve">User could conduct operational functions </w:t>
      </w:r>
      <w:r w:rsidR="004A105B" w:rsidRPr="00184A3A">
        <w:rPr>
          <w:lang w:eastAsia="zh-CN"/>
        </w:rPr>
        <w:t xml:space="preserve">including “Add” “Edit” or “Remove” </w:t>
      </w:r>
      <w:r w:rsidRPr="00184A3A">
        <w:rPr>
          <w:lang w:eastAsia="zh-CN"/>
        </w:rPr>
        <w:t xml:space="preserve">upon </w:t>
      </w:r>
      <w:r w:rsidR="004A105B" w:rsidRPr="00184A3A">
        <w:rPr>
          <w:lang w:eastAsia="zh-CN"/>
        </w:rPr>
        <w:t>each row of a table column, from</w:t>
      </w:r>
      <w:r w:rsidRPr="00184A3A">
        <w:rPr>
          <w:lang w:eastAsia="zh-CN"/>
        </w:rPr>
        <w:t xml:space="preserve"> the “Operation” column</w:t>
      </w:r>
      <w:r w:rsidR="004A105B" w:rsidRPr="00184A3A">
        <w:rPr>
          <w:lang w:eastAsia="zh-CN"/>
        </w:rPr>
        <w:t>.</w:t>
      </w:r>
    </w:p>
    <w:p w14:paraId="3560516A" w14:textId="77777777" w:rsidR="00796AB7" w:rsidRPr="00184A3A" w:rsidRDefault="00796AB7" w:rsidP="00E51271">
      <w:pPr>
        <w:pStyle w:val="Heading4"/>
      </w:pPr>
      <w:r w:rsidRPr="00184A3A">
        <w:t>Screen</w:t>
      </w:r>
    </w:p>
    <w:p w14:paraId="4B200F32" w14:textId="42DF14BA" w:rsidR="00796AB7" w:rsidRPr="00184A3A" w:rsidRDefault="003C076B" w:rsidP="003C076B">
      <w:pPr>
        <w:jc w:val="center"/>
        <w:rPr>
          <w:lang w:eastAsia="zh-CN"/>
        </w:rPr>
      </w:pPr>
      <w:r w:rsidRPr="003C076B">
        <w:rPr>
          <w:noProof/>
          <w:lang w:eastAsia="zh-CN"/>
        </w:rPr>
        <w:drawing>
          <wp:inline distT="0" distB="0" distL="0" distR="0" wp14:anchorId="032B04AE" wp14:editId="0A50E9A4">
            <wp:extent cx="4928260" cy="3944248"/>
            <wp:effectExtent l="0" t="0" r="5715" b="0"/>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8709" cy="3944607"/>
                    </a:xfrm>
                    <a:prstGeom prst="rect">
                      <a:avLst/>
                    </a:prstGeom>
                  </pic:spPr>
                </pic:pic>
              </a:graphicData>
            </a:graphic>
          </wp:inline>
        </w:drawing>
      </w:r>
    </w:p>
    <w:p w14:paraId="4F81F795" w14:textId="77777777" w:rsidR="003C076B" w:rsidRDefault="003C076B">
      <w:pPr>
        <w:rPr>
          <w:rFonts w:eastAsiaTheme="majorEastAsia" w:cstheme="majorBidi"/>
          <w:b/>
          <w:bCs/>
          <w:i/>
          <w:iCs/>
        </w:rPr>
      </w:pPr>
      <w:r>
        <w:br w:type="page"/>
      </w:r>
    </w:p>
    <w:p w14:paraId="27F3DA24" w14:textId="08696CDC" w:rsidR="00796AB7" w:rsidRPr="00184A3A" w:rsidRDefault="00796AB7" w:rsidP="00E51271">
      <w:pPr>
        <w:pStyle w:val="Heading4"/>
      </w:pPr>
      <w:r w:rsidRPr="00184A3A">
        <w:lastRenderedPageBreak/>
        <w:t>Data Fields &amp; Presentation Logic</w:t>
      </w:r>
    </w:p>
    <w:p w14:paraId="1FADA1C1" w14:textId="77777777" w:rsidR="00072357" w:rsidRPr="00184A3A" w:rsidRDefault="00072357" w:rsidP="0005458D">
      <w:pPr>
        <w:pStyle w:val="ListParagraph"/>
        <w:numPr>
          <w:ilvl w:val="0"/>
          <w:numId w:val="17"/>
        </w:numPr>
        <w:ind w:left="360"/>
        <w:rPr>
          <w:lang w:eastAsia="zh-CN"/>
        </w:rPr>
      </w:pPr>
      <w:r w:rsidRPr="00184A3A">
        <w:rPr>
          <w:lang w:eastAsia="zh-CN"/>
        </w:rPr>
        <w:t>Default Sorting of Branch Info List, Priority from top to bottom</w:t>
      </w:r>
    </w:p>
    <w:p w14:paraId="632339CF" w14:textId="44ADFD06" w:rsidR="00072357" w:rsidRPr="00184A3A" w:rsidRDefault="00072357" w:rsidP="00BD1F49">
      <w:pPr>
        <w:pStyle w:val="ListParagraph"/>
        <w:numPr>
          <w:ilvl w:val="0"/>
          <w:numId w:val="3"/>
        </w:numPr>
        <w:spacing w:line="240" w:lineRule="auto"/>
        <w:ind w:left="360"/>
        <w:rPr>
          <w:lang w:eastAsia="zh-CN"/>
        </w:rPr>
      </w:pPr>
      <w:r w:rsidRPr="00184A3A">
        <w:rPr>
          <w:lang w:eastAsia="zh-CN"/>
        </w:rPr>
        <w:t>Sequence (ascending)</w:t>
      </w:r>
    </w:p>
    <w:p w14:paraId="54F706A7" w14:textId="626E3ADB" w:rsidR="00BD1F49" w:rsidRDefault="00BD1F49">
      <w:pPr>
        <w:rPr>
          <w:lang w:eastAsia="zh-CN"/>
        </w:rPr>
      </w:pPr>
    </w:p>
    <w:p w14:paraId="4FE780E2" w14:textId="1F3525C7" w:rsidR="00072357" w:rsidRPr="00184A3A" w:rsidRDefault="00072357" w:rsidP="0005458D">
      <w:pPr>
        <w:pStyle w:val="ListParagraph"/>
        <w:numPr>
          <w:ilvl w:val="0"/>
          <w:numId w:val="17"/>
        </w:numPr>
        <w:spacing w:line="240" w:lineRule="auto"/>
        <w:ind w:left="360"/>
        <w:rPr>
          <w:lang w:eastAsia="zh-CN"/>
        </w:rPr>
      </w:pPr>
      <w:r w:rsidRPr="00184A3A">
        <w:rPr>
          <w:lang w:eastAsia="zh-CN"/>
        </w:rPr>
        <w:t>Layout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47"/>
        <w:gridCol w:w="1260"/>
        <w:gridCol w:w="1103"/>
        <w:gridCol w:w="1507"/>
        <w:gridCol w:w="2363"/>
      </w:tblGrid>
      <w:tr w:rsidR="00072357" w:rsidRPr="00184A3A" w14:paraId="5A3AD08C" w14:textId="77777777" w:rsidTr="00BD1F49">
        <w:tc>
          <w:tcPr>
            <w:tcW w:w="1553" w:type="dxa"/>
            <w:shd w:val="clear" w:color="auto" w:fill="C6D9F1"/>
            <w:vAlign w:val="center"/>
          </w:tcPr>
          <w:p w14:paraId="7F483E4E" w14:textId="77777777" w:rsidR="00072357" w:rsidRPr="00184A3A" w:rsidRDefault="00072357" w:rsidP="00072357">
            <w:pPr>
              <w:rPr>
                <w:b/>
              </w:rPr>
            </w:pPr>
            <w:r w:rsidRPr="00184A3A">
              <w:rPr>
                <w:b/>
              </w:rPr>
              <w:t>Field</w:t>
            </w:r>
          </w:p>
        </w:tc>
        <w:tc>
          <w:tcPr>
            <w:tcW w:w="1260" w:type="dxa"/>
            <w:shd w:val="clear" w:color="auto" w:fill="C6D9F1"/>
            <w:vAlign w:val="center"/>
          </w:tcPr>
          <w:p w14:paraId="118B3F3C" w14:textId="77777777" w:rsidR="00072357" w:rsidRPr="00184A3A" w:rsidRDefault="00072357" w:rsidP="00072357">
            <w:pPr>
              <w:rPr>
                <w:b/>
              </w:rPr>
            </w:pPr>
            <w:r w:rsidRPr="00184A3A">
              <w:rPr>
                <w:b/>
              </w:rPr>
              <w:t>Object Type</w:t>
            </w:r>
          </w:p>
        </w:tc>
        <w:tc>
          <w:tcPr>
            <w:tcW w:w="1147" w:type="dxa"/>
            <w:shd w:val="clear" w:color="auto" w:fill="C6D9F1"/>
            <w:vAlign w:val="center"/>
          </w:tcPr>
          <w:p w14:paraId="26058EE1" w14:textId="77777777" w:rsidR="00072357" w:rsidRPr="00184A3A" w:rsidRDefault="00072357" w:rsidP="00072357">
            <w:pPr>
              <w:rPr>
                <w:b/>
              </w:rPr>
            </w:pPr>
            <w:r w:rsidRPr="00184A3A">
              <w:rPr>
                <w:b/>
              </w:rPr>
              <w:t>Default Value</w:t>
            </w:r>
          </w:p>
        </w:tc>
        <w:tc>
          <w:tcPr>
            <w:tcW w:w="1260" w:type="dxa"/>
            <w:shd w:val="clear" w:color="auto" w:fill="C6D9F1"/>
            <w:vAlign w:val="center"/>
          </w:tcPr>
          <w:p w14:paraId="3E471C6A" w14:textId="77777777" w:rsidR="00072357" w:rsidRPr="00184A3A" w:rsidRDefault="00072357" w:rsidP="00072357">
            <w:pPr>
              <w:rPr>
                <w:b/>
              </w:rPr>
            </w:pPr>
            <w:r w:rsidRPr="00184A3A">
              <w:rPr>
                <w:b/>
              </w:rPr>
              <w:t>Mandatory (M/O/C)</w:t>
            </w:r>
          </w:p>
        </w:tc>
        <w:tc>
          <w:tcPr>
            <w:tcW w:w="1103" w:type="dxa"/>
            <w:shd w:val="clear" w:color="auto" w:fill="C6D9F1"/>
            <w:vAlign w:val="center"/>
          </w:tcPr>
          <w:p w14:paraId="4919DDB5" w14:textId="77777777" w:rsidR="00072357" w:rsidRPr="00184A3A" w:rsidRDefault="00072357" w:rsidP="00F40D30">
            <w:pPr>
              <w:jc w:val="center"/>
              <w:rPr>
                <w:b/>
              </w:rPr>
            </w:pPr>
            <w:r w:rsidRPr="00184A3A">
              <w:rPr>
                <w:b/>
              </w:rPr>
              <w:t>Format</w:t>
            </w:r>
          </w:p>
        </w:tc>
        <w:tc>
          <w:tcPr>
            <w:tcW w:w="1507" w:type="dxa"/>
            <w:shd w:val="clear" w:color="auto" w:fill="C6D9F1"/>
            <w:vAlign w:val="center"/>
          </w:tcPr>
          <w:p w14:paraId="005B425F" w14:textId="77777777" w:rsidR="00072357" w:rsidRPr="00184A3A" w:rsidRDefault="00072357" w:rsidP="00072357">
            <w:pPr>
              <w:rPr>
                <w:b/>
              </w:rPr>
            </w:pPr>
            <w:r w:rsidRPr="00184A3A">
              <w:rPr>
                <w:b/>
              </w:rPr>
              <w:t>Action / Event / Response</w:t>
            </w:r>
          </w:p>
        </w:tc>
        <w:tc>
          <w:tcPr>
            <w:tcW w:w="2363" w:type="dxa"/>
            <w:shd w:val="clear" w:color="auto" w:fill="C6D9F1"/>
            <w:vAlign w:val="center"/>
          </w:tcPr>
          <w:p w14:paraId="480DF347" w14:textId="77777777" w:rsidR="00072357" w:rsidRPr="00184A3A" w:rsidRDefault="00072357" w:rsidP="00072357">
            <w:pPr>
              <w:rPr>
                <w:b/>
              </w:rPr>
            </w:pPr>
            <w:r w:rsidRPr="00184A3A">
              <w:rPr>
                <w:b/>
              </w:rPr>
              <w:t>Description</w:t>
            </w:r>
          </w:p>
        </w:tc>
      </w:tr>
      <w:tr w:rsidR="00072357" w:rsidRPr="00184A3A" w14:paraId="349CB0F8" w14:textId="77777777" w:rsidTr="00BD1F49">
        <w:tc>
          <w:tcPr>
            <w:tcW w:w="1553" w:type="dxa"/>
            <w:vAlign w:val="center"/>
          </w:tcPr>
          <w:p w14:paraId="1D5F6659" w14:textId="0CC73F26" w:rsidR="00072357" w:rsidRPr="00184A3A" w:rsidRDefault="00072357" w:rsidP="00072357">
            <w:pPr>
              <w:ind w:left="-18" w:right="-108"/>
              <w:rPr>
                <w:b/>
              </w:rPr>
            </w:pPr>
            <w:r w:rsidRPr="00184A3A">
              <w:rPr>
                <w:b/>
              </w:rPr>
              <w:t>Sequence</w:t>
            </w:r>
          </w:p>
        </w:tc>
        <w:tc>
          <w:tcPr>
            <w:tcW w:w="1260" w:type="dxa"/>
            <w:vAlign w:val="center"/>
          </w:tcPr>
          <w:p w14:paraId="6FE635DA" w14:textId="77777777" w:rsidR="00072357" w:rsidRPr="00184A3A" w:rsidRDefault="00072357" w:rsidP="00072357">
            <w:r w:rsidRPr="00184A3A">
              <w:t>Read-only text</w:t>
            </w:r>
          </w:p>
        </w:tc>
        <w:tc>
          <w:tcPr>
            <w:tcW w:w="1147" w:type="dxa"/>
            <w:vAlign w:val="center"/>
          </w:tcPr>
          <w:p w14:paraId="6DACDE02" w14:textId="77777777" w:rsidR="00072357" w:rsidRPr="00184A3A" w:rsidRDefault="00072357" w:rsidP="00072357">
            <w:r w:rsidRPr="00184A3A">
              <w:t>Prefilled</w:t>
            </w:r>
          </w:p>
        </w:tc>
        <w:tc>
          <w:tcPr>
            <w:tcW w:w="1260" w:type="dxa"/>
            <w:vAlign w:val="center"/>
          </w:tcPr>
          <w:p w14:paraId="1BCDEFA2" w14:textId="77777777" w:rsidR="00072357" w:rsidRPr="00184A3A" w:rsidRDefault="00072357" w:rsidP="00072357">
            <w:r w:rsidRPr="00184A3A">
              <w:t>-</w:t>
            </w:r>
          </w:p>
        </w:tc>
        <w:tc>
          <w:tcPr>
            <w:tcW w:w="1103" w:type="dxa"/>
            <w:vAlign w:val="center"/>
          </w:tcPr>
          <w:p w14:paraId="466EEBE6" w14:textId="1A2CB192" w:rsidR="00072357" w:rsidRPr="00184A3A" w:rsidRDefault="00072357" w:rsidP="00F40D30">
            <w:pPr>
              <w:jc w:val="center"/>
            </w:pPr>
            <w:r w:rsidRPr="00184A3A">
              <w:t>N(*)</w:t>
            </w:r>
          </w:p>
        </w:tc>
        <w:tc>
          <w:tcPr>
            <w:tcW w:w="1507" w:type="dxa"/>
            <w:vAlign w:val="center"/>
          </w:tcPr>
          <w:p w14:paraId="285CAC6D" w14:textId="77777777" w:rsidR="00072357" w:rsidRPr="00184A3A" w:rsidRDefault="00072357" w:rsidP="00072357">
            <w:r w:rsidRPr="00184A3A">
              <w:t>-</w:t>
            </w:r>
          </w:p>
        </w:tc>
        <w:tc>
          <w:tcPr>
            <w:tcW w:w="2363" w:type="dxa"/>
            <w:vAlign w:val="center"/>
          </w:tcPr>
          <w:p w14:paraId="064F8B39" w14:textId="7B166A82" w:rsidR="00072357" w:rsidRPr="00184A3A" w:rsidRDefault="00072357" w:rsidP="00072357">
            <w:r w:rsidRPr="00184A3A">
              <w:t>A Sequence for display and reference only</w:t>
            </w:r>
          </w:p>
        </w:tc>
      </w:tr>
      <w:tr w:rsidR="00072357" w:rsidRPr="00184A3A" w14:paraId="2C37D6F4" w14:textId="77777777" w:rsidTr="00BD1F49">
        <w:tc>
          <w:tcPr>
            <w:tcW w:w="1553" w:type="dxa"/>
            <w:vAlign w:val="center"/>
          </w:tcPr>
          <w:p w14:paraId="5BFDEA23" w14:textId="178BD0A4" w:rsidR="00072357" w:rsidRPr="00184A3A" w:rsidRDefault="00072357" w:rsidP="00072357">
            <w:pPr>
              <w:ind w:left="-18" w:right="-108"/>
              <w:rPr>
                <w:b/>
              </w:rPr>
            </w:pPr>
            <w:r w:rsidRPr="00184A3A">
              <w:rPr>
                <w:b/>
              </w:rPr>
              <w:t>From column</w:t>
            </w:r>
          </w:p>
        </w:tc>
        <w:tc>
          <w:tcPr>
            <w:tcW w:w="1260" w:type="dxa"/>
            <w:vAlign w:val="center"/>
          </w:tcPr>
          <w:p w14:paraId="370C305C" w14:textId="5C7D119E" w:rsidR="00072357" w:rsidRPr="00184A3A" w:rsidRDefault="00072357" w:rsidP="00072357">
            <w:r w:rsidRPr="00184A3A">
              <w:t>Textbox</w:t>
            </w:r>
          </w:p>
        </w:tc>
        <w:tc>
          <w:tcPr>
            <w:tcW w:w="1147" w:type="dxa"/>
            <w:vAlign w:val="center"/>
          </w:tcPr>
          <w:p w14:paraId="4B1736C7" w14:textId="77777777" w:rsidR="00072357" w:rsidRPr="00184A3A" w:rsidRDefault="00072357" w:rsidP="00072357">
            <w:r w:rsidRPr="00184A3A">
              <w:t>Original Value</w:t>
            </w:r>
          </w:p>
          <w:p w14:paraId="69A8059F" w14:textId="549D5CB7" w:rsidR="00072357" w:rsidRPr="00184A3A" w:rsidRDefault="00072357" w:rsidP="00072357">
            <w:r w:rsidRPr="00184A3A">
              <w:t>/Blank</w:t>
            </w:r>
          </w:p>
        </w:tc>
        <w:tc>
          <w:tcPr>
            <w:tcW w:w="1260" w:type="dxa"/>
            <w:vAlign w:val="center"/>
          </w:tcPr>
          <w:p w14:paraId="6DEC9A8C" w14:textId="5CB294D9" w:rsidR="00072357" w:rsidRPr="00184A3A" w:rsidRDefault="00072357" w:rsidP="00072357">
            <w:r w:rsidRPr="00184A3A">
              <w:t>M</w:t>
            </w:r>
          </w:p>
        </w:tc>
        <w:tc>
          <w:tcPr>
            <w:tcW w:w="1103" w:type="dxa"/>
            <w:vAlign w:val="center"/>
          </w:tcPr>
          <w:p w14:paraId="28F1DB61" w14:textId="312A3CC3" w:rsidR="00072357" w:rsidRPr="00184A3A" w:rsidRDefault="00072357" w:rsidP="00F40D30">
            <w:pPr>
              <w:jc w:val="center"/>
            </w:pPr>
            <w:r w:rsidRPr="00184A3A">
              <w:t>A(100)</w:t>
            </w:r>
          </w:p>
        </w:tc>
        <w:tc>
          <w:tcPr>
            <w:tcW w:w="1507" w:type="dxa"/>
            <w:vAlign w:val="center"/>
          </w:tcPr>
          <w:p w14:paraId="6179EF14" w14:textId="50E294E8" w:rsidR="00072357" w:rsidRPr="00184A3A" w:rsidRDefault="00727B84" w:rsidP="00072357">
            <w:r>
              <w:t>Only allow input [a-zA-Z0-9_]</w:t>
            </w:r>
          </w:p>
        </w:tc>
        <w:tc>
          <w:tcPr>
            <w:tcW w:w="2363" w:type="dxa"/>
            <w:vAlign w:val="center"/>
          </w:tcPr>
          <w:p w14:paraId="1DD5C01D" w14:textId="6A7A4B39" w:rsidR="00072357" w:rsidRPr="00184A3A" w:rsidRDefault="00072357" w:rsidP="00072357">
            <w:r w:rsidRPr="00184A3A">
              <w:t>The from-column name</w:t>
            </w:r>
          </w:p>
        </w:tc>
      </w:tr>
      <w:tr w:rsidR="00727B84" w:rsidRPr="00184A3A" w14:paraId="4EC0F724" w14:textId="77777777" w:rsidTr="00BD1F49">
        <w:tc>
          <w:tcPr>
            <w:tcW w:w="1553" w:type="dxa"/>
            <w:vAlign w:val="center"/>
          </w:tcPr>
          <w:p w14:paraId="4F4F4BD9" w14:textId="3B9510B4" w:rsidR="00727B84" w:rsidRPr="00184A3A" w:rsidRDefault="00727B84" w:rsidP="00727B84">
            <w:pPr>
              <w:ind w:left="-18" w:right="-108"/>
              <w:rPr>
                <w:b/>
              </w:rPr>
            </w:pPr>
            <w:r w:rsidRPr="00184A3A">
              <w:rPr>
                <w:b/>
              </w:rPr>
              <w:t>To Column</w:t>
            </w:r>
          </w:p>
        </w:tc>
        <w:tc>
          <w:tcPr>
            <w:tcW w:w="1260" w:type="dxa"/>
            <w:vAlign w:val="center"/>
          </w:tcPr>
          <w:p w14:paraId="301D9A3A" w14:textId="26BA5173" w:rsidR="00727B84" w:rsidRPr="00184A3A" w:rsidRDefault="00727B84" w:rsidP="00727B84">
            <w:r w:rsidRPr="00184A3A">
              <w:t>Textbox</w:t>
            </w:r>
          </w:p>
        </w:tc>
        <w:tc>
          <w:tcPr>
            <w:tcW w:w="1147" w:type="dxa"/>
            <w:vAlign w:val="center"/>
          </w:tcPr>
          <w:p w14:paraId="431DF08D" w14:textId="77777777" w:rsidR="00727B84" w:rsidRPr="00184A3A" w:rsidRDefault="00727B84" w:rsidP="00727B84">
            <w:r w:rsidRPr="00184A3A">
              <w:t>Original Value</w:t>
            </w:r>
          </w:p>
          <w:p w14:paraId="7AB2671A" w14:textId="6EA225F7" w:rsidR="00727B84" w:rsidRPr="00184A3A" w:rsidRDefault="00727B84" w:rsidP="00727B84">
            <w:r w:rsidRPr="00184A3A">
              <w:t>/Blank</w:t>
            </w:r>
          </w:p>
        </w:tc>
        <w:tc>
          <w:tcPr>
            <w:tcW w:w="1260" w:type="dxa"/>
            <w:vAlign w:val="center"/>
          </w:tcPr>
          <w:p w14:paraId="292A4DF4" w14:textId="4A052B10" w:rsidR="00727B84" w:rsidRPr="00184A3A" w:rsidRDefault="00727B84" w:rsidP="00727B84">
            <w:r w:rsidRPr="00184A3A">
              <w:t>M</w:t>
            </w:r>
          </w:p>
        </w:tc>
        <w:tc>
          <w:tcPr>
            <w:tcW w:w="1103" w:type="dxa"/>
            <w:vAlign w:val="center"/>
          </w:tcPr>
          <w:p w14:paraId="56FD46B5" w14:textId="4403B138" w:rsidR="00727B84" w:rsidRPr="00184A3A" w:rsidRDefault="00727B84" w:rsidP="00F40D30">
            <w:pPr>
              <w:jc w:val="center"/>
            </w:pPr>
            <w:r w:rsidRPr="00184A3A">
              <w:t>A(100)</w:t>
            </w:r>
          </w:p>
        </w:tc>
        <w:tc>
          <w:tcPr>
            <w:tcW w:w="1507" w:type="dxa"/>
            <w:vAlign w:val="center"/>
          </w:tcPr>
          <w:p w14:paraId="4D8E6904" w14:textId="666E8430" w:rsidR="00727B84" w:rsidRPr="00184A3A" w:rsidRDefault="00727B84" w:rsidP="00727B84">
            <w:r>
              <w:t>Only allow input [a-zA-Z0-9_]</w:t>
            </w:r>
          </w:p>
        </w:tc>
        <w:tc>
          <w:tcPr>
            <w:tcW w:w="2363" w:type="dxa"/>
            <w:vAlign w:val="center"/>
          </w:tcPr>
          <w:p w14:paraId="6B5FA16E" w14:textId="7693F582" w:rsidR="00727B84" w:rsidRPr="00184A3A" w:rsidRDefault="00727B84" w:rsidP="00727B84">
            <w:r w:rsidRPr="00184A3A">
              <w:t>The to-column name</w:t>
            </w:r>
          </w:p>
        </w:tc>
      </w:tr>
    </w:tbl>
    <w:p w14:paraId="2F6D3B93" w14:textId="77777777" w:rsidR="00796AB7" w:rsidRPr="00184A3A" w:rsidRDefault="00796AB7" w:rsidP="00E51271">
      <w:pPr>
        <w:pStyle w:val="Heading4"/>
      </w:pPr>
      <w:r w:rsidRPr="00184A3A">
        <w:t>Screen Objects &amp; Action</w:t>
      </w:r>
    </w:p>
    <w:tbl>
      <w:tblPr>
        <w:tblW w:w="101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553"/>
        <w:gridCol w:w="1300"/>
        <w:gridCol w:w="5517"/>
        <w:gridCol w:w="1800"/>
      </w:tblGrid>
      <w:tr w:rsidR="008F314C" w:rsidRPr="00184A3A" w14:paraId="5501B05B" w14:textId="77777777" w:rsidTr="00BD1F49">
        <w:tc>
          <w:tcPr>
            <w:tcW w:w="1553" w:type="dxa"/>
            <w:shd w:val="clear" w:color="auto" w:fill="C6D9F1"/>
          </w:tcPr>
          <w:p w14:paraId="3F112A59" w14:textId="77777777" w:rsidR="008F314C" w:rsidRPr="00184A3A" w:rsidRDefault="008F314C" w:rsidP="0090729B">
            <w:pPr>
              <w:rPr>
                <w:b/>
              </w:rPr>
            </w:pPr>
            <w:r w:rsidRPr="00184A3A">
              <w:rPr>
                <w:b/>
              </w:rPr>
              <w:t>Screen Object</w:t>
            </w:r>
          </w:p>
        </w:tc>
        <w:tc>
          <w:tcPr>
            <w:tcW w:w="1300" w:type="dxa"/>
            <w:shd w:val="clear" w:color="auto" w:fill="C6D9F1"/>
          </w:tcPr>
          <w:p w14:paraId="10926A02" w14:textId="77777777" w:rsidR="008F314C" w:rsidRPr="00184A3A" w:rsidRDefault="008F314C" w:rsidP="0090729B">
            <w:pPr>
              <w:rPr>
                <w:b/>
              </w:rPr>
            </w:pPr>
            <w:r w:rsidRPr="00184A3A">
              <w:rPr>
                <w:b/>
              </w:rPr>
              <w:t>Object Type</w:t>
            </w:r>
          </w:p>
        </w:tc>
        <w:tc>
          <w:tcPr>
            <w:tcW w:w="5517" w:type="dxa"/>
            <w:shd w:val="clear" w:color="auto" w:fill="C6D9F1"/>
          </w:tcPr>
          <w:p w14:paraId="5BF981C0" w14:textId="77777777" w:rsidR="008F314C" w:rsidRPr="00184A3A" w:rsidRDefault="008F314C" w:rsidP="0090729B">
            <w:pPr>
              <w:rPr>
                <w:b/>
              </w:rPr>
            </w:pPr>
            <w:r w:rsidRPr="00184A3A">
              <w:rPr>
                <w:b/>
              </w:rPr>
              <w:t>Action / Event / Response</w:t>
            </w:r>
          </w:p>
        </w:tc>
        <w:tc>
          <w:tcPr>
            <w:tcW w:w="1800" w:type="dxa"/>
            <w:shd w:val="clear" w:color="auto" w:fill="C6D9F1"/>
          </w:tcPr>
          <w:p w14:paraId="0DF39758" w14:textId="77777777" w:rsidR="008F314C" w:rsidRPr="00184A3A" w:rsidRDefault="008F314C" w:rsidP="0090729B">
            <w:pPr>
              <w:rPr>
                <w:b/>
              </w:rPr>
            </w:pPr>
            <w:r w:rsidRPr="00184A3A">
              <w:rPr>
                <w:b/>
              </w:rPr>
              <w:t>Remarks</w:t>
            </w:r>
          </w:p>
        </w:tc>
      </w:tr>
      <w:tr w:rsidR="008F314C" w:rsidRPr="00184A3A" w14:paraId="1037DA23" w14:textId="77777777" w:rsidTr="00BD1F49">
        <w:tc>
          <w:tcPr>
            <w:tcW w:w="1553" w:type="dxa"/>
          </w:tcPr>
          <w:p w14:paraId="3CD78566" w14:textId="736DFEE0" w:rsidR="008F314C" w:rsidRPr="00184A3A" w:rsidRDefault="001F650B" w:rsidP="0090729B">
            <w:r w:rsidRPr="00184A3A">
              <w:t>Create</w:t>
            </w:r>
          </w:p>
        </w:tc>
        <w:tc>
          <w:tcPr>
            <w:tcW w:w="1300" w:type="dxa"/>
          </w:tcPr>
          <w:p w14:paraId="33257AF0" w14:textId="565C5F19" w:rsidR="008F314C" w:rsidRPr="00184A3A" w:rsidRDefault="001F650B" w:rsidP="0090729B">
            <w:r w:rsidRPr="00184A3A">
              <w:t>Button</w:t>
            </w:r>
          </w:p>
        </w:tc>
        <w:tc>
          <w:tcPr>
            <w:tcW w:w="5517" w:type="dxa"/>
          </w:tcPr>
          <w:p w14:paraId="3FEA1DB5" w14:textId="5DE6C067" w:rsidR="008F314C" w:rsidRPr="00184A3A" w:rsidRDefault="001F650B" w:rsidP="0090729B">
            <w:r w:rsidRPr="00184A3A">
              <w:t>Append a new and empty table column setting record at the bottom of the table</w:t>
            </w:r>
          </w:p>
        </w:tc>
        <w:tc>
          <w:tcPr>
            <w:tcW w:w="1800" w:type="dxa"/>
          </w:tcPr>
          <w:p w14:paraId="13827E66" w14:textId="1F6BB0E8" w:rsidR="008F314C" w:rsidRPr="00184A3A" w:rsidRDefault="001F650B" w:rsidP="0090729B">
            <w:r w:rsidRPr="00184A3A">
              <w:t>N/A</w:t>
            </w:r>
          </w:p>
        </w:tc>
      </w:tr>
      <w:tr w:rsidR="001F650B" w:rsidRPr="00184A3A" w14:paraId="0CA7B344" w14:textId="77777777" w:rsidTr="00BD1F49">
        <w:tc>
          <w:tcPr>
            <w:tcW w:w="1553" w:type="dxa"/>
          </w:tcPr>
          <w:p w14:paraId="7B601A55" w14:textId="5FAE8587" w:rsidR="001F650B" w:rsidRPr="00184A3A" w:rsidRDefault="001F650B" w:rsidP="0090729B">
            <w:r w:rsidRPr="00184A3A">
              <w:t>Delete</w:t>
            </w:r>
          </w:p>
        </w:tc>
        <w:tc>
          <w:tcPr>
            <w:tcW w:w="1300" w:type="dxa"/>
          </w:tcPr>
          <w:p w14:paraId="30DF38D3" w14:textId="18C8C6BB" w:rsidR="001F650B" w:rsidRPr="00184A3A" w:rsidRDefault="001F650B" w:rsidP="0090729B">
            <w:r w:rsidRPr="00184A3A">
              <w:t>Button</w:t>
            </w:r>
          </w:p>
        </w:tc>
        <w:tc>
          <w:tcPr>
            <w:tcW w:w="5517" w:type="dxa"/>
          </w:tcPr>
          <w:p w14:paraId="7E93B98F" w14:textId="6B0E07A4" w:rsidR="001F650B" w:rsidRPr="00184A3A" w:rsidRDefault="001F650B" w:rsidP="0090729B">
            <w:r w:rsidRPr="00184A3A">
              <w:t>Remove the corresponding table column setting record from the tabl</w:t>
            </w:r>
            <w:r w:rsidR="000F6716" w:rsidRPr="00184A3A">
              <w:t>e</w:t>
            </w:r>
          </w:p>
        </w:tc>
        <w:tc>
          <w:tcPr>
            <w:tcW w:w="1800" w:type="dxa"/>
          </w:tcPr>
          <w:p w14:paraId="0442AB06" w14:textId="6B0736A6" w:rsidR="001F650B" w:rsidRPr="00184A3A" w:rsidRDefault="00CA33F2" w:rsidP="0090729B">
            <w:r w:rsidRPr="00184A3A">
              <w:t>N/A</w:t>
            </w:r>
          </w:p>
        </w:tc>
      </w:tr>
      <w:tr w:rsidR="008F314C" w:rsidRPr="00184A3A" w14:paraId="1B053836" w14:textId="77777777" w:rsidTr="00BD1F49">
        <w:tc>
          <w:tcPr>
            <w:tcW w:w="1553" w:type="dxa"/>
          </w:tcPr>
          <w:p w14:paraId="652AA141" w14:textId="57A3DB93" w:rsidR="008F314C" w:rsidRPr="00184A3A" w:rsidRDefault="008F314C" w:rsidP="008F314C">
            <w:r w:rsidRPr="00184A3A">
              <w:t>Save</w:t>
            </w:r>
          </w:p>
        </w:tc>
        <w:tc>
          <w:tcPr>
            <w:tcW w:w="1300" w:type="dxa"/>
          </w:tcPr>
          <w:p w14:paraId="2F792889" w14:textId="442B6D65" w:rsidR="008F314C" w:rsidRPr="00184A3A" w:rsidRDefault="008F314C" w:rsidP="008F314C">
            <w:r w:rsidRPr="00184A3A">
              <w:t>Button</w:t>
            </w:r>
          </w:p>
        </w:tc>
        <w:tc>
          <w:tcPr>
            <w:tcW w:w="5517" w:type="dxa"/>
          </w:tcPr>
          <w:p w14:paraId="5614D527" w14:textId="0443AB19" w:rsidR="008F314C" w:rsidRPr="00184A3A" w:rsidRDefault="008F314C" w:rsidP="008F314C">
            <w:r w:rsidRPr="00184A3A">
              <w:t>Save the created/edited tables columns list for the editing poll scheme info</w:t>
            </w:r>
          </w:p>
        </w:tc>
        <w:tc>
          <w:tcPr>
            <w:tcW w:w="1800" w:type="dxa"/>
          </w:tcPr>
          <w:p w14:paraId="78421AA6" w14:textId="039BBBB6" w:rsidR="008F314C" w:rsidRPr="00184A3A" w:rsidRDefault="008F314C" w:rsidP="008F314C">
            <w:r w:rsidRPr="00184A3A">
              <w:t>N/A</w:t>
            </w:r>
          </w:p>
        </w:tc>
      </w:tr>
    </w:tbl>
    <w:p w14:paraId="6925FCEA" w14:textId="77777777" w:rsidR="003C076B" w:rsidRDefault="003C076B" w:rsidP="003C076B"/>
    <w:p w14:paraId="716493EB" w14:textId="77777777" w:rsidR="003C076B" w:rsidRDefault="003C076B" w:rsidP="003C076B"/>
    <w:p w14:paraId="17EEB30C" w14:textId="77777777" w:rsidR="003C076B" w:rsidRDefault="003C076B">
      <w:pPr>
        <w:rPr>
          <w:rFonts w:eastAsiaTheme="majorEastAsia" w:cstheme="majorBidi"/>
          <w:b/>
          <w:bCs/>
          <w:i/>
          <w:iCs/>
        </w:rPr>
      </w:pPr>
      <w:r>
        <w:br w:type="page"/>
      </w:r>
    </w:p>
    <w:p w14:paraId="0894620E" w14:textId="080737A7" w:rsidR="00796AB7" w:rsidRPr="00184A3A" w:rsidRDefault="00796AB7" w:rsidP="00E51271">
      <w:pPr>
        <w:pStyle w:val="Heading4"/>
      </w:pPr>
      <w:r w:rsidRPr="00184A3A">
        <w:lastRenderedPageBreak/>
        <w:t>User/Security Group</w:t>
      </w:r>
    </w:p>
    <w:p w14:paraId="237C4581" w14:textId="77777777" w:rsidR="00B779EF" w:rsidRPr="00184A3A" w:rsidRDefault="00B779EF" w:rsidP="00BD1F49">
      <w:pPr>
        <w:rPr>
          <w:rFonts w:eastAsia="SimSun"/>
        </w:rPr>
      </w:pPr>
      <w:proofErr w:type="gramStart"/>
      <w:r w:rsidRPr="00184A3A">
        <w:rPr>
          <w:rFonts w:eastAsia="SimSun"/>
        </w:rPr>
        <w:t>This function can be accessed by the following user(s)</w:t>
      </w:r>
      <w:proofErr w:type="gramEnd"/>
      <w:r w:rsidRPr="00184A3A">
        <w:rPr>
          <w:rFonts w:eastAsia="SimSun"/>
        </w:rPr>
        <w:t>:</w:t>
      </w:r>
    </w:p>
    <w:p w14:paraId="718338F5" w14:textId="4F35F3D9" w:rsidR="00B779EF" w:rsidRPr="00184A3A" w:rsidRDefault="00B779EF" w:rsidP="00B779EF">
      <w:pPr>
        <w:pStyle w:val="ListParagraph"/>
        <w:numPr>
          <w:ilvl w:val="0"/>
          <w:numId w:val="3"/>
        </w:numPr>
        <w:rPr>
          <w:rFonts w:eastAsia="SimSun"/>
        </w:rPr>
      </w:pPr>
      <w:r w:rsidRPr="00184A3A">
        <w:rPr>
          <w:rFonts w:eastAsia="SimSun"/>
        </w:rPr>
        <w:t>System Admin</w:t>
      </w:r>
      <w:r w:rsidR="00BD1F49">
        <w:rPr>
          <w:rFonts w:eastAsia="SimSun"/>
        </w:rPr>
        <w:t>istrator</w:t>
      </w:r>
    </w:p>
    <w:p w14:paraId="2D4C9B37" w14:textId="77777777" w:rsidR="00796AB7" w:rsidRPr="00184A3A" w:rsidRDefault="00796AB7" w:rsidP="00E51271">
      <w:pPr>
        <w:pStyle w:val="Heading4"/>
      </w:pPr>
      <w:r w:rsidRPr="00184A3A">
        <w:t>Assumptions/Constraints</w:t>
      </w:r>
    </w:p>
    <w:p w14:paraId="6EEB6432" w14:textId="77777777" w:rsidR="00796AB7" w:rsidRPr="00184A3A" w:rsidRDefault="00796AB7" w:rsidP="00BD1F49">
      <w:pPr>
        <w:rPr>
          <w:lang w:eastAsia="zh-CN"/>
        </w:rPr>
      </w:pPr>
      <w:r w:rsidRPr="00184A3A">
        <w:rPr>
          <w:lang w:eastAsia="zh-CN"/>
        </w:rPr>
        <w:t>N/A</w:t>
      </w:r>
    </w:p>
    <w:p w14:paraId="576FBC7C" w14:textId="77777777" w:rsidR="00796AB7" w:rsidRPr="00184A3A" w:rsidRDefault="00796AB7" w:rsidP="00E51271">
      <w:pPr>
        <w:pStyle w:val="Heading4"/>
      </w:pPr>
      <w:r w:rsidRPr="00184A3A">
        <w:t xml:space="preserve">Error &amp; Exception List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533274" w:rsidRPr="00184A3A" w14:paraId="2CD51BF1" w14:textId="77777777" w:rsidTr="00BD1F49">
        <w:tc>
          <w:tcPr>
            <w:tcW w:w="1420" w:type="dxa"/>
            <w:shd w:val="clear" w:color="auto" w:fill="C6D9F1"/>
          </w:tcPr>
          <w:p w14:paraId="2F37D078" w14:textId="77777777" w:rsidR="00533274" w:rsidRPr="00184A3A" w:rsidRDefault="00533274" w:rsidP="0090729B">
            <w:pPr>
              <w:pStyle w:val="BodyText"/>
              <w:rPr>
                <w:b/>
              </w:rPr>
            </w:pPr>
            <w:r w:rsidRPr="00184A3A">
              <w:rPr>
                <w:b/>
              </w:rPr>
              <w:t>Error Code</w:t>
            </w:r>
          </w:p>
        </w:tc>
        <w:tc>
          <w:tcPr>
            <w:tcW w:w="1260" w:type="dxa"/>
            <w:shd w:val="clear" w:color="auto" w:fill="C6D9F1"/>
          </w:tcPr>
          <w:p w14:paraId="0B4553AE" w14:textId="77777777" w:rsidR="00533274" w:rsidRPr="00184A3A" w:rsidRDefault="00533274" w:rsidP="0090729B">
            <w:pPr>
              <w:pStyle w:val="BodyText"/>
              <w:rPr>
                <w:b/>
              </w:rPr>
            </w:pPr>
            <w:r w:rsidRPr="00184A3A">
              <w:rPr>
                <w:b/>
              </w:rPr>
              <w:t>Severity</w:t>
            </w:r>
          </w:p>
        </w:tc>
        <w:tc>
          <w:tcPr>
            <w:tcW w:w="7465" w:type="dxa"/>
            <w:shd w:val="clear" w:color="auto" w:fill="C6D9F1"/>
          </w:tcPr>
          <w:p w14:paraId="7DA7E3A5" w14:textId="77777777" w:rsidR="00533274" w:rsidRPr="00184A3A" w:rsidRDefault="00533274" w:rsidP="0090729B">
            <w:pPr>
              <w:pStyle w:val="BodyText"/>
              <w:rPr>
                <w:b/>
              </w:rPr>
            </w:pPr>
            <w:r w:rsidRPr="00184A3A">
              <w:rPr>
                <w:b/>
              </w:rPr>
              <w:t>Error Message</w:t>
            </w:r>
          </w:p>
        </w:tc>
      </w:tr>
      <w:tr w:rsidR="00533274" w:rsidRPr="00184A3A" w14:paraId="5C793B7A" w14:textId="77777777" w:rsidTr="00BD1F49">
        <w:tc>
          <w:tcPr>
            <w:tcW w:w="1420" w:type="dxa"/>
          </w:tcPr>
          <w:p w14:paraId="069DAEB7" w14:textId="7CB7659A" w:rsidR="00533274" w:rsidRPr="00184A3A" w:rsidRDefault="00727B84" w:rsidP="0090729B">
            <w:r>
              <w:t>S0003</w:t>
            </w:r>
          </w:p>
        </w:tc>
        <w:tc>
          <w:tcPr>
            <w:tcW w:w="1260" w:type="dxa"/>
          </w:tcPr>
          <w:p w14:paraId="6A4464DD" w14:textId="25EB022A" w:rsidR="00533274" w:rsidRPr="00184A3A" w:rsidRDefault="00727B84" w:rsidP="0090729B">
            <w:r>
              <w:t>N/A</w:t>
            </w:r>
          </w:p>
        </w:tc>
        <w:tc>
          <w:tcPr>
            <w:tcW w:w="7465" w:type="dxa"/>
          </w:tcPr>
          <w:p w14:paraId="5CDE6FF0" w14:textId="70A935F0" w:rsidR="00533274" w:rsidRPr="00184A3A" w:rsidRDefault="00BD1F49" w:rsidP="0090729B">
            <w:r w:rsidRPr="00BD1F49">
              <w:t>Mandatory fields not input. Please verify!</w:t>
            </w:r>
          </w:p>
        </w:tc>
      </w:tr>
    </w:tbl>
    <w:p w14:paraId="019E8E97" w14:textId="77777777" w:rsidR="00796AB7" w:rsidRPr="00184A3A" w:rsidRDefault="00796AB7" w:rsidP="001C4B36">
      <w:pPr>
        <w:rPr>
          <w:lang w:eastAsia="zh-HK"/>
        </w:rPr>
      </w:pPr>
    </w:p>
    <w:p w14:paraId="6413D364" w14:textId="77777777" w:rsidR="001C4B36" w:rsidRPr="00184A3A" w:rsidRDefault="001C4B36" w:rsidP="001C4B36">
      <w:pPr>
        <w:rPr>
          <w:lang w:eastAsia="zh-HK"/>
        </w:rPr>
      </w:pPr>
    </w:p>
    <w:p w14:paraId="63D327FA" w14:textId="77777777" w:rsidR="00463122" w:rsidRPr="00184A3A" w:rsidRDefault="00463122">
      <w:pPr>
        <w:rPr>
          <w:rFonts w:cs="Microsoft YaHei"/>
          <w:b/>
          <w:bCs/>
          <w:color w:val="4F81BD" w:themeColor="accent1"/>
          <w:sz w:val="26"/>
          <w:szCs w:val="26"/>
          <w:lang w:eastAsia="zh-HK"/>
        </w:rPr>
      </w:pPr>
      <w:r w:rsidRPr="00184A3A">
        <w:br w:type="page"/>
      </w:r>
    </w:p>
    <w:p w14:paraId="3DC97890" w14:textId="1369FB1C" w:rsidR="001C4B36" w:rsidRPr="00184A3A" w:rsidRDefault="001C4B36" w:rsidP="001C4B36">
      <w:pPr>
        <w:pStyle w:val="Heading2"/>
      </w:pPr>
      <w:bookmarkStart w:id="42" w:name="_Toc472133126"/>
      <w:r w:rsidRPr="00184A3A">
        <w:lastRenderedPageBreak/>
        <w:t xml:space="preserve">Job Logs </w:t>
      </w:r>
      <w:r w:rsidR="00E31FF1" w:rsidRPr="00184A3A">
        <w:t>View</w:t>
      </w:r>
      <w:bookmarkEnd w:id="42"/>
    </w:p>
    <w:p w14:paraId="50BD426E" w14:textId="77777777" w:rsidR="00463122" w:rsidRPr="00184A3A" w:rsidRDefault="00463122" w:rsidP="00900E50">
      <w:pPr>
        <w:pStyle w:val="Heading3"/>
      </w:pPr>
      <w:r w:rsidRPr="00184A3A">
        <w:t>Description</w:t>
      </w:r>
    </w:p>
    <w:p w14:paraId="07AA5520" w14:textId="77777777" w:rsidR="00463122" w:rsidRPr="00184A3A" w:rsidRDefault="00463122" w:rsidP="003C076B">
      <w:pPr>
        <w:jc w:val="both"/>
        <w:rPr>
          <w:lang w:eastAsia="zh-CN"/>
        </w:rPr>
      </w:pPr>
      <w:r w:rsidRPr="00184A3A">
        <w:rPr>
          <w:lang w:eastAsia="zh-CN"/>
        </w:rPr>
        <w:t>The “Job Logs View” function will display the status of the batch job.</w:t>
      </w:r>
    </w:p>
    <w:p w14:paraId="2C9053F7" w14:textId="77777777" w:rsidR="00463122" w:rsidRPr="00184A3A" w:rsidRDefault="00463122" w:rsidP="003C076B">
      <w:pPr>
        <w:rPr>
          <w:lang w:eastAsia="zh-CN"/>
        </w:rPr>
      </w:pPr>
      <w:r w:rsidRPr="00184A3A">
        <w:rPr>
          <w:lang w:eastAsia="zh-CN"/>
        </w:rPr>
        <w:t>Use Case functions</w:t>
      </w:r>
    </w:p>
    <w:p w14:paraId="37F1EC12" w14:textId="607110D2" w:rsidR="00463122" w:rsidRPr="00184A3A" w:rsidRDefault="00463122" w:rsidP="003C076B">
      <w:pPr>
        <w:spacing w:after="0"/>
        <w:rPr>
          <w:lang w:eastAsia="zh-CN"/>
        </w:rPr>
      </w:pPr>
      <w:r w:rsidRPr="00184A3A">
        <w:rPr>
          <w:lang w:eastAsia="zh-CN"/>
        </w:rPr>
        <w:t># Job Logs View</w:t>
      </w:r>
      <w:r w:rsidR="003C076B">
        <w:rPr>
          <w:lang w:eastAsia="zh-CN"/>
        </w:rPr>
        <w:t xml:space="preserve"> </w:t>
      </w:r>
      <w:r w:rsidRPr="00184A3A">
        <w:rPr>
          <w:lang w:eastAsia="zh-CN"/>
        </w:rPr>
        <w:t>(List)</w:t>
      </w:r>
    </w:p>
    <w:p w14:paraId="56FA3100" w14:textId="6C9F377B" w:rsidR="00463122" w:rsidRPr="00184A3A" w:rsidRDefault="00463122" w:rsidP="003C076B">
      <w:pPr>
        <w:spacing w:after="0"/>
        <w:rPr>
          <w:lang w:eastAsia="zh-CN"/>
        </w:rPr>
      </w:pPr>
      <w:r w:rsidRPr="00184A3A">
        <w:rPr>
          <w:lang w:eastAsia="zh-CN"/>
        </w:rPr>
        <w:t># Job Logs View</w:t>
      </w:r>
      <w:r w:rsidR="003C076B">
        <w:rPr>
          <w:lang w:eastAsia="zh-CN"/>
        </w:rPr>
        <w:t xml:space="preserve"> </w:t>
      </w:r>
      <w:r w:rsidRPr="00184A3A">
        <w:rPr>
          <w:lang w:eastAsia="zh-CN"/>
        </w:rPr>
        <w:t>(Detail)</w:t>
      </w:r>
    </w:p>
    <w:p w14:paraId="5736AB42" w14:textId="77777777" w:rsidR="00463122" w:rsidRPr="00184A3A" w:rsidRDefault="00463122" w:rsidP="00900E50">
      <w:pPr>
        <w:pStyle w:val="Heading3"/>
      </w:pPr>
      <w:r w:rsidRPr="00184A3A">
        <w:t>Input</w:t>
      </w:r>
    </w:p>
    <w:p w14:paraId="6754F025" w14:textId="77777777" w:rsidR="00463122" w:rsidRPr="00184A3A" w:rsidRDefault="00463122" w:rsidP="003C076B">
      <w:pPr>
        <w:rPr>
          <w:lang w:eastAsia="zh-CN"/>
        </w:rPr>
      </w:pPr>
      <w:r w:rsidRPr="00184A3A">
        <w:rPr>
          <w:lang w:eastAsia="zh-CN"/>
        </w:rPr>
        <w:t>N/A</w:t>
      </w:r>
    </w:p>
    <w:p w14:paraId="408DAE3B" w14:textId="77777777" w:rsidR="00463122" w:rsidRPr="00184A3A" w:rsidRDefault="00463122" w:rsidP="00900E50">
      <w:pPr>
        <w:pStyle w:val="Heading3"/>
      </w:pPr>
      <w:r w:rsidRPr="00184A3A">
        <w:t>Output</w:t>
      </w:r>
    </w:p>
    <w:p w14:paraId="1661F1C4" w14:textId="77777777" w:rsidR="00463122" w:rsidRPr="00184A3A" w:rsidRDefault="00463122" w:rsidP="003C076B">
      <w:pPr>
        <w:rPr>
          <w:lang w:eastAsia="zh-CN"/>
        </w:rPr>
      </w:pPr>
      <w:r w:rsidRPr="00184A3A">
        <w:rPr>
          <w:lang w:eastAsia="zh-CN"/>
        </w:rPr>
        <w:t>N/A</w:t>
      </w:r>
    </w:p>
    <w:p w14:paraId="4684A7FF" w14:textId="77777777" w:rsidR="00463122" w:rsidRPr="00184A3A" w:rsidRDefault="00463122" w:rsidP="00900E50">
      <w:pPr>
        <w:pStyle w:val="Heading3"/>
      </w:pPr>
      <w:r w:rsidRPr="00184A3A">
        <w:t>Job Logs View (List)</w:t>
      </w:r>
    </w:p>
    <w:p w14:paraId="6A2DB986" w14:textId="77777777" w:rsidR="00463122" w:rsidRPr="00184A3A" w:rsidRDefault="00463122" w:rsidP="00E51271">
      <w:pPr>
        <w:pStyle w:val="Heading4"/>
      </w:pPr>
      <w:r w:rsidRPr="00184A3A">
        <w:t>Process/Work Flow</w:t>
      </w:r>
    </w:p>
    <w:p w14:paraId="77334C5A" w14:textId="77777777" w:rsidR="00463122" w:rsidRPr="00184A3A" w:rsidRDefault="00463122" w:rsidP="00F77B7E">
      <w:pPr>
        <w:jc w:val="both"/>
        <w:rPr>
          <w:lang w:eastAsia="zh-CN"/>
        </w:rPr>
      </w:pPr>
      <w:r w:rsidRPr="00184A3A">
        <w:rPr>
          <w:lang w:eastAsia="zh-CN"/>
        </w:rPr>
        <w:t xml:space="preserve">This function is to display the job logs records according the user input criteria. The log info </w:t>
      </w:r>
      <w:proofErr w:type="gramStart"/>
      <w:r w:rsidRPr="00184A3A">
        <w:rPr>
          <w:lang w:eastAsia="zh-CN"/>
        </w:rPr>
        <w:t>will be displayed</w:t>
      </w:r>
      <w:proofErr w:type="gramEnd"/>
      <w:r w:rsidRPr="00184A3A">
        <w:rPr>
          <w:lang w:eastAsia="zh-CN"/>
        </w:rPr>
        <w:t xml:space="preserve"> into the table within the page, and specific columns will be displayed on screen, as some of them enabled as sorting function upon user’s requirements.</w:t>
      </w:r>
    </w:p>
    <w:p w14:paraId="06051082" w14:textId="77777777" w:rsidR="00463122" w:rsidRPr="00184A3A" w:rsidRDefault="00463122" w:rsidP="003C076B">
      <w:pPr>
        <w:rPr>
          <w:b/>
          <w:u w:val="single"/>
          <w:lang w:eastAsia="zh-CN"/>
        </w:rPr>
      </w:pPr>
      <w:r w:rsidRPr="00184A3A">
        <w:rPr>
          <w:b/>
          <w:u w:val="single"/>
          <w:lang w:eastAsia="zh-CN"/>
        </w:rPr>
        <w:t>Business Logic</w:t>
      </w:r>
    </w:p>
    <w:p w14:paraId="0B570FCA" w14:textId="77777777" w:rsidR="00463122" w:rsidRPr="00184A3A" w:rsidRDefault="00463122" w:rsidP="003C076B">
      <w:pPr>
        <w:rPr>
          <w:lang w:eastAsia="zh-CN"/>
        </w:rPr>
      </w:pPr>
      <w:r w:rsidRPr="00184A3A">
        <w:rPr>
          <w:lang w:eastAsia="zh-CN"/>
        </w:rPr>
        <w:t>The job logs view is to describe the status of the schedule jobs. Each record represents a scheduled job.</w:t>
      </w:r>
    </w:p>
    <w:p w14:paraId="26057394" w14:textId="183312D4" w:rsidR="00463122" w:rsidRPr="00184A3A" w:rsidRDefault="00463122" w:rsidP="0005458D">
      <w:pPr>
        <w:pStyle w:val="ListParagraph"/>
        <w:numPr>
          <w:ilvl w:val="0"/>
          <w:numId w:val="19"/>
        </w:numPr>
        <w:ind w:left="810" w:hanging="450"/>
        <w:rPr>
          <w:lang w:eastAsia="zh-CN"/>
        </w:rPr>
      </w:pPr>
      <w:r w:rsidRPr="00184A3A">
        <w:rPr>
          <w:lang w:eastAsia="zh-CN"/>
        </w:rPr>
        <w:t>By default, whe</w:t>
      </w:r>
      <w:r w:rsidR="00F77B7E">
        <w:rPr>
          <w:lang w:eastAsia="zh-CN"/>
        </w:rPr>
        <w:t>n the page is accessed</w:t>
      </w:r>
      <w:r w:rsidR="003C076B">
        <w:rPr>
          <w:lang w:eastAsia="zh-CN"/>
        </w:rPr>
        <w:t xml:space="preserve"> there is </w:t>
      </w:r>
      <w:r w:rsidRPr="00184A3A">
        <w:rPr>
          <w:lang w:eastAsia="zh-CN"/>
        </w:rPr>
        <w:t xml:space="preserve">no search criteria </w:t>
      </w:r>
      <w:r w:rsidR="00F77B7E">
        <w:rPr>
          <w:lang w:eastAsia="zh-CN"/>
        </w:rPr>
        <w:t>selected</w:t>
      </w:r>
      <w:r w:rsidRPr="00184A3A">
        <w:rPr>
          <w:lang w:eastAsia="zh-CN"/>
        </w:rPr>
        <w:t xml:space="preserve"> and all job logs will be displayed on the page with pagination</w:t>
      </w:r>
      <w:r w:rsidR="00ED31DC">
        <w:rPr>
          <w:lang w:eastAsia="zh-CN"/>
        </w:rPr>
        <w:t xml:space="preserve">. By clicking the search button, the filtered records </w:t>
      </w:r>
      <w:proofErr w:type="gramStart"/>
      <w:r w:rsidR="00ED31DC">
        <w:rPr>
          <w:lang w:eastAsia="zh-CN"/>
        </w:rPr>
        <w:t>will be displayed</w:t>
      </w:r>
      <w:proofErr w:type="gramEnd"/>
      <w:r w:rsidR="00ED31DC">
        <w:rPr>
          <w:lang w:eastAsia="zh-CN"/>
        </w:rPr>
        <w:t xml:space="preserve"> in the table within the page.</w:t>
      </w:r>
    </w:p>
    <w:p w14:paraId="3A2FBB46" w14:textId="77777777" w:rsidR="00463122" w:rsidRPr="00184A3A" w:rsidRDefault="00463122" w:rsidP="0005458D">
      <w:pPr>
        <w:widowControl w:val="0"/>
        <w:numPr>
          <w:ilvl w:val="0"/>
          <w:numId w:val="19"/>
        </w:numPr>
        <w:adjustRightInd w:val="0"/>
        <w:spacing w:line="360" w:lineRule="atLeast"/>
        <w:ind w:left="810" w:hanging="450"/>
        <w:textAlignment w:val="baseline"/>
        <w:rPr>
          <w:lang w:eastAsia="zh-CN"/>
        </w:rPr>
      </w:pPr>
      <w:r w:rsidRPr="00184A3A">
        <w:rPr>
          <w:lang w:eastAsia="zh-CN"/>
        </w:rPr>
        <w:t>User could conduct manipulations on searched-out records such as page switching, sorting by specific columns and refining.</w:t>
      </w:r>
    </w:p>
    <w:p w14:paraId="54304358" w14:textId="77777777" w:rsidR="00463122" w:rsidRPr="00184A3A" w:rsidRDefault="00463122" w:rsidP="0005458D">
      <w:pPr>
        <w:widowControl w:val="0"/>
        <w:numPr>
          <w:ilvl w:val="0"/>
          <w:numId w:val="19"/>
        </w:numPr>
        <w:adjustRightInd w:val="0"/>
        <w:spacing w:line="360" w:lineRule="atLeast"/>
        <w:ind w:left="810" w:hanging="450"/>
        <w:textAlignment w:val="baseline"/>
        <w:rPr>
          <w:lang w:eastAsia="zh-CN"/>
        </w:rPr>
      </w:pPr>
      <w:r w:rsidRPr="00184A3A">
        <w:rPr>
          <w:lang w:eastAsia="zh-CN"/>
        </w:rPr>
        <w:t>User could view its details in the “Operation” column. (details included in session 6.5.5)</w:t>
      </w:r>
    </w:p>
    <w:p w14:paraId="0B508D0A" w14:textId="77777777" w:rsidR="003C076B" w:rsidRDefault="003C076B">
      <w:pPr>
        <w:rPr>
          <w:rFonts w:eastAsiaTheme="majorEastAsia" w:cstheme="majorBidi"/>
          <w:b/>
          <w:bCs/>
          <w:i/>
          <w:iCs/>
        </w:rPr>
      </w:pPr>
      <w:r>
        <w:br w:type="page"/>
      </w:r>
    </w:p>
    <w:p w14:paraId="5A947BC8" w14:textId="228CB6E1" w:rsidR="00463122" w:rsidRPr="00184A3A" w:rsidRDefault="00463122" w:rsidP="00E51271">
      <w:pPr>
        <w:pStyle w:val="Heading4"/>
      </w:pPr>
      <w:r w:rsidRPr="00184A3A">
        <w:lastRenderedPageBreak/>
        <w:t>Screen</w:t>
      </w:r>
    </w:p>
    <w:p w14:paraId="0D5D8851" w14:textId="77777777" w:rsidR="00463122" w:rsidRDefault="00463122" w:rsidP="003C076B">
      <w:pPr>
        <w:rPr>
          <w:b/>
          <w:u w:val="single"/>
        </w:rPr>
      </w:pPr>
      <w:r w:rsidRPr="00184A3A">
        <w:rPr>
          <w:b/>
          <w:u w:val="single"/>
        </w:rPr>
        <w:t>Job Logs View (List)</w:t>
      </w:r>
    </w:p>
    <w:p w14:paraId="6796CDE2" w14:textId="2968BCAF" w:rsidR="00F77B7E" w:rsidRDefault="009014E1" w:rsidP="009014E1">
      <w:pPr>
        <w:rPr>
          <w:b/>
          <w:u w:val="single"/>
        </w:rPr>
      </w:pPr>
      <w:r w:rsidRPr="009014E1">
        <w:rPr>
          <w:noProof/>
          <w:lang w:eastAsia="zh-CN"/>
        </w:rPr>
        <w:drawing>
          <wp:inline distT="0" distB="0" distL="0" distR="0" wp14:anchorId="321B3F1F" wp14:editId="0E6E60EC">
            <wp:extent cx="6858000" cy="2945130"/>
            <wp:effectExtent l="19050" t="19050" r="19050" b="26670"/>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945130"/>
                    </a:xfrm>
                    <a:prstGeom prst="rect">
                      <a:avLst/>
                    </a:prstGeom>
                    <a:ln>
                      <a:solidFill>
                        <a:srgbClr val="000000"/>
                      </a:solidFill>
                    </a:ln>
                  </pic:spPr>
                </pic:pic>
              </a:graphicData>
            </a:graphic>
          </wp:inline>
        </w:drawing>
      </w:r>
    </w:p>
    <w:p w14:paraId="5730FDF9" w14:textId="77777777" w:rsidR="009014E1" w:rsidRPr="009014E1" w:rsidRDefault="009014E1" w:rsidP="009014E1">
      <w:pPr>
        <w:rPr>
          <w:b/>
          <w:u w:val="single"/>
        </w:rPr>
      </w:pPr>
    </w:p>
    <w:p w14:paraId="28A2A0A4" w14:textId="77777777" w:rsidR="00463122" w:rsidRPr="00184A3A" w:rsidRDefault="00463122" w:rsidP="00E51271">
      <w:pPr>
        <w:pStyle w:val="Heading4"/>
      </w:pPr>
      <w:r w:rsidRPr="00184A3A">
        <w:t>Data Fields &amp; Presentation Logic</w:t>
      </w:r>
    </w:p>
    <w:p w14:paraId="01F97D89" w14:textId="77777777" w:rsidR="00463122" w:rsidRPr="00184A3A" w:rsidRDefault="00463122" w:rsidP="0005458D">
      <w:pPr>
        <w:pStyle w:val="ListParagraph"/>
        <w:numPr>
          <w:ilvl w:val="0"/>
          <w:numId w:val="20"/>
        </w:numPr>
        <w:ind w:left="270" w:hanging="270"/>
        <w:rPr>
          <w:lang w:eastAsia="zh-CN"/>
        </w:rPr>
      </w:pPr>
      <w:r w:rsidRPr="00184A3A">
        <w:rPr>
          <w:lang w:eastAsia="zh-CN"/>
        </w:rPr>
        <w:t>Default Sorting of Job Logs View List, Priority from top to bottom</w:t>
      </w:r>
    </w:p>
    <w:p w14:paraId="5B51AEF5" w14:textId="77777777" w:rsidR="00463122" w:rsidRPr="00184A3A" w:rsidRDefault="00463122" w:rsidP="00463122">
      <w:pPr>
        <w:pStyle w:val="ListParagraph"/>
        <w:numPr>
          <w:ilvl w:val="0"/>
          <w:numId w:val="3"/>
        </w:numPr>
        <w:spacing w:line="240" w:lineRule="auto"/>
        <w:rPr>
          <w:lang w:eastAsia="zh-CN"/>
        </w:rPr>
      </w:pPr>
      <w:r w:rsidRPr="00184A3A">
        <w:rPr>
          <w:lang w:eastAsia="zh-CN"/>
        </w:rPr>
        <w:t>Start Time (descending)</w:t>
      </w:r>
    </w:p>
    <w:p w14:paraId="67B1E411" w14:textId="77777777" w:rsidR="00463122" w:rsidRPr="00184A3A" w:rsidRDefault="00463122" w:rsidP="00463122">
      <w:pPr>
        <w:spacing w:line="240" w:lineRule="auto"/>
      </w:pPr>
    </w:p>
    <w:p w14:paraId="2E8742B5" w14:textId="77777777" w:rsidR="00463122" w:rsidRPr="00184A3A" w:rsidRDefault="00463122" w:rsidP="0005458D">
      <w:pPr>
        <w:pStyle w:val="ListParagraph"/>
        <w:numPr>
          <w:ilvl w:val="0"/>
          <w:numId w:val="20"/>
        </w:numPr>
        <w:spacing w:line="240" w:lineRule="auto"/>
        <w:ind w:left="270" w:hanging="270"/>
        <w:rPr>
          <w:lang w:eastAsia="zh-CN"/>
        </w:rPr>
      </w:pPr>
      <w:r w:rsidRPr="00184A3A">
        <w:rPr>
          <w:lang w:eastAsia="zh-CN"/>
        </w:rPr>
        <w:t>Layout</w:t>
      </w:r>
    </w:p>
    <w:tbl>
      <w:tblPr>
        <w:tblW w:w="108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620"/>
        <w:gridCol w:w="1530"/>
        <w:gridCol w:w="1170"/>
        <w:gridCol w:w="1237"/>
        <w:gridCol w:w="1913"/>
        <w:gridCol w:w="1620"/>
        <w:gridCol w:w="1710"/>
      </w:tblGrid>
      <w:tr w:rsidR="00463122" w:rsidRPr="00184A3A" w14:paraId="7B85CFDF" w14:textId="77777777" w:rsidTr="00FD448F">
        <w:trPr>
          <w:tblHeader/>
        </w:trPr>
        <w:tc>
          <w:tcPr>
            <w:tcW w:w="1620" w:type="dxa"/>
            <w:shd w:val="clear" w:color="auto" w:fill="C6D9F1"/>
            <w:vAlign w:val="center"/>
          </w:tcPr>
          <w:p w14:paraId="1616EE20" w14:textId="77777777" w:rsidR="00463122" w:rsidRPr="00184A3A" w:rsidRDefault="00463122" w:rsidP="0098195F">
            <w:pPr>
              <w:spacing w:after="0"/>
              <w:rPr>
                <w:b/>
              </w:rPr>
            </w:pPr>
            <w:r w:rsidRPr="00184A3A">
              <w:rPr>
                <w:b/>
              </w:rPr>
              <w:t>Field</w:t>
            </w:r>
          </w:p>
        </w:tc>
        <w:tc>
          <w:tcPr>
            <w:tcW w:w="1530" w:type="dxa"/>
            <w:shd w:val="clear" w:color="auto" w:fill="C6D9F1"/>
            <w:vAlign w:val="center"/>
          </w:tcPr>
          <w:p w14:paraId="08BA0956" w14:textId="77777777" w:rsidR="00463122" w:rsidRPr="00184A3A" w:rsidRDefault="00463122" w:rsidP="0098195F">
            <w:pPr>
              <w:spacing w:after="0"/>
              <w:rPr>
                <w:b/>
              </w:rPr>
            </w:pPr>
            <w:r w:rsidRPr="00184A3A">
              <w:rPr>
                <w:b/>
              </w:rPr>
              <w:t>Object Type</w:t>
            </w:r>
          </w:p>
        </w:tc>
        <w:tc>
          <w:tcPr>
            <w:tcW w:w="1170" w:type="dxa"/>
            <w:shd w:val="clear" w:color="auto" w:fill="C6D9F1"/>
            <w:vAlign w:val="center"/>
          </w:tcPr>
          <w:p w14:paraId="6404D533" w14:textId="77777777" w:rsidR="00463122" w:rsidRPr="00184A3A" w:rsidRDefault="00463122" w:rsidP="0098195F">
            <w:pPr>
              <w:spacing w:after="0"/>
              <w:rPr>
                <w:b/>
              </w:rPr>
            </w:pPr>
            <w:r w:rsidRPr="00184A3A">
              <w:rPr>
                <w:b/>
              </w:rPr>
              <w:t>Default Value</w:t>
            </w:r>
          </w:p>
        </w:tc>
        <w:tc>
          <w:tcPr>
            <w:tcW w:w="1237" w:type="dxa"/>
            <w:shd w:val="clear" w:color="auto" w:fill="C6D9F1"/>
            <w:vAlign w:val="center"/>
          </w:tcPr>
          <w:p w14:paraId="2873DEC5" w14:textId="77777777" w:rsidR="00463122" w:rsidRPr="00184A3A" w:rsidRDefault="00463122" w:rsidP="00F74C50">
            <w:pPr>
              <w:spacing w:after="0"/>
              <w:jc w:val="center"/>
              <w:rPr>
                <w:b/>
              </w:rPr>
            </w:pPr>
            <w:r w:rsidRPr="00184A3A">
              <w:rPr>
                <w:b/>
              </w:rPr>
              <w:t>Mandatory (M/O/C)</w:t>
            </w:r>
          </w:p>
        </w:tc>
        <w:tc>
          <w:tcPr>
            <w:tcW w:w="1913" w:type="dxa"/>
            <w:shd w:val="clear" w:color="auto" w:fill="C6D9F1"/>
            <w:vAlign w:val="center"/>
          </w:tcPr>
          <w:p w14:paraId="0035EBDC" w14:textId="77777777" w:rsidR="00463122" w:rsidRPr="00184A3A" w:rsidRDefault="00463122" w:rsidP="0098195F">
            <w:pPr>
              <w:spacing w:after="0"/>
              <w:rPr>
                <w:b/>
              </w:rPr>
            </w:pPr>
            <w:r w:rsidRPr="00184A3A">
              <w:rPr>
                <w:b/>
              </w:rPr>
              <w:t>Format</w:t>
            </w:r>
          </w:p>
        </w:tc>
        <w:tc>
          <w:tcPr>
            <w:tcW w:w="1620" w:type="dxa"/>
            <w:shd w:val="clear" w:color="auto" w:fill="C6D9F1"/>
            <w:vAlign w:val="center"/>
          </w:tcPr>
          <w:p w14:paraId="2FA6048E" w14:textId="77777777" w:rsidR="00463122" w:rsidRPr="00184A3A" w:rsidRDefault="00463122" w:rsidP="0098195F">
            <w:pPr>
              <w:spacing w:after="0"/>
              <w:rPr>
                <w:b/>
              </w:rPr>
            </w:pPr>
            <w:r w:rsidRPr="00184A3A">
              <w:rPr>
                <w:b/>
              </w:rPr>
              <w:t>Action / Event / Response</w:t>
            </w:r>
          </w:p>
        </w:tc>
        <w:tc>
          <w:tcPr>
            <w:tcW w:w="1710" w:type="dxa"/>
            <w:shd w:val="clear" w:color="auto" w:fill="C6D9F1"/>
            <w:vAlign w:val="center"/>
          </w:tcPr>
          <w:p w14:paraId="0F0986D2" w14:textId="77777777" w:rsidR="00463122" w:rsidRPr="00184A3A" w:rsidRDefault="00463122" w:rsidP="0098195F">
            <w:pPr>
              <w:spacing w:after="0"/>
              <w:rPr>
                <w:b/>
              </w:rPr>
            </w:pPr>
            <w:r w:rsidRPr="00184A3A">
              <w:rPr>
                <w:b/>
              </w:rPr>
              <w:t>Description</w:t>
            </w:r>
          </w:p>
        </w:tc>
      </w:tr>
      <w:tr w:rsidR="006B5465" w:rsidRPr="00184A3A" w14:paraId="645FFB8E" w14:textId="77777777" w:rsidTr="00FD448F">
        <w:tc>
          <w:tcPr>
            <w:tcW w:w="10800" w:type="dxa"/>
            <w:gridSpan w:val="7"/>
            <w:shd w:val="clear" w:color="auto" w:fill="D9D9D9" w:themeFill="background1" w:themeFillShade="D9"/>
            <w:vAlign w:val="center"/>
          </w:tcPr>
          <w:p w14:paraId="6CD5E285" w14:textId="5741B8E5" w:rsidR="006B5465" w:rsidRPr="00184A3A" w:rsidRDefault="006B5465" w:rsidP="00F74C50">
            <w:pPr>
              <w:spacing w:after="0"/>
              <w:jc w:val="center"/>
            </w:pPr>
            <w:r>
              <w:rPr>
                <w:b/>
              </w:rPr>
              <w:t>Search Criteria</w:t>
            </w:r>
          </w:p>
        </w:tc>
      </w:tr>
      <w:tr w:rsidR="006B5465" w:rsidRPr="00184A3A" w14:paraId="33E3896A" w14:textId="77777777" w:rsidTr="009014E1">
        <w:tc>
          <w:tcPr>
            <w:tcW w:w="1620" w:type="dxa"/>
          </w:tcPr>
          <w:p w14:paraId="4F3D20E8" w14:textId="15B063DB" w:rsidR="006B5465" w:rsidRPr="00184A3A" w:rsidRDefault="006B5465" w:rsidP="006B5465">
            <w:pPr>
              <w:spacing w:after="0"/>
              <w:ind w:left="-18" w:right="-108"/>
              <w:rPr>
                <w:b/>
              </w:rPr>
            </w:pPr>
            <w:r>
              <w:rPr>
                <w:b/>
              </w:rPr>
              <w:t>Branch Code</w:t>
            </w:r>
          </w:p>
        </w:tc>
        <w:tc>
          <w:tcPr>
            <w:tcW w:w="1530" w:type="dxa"/>
          </w:tcPr>
          <w:p w14:paraId="772451D3" w14:textId="2AF38241" w:rsidR="006B5465" w:rsidRPr="00184A3A" w:rsidRDefault="006B5465" w:rsidP="006B5465">
            <w:pPr>
              <w:spacing w:after="0"/>
            </w:pPr>
            <w:r>
              <w:t>Textbox</w:t>
            </w:r>
          </w:p>
        </w:tc>
        <w:tc>
          <w:tcPr>
            <w:tcW w:w="1170" w:type="dxa"/>
          </w:tcPr>
          <w:p w14:paraId="4763FAEC" w14:textId="5AD8CC35" w:rsidR="006B5465" w:rsidRPr="00184A3A" w:rsidRDefault="006B5465" w:rsidP="006B5465">
            <w:pPr>
              <w:spacing w:after="0"/>
            </w:pPr>
            <w:r>
              <w:t>Blank</w:t>
            </w:r>
          </w:p>
        </w:tc>
        <w:tc>
          <w:tcPr>
            <w:tcW w:w="1237" w:type="dxa"/>
          </w:tcPr>
          <w:p w14:paraId="619DFF88" w14:textId="4A1EE9DD" w:rsidR="006B5465" w:rsidRPr="00184A3A" w:rsidRDefault="006B5465" w:rsidP="00F74C50">
            <w:pPr>
              <w:spacing w:after="0"/>
              <w:jc w:val="center"/>
            </w:pPr>
            <w:r>
              <w:t>O</w:t>
            </w:r>
          </w:p>
        </w:tc>
        <w:tc>
          <w:tcPr>
            <w:tcW w:w="1913" w:type="dxa"/>
          </w:tcPr>
          <w:p w14:paraId="0560EF68" w14:textId="1EFEB09C" w:rsidR="006B5465" w:rsidRPr="00184A3A" w:rsidRDefault="006B5465" w:rsidP="006B5465">
            <w:pPr>
              <w:spacing w:after="0"/>
            </w:pPr>
            <w:r>
              <w:t>A(20)</w:t>
            </w:r>
          </w:p>
        </w:tc>
        <w:tc>
          <w:tcPr>
            <w:tcW w:w="1620" w:type="dxa"/>
          </w:tcPr>
          <w:p w14:paraId="72CD2AF1" w14:textId="2BCA04AC" w:rsidR="006B5465" w:rsidRPr="00184A3A" w:rsidRDefault="006B5465" w:rsidP="006B5465">
            <w:pPr>
              <w:spacing w:after="0"/>
            </w:pPr>
            <w:r>
              <w:t>-</w:t>
            </w:r>
          </w:p>
        </w:tc>
        <w:tc>
          <w:tcPr>
            <w:tcW w:w="1710" w:type="dxa"/>
          </w:tcPr>
          <w:p w14:paraId="6C91C96B" w14:textId="77777777" w:rsidR="006B5465" w:rsidRDefault="006B5465" w:rsidP="006B5465">
            <w:pPr>
              <w:spacing w:after="0"/>
            </w:pPr>
          </w:p>
          <w:p w14:paraId="43F5484D" w14:textId="77777777" w:rsidR="00FD448F" w:rsidRPr="00184A3A" w:rsidRDefault="00FD448F" w:rsidP="006B5465">
            <w:pPr>
              <w:spacing w:after="0"/>
            </w:pPr>
          </w:p>
        </w:tc>
      </w:tr>
      <w:tr w:rsidR="006B5465" w:rsidRPr="00184A3A" w14:paraId="02FAFB47" w14:textId="77777777" w:rsidTr="009014E1">
        <w:tc>
          <w:tcPr>
            <w:tcW w:w="1620" w:type="dxa"/>
          </w:tcPr>
          <w:p w14:paraId="2E8AC64A" w14:textId="7876FFC9" w:rsidR="006B5465" w:rsidRPr="00184A3A" w:rsidRDefault="006B5465" w:rsidP="006B5465">
            <w:pPr>
              <w:spacing w:after="0"/>
              <w:ind w:left="-18" w:right="-108"/>
              <w:rPr>
                <w:b/>
              </w:rPr>
            </w:pPr>
            <w:r>
              <w:rPr>
                <w:b/>
              </w:rPr>
              <w:t>Direction</w:t>
            </w:r>
          </w:p>
        </w:tc>
        <w:tc>
          <w:tcPr>
            <w:tcW w:w="1530" w:type="dxa"/>
          </w:tcPr>
          <w:p w14:paraId="1CE5E039" w14:textId="083FA9A6" w:rsidR="006B5465" w:rsidRPr="00184A3A" w:rsidRDefault="006B5465" w:rsidP="006B5465">
            <w:pPr>
              <w:spacing w:after="0"/>
            </w:pPr>
            <w:r>
              <w:t>Dropdown box</w:t>
            </w:r>
          </w:p>
        </w:tc>
        <w:tc>
          <w:tcPr>
            <w:tcW w:w="1170" w:type="dxa"/>
          </w:tcPr>
          <w:p w14:paraId="39D7AE4B" w14:textId="0D5C00E0" w:rsidR="006B5465" w:rsidRPr="00184A3A" w:rsidRDefault="006B5465" w:rsidP="006B5465">
            <w:pPr>
              <w:spacing w:after="0"/>
            </w:pPr>
            <w:r>
              <w:t>Blank</w:t>
            </w:r>
          </w:p>
        </w:tc>
        <w:tc>
          <w:tcPr>
            <w:tcW w:w="1237" w:type="dxa"/>
          </w:tcPr>
          <w:p w14:paraId="224646F1" w14:textId="1D9A545D" w:rsidR="006B5465" w:rsidRPr="00184A3A" w:rsidRDefault="006B5465" w:rsidP="00F74C50">
            <w:pPr>
              <w:spacing w:after="0"/>
              <w:jc w:val="center"/>
            </w:pPr>
            <w:r>
              <w:t>O</w:t>
            </w:r>
          </w:p>
        </w:tc>
        <w:tc>
          <w:tcPr>
            <w:tcW w:w="1913" w:type="dxa"/>
          </w:tcPr>
          <w:p w14:paraId="7D1C6144" w14:textId="44A33619" w:rsidR="006B5465" w:rsidRPr="00184A3A" w:rsidRDefault="006B5465" w:rsidP="006B5465">
            <w:pPr>
              <w:spacing w:after="0"/>
            </w:pPr>
            <w:r>
              <w:t>A(50)</w:t>
            </w:r>
          </w:p>
        </w:tc>
        <w:tc>
          <w:tcPr>
            <w:tcW w:w="1620" w:type="dxa"/>
          </w:tcPr>
          <w:p w14:paraId="44CC661D" w14:textId="445F2D68" w:rsidR="006B5465" w:rsidRPr="00184A3A" w:rsidRDefault="006B5465" w:rsidP="006B5465">
            <w:pPr>
              <w:spacing w:after="0"/>
            </w:pPr>
            <w:r>
              <w:t>-</w:t>
            </w:r>
          </w:p>
        </w:tc>
        <w:tc>
          <w:tcPr>
            <w:tcW w:w="1710" w:type="dxa"/>
          </w:tcPr>
          <w:p w14:paraId="125DBDD5" w14:textId="77777777" w:rsidR="006B5465" w:rsidRDefault="006B5465" w:rsidP="006B5465">
            <w:pPr>
              <w:spacing w:after="0"/>
            </w:pPr>
            <w:r>
              <w:t>Options</w:t>
            </w:r>
          </w:p>
          <w:p w14:paraId="3148600F" w14:textId="77777777" w:rsidR="006B5465" w:rsidRDefault="006B5465" w:rsidP="006B5465">
            <w:pPr>
              <w:spacing w:after="0"/>
            </w:pPr>
            <w:r>
              <w:t>- STG_TO_POS</w:t>
            </w:r>
          </w:p>
          <w:p w14:paraId="4099E475" w14:textId="77777777" w:rsidR="006B5465" w:rsidRDefault="006B5465" w:rsidP="006B5465">
            <w:pPr>
              <w:spacing w:after="0"/>
            </w:pPr>
            <w:r>
              <w:t>- POS_TO_STG</w:t>
            </w:r>
          </w:p>
          <w:p w14:paraId="6ADE4181" w14:textId="77777777" w:rsidR="006B5465" w:rsidRDefault="006B5465" w:rsidP="006B5465">
            <w:pPr>
              <w:spacing w:after="0"/>
            </w:pPr>
            <w:r>
              <w:t>- STG_TO_EDW</w:t>
            </w:r>
          </w:p>
          <w:p w14:paraId="70763C7A" w14:textId="6B83EC5E" w:rsidR="006B5465" w:rsidRPr="00184A3A" w:rsidRDefault="006B5465" w:rsidP="006B5465">
            <w:pPr>
              <w:spacing w:after="0"/>
            </w:pPr>
            <w:r>
              <w:t>- EDW_TO_STG</w:t>
            </w:r>
          </w:p>
        </w:tc>
      </w:tr>
      <w:tr w:rsidR="009014E1" w:rsidRPr="00184A3A" w14:paraId="4C40B391" w14:textId="77777777" w:rsidTr="009014E1">
        <w:tc>
          <w:tcPr>
            <w:tcW w:w="1620" w:type="dxa"/>
          </w:tcPr>
          <w:p w14:paraId="6C164C61" w14:textId="77777777" w:rsidR="009014E1" w:rsidRPr="00184A3A" w:rsidRDefault="009014E1" w:rsidP="003026FA">
            <w:pPr>
              <w:spacing w:after="0"/>
              <w:ind w:left="-18" w:right="-108"/>
              <w:rPr>
                <w:b/>
              </w:rPr>
            </w:pPr>
            <w:r>
              <w:rPr>
                <w:b/>
              </w:rPr>
              <w:t>Poll Scheme Name</w:t>
            </w:r>
          </w:p>
        </w:tc>
        <w:tc>
          <w:tcPr>
            <w:tcW w:w="1530" w:type="dxa"/>
          </w:tcPr>
          <w:p w14:paraId="2E7D2897" w14:textId="77777777" w:rsidR="009014E1" w:rsidRPr="00184A3A" w:rsidRDefault="009014E1" w:rsidP="003026FA">
            <w:pPr>
              <w:spacing w:after="0"/>
            </w:pPr>
            <w:r>
              <w:t>Textbox</w:t>
            </w:r>
          </w:p>
        </w:tc>
        <w:tc>
          <w:tcPr>
            <w:tcW w:w="1170" w:type="dxa"/>
          </w:tcPr>
          <w:p w14:paraId="128AEC5E" w14:textId="77777777" w:rsidR="009014E1" w:rsidRPr="00184A3A" w:rsidRDefault="009014E1" w:rsidP="003026FA">
            <w:pPr>
              <w:spacing w:after="0"/>
            </w:pPr>
            <w:r>
              <w:t>Blank</w:t>
            </w:r>
          </w:p>
        </w:tc>
        <w:tc>
          <w:tcPr>
            <w:tcW w:w="1237" w:type="dxa"/>
          </w:tcPr>
          <w:p w14:paraId="769A9EDF" w14:textId="77777777" w:rsidR="009014E1" w:rsidRPr="00184A3A" w:rsidRDefault="009014E1" w:rsidP="003026FA">
            <w:pPr>
              <w:spacing w:after="0"/>
              <w:jc w:val="center"/>
            </w:pPr>
            <w:r>
              <w:t>O</w:t>
            </w:r>
          </w:p>
        </w:tc>
        <w:tc>
          <w:tcPr>
            <w:tcW w:w="1913" w:type="dxa"/>
          </w:tcPr>
          <w:p w14:paraId="24CDD137" w14:textId="77777777" w:rsidR="009014E1" w:rsidRPr="00184A3A" w:rsidRDefault="009014E1" w:rsidP="003026FA">
            <w:pPr>
              <w:spacing w:after="0"/>
            </w:pPr>
            <w:r>
              <w:t>A(50)</w:t>
            </w:r>
          </w:p>
        </w:tc>
        <w:tc>
          <w:tcPr>
            <w:tcW w:w="1620" w:type="dxa"/>
          </w:tcPr>
          <w:p w14:paraId="06DFFCBB" w14:textId="77777777" w:rsidR="009014E1" w:rsidRPr="00184A3A" w:rsidRDefault="009014E1" w:rsidP="003026FA">
            <w:pPr>
              <w:spacing w:after="0"/>
            </w:pPr>
            <w:r>
              <w:t>-</w:t>
            </w:r>
          </w:p>
        </w:tc>
        <w:tc>
          <w:tcPr>
            <w:tcW w:w="1710" w:type="dxa"/>
          </w:tcPr>
          <w:p w14:paraId="59EF4BED" w14:textId="77777777" w:rsidR="009014E1" w:rsidRPr="00184A3A" w:rsidRDefault="009014E1" w:rsidP="003026FA">
            <w:pPr>
              <w:spacing w:after="0"/>
            </w:pPr>
          </w:p>
        </w:tc>
      </w:tr>
      <w:tr w:rsidR="006B5465" w:rsidRPr="00184A3A" w14:paraId="548DB38F" w14:textId="77777777" w:rsidTr="009014E1">
        <w:tc>
          <w:tcPr>
            <w:tcW w:w="1620" w:type="dxa"/>
          </w:tcPr>
          <w:p w14:paraId="7D664502" w14:textId="3F0FD1C0" w:rsidR="006B5465" w:rsidRPr="00184A3A" w:rsidRDefault="006B5465" w:rsidP="006B5465">
            <w:pPr>
              <w:spacing w:after="0"/>
              <w:ind w:left="-18" w:right="-108"/>
              <w:rPr>
                <w:b/>
              </w:rPr>
            </w:pPr>
            <w:r>
              <w:rPr>
                <w:b/>
              </w:rPr>
              <w:t>Start Time From</w:t>
            </w:r>
          </w:p>
        </w:tc>
        <w:tc>
          <w:tcPr>
            <w:tcW w:w="1530" w:type="dxa"/>
          </w:tcPr>
          <w:p w14:paraId="57724C8B" w14:textId="36385A31" w:rsidR="006B5465" w:rsidRPr="00184A3A" w:rsidRDefault="006B5465" w:rsidP="006B5465">
            <w:pPr>
              <w:spacing w:after="0"/>
            </w:pPr>
            <w:r>
              <w:t>Date</w:t>
            </w:r>
            <w:r w:rsidR="00F77B7E">
              <w:t xml:space="preserve"> </w:t>
            </w:r>
            <w:r>
              <w:t>picker</w:t>
            </w:r>
          </w:p>
        </w:tc>
        <w:tc>
          <w:tcPr>
            <w:tcW w:w="1170" w:type="dxa"/>
          </w:tcPr>
          <w:p w14:paraId="56EF6336" w14:textId="4882B848" w:rsidR="006B5465" w:rsidRPr="00184A3A" w:rsidRDefault="006B5465" w:rsidP="006B5465">
            <w:pPr>
              <w:spacing w:after="0"/>
            </w:pPr>
            <w:r>
              <w:t>Blank</w:t>
            </w:r>
          </w:p>
        </w:tc>
        <w:tc>
          <w:tcPr>
            <w:tcW w:w="1237" w:type="dxa"/>
          </w:tcPr>
          <w:p w14:paraId="38BDEBFB" w14:textId="59E48FA0" w:rsidR="006B5465" w:rsidRPr="00184A3A" w:rsidRDefault="006B5465" w:rsidP="00F74C50">
            <w:pPr>
              <w:spacing w:after="0"/>
              <w:jc w:val="center"/>
            </w:pPr>
            <w:r>
              <w:t>O</w:t>
            </w:r>
          </w:p>
        </w:tc>
        <w:tc>
          <w:tcPr>
            <w:tcW w:w="1913" w:type="dxa"/>
          </w:tcPr>
          <w:p w14:paraId="3066D56D" w14:textId="77777777" w:rsidR="006B5465" w:rsidRDefault="006B5465" w:rsidP="006B5465">
            <w:pPr>
              <w:spacing w:after="0"/>
            </w:pPr>
            <w:r>
              <w:t>Datetime</w:t>
            </w:r>
          </w:p>
          <w:p w14:paraId="6912BC18" w14:textId="74168A71" w:rsidR="006B5465" w:rsidRPr="00184A3A" w:rsidRDefault="006B5465" w:rsidP="006B5465">
            <w:pPr>
              <w:spacing w:after="0"/>
            </w:pPr>
            <w:r>
              <w:t>yyyy-mm-dd hh24:mi:ss</w:t>
            </w:r>
          </w:p>
        </w:tc>
        <w:tc>
          <w:tcPr>
            <w:tcW w:w="1620" w:type="dxa"/>
          </w:tcPr>
          <w:p w14:paraId="0EC6E29A" w14:textId="1FC9F4B5" w:rsidR="006B5465" w:rsidRPr="00184A3A" w:rsidRDefault="006B5465" w:rsidP="006B5465">
            <w:pPr>
              <w:spacing w:after="0"/>
            </w:pPr>
            <w:r>
              <w:t>-</w:t>
            </w:r>
          </w:p>
        </w:tc>
        <w:tc>
          <w:tcPr>
            <w:tcW w:w="1710" w:type="dxa"/>
          </w:tcPr>
          <w:p w14:paraId="7EEFE769" w14:textId="21BD8DB6" w:rsidR="006B5465" w:rsidRPr="00184A3A" w:rsidRDefault="006B5465" w:rsidP="006B5465">
            <w:pPr>
              <w:spacing w:after="0"/>
            </w:pPr>
            <w:r>
              <w:t>The lower range of job start time</w:t>
            </w:r>
          </w:p>
        </w:tc>
      </w:tr>
      <w:tr w:rsidR="006B5465" w:rsidRPr="00184A3A" w14:paraId="416FF07D" w14:textId="77777777" w:rsidTr="00FD448F">
        <w:tc>
          <w:tcPr>
            <w:tcW w:w="1620" w:type="dxa"/>
            <w:vAlign w:val="center"/>
          </w:tcPr>
          <w:p w14:paraId="4DD078B5" w14:textId="7FF23D4E" w:rsidR="006B5465" w:rsidRPr="00184A3A" w:rsidRDefault="006B5465" w:rsidP="006B5465">
            <w:pPr>
              <w:spacing w:after="0"/>
              <w:ind w:left="-18" w:right="-108"/>
              <w:rPr>
                <w:b/>
              </w:rPr>
            </w:pPr>
            <w:r>
              <w:rPr>
                <w:b/>
              </w:rPr>
              <w:lastRenderedPageBreak/>
              <w:t>Start Time To</w:t>
            </w:r>
          </w:p>
        </w:tc>
        <w:tc>
          <w:tcPr>
            <w:tcW w:w="1530" w:type="dxa"/>
            <w:vAlign w:val="center"/>
          </w:tcPr>
          <w:p w14:paraId="51B38A06" w14:textId="2AE8DF4C" w:rsidR="006B5465" w:rsidRPr="00184A3A" w:rsidRDefault="006B5465" w:rsidP="006B5465">
            <w:pPr>
              <w:spacing w:after="0"/>
            </w:pPr>
            <w:r>
              <w:t>Date</w:t>
            </w:r>
            <w:r w:rsidR="00F77B7E">
              <w:t xml:space="preserve"> </w:t>
            </w:r>
            <w:r>
              <w:t>picker</w:t>
            </w:r>
          </w:p>
        </w:tc>
        <w:tc>
          <w:tcPr>
            <w:tcW w:w="1170" w:type="dxa"/>
            <w:vAlign w:val="center"/>
          </w:tcPr>
          <w:p w14:paraId="6FC2F2F3" w14:textId="6B15A4A8" w:rsidR="006B5465" w:rsidRPr="00184A3A" w:rsidRDefault="006B5465" w:rsidP="006B5465">
            <w:pPr>
              <w:spacing w:after="0"/>
            </w:pPr>
            <w:r>
              <w:t>Blank</w:t>
            </w:r>
          </w:p>
        </w:tc>
        <w:tc>
          <w:tcPr>
            <w:tcW w:w="1237" w:type="dxa"/>
            <w:vAlign w:val="center"/>
          </w:tcPr>
          <w:p w14:paraId="24EF4E43" w14:textId="385AA570" w:rsidR="006B5465" w:rsidRPr="00184A3A" w:rsidRDefault="006B5465" w:rsidP="00F74C50">
            <w:pPr>
              <w:spacing w:after="0"/>
              <w:jc w:val="center"/>
            </w:pPr>
            <w:r>
              <w:t>O</w:t>
            </w:r>
          </w:p>
        </w:tc>
        <w:tc>
          <w:tcPr>
            <w:tcW w:w="1913" w:type="dxa"/>
            <w:vAlign w:val="center"/>
          </w:tcPr>
          <w:p w14:paraId="08897C74" w14:textId="77777777" w:rsidR="006B5465" w:rsidRDefault="006B5465" w:rsidP="006B5465">
            <w:pPr>
              <w:spacing w:after="0"/>
            </w:pPr>
            <w:r>
              <w:t>Datetime</w:t>
            </w:r>
          </w:p>
          <w:p w14:paraId="0B9A2F18" w14:textId="1BB27E65" w:rsidR="006B5465" w:rsidRPr="00184A3A" w:rsidRDefault="009014E1" w:rsidP="006B5465">
            <w:pPr>
              <w:spacing w:after="0"/>
            </w:pPr>
            <w:r>
              <w:t>yyyy-mm-dd hh24:mi:ss</w:t>
            </w:r>
          </w:p>
        </w:tc>
        <w:tc>
          <w:tcPr>
            <w:tcW w:w="1620" w:type="dxa"/>
            <w:vAlign w:val="center"/>
          </w:tcPr>
          <w:p w14:paraId="350D5B86" w14:textId="23C5A68C" w:rsidR="006B5465" w:rsidRPr="00184A3A" w:rsidRDefault="006B5465" w:rsidP="006B5465">
            <w:pPr>
              <w:spacing w:after="0"/>
            </w:pPr>
            <w:r>
              <w:t>-</w:t>
            </w:r>
          </w:p>
        </w:tc>
        <w:tc>
          <w:tcPr>
            <w:tcW w:w="1710" w:type="dxa"/>
            <w:vAlign w:val="center"/>
          </w:tcPr>
          <w:p w14:paraId="5C7CF92C" w14:textId="709316C8" w:rsidR="006B5465" w:rsidRPr="00184A3A" w:rsidRDefault="006B5465" w:rsidP="006B5465">
            <w:pPr>
              <w:spacing w:after="0"/>
            </w:pPr>
            <w:r>
              <w:t>The upper range of job start time</w:t>
            </w:r>
          </w:p>
        </w:tc>
      </w:tr>
      <w:tr w:rsidR="006B5465" w:rsidRPr="00184A3A" w14:paraId="5ADDBF6A" w14:textId="77777777" w:rsidTr="00FD448F">
        <w:tc>
          <w:tcPr>
            <w:tcW w:w="1620" w:type="dxa"/>
            <w:vAlign w:val="center"/>
          </w:tcPr>
          <w:p w14:paraId="3EB74E11" w14:textId="55DDF343" w:rsidR="006B5465" w:rsidRPr="00184A3A" w:rsidRDefault="006B5465" w:rsidP="006B5465">
            <w:pPr>
              <w:spacing w:after="0"/>
              <w:ind w:left="-18" w:right="-108"/>
              <w:rPr>
                <w:b/>
              </w:rPr>
            </w:pPr>
            <w:r>
              <w:rPr>
                <w:b/>
              </w:rPr>
              <w:t>End Time From</w:t>
            </w:r>
          </w:p>
        </w:tc>
        <w:tc>
          <w:tcPr>
            <w:tcW w:w="1530" w:type="dxa"/>
            <w:vAlign w:val="center"/>
          </w:tcPr>
          <w:p w14:paraId="193AA9F6" w14:textId="3738BC88" w:rsidR="006B5465" w:rsidRPr="00184A3A" w:rsidRDefault="00F74C50" w:rsidP="006B5465">
            <w:pPr>
              <w:spacing w:after="0"/>
            </w:pPr>
            <w:r>
              <w:t>Date Picker</w:t>
            </w:r>
          </w:p>
        </w:tc>
        <w:tc>
          <w:tcPr>
            <w:tcW w:w="1170" w:type="dxa"/>
            <w:vAlign w:val="center"/>
          </w:tcPr>
          <w:p w14:paraId="7A96F64A" w14:textId="6D4ED0B9" w:rsidR="006B5465" w:rsidRPr="00184A3A" w:rsidRDefault="006B5465" w:rsidP="006B5465">
            <w:pPr>
              <w:spacing w:after="0"/>
            </w:pPr>
            <w:r>
              <w:t>Blank</w:t>
            </w:r>
          </w:p>
        </w:tc>
        <w:tc>
          <w:tcPr>
            <w:tcW w:w="1237" w:type="dxa"/>
            <w:vAlign w:val="center"/>
          </w:tcPr>
          <w:p w14:paraId="0C73705E" w14:textId="03AA4E0F" w:rsidR="006B5465" w:rsidRPr="00184A3A" w:rsidRDefault="006B5465" w:rsidP="00F74C50">
            <w:pPr>
              <w:spacing w:after="0"/>
              <w:jc w:val="center"/>
            </w:pPr>
            <w:r>
              <w:t>O</w:t>
            </w:r>
          </w:p>
        </w:tc>
        <w:tc>
          <w:tcPr>
            <w:tcW w:w="1913" w:type="dxa"/>
            <w:vAlign w:val="center"/>
          </w:tcPr>
          <w:p w14:paraId="37814AE0" w14:textId="77777777" w:rsidR="006B5465" w:rsidRDefault="006B5465" w:rsidP="006B5465">
            <w:pPr>
              <w:spacing w:after="0"/>
            </w:pPr>
            <w:r>
              <w:t>Datetime</w:t>
            </w:r>
          </w:p>
          <w:p w14:paraId="43AA86D0" w14:textId="76223A67" w:rsidR="006B5465" w:rsidRPr="00184A3A" w:rsidRDefault="006B5465" w:rsidP="006B5465">
            <w:pPr>
              <w:spacing w:after="0"/>
            </w:pPr>
            <w:r>
              <w:t>yyyy-mm-dd hh24:mi:ss</w:t>
            </w:r>
          </w:p>
        </w:tc>
        <w:tc>
          <w:tcPr>
            <w:tcW w:w="1620" w:type="dxa"/>
            <w:vAlign w:val="center"/>
          </w:tcPr>
          <w:p w14:paraId="0002AA0A" w14:textId="1A27891E" w:rsidR="006B5465" w:rsidRPr="00184A3A" w:rsidRDefault="006B5465" w:rsidP="006B5465">
            <w:pPr>
              <w:spacing w:after="0"/>
            </w:pPr>
            <w:r>
              <w:t>-</w:t>
            </w:r>
          </w:p>
        </w:tc>
        <w:tc>
          <w:tcPr>
            <w:tcW w:w="1710" w:type="dxa"/>
            <w:vAlign w:val="center"/>
          </w:tcPr>
          <w:p w14:paraId="0141F842" w14:textId="79C3F593" w:rsidR="006B5465" w:rsidRPr="00184A3A" w:rsidRDefault="006B5465" w:rsidP="006B5465">
            <w:pPr>
              <w:spacing w:after="0"/>
            </w:pPr>
            <w:r>
              <w:t>The lower range of job end time</w:t>
            </w:r>
          </w:p>
        </w:tc>
      </w:tr>
      <w:tr w:rsidR="006B5465" w:rsidRPr="00184A3A" w14:paraId="0377DC78" w14:textId="77777777" w:rsidTr="00FD448F">
        <w:tc>
          <w:tcPr>
            <w:tcW w:w="1620" w:type="dxa"/>
            <w:vAlign w:val="center"/>
          </w:tcPr>
          <w:p w14:paraId="04899475" w14:textId="6DB0F2A6" w:rsidR="006B5465" w:rsidRPr="00184A3A" w:rsidRDefault="006B5465" w:rsidP="006B5465">
            <w:pPr>
              <w:spacing w:after="0"/>
              <w:ind w:left="-18" w:right="-108"/>
              <w:rPr>
                <w:b/>
              </w:rPr>
            </w:pPr>
            <w:r>
              <w:rPr>
                <w:b/>
              </w:rPr>
              <w:t>End Time To</w:t>
            </w:r>
          </w:p>
        </w:tc>
        <w:tc>
          <w:tcPr>
            <w:tcW w:w="1530" w:type="dxa"/>
            <w:vAlign w:val="center"/>
          </w:tcPr>
          <w:p w14:paraId="2D110C0B" w14:textId="67C9677A" w:rsidR="006B5465" w:rsidRPr="00184A3A" w:rsidRDefault="00F74C50" w:rsidP="006B5465">
            <w:pPr>
              <w:spacing w:after="0"/>
            </w:pPr>
            <w:r>
              <w:t>Date Picker</w:t>
            </w:r>
          </w:p>
        </w:tc>
        <w:tc>
          <w:tcPr>
            <w:tcW w:w="1170" w:type="dxa"/>
            <w:vAlign w:val="center"/>
          </w:tcPr>
          <w:p w14:paraId="0207DD0A" w14:textId="65424B6C" w:rsidR="006B5465" w:rsidRPr="00184A3A" w:rsidRDefault="006B5465" w:rsidP="006B5465">
            <w:pPr>
              <w:spacing w:after="0"/>
            </w:pPr>
            <w:r>
              <w:t>Blank</w:t>
            </w:r>
          </w:p>
        </w:tc>
        <w:tc>
          <w:tcPr>
            <w:tcW w:w="1237" w:type="dxa"/>
            <w:vAlign w:val="center"/>
          </w:tcPr>
          <w:p w14:paraId="02B77059" w14:textId="3B5466DF" w:rsidR="006B5465" w:rsidRPr="00184A3A" w:rsidRDefault="006B5465" w:rsidP="00F74C50">
            <w:pPr>
              <w:spacing w:after="0"/>
              <w:jc w:val="center"/>
            </w:pPr>
            <w:r>
              <w:t>O</w:t>
            </w:r>
          </w:p>
        </w:tc>
        <w:tc>
          <w:tcPr>
            <w:tcW w:w="1913" w:type="dxa"/>
            <w:vAlign w:val="center"/>
          </w:tcPr>
          <w:p w14:paraId="2FFB3D6C" w14:textId="77777777" w:rsidR="006B5465" w:rsidRDefault="006B5465" w:rsidP="006B5465">
            <w:pPr>
              <w:spacing w:after="0"/>
            </w:pPr>
            <w:r>
              <w:t>Datetime</w:t>
            </w:r>
          </w:p>
          <w:p w14:paraId="525DC426" w14:textId="1FA5DDB5" w:rsidR="006B5465" w:rsidRPr="00184A3A" w:rsidRDefault="009014E1" w:rsidP="006B5465">
            <w:pPr>
              <w:spacing w:after="0"/>
            </w:pPr>
            <w:r>
              <w:t>yyyy-mm-dd hh24:mi:ss</w:t>
            </w:r>
          </w:p>
        </w:tc>
        <w:tc>
          <w:tcPr>
            <w:tcW w:w="1620" w:type="dxa"/>
            <w:vAlign w:val="center"/>
          </w:tcPr>
          <w:p w14:paraId="723AD105" w14:textId="6E4F3F4E" w:rsidR="006B5465" w:rsidRPr="00184A3A" w:rsidRDefault="006B5465" w:rsidP="006B5465">
            <w:pPr>
              <w:spacing w:after="0"/>
            </w:pPr>
            <w:r>
              <w:t>-</w:t>
            </w:r>
          </w:p>
        </w:tc>
        <w:tc>
          <w:tcPr>
            <w:tcW w:w="1710" w:type="dxa"/>
            <w:vAlign w:val="center"/>
          </w:tcPr>
          <w:p w14:paraId="5571A29A" w14:textId="713C8FDD" w:rsidR="006B5465" w:rsidRPr="00184A3A" w:rsidRDefault="006B5465" w:rsidP="006B5465">
            <w:pPr>
              <w:spacing w:after="0"/>
            </w:pPr>
            <w:r>
              <w:t>The upper range of job end time</w:t>
            </w:r>
          </w:p>
        </w:tc>
      </w:tr>
      <w:tr w:rsidR="006B5465" w:rsidRPr="00184A3A" w14:paraId="6C2980F7" w14:textId="77777777" w:rsidTr="00FD448F">
        <w:tc>
          <w:tcPr>
            <w:tcW w:w="1620" w:type="dxa"/>
            <w:vAlign w:val="center"/>
          </w:tcPr>
          <w:p w14:paraId="72E4D26A" w14:textId="3B680D4B" w:rsidR="006B5465" w:rsidRPr="00184A3A" w:rsidRDefault="006B5465" w:rsidP="006B5465">
            <w:pPr>
              <w:spacing w:after="0"/>
              <w:ind w:left="-18" w:right="-108"/>
              <w:rPr>
                <w:b/>
              </w:rPr>
            </w:pPr>
            <w:r>
              <w:rPr>
                <w:b/>
              </w:rPr>
              <w:t>Status</w:t>
            </w:r>
          </w:p>
        </w:tc>
        <w:tc>
          <w:tcPr>
            <w:tcW w:w="1530" w:type="dxa"/>
            <w:vAlign w:val="center"/>
          </w:tcPr>
          <w:p w14:paraId="4F6928D0" w14:textId="21D2C167" w:rsidR="006B5465" w:rsidRPr="00184A3A" w:rsidRDefault="006B5465" w:rsidP="006B5465">
            <w:pPr>
              <w:spacing w:after="0"/>
            </w:pPr>
            <w:r>
              <w:t>Multiple select box</w:t>
            </w:r>
          </w:p>
        </w:tc>
        <w:tc>
          <w:tcPr>
            <w:tcW w:w="1170" w:type="dxa"/>
            <w:vAlign w:val="center"/>
          </w:tcPr>
          <w:p w14:paraId="104F9A98" w14:textId="2D524703" w:rsidR="006B5465" w:rsidRPr="00184A3A" w:rsidRDefault="006B5465" w:rsidP="006B5465">
            <w:pPr>
              <w:spacing w:after="0"/>
            </w:pPr>
            <w:r>
              <w:t>Blank</w:t>
            </w:r>
          </w:p>
        </w:tc>
        <w:tc>
          <w:tcPr>
            <w:tcW w:w="1237" w:type="dxa"/>
            <w:vAlign w:val="center"/>
          </w:tcPr>
          <w:p w14:paraId="58EA6354" w14:textId="487B1994" w:rsidR="006B5465" w:rsidRPr="00184A3A" w:rsidRDefault="006B5465" w:rsidP="00F74C50">
            <w:pPr>
              <w:spacing w:after="0"/>
              <w:jc w:val="center"/>
            </w:pPr>
            <w:r>
              <w:t>O</w:t>
            </w:r>
          </w:p>
        </w:tc>
        <w:tc>
          <w:tcPr>
            <w:tcW w:w="1913" w:type="dxa"/>
            <w:vAlign w:val="center"/>
          </w:tcPr>
          <w:p w14:paraId="32F16A81" w14:textId="3591144A" w:rsidR="006B5465" w:rsidRPr="00184A3A" w:rsidRDefault="006B5465" w:rsidP="006B5465">
            <w:pPr>
              <w:spacing w:after="0"/>
            </w:pPr>
            <w:r w:rsidRPr="00184A3A">
              <w:t>A</w:t>
            </w:r>
            <w:r>
              <w:t>(20)</w:t>
            </w:r>
          </w:p>
        </w:tc>
        <w:tc>
          <w:tcPr>
            <w:tcW w:w="1620" w:type="dxa"/>
            <w:vAlign w:val="center"/>
          </w:tcPr>
          <w:p w14:paraId="728F9A4C" w14:textId="19C42657" w:rsidR="006B5465" w:rsidRPr="00184A3A" w:rsidRDefault="006B5465" w:rsidP="006B5465">
            <w:pPr>
              <w:spacing w:after="0"/>
            </w:pPr>
            <w:r>
              <w:t>-</w:t>
            </w:r>
          </w:p>
        </w:tc>
        <w:tc>
          <w:tcPr>
            <w:tcW w:w="1710" w:type="dxa"/>
            <w:vAlign w:val="center"/>
          </w:tcPr>
          <w:p w14:paraId="0A1F41BC" w14:textId="14FF87B6" w:rsidR="006B5465" w:rsidRPr="00184A3A" w:rsidRDefault="006B5465" w:rsidP="006B5465">
            <w:pPr>
              <w:spacing w:after="0"/>
            </w:pPr>
            <w:r>
              <w:t>Job status filter</w:t>
            </w:r>
          </w:p>
        </w:tc>
      </w:tr>
      <w:tr w:rsidR="006B5465" w:rsidRPr="00184A3A" w14:paraId="55BDC65E" w14:textId="77777777" w:rsidTr="00FD448F">
        <w:tc>
          <w:tcPr>
            <w:tcW w:w="10800" w:type="dxa"/>
            <w:gridSpan w:val="7"/>
            <w:shd w:val="clear" w:color="auto" w:fill="D9D9D9" w:themeFill="background1" w:themeFillShade="D9"/>
            <w:vAlign w:val="center"/>
          </w:tcPr>
          <w:p w14:paraId="1608414C" w14:textId="2630A974" w:rsidR="006B5465" w:rsidRPr="0057159E" w:rsidRDefault="006B5465" w:rsidP="00F74C50">
            <w:pPr>
              <w:spacing w:after="0"/>
              <w:jc w:val="center"/>
              <w:rPr>
                <w:b/>
              </w:rPr>
            </w:pPr>
            <w:r w:rsidRPr="0057159E">
              <w:rPr>
                <w:b/>
              </w:rPr>
              <w:t>Data Table</w:t>
            </w:r>
          </w:p>
        </w:tc>
      </w:tr>
      <w:tr w:rsidR="006B5465" w:rsidRPr="00184A3A" w14:paraId="1E8BD001" w14:textId="77777777" w:rsidTr="00FD448F">
        <w:tc>
          <w:tcPr>
            <w:tcW w:w="1620" w:type="dxa"/>
            <w:vAlign w:val="center"/>
          </w:tcPr>
          <w:p w14:paraId="126D929F" w14:textId="54AB473E" w:rsidR="006B5465" w:rsidRPr="00184A3A" w:rsidRDefault="006B5465" w:rsidP="00F74C50">
            <w:pPr>
              <w:spacing w:after="0"/>
              <w:ind w:left="-18" w:right="-108"/>
              <w:rPr>
                <w:b/>
              </w:rPr>
            </w:pPr>
            <w:r w:rsidRPr="00184A3A">
              <w:rPr>
                <w:b/>
              </w:rPr>
              <w:t>Job</w:t>
            </w:r>
            <w:r>
              <w:rPr>
                <w:b/>
              </w:rPr>
              <w:t xml:space="preserve"> Name</w:t>
            </w:r>
          </w:p>
        </w:tc>
        <w:tc>
          <w:tcPr>
            <w:tcW w:w="1530" w:type="dxa"/>
            <w:vAlign w:val="center"/>
          </w:tcPr>
          <w:p w14:paraId="109E9570" w14:textId="49D8FD13" w:rsidR="006B5465" w:rsidRPr="00184A3A" w:rsidRDefault="006B5465" w:rsidP="00F74C50">
            <w:pPr>
              <w:spacing w:after="0"/>
            </w:pPr>
            <w:r w:rsidRPr="00184A3A">
              <w:t>Read-only text</w:t>
            </w:r>
          </w:p>
        </w:tc>
        <w:tc>
          <w:tcPr>
            <w:tcW w:w="1170" w:type="dxa"/>
            <w:vAlign w:val="center"/>
          </w:tcPr>
          <w:p w14:paraId="2ED79B97" w14:textId="24719CCB" w:rsidR="006B5465" w:rsidRPr="00184A3A" w:rsidRDefault="006B5465" w:rsidP="00F74C50">
            <w:pPr>
              <w:spacing w:after="0"/>
            </w:pPr>
            <w:r w:rsidRPr="00184A3A">
              <w:t>Prefilled</w:t>
            </w:r>
          </w:p>
        </w:tc>
        <w:tc>
          <w:tcPr>
            <w:tcW w:w="1237" w:type="dxa"/>
            <w:vAlign w:val="center"/>
          </w:tcPr>
          <w:p w14:paraId="2078C8A6" w14:textId="3598D7E3" w:rsidR="006B5465" w:rsidRPr="00184A3A" w:rsidRDefault="006B5465" w:rsidP="00F74C50">
            <w:pPr>
              <w:spacing w:after="0"/>
              <w:jc w:val="center"/>
            </w:pPr>
            <w:r w:rsidRPr="00184A3A">
              <w:t>-</w:t>
            </w:r>
          </w:p>
        </w:tc>
        <w:tc>
          <w:tcPr>
            <w:tcW w:w="1913" w:type="dxa"/>
            <w:vAlign w:val="center"/>
          </w:tcPr>
          <w:p w14:paraId="54B64525" w14:textId="439EE586" w:rsidR="006B5465" w:rsidRPr="00184A3A" w:rsidRDefault="006B5465" w:rsidP="00F74C50">
            <w:pPr>
              <w:spacing w:after="0"/>
            </w:pPr>
            <w:r w:rsidRPr="00184A3A">
              <w:t>A</w:t>
            </w:r>
            <w:r>
              <w:t>(50)</w:t>
            </w:r>
          </w:p>
        </w:tc>
        <w:tc>
          <w:tcPr>
            <w:tcW w:w="1620" w:type="dxa"/>
            <w:vAlign w:val="center"/>
          </w:tcPr>
          <w:p w14:paraId="6F878929" w14:textId="41D81926" w:rsidR="006B5465" w:rsidRPr="00184A3A" w:rsidRDefault="006B5465" w:rsidP="00F74C50">
            <w:pPr>
              <w:spacing w:after="0"/>
            </w:pPr>
            <w:r w:rsidRPr="00184A3A">
              <w:t>-</w:t>
            </w:r>
          </w:p>
        </w:tc>
        <w:tc>
          <w:tcPr>
            <w:tcW w:w="1710" w:type="dxa"/>
            <w:vAlign w:val="center"/>
          </w:tcPr>
          <w:p w14:paraId="3DA5D93D" w14:textId="1A49ADFC" w:rsidR="006B5465" w:rsidRPr="00184A3A" w:rsidRDefault="006B5465" w:rsidP="00F74C50">
            <w:pPr>
              <w:spacing w:after="0"/>
            </w:pPr>
            <w:r w:rsidRPr="00184A3A">
              <w:t>Job Name</w:t>
            </w:r>
          </w:p>
        </w:tc>
      </w:tr>
      <w:tr w:rsidR="006B5465" w:rsidRPr="00184A3A" w14:paraId="4CD64BE5" w14:textId="77777777" w:rsidTr="00FD448F">
        <w:tc>
          <w:tcPr>
            <w:tcW w:w="1620" w:type="dxa"/>
            <w:vAlign w:val="center"/>
          </w:tcPr>
          <w:p w14:paraId="51425E83" w14:textId="77777777" w:rsidR="006B5465" w:rsidRPr="00184A3A" w:rsidRDefault="006B5465" w:rsidP="00F74C50">
            <w:pPr>
              <w:spacing w:after="0"/>
              <w:ind w:left="-18" w:right="-108"/>
              <w:rPr>
                <w:b/>
              </w:rPr>
            </w:pPr>
            <w:r w:rsidRPr="00184A3A">
              <w:rPr>
                <w:b/>
              </w:rPr>
              <w:t>Start Time</w:t>
            </w:r>
          </w:p>
        </w:tc>
        <w:tc>
          <w:tcPr>
            <w:tcW w:w="1530" w:type="dxa"/>
            <w:vAlign w:val="center"/>
          </w:tcPr>
          <w:p w14:paraId="7A309EF4" w14:textId="77777777" w:rsidR="006B5465" w:rsidRPr="00184A3A" w:rsidRDefault="006B5465" w:rsidP="00F74C50">
            <w:pPr>
              <w:spacing w:after="0"/>
            </w:pPr>
            <w:r w:rsidRPr="00184A3A">
              <w:t>Read-only text</w:t>
            </w:r>
          </w:p>
        </w:tc>
        <w:tc>
          <w:tcPr>
            <w:tcW w:w="1170" w:type="dxa"/>
            <w:vAlign w:val="center"/>
          </w:tcPr>
          <w:p w14:paraId="364EEEE7" w14:textId="77777777" w:rsidR="006B5465" w:rsidRPr="00184A3A" w:rsidRDefault="006B5465" w:rsidP="00F74C50">
            <w:pPr>
              <w:spacing w:after="0"/>
            </w:pPr>
            <w:r w:rsidRPr="00184A3A">
              <w:t>Prefilled</w:t>
            </w:r>
          </w:p>
        </w:tc>
        <w:tc>
          <w:tcPr>
            <w:tcW w:w="1237" w:type="dxa"/>
            <w:vAlign w:val="center"/>
          </w:tcPr>
          <w:p w14:paraId="0D2FDBED" w14:textId="77777777" w:rsidR="006B5465" w:rsidRPr="00184A3A" w:rsidRDefault="006B5465" w:rsidP="00F74C50">
            <w:pPr>
              <w:spacing w:after="0"/>
              <w:jc w:val="center"/>
            </w:pPr>
            <w:r w:rsidRPr="00184A3A">
              <w:t>-</w:t>
            </w:r>
          </w:p>
        </w:tc>
        <w:tc>
          <w:tcPr>
            <w:tcW w:w="1913" w:type="dxa"/>
            <w:vAlign w:val="center"/>
          </w:tcPr>
          <w:p w14:paraId="7888778A" w14:textId="77777777" w:rsidR="006B5465" w:rsidRDefault="006B5465" w:rsidP="00F74C50">
            <w:pPr>
              <w:spacing w:after="0"/>
            </w:pPr>
            <w:r>
              <w:t>Datetime</w:t>
            </w:r>
          </w:p>
          <w:p w14:paraId="0014DBEF" w14:textId="0F5F1C0F" w:rsidR="006B5465" w:rsidRPr="00184A3A" w:rsidRDefault="006B5465" w:rsidP="00F74C50">
            <w:pPr>
              <w:spacing w:after="0"/>
            </w:pPr>
            <w:r>
              <w:t>yyyy-mm-dd hh24:mi:ss</w:t>
            </w:r>
          </w:p>
        </w:tc>
        <w:tc>
          <w:tcPr>
            <w:tcW w:w="1620" w:type="dxa"/>
            <w:vAlign w:val="center"/>
          </w:tcPr>
          <w:p w14:paraId="3B460238" w14:textId="77777777" w:rsidR="006B5465" w:rsidRPr="00184A3A" w:rsidRDefault="006B5465" w:rsidP="00F74C50">
            <w:pPr>
              <w:spacing w:after="0"/>
            </w:pPr>
            <w:r w:rsidRPr="00184A3A">
              <w:t>-</w:t>
            </w:r>
          </w:p>
        </w:tc>
        <w:tc>
          <w:tcPr>
            <w:tcW w:w="1710" w:type="dxa"/>
            <w:vAlign w:val="center"/>
          </w:tcPr>
          <w:p w14:paraId="07CFE023" w14:textId="77777777" w:rsidR="006B5465" w:rsidRPr="00184A3A" w:rsidRDefault="006B5465" w:rsidP="00F74C50">
            <w:pPr>
              <w:spacing w:after="0"/>
            </w:pPr>
            <w:r w:rsidRPr="00184A3A">
              <w:t>The Start Time of the Job</w:t>
            </w:r>
          </w:p>
        </w:tc>
      </w:tr>
      <w:tr w:rsidR="006B5465" w:rsidRPr="00184A3A" w14:paraId="19BE4619" w14:textId="77777777" w:rsidTr="00FD448F">
        <w:tc>
          <w:tcPr>
            <w:tcW w:w="1620" w:type="dxa"/>
            <w:vAlign w:val="center"/>
          </w:tcPr>
          <w:p w14:paraId="542A7E56" w14:textId="77777777" w:rsidR="006B5465" w:rsidRPr="00184A3A" w:rsidRDefault="006B5465" w:rsidP="00F74C50">
            <w:pPr>
              <w:spacing w:after="0"/>
              <w:ind w:left="-18" w:right="-108"/>
              <w:rPr>
                <w:b/>
              </w:rPr>
            </w:pPr>
            <w:r w:rsidRPr="00184A3A">
              <w:rPr>
                <w:b/>
              </w:rPr>
              <w:t>End Time</w:t>
            </w:r>
          </w:p>
        </w:tc>
        <w:tc>
          <w:tcPr>
            <w:tcW w:w="1530" w:type="dxa"/>
            <w:vAlign w:val="center"/>
          </w:tcPr>
          <w:p w14:paraId="7D3D8387" w14:textId="77777777" w:rsidR="006B5465" w:rsidRPr="00184A3A" w:rsidRDefault="006B5465" w:rsidP="00F74C50">
            <w:pPr>
              <w:spacing w:after="0"/>
            </w:pPr>
            <w:r w:rsidRPr="00184A3A">
              <w:t>Read-only text</w:t>
            </w:r>
          </w:p>
        </w:tc>
        <w:tc>
          <w:tcPr>
            <w:tcW w:w="1170" w:type="dxa"/>
            <w:vAlign w:val="center"/>
          </w:tcPr>
          <w:p w14:paraId="3BEBCD86" w14:textId="77777777" w:rsidR="006B5465" w:rsidRPr="00184A3A" w:rsidRDefault="006B5465" w:rsidP="00F74C50">
            <w:pPr>
              <w:spacing w:after="0"/>
            </w:pPr>
            <w:r w:rsidRPr="00184A3A">
              <w:t>Prefilled</w:t>
            </w:r>
          </w:p>
        </w:tc>
        <w:tc>
          <w:tcPr>
            <w:tcW w:w="1237" w:type="dxa"/>
            <w:vAlign w:val="center"/>
          </w:tcPr>
          <w:p w14:paraId="603874B4" w14:textId="77777777" w:rsidR="006B5465" w:rsidRPr="00184A3A" w:rsidRDefault="006B5465" w:rsidP="00F74C50">
            <w:pPr>
              <w:spacing w:after="0"/>
              <w:jc w:val="center"/>
            </w:pPr>
            <w:r w:rsidRPr="00184A3A">
              <w:t>-</w:t>
            </w:r>
          </w:p>
        </w:tc>
        <w:tc>
          <w:tcPr>
            <w:tcW w:w="1913" w:type="dxa"/>
            <w:vAlign w:val="center"/>
          </w:tcPr>
          <w:p w14:paraId="3A0B87FD" w14:textId="77777777" w:rsidR="006B5465" w:rsidRDefault="006B5465" w:rsidP="00F74C50">
            <w:pPr>
              <w:spacing w:after="0"/>
            </w:pPr>
            <w:r>
              <w:t>Datetime</w:t>
            </w:r>
          </w:p>
          <w:p w14:paraId="70E21439" w14:textId="14707C05" w:rsidR="006B5465" w:rsidRPr="00184A3A" w:rsidRDefault="009014E1" w:rsidP="00F74C50">
            <w:pPr>
              <w:spacing w:after="0"/>
            </w:pPr>
            <w:r>
              <w:t>yyyy-mm-dd hh24:mi:ss</w:t>
            </w:r>
          </w:p>
        </w:tc>
        <w:tc>
          <w:tcPr>
            <w:tcW w:w="1620" w:type="dxa"/>
            <w:vAlign w:val="center"/>
          </w:tcPr>
          <w:p w14:paraId="2C2ED20F" w14:textId="77777777" w:rsidR="006B5465" w:rsidRPr="00184A3A" w:rsidRDefault="006B5465" w:rsidP="00F74C50">
            <w:pPr>
              <w:spacing w:after="0"/>
            </w:pPr>
            <w:r w:rsidRPr="00184A3A">
              <w:t>-</w:t>
            </w:r>
          </w:p>
        </w:tc>
        <w:tc>
          <w:tcPr>
            <w:tcW w:w="1710" w:type="dxa"/>
            <w:vAlign w:val="center"/>
          </w:tcPr>
          <w:p w14:paraId="1B3D4CF6" w14:textId="77777777" w:rsidR="006B5465" w:rsidRPr="00184A3A" w:rsidRDefault="006B5465" w:rsidP="00F74C50">
            <w:pPr>
              <w:spacing w:after="0"/>
            </w:pPr>
            <w:r w:rsidRPr="00184A3A">
              <w:t>The End Time of the Job</w:t>
            </w:r>
          </w:p>
        </w:tc>
      </w:tr>
      <w:tr w:rsidR="006B5465" w:rsidRPr="00184A3A" w14:paraId="65E379E0" w14:textId="77777777" w:rsidTr="00FD448F">
        <w:tc>
          <w:tcPr>
            <w:tcW w:w="1620" w:type="dxa"/>
            <w:vAlign w:val="center"/>
          </w:tcPr>
          <w:p w14:paraId="3393E08F" w14:textId="258B06E2" w:rsidR="006B5465" w:rsidRPr="00184A3A" w:rsidRDefault="009014E1" w:rsidP="00F74C50">
            <w:pPr>
              <w:spacing w:after="0"/>
              <w:ind w:left="-18" w:right="-108"/>
              <w:rPr>
                <w:b/>
              </w:rPr>
            </w:pPr>
            <w:r>
              <w:rPr>
                <w:b/>
              </w:rPr>
              <w:t xml:space="preserve">Status </w:t>
            </w:r>
          </w:p>
        </w:tc>
        <w:tc>
          <w:tcPr>
            <w:tcW w:w="1530" w:type="dxa"/>
            <w:vAlign w:val="center"/>
          </w:tcPr>
          <w:p w14:paraId="4B1A9F9F" w14:textId="77777777" w:rsidR="006B5465" w:rsidRPr="00184A3A" w:rsidRDefault="006B5465" w:rsidP="00F74C50">
            <w:pPr>
              <w:spacing w:after="0"/>
            </w:pPr>
            <w:r w:rsidRPr="00184A3A">
              <w:t>Read-only text</w:t>
            </w:r>
          </w:p>
        </w:tc>
        <w:tc>
          <w:tcPr>
            <w:tcW w:w="1170" w:type="dxa"/>
            <w:vAlign w:val="center"/>
          </w:tcPr>
          <w:p w14:paraId="576A7026" w14:textId="77777777" w:rsidR="006B5465" w:rsidRPr="00184A3A" w:rsidRDefault="006B5465" w:rsidP="00F74C50">
            <w:pPr>
              <w:spacing w:after="0"/>
            </w:pPr>
            <w:r w:rsidRPr="00184A3A">
              <w:t>Prefilled</w:t>
            </w:r>
          </w:p>
        </w:tc>
        <w:tc>
          <w:tcPr>
            <w:tcW w:w="1237" w:type="dxa"/>
            <w:vAlign w:val="center"/>
          </w:tcPr>
          <w:p w14:paraId="295D5665" w14:textId="77777777" w:rsidR="006B5465" w:rsidRPr="00184A3A" w:rsidRDefault="006B5465" w:rsidP="00F74C50">
            <w:pPr>
              <w:spacing w:after="0"/>
              <w:jc w:val="center"/>
            </w:pPr>
            <w:r w:rsidRPr="00184A3A">
              <w:t>-</w:t>
            </w:r>
          </w:p>
        </w:tc>
        <w:tc>
          <w:tcPr>
            <w:tcW w:w="1913" w:type="dxa"/>
            <w:vAlign w:val="center"/>
          </w:tcPr>
          <w:p w14:paraId="7CC82C71" w14:textId="5780FDA3" w:rsidR="006B5465" w:rsidRPr="00184A3A" w:rsidRDefault="006B5465" w:rsidP="00F74C50">
            <w:pPr>
              <w:spacing w:after="0"/>
            </w:pPr>
            <w:r w:rsidRPr="00184A3A">
              <w:t>A</w:t>
            </w:r>
            <w:r>
              <w:t>(20)</w:t>
            </w:r>
          </w:p>
        </w:tc>
        <w:tc>
          <w:tcPr>
            <w:tcW w:w="1620" w:type="dxa"/>
            <w:vAlign w:val="center"/>
          </w:tcPr>
          <w:p w14:paraId="265DDD65" w14:textId="77777777" w:rsidR="006B5465" w:rsidRPr="00184A3A" w:rsidRDefault="006B5465" w:rsidP="00F74C50">
            <w:pPr>
              <w:spacing w:after="0"/>
            </w:pPr>
            <w:r w:rsidRPr="00184A3A">
              <w:t>-</w:t>
            </w:r>
          </w:p>
        </w:tc>
        <w:tc>
          <w:tcPr>
            <w:tcW w:w="1710" w:type="dxa"/>
            <w:vAlign w:val="center"/>
          </w:tcPr>
          <w:p w14:paraId="7A03265B" w14:textId="77777777" w:rsidR="006B5465" w:rsidRPr="00184A3A" w:rsidRDefault="006B5465" w:rsidP="00F74C50">
            <w:pPr>
              <w:spacing w:after="0"/>
            </w:pPr>
            <w:r w:rsidRPr="00184A3A">
              <w:t>The Status of the Job</w:t>
            </w:r>
          </w:p>
        </w:tc>
      </w:tr>
      <w:tr w:rsidR="006B5465" w:rsidRPr="00184A3A" w14:paraId="6ECB1C28" w14:textId="77777777" w:rsidTr="00FD448F">
        <w:tc>
          <w:tcPr>
            <w:tcW w:w="1620" w:type="dxa"/>
            <w:vAlign w:val="center"/>
          </w:tcPr>
          <w:p w14:paraId="62C77A4A" w14:textId="77777777" w:rsidR="006B5465" w:rsidRPr="00184A3A" w:rsidRDefault="006B5465" w:rsidP="00F74C50">
            <w:pPr>
              <w:spacing w:after="0"/>
              <w:ind w:left="-18" w:right="-108"/>
              <w:rPr>
                <w:b/>
              </w:rPr>
            </w:pPr>
            <w:r w:rsidRPr="00184A3A">
              <w:rPr>
                <w:b/>
              </w:rPr>
              <w:t># Scheme</w:t>
            </w:r>
          </w:p>
        </w:tc>
        <w:tc>
          <w:tcPr>
            <w:tcW w:w="1530" w:type="dxa"/>
            <w:vAlign w:val="center"/>
          </w:tcPr>
          <w:p w14:paraId="19AB42A6" w14:textId="77777777" w:rsidR="006B5465" w:rsidRPr="00184A3A" w:rsidRDefault="006B5465" w:rsidP="00F74C50">
            <w:pPr>
              <w:spacing w:after="0"/>
            </w:pPr>
            <w:r w:rsidRPr="00184A3A">
              <w:t>Read-only text</w:t>
            </w:r>
          </w:p>
        </w:tc>
        <w:tc>
          <w:tcPr>
            <w:tcW w:w="1170" w:type="dxa"/>
            <w:vAlign w:val="center"/>
          </w:tcPr>
          <w:p w14:paraId="5A28A502" w14:textId="77777777" w:rsidR="006B5465" w:rsidRPr="00184A3A" w:rsidRDefault="006B5465" w:rsidP="00F74C50">
            <w:pPr>
              <w:spacing w:after="0"/>
            </w:pPr>
            <w:r w:rsidRPr="00184A3A">
              <w:t>Prefilled</w:t>
            </w:r>
          </w:p>
        </w:tc>
        <w:tc>
          <w:tcPr>
            <w:tcW w:w="1237" w:type="dxa"/>
            <w:vAlign w:val="center"/>
          </w:tcPr>
          <w:p w14:paraId="644F1B3C" w14:textId="77777777" w:rsidR="006B5465" w:rsidRPr="00184A3A" w:rsidRDefault="006B5465" w:rsidP="00F74C50">
            <w:pPr>
              <w:spacing w:after="0"/>
              <w:jc w:val="center"/>
            </w:pPr>
            <w:r w:rsidRPr="00184A3A">
              <w:t>-</w:t>
            </w:r>
          </w:p>
        </w:tc>
        <w:tc>
          <w:tcPr>
            <w:tcW w:w="1913" w:type="dxa"/>
            <w:vAlign w:val="center"/>
          </w:tcPr>
          <w:p w14:paraId="49D4C103" w14:textId="0A8F2E7C" w:rsidR="006B5465" w:rsidRPr="00184A3A" w:rsidRDefault="006B5465" w:rsidP="00F74C50">
            <w:pPr>
              <w:spacing w:after="0"/>
            </w:pPr>
            <w:r>
              <w:t>N(10)</w:t>
            </w:r>
          </w:p>
        </w:tc>
        <w:tc>
          <w:tcPr>
            <w:tcW w:w="1620" w:type="dxa"/>
            <w:vAlign w:val="center"/>
          </w:tcPr>
          <w:p w14:paraId="01FD5F5E" w14:textId="77777777" w:rsidR="006B5465" w:rsidRPr="00184A3A" w:rsidRDefault="006B5465" w:rsidP="00F74C50">
            <w:pPr>
              <w:spacing w:after="0"/>
            </w:pPr>
            <w:r w:rsidRPr="00184A3A">
              <w:t>-</w:t>
            </w:r>
          </w:p>
        </w:tc>
        <w:tc>
          <w:tcPr>
            <w:tcW w:w="1710" w:type="dxa"/>
            <w:vAlign w:val="center"/>
          </w:tcPr>
          <w:p w14:paraId="7040535D" w14:textId="77777777" w:rsidR="006B5465" w:rsidRPr="00184A3A" w:rsidRDefault="006B5465" w:rsidP="00F74C50">
            <w:pPr>
              <w:spacing w:after="0"/>
            </w:pPr>
            <w:r w:rsidRPr="00184A3A">
              <w:t>The number of the scheme of the job</w:t>
            </w:r>
          </w:p>
        </w:tc>
      </w:tr>
    </w:tbl>
    <w:p w14:paraId="010427BE" w14:textId="77777777" w:rsidR="00463122" w:rsidRPr="00184A3A" w:rsidRDefault="00463122" w:rsidP="00463122">
      <w:pPr>
        <w:ind w:left="360"/>
        <w:rPr>
          <w:lang w:eastAsia="zh-CN"/>
        </w:rPr>
      </w:pPr>
    </w:p>
    <w:p w14:paraId="17754538" w14:textId="77777777" w:rsidR="00463122" w:rsidRPr="00184A3A" w:rsidRDefault="00463122" w:rsidP="00F74C50">
      <w:pPr>
        <w:pStyle w:val="Heading4"/>
        <w:spacing w:before="0" w:after="0"/>
      </w:pPr>
      <w:r w:rsidRPr="00184A3A">
        <w:t>Screen Objects &amp; Action</w:t>
      </w:r>
    </w:p>
    <w:tbl>
      <w:tblPr>
        <w:tblW w:w="104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5530"/>
        <w:gridCol w:w="1890"/>
      </w:tblGrid>
      <w:tr w:rsidR="00463122" w:rsidRPr="00184A3A" w14:paraId="730A4891" w14:textId="77777777" w:rsidTr="00FD448F">
        <w:tc>
          <w:tcPr>
            <w:tcW w:w="1900" w:type="dxa"/>
            <w:shd w:val="clear" w:color="auto" w:fill="C6D9F1"/>
          </w:tcPr>
          <w:p w14:paraId="08ED3ABB" w14:textId="77777777" w:rsidR="00463122" w:rsidRPr="00184A3A" w:rsidRDefault="00463122" w:rsidP="00F74C50">
            <w:pPr>
              <w:spacing w:after="0"/>
              <w:rPr>
                <w:b/>
              </w:rPr>
            </w:pPr>
            <w:r w:rsidRPr="00184A3A">
              <w:rPr>
                <w:b/>
              </w:rPr>
              <w:t>Screen Object</w:t>
            </w:r>
          </w:p>
        </w:tc>
        <w:tc>
          <w:tcPr>
            <w:tcW w:w="1120" w:type="dxa"/>
            <w:shd w:val="clear" w:color="auto" w:fill="C6D9F1"/>
          </w:tcPr>
          <w:p w14:paraId="0FF2DE8F" w14:textId="77777777" w:rsidR="00463122" w:rsidRPr="00184A3A" w:rsidRDefault="00463122" w:rsidP="00F74C50">
            <w:pPr>
              <w:spacing w:after="0"/>
              <w:rPr>
                <w:b/>
              </w:rPr>
            </w:pPr>
            <w:r w:rsidRPr="00184A3A">
              <w:rPr>
                <w:b/>
              </w:rPr>
              <w:t>Object Type</w:t>
            </w:r>
          </w:p>
        </w:tc>
        <w:tc>
          <w:tcPr>
            <w:tcW w:w="5530" w:type="dxa"/>
            <w:shd w:val="clear" w:color="auto" w:fill="C6D9F1"/>
          </w:tcPr>
          <w:p w14:paraId="7350BBC5" w14:textId="77777777" w:rsidR="00463122" w:rsidRPr="00184A3A" w:rsidRDefault="00463122" w:rsidP="00F74C50">
            <w:pPr>
              <w:spacing w:after="0"/>
              <w:rPr>
                <w:b/>
              </w:rPr>
            </w:pPr>
            <w:r w:rsidRPr="00184A3A">
              <w:rPr>
                <w:b/>
              </w:rPr>
              <w:t>Action / Event / Response</w:t>
            </w:r>
          </w:p>
        </w:tc>
        <w:tc>
          <w:tcPr>
            <w:tcW w:w="1890" w:type="dxa"/>
            <w:shd w:val="clear" w:color="auto" w:fill="C6D9F1"/>
          </w:tcPr>
          <w:p w14:paraId="7B407660" w14:textId="77777777" w:rsidR="00463122" w:rsidRPr="00184A3A" w:rsidRDefault="00463122" w:rsidP="00F74C50">
            <w:pPr>
              <w:spacing w:after="0"/>
              <w:rPr>
                <w:b/>
              </w:rPr>
            </w:pPr>
            <w:r w:rsidRPr="00184A3A">
              <w:rPr>
                <w:b/>
              </w:rPr>
              <w:t>Remarks</w:t>
            </w:r>
          </w:p>
        </w:tc>
      </w:tr>
      <w:tr w:rsidR="00463122" w:rsidRPr="00184A3A" w14:paraId="756298A0" w14:textId="77777777" w:rsidTr="00FD448F">
        <w:tc>
          <w:tcPr>
            <w:tcW w:w="1900" w:type="dxa"/>
          </w:tcPr>
          <w:p w14:paraId="6C8EE114" w14:textId="77777777" w:rsidR="00463122" w:rsidRPr="00184A3A" w:rsidRDefault="00463122" w:rsidP="00F74C50">
            <w:pPr>
              <w:spacing w:after="0"/>
            </w:pPr>
            <w:r w:rsidRPr="00184A3A">
              <w:t>Operation -View</w:t>
            </w:r>
          </w:p>
        </w:tc>
        <w:tc>
          <w:tcPr>
            <w:tcW w:w="1120" w:type="dxa"/>
          </w:tcPr>
          <w:p w14:paraId="405DA697" w14:textId="77777777" w:rsidR="00463122" w:rsidRPr="00184A3A" w:rsidRDefault="00463122" w:rsidP="00F74C50">
            <w:pPr>
              <w:spacing w:after="0"/>
            </w:pPr>
            <w:r w:rsidRPr="00184A3A">
              <w:t>Button</w:t>
            </w:r>
          </w:p>
        </w:tc>
        <w:tc>
          <w:tcPr>
            <w:tcW w:w="5530" w:type="dxa"/>
          </w:tcPr>
          <w:p w14:paraId="2A167133" w14:textId="77777777" w:rsidR="00463122" w:rsidRDefault="00463122" w:rsidP="00F74C50">
            <w:pPr>
              <w:spacing w:after="0"/>
            </w:pPr>
            <w:r w:rsidRPr="00184A3A">
              <w:t>View the corresponding job log detail</w:t>
            </w:r>
          </w:p>
          <w:p w14:paraId="63CCBF1A" w14:textId="77777777" w:rsidR="00FD448F" w:rsidRPr="00184A3A" w:rsidRDefault="00FD448F" w:rsidP="00F74C50">
            <w:pPr>
              <w:spacing w:after="0"/>
            </w:pPr>
          </w:p>
        </w:tc>
        <w:tc>
          <w:tcPr>
            <w:tcW w:w="1890" w:type="dxa"/>
          </w:tcPr>
          <w:p w14:paraId="40CC36E4" w14:textId="77777777" w:rsidR="00463122" w:rsidRPr="00184A3A" w:rsidRDefault="00463122" w:rsidP="00F74C50">
            <w:pPr>
              <w:spacing w:after="0"/>
            </w:pPr>
            <w:r w:rsidRPr="00184A3A">
              <w:t>N/A</w:t>
            </w:r>
          </w:p>
        </w:tc>
      </w:tr>
      <w:tr w:rsidR="00673632" w:rsidRPr="00184A3A" w14:paraId="02D7B264" w14:textId="77777777" w:rsidTr="00FD448F">
        <w:tc>
          <w:tcPr>
            <w:tcW w:w="1900" w:type="dxa"/>
          </w:tcPr>
          <w:p w14:paraId="70DAB200" w14:textId="27E355FC" w:rsidR="00673632" w:rsidRPr="00184A3A" w:rsidRDefault="00673632" w:rsidP="00F74C50">
            <w:pPr>
              <w:spacing w:after="0"/>
              <w:rPr>
                <w:b/>
              </w:rPr>
            </w:pPr>
            <w:r>
              <w:t>Search</w:t>
            </w:r>
          </w:p>
        </w:tc>
        <w:tc>
          <w:tcPr>
            <w:tcW w:w="1120" w:type="dxa"/>
          </w:tcPr>
          <w:p w14:paraId="10EB9C1E" w14:textId="57666C1B" w:rsidR="00673632" w:rsidRPr="00184A3A" w:rsidRDefault="00673632" w:rsidP="00F74C50">
            <w:pPr>
              <w:spacing w:after="0"/>
              <w:rPr>
                <w:b/>
              </w:rPr>
            </w:pPr>
            <w:r w:rsidRPr="00184A3A">
              <w:t>Button</w:t>
            </w:r>
          </w:p>
        </w:tc>
        <w:tc>
          <w:tcPr>
            <w:tcW w:w="5530" w:type="dxa"/>
          </w:tcPr>
          <w:p w14:paraId="39D0F6F4" w14:textId="56B85E0A" w:rsidR="00673632" w:rsidRPr="00184A3A" w:rsidRDefault="00673632" w:rsidP="00F74C50">
            <w:pPr>
              <w:spacing w:after="0"/>
              <w:rPr>
                <w:b/>
              </w:rPr>
            </w:pPr>
            <w:r>
              <w:t>Search out schedule job log records according to the input criteria</w:t>
            </w:r>
          </w:p>
        </w:tc>
        <w:tc>
          <w:tcPr>
            <w:tcW w:w="1890" w:type="dxa"/>
          </w:tcPr>
          <w:p w14:paraId="209EB021" w14:textId="43CF6A94" w:rsidR="00673632" w:rsidRPr="00184A3A" w:rsidRDefault="00673632" w:rsidP="00F74C50">
            <w:pPr>
              <w:spacing w:after="0"/>
              <w:rPr>
                <w:b/>
              </w:rPr>
            </w:pPr>
            <w:r>
              <w:t>N/A</w:t>
            </w:r>
          </w:p>
        </w:tc>
      </w:tr>
    </w:tbl>
    <w:p w14:paraId="62861D1F" w14:textId="77777777" w:rsidR="00463122" w:rsidRPr="00184A3A" w:rsidRDefault="00463122" w:rsidP="00463122"/>
    <w:p w14:paraId="61227C3F" w14:textId="77777777" w:rsidR="00F74C50" w:rsidRDefault="00F74C50">
      <w:pPr>
        <w:rPr>
          <w:rFonts w:eastAsiaTheme="majorEastAsia" w:cstheme="majorBidi"/>
          <w:b/>
          <w:bCs/>
          <w:i/>
          <w:iCs/>
        </w:rPr>
      </w:pPr>
      <w:r>
        <w:br w:type="page"/>
      </w:r>
    </w:p>
    <w:p w14:paraId="4E1816C9" w14:textId="2B2FBAEA" w:rsidR="00463122" w:rsidRPr="00184A3A" w:rsidRDefault="00463122" w:rsidP="00E51271">
      <w:pPr>
        <w:pStyle w:val="Heading4"/>
      </w:pPr>
      <w:r w:rsidRPr="00184A3A">
        <w:lastRenderedPageBreak/>
        <w:t>User/Security Group</w:t>
      </w:r>
    </w:p>
    <w:p w14:paraId="5FFD2DDB" w14:textId="62C361F2" w:rsidR="00463122" w:rsidRDefault="00463122" w:rsidP="00F74C50">
      <w:pPr>
        <w:rPr>
          <w:rFonts w:eastAsia="SimSun"/>
        </w:rPr>
      </w:pPr>
      <w:proofErr w:type="gramStart"/>
      <w:r w:rsidRPr="00184A3A">
        <w:rPr>
          <w:rFonts w:eastAsia="SimSun"/>
        </w:rPr>
        <w:t>This function can be accessed by the following user(s)</w:t>
      </w:r>
      <w:proofErr w:type="gramEnd"/>
      <w:r w:rsidRPr="00184A3A">
        <w:rPr>
          <w:rFonts w:eastAsia="SimSun"/>
        </w:rPr>
        <w:t>:</w:t>
      </w:r>
    </w:p>
    <w:p w14:paraId="75A764BF" w14:textId="77777777" w:rsidR="00F74C50" w:rsidRPr="00B925D1" w:rsidRDefault="00F74C50" w:rsidP="00F74C50">
      <w:pPr>
        <w:pStyle w:val="ListParagraph"/>
        <w:numPr>
          <w:ilvl w:val="0"/>
          <w:numId w:val="3"/>
        </w:numPr>
        <w:rPr>
          <w:rFonts w:eastAsia="SimSun"/>
        </w:rPr>
      </w:pPr>
      <w:r w:rsidRPr="00B925D1">
        <w:rPr>
          <w:rFonts w:eastAsia="SimSun"/>
        </w:rPr>
        <w:t>System Administrator</w:t>
      </w:r>
    </w:p>
    <w:p w14:paraId="7C916B75" w14:textId="60F947C4" w:rsidR="00F74C50" w:rsidRPr="00F74C50" w:rsidRDefault="00F74C50" w:rsidP="00F74C50">
      <w:pPr>
        <w:pStyle w:val="ListParagraph"/>
        <w:numPr>
          <w:ilvl w:val="0"/>
          <w:numId w:val="3"/>
        </w:numPr>
        <w:rPr>
          <w:rFonts w:eastAsia="SimSun"/>
        </w:rPr>
      </w:pPr>
      <w:r w:rsidRPr="00B925D1">
        <w:rPr>
          <w:rFonts w:eastAsia="SimSun"/>
        </w:rPr>
        <w:t xml:space="preserve">System </w:t>
      </w:r>
      <w:r>
        <w:rPr>
          <w:rFonts w:eastAsia="SimSun"/>
        </w:rPr>
        <w:t xml:space="preserve">Operator </w:t>
      </w:r>
    </w:p>
    <w:p w14:paraId="0ED51BDA" w14:textId="77777777" w:rsidR="00463122" w:rsidRPr="00184A3A" w:rsidRDefault="00463122" w:rsidP="00E51271">
      <w:pPr>
        <w:pStyle w:val="Heading4"/>
      </w:pPr>
      <w:r w:rsidRPr="00184A3A">
        <w:t>Assumptions/Constraints</w:t>
      </w:r>
    </w:p>
    <w:p w14:paraId="209A4640" w14:textId="77777777" w:rsidR="00463122" w:rsidRPr="00184A3A" w:rsidRDefault="00463122" w:rsidP="00F74C50">
      <w:pPr>
        <w:rPr>
          <w:lang w:eastAsia="zh-CN"/>
        </w:rPr>
      </w:pPr>
      <w:r w:rsidRPr="00184A3A">
        <w:rPr>
          <w:lang w:eastAsia="zh-CN"/>
        </w:rPr>
        <w:t>N/A</w:t>
      </w:r>
    </w:p>
    <w:p w14:paraId="5985C6BC" w14:textId="77777777" w:rsidR="00463122" w:rsidRPr="00184A3A" w:rsidRDefault="00463122" w:rsidP="00E51271">
      <w:pPr>
        <w:pStyle w:val="Heading4"/>
      </w:pPr>
      <w:r w:rsidRPr="00184A3A">
        <w:t xml:space="preserve">Error &amp; Exception List </w:t>
      </w:r>
    </w:p>
    <w:p w14:paraId="5B694277" w14:textId="31F6FD7A" w:rsidR="00463122" w:rsidRPr="00184A3A" w:rsidRDefault="00463122" w:rsidP="00F74C50">
      <w:pPr>
        <w:rPr>
          <w:rFonts w:eastAsiaTheme="majorEastAsia" w:cstheme="majorBidi"/>
          <w:b/>
          <w:bCs/>
          <w:color w:val="4F81BD" w:themeColor="accent1"/>
          <w:lang w:eastAsia="zh-CN"/>
        </w:rPr>
      </w:pPr>
      <w:r w:rsidRPr="00184A3A">
        <w:rPr>
          <w:lang w:eastAsia="zh-CN"/>
        </w:rPr>
        <w:t>N/A</w:t>
      </w:r>
      <w:r w:rsidRPr="00184A3A">
        <w:rPr>
          <w:lang w:eastAsia="zh-CN"/>
        </w:rPr>
        <w:br w:type="page"/>
      </w:r>
    </w:p>
    <w:p w14:paraId="7027BD26" w14:textId="77777777" w:rsidR="00463122" w:rsidRPr="00184A3A" w:rsidRDefault="00463122" w:rsidP="00900E50">
      <w:pPr>
        <w:pStyle w:val="Heading3"/>
      </w:pPr>
      <w:r w:rsidRPr="00184A3A">
        <w:lastRenderedPageBreak/>
        <w:t>Job Logs View (Detail)</w:t>
      </w:r>
    </w:p>
    <w:p w14:paraId="3F90468D" w14:textId="77777777" w:rsidR="00463122" w:rsidRPr="00184A3A" w:rsidRDefault="00463122" w:rsidP="00E51271">
      <w:pPr>
        <w:pStyle w:val="Heading4"/>
      </w:pPr>
      <w:r w:rsidRPr="00184A3A">
        <w:t>Process/Work Flow</w:t>
      </w:r>
    </w:p>
    <w:p w14:paraId="1CEF70DB" w14:textId="77777777" w:rsidR="00463122" w:rsidRPr="00184A3A" w:rsidRDefault="00463122" w:rsidP="00F74C50">
      <w:pPr>
        <w:rPr>
          <w:b/>
          <w:u w:val="single"/>
        </w:rPr>
      </w:pPr>
      <w:r w:rsidRPr="00184A3A">
        <w:rPr>
          <w:b/>
          <w:u w:val="single"/>
        </w:rPr>
        <w:t>Job Logs View (Detail)</w:t>
      </w:r>
    </w:p>
    <w:p w14:paraId="28C94F09" w14:textId="77777777" w:rsidR="00463122" w:rsidRPr="00184A3A" w:rsidRDefault="00463122" w:rsidP="009014E1">
      <w:pPr>
        <w:jc w:val="both"/>
        <w:rPr>
          <w:lang w:eastAsia="zh-CN"/>
        </w:rPr>
      </w:pPr>
      <w:r w:rsidRPr="00184A3A">
        <w:rPr>
          <w:lang w:eastAsia="zh-CN"/>
        </w:rPr>
        <w:t xml:space="preserve">This function is to display the detail log of a job according to the user selected. The detail </w:t>
      </w:r>
      <w:proofErr w:type="gramStart"/>
      <w:r w:rsidRPr="00184A3A">
        <w:rPr>
          <w:lang w:eastAsia="zh-CN"/>
        </w:rPr>
        <w:t>will be shown</w:t>
      </w:r>
      <w:proofErr w:type="gramEnd"/>
      <w:r w:rsidRPr="00184A3A">
        <w:rPr>
          <w:lang w:eastAsia="zh-CN"/>
        </w:rPr>
        <w:t xml:space="preserve"> and the related task log info will be displayed into the table and the specific columns will be displayed on screen, as some of them enabled as sorting function upon user’s requirements.</w:t>
      </w:r>
    </w:p>
    <w:p w14:paraId="4DE9DF11" w14:textId="77777777" w:rsidR="00463122" w:rsidRPr="00184A3A" w:rsidRDefault="00463122" w:rsidP="00F74C50">
      <w:pPr>
        <w:rPr>
          <w:b/>
          <w:u w:val="single"/>
          <w:lang w:eastAsia="zh-CN"/>
        </w:rPr>
      </w:pPr>
      <w:r w:rsidRPr="00184A3A">
        <w:rPr>
          <w:b/>
          <w:u w:val="single"/>
          <w:lang w:eastAsia="zh-CN"/>
        </w:rPr>
        <w:t>Business Logic</w:t>
      </w:r>
    </w:p>
    <w:p w14:paraId="201F5E01" w14:textId="77777777" w:rsidR="00463122" w:rsidRPr="00184A3A" w:rsidRDefault="00463122" w:rsidP="009014E1">
      <w:pPr>
        <w:jc w:val="both"/>
        <w:rPr>
          <w:lang w:eastAsia="zh-CN"/>
        </w:rPr>
      </w:pPr>
      <w:r w:rsidRPr="00184A3A">
        <w:rPr>
          <w:lang w:eastAsia="zh-CN"/>
        </w:rPr>
        <w:t>The job logs view detail is to describe the status of the detail information of the schedule jobs. Each record represents a scheduled job.</w:t>
      </w:r>
    </w:p>
    <w:p w14:paraId="6E660322" w14:textId="77777777" w:rsidR="00463122" w:rsidRPr="00184A3A" w:rsidRDefault="00463122" w:rsidP="00E51271">
      <w:pPr>
        <w:pStyle w:val="Heading4"/>
      </w:pPr>
      <w:r w:rsidRPr="00184A3A">
        <w:t>Screen</w:t>
      </w:r>
    </w:p>
    <w:p w14:paraId="5A932716" w14:textId="77777777" w:rsidR="00463122" w:rsidRDefault="00463122" w:rsidP="009014E1">
      <w:pPr>
        <w:rPr>
          <w:b/>
          <w:u w:val="single"/>
        </w:rPr>
      </w:pPr>
      <w:r w:rsidRPr="00184A3A">
        <w:rPr>
          <w:b/>
          <w:u w:val="single"/>
        </w:rPr>
        <w:t>Job Logs View (Detail)</w:t>
      </w:r>
    </w:p>
    <w:p w14:paraId="2F935345" w14:textId="429C5651" w:rsidR="00270061" w:rsidRPr="00184A3A" w:rsidRDefault="00270061" w:rsidP="00270061">
      <w:pPr>
        <w:jc w:val="center"/>
        <w:rPr>
          <w:b/>
          <w:u w:val="single"/>
        </w:rPr>
      </w:pPr>
      <w:r w:rsidRPr="00270061">
        <w:rPr>
          <w:noProof/>
          <w:lang w:eastAsia="zh-CN"/>
        </w:rPr>
        <w:drawing>
          <wp:inline distT="0" distB="0" distL="0" distR="0" wp14:anchorId="02A82C95" wp14:editId="2F1DEBA4">
            <wp:extent cx="5940891" cy="3554083"/>
            <wp:effectExtent l="0" t="0" r="3175" b="8890"/>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2708" cy="3555170"/>
                    </a:xfrm>
                    <a:prstGeom prst="rect">
                      <a:avLst/>
                    </a:prstGeom>
                  </pic:spPr>
                </pic:pic>
              </a:graphicData>
            </a:graphic>
          </wp:inline>
        </w:drawing>
      </w:r>
    </w:p>
    <w:p w14:paraId="5A4F5B05" w14:textId="29E5B125" w:rsidR="00270061" w:rsidRDefault="00270061">
      <w:pPr>
        <w:rPr>
          <w:lang w:eastAsia="zh-CN"/>
        </w:rPr>
      </w:pPr>
      <w:r>
        <w:rPr>
          <w:lang w:eastAsia="zh-CN"/>
        </w:rPr>
        <w:br w:type="page"/>
      </w:r>
    </w:p>
    <w:p w14:paraId="6BC9A59D" w14:textId="77777777" w:rsidR="00463122" w:rsidRPr="00184A3A" w:rsidRDefault="00463122" w:rsidP="00463122">
      <w:pPr>
        <w:ind w:left="450"/>
        <w:rPr>
          <w:lang w:eastAsia="zh-CN"/>
        </w:rPr>
      </w:pPr>
    </w:p>
    <w:p w14:paraId="3163BB77" w14:textId="77777777" w:rsidR="00463122" w:rsidRPr="00184A3A" w:rsidRDefault="00463122" w:rsidP="00E51271">
      <w:pPr>
        <w:pStyle w:val="Heading4"/>
      </w:pPr>
      <w:r w:rsidRPr="00184A3A">
        <w:t>Data Fields &amp; Presentation Logic</w:t>
      </w:r>
    </w:p>
    <w:p w14:paraId="5A1B863E" w14:textId="77777777" w:rsidR="00463122" w:rsidRPr="00184A3A" w:rsidRDefault="00463122" w:rsidP="0005458D">
      <w:pPr>
        <w:pStyle w:val="ListParagraph"/>
        <w:numPr>
          <w:ilvl w:val="0"/>
          <w:numId w:val="21"/>
        </w:numPr>
        <w:ind w:left="360"/>
        <w:rPr>
          <w:lang w:eastAsia="zh-CN"/>
        </w:rPr>
      </w:pPr>
      <w:r w:rsidRPr="00184A3A">
        <w:rPr>
          <w:lang w:eastAsia="zh-CN"/>
        </w:rPr>
        <w:t>Default Sorting of the task list, Priority from top to bottom</w:t>
      </w:r>
    </w:p>
    <w:p w14:paraId="6CF9D356" w14:textId="77777777" w:rsidR="00463122" w:rsidRPr="00184A3A" w:rsidRDefault="00463122" w:rsidP="00463122">
      <w:pPr>
        <w:pStyle w:val="ListParagraph"/>
        <w:numPr>
          <w:ilvl w:val="0"/>
          <w:numId w:val="3"/>
        </w:numPr>
        <w:spacing w:line="240" w:lineRule="auto"/>
        <w:rPr>
          <w:lang w:eastAsia="zh-CN"/>
        </w:rPr>
      </w:pPr>
      <w:r w:rsidRPr="00184A3A">
        <w:rPr>
          <w:lang w:eastAsia="zh-CN"/>
        </w:rPr>
        <w:t>Start Time (descending)</w:t>
      </w:r>
    </w:p>
    <w:p w14:paraId="17F5A25D" w14:textId="028C2854" w:rsidR="00463122" w:rsidRPr="00184A3A" w:rsidRDefault="00463122" w:rsidP="00270061"/>
    <w:p w14:paraId="343FC18C" w14:textId="77777777" w:rsidR="00463122" w:rsidRPr="00184A3A" w:rsidRDefault="00463122" w:rsidP="0005458D">
      <w:pPr>
        <w:pStyle w:val="ListParagraph"/>
        <w:numPr>
          <w:ilvl w:val="0"/>
          <w:numId w:val="21"/>
        </w:numPr>
        <w:spacing w:line="240" w:lineRule="auto"/>
        <w:ind w:left="270" w:hanging="270"/>
        <w:rPr>
          <w:lang w:eastAsia="zh-CN"/>
        </w:rPr>
      </w:pPr>
      <w:r w:rsidRPr="00184A3A">
        <w:rPr>
          <w:lang w:eastAsia="zh-CN"/>
        </w:rPr>
        <w:t>Layout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710"/>
        <w:gridCol w:w="1710"/>
        <w:gridCol w:w="2070"/>
      </w:tblGrid>
      <w:tr w:rsidR="00463122" w:rsidRPr="00184A3A" w14:paraId="1B8BFEF4" w14:textId="77777777" w:rsidTr="0022765C">
        <w:trPr>
          <w:tblHeader/>
        </w:trPr>
        <w:tc>
          <w:tcPr>
            <w:tcW w:w="1553" w:type="dxa"/>
            <w:shd w:val="clear" w:color="auto" w:fill="C6D9F1"/>
            <w:vAlign w:val="center"/>
          </w:tcPr>
          <w:p w14:paraId="0CF0F1ED" w14:textId="77777777" w:rsidR="00463122" w:rsidRPr="00184A3A" w:rsidRDefault="00463122" w:rsidP="0098195F">
            <w:pPr>
              <w:spacing w:after="0"/>
              <w:rPr>
                <w:b/>
              </w:rPr>
            </w:pPr>
            <w:r w:rsidRPr="00184A3A">
              <w:rPr>
                <w:b/>
              </w:rPr>
              <w:t>Field</w:t>
            </w:r>
          </w:p>
        </w:tc>
        <w:tc>
          <w:tcPr>
            <w:tcW w:w="1260" w:type="dxa"/>
            <w:shd w:val="clear" w:color="auto" w:fill="C6D9F1"/>
            <w:vAlign w:val="center"/>
          </w:tcPr>
          <w:p w14:paraId="127DD150" w14:textId="77777777" w:rsidR="00463122" w:rsidRPr="00184A3A" w:rsidRDefault="00463122" w:rsidP="0098195F">
            <w:pPr>
              <w:spacing w:after="0"/>
              <w:rPr>
                <w:b/>
              </w:rPr>
            </w:pPr>
            <w:r w:rsidRPr="00184A3A">
              <w:rPr>
                <w:b/>
              </w:rPr>
              <w:t>Object Type</w:t>
            </w:r>
          </w:p>
        </w:tc>
        <w:tc>
          <w:tcPr>
            <w:tcW w:w="1170" w:type="dxa"/>
            <w:shd w:val="clear" w:color="auto" w:fill="C6D9F1"/>
            <w:vAlign w:val="center"/>
          </w:tcPr>
          <w:p w14:paraId="7FD3B716" w14:textId="77777777" w:rsidR="00463122" w:rsidRPr="00184A3A" w:rsidRDefault="00463122" w:rsidP="0098195F">
            <w:pPr>
              <w:spacing w:after="0"/>
              <w:rPr>
                <w:b/>
              </w:rPr>
            </w:pPr>
            <w:r w:rsidRPr="00184A3A">
              <w:rPr>
                <w:b/>
              </w:rPr>
              <w:t>Default Value</w:t>
            </w:r>
          </w:p>
        </w:tc>
        <w:tc>
          <w:tcPr>
            <w:tcW w:w="1237" w:type="dxa"/>
            <w:shd w:val="clear" w:color="auto" w:fill="C6D9F1"/>
            <w:vAlign w:val="center"/>
          </w:tcPr>
          <w:p w14:paraId="7823BCB4" w14:textId="77777777" w:rsidR="00463122" w:rsidRPr="00184A3A" w:rsidRDefault="00463122" w:rsidP="0098195F">
            <w:pPr>
              <w:spacing w:after="0"/>
              <w:rPr>
                <w:b/>
              </w:rPr>
            </w:pPr>
            <w:r w:rsidRPr="00184A3A">
              <w:rPr>
                <w:b/>
              </w:rPr>
              <w:t>Mandatory (M/O/C)</w:t>
            </w:r>
          </w:p>
        </w:tc>
        <w:tc>
          <w:tcPr>
            <w:tcW w:w="1710" w:type="dxa"/>
            <w:shd w:val="clear" w:color="auto" w:fill="C6D9F1"/>
            <w:vAlign w:val="center"/>
          </w:tcPr>
          <w:p w14:paraId="0E0B2D05" w14:textId="77777777" w:rsidR="00463122" w:rsidRPr="00184A3A" w:rsidRDefault="00463122" w:rsidP="0098195F">
            <w:pPr>
              <w:spacing w:after="0"/>
              <w:rPr>
                <w:b/>
              </w:rPr>
            </w:pPr>
            <w:r w:rsidRPr="00184A3A">
              <w:rPr>
                <w:b/>
              </w:rPr>
              <w:t>Format</w:t>
            </w:r>
          </w:p>
        </w:tc>
        <w:tc>
          <w:tcPr>
            <w:tcW w:w="1710" w:type="dxa"/>
            <w:shd w:val="clear" w:color="auto" w:fill="C6D9F1"/>
            <w:vAlign w:val="center"/>
          </w:tcPr>
          <w:p w14:paraId="5DCAD462" w14:textId="77777777" w:rsidR="00463122" w:rsidRPr="00184A3A" w:rsidRDefault="00463122" w:rsidP="0098195F">
            <w:pPr>
              <w:spacing w:after="0"/>
              <w:rPr>
                <w:b/>
              </w:rPr>
            </w:pPr>
            <w:r w:rsidRPr="00184A3A">
              <w:rPr>
                <w:b/>
              </w:rPr>
              <w:t>Action / Event / Response</w:t>
            </w:r>
          </w:p>
        </w:tc>
        <w:tc>
          <w:tcPr>
            <w:tcW w:w="2070" w:type="dxa"/>
            <w:shd w:val="clear" w:color="auto" w:fill="C6D9F1"/>
            <w:vAlign w:val="center"/>
          </w:tcPr>
          <w:p w14:paraId="49429CF3" w14:textId="77777777" w:rsidR="00463122" w:rsidRPr="00184A3A" w:rsidRDefault="00463122" w:rsidP="0098195F">
            <w:pPr>
              <w:spacing w:after="0"/>
              <w:rPr>
                <w:b/>
              </w:rPr>
            </w:pPr>
            <w:r w:rsidRPr="00184A3A">
              <w:rPr>
                <w:b/>
              </w:rPr>
              <w:t>Description</w:t>
            </w:r>
          </w:p>
        </w:tc>
      </w:tr>
      <w:tr w:rsidR="00932DC1" w:rsidRPr="00184A3A" w14:paraId="47F0B322" w14:textId="77777777" w:rsidTr="0022765C">
        <w:tc>
          <w:tcPr>
            <w:tcW w:w="10710" w:type="dxa"/>
            <w:gridSpan w:val="7"/>
            <w:shd w:val="clear" w:color="auto" w:fill="D9D9D9" w:themeFill="background1" w:themeFillShade="D9"/>
            <w:vAlign w:val="center"/>
          </w:tcPr>
          <w:p w14:paraId="36A3E0B8" w14:textId="023273DD" w:rsidR="00932DC1" w:rsidRPr="00184A3A" w:rsidRDefault="00932DC1" w:rsidP="0098195F">
            <w:pPr>
              <w:spacing w:after="0"/>
            </w:pPr>
            <w:r>
              <w:rPr>
                <w:b/>
              </w:rPr>
              <w:t>Search Criteria</w:t>
            </w:r>
          </w:p>
        </w:tc>
      </w:tr>
      <w:tr w:rsidR="00932DC1" w:rsidRPr="00184A3A" w14:paraId="2D3E2369" w14:textId="77777777" w:rsidTr="0022765C">
        <w:tc>
          <w:tcPr>
            <w:tcW w:w="1553" w:type="dxa"/>
          </w:tcPr>
          <w:p w14:paraId="1ED1C973" w14:textId="62EB0D52" w:rsidR="00932DC1" w:rsidRPr="00184A3A" w:rsidDel="00932DC1" w:rsidRDefault="00BF498A" w:rsidP="0098195F">
            <w:pPr>
              <w:spacing w:after="0"/>
              <w:ind w:left="-18" w:right="-108"/>
              <w:rPr>
                <w:b/>
              </w:rPr>
            </w:pPr>
            <w:r>
              <w:rPr>
                <w:b/>
              </w:rPr>
              <w:t>Branch Code</w:t>
            </w:r>
          </w:p>
        </w:tc>
        <w:tc>
          <w:tcPr>
            <w:tcW w:w="1260" w:type="dxa"/>
          </w:tcPr>
          <w:p w14:paraId="7129FE67" w14:textId="660E15A4" w:rsidR="00932DC1" w:rsidRPr="00184A3A" w:rsidDel="00932DC1" w:rsidRDefault="00ED31DC" w:rsidP="0098195F">
            <w:pPr>
              <w:spacing w:after="0"/>
            </w:pPr>
            <w:r>
              <w:t>Textbox</w:t>
            </w:r>
          </w:p>
        </w:tc>
        <w:tc>
          <w:tcPr>
            <w:tcW w:w="1170" w:type="dxa"/>
          </w:tcPr>
          <w:p w14:paraId="7311B1C2" w14:textId="76CF437F" w:rsidR="00932DC1" w:rsidRPr="00184A3A" w:rsidDel="00932DC1" w:rsidRDefault="00ED31DC" w:rsidP="0098195F">
            <w:pPr>
              <w:spacing w:after="0"/>
            </w:pPr>
            <w:r>
              <w:t>Blank</w:t>
            </w:r>
          </w:p>
        </w:tc>
        <w:tc>
          <w:tcPr>
            <w:tcW w:w="1237" w:type="dxa"/>
          </w:tcPr>
          <w:p w14:paraId="08DD5D23" w14:textId="085D577A" w:rsidR="00932DC1" w:rsidRPr="00184A3A" w:rsidDel="00932DC1" w:rsidRDefault="00ED31DC" w:rsidP="0098195F">
            <w:pPr>
              <w:spacing w:after="0"/>
            </w:pPr>
            <w:r>
              <w:t>O</w:t>
            </w:r>
          </w:p>
        </w:tc>
        <w:tc>
          <w:tcPr>
            <w:tcW w:w="1710" w:type="dxa"/>
          </w:tcPr>
          <w:p w14:paraId="2F4AAC5B" w14:textId="323C6944" w:rsidR="00932DC1" w:rsidRPr="00184A3A" w:rsidDel="00932DC1" w:rsidRDefault="00ED31DC" w:rsidP="0098195F">
            <w:pPr>
              <w:spacing w:after="0"/>
            </w:pPr>
            <w:r>
              <w:t>A(20)</w:t>
            </w:r>
          </w:p>
        </w:tc>
        <w:tc>
          <w:tcPr>
            <w:tcW w:w="1710" w:type="dxa"/>
          </w:tcPr>
          <w:p w14:paraId="5EC2F214" w14:textId="7E9D9CB3" w:rsidR="00932DC1" w:rsidRPr="00184A3A" w:rsidDel="00932DC1" w:rsidRDefault="00ED31DC" w:rsidP="0098195F">
            <w:pPr>
              <w:spacing w:after="0"/>
            </w:pPr>
            <w:r>
              <w:t>-</w:t>
            </w:r>
          </w:p>
        </w:tc>
        <w:tc>
          <w:tcPr>
            <w:tcW w:w="2070" w:type="dxa"/>
          </w:tcPr>
          <w:p w14:paraId="77CDCCFE" w14:textId="77777777" w:rsidR="00932DC1" w:rsidRPr="00184A3A" w:rsidDel="00932DC1" w:rsidRDefault="00932DC1" w:rsidP="0098195F">
            <w:pPr>
              <w:spacing w:after="0"/>
            </w:pPr>
          </w:p>
        </w:tc>
      </w:tr>
      <w:tr w:rsidR="00ED31DC" w:rsidRPr="00184A3A" w14:paraId="6DE14FA9" w14:textId="77777777" w:rsidTr="0022765C">
        <w:tc>
          <w:tcPr>
            <w:tcW w:w="1553" w:type="dxa"/>
          </w:tcPr>
          <w:p w14:paraId="75E34F25" w14:textId="0DCE5557" w:rsidR="00ED31DC" w:rsidRPr="00184A3A" w:rsidDel="00932DC1" w:rsidRDefault="00ED31DC" w:rsidP="00ED31DC">
            <w:pPr>
              <w:spacing w:after="0"/>
              <w:ind w:left="-18" w:right="-108"/>
              <w:rPr>
                <w:b/>
              </w:rPr>
            </w:pPr>
            <w:r>
              <w:rPr>
                <w:b/>
              </w:rPr>
              <w:t>Poll Scheme Name</w:t>
            </w:r>
          </w:p>
        </w:tc>
        <w:tc>
          <w:tcPr>
            <w:tcW w:w="1260" w:type="dxa"/>
          </w:tcPr>
          <w:p w14:paraId="2C602578" w14:textId="386465AE" w:rsidR="00ED31DC" w:rsidRPr="00184A3A" w:rsidDel="00932DC1" w:rsidRDefault="00ED31DC" w:rsidP="00ED31DC">
            <w:pPr>
              <w:spacing w:after="0"/>
            </w:pPr>
            <w:r>
              <w:t>Textbox</w:t>
            </w:r>
          </w:p>
        </w:tc>
        <w:tc>
          <w:tcPr>
            <w:tcW w:w="1170" w:type="dxa"/>
          </w:tcPr>
          <w:p w14:paraId="7F8A3D23" w14:textId="67713B0C" w:rsidR="00ED31DC" w:rsidRPr="00184A3A" w:rsidDel="00932DC1" w:rsidRDefault="00ED31DC" w:rsidP="00ED31DC">
            <w:pPr>
              <w:spacing w:after="0"/>
            </w:pPr>
            <w:r>
              <w:t>Blank</w:t>
            </w:r>
          </w:p>
        </w:tc>
        <w:tc>
          <w:tcPr>
            <w:tcW w:w="1237" w:type="dxa"/>
          </w:tcPr>
          <w:p w14:paraId="75587208" w14:textId="7DF32BD3" w:rsidR="00ED31DC" w:rsidRPr="00184A3A" w:rsidDel="00932DC1" w:rsidRDefault="00ED31DC" w:rsidP="00ED31DC">
            <w:pPr>
              <w:spacing w:after="0"/>
            </w:pPr>
            <w:r>
              <w:t>O</w:t>
            </w:r>
          </w:p>
        </w:tc>
        <w:tc>
          <w:tcPr>
            <w:tcW w:w="1710" w:type="dxa"/>
          </w:tcPr>
          <w:p w14:paraId="5D1B82BB" w14:textId="167BEA37" w:rsidR="00ED31DC" w:rsidRPr="00184A3A" w:rsidDel="00932DC1" w:rsidRDefault="00ED31DC" w:rsidP="00ED31DC">
            <w:pPr>
              <w:spacing w:after="0"/>
            </w:pPr>
            <w:r>
              <w:t>A(50)</w:t>
            </w:r>
          </w:p>
        </w:tc>
        <w:tc>
          <w:tcPr>
            <w:tcW w:w="1710" w:type="dxa"/>
          </w:tcPr>
          <w:p w14:paraId="03733A72" w14:textId="4927E8D3" w:rsidR="00ED31DC" w:rsidRPr="00184A3A" w:rsidDel="00932DC1" w:rsidRDefault="00ED31DC" w:rsidP="00ED31DC">
            <w:pPr>
              <w:spacing w:after="0"/>
            </w:pPr>
            <w:r>
              <w:t>-</w:t>
            </w:r>
          </w:p>
        </w:tc>
        <w:tc>
          <w:tcPr>
            <w:tcW w:w="2070" w:type="dxa"/>
          </w:tcPr>
          <w:p w14:paraId="7695DA36" w14:textId="77777777" w:rsidR="00ED31DC" w:rsidRPr="00184A3A" w:rsidDel="00932DC1" w:rsidRDefault="00ED31DC" w:rsidP="00ED31DC">
            <w:pPr>
              <w:spacing w:after="0"/>
            </w:pPr>
          </w:p>
        </w:tc>
      </w:tr>
      <w:tr w:rsidR="00ED31DC" w:rsidRPr="00184A3A" w14:paraId="1E2D79A0" w14:textId="77777777" w:rsidTr="0022765C">
        <w:tc>
          <w:tcPr>
            <w:tcW w:w="1553" w:type="dxa"/>
          </w:tcPr>
          <w:p w14:paraId="13377EE5" w14:textId="30EF01DB" w:rsidR="00ED31DC" w:rsidRDefault="00ED31DC" w:rsidP="00ED31DC">
            <w:pPr>
              <w:spacing w:after="0"/>
              <w:ind w:left="-18" w:right="-108"/>
              <w:rPr>
                <w:b/>
              </w:rPr>
            </w:pPr>
            <w:r>
              <w:rPr>
                <w:b/>
              </w:rPr>
              <w:t>Direction</w:t>
            </w:r>
          </w:p>
        </w:tc>
        <w:tc>
          <w:tcPr>
            <w:tcW w:w="1260" w:type="dxa"/>
          </w:tcPr>
          <w:p w14:paraId="530BE531" w14:textId="23F60927" w:rsidR="00ED31DC" w:rsidRPr="00184A3A" w:rsidDel="00932DC1" w:rsidRDefault="00ED31DC" w:rsidP="00ED31DC">
            <w:pPr>
              <w:spacing w:after="0"/>
            </w:pPr>
            <w:r>
              <w:t>Dropdown box</w:t>
            </w:r>
          </w:p>
        </w:tc>
        <w:tc>
          <w:tcPr>
            <w:tcW w:w="1170" w:type="dxa"/>
          </w:tcPr>
          <w:p w14:paraId="0A646604" w14:textId="74E53024" w:rsidR="00ED31DC" w:rsidRPr="00184A3A" w:rsidDel="00932DC1" w:rsidRDefault="00ED31DC" w:rsidP="00ED31DC">
            <w:pPr>
              <w:spacing w:after="0"/>
            </w:pPr>
            <w:r>
              <w:t>Blank</w:t>
            </w:r>
          </w:p>
        </w:tc>
        <w:tc>
          <w:tcPr>
            <w:tcW w:w="1237" w:type="dxa"/>
          </w:tcPr>
          <w:p w14:paraId="48AA596E" w14:textId="1774C3E6" w:rsidR="00ED31DC" w:rsidRPr="00184A3A" w:rsidDel="00932DC1" w:rsidRDefault="00ED31DC" w:rsidP="00ED31DC">
            <w:pPr>
              <w:spacing w:after="0"/>
            </w:pPr>
            <w:r>
              <w:t>O</w:t>
            </w:r>
          </w:p>
        </w:tc>
        <w:tc>
          <w:tcPr>
            <w:tcW w:w="1710" w:type="dxa"/>
          </w:tcPr>
          <w:p w14:paraId="4A35B0B8" w14:textId="048F4901" w:rsidR="00ED31DC" w:rsidRPr="00184A3A" w:rsidDel="00932DC1" w:rsidRDefault="00ED31DC" w:rsidP="00ED31DC">
            <w:pPr>
              <w:spacing w:after="0"/>
            </w:pPr>
            <w:r>
              <w:t>A(50)</w:t>
            </w:r>
          </w:p>
        </w:tc>
        <w:tc>
          <w:tcPr>
            <w:tcW w:w="1710" w:type="dxa"/>
          </w:tcPr>
          <w:p w14:paraId="08C961EE" w14:textId="1B1BB75A" w:rsidR="00ED31DC" w:rsidRPr="00184A3A" w:rsidDel="00932DC1" w:rsidRDefault="00ED31DC" w:rsidP="00ED31DC">
            <w:pPr>
              <w:spacing w:after="0"/>
            </w:pPr>
            <w:r>
              <w:t>-</w:t>
            </w:r>
          </w:p>
        </w:tc>
        <w:tc>
          <w:tcPr>
            <w:tcW w:w="2070" w:type="dxa"/>
          </w:tcPr>
          <w:p w14:paraId="54965547" w14:textId="77777777" w:rsidR="00ED31DC" w:rsidRDefault="00ED31DC" w:rsidP="00ED31DC">
            <w:pPr>
              <w:spacing w:after="0"/>
            </w:pPr>
            <w:r>
              <w:t>Options</w:t>
            </w:r>
          </w:p>
          <w:p w14:paraId="25D1E4E8" w14:textId="2FA0CECC" w:rsidR="00ED31DC" w:rsidRDefault="00ED31DC">
            <w:pPr>
              <w:spacing w:after="0"/>
            </w:pPr>
            <w:r>
              <w:t>- STG_TO_POS</w:t>
            </w:r>
          </w:p>
          <w:p w14:paraId="33649B60" w14:textId="472A29AC" w:rsidR="00ED31DC" w:rsidRDefault="00ED31DC">
            <w:pPr>
              <w:spacing w:after="0"/>
            </w:pPr>
            <w:r>
              <w:t>- POS_TO_STG</w:t>
            </w:r>
          </w:p>
          <w:p w14:paraId="4333E5BB" w14:textId="378D82DA" w:rsidR="00ED31DC" w:rsidRDefault="00ED31DC">
            <w:pPr>
              <w:spacing w:after="0"/>
            </w:pPr>
            <w:r>
              <w:t>- STG_TO_EDW</w:t>
            </w:r>
          </w:p>
          <w:p w14:paraId="30BEAE32" w14:textId="4AE1B717" w:rsidR="00ED31DC" w:rsidRPr="00184A3A" w:rsidDel="00932DC1" w:rsidRDefault="00ED31DC">
            <w:pPr>
              <w:spacing w:after="0"/>
            </w:pPr>
            <w:r>
              <w:t>- EDW_TO_STG</w:t>
            </w:r>
          </w:p>
        </w:tc>
      </w:tr>
      <w:tr w:rsidR="00ED31DC" w:rsidRPr="00184A3A" w14:paraId="5359AFC5" w14:textId="77777777" w:rsidTr="0022765C">
        <w:tc>
          <w:tcPr>
            <w:tcW w:w="1553" w:type="dxa"/>
          </w:tcPr>
          <w:p w14:paraId="617BDA4C" w14:textId="15FA3E43" w:rsidR="00ED31DC" w:rsidRDefault="00ED31DC" w:rsidP="00ED31DC">
            <w:pPr>
              <w:spacing w:after="0"/>
              <w:ind w:left="-18" w:right="-108"/>
              <w:rPr>
                <w:b/>
              </w:rPr>
            </w:pPr>
            <w:r>
              <w:rPr>
                <w:b/>
              </w:rPr>
              <w:t>Start Time From</w:t>
            </w:r>
          </w:p>
        </w:tc>
        <w:tc>
          <w:tcPr>
            <w:tcW w:w="1260" w:type="dxa"/>
          </w:tcPr>
          <w:p w14:paraId="67728480" w14:textId="0CEE2B64" w:rsidR="00ED31DC" w:rsidRPr="00184A3A" w:rsidDel="00932DC1" w:rsidRDefault="00F74C50" w:rsidP="00ED31DC">
            <w:pPr>
              <w:spacing w:after="0"/>
            </w:pPr>
            <w:r>
              <w:t>Date Picker</w:t>
            </w:r>
          </w:p>
        </w:tc>
        <w:tc>
          <w:tcPr>
            <w:tcW w:w="1170" w:type="dxa"/>
          </w:tcPr>
          <w:p w14:paraId="2F521C1C" w14:textId="758C1AE7" w:rsidR="00ED31DC" w:rsidRPr="00184A3A" w:rsidDel="00932DC1" w:rsidRDefault="00ED31DC" w:rsidP="00ED31DC">
            <w:pPr>
              <w:spacing w:after="0"/>
            </w:pPr>
            <w:r>
              <w:t>Blank</w:t>
            </w:r>
          </w:p>
        </w:tc>
        <w:tc>
          <w:tcPr>
            <w:tcW w:w="1237" w:type="dxa"/>
          </w:tcPr>
          <w:p w14:paraId="7C0D3071" w14:textId="1AF113A5" w:rsidR="00ED31DC" w:rsidRPr="00184A3A" w:rsidDel="00932DC1" w:rsidRDefault="00ED31DC" w:rsidP="00ED31DC">
            <w:pPr>
              <w:spacing w:after="0"/>
            </w:pPr>
            <w:r>
              <w:t>O</w:t>
            </w:r>
          </w:p>
        </w:tc>
        <w:tc>
          <w:tcPr>
            <w:tcW w:w="1710" w:type="dxa"/>
          </w:tcPr>
          <w:p w14:paraId="3E4B303F" w14:textId="77777777" w:rsidR="00ED31DC" w:rsidRDefault="00ED31DC" w:rsidP="00ED31DC">
            <w:pPr>
              <w:spacing w:after="0"/>
            </w:pPr>
            <w:r>
              <w:t>Datetime</w:t>
            </w:r>
          </w:p>
          <w:p w14:paraId="210849D3" w14:textId="6586C537" w:rsidR="00ED31DC" w:rsidRPr="00184A3A" w:rsidDel="00932DC1" w:rsidRDefault="00ED31DC" w:rsidP="00ED31DC">
            <w:pPr>
              <w:spacing w:after="0"/>
            </w:pPr>
            <w:r>
              <w:t>yyyy-mm-dd hh24:mi:ss</w:t>
            </w:r>
          </w:p>
        </w:tc>
        <w:tc>
          <w:tcPr>
            <w:tcW w:w="1710" w:type="dxa"/>
          </w:tcPr>
          <w:p w14:paraId="5604F759" w14:textId="1155C33A" w:rsidR="00ED31DC" w:rsidRPr="00184A3A" w:rsidDel="00932DC1" w:rsidRDefault="00ED31DC" w:rsidP="00ED31DC">
            <w:pPr>
              <w:spacing w:after="0"/>
            </w:pPr>
            <w:r>
              <w:t>-</w:t>
            </w:r>
          </w:p>
        </w:tc>
        <w:tc>
          <w:tcPr>
            <w:tcW w:w="2070" w:type="dxa"/>
          </w:tcPr>
          <w:p w14:paraId="1791E70E" w14:textId="109B4144" w:rsidR="00ED31DC" w:rsidRPr="00184A3A" w:rsidDel="00932DC1" w:rsidRDefault="001E6D3F" w:rsidP="00ED31DC">
            <w:pPr>
              <w:spacing w:after="0"/>
            </w:pPr>
            <w:r>
              <w:t>The lower range of job start time</w:t>
            </w:r>
          </w:p>
        </w:tc>
      </w:tr>
      <w:tr w:rsidR="001E6D3F" w:rsidRPr="00184A3A" w14:paraId="6ABCB43F" w14:textId="77777777" w:rsidTr="0022765C">
        <w:tc>
          <w:tcPr>
            <w:tcW w:w="1553" w:type="dxa"/>
          </w:tcPr>
          <w:p w14:paraId="67AB5B03" w14:textId="3A005325" w:rsidR="001E6D3F" w:rsidRDefault="001E6D3F" w:rsidP="001E6D3F">
            <w:pPr>
              <w:spacing w:after="0"/>
              <w:ind w:left="-18" w:right="-108"/>
              <w:rPr>
                <w:b/>
              </w:rPr>
            </w:pPr>
            <w:r>
              <w:rPr>
                <w:b/>
              </w:rPr>
              <w:t>Start Time To</w:t>
            </w:r>
          </w:p>
        </w:tc>
        <w:tc>
          <w:tcPr>
            <w:tcW w:w="1260" w:type="dxa"/>
          </w:tcPr>
          <w:p w14:paraId="33CF648C" w14:textId="2157CD7E" w:rsidR="001E6D3F" w:rsidRPr="00184A3A" w:rsidDel="00932DC1" w:rsidRDefault="00F74C50" w:rsidP="001E6D3F">
            <w:pPr>
              <w:spacing w:after="0"/>
            </w:pPr>
            <w:r>
              <w:t>Date Picker</w:t>
            </w:r>
          </w:p>
        </w:tc>
        <w:tc>
          <w:tcPr>
            <w:tcW w:w="1170" w:type="dxa"/>
          </w:tcPr>
          <w:p w14:paraId="36511C43" w14:textId="2D8B6102" w:rsidR="001E6D3F" w:rsidRPr="00184A3A" w:rsidDel="00932DC1" w:rsidRDefault="001E6D3F" w:rsidP="001E6D3F">
            <w:pPr>
              <w:spacing w:after="0"/>
            </w:pPr>
            <w:r>
              <w:t>Blank</w:t>
            </w:r>
          </w:p>
        </w:tc>
        <w:tc>
          <w:tcPr>
            <w:tcW w:w="1237" w:type="dxa"/>
          </w:tcPr>
          <w:p w14:paraId="60B6022A" w14:textId="571548D1" w:rsidR="001E6D3F" w:rsidRPr="00184A3A" w:rsidDel="00932DC1" w:rsidRDefault="001E6D3F" w:rsidP="001E6D3F">
            <w:pPr>
              <w:spacing w:after="0"/>
            </w:pPr>
            <w:r>
              <w:t>O</w:t>
            </w:r>
          </w:p>
        </w:tc>
        <w:tc>
          <w:tcPr>
            <w:tcW w:w="1710" w:type="dxa"/>
          </w:tcPr>
          <w:p w14:paraId="7E48B122" w14:textId="77777777" w:rsidR="001E6D3F" w:rsidRDefault="001E6D3F" w:rsidP="001E6D3F">
            <w:pPr>
              <w:spacing w:after="0"/>
            </w:pPr>
            <w:r>
              <w:t>Datetime</w:t>
            </w:r>
          </w:p>
          <w:p w14:paraId="417DFE91" w14:textId="0AC4A818" w:rsidR="001E6D3F" w:rsidRPr="00184A3A" w:rsidDel="00932DC1" w:rsidRDefault="009014E1" w:rsidP="001E6D3F">
            <w:pPr>
              <w:spacing w:after="0"/>
            </w:pPr>
            <w:r>
              <w:t>yyyy-mm-dd hh24:mi:ss</w:t>
            </w:r>
          </w:p>
        </w:tc>
        <w:tc>
          <w:tcPr>
            <w:tcW w:w="1710" w:type="dxa"/>
          </w:tcPr>
          <w:p w14:paraId="199BDD71" w14:textId="222F3F25" w:rsidR="001E6D3F" w:rsidRPr="00184A3A" w:rsidDel="00932DC1" w:rsidRDefault="001E6D3F" w:rsidP="001E6D3F">
            <w:pPr>
              <w:spacing w:after="0"/>
            </w:pPr>
            <w:r>
              <w:t>-</w:t>
            </w:r>
          </w:p>
        </w:tc>
        <w:tc>
          <w:tcPr>
            <w:tcW w:w="2070" w:type="dxa"/>
          </w:tcPr>
          <w:p w14:paraId="0B8AE696" w14:textId="12885A97" w:rsidR="001E6D3F" w:rsidRPr="00184A3A" w:rsidDel="00932DC1" w:rsidRDefault="001E6D3F">
            <w:pPr>
              <w:spacing w:after="0"/>
            </w:pPr>
            <w:r>
              <w:t>The upper range of job start time</w:t>
            </w:r>
          </w:p>
        </w:tc>
      </w:tr>
      <w:tr w:rsidR="001E6D3F" w:rsidRPr="00184A3A" w14:paraId="28A93EB2" w14:textId="77777777" w:rsidTr="0022765C">
        <w:tc>
          <w:tcPr>
            <w:tcW w:w="1553" w:type="dxa"/>
          </w:tcPr>
          <w:p w14:paraId="612DC637" w14:textId="56167014" w:rsidR="001E6D3F" w:rsidRDefault="001E6D3F" w:rsidP="001E6D3F">
            <w:pPr>
              <w:spacing w:after="0"/>
              <w:ind w:left="-18" w:right="-108"/>
              <w:rPr>
                <w:b/>
              </w:rPr>
            </w:pPr>
            <w:r>
              <w:rPr>
                <w:b/>
              </w:rPr>
              <w:t>End Time From</w:t>
            </w:r>
          </w:p>
        </w:tc>
        <w:tc>
          <w:tcPr>
            <w:tcW w:w="1260" w:type="dxa"/>
          </w:tcPr>
          <w:p w14:paraId="341A17CE" w14:textId="1D7FCAAD" w:rsidR="001E6D3F" w:rsidRPr="00184A3A" w:rsidDel="00932DC1" w:rsidRDefault="00F74C50" w:rsidP="001E6D3F">
            <w:pPr>
              <w:spacing w:after="0"/>
            </w:pPr>
            <w:r>
              <w:t>Date Picker</w:t>
            </w:r>
          </w:p>
        </w:tc>
        <w:tc>
          <w:tcPr>
            <w:tcW w:w="1170" w:type="dxa"/>
          </w:tcPr>
          <w:p w14:paraId="680FFBEC" w14:textId="66975184" w:rsidR="001E6D3F" w:rsidRPr="00184A3A" w:rsidDel="00932DC1" w:rsidRDefault="001E6D3F" w:rsidP="001E6D3F">
            <w:pPr>
              <w:spacing w:after="0"/>
            </w:pPr>
            <w:r>
              <w:t>Blank</w:t>
            </w:r>
          </w:p>
        </w:tc>
        <w:tc>
          <w:tcPr>
            <w:tcW w:w="1237" w:type="dxa"/>
          </w:tcPr>
          <w:p w14:paraId="48406E84" w14:textId="561F1BC1" w:rsidR="001E6D3F" w:rsidRPr="00184A3A" w:rsidDel="00932DC1" w:rsidRDefault="001E6D3F" w:rsidP="001E6D3F">
            <w:pPr>
              <w:spacing w:after="0"/>
            </w:pPr>
            <w:r>
              <w:t>O</w:t>
            </w:r>
          </w:p>
        </w:tc>
        <w:tc>
          <w:tcPr>
            <w:tcW w:w="1710" w:type="dxa"/>
          </w:tcPr>
          <w:p w14:paraId="7D8DD94B" w14:textId="77777777" w:rsidR="001E6D3F" w:rsidRDefault="001E6D3F" w:rsidP="001E6D3F">
            <w:pPr>
              <w:spacing w:after="0"/>
            </w:pPr>
            <w:r>
              <w:t>Datetime</w:t>
            </w:r>
          </w:p>
          <w:p w14:paraId="6ADC995D" w14:textId="45D60EED" w:rsidR="001E6D3F" w:rsidRPr="00184A3A" w:rsidDel="00932DC1" w:rsidRDefault="001E6D3F" w:rsidP="001E6D3F">
            <w:pPr>
              <w:spacing w:after="0"/>
            </w:pPr>
            <w:r>
              <w:t>yyyy-mm-dd hh24:mi:ss</w:t>
            </w:r>
          </w:p>
        </w:tc>
        <w:tc>
          <w:tcPr>
            <w:tcW w:w="1710" w:type="dxa"/>
          </w:tcPr>
          <w:p w14:paraId="2BF475B4" w14:textId="09963554" w:rsidR="001E6D3F" w:rsidRPr="00184A3A" w:rsidDel="00932DC1" w:rsidRDefault="001E6D3F" w:rsidP="001E6D3F">
            <w:pPr>
              <w:spacing w:after="0"/>
            </w:pPr>
            <w:r>
              <w:t>-</w:t>
            </w:r>
          </w:p>
        </w:tc>
        <w:tc>
          <w:tcPr>
            <w:tcW w:w="2070" w:type="dxa"/>
          </w:tcPr>
          <w:p w14:paraId="5C544A0A" w14:textId="3D6B0657" w:rsidR="001E6D3F" w:rsidRPr="00184A3A" w:rsidDel="00932DC1" w:rsidRDefault="001E6D3F">
            <w:pPr>
              <w:spacing w:after="0"/>
            </w:pPr>
            <w:r>
              <w:t>The lower range of job end time</w:t>
            </w:r>
          </w:p>
        </w:tc>
      </w:tr>
      <w:tr w:rsidR="001E6D3F" w:rsidRPr="00184A3A" w14:paraId="6CEC5925" w14:textId="77777777" w:rsidTr="0022765C">
        <w:tc>
          <w:tcPr>
            <w:tcW w:w="1553" w:type="dxa"/>
          </w:tcPr>
          <w:p w14:paraId="3CF3B433" w14:textId="23E85E86" w:rsidR="001E6D3F" w:rsidRDefault="001E6D3F" w:rsidP="001E6D3F">
            <w:pPr>
              <w:spacing w:after="0"/>
              <w:ind w:left="-18" w:right="-108"/>
              <w:rPr>
                <w:b/>
              </w:rPr>
            </w:pPr>
            <w:r>
              <w:rPr>
                <w:b/>
              </w:rPr>
              <w:t>End Time To</w:t>
            </w:r>
          </w:p>
        </w:tc>
        <w:tc>
          <w:tcPr>
            <w:tcW w:w="1260" w:type="dxa"/>
          </w:tcPr>
          <w:p w14:paraId="6C54D21B" w14:textId="6EBD14C4" w:rsidR="001E6D3F" w:rsidRPr="00184A3A" w:rsidDel="00932DC1" w:rsidRDefault="00F74C50" w:rsidP="001E6D3F">
            <w:pPr>
              <w:spacing w:after="0"/>
            </w:pPr>
            <w:r>
              <w:t>Date Picker</w:t>
            </w:r>
          </w:p>
        </w:tc>
        <w:tc>
          <w:tcPr>
            <w:tcW w:w="1170" w:type="dxa"/>
          </w:tcPr>
          <w:p w14:paraId="0D0D3DE3" w14:textId="02789D0C" w:rsidR="001E6D3F" w:rsidRPr="00184A3A" w:rsidDel="00932DC1" w:rsidRDefault="001E6D3F" w:rsidP="001E6D3F">
            <w:pPr>
              <w:spacing w:after="0"/>
            </w:pPr>
            <w:r>
              <w:t>Blank</w:t>
            </w:r>
          </w:p>
        </w:tc>
        <w:tc>
          <w:tcPr>
            <w:tcW w:w="1237" w:type="dxa"/>
          </w:tcPr>
          <w:p w14:paraId="500BEC7B" w14:textId="682D9858" w:rsidR="001E6D3F" w:rsidRPr="00184A3A" w:rsidDel="00932DC1" w:rsidRDefault="001E6D3F" w:rsidP="001E6D3F">
            <w:pPr>
              <w:spacing w:after="0"/>
            </w:pPr>
            <w:r>
              <w:t>O</w:t>
            </w:r>
          </w:p>
        </w:tc>
        <w:tc>
          <w:tcPr>
            <w:tcW w:w="1710" w:type="dxa"/>
          </w:tcPr>
          <w:p w14:paraId="40077D87" w14:textId="77777777" w:rsidR="001E6D3F" w:rsidRDefault="001E6D3F" w:rsidP="001E6D3F">
            <w:pPr>
              <w:spacing w:after="0"/>
            </w:pPr>
            <w:r>
              <w:t>Datetime</w:t>
            </w:r>
          </w:p>
          <w:p w14:paraId="747BFB4E" w14:textId="56B51F79" w:rsidR="001E6D3F" w:rsidRPr="00184A3A" w:rsidDel="00932DC1" w:rsidRDefault="009014E1" w:rsidP="001E6D3F">
            <w:pPr>
              <w:spacing w:after="0"/>
            </w:pPr>
            <w:r>
              <w:t>yyyy-mm-dd hh24:mi:ss</w:t>
            </w:r>
          </w:p>
        </w:tc>
        <w:tc>
          <w:tcPr>
            <w:tcW w:w="1710" w:type="dxa"/>
          </w:tcPr>
          <w:p w14:paraId="5364CA42" w14:textId="6288848C" w:rsidR="001E6D3F" w:rsidRPr="00184A3A" w:rsidDel="00932DC1" w:rsidRDefault="001E6D3F" w:rsidP="001E6D3F">
            <w:pPr>
              <w:spacing w:after="0"/>
            </w:pPr>
            <w:r>
              <w:t>-</w:t>
            </w:r>
          </w:p>
        </w:tc>
        <w:tc>
          <w:tcPr>
            <w:tcW w:w="2070" w:type="dxa"/>
          </w:tcPr>
          <w:p w14:paraId="5CB0279B" w14:textId="0F20E2F2" w:rsidR="001E6D3F" w:rsidRPr="00184A3A" w:rsidDel="00932DC1" w:rsidRDefault="001E6D3F">
            <w:pPr>
              <w:spacing w:after="0"/>
            </w:pPr>
            <w:r>
              <w:t>The upper range of job end time</w:t>
            </w:r>
          </w:p>
        </w:tc>
      </w:tr>
      <w:tr w:rsidR="00ED31DC" w:rsidRPr="00184A3A" w14:paraId="28E5EAC1" w14:textId="77777777" w:rsidTr="0022765C">
        <w:tc>
          <w:tcPr>
            <w:tcW w:w="1553" w:type="dxa"/>
          </w:tcPr>
          <w:p w14:paraId="531CC753" w14:textId="595B75E0" w:rsidR="00ED31DC" w:rsidRDefault="00ED31DC" w:rsidP="00ED31DC">
            <w:pPr>
              <w:spacing w:after="0"/>
              <w:ind w:left="-18" w:right="-108"/>
              <w:rPr>
                <w:b/>
              </w:rPr>
            </w:pPr>
            <w:r>
              <w:rPr>
                <w:b/>
              </w:rPr>
              <w:t>Status</w:t>
            </w:r>
          </w:p>
        </w:tc>
        <w:tc>
          <w:tcPr>
            <w:tcW w:w="1260" w:type="dxa"/>
          </w:tcPr>
          <w:p w14:paraId="12179020" w14:textId="5BBEC603" w:rsidR="00ED31DC" w:rsidRPr="00184A3A" w:rsidDel="00932DC1" w:rsidRDefault="001E6D3F" w:rsidP="00ED31DC">
            <w:pPr>
              <w:spacing w:after="0"/>
            </w:pPr>
            <w:r>
              <w:t>Multiple select box</w:t>
            </w:r>
          </w:p>
        </w:tc>
        <w:tc>
          <w:tcPr>
            <w:tcW w:w="1170" w:type="dxa"/>
          </w:tcPr>
          <w:p w14:paraId="2D00CE5A" w14:textId="383A50A6" w:rsidR="00ED31DC" w:rsidRPr="00184A3A" w:rsidDel="00932DC1" w:rsidRDefault="00ED31DC" w:rsidP="00ED31DC">
            <w:pPr>
              <w:spacing w:after="0"/>
            </w:pPr>
            <w:r>
              <w:t>Blank</w:t>
            </w:r>
          </w:p>
        </w:tc>
        <w:tc>
          <w:tcPr>
            <w:tcW w:w="1237" w:type="dxa"/>
          </w:tcPr>
          <w:p w14:paraId="12F92B6A" w14:textId="3034B145" w:rsidR="00ED31DC" w:rsidRPr="00184A3A" w:rsidDel="00932DC1" w:rsidRDefault="00ED31DC" w:rsidP="00ED31DC">
            <w:pPr>
              <w:spacing w:after="0"/>
            </w:pPr>
            <w:r>
              <w:t>O</w:t>
            </w:r>
          </w:p>
        </w:tc>
        <w:tc>
          <w:tcPr>
            <w:tcW w:w="1710" w:type="dxa"/>
          </w:tcPr>
          <w:p w14:paraId="7C033761" w14:textId="4ABD25AE" w:rsidR="00ED31DC" w:rsidRPr="00184A3A" w:rsidDel="00932DC1" w:rsidRDefault="00ED31DC" w:rsidP="00ED31DC">
            <w:pPr>
              <w:spacing w:after="0"/>
            </w:pPr>
            <w:r w:rsidRPr="00184A3A">
              <w:t>A</w:t>
            </w:r>
            <w:r>
              <w:t>(20)</w:t>
            </w:r>
          </w:p>
        </w:tc>
        <w:tc>
          <w:tcPr>
            <w:tcW w:w="1710" w:type="dxa"/>
          </w:tcPr>
          <w:p w14:paraId="22707515" w14:textId="2A51CF12" w:rsidR="00ED31DC" w:rsidRPr="00184A3A" w:rsidDel="00932DC1" w:rsidRDefault="00ED31DC" w:rsidP="00ED31DC">
            <w:pPr>
              <w:spacing w:after="0"/>
            </w:pPr>
            <w:r>
              <w:t>-</w:t>
            </w:r>
          </w:p>
        </w:tc>
        <w:tc>
          <w:tcPr>
            <w:tcW w:w="2070" w:type="dxa"/>
          </w:tcPr>
          <w:p w14:paraId="4F486F62" w14:textId="4F39136A" w:rsidR="00ED31DC" w:rsidRPr="00184A3A" w:rsidDel="00932DC1" w:rsidRDefault="001E6D3F" w:rsidP="00ED31DC">
            <w:pPr>
              <w:spacing w:after="0"/>
            </w:pPr>
            <w:r>
              <w:t>Job status filter</w:t>
            </w:r>
          </w:p>
        </w:tc>
      </w:tr>
      <w:tr w:rsidR="00ED31DC" w:rsidRPr="00184A3A" w14:paraId="0A9FFF52" w14:textId="77777777" w:rsidTr="0022765C">
        <w:tc>
          <w:tcPr>
            <w:tcW w:w="10710" w:type="dxa"/>
            <w:gridSpan w:val="7"/>
            <w:shd w:val="clear" w:color="auto" w:fill="D9D9D9" w:themeFill="background1" w:themeFillShade="D9"/>
          </w:tcPr>
          <w:p w14:paraId="311B97EC" w14:textId="45DF0F02" w:rsidR="00ED31DC" w:rsidRPr="00184A3A" w:rsidDel="00932DC1" w:rsidRDefault="00ED31DC" w:rsidP="00ED31DC">
            <w:pPr>
              <w:spacing w:after="0"/>
            </w:pPr>
            <w:r>
              <w:t>Data Table</w:t>
            </w:r>
          </w:p>
        </w:tc>
      </w:tr>
      <w:tr w:rsidR="00ED31DC" w:rsidRPr="00184A3A" w14:paraId="215EAFCB" w14:textId="77777777" w:rsidTr="0022765C">
        <w:tc>
          <w:tcPr>
            <w:tcW w:w="1553" w:type="dxa"/>
          </w:tcPr>
          <w:p w14:paraId="1CC7CB8E" w14:textId="75D82966" w:rsidR="00ED31DC" w:rsidRPr="00184A3A" w:rsidRDefault="00ED31DC" w:rsidP="00ED31DC">
            <w:pPr>
              <w:spacing w:after="0"/>
              <w:ind w:left="-18" w:right="-108"/>
              <w:rPr>
                <w:b/>
              </w:rPr>
            </w:pPr>
            <w:r>
              <w:rPr>
                <w:b/>
              </w:rPr>
              <w:t>Job</w:t>
            </w:r>
            <w:r w:rsidRPr="00184A3A">
              <w:rPr>
                <w:b/>
              </w:rPr>
              <w:t xml:space="preserve"> Name</w:t>
            </w:r>
          </w:p>
        </w:tc>
        <w:tc>
          <w:tcPr>
            <w:tcW w:w="1260" w:type="dxa"/>
          </w:tcPr>
          <w:p w14:paraId="37D8B81D" w14:textId="6A7244B7" w:rsidR="00ED31DC" w:rsidRPr="00184A3A" w:rsidRDefault="00ED31DC" w:rsidP="00ED31DC">
            <w:pPr>
              <w:spacing w:after="0"/>
            </w:pPr>
            <w:r w:rsidRPr="00184A3A">
              <w:t>Read-only text</w:t>
            </w:r>
          </w:p>
        </w:tc>
        <w:tc>
          <w:tcPr>
            <w:tcW w:w="1170" w:type="dxa"/>
          </w:tcPr>
          <w:p w14:paraId="101C0CDA" w14:textId="3CC30123" w:rsidR="00ED31DC" w:rsidRPr="00184A3A" w:rsidRDefault="00ED31DC" w:rsidP="00ED31DC">
            <w:pPr>
              <w:spacing w:after="0"/>
            </w:pPr>
            <w:r w:rsidRPr="00184A3A">
              <w:t>Prefilled</w:t>
            </w:r>
          </w:p>
        </w:tc>
        <w:tc>
          <w:tcPr>
            <w:tcW w:w="1237" w:type="dxa"/>
          </w:tcPr>
          <w:p w14:paraId="1F25B248" w14:textId="200F81B2" w:rsidR="00ED31DC" w:rsidRPr="00184A3A" w:rsidRDefault="00ED31DC" w:rsidP="00ED31DC">
            <w:pPr>
              <w:spacing w:after="0"/>
            </w:pPr>
            <w:r w:rsidRPr="00184A3A">
              <w:t>-</w:t>
            </w:r>
          </w:p>
        </w:tc>
        <w:tc>
          <w:tcPr>
            <w:tcW w:w="1710" w:type="dxa"/>
          </w:tcPr>
          <w:p w14:paraId="043538A5" w14:textId="4A60FECC" w:rsidR="00ED31DC" w:rsidRPr="00184A3A" w:rsidRDefault="00ED31DC" w:rsidP="00ED31DC">
            <w:pPr>
              <w:spacing w:after="0"/>
            </w:pPr>
            <w:r w:rsidRPr="00184A3A">
              <w:t>A</w:t>
            </w:r>
            <w:r>
              <w:t>(50)</w:t>
            </w:r>
          </w:p>
        </w:tc>
        <w:tc>
          <w:tcPr>
            <w:tcW w:w="1710" w:type="dxa"/>
          </w:tcPr>
          <w:p w14:paraId="08CAC62C" w14:textId="2F42B1A8" w:rsidR="00ED31DC" w:rsidRPr="00184A3A" w:rsidRDefault="00ED31DC" w:rsidP="00ED31DC">
            <w:pPr>
              <w:spacing w:after="0"/>
            </w:pPr>
            <w:r w:rsidRPr="00184A3A">
              <w:t>-</w:t>
            </w:r>
          </w:p>
        </w:tc>
        <w:tc>
          <w:tcPr>
            <w:tcW w:w="2070" w:type="dxa"/>
          </w:tcPr>
          <w:p w14:paraId="66212A3F" w14:textId="2CA63839" w:rsidR="00ED31DC" w:rsidRPr="00184A3A" w:rsidRDefault="00ED31DC" w:rsidP="00ED31DC">
            <w:pPr>
              <w:spacing w:after="0"/>
            </w:pPr>
            <w:r w:rsidRPr="00184A3A">
              <w:t>Job Name</w:t>
            </w:r>
          </w:p>
        </w:tc>
      </w:tr>
      <w:tr w:rsidR="00ED31DC" w:rsidRPr="00184A3A" w14:paraId="3F480D6C" w14:textId="77777777" w:rsidTr="0022765C">
        <w:tc>
          <w:tcPr>
            <w:tcW w:w="1553" w:type="dxa"/>
          </w:tcPr>
          <w:p w14:paraId="7814F358" w14:textId="77777777" w:rsidR="00ED31DC" w:rsidRPr="00184A3A" w:rsidRDefault="00ED31DC" w:rsidP="00ED31DC">
            <w:pPr>
              <w:spacing w:after="0"/>
              <w:ind w:left="-18" w:right="-108"/>
              <w:rPr>
                <w:b/>
              </w:rPr>
            </w:pPr>
            <w:r w:rsidRPr="00184A3A">
              <w:rPr>
                <w:b/>
              </w:rPr>
              <w:t>Start Time</w:t>
            </w:r>
          </w:p>
        </w:tc>
        <w:tc>
          <w:tcPr>
            <w:tcW w:w="1260" w:type="dxa"/>
          </w:tcPr>
          <w:p w14:paraId="56C8688F" w14:textId="77777777" w:rsidR="00ED31DC" w:rsidRPr="00184A3A" w:rsidRDefault="00ED31DC" w:rsidP="00ED31DC">
            <w:pPr>
              <w:spacing w:after="0"/>
            </w:pPr>
            <w:r w:rsidRPr="00184A3A">
              <w:t>Read-only text</w:t>
            </w:r>
          </w:p>
        </w:tc>
        <w:tc>
          <w:tcPr>
            <w:tcW w:w="1170" w:type="dxa"/>
          </w:tcPr>
          <w:p w14:paraId="61601DDF" w14:textId="77777777" w:rsidR="00ED31DC" w:rsidRPr="00184A3A" w:rsidRDefault="00ED31DC" w:rsidP="00ED31DC">
            <w:pPr>
              <w:spacing w:after="0"/>
            </w:pPr>
            <w:r w:rsidRPr="00184A3A">
              <w:t>Prefilled</w:t>
            </w:r>
          </w:p>
        </w:tc>
        <w:tc>
          <w:tcPr>
            <w:tcW w:w="1237" w:type="dxa"/>
          </w:tcPr>
          <w:p w14:paraId="3F66F1BE" w14:textId="77777777" w:rsidR="00ED31DC" w:rsidRPr="00184A3A" w:rsidRDefault="00ED31DC" w:rsidP="00ED31DC">
            <w:pPr>
              <w:spacing w:after="0"/>
            </w:pPr>
            <w:r w:rsidRPr="00184A3A">
              <w:t>-</w:t>
            </w:r>
          </w:p>
        </w:tc>
        <w:tc>
          <w:tcPr>
            <w:tcW w:w="1710" w:type="dxa"/>
          </w:tcPr>
          <w:p w14:paraId="478DB1D3" w14:textId="77777777" w:rsidR="00ED31DC" w:rsidRDefault="00ED31DC" w:rsidP="00ED31DC">
            <w:pPr>
              <w:spacing w:after="0"/>
            </w:pPr>
            <w:r>
              <w:t>Datetime</w:t>
            </w:r>
          </w:p>
          <w:p w14:paraId="6B54D7EB" w14:textId="64939BC2" w:rsidR="00ED31DC" w:rsidRPr="00184A3A" w:rsidRDefault="00ED31DC" w:rsidP="00ED31DC">
            <w:pPr>
              <w:spacing w:after="0"/>
            </w:pPr>
            <w:r>
              <w:t>yyyy-mm-dd hh24:mi:ss</w:t>
            </w:r>
          </w:p>
        </w:tc>
        <w:tc>
          <w:tcPr>
            <w:tcW w:w="1710" w:type="dxa"/>
          </w:tcPr>
          <w:p w14:paraId="30EC40AB" w14:textId="77777777" w:rsidR="00ED31DC" w:rsidRPr="00184A3A" w:rsidRDefault="00ED31DC" w:rsidP="00ED31DC">
            <w:pPr>
              <w:spacing w:after="0"/>
            </w:pPr>
            <w:r w:rsidRPr="00184A3A">
              <w:t>-</w:t>
            </w:r>
          </w:p>
        </w:tc>
        <w:tc>
          <w:tcPr>
            <w:tcW w:w="2070" w:type="dxa"/>
          </w:tcPr>
          <w:p w14:paraId="7279A1FB" w14:textId="77777777" w:rsidR="00ED31DC" w:rsidRPr="00184A3A" w:rsidRDefault="00ED31DC" w:rsidP="00ED31DC">
            <w:pPr>
              <w:spacing w:after="0"/>
            </w:pPr>
            <w:r w:rsidRPr="00184A3A">
              <w:t>The Start Time of the Job</w:t>
            </w:r>
          </w:p>
        </w:tc>
      </w:tr>
      <w:tr w:rsidR="00ED31DC" w:rsidRPr="00184A3A" w14:paraId="5969F395" w14:textId="77777777" w:rsidTr="0022765C">
        <w:tc>
          <w:tcPr>
            <w:tcW w:w="1553" w:type="dxa"/>
          </w:tcPr>
          <w:p w14:paraId="4A37D029" w14:textId="77777777" w:rsidR="00ED31DC" w:rsidRPr="00184A3A" w:rsidRDefault="00ED31DC" w:rsidP="00ED31DC">
            <w:pPr>
              <w:spacing w:after="0"/>
              <w:ind w:left="-18" w:right="-108"/>
              <w:rPr>
                <w:b/>
              </w:rPr>
            </w:pPr>
            <w:r w:rsidRPr="00184A3A">
              <w:rPr>
                <w:b/>
              </w:rPr>
              <w:t>End Time</w:t>
            </w:r>
          </w:p>
        </w:tc>
        <w:tc>
          <w:tcPr>
            <w:tcW w:w="1260" w:type="dxa"/>
          </w:tcPr>
          <w:p w14:paraId="5A398C42" w14:textId="77777777" w:rsidR="00ED31DC" w:rsidRPr="00184A3A" w:rsidRDefault="00ED31DC" w:rsidP="00ED31DC">
            <w:pPr>
              <w:spacing w:after="0"/>
            </w:pPr>
            <w:r w:rsidRPr="00184A3A">
              <w:t>Read-only text</w:t>
            </w:r>
          </w:p>
        </w:tc>
        <w:tc>
          <w:tcPr>
            <w:tcW w:w="1170" w:type="dxa"/>
          </w:tcPr>
          <w:p w14:paraId="6CC6B83C" w14:textId="77777777" w:rsidR="00ED31DC" w:rsidRPr="00184A3A" w:rsidRDefault="00ED31DC" w:rsidP="00ED31DC">
            <w:pPr>
              <w:spacing w:after="0"/>
            </w:pPr>
            <w:r w:rsidRPr="00184A3A">
              <w:t>Prefilled</w:t>
            </w:r>
          </w:p>
        </w:tc>
        <w:tc>
          <w:tcPr>
            <w:tcW w:w="1237" w:type="dxa"/>
          </w:tcPr>
          <w:p w14:paraId="1E96C418" w14:textId="77777777" w:rsidR="00ED31DC" w:rsidRPr="00184A3A" w:rsidRDefault="00ED31DC" w:rsidP="00ED31DC">
            <w:pPr>
              <w:spacing w:after="0"/>
            </w:pPr>
            <w:r w:rsidRPr="00184A3A">
              <w:t>-</w:t>
            </w:r>
          </w:p>
        </w:tc>
        <w:tc>
          <w:tcPr>
            <w:tcW w:w="1710" w:type="dxa"/>
          </w:tcPr>
          <w:p w14:paraId="5635D88C" w14:textId="77777777" w:rsidR="00ED31DC" w:rsidRDefault="00ED31DC" w:rsidP="00ED31DC">
            <w:pPr>
              <w:spacing w:after="0"/>
            </w:pPr>
            <w:r>
              <w:t>Datetime</w:t>
            </w:r>
          </w:p>
          <w:p w14:paraId="18ED8E95" w14:textId="7F8CBE53" w:rsidR="00ED31DC" w:rsidRPr="00184A3A" w:rsidRDefault="009014E1" w:rsidP="00ED31DC">
            <w:pPr>
              <w:spacing w:after="0"/>
            </w:pPr>
            <w:r>
              <w:lastRenderedPageBreak/>
              <w:t>yyyy-mm-dd hh24:mi:ss</w:t>
            </w:r>
          </w:p>
        </w:tc>
        <w:tc>
          <w:tcPr>
            <w:tcW w:w="1710" w:type="dxa"/>
          </w:tcPr>
          <w:p w14:paraId="6C83B701" w14:textId="77777777" w:rsidR="00ED31DC" w:rsidRPr="00184A3A" w:rsidRDefault="00ED31DC" w:rsidP="00ED31DC">
            <w:pPr>
              <w:spacing w:after="0"/>
            </w:pPr>
            <w:r w:rsidRPr="00184A3A">
              <w:lastRenderedPageBreak/>
              <w:t>-</w:t>
            </w:r>
          </w:p>
        </w:tc>
        <w:tc>
          <w:tcPr>
            <w:tcW w:w="2070" w:type="dxa"/>
          </w:tcPr>
          <w:p w14:paraId="14108924" w14:textId="77777777" w:rsidR="00ED31DC" w:rsidRPr="00184A3A" w:rsidRDefault="00ED31DC" w:rsidP="00ED31DC">
            <w:pPr>
              <w:spacing w:after="0"/>
            </w:pPr>
            <w:r w:rsidRPr="00184A3A">
              <w:t>The End Time of the Job</w:t>
            </w:r>
          </w:p>
        </w:tc>
      </w:tr>
      <w:tr w:rsidR="00ED31DC" w:rsidRPr="00184A3A" w14:paraId="2F9CD34B" w14:textId="77777777" w:rsidTr="0022765C">
        <w:tc>
          <w:tcPr>
            <w:tcW w:w="1553" w:type="dxa"/>
          </w:tcPr>
          <w:p w14:paraId="50B27C3C" w14:textId="77777777" w:rsidR="00ED31DC" w:rsidRPr="00184A3A" w:rsidRDefault="00ED31DC" w:rsidP="00ED31DC">
            <w:pPr>
              <w:spacing w:after="0"/>
              <w:ind w:left="-18" w:right="-108"/>
              <w:rPr>
                <w:b/>
              </w:rPr>
            </w:pPr>
            <w:r w:rsidRPr="00184A3A">
              <w:rPr>
                <w:b/>
              </w:rPr>
              <w:lastRenderedPageBreak/>
              <w:t>Status</w:t>
            </w:r>
          </w:p>
        </w:tc>
        <w:tc>
          <w:tcPr>
            <w:tcW w:w="1260" w:type="dxa"/>
          </w:tcPr>
          <w:p w14:paraId="6A54F338" w14:textId="77777777" w:rsidR="00ED31DC" w:rsidRPr="00184A3A" w:rsidRDefault="00ED31DC" w:rsidP="00ED31DC">
            <w:pPr>
              <w:spacing w:after="0"/>
            </w:pPr>
            <w:r w:rsidRPr="00184A3A">
              <w:t>Read-only text</w:t>
            </w:r>
          </w:p>
        </w:tc>
        <w:tc>
          <w:tcPr>
            <w:tcW w:w="1170" w:type="dxa"/>
          </w:tcPr>
          <w:p w14:paraId="58039AFC" w14:textId="77777777" w:rsidR="00ED31DC" w:rsidRPr="00184A3A" w:rsidRDefault="00ED31DC" w:rsidP="00ED31DC">
            <w:pPr>
              <w:spacing w:after="0"/>
            </w:pPr>
            <w:r w:rsidRPr="00184A3A">
              <w:t>Prefilled</w:t>
            </w:r>
          </w:p>
        </w:tc>
        <w:tc>
          <w:tcPr>
            <w:tcW w:w="1237" w:type="dxa"/>
          </w:tcPr>
          <w:p w14:paraId="1D5DA81D" w14:textId="77777777" w:rsidR="00ED31DC" w:rsidRPr="00184A3A" w:rsidRDefault="00ED31DC" w:rsidP="00ED31DC">
            <w:pPr>
              <w:spacing w:after="0"/>
            </w:pPr>
            <w:r w:rsidRPr="00184A3A">
              <w:t>-</w:t>
            </w:r>
          </w:p>
        </w:tc>
        <w:tc>
          <w:tcPr>
            <w:tcW w:w="1710" w:type="dxa"/>
          </w:tcPr>
          <w:p w14:paraId="2D072FF6" w14:textId="51D4C93A" w:rsidR="00ED31DC" w:rsidRPr="00184A3A" w:rsidRDefault="00ED31DC" w:rsidP="00ED31DC">
            <w:pPr>
              <w:spacing w:after="0"/>
            </w:pPr>
            <w:r w:rsidRPr="00184A3A">
              <w:t>A</w:t>
            </w:r>
            <w:r>
              <w:t>(20)</w:t>
            </w:r>
          </w:p>
        </w:tc>
        <w:tc>
          <w:tcPr>
            <w:tcW w:w="1710" w:type="dxa"/>
          </w:tcPr>
          <w:p w14:paraId="07C7B887" w14:textId="77777777" w:rsidR="00ED31DC" w:rsidRPr="00184A3A" w:rsidRDefault="00ED31DC" w:rsidP="00ED31DC">
            <w:pPr>
              <w:spacing w:after="0"/>
            </w:pPr>
            <w:r w:rsidRPr="00184A3A">
              <w:t>-</w:t>
            </w:r>
          </w:p>
        </w:tc>
        <w:tc>
          <w:tcPr>
            <w:tcW w:w="2070" w:type="dxa"/>
          </w:tcPr>
          <w:p w14:paraId="13FEC373" w14:textId="77777777" w:rsidR="00ED31DC" w:rsidRPr="00184A3A" w:rsidRDefault="00ED31DC" w:rsidP="00ED31DC">
            <w:pPr>
              <w:spacing w:after="0"/>
            </w:pPr>
            <w:r w:rsidRPr="00184A3A">
              <w:t>The Status of the Job</w:t>
            </w:r>
          </w:p>
        </w:tc>
      </w:tr>
      <w:tr w:rsidR="00ED31DC" w:rsidRPr="00184A3A" w14:paraId="04F3CC55" w14:textId="77777777" w:rsidTr="0022765C">
        <w:tc>
          <w:tcPr>
            <w:tcW w:w="1553" w:type="dxa"/>
          </w:tcPr>
          <w:p w14:paraId="2E62A6C9" w14:textId="77777777" w:rsidR="00ED31DC" w:rsidRPr="00184A3A" w:rsidRDefault="00ED31DC" w:rsidP="00ED31DC">
            <w:pPr>
              <w:spacing w:after="0"/>
              <w:ind w:left="-18" w:right="-108"/>
              <w:rPr>
                <w:b/>
              </w:rPr>
            </w:pPr>
            <w:r w:rsidRPr="00184A3A">
              <w:rPr>
                <w:b/>
              </w:rPr>
              <w:t># Scheme</w:t>
            </w:r>
          </w:p>
        </w:tc>
        <w:tc>
          <w:tcPr>
            <w:tcW w:w="1260" w:type="dxa"/>
          </w:tcPr>
          <w:p w14:paraId="19A52BE3" w14:textId="77777777" w:rsidR="00ED31DC" w:rsidRPr="00184A3A" w:rsidRDefault="00ED31DC" w:rsidP="00ED31DC">
            <w:pPr>
              <w:spacing w:after="0"/>
            </w:pPr>
            <w:r w:rsidRPr="00184A3A">
              <w:t>Read-only text</w:t>
            </w:r>
          </w:p>
        </w:tc>
        <w:tc>
          <w:tcPr>
            <w:tcW w:w="1170" w:type="dxa"/>
          </w:tcPr>
          <w:p w14:paraId="70916626" w14:textId="77777777" w:rsidR="00ED31DC" w:rsidRPr="00184A3A" w:rsidRDefault="00ED31DC" w:rsidP="00ED31DC">
            <w:pPr>
              <w:spacing w:after="0"/>
            </w:pPr>
            <w:r w:rsidRPr="00184A3A">
              <w:t>Prefilled</w:t>
            </w:r>
          </w:p>
        </w:tc>
        <w:tc>
          <w:tcPr>
            <w:tcW w:w="1237" w:type="dxa"/>
          </w:tcPr>
          <w:p w14:paraId="1508B2F9" w14:textId="77777777" w:rsidR="00ED31DC" w:rsidRPr="00184A3A" w:rsidRDefault="00ED31DC" w:rsidP="00ED31DC">
            <w:pPr>
              <w:spacing w:after="0"/>
            </w:pPr>
            <w:r w:rsidRPr="00184A3A">
              <w:t>-</w:t>
            </w:r>
          </w:p>
        </w:tc>
        <w:tc>
          <w:tcPr>
            <w:tcW w:w="1710" w:type="dxa"/>
          </w:tcPr>
          <w:p w14:paraId="09C6B4FB" w14:textId="48FD179C" w:rsidR="00ED31DC" w:rsidRPr="00184A3A" w:rsidRDefault="00ED31DC" w:rsidP="00ED31DC">
            <w:pPr>
              <w:spacing w:after="0"/>
            </w:pPr>
            <w:r>
              <w:t>N(10)</w:t>
            </w:r>
          </w:p>
        </w:tc>
        <w:tc>
          <w:tcPr>
            <w:tcW w:w="1710" w:type="dxa"/>
          </w:tcPr>
          <w:p w14:paraId="2719AF57" w14:textId="77777777" w:rsidR="00ED31DC" w:rsidRPr="00184A3A" w:rsidRDefault="00ED31DC" w:rsidP="00ED31DC">
            <w:pPr>
              <w:spacing w:after="0"/>
            </w:pPr>
            <w:r w:rsidRPr="00184A3A">
              <w:t>-</w:t>
            </w:r>
          </w:p>
        </w:tc>
        <w:tc>
          <w:tcPr>
            <w:tcW w:w="2070" w:type="dxa"/>
          </w:tcPr>
          <w:p w14:paraId="1F687240" w14:textId="77777777" w:rsidR="00ED31DC" w:rsidRPr="00184A3A" w:rsidRDefault="00ED31DC" w:rsidP="00ED31DC">
            <w:pPr>
              <w:spacing w:after="0"/>
            </w:pPr>
            <w:r w:rsidRPr="00184A3A">
              <w:t>The number of the scheme of the job</w:t>
            </w:r>
          </w:p>
        </w:tc>
      </w:tr>
      <w:tr w:rsidR="00ED31DC" w:rsidRPr="00184A3A" w14:paraId="00C51FB9" w14:textId="77777777" w:rsidTr="0022765C">
        <w:tc>
          <w:tcPr>
            <w:tcW w:w="1553" w:type="dxa"/>
          </w:tcPr>
          <w:p w14:paraId="17F28C82" w14:textId="77777777" w:rsidR="00ED31DC" w:rsidRPr="00184A3A" w:rsidRDefault="00ED31DC" w:rsidP="00ED31DC">
            <w:pPr>
              <w:spacing w:after="0"/>
              <w:ind w:left="-18" w:right="-108"/>
              <w:rPr>
                <w:b/>
              </w:rPr>
            </w:pPr>
            <w:r w:rsidRPr="00184A3A">
              <w:rPr>
                <w:b/>
              </w:rPr>
              <w:t>Branch Code (List)</w:t>
            </w:r>
          </w:p>
        </w:tc>
        <w:tc>
          <w:tcPr>
            <w:tcW w:w="1260" w:type="dxa"/>
          </w:tcPr>
          <w:p w14:paraId="4F051079" w14:textId="77777777" w:rsidR="00ED31DC" w:rsidRPr="00184A3A" w:rsidRDefault="00ED31DC" w:rsidP="00ED31DC">
            <w:pPr>
              <w:spacing w:after="0"/>
            </w:pPr>
            <w:r w:rsidRPr="00184A3A">
              <w:t>Read-only text</w:t>
            </w:r>
          </w:p>
        </w:tc>
        <w:tc>
          <w:tcPr>
            <w:tcW w:w="1170" w:type="dxa"/>
          </w:tcPr>
          <w:p w14:paraId="1055C31C" w14:textId="77777777" w:rsidR="00ED31DC" w:rsidRPr="00184A3A" w:rsidRDefault="00ED31DC" w:rsidP="00ED31DC">
            <w:pPr>
              <w:spacing w:after="0"/>
            </w:pPr>
            <w:r w:rsidRPr="00184A3A">
              <w:t>Prefilled</w:t>
            </w:r>
          </w:p>
        </w:tc>
        <w:tc>
          <w:tcPr>
            <w:tcW w:w="1237" w:type="dxa"/>
          </w:tcPr>
          <w:p w14:paraId="452AB1C8" w14:textId="77777777" w:rsidR="00ED31DC" w:rsidRPr="00184A3A" w:rsidRDefault="00ED31DC" w:rsidP="00ED31DC">
            <w:pPr>
              <w:spacing w:after="0"/>
            </w:pPr>
            <w:r w:rsidRPr="00184A3A">
              <w:t>-</w:t>
            </w:r>
          </w:p>
        </w:tc>
        <w:tc>
          <w:tcPr>
            <w:tcW w:w="1710" w:type="dxa"/>
          </w:tcPr>
          <w:p w14:paraId="11F330BB" w14:textId="147BE025" w:rsidR="00ED31DC" w:rsidRPr="00184A3A" w:rsidRDefault="00ED31DC" w:rsidP="00ED31DC">
            <w:pPr>
              <w:spacing w:after="0"/>
            </w:pPr>
            <w:r w:rsidRPr="00184A3A">
              <w:t>A</w:t>
            </w:r>
            <w:r>
              <w:t>(20)</w:t>
            </w:r>
          </w:p>
        </w:tc>
        <w:tc>
          <w:tcPr>
            <w:tcW w:w="1710" w:type="dxa"/>
          </w:tcPr>
          <w:p w14:paraId="39A13F10" w14:textId="77777777" w:rsidR="00ED31DC" w:rsidRPr="00184A3A" w:rsidRDefault="00ED31DC" w:rsidP="00ED31DC">
            <w:pPr>
              <w:spacing w:after="0"/>
            </w:pPr>
            <w:r w:rsidRPr="00184A3A">
              <w:t>-</w:t>
            </w:r>
          </w:p>
        </w:tc>
        <w:tc>
          <w:tcPr>
            <w:tcW w:w="2070" w:type="dxa"/>
          </w:tcPr>
          <w:p w14:paraId="79FD2D70" w14:textId="77777777" w:rsidR="00ED31DC" w:rsidRPr="00184A3A" w:rsidRDefault="00ED31DC" w:rsidP="00ED31DC">
            <w:pPr>
              <w:spacing w:after="0"/>
            </w:pPr>
            <w:r w:rsidRPr="00184A3A">
              <w:t>The Branch Code of the Task</w:t>
            </w:r>
          </w:p>
        </w:tc>
      </w:tr>
      <w:tr w:rsidR="00ED31DC" w:rsidRPr="00184A3A" w14:paraId="631C5058" w14:textId="77777777" w:rsidTr="0022765C">
        <w:tc>
          <w:tcPr>
            <w:tcW w:w="1553" w:type="dxa"/>
          </w:tcPr>
          <w:p w14:paraId="255E9D67" w14:textId="77777777" w:rsidR="00ED31DC" w:rsidRPr="00184A3A" w:rsidRDefault="00ED31DC" w:rsidP="00ED31DC">
            <w:pPr>
              <w:spacing w:after="0"/>
              <w:ind w:left="-18" w:right="-108"/>
              <w:rPr>
                <w:b/>
              </w:rPr>
            </w:pPr>
            <w:r w:rsidRPr="00184A3A">
              <w:rPr>
                <w:b/>
              </w:rPr>
              <w:t>Poll Scheme Name (List)</w:t>
            </w:r>
          </w:p>
        </w:tc>
        <w:tc>
          <w:tcPr>
            <w:tcW w:w="1260" w:type="dxa"/>
          </w:tcPr>
          <w:p w14:paraId="39C93DCE" w14:textId="77777777" w:rsidR="00ED31DC" w:rsidRPr="00184A3A" w:rsidRDefault="00ED31DC" w:rsidP="00ED31DC">
            <w:pPr>
              <w:spacing w:after="0"/>
            </w:pPr>
            <w:r w:rsidRPr="00184A3A">
              <w:t>Read-only text</w:t>
            </w:r>
          </w:p>
        </w:tc>
        <w:tc>
          <w:tcPr>
            <w:tcW w:w="1170" w:type="dxa"/>
          </w:tcPr>
          <w:p w14:paraId="7854CE74" w14:textId="77777777" w:rsidR="00ED31DC" w:rsidRPr="00184A3A" w:rsidRDefault="00ED31DC" w:rsidP="00ED31DC">
            <w:pPr>
              <w:spacing w:after="0"/>
            </w:pPr>
            <w:r w:rsidRPr="00184A3A">
              <w:t>Prefilled</w:t>
            </w:r>
          </w:p>
        </w:tc>
        <w:tc>
          <w:tcPr>
            <w:tcW w:w="1237" w:type="dxa"/>
          </w:tcPr>
          <w:p w14:paraId="68812CBA" w14:textId="77777777" w:rsidR="00ED31DC" w:rsidRPr="00184A3A" w:rsidRDefault="00ED31DC" w:rsidP="00ED31DC">
            <w:pPr>
              <w:spacing w:after="0"/>
            </w:pPr>
            <w:r w:rsidRPr="00184A3A">
              <w:t>-</w:t>
            </w:r>
          </w:p>
        </w:tc>
        <w:tc>
          <w:tcPr>
            <w:tcW w:w="1710" w:type="dxa"/>
          </w:tcPr>
          <w:p w14:paraId="3E9DCDB0" w14:textId="2727A7F6" w:rsidR="00ED31DC" w:rsidRPr="00184A3A" w:rsidRDefault="00ED31DC" w:rsidP="00ED31DC">
            <w:pPr>
              <w:spacing w:after="0"/>
            </w:pPr>
            <w:r w:rsidRPr="00184A3A">
              <w:t>A</w:t>
            </w:r>
            <w:r>
              <w:t>(50)</w:t>
            </w:r>
          </w:p>
        </w:tc>
        <w:tc>
          <w:tcPr>
            <w:tcW w:w="1710" w:type="dxa"/>
          </w:tcPr>
          <w:p w14:paraId="46E8A4EA" w14:textId="77777777" w:rsidR="00ED31DC" w:rsidRPr="00184A3A" w:rsidRDefault="00ED31DC" w:rsidP="00ED31DC">
            <w:pPr>
              <w:spacing w:after="0"/>
            </w:pPr>
            <w:r w:rsidRPr="00184A3A">
              <w:t>-</w:t>
            </w:r>
          </w:p>
        </w:tc>
        <w:tc>
          <w:tcPr>
            <w:tcW w:w="2070" w:type="dxa"/>
          </w:tcPr>
          <w:p w14:paraId="660B85E3" w14:textId="77777777" w:rsidR="00ED31DC" w:rsidRPr="00184A3A" w:rsidRDefault="00ED31DC" w:rsidP="00ED31DC">
            <w:pPr>
              <w:spacing w:after="0"/>
            </w:pPr>
            <w:r w:rsidRPr="00184A3A">
              <w:t>The Poll Scheme Name of the Task</w:t>
            </w:r>
          </w:p>
        </w:tc>
      </w:tr>
      <w:tr w:rsidR="00ED31DC" w:rsidRPr="00184A3A" w14:paraId="66D9F110" w14:textId="77777777" w:rsidTr="0022765C">
        <w:tc>
          <w:tcPr>
            <w:tcW w:w="1553" w:type="dxa"/>
          </w:tcPr>
          <w:p w14:paraId="50433BF9" w14:textId="77777777" w:rsidR="00ED31DC" w:rsidRPr="00184A3A" w:rsidRDefault="00ED31DC" w:rsidP="00ED31DC">
            <w:pPr>
              <w:spacing w:after="0"/>
              <w:ind w:left="-18" w:right="-108"/>
              <w:rPr>
                <w:b/>
              </w:rPr>
            </w:pPr>
            <w:r w:rsidRPr="00184A3A">
              <w:rPr>
                <w:b/>
              </w:rPr>
              <w:t>Start Time (List)</w:t>
            </w:r>
          </w:p>
        </w:tc>
        <w:tc>
          <w:tcPr>
            <w:tcW w:w="1260" w:type="dxa"/>
          </w:tcPr>
          <w:p w14:paraId="3E60B0E6" w14:textId="77777777" w:rsidR="00ED31DC" w:rsidRPr="00184A3A" w:rsidRDefault="00ED31DC" w:rsidP="00ED31DC">
            <w:pPr>
              <w:spacing w:after="0"/>
            </w:pPr>
            <w:r w:rsidRPr="00184A3A">
              <w:t>Read-only text</w:t>
            </w:r>
          </w:p>
        </w:tc>
        <w:tc>
          <w:tcPr>
            <w:tcW w:w="1170" w:type="dxa"/>
          </w:tcPr>
          <w:p w14:paraId="1E6F418C" w14:textId="77777777" w:rsidR="00ED31DC" w:rsidRPr="00184A3A" w:rsidRDefault="00ED31DC" w:rsidP="00ED31DC">
            <w:pPr>
              <w:spacing w:after="0"/>
            </w:pPr>
            <w:r w:rsidRPr="00184A3A">
              <w:t>Prefilled</w:t>
            </w:r>
          </w:p>
        </w:tc>
        <w:tc>
          <w:tcPr>
            <w:tcW w:w="1237" w:type="dxa"/>
          </w:tcPr>
          <w:p w14:paraId="2D32511B" w14:textId="77777777" w:rsidR="00ED31DC" w:rsidRPr="00184A3A" w:rsidRDefault="00ED31DC" w:rsidP="00ED31DC">
            <w:pPr>
              <w:spacing w:after="0"/>
            </w:pPr>
            <w:r w:rsidRPr="00184A3A">
              <w:t>-</w:t>
            </w:r>
          </w:p>
        </w:tc>
        <w:tc>
          <w:tcPr>
            <w:tcW w:w="1710" w:type="dxa"/>
          </w:tcPr>
          <w:p w14:paraId="6EE62BD6" w14:textId="77777777" w:rsidR="00ED31DC" w:rsidRDefault="00ED31DC" w:rsidP="00ED31DC">
            <w:pPr>
              <w:spacing w:after="0"/>
            </w:pPr>
            <w:r>
              <w:t>Datetime</w:t>
            </w:r>
          </w:p>
          <w:p w14:paraId="7E5E49F4" w14:textId="307F8FD1" w:rsidR="00ED31DC" w:rsidRPr="00184A3A" w:rsidRDefault="00ED31DC" w:rsidP="00ED31DC">
            <w:pPr>
              <w:spacing w:after="0"/>
            </w:pPr>
            <w:r>
              <w:t>yyyy-mm-dd hh24:mi:ss</w:t>
            </w:r>
          </w:p>
        </w:tc>
        <w:tc>
          <w:tcPr>
            <w:tcW w:w="1710" w:type="dxa"/>
          </w:tcPr>
          <w:p w14:paraId="02480AFC" w14:textId="77777777" w:rsidR="00ED31DC" w:rsidRPr="00184A3A" w:rsidRDefault="00ED31DC" w:rsidP="00ED31DC">
            <w:pPr>
              <w:spacing w:after="0"/>
            </w:pPr>
            <w:r w:rsidRPr="00184A3A">
              <w:t>-</w:t>
            </w:r>
          </w:p>
        </w:tc>
        <w:tc>
          <w:tcPr>
            <w:tcW w:w="2070" w:type="dxa"/>
          </w:tcPr>
          <w:p w14:paraId="20DA040C" w14:textId="77777777" w:rsidR="00ED31DC" w:rsidRPr="00184A3A" w:rsidRDefault="00ED31DC" w:rsidP="00ED31DC">
            <w:pPr>
              <w:spacing w:after="0"/>
            </w:pPr>
            <w:r w:rsidRPr="00184A3A">
              <w:t>The Start Time of the Task</w:t>
            </w:r>
          </w:p>
        </w:tc>
      </w:tr>
      <w:tr w:rsidR="00ED31DC" w:rsidRPr="00184A3A" w14:paraId="309ED6E2" w14:textId="77777777" w:rsidTr="0022765C">
        <w:tc>
          <w:tcPr>
            <w:tcW w:w="1553" w:type="dxa"/>
          </w:tcPr>
          <w:p w14:paraId="5201E634" w14:textId="77777777" w:rsidR="00ED31DC" w:rsidRPr="00184A3A" w:rsidRDefault="00ED31DC" w:rsidP="00ED31DC">
            <w:pPr>
              <w:spacing w:after="0"/>
              <w:ind w:left="-18" w:right="-108"/>
              <w:rPr>
                <w:b/>
              </w:rPr>
            </w:pPr>
            <w:r w:rsidRPr="00184A3A">
              <w:rPr>
                <w:b/>
              </w:rPr>
              <w:t>End Time (List)</w:t>
            </w:r>
          </w:p>
        </w:tc>
        <w:tc>
          <w:tcPr>
            <w:tcW w:w="1260" w:type="dxa"/>
          </w:tcPr>
          <w:p w14:paraId="2DE9283E" w14:textId="77777777" w:rsidR="00ED31DC" w:rsidRPr="00184A3A" w:rsidRDefault="00ED31DC" w:rsidP="00ED31DC">
            <w:pPr>
              <w:spacing w:after="0"/>
            </w:pPr>
            <w:r w:rsidRPr="00184A3A">
              <w:t>Read-only text</w:t>
            </w:r>
          </w:p>
        </w:tc>
        <w:tc>
          <w:tcPr>
            <w:tcW w:w="1170" w:type="dxa"/>
          </w:tcPr>
          <w:p w14:paraId="64B993B6" w14:textId="77777777" w:rsidR="00ED31DC" w:rsidRPr="00184A3A" w:rsidRDefault="00ED31DC" w:rsidP="00ED31DC">
            <w:pPr>
              <w:spacing w:after="0"/>
            </w:pPr>
            <w:r w:rsidRPr="00184A3A">
              <w:t>Prefilled</w:t>
            </w:r>
          </w:p>
        </w:tc>
        <w:tc>
          <w:tcPr>
            <w:tcW w:w="1237" w:type="dxa"/>
          </w:tcPr>
          <w:p w14:paraId="3E648801" w14:textId="77777777" w:rsidR="00ED31DC" w:rsidRPr="00184A3A" w:rsidRDefault="00ED31DC" w:rsidP="00ED31DC">
            <w:pPr>
              <w:spacing w:after="0"/>
            </w:pPr>
            <w:r w:rsidRPr="00184A3A">
              <w:t>-</w:t>
            </w:r>
          </w:p>
        </w:tc>
        <w:tc>
          <w:tcPr>
            <w:tcW w:w="1710" w:type="dxa"/>
          </w:tcPr>
          <w:p w14:paraId="58032EAF" w14:textId="77777777" w:rsidR="00ED31DC" w:rsidRDefault="00ED31DC" w:rsidP="00ED31DC">
            <w:pPr>
              <w:spacing w:after="0"/>
            </w:pPr>
            <w:r>
              <w:t>Datetime</w:t>
            </w:r>
          </w:p>
          <w:p w14:paraId="31C274DE" w14:textId="28BD1E18" w:rsidR="00ED31DC" w:rsidRPr="00184A3A" w:rsidRDefault="00ED31DC" w:rsidP="00ED31DC">
            <w:pPr>
              <w:spacing w:after="0"/>
            </w:pPr>
            <w:r>
              <w:t>yyyy-mm-dd hh24:mi:ss</w:t>
            </w:r>
          </w:p>
        </w:tc>
        <w:tc>
          <w:tcPr>
            <w:tcW w:w="1710" w:type="dxa"/>
          </w:tcPr>
          <w:p w14:paraId="0C0A2EB6" w14:textId="77777777" w:rsidR="00ED31DC" w:rsidRPr="00184A3A" w:rsidRDefault="00ED31DC" w:rsidP="00ED31DC">
            <w:pPr>
              <w:spacing w:after="0"/>
            </w:pPr>
            <w:r w:rsidRPr="00184A3A">
              <w:t>-</w:t>
            </w:r>
          </w:p>
        </w:tc>
        <w:tc>
          <w:tcPr>
            <w:tcW w:w="2070" w:type="dxa"/>
          </w:tcPr>
          <w:p w14:paraId="7DAEA938" w14:textId="77777777" w:rsidR="00ED31DC" w:rsidRPr="00184A3A" w:rsidRDefault="00ED31DC" w:rsidP="00ED31DC">
            <w:pPr>
              <w:spacing w:after="0"/>
            </w:pPr>
            <w:r w:rsidRPr="00184A3A">
              <w:t>The End Time of the Task</w:t>
            </w:r>
          </w:p>
        </w:tc>
      </w:tr>
      <w:tr w:rsidR="00ED31DC" w:rsidRPr="00184A3A" w14:paraId="2B8F844D" w14:textId="77777777" w:rsidTr="0022765C">
        <w:tc>
          <w:tcPr>
            <w:tcW w:w="1553" w:type="dxa"/>
          </w:tcPr>
          <w:p w14:paraId="58A67A96" w14:textId="7D500702" w:rsidR="00ED31DC" w:rsidRPr="00184A3A" w:rsidRDefault="00F70D0C" w:rsidP="00ED31DC">
            <w:pPr>
              <w:spacing w:after="0"/>
              <w:ind w:left="-18" w:right="-108"/>
              <w:rPr>
                <w:b/>
              </w:rPr>
            </w:pPr>
            <w:r>
              <w:rPr>
                <w:b/>
              </w:rPr>
              <w:t>Status (List)</w:t>
            </w:r>
          </w:p>
        </w:tc>
        <w:tc>
          <w:tcPr>
            <w:tcW w:w="1260" w:type="dxa"/>
          </w:tcPr>
          <w:p w14:paraId="05B9A835" w14:textId="77777777" w:rsidR="00ED31DC" w:rsidRPr="00184A3A" w:rsidRDefault="00ED31DC" w:rsidP="00ED31DC">
            <w:pPr>
              <w:spacing w:after="0"/>
            </w:pPr>
            <w:r w:rsidRPr="00184A3A">
              <w:t>Read-only text</w:t>
            </w:r>
          </w:p>
        </w:tc>
        <w:tc>
          <w:tcPr>
            <w:tcW w:w="1170" w:type="dxa"/>
          </w:tcPr>
          <w:p w14:paraId="3E76B951" w14:textId="77777777" w:rsidR="00ED31DC" w:rsidRPr="00184A3A" w:rsidRDefault="00ED31DC" w:rsidP="00ED31DC">
            <w:pPr>
              <w:spacing w:after="0"/>
            </w:pPr>
            <w:r w:rsidRPr="00184A3A">
              <w:t>Prefilled</w:t>
            </w:r>
          </w:p>
        </w:tc>
        <w:tc>
          <w:tcPr>
            <w:tcW w:w="1237" w:type="dxa"/>
          </w:tcPr>
          <w:p w14:paraId="6BB03DE0" w14:textId="77777777" w:rsidR="00ED31DC" w:rsidRPr="00184A3A" w:rsidRDefault="00ED31DC" w:rsidP="00ED31DC">
            <w:pPr>
              <w:spacing w:after="0"/>
            </w:pPr>
            <w:r w:rsidRPr="00184A3A">
              <w:t>-</w:t>
            </w:r>
          </w:p>
        </w:tc>
        <w:tc>
          <w:tcPr>
            <w:tcW w:w="1710" w:type="dxa"/>
          </w:tcPr>
          <w:p w14:paraId="6342B854" w14:textId="717452AC" w:rsidR="00ED31DC" w:rsidRPr="00184A3A" w:rsidRDefault="00ED31DC" w:rsidP="00ED31DC">
            <w:pPr>
              <w:spacing w:after="0"/>
            </w:pPr>
            <w:r w:rsidRPr="00184A3A">
              <w:t>A</w:t>
            </w:r>
            <w:r>
              <w:t>(20)</w:t>
            </w:r>
          </w:p>
        </w:tc>
        <w:tc>
          <w:tcPr>
            <w:tcW w:w="1710" w:type="dxa"/>
          </w:tcPr>
          <w:p w14:paraId="11A65565" w14:textId="77777777" w:rsidR="00ED31DC" w:rsidRPr="00184A3A" w:rsidRDefault="00ED31DC" w:rsidP="00ED31DC">
            <w:pPr>
              <w:spacing w:after="0"/>
            </w:pPr>
            <w:r w:rsidRPr="00184A3A">
              <w:t>-</w:t>
            </w:r>
          </w:p>
        </w:tc>
        <w:tc>
          <w:tcPr>
            <w:tcW w:w="2070" w:type="dxa"/>
          </w:tcPr>
          <w:p w14:paraId="3526C63B" w14:textId="77777777" w:rsidR="00ED31DC" w:rsidRPr="00184A3A" w:rsidRDefault="00ED31DC" w:rsidP="00ED31DC">
            <w:pPr>
              <w:spacing w:after="0"/>
            </w:pPr>
            <w:r w:rsidRPr="00184A3A">
              <w:t>The Status of the Task</w:t>
            </w:r>
          </w:p>
        </w:tc>
      </w:tr>
    </w:tbl>
    <w:p w14:paraId="3BD340A9" w14:textId="77777777" w:rsidR="00463122" w:rsidRPr="00184A3A" w:rsidRDefault="00463122" w:rsidP="00463122">
      <w:pPr>
        <w:ind w:left="360"/>
        <w:rPr>
          <w:lang w:eastAsia="zh-CN"/>
        </w:rPr>
      </w:pPr>
    </w:p>
    <w:p w14:paraId="32646032" w14:textId="77777777" w:rsidR="00463122" w:rsidRPr="00184A3A" w:rsidRDefault="00463122" w:rsidP="00E51271">
      <w:pPr>
        <w:pStyle w:val="Heading4"/>
      </w:pPr>
      <w:r w:rsidRPr="00184A3A">
        <w:t>Screen Objects &amp; Action</w:t>
      </w:r>
    </w:p>
    <w:tbl>
      <w:tblPr>
        <w:tblW w:w="103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5080"/>
        <w:gridCol w:w="2260"/>
      </w:tblGrid>
      <w:tr w:rsidR="00673632" w:rsidRPr="00184A3A" w14:paraId="59B96377" w14:textId="77777777" w:rsidTr="00F74C50">
        <w:tc>
          <w:tcPr>
            <w:tcW w:w="1900" w:type="dxa"/>
            <w:shd w:val="clear" w:color="auto" w:fill="C6D9F1"/>
          </w:tcPr>
          <w:p w14:paraId="0EED529B" w14:textId="77777777" w:rsidR="00673632" w:rsidRPr="00184A3A" w:rsidRDefault="00673632" w:rsidP="00F74C50">
            <w:pPr>
              <w:spacing w:after="0"/>
              <w:rPr>
                <w:b/>
              </w:rPr>
            </w:pPr>
            <w:r w:rsidRPr="00184A3A">
              <w:rPr>
                <w:b/>
              </w:rPr>
              <w:t>Screen Object</w:t>
            </w:r>
          </w:p>
        </w:tc>
        <w:tc>
          <w:tcPr>
            <w:tcW w:w="1120" w:type="dxa"/>
            <w:shd w:val="clear" w:color="auto" w:fill="C6D9F1"/>
          </w:tcPr>
          <w:p w14:paraId="4186C100" w14:textId="77777777" w:rsidR="00673632" w:rsidRPr="00184A3A" w:rsidRDefault="00673632" w:rsidP="00F74C50">
            <w:pPr>
              <w:spacing w:after="0"/>
              <w:rPr>
                <w:b/>
              </w:rPr>
            </w:pPr>
            <w:r w:rsidRPr="00184A3A">
              <w:rPr>
                <w:b/>
              </w:rPr>
              <w:t>Object Type</w:t>
            </w:r>
          </w:p>
        </w:tc>
        <w:tc>
          <w:tcPr>
            <w:tcW w:w="5080" w:type="dxa"/>
            <w:shd w:val="clear" w:color="auto" w:fill="C6D9F1"/>
          </w:tcPr>
          <w:p w14:paraId="69A6FBC8" w14:textId="77777777" w:rsidR="00673632" w:rsidRPr="00184A3A" w:rsidRDefault="00673632" w:rsidP="00F74C50">
            <w:pPr>
              <w:spacing w:after="0"/>
              <w:rPr>
                <w:b/>
              </w:rPr>
            </w:pPr>
            <w:r w:rsidRPr="00184A3A">
              <w:rPr>
                <w:b/>
              </w:rPr>
              <w:t>Action / Event / Response</w:t>
            </w:r>
          </w:p>
        </w:tc>
        <w:tc>
          <w:tcPr>
            <w:tcW w:w="2260" w:type="dxa"/>
            <w:shd w:val="clear" w:color="auto" w:fill="C6D9F1"/>
          </w:tcPr>
          <w:p w14:paraId="46161F3E" w14:textId="77777777" w:rsidR="00673632" w:rsidRPr="00184A3A" w:rsidRDefault="00673632" w:rsidP="00F74C50">
            <w:pPr>
              <w:spacing w:after="0"/>
              <w:rPr>
                <w:b/>
              </w:rPr>
            </w:pPr>
            <w:r w:rsidRPr="00184A3A">
              <w:rPr>
                <w:b/>
              </w:rPr>
              <w:t>Remarks</w:t>
            </w:r>
          </w:p>
        </w:tc>
      </w:tr>
      <w:tr w:rsidR="00673632" w:rsidRPr="00184A3A" w14:paraId="3F595AF8" w14:textId="77777777" w:rsidTr="00F74C50">
        <w:trPr>
          <w:trHeight w:val="575"/>
        </w:trPr>
        <w:tc>
          <w:tcPr>
            <w:tcW w:w="1900" w:type="dxa"/>
          </w:tcPr>
          <w:p w14:paraId="3829B32F" w14:textId="77777777" w:rsidR="00673632" w:rsidRPr="00184A3A" w:rsidRDefault="00673632" w:rsidP="00F74C50">
            <w:pPr>
              <w:spacing w:after="0"/>
            </w:pPr>
            <w:r>
              <w:t>Search</w:t>
            </w:r>
          </w:p>
        </w:tc>
        <w:tc>
          <w:tcPr>
            <w:tcW w:w="1120" w:type="dxa"/>
          </w:tcPr>
          <w:p w14:paraId="32CBDB94" w14:textId="77777777" w:rsidR="00673632" w:rsidRPr="00184A3A" w:rsidRDefault="00673632" w:rsidP="00F74C50">
            <w:pPr>
              <w:spacing w:after="0"/>
            </w:pPr>
            <w:r w:rsidRPr="00184A3A">
              <w:t>Button</w:t>
            </w:r>
          </w:p>
        </w:tc>
        <w:tc>
          <w:tcPr>
            <w:tcW w:w="5080" w:type="dxa"/>
          </w:tcPr>
          <w:p w14:paraId="51B39DDF" w14:textId="46F24B91" w:rsidR="00673632" w:rsidRPr="00184A3A" w:rsidRDefault="00CF1869" w:rsidP="00F74C50">
            <w:pPr>
              <w:spacing w:after="0"/>
            </w:pPr>
            <w:r>
              <w:t xml:space="preserve">Search out task job log </w:t>
            </w:r>
            <w:r w:rsidR="00673632">
              <w:t>info records according to the input criteria</w:t>
            </w:r>
          </w:p>
        </w:tc>
        <w:tc>
          <w:tcPr>
            <w:tcW w:w="2260" w:type="dxa"/>
          </w:tcPr>
          <w:p w14:paraId="72BC5D6F" w14:textId="77777777" w:rsidR="00673632" w:rsidRPr="00184A3A" w:rsidRDefault="00673632" w:rsidP="00F74C50">
            <w:pPr>
              <w:spacing w:after="0"/>
            </w:pPr>
            <w:r>
              <w:t>N/A</w:t>
            </w:r>
          </w:p>
        </w:tc>
      </w:tr>
      <w:tr w:rsidR="00673632" w:rsidRPr="00184A3A" w:rsidDel="00D0122D" w14:paraId="17D79167" w14:textId="77777777" w:rsidTr="00F74C50">
        <w:tc>
          <w:tcPr>
            <w:tcW w:w="1900" w:type="dxa"/>
          </w:tcPr>
          <w:p w14:paraId="6203A872" w14:textId="77777777" w:rsidR="00673632" w:rsidRDefault="00673632" w:rsidP="00F74C50">
            <w:pPr>
              <w:spacing w:after="0"/>
            </w:pPr>
            <w:r>
              <w:t>Clear</w:t>
            </w:r>
          </w:p>
        </w:tc>
        <w:tc>
          <w:tcPr>
            <w:tcW w:w="1120" w:type="dxa"/>
          </w:tcPr>
          <w:p w14:paraId="4161FAC6" w14:textId="77777777" w:rsidR="00673632" w:rsidRPr="00184A3A" w:rsidDel="00D0122D" w:rsidRDefault="00673632" w:rsidP="00F74C50">
            <w:pPr>
              <w:spacing w:after="0"/>
            </w:pPr>
            <w:r w:rsidRPr="00184A3A">
              <w:t>Button</w:t>
            </w:r>
          </w:p>
        </w:tc>
        <w:tc>
          <w:tcPr>
            <w:tcW w:w="5080" w:type="dxa"/>
          </w:tcPr>
          <w:p w14:paraId="66DE6434" w14:textId="77777777" w:rsidR="00673632" w:rsidRPr="00184A3A" w:rsidDel="00D0122D" w:rsidRDefault="00673632" w:rsidP="00F74C50">
            <w:pPr>
              <w:spacing w:after="0"/>
            </w:pPr>
            <w:r>
              <w:t>Reset all search criteria to blank</w:t>
            </w:r>
          </w:p>
        </w:tc>
        <w:tc>
          <w:tcPr>
            <w:tcW w:w="2260" w:type="dxa"/>
          </w:tcPr>
          <w:p w14:paraId="7CB71CC4" w14:textId="77777777" w:rsidR="00673632" w:rsidRPr="00184A3A" w:rsidDel="00D0122D" w:rsidRDefault="00673632" w:rsidP="00F74C50">
            <w:pPr>
              <w:spacing w:after="0"/>
            </w:pPr>
            <w:r>
              <w:t>N/A</w:t>
            </w:r>
          </w:p>
        </w:tc>
      </w:tr>
      <w:tr w:rsidR="00D12FC8" w:rsidRPr="00184A3A" w:rsidDel="00D0122D" w14:paraId="4F8E3105" w14:textId="77777777" w:rsidTr="00F74C50">
        <w:tc>
          <w:tcPr>
            <w:tcW w:w="1900" w:type="dxa"/>
          </w:tcPr>
          <w:p w14:paraId="6C5AC088" w14:textId="24A87CB4" w:rsidR="00D12FC8" w:rsidRDefault="00D12FC8" w:rsidP="00F74C50">
            <w:pPr>
              <w:spacing w:after="0"/>
            </w:pPr>
            <w:r>
              <w:t>Detail</w:t>
            </w:r>
          </w:p>
        </w:tc>
        <w:tc>
          <w:tcPr>
            <w:tcW w:w="1120" w:type="dxa"/>
          </w:tcPr>
          <w:p w14:paraId="7099171E" w14:textId="1D64C86B" w:rsidR="00D12FC8" w:rsidRPr="00184A3A" w:rsidRDefault="00D12FC8" w:rsidP="00F74C50">
            <w:pPr>
              <w:spacing w:after="0"/>
            </w:pPr>
            <w:r>
              <w:t>Button</w:t>
            </w:r>
          </w:p>
        </w:tc>
        <w:tc>
          <w:tcPr>
            <w:tcW w:w="5080" w:type="dxa"/>
          </w:tcPr>
          <w:p w14:paraId="3C18C186" w14:textId="1C6DE891" w:rsidR="00D12FC8" w:rsidRDefault="00D12FC8" w:rsidP="00F74C50">
            <w:pPr>
              <w:spacing w:after="0"/>
            </w:pPr>
            <w:r>
              <w:t>Display the task run detail in the pop-up panel</w:t>
            </w:r>
          </w:p>
        </w:tc>
        <w:tc>
          <w:tcPr>
            <w:tcW w:w="2260" w:type="dxa"/>
          </w:tcPr>
          <w:p w14:paraId="1CC5139D" w14:textId="33CE373A" w:rsidR="00D12FC8" w:rsidRDefault="00D12FC8" w:rsidP="00F74C50">
            <w:pPr>
              <w:spacing w:after="0"/>
            </w:pPr>
            <w:r>
              <w:t>N/A</w:t>
            </w:r>
          </w:p>
        </w:tc>
      </w:tr>
      <w:tr w:rsidR="00D12FC8" w:rsidRPr="00184A3A" w:rsidDel="00D0122D" w14:paraId="0E384911" w14:textId="77777777" w:rsidTr="00F74C50">
        <w:tc>
          <w:tcPr>
            <w:tcW w:w="1900" w:type="dxa"/>
          </w:tcPr>
          <w:p w14:paraId="36CB21FD" w14:textId="58013315" w:rsidR="00D12FC8" w:rsidRDefault="00D12FC8" w:rsidP="00F74C50">
            <w:pPr>
              <w:spacing w:after="0"/>
            </w:pPr>
            <w:r>
              <w:t>Exceptions</w:t>
            </w:r>
          </w:p>
        </w:tc>
        <w:tc>
          <w:tcPr>
            <w:tcW w:w="1120" w:type="dxa"/>
          </w:tcPr>
          <w:p w14:paraId="29E3BE6E" w14:textId="0735B2D9" w:rsidR="00D12FC8" w:rsidRPr="00184A3A" w:rsidRDefault="00D12FC8" w:rsidP="00F74C50">
            <w:pPr>
              <w:spacing w:after="0"/>
            </w:pPr>
            <w:r>
              <w:t>Button</w:t>
            </w:r>
          </w:p>
        </w:tc>
        <w:tc>
          <w:tcPr>
            <w:tcW w:w="5080" w:type="dxa"/>
          </w:tcPr>
          <w:p w14:paraId="210D3B6F" w14:textId="386AFAF4" w:rsidR="00D12FC8" w:rsidRDefault="00D12FC8" w:rsidP="00F74C50">
            <w:pPr>
              <w:spacing w:after="0"/>
            </w:pPr>
            <w:r>
              <w:t>Display the task exceptions in the pop-up panel and format it in simple data table.</w:t>
            </w:r>
          </w:p>
        </w:tc>
        <w:tc>
          <w:tcPr>
            <w:tcW w:w="2260" w:type="dxa"/>
          </w:tcPr>
          <w:p w14:paraId="13ADD104" w14:textId="0E49188A" w:rsidR="00D12FC8" w:rsidRDefault="00D12FC8" w:rsidP="00F74C50">
            <w:pPr>
              <w:spacing w:after="0"/>
            </w:pPr>
            <w:r>
              <w:t>N/A</w:t>
            </w:r>
          </w:p>
        </w:tc>
      </w:tr>
    </w:tbl>
    <w:p w14:paraId="433BA402" w14:textId="77777777" w:rsidR="00463122" w:rsidRPr="00184A3A" w:rsidRDefault="00463122" w:rsidP="00E51271">
      <w:pPr>
        <w:pStyle w:val="Heading4"/>
      </w:pPr>
      <w:r w:rsidRPr="00184A3A">
        <w:t>User/Security Group</w:t>
      </w:r>
    </w:p>
    <w:p w14:paraId="620FBA7D" w14:textId="77777777" w:rsidR="00463122" w:rsidRPr="00184A3A" w:rsidRDefault="00463122" w:rsidP="00F70D0C">
      <w:pPr>
        <w:rPr>
          <w:rFonts w:eastAsia="SimSun"/>
        </w:rPr>
      </w:pPr>
      <w:proofErr w:type="gramStart"/>
      <w:r w:rsidRPr="00184A3A">
        <w:rPr>
          <w:rFonts w:eastAsia="SimSun"/>
        </w:rPr>
        <w:t>This function can be accessed by the following user(s)</w:t>
      </w:r>
      <w:proofErr w:type="gramEnd"/>
      <w:r w:rsidRPr="00184A3A">
        <w:rPr>
          <w:rFonts w:eastAsia="SimSun"/>
        </w:rPr>
        <w:t>:</w:t>
      </w:r>
    </w:p>
    <w:p w14:paraId="09D3ABD6" w14:textId="77777777" w:rsidR="00463122" w:rsidRPr="00184A3A" w:rsidRDefault="00463122" w:rsidP="00E51271">
      <w:pPr>
        <w:pStyle w:val="Heading4"/>
      </w:pPr>
      <w:r w:rsidRPr="00184A3A">
        <w:t>Assumptions/Constraints</w:t>
      </w:r>
    </w:p>
    <w:p w14:paraId="1873D83B" w14:textId="77777777" w:rsidR="00463122" w:rsidRPr="00184A3A" w:rsidRDefault="00463122" w:rsidP="00F70D0C">
      <w:pPr>
        <w:rPr>
          <w:lang w:eastAsia="zh-CN"/>
        </w:rPr>
      </w:pPr>
      <w:r w:rsidRPr="00184A3A">
        <w:rPr>
          <w:lang w:eastAsia="zh-CN"/>
        </w:rPr>
        <w:t>N/A</w:t>
      </w:r>
    </w:p>
    <w:p w14:paraId="2F3B1EB6" w14:textId="77777777" w:rsidR="00463122" w:rsidRPr="00184A3A" w:rsidRDefault="00463122" w:rsidP="00E51271">
      <w:pPr>
        <w:pStyle w:val="Heading4"/>
      </w:pPr>
      <w:r w:rsidRPr="00184A3A">
        <w:t xml:space="preserve">Error &amp; Exception List </w:t>
      </w:r>
    </w:p>
    <w:p w14:paraId="0A15E657" w14:textId="77777777" w:rsidR="00463122" w:rsidRPr="00184A3A" w:rsidRDefault="00463122" w:rsidP="00F70D0C">
      <w:pPr>
        <w:rPr>
          <w:lang w:eastAsia="zh-CN"/>
        </w:rPr>
      </w:pPr>
      <w:r w:rsidRPr="00184A3A">
        <w:rPr>
          <w:lang w:eastAsia="zh-CN"/>
        </w:rPr>
        <w:t>N/A</w:t>
      </w:r>
    </w:p>
    <w:p w14:paraId="26802E3C" w14:textId="77777777" w:rsidR="001C4B36" w:rsidRPr="00184A3A" w:rsidRDefault="001C4B36">
      <w:pPr>
        <w:rPr>
          <w:rFonts w:cs="Microsoft YaHei"/>
          <w:b/>
          <w:bCs/>
          <w:color w:val="4F81BD" w:themeColor="accent1"/>
          <w:sz w:val="26"/>
          <w:szCs w:val="26"/>
          <w:lang w:eastAsia="zh-HK"/>
        </w:rPr>
      </w:pPr>
      <w:r w:rsidRPr="00184A3A">
        <w:br w:type="page"/>
      </w:r>
    </w:p>
    <w:p w14:paraId="1C974D94" w14:textId="77777777" w:rsidR="00840717" w:rsidRPr="00184A3A" w:rsidRDefault="00840717" w:rsidP="00840717">
      <w:pPr>
        <w:pStyle w:val="Heading2"/>
      </w:pPr>
      <w:bookmarkStart w:id="43" w:name="_Toc472133127"/>
      <w:r w:rsidRPr="00184A3A">
        <w:lastRenderedPageBreak/>
        <w:t>Sales Data Real Time Polling Batch Job</w:t>
      </w:r>
      <w:bookmarkEnd w:id="43"/>
    </w:p>
    <w:p w14:paraId="7387F9DC" w14:textId="77777777" w:rsidR="00840717" w:rsidRPr="00184A3A" w:rsidRDefault="00840717" w:rsidP="00900E50">
      <w:pPr>
        <w:pStyle w:val="Heading3"/>
      </w:pPr>
      <w:r w:rsidRPr="00184A3A">
        <w:t>Description</w:t>
      </w:r>
    </w:p>
    <w:p w14:paraId="4289579F" w14:textId="7DB38D4A" w:rsidR="00840717" w:rsidRPr="00184A3A" w:rsidRDefault="00840717" w:rsidP="00F40D30">
      <w:pPr>
        <w:rPr>
          <w:lang w:eastAsia="zh-CN"/>
        </w:rPr>
      </w:pPr>
      <w:r w:rsidRPr="00184A3A">
        <w:rPr>
          <w:lang w:eastAsia="zh-CN"/>
        </w:rPr>
        <w:t xml:space="preserve">The scheduled batch job runs in the configurable time interval (e.g. 15 </w:t>
      </w:r>
      <w:proofErr w:type="spellStart"/>
      <w:r w:rsidRPr="00184A3A">
        <w:rPr>
          <w:lang w:eastAsia="zh-CN"/>
        </w:rPr>
        <w:t>mins</w:t>
      </w:r>
      <w:proofErr w:type="spellEnd"/>
      <w:r w:rsidRPr="00184A3A">
        <w:rPr>
          <w:lang w:eastAsia="zh-CN"/>
        </w:rPr>
        <w:t xml:space="preserve">) to download POS client sales data from all active POS clients into the staging database. This is the pre-requisite batch job of the other </w:t>
      </w:r>
      <w:proofErr w:type="gramStart"/>
      <w:r w:rsidRPr="00184A3A">
        <w:rPr>
          <w:lang w:eastAsia="zh-CN"/>
        </w:rPr>
        <w:t>batch which</w:t>
      </w:r>
      <w:proofErr w:type="gramEnd"/>
      <w:r w:rsidRPr="00184A3A">
        <w:rPr>
          <w:lang w:eastAsia="zh-CN"/>
        </w:rPr>
        <w:t xml:space="preserve"> push real time sales data from staging database into EDW.</w:t>
      </w:r>
    </w:p>
    <w:p w14:paraId="29F33B6A" w14:textId="77777777" w:rsidR="00840717" w:rsidRPr="00184A3A" w:rsidRDefault="00840717" w:rsidP="00F40D30">
      <w:pPr>
        <w:rPr>
          <w:lang w:eastAsia="zh-CN"/>
        </w:rPr>
      </w:pPr>
      <w:proofErr w:type="gramStart"/>
      <w:r w:rsidRPr="00184A3A">
        <w:rPr>
          <w:lang w:eastAsia="zh-CN"/>
        </w:rPr>
        <w:t>The job is triggered by a scheduler</w:t>
      </w:r>
      <w:proofErr w:type="gramEnd"/>
      <w:r w:rsidRPr="00184A3A">
        <w:rPr>
          <w:lang w:eastAsia="zh-CN"/>
        </w:rPr>
        <w:t xml:space="preserve"> and it works as a task controller, submitting separated standalone tasks. Each task handles one available branch scheme. The job will handle the data in the pre-defined tables under the scheme according to the scheme configuration (e.g. direction, override logic, and validation).</w:t>
      </w:r>
    </w:p>
    <w:p w14:paraId="733B2460" w14:textId="77777777" w:rsidR="00840717" w:rsidRPr="00184A3A" w:rsidRDefault="00840717" w:rsidP="00F40D30">
      <w:pPr>
        <w:rPr>
          <w:lang w:eastAsia="zh-CN"/>
        </w:rPr>
      </w:pPr>
      <w:r w:rsidRPr="00184A3A">
        <w:rPr>
          <w:lang w:eastAsia="zh-CN"/>
        </w:rPr>
        <w:t>In below session there will be the details descriptions about</w:t>
      </w:r>
    </w:p>
    <w:p w14:paraId="3EEF7308" w14:textId="77777777" w:rsidR="00840717" w:rsidRPr="00184A3A" w:rsidRDefault="00840717" w:rsidP="00840717">
      <w:pPr>
        <w:pStyle w:val="ListParagraph"/>
        <w:numPr>
          <w:ilvl w:val="0"/>
          <w:numId w:val="5"/>
        </w:numPr>
        <w:rPr>
          <w:lang w:eastAsia="zh-CN"/>
        </w:rPr>
      </w:pPr>
      <w:r w:rsidRPr="00184A3A">
        <w:rPr>
          <w:lang w:eastAsia="zh-CN"/>
        </w:rPr>
        <w:t>Sales Data Real Time (POS - Staging) Scheduler</w:t>
      </w:r>
    </w:p>
    <w:p w14:paraId="031CD300" w14:textId="77777777" w:rsidR="00840717" w:rsidRDefault="00840717" w:rsidP="00840717">
      <w:pPr>
        <w:pStyle w:val="ListParagraph"/>
        <w:numPr>
          <w:ilvl w:val="0"/>
          <w:numId w:val="5"/>
        </w:numPr>
        <w:rPr>
          <w:lang w:eastAsia="zh-CN"/>
        </w:rPr>
      </w:pPr>
      <w:r w:rsidRPr="00184A3A">
        <w:rPr>
          <w:lang w:eastAsia="zh-CN"/>
        </w:rPr>
        <w:t>Sales Data Real Time (POS - Staging) Task</w:t>
      </w:r>
    </w:p>
    <w:p w14:paraId="636817E4" w14:textId="18FEE2E0" w:rsidR="001F38CA" w:rsidRPr="00184A3A" w:rsidRDefault="001F38CA" w:rsidP="00840717">
      <w:pPr>
        <w:pStyle w:val="ListParagraph"/>
        <w:numPr>
          <w:ilvl w:val="0"/>
          <w:numId w:val="5"/>
        </w:numPr>
        <w:rPr>
          <w:lang w:eastAsia="zh-CN"/>
        </w:rPr>
      </w:pPr>
      <w:r>
        <w:rPr>
          <w:lang w:eastAsia="zh-CN"/>
        </w:rPr>
        <w:t>Sales Data Real Time (Staging – EDW) Task</w:t>
      </w:r>
    </w:p>
    <w:p w14:paraId="03D7595B" w14:textId="77777777" w:rsidR="00840717" w:rsidRPr="00184A3A" w:rsidRDefault="00840717" w:rsidP="00F40D30">
      <w:pPr>
        <w:rPr>
          <w:lang w:eastAsia="zh-CN"/>
        </w:rPr>
      </w:pPr>
      <w:r w:rsidRPr="0057159E">
        <w:rPr>
          <w:noProof/>
          <w:lang w:eastAsia="zh-CN"/>
        </w:rPr>
        <w:drawing>
          <wp:inline distT="0" distB="0" distL="0" distR="0" wp14:anchorId="73751998" wp14:editId="6E63C929">
            <wp:extent cx="6679096" cy="111503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94481" cy="1117606"/>
                    </a:xfrm>
                    <a:prstGeom prst="rect">
                      <a:avLst/>
                    </a:prstGeom>
                  </pic:spPr>
                </pic:pic>
              </a:graphicData>
            </a:graphic>
          </wp:inline>
        </w:drawing>
      </w:r>
    </w:p>
    <w:p w14:paraId="778BADEE" w14:textId="77777777" w:rsidR="00840717" w:rsidRPr="00184A3A" w:rsidRDefault="00840717" w:rsidP="00900E50">
      <w:pPr>
        <w:pStyle w:val="Heading3"/>
      </w:pPr>
      <w:r w:rsidRPr="00184A3A">
        <w:t>Input</w:t>
      </w:r>
    </w:p>
    <w:p w14:paraId="449C8B4C" w14:textId="77777777" w:rsidR="00840717" w:rsidRPr="00184A3A" w:rsidRDefault="00840717" w:rsidP="00F40D30">
      <w:pPr>
        <w:rPr>
          <w:lang w:eastAsia="zh-CN"/>
        </w:rPr>
      </w:pPr>
      <w:r w:rsidRPr="00184A3A">
        <w:rPr>
          <w:lang w:eastAsia="zh-CN"/>
        </w:rPr>
        <w:t>POS Client Sales Data (Real time)</w:t>
      </w:r>
    </w:p>
    <w:p w14:paraId="4498B94D" w14:textId="77777777" w:rsidR="00840717" w:rsidRPr="00184A3A" w:rsidRDefault="00840717" w:rsidP="00900E50">
      <w:pPr>
        <w:pStyle w:val="Heading3"/>
      </w:pPr>
      <w:r w:rsidRPr="00184A3A">
        <w:t>Output</w:t>
      </w:r>
    </w:p>
    <w:p w14:paraId="32099EE2" w14:textId="77777777" w:rsidR="00840717" w:rsidRPr="00184A3A" w:rsidRDefault="00840717" w:rsidP="00F40D30">
      <w:pPr>
        <w:rPr>
          <w:lang w:eastAsia="zh-CN"/>
        </w:rPr>
      </w:pPr>
      <w:r w:rsidRPr="00184A3A">
        <w:rPr>
          <w:lang w:eastAsia="zh-CN"/>
        </w:rPr>
        <w:t>Staging Sales Data (Real time)</w:t>
      </w:r>
    </w:p>
    <w:p w14:paraId="36210AC3" w14:textId="77777777" w:rsidR="00840717" w:rsidRPr="00184A3A" w:rsidRDefault="00840717" w:rsidP="00900E50">
      <w:pPr>
        <w:pStyle w:val="Heading3"/>
      </w:pPr>
      <w:r w:rsidRPr="00184A3A">
        <w:lastRenderedPageBreak/>
        <w:t>Sales Data Real Time (POS - Staging) Scheduler</w:t>
      </w:r>
    </w:p>
    <w:p w14:paraId="2CA69955" w14:textId="77777777" w:rsidR="00840717" w:rsidRPr="00184A3A" w:rsidRDefault="00840717" w:rsidP="00E51271">
      <w:pPr>
        <w:pStyle w:val="Heading4"/>
      </w:pPr>
      <w:r w:rsidRPr="00184A3A">
        <w:t>Process/Work Flow</w:t>
      </w:r>
    </w:p>
    <w:p w14:paraId="0E551817" w14:textId="77777777" w:rsidR="00840717" w:rsidRPr="00184A3A" w:rsidRDefault="00840717" w:rsidP="00840717">
      <w:pPr>
        <w:jc w:val="center"/>
        <w:rPr>
          <w:lang w:eastAsia="zh-CN"/>
        </w:rPr>
      </w:pPr>
      <w:r w:rsidRPr="0057159E">
        <w:rPr>
          <w:noProof/>
          <w:lang w:eastAsia="zh-CN"/>
        </w:rPr>
        <w:drawing>
          <wp:inline distT="0" distB="0" distL="0" distR="0" wp14:anchorId="05292E4C" wp14:editId="17E1CB97">
            <wp:extent cx="5344878" cy="76454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5662" cy="7646521"/>
                    </a:xfrm>
                    <a:prstGeom prst="rect">
                      <a:avLst/>
                    </a:prstGeom>
                  </pic:spPr>
                </pic:pic>
              </a:graphicData>
            </a:graphic>
          </wp:inline>
        </w:drawing>
      </w:r>
    </w:p>
    <w:p w14:paraId="7189E565" w14:textId="77777777" w:rsidR="00840717" w:rsidRPr="00184A3A" w:rsidRDefault="00840717" w:rsidP="0022765C">
      <w:pPr>
        <w:rPr>
          <w:b/>
          <w:u w:val="single"/>
          <w:lang w:eastAsia="zh-CN"/>
        </w:rPr>
      </w:pPr>
      <w:r w:rsidRPr="00184A3A">
        <w:rPr>
          <w:b/>
          <w:u w:val="single"/>
          <w:lang w:eastAsia="zh-CN"/>
        </w:rPr>
        <w:lastRenderedPageBreak/>
        <w:t>Job Details</w:t>
      </w:r>
    </w:p>
    <w:p w14:paraId="523258FD" w14:textId="3DC49D9E" w:rsidR="00840717" w:rsidRPr="00184A3A" w:rsidRDefault="00840717" w:rsidP="0022765C">
      <w:pPr>
        <w:jc w:val="both"/>
        <w:rPr>
          <w:lang w:eastAsia="zh-CN"/>
        </w:rPr>
      </w:pPr>
      <w:r w:rsidRPr="00184A3A">
        <w:rPr>
          <w:lang w:eastAsia="zh-CN"/>
        </w:rPr>
        <w:t xml:space="preserve">The scheduler job </w:t>
      </w:r>
      <w:proofErr w:type="gramStart"/>
      <w:r w:rsidRPr="00184A3A">
        <w:rPr>
          <w:lang w:eastAsia="zh-CN"/>
        </w:rPr>
        <w:t>is considered</w:t>
      </w:r>
      <w:proofErr w:type="gramEnd"/>
      <w:r w:rsidRPr="00184A3A">
        <w:rPr>
          <w:lang w:eastAsia="zh-CN"/>
        </w:rPr>
        <w:t xml:space="preserve"> as the commander to handle the life cycle</w:t>
      </w:r>
      <w:r w:rsidR="0022765C">
        <w:rPr>
          <w:lang w:eastAsia="zh-CN"/>
        </w:rPr>
        <w:t xml:space="preserve"> of poll scheme tasks for which it is</w:t>
      </w:r>
      <w:r w:rsidRPr="00184A3A">
        <w:rPr>
          <w:lang w:eastAsia="zh-CN"/>
        </w:rPr>
        <w:t xml:space="preserve"> responsible. With a proper criteria selection, the scheduler is supposed to submit a series of tasks into the pull and </w:t>
      </w:r>
      <w:r w:rsidR="0022765C">
        <w:rPr>
          <w:lang w:eastAsia="zh-CN"/>
        </w:rPr>
        <w:t xml:space="preserve">queue up for their own process and </w:t>
      </w:r>
      <w:r w:rsidRPr="00184A3A">
        <w:rPr>
          <w:lang w:eastAsia="zh-CN"/>
        </w:rPr>
        <w:t>it logs down the running process in job logs and log files.</w:t>
      </w:r>
    </w:p>
    <w:p w14:paraId="708CC124" w14:textId="3ADF85C0" w:rsidR="00840717" w:rsidRPr="00184A3A" w:rsidRDefault="00840717" w:rsidP="0022765C">
      <w:pPr>
        <w:jc w:val="both"/>
        <w:rPr>
          <w:rFonts w:eastAsia="SimSun"/>
          <w:lang w:eastAsia="zh-CN"/>
        </w:rPr>
      </w:pPr>
      <w:r w:rsidRPr="00184A3A">
        <w:rPr>
          <w:lang w:eastAsia="zh-CN"/>
        </w:rPr>
        <w:t>Summarily the schedule executes in below steps</w:t>
      </w:r>
      <w:r w:rsidR="0022765C">
        <w:rPr>
          <w:lang w:eastAsia="zh-CN"/>
        </w:rPr>
        <w:t>:</w:t>
      </w:r>
    </w:p>
    <w:p w14:paraId="62DA7D1C" w14:textId="7582CB41" w:rsidR="00840717" w:rsidRPr="00184A3A" w:rsidRDefault="00357672" w:rsidP="0022765C">
      <w:pPr>
        <w:tabs>
          <w:tab w:val="left" w:pos="900"/>
        </w:tabs>
        <w:ind w:left="900" w:hanging="900"/>
        <w:jc w:val="both"/>
        <w:rPr>
          <w:lang w:eastAsia="zh-CN"/>
        </w:rPr>
      </w:pPr>
      <w:r>
        <w:rPr>
          <w:lang w:eastAsia="zh-CN"/>
        </w:rPr>
        <w:t>Step 1</w:t>
      </w:r>
      <w:r w:rsidR="0022765C">
        <w:rPr>
          <w:lang w:eastAsia="zh-CN"/>
        </w:rPr>
        <w:t>:</w:t>
      </w:r>
      <w:r w:rsidR="00840717" w:rsidRPr="00184A3A">
        <w:rPr>
          <w:lang w:eastAsia="zh-CN"/>
        </w:rPr>
        <w:t xml:space="preserve"> </w:t>
      </w:r>
      <w:r w:rsidR="0022765C">
        <w:rPr>
          <w:lang w:eastAsia="zh-CN"/>
        </w:rPr>
        <w:tab/>
      </w:r>
      <w:r w:rsidR="00840717" w:rsidRPr="00184A3A">
        <w:rPr>
          <w:lang w:eastAsia="zh-CN"/>
        </w:rPr>
        <w:t xml:space="preserve">This batch job will be triggered every 15 </w:t>
      </w:r>
      <w:proofErr w:type="spellStart"/>
      <w:r w:rsidR="00840717" w:rsidRPr="00184A3A">
        <w:rPr>
          <w:lang w:eastAsia="zh-CN"/>
        </w:rPr>
        <w:t>mins</w:t>
      </w:r>
      <w:proofErr w:type="spellEnd"/>
      <w:r w:rsidR="00840717" w:rsidRPr="00184A3A">
        <w:rPr>
          <w:lang w:eastAsia="zh-CN"/>
        </w:rPr>
        <w:t xml:space="preserve"> (configured). It would iterate all available data accumulated in poll branch scheme table (with condition POS client is enabled, the POS client has not yet conducted EOD process and the current time is greater or equal to the start time)</w:t>
      </w:r>
    </w:p>
    <w:p w14:paraId="72FE7EE6" w14:textId="3BDCE53B" w:rsidR="00840717" w:rsidRPr="00184A3A" w:rsidRDefault="0022765C" w:rsidP="0022765C">
      <w:pPr>
        <w:tabs>
          <w:tab w:val="left" w:pos="900"/>
        </w:tabs>
        <w:ind w:left="900" w:hanging="900"/>
        <w:jc w:val="both"/>
        <w:rPr>
          <w:lang w:eastAsia="zh-CN"/>
        </w:rPr>
      </w:pPr>
      <w:r>
        <w:rPr>
          <w:lang w:eastAsia="zh-CN"/>
        </w:rPr>
        <w:t>Step 2:</w:t>
      </w:r>
      <w:r>
        <w:rPr>
          <w:lang w:eastAsia="zh-CN"/>
        </w:rPr>
        <w:tab/>
      </w:r>
      <w:r w:rsidR="00840717" w:rsidRPr="00184A3A">
        <w:rPr>
          <w:lang w:eastAsia="zh-CN"/>
        </w:rPr>
        <w:t xml:space="preserve">Update scheduler job log. </w:t>
      </w:r>
      <w:r w:rsidR="00F40D30" w:rsidRPr="00184A3A">
        <w:rPr>
          <w:lang w:eastAsia="zh-CN"/>
        </w:rPr>
        <w:t>Firstly,</w:t>
      </w:r>
      <w:r w:rsidR="00840717" w:rsidRPr="00184A3A">
        <w:rPr>
          <w:lang w:eastAsia="zh-CN"/>
        </w:rPr>
        <w:t xml:space="preserve"> update the previous job log’s latest job indicator from ‘Y’ to ‘N’. Onwards newly create scheduler job log is having the status “PROGRESS”. The latest batch indicator for the new record will be marked as “Y”, and that of the current batch will be marked as “P”.</w:t>
      </w:r>
    </w:p>
    <w:p w14:paraId="285734B1" w14:textId="1C26B8F0" w:rsidR="00840717" w:rsidRPr="00184A3A" w:rsidRDefault="0022765C" w:rsidP="0022765C">
      <w:pPr>
        <w:tabs>
          <w:tab w:val="left" w:pos="900"/>
        </w:tabs>
        <w:ind w:left="900" w:hanging="900"/>
        <w:jc w:val="both"/>
        <w:rPr>
          <w:lang w:eastAsia="zh-CN"/>
        </w:rPr>
      </w:pPr>
      <w:r>
        <w:rPr>
          <w:lang w:eastAsia="zh-CN"/>
        </w:rPr>
        <w:t>Step 3:</w:t>
      </w:r>
      <w:r>
        <w:rPr>
          <w:lang w:eastAsia="zh-CN"/>
        </w:rPr>
        <w:tab/>
      </w:r>
      <w:r w:rsidR="00840717" w:rsidRPr="00184A3A">
        <w:rPr>
          <w:lang w:eastAsia="zh-CN"/>
        </w:rPr>
        <w:t xml:space="preserve">Submit processing tasks for all eligible poll branch schemes, which </w:t>
      </w:r>
      <w:proofErr w:type="gramStart"/>
      <w:r w:rsidR="00840717" w:rsidRPr="00184A3A">
        <w:rPr>
          <w:lang w:eastAsia="zh-CN"/>
        </w:rPr>
        <w:t>are selected</w:t>
      </w:r>
      <w:proofErr w:type="gramEnd"/>
      <w:r w:rsidR="00840717" w:rsidRPr="00184A3A">
        <w:rPr>
          <w:lang w:eastAsia="zh-CN"/>
        </w:rPr>
        <w:t xml:space="preserve"> in step 1.</w:t>
      </w:r>
    </w:p>
    <w:p w14:paraId="348D3CF3" w14:textId="30878050" w:rsidR="00840717" w:rsidRPr="00184A3A" w:rsidRDefault="0022765C" w:rsidP="0022765C">
      <w:pPr>
        <w:tabs>
          <w:tab w:val="left" w:pos="900"/>
        </w:tabs>
        <w:ind w:left="900" w:hanging="900"/>
        <w:jc w:val="both"/>
        <w:rPr>
          <w:lang w:eastAsia="zh-CN"/>
        </w:rPr>
      </w:pPr>
      <w:r>
        <w:rPr>
          <w:lang w:eastAsia="zh-CN"/>
        </w:rPr>
        <w:t>Step 4:</w:t>
      </w:r>
      <w:r>
        <w:rPr>
          <w:lang w:eastAsia="zh-CN"/>
        </w:rPr>
        <w:tab/>
      </w:r>
      <w:r w:rsidR="00840717" w:rsidRPr="00184A3A">
        <w:rPr>
          <w:lang w:eastAsia="zh-CN"/>
        </w:rPr>
        <w:t>Upon any errors in the task submission and cannot be resolved (e.g. by retry). The job will abort and keep the job status to reflect the problematic stage “FAILED”.</w:t>
      </w:r>
    </w:p>
    <w:p w14:paraId="2967F72B" w14:textId="3F1542E6" w:rsidR="00840717" w:rsidRPr="00184A3A" w:rsidRDefault="0022765C" w:rsidP="0022765C">
      <w:pPr>
        <w:tabs>
          <w:tab w:val="left" w:pos="900"/>
        </w:tabs>
        <w:ind w:left="900" w:hanging="900"/>
        <w:jc w:val="both"/>
        <w:rPr>
          <w:lang w:eastAsia="zh-CN"/>
        </w:rPr>
      </w:pPr>
      <w:r>
        <w:rPr>
          <w:lang w:eastAsia="zh-CN"/>
        </w:rPr>
        <w:t>Step 5:</w:t>
      </w:r>
      <w:r>
        <w:rPr>
          <w:lang w:eastAsia="zh-CN"/>
        </w:rPr>
        <w:tab/>
        <w:t>I</w:t>
      </w:r>
      <w:r w:rsidR="00840717" w:rsidRPr="00184A3A">
        <w:rPr>
          <w:lang w:eastAsia="zh-CN"/>
        </w:rPr>
        <w:t xml:space="preserve">f all tasks of the poll branch schemes </w:t>
      </w:r>
      <w:r>
        <w:rPr>
          <w:lang w:eastAsia="zh-CN"/>
        </w:rPr>
        <w:t>submitted successfully</w:t>
      </w:r>
      <w:r w:rsidR="00840717" w:rsidRPr="00184A3A">
        <w:rPr>
          <w:lang w:eastAsia="zh-CN"/>
        </w:rPr>
        <w:t xml:space="preserve">, the </w:t>
      </w:r>
      <w:r>
        <w:rPr>
          <w:lang w:eastAsia="zh-CN"/>
        </w:rPr>
        <w:t>scheduler jobs</w:t>
      </w:r>
      <w:r w:rsidR="00840717" w:rsidRPr="00184A3A">
        <w:rPr>
          <w:lang w:eastAsia="zh-CN"/>
        </w:rPr>
        <w:t xml:space="preserve"> </w:t>
      </w:r>
      <w:proofErr w:type="gramStart"/>
      <w:r>
        <w:rPr>
          <w:lang w:eastAsia="zh-CN"/>
        </w:rPr>
        <w:t>will be</w:t>
      </w:r>
      <w:r w:rsidR="00840717" w:rsidRPr="00184A3A">
        <w:rPr>
          <w:lang w:eastAsia="zh-CN"/>
        </w:rPr>
        <w:t xml:space="preserve"> regarded</w:t>
      </w:r>
      <w:proofErr w:type="gramEnd"/>
      <w:r w:rsidR="00840717" w:rsidRPr="00184A3A">
        <w:rPr>
          <w:lang w:eastAsia="zh-CN"/>
        </w:rPr>
        <w:t xml:space="preserve"> as complete and </w:t>
      </w:r>
      <w:r>
        <w:rPr>
          <w:lang w:eastAsia="zh-CN"/>
        </w:rPr>
        <w:t xml:space="preserve">status will be updated </w:t>
      </w:r>
      <w:r w:rsidR="00840717" w:rsidRPr="00184A3A">
        <w:rPr>
          <w:lang w:eastAsia="zh-CN"/>
        </w:rPr>
        <w:t>“COMPLETE” with a record number of schemes processed</w:t>
      </w:r>
      <w:r>
        <w:rPr>
          <w:lang w:eastAsia="zh-CN"/>
        </w:rPr>
        <w:t>.</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840717" w:rsidRPr="00184A3A" w14:paraId="104D6351" w14:textId="77777777" w:rsidTr="0098195F">
        <w:tc>
          <w:tcPr>
            <w:tcW w:w="2428" w:type="dxa"/>
            <w:shd w:val="clear" w:color="auto" w:fill="C6D9F1" w:themeFill="text2" w:themeFillTint="33"/>
          </w:tcPr>
          <w:p w14:paraId="1481EBA4" w14:textId="77777777" w:rsidR="00840717" w:rsidRPr="00184A3A" w:rsidRDefault="00840717" w:rsidP="0098195F">
            <w:pPr>
              <w:pStyle w:val="BodyText"/>
              <w:rPr>
                <w:b/>
              </w:rPr>
            </w:pPr>
            <w:r w:rsidRPr="00184A3A">
              <w:rPr>
                <w:b/>
              </w:rPr>
              <w:t>Job Name</w:t>
            </w:r>
          </w:p>
        </w:tc>
        <w:tc>
          <w:tcPr>
            <w:tcW w:w="1925" w:type="dxa"/>
            <w:shd w:val="clear" w:color="auto" w:fill="C6D9F1" w:themeFill="text2" w:themeFillTint="33"/>
          </w:tcPr>
          <w:p w14:paraId="57399CD6" w14:textId="77777777" w:rsidR="00840717" w:rsidRPr="00184A3A" w:rsidRDefault="00840717" w:rsidP="0098195F">
            <w:pPr>
              <w:pStyle w:val="BodyText"/>
              <w:rPr>
                <w:b/>
              </w:rPr>
            </w:pPr>
            <w:r w:rsidRPr="00184A3A">
              <w:rPr>
                <w:b/>
              </w:rPr>
              <w:t>Status</w:t>
            </w:r>
          </w:p>
        </w:tc>
        <w:tc>
          <w:tcPr>
            <w:tcW w:w="5588" w:type="dxa"/>
            <w:shd w:val="clear" w:color="auto" w:fill="C6D9F1" w:themeFill="text2" w:themeFillTint="33"/>
          </w:tcPr>
          <w:p w14:paraId="5842A8AA" w14:textId="77777777" w:rsidR="00840717" w:rsidRPr="00184A3A" w:rsidRDefault="00840717" w:rsidP="0098195F">
            <w:pPr>
              <w:pStyle w:val="BodyText"/>
              <w:rPr>
                <w:b/>
              </w:rPr>
            </w:pPr>
            <w:r w:rsidRPr="00184A3A">
              <w:rPr>
                <w:b/>
              </w:rPr>
              <w:t>Description</w:t>
            </w:r>
          </w:p>
        </w:tc>
      </w:tr>
      <w:tr w:rsidR="00840717" w:rsidRPr="00184A3A" w14:paraId="272CD290" w14:textId="77777777" w:rsidTr="0098195F">
        <w:tc>
          <w:tcPr>
            <w:tcW w:w="2428" w:type="dxa"/>
          </w:tcPr>
          <w:p w14:paraId="03E7E0F0" w14:textId="77777777" w:rsidR="00840717" w:rsidRPr="00184A3A" w:rsidRDefault="00840717" w:rsidP="0098195F">
            <w:pPr>
              <w:pStyle w:val="BodyText"/>
            </w:pPr>
            <w:r w:rsidRPr="00184A3A">
              <w:t>Sales Real Time Polling Scheduler</w:t>
            </w:r>
          </w:p>
        </w:tc>
        <w:tc>
          <w:tcPr>
            <w:tcW w:w="1925" w:type="dxa"/>
          </w:tcPr>
          <w:p w14:paraId="71AD07BD" w14:textId="77777777" w:rsidR="00840717" w:rsidRPr="00184A3A" w:rsidRDefault="00840717" w:rsidP="0098195F">
            <w:pPr>
              <w:pStyle w:val="BodyText"/>
            </w:pPr>
            <w:r w:rsidRPr="00184A3A">
              <w:t>“PROGRESS”</w:t>
            </w:r>
          </w:p>
          <w:p w14:paraId="160ED27A" w14:textId="77777777" w:rsidR="00840717" w:rsidRPr="00184A3A" w:rsidRDefault="00840717" w:rsidP="0098195F">
            <w:pPr>
              <w:pStyle w:val="BodyText"/>
            </w:pPr>
            <w:r w:rsidRPr="00184A3A">
              <w:t xml:space="preserve"> “FAILED”</w:t>
            </w:r>
          </w:p>
          <w:p w14:paraId="51AD4CB0" w14:textId="77777777" w:rsidR="00840717" w:rsidRPr="00184A3A" w:rsidRDefault="00840717" w:rsidP="0098195F">
            <w:pPr>
              <w:pStyle w:val="BodyText"/>
            </w:pPr>
            <w:r w:rsidRPr="00184A3A">
              <w:t>“COMPLETE”</w:t>
            </w:r>
          </w:p>
        </w:tc>
        <w:tc>
          <w:tcPr>
            <w:tcW w:w="5588" w:type="dxa"/>
          </w:tcPr>
          <w:p w14:paraId="0063E8E3" w14:textId="77777777" w:rsidR="00840717" w:rsidRPr="00184A3A" w:rsidRDefault="00840717" w:rsidP="0098195F">
            <w:pPr>
              <w:pStyle w:val="BodyText"/>
            </w:pPr>
            <w:r w:rsidRPr="00184A3A">
              <w:t xml:space="preserve"> “PROGRESS” when scheduler is invoked and started</w:t>
            </w:r>
          </w:p>
          <w:p w14:paraId="13EA03FD" w14:textId="77777777" w:rsidR="00840717" w:rsidRPr="00184A3A" w:rsidRDefault="00840717" w:rsidP="0098195F">
            <w:pPr>
              <w:pStyle w:val="BodyText"/>
            </w:pPr>
            <w:r w:rsidRPr="00184A3A">
              <w:t xml:space="preserve"> “FAILED” when encounter errors reading poll scheme data from database or errors submitting tasks.</w:t>
            </w:r>
          </w:p>
          <w:p w14:paraId="13A7CB3E" w14:textId="77777777" w:rsidR="00840717" w:rsidRPr="00184A3A" w:rsidRDefault="00840717" w:rsidP="0098195F">
            <w:pPr>
              <w:pStyle w:val="BodyText"/>
            </w:pPr>
            <w:r w:rsidRPr="00184A3A">
              <w:t>“COMPLETE” when scheduler job iterates all available poll schemes and submit related tasks of them and all these tasks are either completed or failed.</w:t>
            </w:r>
          </w:p>
        </w:tc>
      </w:tr>
    </w:tbl>
    <w:p w14:paraId="7D969D74" w14:textId="77777777" w:rsidR="00840717" w:rsidRPr="00184A3A" w:rsidRDefault="00840717" w:rsidP="00840717">
      <w:pPr>
        <w:rPr>
          <w:lang w:eastAsia="zh-CN"/>
        </w:rPr>
      </w:pPr>
    </w:p>
    <w:p w14:paraId="162377EF" w14:textId="77777777" w:rsidR="00840717" w:rsidRPr="00184A3A" w:rsidRDefault="00840717" w:rsidP="0022765C">
      <w:pPr>
        <w:spacing w:after="0"/>
        <w:rPr>
          <w:b/>
          <w:u w:val="single"/>
          <w:lang w:eastAsia="zh-CN"/>
        </w:rPr>
      </w:pPr>
      <w:r w:rsidRPr="00184A3A">
        <w:rPr>
          <w:b/>
          <w:u w:val="single"/>
          <w:lang w:eastAsia="zh-CN"/>
        </w:rPr>
        <w:t>Logging</w:t>
      </w:r>
    </w:p>
    <w:p w14:paraId="69BCCAFD" w14:textId="77777777" w:rsidR="00840717" w:rsidRPr="00184A3A" w:rsidRDefault="00840717" w:rsidP="0022765C">
      <w:pPr>
        <w:spacing w:after="0"/>
        <w:rPr>
          <w:lang w:eastAsia="zh-CN"/>
        </w:rPr>
      </w:pPr>
      <w:r w:rsidRPr="00184A3A">
        <w:rPr>
          <w:lang w:eastAsia="zh-CN"/>
        </w:rPr>
        <w:t>Log directory: /repos/</w:t>
      </w:r>
      <w:proofErr w:type="spellStart"/>
      <w:r w:rsidRPr="00184A3A">
        <w:rPr>
          <w:lang w:eastAsia="zh-CN"/>
        </w:rPr>
        <w:t>esb</w:t>
      </w:r>
      <w:proofErr w:type="spellEnd"/>
      <w:r w:rsidRPr="00184A3A">
        <w:rPr>
          <w:lang w:eastAsia="zh-CN"/>
        </w:rPr>
        <w:t>/polling/log/sales_rt_yyyymmdd.log</w:t>
      </w:r>
    </w:p>
    <w:p w14:paraId="0AC42A79" w14:textId="59CAAFBF" w:rsidR="00840717" w:rsidRPr="00184A3A" w:rsidRDefault="00840717" w:rsidP="0022765C">
      <w:pPr>
        <w:spacing w:after="0"/>
        <w:rPr>
          <w:lang w:eastAsia="zh-CN"/>
        </w:rPr>
      </w:pPr>
      <w:r w:rsidRPr="00184A3A">
        <w:rPr>
          <w:lang w:eastAsia="zh-CN"/>
        </w:rPr>
        <w:t xml:space="preserve">Upon each </w:t>
      </w:r>
      <w:proofErr w:type="gramStart"/>
      <w:r w:rsidRPr="00184A3A">
        <w:rPr>
          <w:lang w:eastAsia="zh-CN"/>
        </w:rPr>
        <w:t>poll branch scheme task submission</w:t>
      </w:r>
      <w:proofErr w:type="gramEnd"/>
      <w:r w:rsidR="000A468A">
        <w:rPr>
          <w:lang w:eastAsia="zh-CN"/>
        </w:rPr>
        <w:t>,</w:t>
      </w:r>
      <w:r w:rsidRPr="00184A3A">
        <w:rPr>
          <w:lang w:eastAsia="zh-CN"/>
        </w:rPr>
        <w:t xml:space="preserve"> the scheme info will be written into follow format:</w:t>
      </w:r>
    </w:p>
    <w:p w14:paraId="229E2047" w14:textId="02E6BF22" w:rsidR="00840717" w:rsidRPr="00184A3A" w:rsidRDefault="00840717" w:rsidP="0022765C">
      <w:pPr>
        <w:spacing w:after="0"/>
        <w:rPr>
          <w:lang w:eastAsia="zh-CN"/>
        </w:rPr>
      </w:pPr>
      <w:r w:rsidRPr="00184A3A">
        <w:rPr>
          <w:lang w:eastAsia="zh-CN"/>
        </w:rPr>
        <w:t xml:space="preserve">[INFO] [Timestamp] </w:t>
      </w:r>
      <w:r w:rsidR="00332424">
        <w:rPr>
          <w:lang w:eastAsia="zh-CN"/>
        </w:rPr>
        <w:t xml:space="preserve">[Job Name] </w:t>
      </w:r>
      <w:r w:rsidRPr="00184A3A">
        <w:rPr>
          <w:lang w:eastAsia="zh-CN"/>
        </w:rPr>
        <w:t>[Scheme name]</w:t>
      </w:r>
      <w:proofErr w:type="gramStart"/>
      <w:r w:rsidRPr="00184A3A">
        <w:rPr>
          <w:lang w:eastAsia="zh-CN"/>
        </w:rPr>
        <w:t>-[</w:t>
      </w:r>
      <w:proofErr w:type="gramEnd"/>
      <w:r w:rsidRPr="00184A3A">
        <w:rPr>
          <w:lang w:eastAsia="zh-CN"/>
        </w:rPr>
        <w:t>branch code]-[scheme type]-[direction]</w:t>
      </w:r>
    </w:p>
    <w:p w14:paraId="485BBB76" w14:textId="0C7533AA" w:rsidR="000A468A" w:rsidRDefault="000A468A" w:rsidP="0022765C">
      <w:pPr>
        <w:spacing w:after="0"/>
        <w:rPr>
          <w:lang w:eastAsia="zh-CN"/>
        </w:rPr>
      </w:pPr>
      <w:r>
        <w:rPr>
          <w:lang w:eastAsia="zh-CN"/>
        </w:rPr>
        <w:t>Upon any exceptions the process encounters,</w:t>
      </w:r>
      <w:r w:rsidRPr="00184A3A">
        <w:rPr>
          <w:lang w:eastAsia="zh-CN"/>
        </w:rPr>
        <w:t xml:space="preserve"> the </w:t>
      </w:r>
      <w:proofErr w:type="spellStart"/>
      <w:r>
        <w:rPr>
          <w:lang w:eastAsia="zh-CN"/>
        </w:rPr>
        <w:t>eceptions</w:t>
      </w:r>
      <w:proofErr w:type="spellEnd"/>
      <w:r w:rsidRPr="00184A3A">
        <w:rPr>
          <w:lang w:eastAsia="zh-CN"/>
        </w:rPr>
        <w:t xml:space="preserve"> </w:t>
      </w:r>
      <w:proofErr w:type="gramStart"/>
      <w:r w:rsidRPr="00184A3A">
        <w:rPr>
          <w:lang w:eastAsia="zh-CN"/>
        </w:rPr>
        <w:t>will be written</w:t>
      </w:r>
      <w:proofErr w:type="gramEnd"/>
      <w:r w:rsidRPr="00184A3A">
        <w:rPr>
          <w:lang w:eastAsia="zh-CN"/>
        </w:rPr>
        <w:t xml:space="preserve"> into follow format:</w:t>
      </w:r>
    </w:p>
    <w:p w14:paraId="074BBA62" w14:textId="38AC446A" w:rsidR="000A468A" w:rsidRPr="00184A3A" w:rsidRDefault="000A468A" w:rsidP="0022765C">
      <w:pPr>
        <w:spacing w:after="0"/>
        <w:rPr>
          <w:lang w:eastAsia="zh-CN"/>
        </w:rPr>
      </w:pPr>
      <w:r>
        <w:rPr>
          <w:lang w:eastAsia="zh-CN"/>
        </w:rPr>
        <w:t>[ERROR] [Timestamp] [Job Name]</w:t>
      </w:r>
      <w:r w:rsidR="00332424">
        <w:rPr>
          <w:lang w:eastAsia="zh-CN"/>
        </w:rPr>
        <w:t xml:space="preserve"> </w:t>
      </w:r>
      <w:r>
        <w:rPr>
          <w:lang w:eastAsia="zh-CN"/>
        </w:rPr>
        <w:t>[Scheme Name]</w:t>
      </w:r>
      <w:proofErr w:type="gramStart"/>
      <w:r w:rsidRPr="00184A3A">
        <w:rPr>
          <w:lang w:eastAsia="zh-CN"/>
        </w:rPr>
        <w:t>-[</w:t>
      </w:r>
      <w:proofErr w:type="gramEnd"/>
      <w:r w:rsidRPr="00184A3A">
        <w:rPr>
          <w:lang w:eastAsia="zh-CN"/>
        </w:rPr>
        <w:t>branch code]-[scheme type]-[direction]</w:t>
      </w:r>
      <w:r>
        <w:rPr>
          <w:lang w:eastAsia="zh-CN"/>
        </w:rPr>
        <w:t xml:space="preserve"> [Error Code]-[Severity]-[Error Message]</w:t>
      </w:r>
    </w:p>
    <w:p w14:paraId="6A918423" w14:textId="77777777" w:rsidR="0022765C" w:rsidRDefault="0022765C" w:rsidP="00840717">
      <w:pPr>
        <w:ind w:left="360"/>
        <w:rPr>
          <w:b/>
          <w:u w:val="single"/>
          <w:lang w:eastAsia="zh-CN"/>
        </w:rPr>
      </w:pPr>
    </w:p>
    <w:p w14:paraId="2748FFBD" w14:textId="77777777" w:rsidR="00840717" w:rsidRPr="00184A3A" w:rsidRDefault="00840717" w:rsidP="0022765C">
      <w:pPr>
        <w:rPr>
          <w:b/>
          <w:u w:val="single"/>
          <w:lang w:eastAsia="zh-CN"/>
        </w:rPr>
      </w:pPr>
      <w:r w:rsidRPr="00184A3A">
        <w:rPr>
          <w:b/>
          <w:u w:val="single"/>
          <w:lang w:eastAsia="zh-CN"/>
        </w:rPr>
        <w:t>Entry &amp; Exit Criteria</w:t>
      </w:r>
    </w:p>
    <w:p w14:paraId="3687B520" w14:textId="77777777" w:rsidR="00840717" w:rsidRPr="00184A3A" w:rsidRDefault="00840717" w:rsidP="0022765C">
      <w:pPr>
        <w:rPr>
          <w:lang w:eastAsia="zh-CN"/>
        </w:rPr>
      </w:pPr>
      <w:r w:rsidRPr="00184A3A">
        <w:rPr>
          <w:lang w:eastAsia="zh-CN"/>
        </w:rPr>
        <w:t xml:space="preserve">The processing job starts once the schedule job invokes. </w:t>
      </w:r>
    </w:p>
    <w:p w14:paraId="0F3C60B3" w14:textId="56FA9A03" w:rsidR="00840717" w:rsidRPr="00184A3A" w:rsidRDefault="00840717" w:rsidP="00840717">
      <w:pPr>
        <w:ind w:left="360"/>
        <w:rPr>
          <w:lang w:eastAsia="zh-CN"/>
        </w:rPr>
      </w:pPr>
      <w:r w:rsidRPr="00184A3A">
        <w:rPr>
          <w:lang w:eastAsia="zh-CN"/>
        </w:rPr>
        <w:lastRenderedPageBreak/>
        <w:t xml:space="preserve">In the process of the scheduler job, it </w:t>
      </w:r>
      <w:proofErr w:type="gramStart"/>
      <w:r w:rsidRPr="00184A3A">
        <w:rPr>
          <w:lang w:eastAsia="zh-CN"/>
        </w:rPr>
        <w:t>will be regarded</w:t>
      </w:r>
      <w:proofErr w:type="gramEnd"/>
      <w:r w:rsidRPr="00184A3A">
        <w:rPr>
          <w:lang w:eastAsia="zh-CN"/>
        </w:rPr>
        <w:t xml:space="preserve"> as job failure and send alert email to IT support according to the error’s severity</w:t>
      </w:r>
      <w:r w:rsidR="0022765C">
        <w:rPr>
          <w:lang w:eastAsia="zh-CN"/>
        </w:rPr>
        <w:t>. For example:</w:t>
      </w:r>
    </w:p>
    <w:p w14:paraId="1A565EDD" w14:textId="77777777" w:rsidR="00840717" w:rsidRPr="00184A3A" w:rsidRDefault="00840717" w:rsidP="0005458D">
      <w:pPr>
        <w:pStyle w:val="ListParagraph"/>
        <w:numPr>
          <w:ilvl w:val="0"/>
          <w:numId w:val="33"/>
        </w:numPr>
        <w:rPr>
          <w:lang w:eastAsia="zh-CN"/>
        </w:rPr>
      </w:pPr>
      <w:r w:rsidRPr="00184A3A">
        <w:rPr>
          <w:lang w:eastAsia="zh-CN"/>
        </w:rPr>
        <w:t>Error occurs when error reading poll branch scheme data from staging database.</w:t>
      </w:r>
    </w:p>
    <w:p w14:paraId="7E8201B9" w14:textId="063537E0" w:rsidR="00840717" w:rsidRPr="00184A3A" w:rsidRDefault="00840717" w:rsidP="0005458D">
      <w:pPr>
        <w:pStyle w:val="ListParagraph"/>
        <w:numPr>
          <w:ilvl w:val="0"/>
          <w:numId w:val="33"/>
        </w:numPr>
        <w:rPr>
          <w:lang w:eastAsia="zh-CN"/>
        </w:rPr>
      </w:pPr>
      <w:r w:rsidRPr="00184A3A">
        <w:rPr>
          <w:lang w:eastAsia="zh-CN"/>
        </w:rPr>
        <w:t xml:space="preserve">Error occurs when submitting </w:t>
      </w:r>
      <w:r w:rsidR="0022765C">
        <w:rPr>
          <w:lang w:eastAsia="zh-CN"/>
        </w:rPr>
        <w:t xml:space="preserve">the task of </w:t>
      </w:r>
      <w:r w:rsidRPr="00184A3A">
        <w:rPr>
          <w:lang w:eastAsia="zh-CN"/>
        </w:rPr>
        <w:t>poll</w:t>
      </w:r>
      <w:r w:rsidR="0022765C">
        <w:rPr>
          <w:lang w:eastAsia="zh-CN"/>
        </w:rPr>
        <w:t xml:space="preserve">ing branch scheme </w:t>
      </w:r>
      <w:r w:rsidRPr="00184A3A">
        <w:rPr>
          <w:lang w:eastAsia="zh-CN"/>
        </w:rPr>
        <w:t xml:space="preserve">into subsystem. </w:t>
      </w:r>
    </w:p>
    <w:p w14:paraId="5C89144F" w14:textId="77777777" w:rsidR="00840717" w:rsidRPr="00184A3A" w:rsidRDefault="00840717" w:rsidP="00840717">
      <w:pPr>
        <w:rPr>
          <w:b/>
          <w:lang w:eastAsia="zh-CN"/>
        </w:rPr>
      </w:pPr>
    </w:p>
    <w:p w14:paraId="11DD0F84" w14:textId="77777777" w:rsidR="00840717" w:rsidRPr="00184A3A" w:rsidRDefault="00840717" w:rsidP="00E51271">
      <w:pPr>
        <w:pStyle w:val="Heading4"/>
      </w:pPr>
      <w:r w:rsidRPr="00184A3A">
        <w:t>Screen</w:t>
      </w:r>
    </w:p>
    <w:p w14:paraId="68A8F53F" w14:textId="77777777" w:rsidR="00840717" w:rsidRPr="00184A3A" w:rsidRDefault="00840717" w:rsidP="00F40D30">
      <w:pPr>
        <w:rPr>
          <w:lang w:eastAsia="zh-CN"/>
        </w:rPr>
      </w:pPr>
      <w:r w:rsidRPr="00184A3A">
        <w:rPr>
          <w:lang w:eastAsia="zh-CN"/>
        </w:rPr>
        <w:t>N/A</w:t>
      </w:r>
    </w:p>
    <w:p w14:paraId="34D557DD" w14:textId="77777777" w:rsidR="00840717" w:rsidRPr="00184A3A" w:rsidRDefault="00840717" w:rsidP="00E51271">
      <w:pPr>
        <w:pStyle w:val="Heading4"/>
      </w:pPr>
      <w:r w:rsidRPr="00184A3A">
        <w:t>Data Fields &amp; Presentation Logic</w:t>
      </w:r>
    </w:p>
    <w:p w14:paraId="77989B4A" w14:textId="77777777" w:rsidR="00840717" w:rsidRPr="00184A3A" w:rsidRDefault="00840717" w:rsidP="00F40D30">
      <w:pPr>
        <w:rPr>
          <w:lang w:eastAsia="zh-CN"/>
        </w:rPr>
      </w:pPr>
      <w:r w:rsidRPr="00184A3A">
        <w:rPr>
          <w:lang w:eastAsia="zh-CN"/>
        </w:rPr>
        <w:t>N/A</w:t>
      </w:r>
    </w:p>
    <w:p w14:paraId="348A5634" w14:textId="77777777" w:rsidR="00840717" w:rsidRPr="00184A3A" w:rsidRDefault="00840717" w:rsidP="00E51271">
      <w:pPr>
        <w:pStyle w:val="Heading4"/>
      </w:pPr>
      <w:r w:rsidRPr="00184A3A">
        <w:t>Screen Objects &amp; Action</w:t>
      </w:r>
    </w:p>
    <w:p w14:paraId="3A19C728" w14:textId="77777777" w:rsidR="00840717" w:rsidRPr="00184A3A" w:rsidRDefault="00840717" w:rsidP="00F40D30">
      <w:pPr>
        <w:rPr>
          <w:lang w:eastAsia="zh-CN"/>
        </w:rPr>
      </w:pPr>
      <w:r w:rsidRPr="00184A3A">
        <w:rPr>
          <w:lang w:eastAsia="zh-CN"/>
        </w:rPr>
        <w:t>N/A</w:t>
      </w:r>
    </w:p>
    <w:p w14:paraId="09FA2133" w14:textId="77777777" w:rsidR="00840717" w:rsidRPr="00184A3A" w:rsidRDefault="00840717" w:rsidP="00E51271">
      <w:pPr>
        <w:pStyle w:val="Heading4"/>
      </w:pPr>
      <w:r w:rsidRPr="00184A3A">
        <w:t>User/Security Group</w:t>
      </w:r>
    </w:p>
    <w:p w14:paraId="5BD868EF" w14:textId="77777777" w:rsidR="00840717" w:rsidRPr="00184A3A" w:rsidRDefault="00840717" w:rsidP="00F40D30">
      <w:pPr>
        <w:rPr>
          <w:lang w:eastAsia="zh-CN"/>
        </w:rPr>
      </w:pPr>
      <w:r w:rsidRPr="00184A3A">
        <w:rPr>
          <w:lang w:eastAsia="zh-CN"/>
        </w:rPr>
        <w:t>This is a batch process belonging to the SYSTEM. So all auditable fields</w:t>
      </w:r>
    </w:p>
    <w:p w14:paraId="183E76A3" w14:textId="77777777" w:rsidR="00840717" w:rsidRPr="00184A3A" w:rsidRDefault="00840717" w:rsidP="00E51271">
      <w:pPr>
        <w:pStyle w:val="Heading4"/>
      </w:pPr>
      <w:r w:rsidRPr="00184A3A">
        <w:t>Assumptions/Constraints</w:t>
      </w:r>
    </w:p>
    <w:p w14:paraId="2F5A0E94" w14:textId="77777777" w:rsidR="00840717" w:rsidRPr="00184A3A" w:rsidRDefault="00840717" w:rsidP="00F40D30">
      <w:pPr>
        <w:rPr>
          <w:lang w:eastAsia="zh-CN"/>
        </w:rPr>
      </w:pPr>
      <w:r w:rsidRPr="00184A3A">
        <w:rPr>
          <w:lang w:eastAsia="zh-CN"/>
        </w:rPr>
        <w:t>N/A</w:t>
      </w:r>
    </w:p>
    <w:p w14:paraId="2CEE028F" w14:textId="77777777" w:rsidR="00840717" w:rsidRPr="00184A3A" w:rsidRDefault="00840717" w:rsidP="00E51271">
      <w:pPr>
        <w:pStyle w:val="Heading4"/>
      </w:pPr>
      <w:r w:rsidRPr="00184A3A">
        <w:t xml:space="preserve">Error &amp; Exception List </w:t>
      </w:r>
    </w:p>
    <w:tbl>
      <w:tblPr>
        <w:tblW w:w="0" w:type="auto"/>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47"/>
        <w:gridCol w:w="1260"/>
        <w:gridCol w:w="7465"/>
      </w:tblGrid>
      <w:tr w:rsidR="00840717" w:rsidRPr="00184A3A" w14:paraId="4CB42308" w14:textId="77777777" w:rsidTr="00F40D30">
        <w:tc>
          <w:tcPr>
            <w:tcW w:w="1947" w:type="dxa"/>
            <w:shd w:val="clear" w:color="auto" w:fill="C6D9F1"/>
          </w:tcPr>
          <w:p w14:paraId="41E4E3AB" w14:textId="77777777" w:rsidR="00840717" w:rsidRPr="00184A3A" w:rsidRDefault="00840717" w:rsidP="0098195F">
            <w:pPr>
              <w:pStyle w:val="BodyText"/>
              <w:rPr>
                <w:b/>
              </w:rPr>
            </w:pPr>
            <w:r w:rsidRPr="00184A3A">
              <w:rPr>
                <w:b/>
              </w:rPr>
              <w:t>Error Code</w:t>
            </w:r>
          </w:p>
        </w:tc>
        <w:tc>
          <w:tcPr>
            <w:tcW w:w="1260" w:type="dxa"/>
            <w:shd w:val="clear" w:color="auto" w:fill="C6D9F1"/>
          </w:tcPr>
          <w:p w14:paraId="04FEE80C" w14:textId="77777777" w:rsidR="00840717" w:rsidRPr="00184A3A" w:rsidRDefault="00840717" w:rsidP="0098195F">
            <w:pPr>
              <w:pStyle w:val="BodyText"/>
              <w:rPr>
                <w:b/>
              </w:rPr>
            </w:pPr>
            <w:r w:rsidRPr="00184A3A">
              <w:rPr>
                <w:b/>
              </w:rPr>
              <w:t>Severity</w:t>
            </w:r>
          </w:p>
        </w:tc>
        <w:tc>
          <w:tcPr>
            <w:tcW w:w="7465" w:type="dxa"/>
            <w:shd w:val="clear" w:color="auto" w:fill="C6D9F1"/>
          </w:tcPr>
          <w:p w14:paraId="4218CE6E" w14:textId="77777777" w:rsidR="00840717" w:rsidRPr="00184A3A" w:rsidRDefault="00840717" w:rsidP="0098195F">
            <w:pPr>
              <w:pStyle w:val="BodyText"/>
              <w:rPr>
                <w:b/>
              </w:rPr>
            </w:pPr>
            <w:r w:rsidRPr="00184A3A">
              <w:rPr>
                <w:b/>
              </w:rPr>
              <w:t>Error Message</w:t>
            </w:r>
          </w:p>
        </w:tc>
      </w:tr>
      <w:tr w:rsidR="0022765C" w:rsidRPr="0022765C" w14:paraId="71CB6394" w14:textId="77777777" w:rsidTr="0022765C">
        <w:tc>
          <w:tcPr>
            <w:tcW w:w="1947" w:type="dxa"/>
            <w:tcBorders>
              <w:top w:val="single" w:sz="4" w:space="0" w:color="000000"/>
              <w:left w:val="single" w:sz="4" w:space="0" w:color="000000"/>
              <w:bottom w:val="single" w:sz="4" w:space="0" w:color="000000"/>
              <w:right w:val="single" w:sz="4" w:space="0" w:color="000000"/>
            </w:tcBorders>
            <w:shd w:val="clear" w:color="auto" w:fill="auto"/>
          </w:tcPr>
          <w:p w14:paraId="2B4F5147" w14:textId="2C3A15B8" w:rsidR="0022765C" w:rsidRPr="0022765C" w:rsidRDefault="00314780" w:rsidP="0022765C">
            <w:r>
              <w:t>S0</w:t>
            </w:r>
            <w:r w:rsidR="00DC3CEA">
              <w:t>007</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1CEDE41E" w14:textId="1C1F9250" w:rsidR="0022765C" w:rsidRPr="0022765C" w:rsidRDefault="0022765C" w:rsidP="0022765C">
            <w:r>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6D5505C6" w14:textId="77777777" w:rsidR="0022765C" w:rsidRPr="0022765C" w:rsidRDefault="0022765C" w:rsidP="0022765C">
            <w:r w:rsidRPr="0022765C">
              <w:t>Failed to read poll scheme data.</w:t>
            </w:r>
          </w:p>
        </w:tc>
      </w:tr>
      <w:tr w:rsidR="0022765C" w:rsidRPr="0022765C" w14:paraId="6CAE4EEC" w14:textId="77777777" w:rsidTr="0022765C">
        <w:tc>
          <w:tcPr>
            <w:tcW w:w="1947" w:type="dxa"/>
            <w:tcBorders>
              <w:top w:val="single" w:sz="4" w:space="0" w:color="000000"/>
              <w:left w:val="single" w:sz="4" w:space="0" w:color="000000"/>
              <w:bottom w:val="single" w:sz="4" w:space="0" w:color="000000"/>
              <w:right w:val="single" w:sz="4" w:space="0" w:color="000000"/>
            </w:tcBorders>
            <w:shd w:val="clear" w:color="auto" w:fill="auto"/>
          </w:tcPr>
          <w:p w14:paraId="22B81F47" w14:textId="77D9934B" w:rsidR="0022765C" w:rsidRPr="0022765C" w:rsidRDefault="00DC3CEA" w:rsidP="0022765C">
            <w:r>
              <w:t>S00</w:t>
            </w:r>
            <w:r w:rsidR="0022765C" w:rsidRPr="0022765C">
              <w:t>0</w:t>
            </w:r>
            <w:r>
              <w:t>8</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0C9499AC" w14:textId="6EE9D082" w:rsidR="0022765C" w:rsidRPr="0022765C" w:rsidRDefault="0022765C" w:rsidP="0022765C">
            <w:r>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3BD81BC6" w14:textId="77777777" w:rsidR="0022765C" w:rsidRPr="0022765C" w:rsidRDefault="0022765C" w:rsidP="0022765C">
            <w:r w:rsidRPr="0022765C">
              <w:t>Failed submit poll scheme processing task.</w:t>
            </w:r>
          </w:p>
        </w:tc>
      </w:tr>
      <w:tr w:rsidR="0022765C" w:rsidRPr="0022765C" w14:paraId="6CE4079E" w14:textId="77777777" w:rsidTr="0022765C">
        <w:tc>
          <w:tcPr>
            <w:tcW w:w="1947" w:type="dxa"/>
            <w:tcBorders>
              <w:top w:val="single" w:sz="4" w:space="0" w:color="000000"/>
              <w:left w:val="single" w:sz="4" w:space="0" w:color="000000"/>
              <w:bottom w:val="single" w:sz="4" w:space="0" w:color="000000"/>
              <w:right w:val="single" w:sz="4" w:space="0" w:color="000000"/>
            </w:tcBorders>
            <w:shd w:val="clear" w:color="auto" w:fill="auto"/>
          </w:tcPr>
          <w:p w14:paraId="7616A553" w14:textId="72E2D248" w:rsidR="0022765C" w:rsidRPr="0022765C" w:rsidRDefault="00DC3CEA" w:rsidP="0022765C">
            <w:r>
              <w:t>S0009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5DD14914" w14:textId="2BD1E954" w:rsidR="0022765C" w:rsidRPr="0022765C" w:rsidRDefault="0022765C" w:rsidP="0022765C">
            <w:r>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40ED5BB5" w14:textId="77777777" w:rsidR="0022765C" w:rsidRPr="0022765C" w:rsidRDefault="0022765C" w:rsidP="0022765C">
            <w:r w:rsidRPr="0022765C">
              <w:t>Failed to download target file</w:t>
            </w:r>
          </w:p>
        </w:tc>
      </w:tr>
      <w:tr w:rsidR="0022765C" w:rsidRPr="0022765C" w14:paraId="7D100BF6" w14:textId="77777777" w:rsidTr="0022765C">
        <w:tc>
          <w:tcPr>
            <w:tcW w:w="1947" w:type="dxa"/>
            <w:tcBorders>
              <w:top w:val="single" w:sz="4" w:space="0" w:color="000000"/>
              <w:left w:val="single" w:sz="4" w:space="0" w:color="000000"/>
              <w:bottom w:val="single" w:sz="4" w:space="0" w:color="000000"/>
              <w:right w:val="single" w:sz="4" w:space="0" w:color="000000"/>
            </w:tcBorders>
            <w:shd w:val="clear" w:color="auto" w:fill="auto"/>
          </w:tcPr>
          <w:p w14:paraId="03052293" w14:textId="4D52936A" w:rsidR="0022765C" w:rsidRPr="0022765C" w:rsidRDefault="00DC3CEA" w:rsidP="0022765C">
            <w:r>
              <w:t>S0010</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770C23B6" w14:textId="6ECD9842" w:rsidR="0022765C" w:rsidRPr="0022765C" w:rsidRDefault="0022765C" w:rsidP="0022765C">
            <w:r>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27C2F3CF" w14:textId="77777777" w:rsidR="0022765C" w:rsidRPr="0022765C" w:rsidRDefault="0022765C" w:rsidP="0022765C">
            <w:r w:rsidRPr="0022765C">
              <w:t>Failed to process records into staging database</w:t>
            </w:r>
          </w:p>
        </w:tc>
      </w:tr>
    </w:tbl>
    <w:p w14:paraId="3359392F" w14:textId="77777777" w:rsidR="00840717" w:rsidRPr="00184A3A" w:rsidRDefault="00840717" w:rsidP="00840717">
      <w:pPr>
        <w:rPr>
          <w:lang w:eastAsia="zh-CN"/>
        </w:rPr>
      </w:pPr>
    </w:p>
    <w:p w14:paraId="00F39353" w14:textId="77777777" w:rsidR="00840717" w:rsidRPr="00184A3A" w:rsidRDefault="00840717" w:rsidP="00840717">
      <w:pPr>
        <w:rPr>
          <w:rFonts w:eastAsiaTheme="majorEastAsia" w:cstheme="majorBidi"/>
          <w:b/>
          <w:bCs/>
          <w:color w:val="4F81BD" w:themeColor="accent1"/>
        </w:rPr>
      </w:pPr>
      <w:r w:rsidRPr="00184A3A">
        <w:br w:type="page"/>
      </w:r>
    </w:p>
    <w:p w14:paraId="1B678310" w14:textId="77777777" w:rsidR="00840717" w:rsidRPr="00184A3A" w:rsidRDefault="00840717" w:rsidP="00900E50">
      <w:pPr>
        <w:pStyle w:val="Heading3"/>
      </w:pPr>
      <w:r w:rsidRPr="00184A3A">
        <w:lastRenderedPageBreak/>
        <w:t>Sales Data Real Time (POS - Staging) Task</w:t>
      </w:r>
    </w:p>
    <w:p w14:paraId="6D1BC139" w14:textId="77777777" w:rsidR="00840717" w:rsidRPr="00184A3A" w:rsidRDefault="00840717" w:rsidP="00E51271">
      <w:pPr>
        <w:pStyle w:val="Heading4"/>
      </w:pPr>
      <w:r w:rsidRPr="00184A3A">
        <w:t>Process/Work Flow</w:t>
      </w:r>
    </w:p>
    <w:p w14:paraId="5CD086D4" w14:textId="276387FF" w:rsidR="00840717" w:rsidRPr="00184A3A" w:rsidRDefault="0097011D" w:rsidP="0057159E">
      <w:pPr>
        <w:tabs>
          <w:tab w:val="left" w:pos="590"/>
          <w:tab w:val="center" w:pos="5400"/>
        </w:tabs>
        <w:rPr>
          <w:lang w:eastAsia="zh-CN"/>
        </w:rPr>
      </w:pPr>
      <w:r>
        <w:rPr>
          <w:lang w:eastAsia="zh-CN"/>
        </w:rPr>
        <w:tab/>
      </w:r>
      <w:r>
        <w:rPr>
          <w:lang w:eastAsia="zh-CN"/>
        </w:rPr>
        <w:tab/>
      </w:r>
      <w:r>
        <w:rPr>
          <w:noProof/>
          <w:lang w:eastAsia="zh-CN"/>
        </w:rPr>
        <w:drawing>
          <wp:inline distT="0" distB="0" distL="0" distR="0" wp14:anchorId="298BB918" wp14:editId="32A5F188">
            <wp:extent cx="5121575" cy="7832484"/>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9611" cy="7844774"/>
                    </a:xfrm>
                    <a:prstGeom prst="rect">
                      <a:avLst/>
                    </a:prstGeom>
                  </pic:spPr>
                </pic:pic>
              </a:graphicData>
            </a:graphic>
          </wp:inline>
        </w:drawing>
      </w:r>
    </w:p>
    <w:p w14:paraId="46D15073" w14:textId="77777777" w:rsidR="00840717" w:rsidRPr="00184A3A" w:rsidRDefault="00840717" w:rsidP="00314780">
      <w:pPr>
        <w:rPr>
          <w:b/>
          <w:u w:val="single"/>
          <w:lang w:eastAsia="zh-CN"/>
        </w:rPr>
      </w:pPr>
      <w:r w:rsidRPr="00184A3A">
        <w:rPr>
          <w:b/>
          <w:u w:val="single"/>
          <w:lang w:eastAsia="zh-CN"/>
        </w:rPr>
        <w:lastRenderedPageBreak/>
        <w:t>Job Details</w:t>
      </w:r>
    </w:p>
    <w:p w14:paraId="67083905" w14:textId="785A3D0B" w:rsidR="00840717" w:rsidRPr="00184A3A" w:rsidRDefault="00840717" w:rsidP="00314780">
      <w:pPr>
        <w:jc w:val="both"/>
        <w:rPr>
          <w:lang w:eastAsia="zh-CN"/>
        </w:rPr>
      </w:pPr>
      <w:r w:rsidRPr="00184A3A">
        <w:rPr>
          <w:lang w:eastAsia="zh-CN"/>
        </w:rPr>
        <w:t xml:space="preserve">The scheduler job </w:t>
      </w:r>
      <w:proofErr w:type="gramStart"/>
      <w:r w:rsidRPr="00184A3A">
        <w:rPr>
          <w:lang w:eastAsia="zh-CN"/>
        </w:rPr>
        <w:t>is considered</w:t>
      </w:r>
      <w:proofErr w:type="gramEnd"/>
      <w:r w:rsidRPr="00184A3A">
        <w:rPr>
          <w:lang w:eastAsia="zh-CN"/>
        </w:rPr>
        <w:t xml:space="preserve"> as the commander to handle the life cycle of poll scheme tasks </w:t>
      </w:r>
      <w:r w:rsidR="00314780">
        <w:rPr>
          <w:lang w:eastAsia="zh-CN"/>
        </w:rPr>
        <w:t xml:space="preserve">for </w:t>
      </w:r>
      <w:r w:rsidRPr="00184A3A">
        <w:rPr>
          <w:lang w:eastAsia="zh-CN"/>
        </w:rPr>
        <w:t>which it</w:t>
      </w:r>
      <w:r w:rsidR="00314780">
        <w:rPr>
          <w:lang w:eastAsia="zh-CN"/>
        </w:rPr>
        <w:t xml:space="preserve"> i</w:t>
      </w:r>
      <w:r w:rsidRPr="00184A3A">
        <w:rPr>
          <w:lang w:eastAsia="zh-CN"/>
        </w:rPr>
        <w:t>s responsible. With a proper criteria selection, the scheduler is supposed to submit a series of tasks into the pull and q</w:t>
      </w:r>
      <w:r w:rsidR="00314780">
        <w:rPr>
          <w:lang w:eastAsia="zh-CN"/>
        </w:rPr>
        <w:t>ueue up for their own process a</w:t>
      </w:r>
      <w:r w:rsidRPr="00184A3A">
        <w:rPr>
          <w:lang w:eastAsia="zh-CN"/>
        </w:rPr>
        <w:t>nd it logs down the running process in job logs and log files.</w:t>
      </w:r>
    </w:p>
    <w:p w14:paraId="41806E93" w14:textId="77777777" w:rsidR="00840717" w:rsidRPr="00184A3A" w:rsidRDefault="00840717" w:rsidP="00840717">
      <w:pPr>
        <w:ind w:left="360"/>
        <w:rPr>
          <w:rFonts w:eastAsia="SimSun"/>
          <w:lang w:eastAsia="zh-CN"/>
        </w:rPr>
      </w:pPr>
      <w:r w:rsidRPr="00184A3A">
        <w:rPr>
          <w:lang w:eastAsia="zh-CN"/>
        </w:rPr>
        <w:t>Summarily the task executes in below steps:</w:t>
      </w:r>
    </w:p>
    <w:p w14:paraId="771EDD9B" w14:textId="191EC5EB" w:rsidR="00840717" w:rsidRPr="00184A3A" w:rsidRDefault="00357672" w:rsidP="00314780">
      <w:pPr>
        <w:tabs>
          <w:tab w:val="left" w:pos="1260"/>
        </w:tabs>
        <w:ind w:left="1260" w:hanging="900"/>
        <w:jc w:val="both"/>
        <w:rPr>
          <w:lang w:eastAsia="zh-CN"/>
        </w:rPr>
      </w:pPr>
      <w:r>
        <w:rPr>
          <w:lang w:eastAsia="zh-CN"/>
        </w:rPr>
        <w:t>Step 1</w:t>
      </w:r>
      <w:r w:rsidR="00314780">
        <w:rPr>
          <w:lang w:eastAsia="zh-CN"/>
        </w:rPr>
        <w:t>:</w:t>
      </w:r>
      <w:r w:rsidR="00314780">
        <w:rPr>
          <w:lang w:eastAsia="zh-CN"/>
        </w:rPr>
        <w:tab/>
      </w:r>
      <w:r w:rsidR="00840717" w:rsidRPr="00184A3A">
        <w:rPr>
          <w:lang w:eastAsia="zh-CN"/>
        </w:rPr>
        <w:t>Firstly, it will update the previous job log’s latest job indicator from ‘Y’ to ‘N’. Onwards newly create scheduler job log is having the status “PROGRESS”. The latest batch indicator for the new record will be marked as “Y”.</w:t>
      </w:r>
    </w:p>
    <w:p w14:paraId="76288C33" w14:textId="2A261683" w:rsidR="00840717" w:rsidRPr="00184A3A" w:rsidRDefault="00314780" w:rsidP="00314780">
      <w:pPr>
        <w:tabs>
          <w:tab w:val="left" w:pos="1260"/>
        </w:tabs>
        <w:ind w:left="1260" w:hanging="900"/>
        <w:rPr>
          <w:lang w:eastAsia="zh-CN"/>
        </w:rPr>
      </w:pPr>
      <w:r>
        <w:rPr>
          <w:lang w:eastAsia="zh-CN"/>
        </w:rPr>
        <w:t>Step 2:</w:t>
      </w:r>
      <w:r>
        <w:rPr>
          <w:lang w:eastAsia="zh-CN"/>
        </w:rPr>
        <w:tab/>
        <w:t>I</w:t>
      </w:r>
      <w:r w:rsidR="00840717" w:rsidRPr="00184A3A">
        <w:rPr>
          <w:lang w:eastAsia="zh-CN"/>
        </w:rPr>
        <w:t>nitiate the JDBC connection or file input from target source according to the client type.</w:t>
      </w:r>
    </w:p>
    <w:p w14:paraId="0C977B57" w14:textId="68290471" w:rsidR="00840717" w:rsidRPr="00184A3A" w:rsidRDefault="00314780" w:rsidP="00314780">
      <w:pPr>
        <w:tabs>
          <w:tab w:val="left" w:pos="1260"/>
        </w:tabs>
        <w:ind w:left="1260" w:hanging="900"/>
        <w:jc w:val="both"/>
        <w:rPr>
          <w:lang w:eastAsia="zh-CN"/>
        </w:rPr>
      </w:pPr>
      <w:r>
        <w:rPr>
          <w:lang w:eastAsia="zh-CN"/>
        </w:rPr>
        <w:t>Step 3:</w:t>
      </w:r>
      <w:r>
        <w:rPr>
          <w:lang w:eastAsia="zh-CN"/>
        </w:rPr>
        <w:tab/>
      </w:r>
      <w:r w:rsidR="00840717" w:rsidRPr="00184A3A">
        <w:rPr>
          <w:lang w:eastAsia="zh-CN"/>
        </w:rPr>
        <w:t>When the client type is SQL, use the poll scheme info</w:t>
      </w:r>
      <w:r w:rsidR="003F18AE">
        <w:rPr>
          <w:lang w:eastAsia="zh-CN"/>
        </w:rPr>
        <w:t xml:space="preserve"> and relevant table columns</w:t>
      </w:r>
      <w:r w:rsidR="00840717" w:rsidRPr="00184A3A">
        <w:rPr>
          <w:lang w:eastAsia="zh-CN"/>
        </w:rPr>
        <w:t xml:space="preserve"> to format the polling SQL statement to processing the polling. If the client type is DBF, copy the file to local source folder, and initiate a JDBC connection upon the file </w:t>
      </w:r>
      <w:r w:rsidR="003F18AE">
        <w:rPr>
          <w:lang w:eastAsia="zh-CN"/>
        </w:rPr>
        <w:t>and carry on the similar SQL statement process as SQL type</w:t>
      </w:r>
      <w:r w:rsidR="00840717" w:rsidRPr="00184A3A">
        <w:rPr>
          <w:lang w:eastAsia="zh-CN"/>
        </w:rPr>
        <w:t xml:space="preserve">. If the client type is text file, also copy the file to local source folder and use program </w:t>
      </w:r>
      <w:r w:rsidR="003F18AE">
        <w:rPr>
          <w:lang w:eastAsia="zh-CN"/>
        </w:rPr>
        <w:t>to convert the text data into database column data</w:t>
      </w:r>
      <w:r w:rsidR="00840717" w:rsidRPr="00184A3A">
        <w:rPr>
          <w:lang w:eastAsia="zh-CN"/>
        </w:rPr>
        <w:t>.</w:t>
      </w:r>
    </w:p>
    <w:p w14:paraId="2A6360FE" w14:textId="3513D798" w:rsidR="00840717" w:rsidRPr="00184A3A" w:rsidRDefault="00314780" w:rsidP="00314780">
      <w:pPr>
        <w:tabs>
          <w:tab w:val="left" w:pos="1260"/>
        </w:tabs>
        <w:ind w:left="1260" w:hanging="900"/>
        <w:jc w:val="both"/>
        <w:rPr>
          <w:lang w:eastAsia="zh-CN"/>
        </w:rPr>
      </w:pPr>
      <w:r>
        <w:rPr>
          <w:lang w:eastAsia="zh-CN"/>
        </w:rPr>
        <w:t>Step 4:</w:t>
      </w:r>
      <w:r>
        <w:rPr>
          <w:lang w:eastAsia="zh-CN"/>
        </w:rPr>
        <w:tab/>
      </w:r>
      <w:r w:rsidR="00840717" w:rsidRPr="00184A3A">
        <w:rPr>
          <w:lang w:eastAsia="zh-CN"/>
        </w:rPr>
        <w:t xml:space="preserve">After polling SQL </w:t>
      </w:r>
      <w:proofErr w:type="gramStart"/>
      <w:r w:rsidR="00840717" w:rsidRPr="00184A3A">
        <w:rPr>
          <w:lang w:eastAsia="zh-CN"/>
        </w:rPr>
        <w:t>is successfully executed</w:t>
      </w:r>
      <w:proofErr w:type="gramEnd"/>
      <w:r w:rsidR="00840717" w:rsidRPr="00184A3A">
        <w:rPr>
          <w:lang w:eastAsia="zh-CN"/>
        </w:rPr>
        <w:t>, a check sum will check upon the processed record upon the total record counts</w:t>
      </w:r>
      <w:r w:rsidR="00FA2C4D">
        <w:rPr>
          <w:lang w:eastAsia="zh-CN"/>
        </w:rPr>
        <w:t xml:space="preserve">. The check sum columns will refer to the configuration in the poll scheme info. </w:t>
      </w:r>
    </w:p>
    <w:p w14:paraId="418CC671" w14:textId="7938A1B1" w:rsidR="00840717" w:rsidRPr="00184A3A" w:rsidRDefault="00314780" w:rsidP="00314780">
      <w:pPr>
        <w:tabs>
          <w:tab w:val="left" w:pos="1260"/>
        </w:tabs>
        <w:ind w:left="1260" w:hanging="900"/>
        <w:jc w:val="both"/>
        <w:rPr>
          <w:lang w:eastAsia="zh-CN"/>
        </w:rPr>
      </w:pPr>
      <w:r>
        <w:rPr>
          <w:lang w:eastAsia="zh-CN"/>
        </w:rPr>
        <w:t>Step 5:</w:t>
      </w:r>
      <w:r>
        <w:rPr>
          <w:lang w:eastAsia="zh-CN"/>
        </w:rPr>
        <w:tab/>
      </w:r>
      <w:r w:rsidR="00840717" w:rsidRPr="00184A3A">
        <w:rPr>
          <w:lang w:eastAsia="zh-CN"/>
        </w:rPr>
        <w:t>Upon any errors in the task submission and cannot be resolved (e.g. by retry). The job will abort and keep the job status to reflect the problematic stage “FAILED”. If the processing source is file-based, move the file to error folder.</w:t>
      </w:r>
    </w:p>
    <w:p w14:paraId="50A5B28B" w14:textId="0E9AE9B9" w:rsidR="00840717" w:rsidRDefault="00314780" w:rsidP="00314780">
      <w:pPr>
        <w:tabs>
          <w:tab w:val="left" w:pos="1260"/>
        </w:tabs>
        <w:ind w:left="1260" w:hanging="900"/>
        <w:jc w:val="both"/>
        <w:rPr>
          <w:lang w:eastAsia="zh-CN"/>
        </w:rPr>
      </w:pPr>
      <w:r>
        <w:rPr>
          <w:lang w:eastAsia="zh-CN"/>
        </w:rPr>
        <w:t>Step 6:</w:t>
      </w:r>
      <w:r>
        <w:rPr>
          <w:lang w:eastAsia="zh-CN"/>
        </w:rPr>
        <w:tab/>
        <w:t>I</w:t>
      </w:r>
      <w:r w:rsidR="00840717" w:rsidRPr="00184A3A">
        <w:rPr>
          <w:lang w:eastAsia="zh-CN"/>
        </w:rPr>
        <w:t>f all task</w:t>
      </w:r>
      <w:r>
        <w:rPr>
          <w:lang w:eastAsia="zh-CN"/>
        </w:rPr>
        <w:t xml:space="preserve">s </w:t>
      </w:r>
      <w:r w:rsidR="00840717" w:rsidRPr="00184A3A">
        <w:rPr>
          <w:lang w:eastAsia="zh-CN"/>
        </w:rPr>
        <w:t xml:space="preserve">successfully submitted, the task </w:t>
      </w:r>
      <w:proofErr w:type="gramStart"/>
      <w:r>
        <w:rPr>
          <w:lang w:eastAsia="zh-CN"/>
        </w:rPr>
        <w:t>will be</w:t>
      </w:r>
      <w:r w:rsidR="00840717" w:rsidRPr="00184A3A">
        <w:rPr>
          <w:lang w:eastAsia="zh-CN"/>
        </w:rPr>
        <w:t xml:space="preserve"> regarded</w:t>
      </w:r>
      <w:proofErr w:type="gramEnd"/>
      <w:r w:rsidR="00840717" w:rsidRPr="00184A3A">
        <w:rPr>
          <w:lang w:eastAsia="zh-CN"/>
        </w:rPr>
        <w:t xml:space="preserve"> as complete and job status</w:t>
      </w:r>
      <w:r>
        <w:rPr>
          <w:lang w:eastAsia="zh-CN"/>
        </w:rPr>
        <w:t xml:space="preserve"> will update</w:t>
      </w:r>
      <w:r w:rsidR="00840717" w:rsidRPr="00184A3A">
        <w:rPr>
          <w:lang w:eastAsia="zh-CN"/>
        </w:rPr>
        <w:t xml:space="preserve"> to “COMPLETE” with a record number of schemes processed. If the processing source is file-based, move the file to backup folder.</w:t>
      </w:r>
    </w:p>
    <w:p w14:paraId="14EBC139" w14:textId="4472AA9F" w:rsidR="003F18AE" w:rsidRPr="0057159E" w:rsidRDefault="003F18AE" w:rsidP="00314780">
      <w:pPr>
        <w:ind w:left="360"/>
        <w:jc w:val="both"/>
        <w:rPr>
          <w:rFonts w:eastAsia="SimSun"/>
          <w:lang w:eastAsia="zh-CN"/>
        </w:rPr>
      </w:pPr>
      <w:r>
        <w:rPr>
          <w:rFonts w:eastAsia="SimSun"/>
          <w:lang w:eastAsia="zh-CN"/>
        </w:rPr>
        <w:t>Before t</w:t>
      </w:r>
      <w:r>
        <w:rPr>
          <w:rFonts w:eastAsia="SimSun" w:hint="eastAsia"/>
          <w:lang w:eastAsia="zh-CN"/>
        </w:rPr>
        <w:t>he</w:t>
      </w:r>
      <w:r>
        <w:rPr>
          <w:rFonts w:eastAsia="SimSun"/>
          <w:lang w:eastAsia="zh-CN"/>
        </w:rPr>
        <w:t xml:space="preserve"> successful completion of the poll scheme task end</w:t>
      </w:r>
      <w:r w:rsidR="006B093C">
        <w:rPr>
          <w:rFonts w:eastAsia="SimSun"/>
          <w:lang w:eastAsia="zh-CN"/>
        </w:rPr>
        <w:t>s</w:t>
      </w:r>
      <w:r>
        <w:rPr>
          <w:rFonts w:eastAsia="SimSun"/>
          <w:lang w:eastAsia="zh-CN"/>
        </w:rPr>
        <w:t xml:space="preserve">, it will </w:t>
      </w:r>
      <w:r w:rsidR="006B093C">
        <w:rPr>
          <w:rFonts w:eastAsia="SimSun"/>
          <w:lang w:eastAsia="zh-CN"/>
        </w:rPr>
        <w:t xml:space="preserve">select another poll scheme from DB with same features but different direction “STG_TO_EDW”. With the </w:t>
      </w:r>
      <w:r w:rsidR="001C7E75">
        <w:rPr>
          <w:rFonts w:eastAsia="SimSun"/>
          <w:lang w:eastAsia="zh-CN"/>
        </w:rPr>
        <w:t>newly selected poll scheme info, status = “SUBMITTED”, latest job indicator = “P”, the “</w:t>
      </w:r>
      <w:proofErr w:type="spellStart"/>
      <w:r w:rsidR="001C7E75">
        <w:rPr>
          <w:rFonts w:eastAsia="SimSun"/>
          <w:lang w:eastAsia="zh-CN"/>
        </w:rPr>
        <w:t>depend_on</w:t>
      </w:r>
      <w:proofErr w:type="spellEnd"/>
      <w:r w:rsidR="001C7E75">
        <w:rPr>
          <w:rFonts w:eastAsia="SimSun"/>
          <w:lang w:eastAsia="zh-CN"/>
        </w:rPr>
        <w:t xml:space="preserve">” field as current task’s job log ID, as well as the </w:t>
      </w:r>
      <w:r w:rsidR="006B093C">
        <w:rPr>
          <w:rFonts w:eastAsia="SimSun"/>
          <w:lang w:eastAsia="zh-CN"/>
        </w:rPr>
        <w:t>same scheduler ID (also regarded as batch ID), it submits a new task to process the data from staging to EDW (refer to session 6.7.6</w:t>
      </w:r>
      <w:r w:rsidR="009B001A">
        <w:rPr>
          <w:rFonts w:eastAsia="SimSun"/>
          <w:lang w:eastAsia="zh-CN"/>
        </w:rPr>
        <w:t>)</w:t>
      </w:r>
      <w:r w:rsidR="001C7E75">
        <w:rPr>
          <w:rFonts w:eastAsia="SimSun"/>
          <w:lang w:eastAsia="zh-CN"/>
        </w:rPr>
        <w:t>.</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840717" w:rsidRPr="00184A3A" w14:paraId="52466F62" w14:textId="77777777" w:rsidTr="0098195F">
        <w:tc>
          <w:tcPr>
            <w:tcW w:w="2428" w:type="dxa"/>
            <w:shd w:val="clear" w:color="auto" w:fill="C6D9F1" w:themeFill="text2" w:themeFillTint="33"/>
          </w:tcPr>
          <w:p w14:paraId="7FBF61FF" w14:textId="77777777" w:rsidR="00840717" w:rsidRPr="00184A3A" w:rsidRDefault="00840717" w:rsidP="0098195F">
            <w:pPr>
              <w:pStyle w:val="BodyText"/>
              <w:rPr>
                <w:b/>
              </w:rPr>
            </w:pPr>
            <w:r w:rsidRPr="00184A3A">
              <w:rPr>
                <w:b/>
              </w:rPr>
              <w:t>Job Name</w:t>
            </w:r>
          </w:p>
        </w:tc>
        <w:tc>
          <w:tcPr>
            <w:tcW w:w="1925" w:type="dxa"/>
            <w:shd w:val="clear" w:color="auto" w:fill="C6D9F1" w:themeFill="text2" w:themeFillTint="33"/>
          </w:tcPr>
          <w:p w14:paraId="6C1F7C3B" w14:textId="77777777" w:rsidR="00840717" w:rsidRPr="00184A3A" w:rsidRDefault="00840717" w:rsidP="0098195F">
            <w:pPr>
              <w:pStyle w:val="BodyText"/>
              <w:rPr>
                <w:b/>
              </w:rPr>
            </w:pPr>
            <w:r w:rsidRPr="00184A3A">
              <w:rPr>
                <w:b/>
              </w:rPr>
              <w:t>Status</w:t>
            </w:r>
          </w:p>
        </w:tc>
        <w:tc>
          <w:tcPr>
            <w:tcW w:w="5588" w:type="dxa"/>
            <w:shd w:val="clear" w:color="auto" w:fill="C6D9F1" w:themeFill="text2" w:themeFillTint="33"/>
          </w:tcPr>
          <w:p w14:paraId="0EEDC25F" w14:textId="77777777" w:rsidR="00840717" w:rsidRPr="00184A3A" w:rsidRDefault="00840717" w:rsidP="0098195F">
            <w:pPr>
              <w:pStyle w:val="BodyText"/>
              <w:rPr>
                <w:b/>
              </w:rPr>
            </w:pPr>
            <w:r w:rsidRPr="00184A3A">
              <w:rPr>
                <w:b/>
              </w:rPr>
              <w:t>Description</w:t>
            </w:r>
          </w:p>
        </w:tc>
      </w:tr>
      <w:tr w:rsidR="00840717" w:rsidRPr="00184A3A" w14:paraId="3ADDA042" w14:textId="77777777" w:rsidTr="0098195F">
        <w:tc>
          <w:tcPr>
            <w:tcW w:w="2428" w:type="dxa"/>
          </w:tcPr>
          <w:p w14:paraId="732BD745" w14:textId="77777777" w:rsidR="00840717" w:rsidRPr="00184A3A" w:rsidRDefault="00840717" w:rsidP="0098195F">
            <w:pPr>
              <w:pStyle w:val="BodyText"/>
            </w:pPr>
            <w:r w:rsidRPr="00184A3A">
              <w:t>Sales Real Time Polling Task</w:t>
            </w:r>
          </w:p>
        </w:tc>
        <w:tc>
          <w:tcPr>
            <w:tcW w:w="1925" w:type="dxa"/>
          </w:tcPr>
          <w:p w14:paraId="73EE55A5" w14:textId="77777777" w:rsidR="00840717" w:rsidRPr="00184A3A" w:rsidRDefault="00840717" w:rsidP="0098195F">
            <w:pPr>
              <w:pStyle w:val="BodyText"/>
            </w:pPr>
            <w:r w:rsidRPr="00184A3A">
              <w:t>“PROGRESS”</w:t>
            </w:r>
          </w:p>
          <w:p w14:paraId="19588438" w14:textId="77777777" w:rsidR="00840717" w:rsidRPr="00184A3A" w:rsidRDefault="00840717" w:rsidP="0098195F">
            <w:pPr>
              <w:pStyle w:val="BodyText"/>
            </w:pPr>
            <w:r w:rsidRPr="00184A3A">
              <w:t xml:space="preserve"> “FAILED”</w:t>
            </w:r>
          </w:p>
          <w:p w14:paraId="73D513C2" w14:textId="77777777" w:rsidR="00840717" w:rsidRPr="00184A3A" w:rsidRDefault="00840717" w:rsidP="0098195F">
            <w:pPr>
              <w:pStyle w:val="BodyText"/>
            </w:pPr>
            <w:r w:rsidRPr="00184A3A">
              <w:t>“COMPLETE”</w:t>
            </w:r>
          </w:p>
        </w:tc>
        <w:tc>
          <w:tcPr>
            <w:tcW w:w="5588" w:type="dxa"/>
          </w:tcPr>
          <w:p w14:paraId="5063FB40" w14:textId="77777777" w:rsidR="00840717" w:rsidRPr="00184A3A" w:rsidRDefault="00840717" w:rsidP="0098195F">
            <w:pPr>
              <w:pStyle w:val="BodyText"/>
            </w:pPr>
            <w:r w:rsidRPr="00184A3A">
              <w:t xml:space="preserve"> “PROGRESS” when task is submitted and successfully insert log into DB.</w:t>
            </w:r>
          </w:p>
          <w:p w14:paraId="26AAB72B" w14:textId="77777777" w:rsidR="00840717" w:rsidRPr="00184A3A" w:rsidRDefault="00840717" w:rsidP="0098195F">
            <w:pPr>
              <w:pStyle w:val="BodyText"/>
            </w:pPr>
            <w:r w:rsidRPr="00184A3A">
              <w:t xml:space="preserve"> “FAILED” when encounter errors processing the source and the poll branch scheme.</w:t>
            </w:r>
          </w:p>
          <w:p w14:paraId="7E41BC31" w14:textId="48C1C738" w:rsidR="00840717" w:rsidRPr="00184A3A" w:rsidRDefault="00840717" w:rsidP="0098195F">
            <w:pPr>
              <w:pStyle w:val="BodyText"/>
            </w:pPr>
            <w:r w:rsidRPr="00184A3A">
              <w:t>“COMPLETE” when the</w:t>
            </w:r>
            <w:r w:rsidR="00DC3CEA">
              <w:t xml:space="preserve"> task</w:t>
            </w:r>
            <w:r w:rsidRPr="00184A3A">
              <w:t xml:space="preserve"> completes the polling data against the target branch schemes without any errors.</w:t>
            </w:r>
          </w:p>
        </w:tc>
      </w:tr>
    </w:tbl>
    <w:p w14:paraId="6359D293" w14:textId="10C25C32" w:rsidR="00840717" w:rsidRPr="0057159E" w:rsidRDefault="00840717" w:rsidP="00840717">
      <w:pPr>
        <w:rPr>
          <w:color w:val="FF0000"/>
          <w:lang w:eastAsia="zh-CN"/>
        </w:rPr>
      </w:pPr>
    </w:p>
    <w:p w14:paraId="07F04000" w14:textId="77777777" w:rsidR="00840717" w:rsidRPr="00184A3A" w:rsidRDefault="00840717" w:rsidP="00840717">
      <w:pPr>
        <w:ind w:left="360"/>
        <w:rPr>
          <w:b/>
          <w:u w:val="single"/>
          <w:lang w:eastAsia="zh-CN"/>
        </w:rPr>
      </w:pPr>
      <w:r w:rsidRPr="00184A3A">
        <w:rPr>
          <w:b/>
          <w:u w:val="single"/>
          <w:lang w:eastAsia="zh-CN"/>
        </w:rPr>
        <w:lastRenderedPageBreak/>
        <w:t>Logging</w:t>
      </w:r>
    </w:p>
    <w:p w14:paraId="26D3F760" w14:textId="77777777" w:rsidR="00840717" w:rsidRPr="00184A3A" w:rsidRDefault="00840717" w:rsidP="00840717">
      <w:pPr>
        <w:ind w:left="360"/>
        <w:rPr>
          <w:lang w:eastAsia="zh-CN"/>
        </w:rPr>
      </w:pPr>
      <w:r w:rsidRPr="00184A3A">
        <w:rPr>
          <w:lang w:eastAsia="zh-CN"/>
        </w:rPr>
        <w:t>Log directory: /repos/</w:t>
      </w:r>
      <w:proofErr w:type="spellStart"/>
      <w:r w:rsidRPr="00184A3A">
        <w:rPr>
          <w:lang w:eastAsia="zh-CN"/>
        </w:rPr>
        <w:t>esb</w:t>
      </w:r>
      <w:proofErr w:type="spellEnd"/>
      <w:r w:rsidRPr="00184A3A">
        <w:rPr>
          <w:lang w:eastAsia="zh-CN"/>
        </w:rPr>
        <w:t>/polling/log/sales_rt_yyyymmdd.log</w:t>
      </w:r>
    </w:p>
    <w:p w14:paraId="2CC5DA45" w14:textId="48E99744" w:rsidR="00840717" w:rsidRPr="00184A3A" w:rsidRDefault="00840717" w:rsidP="00840717">
      <w:pPr>
        <w:ind w:left="360"/>
        <w:rPr>
          <w:lang w:eastAsia="zh-CN"/>
        </w:rPr>
      </w:pPr>
      <w:r w:rsidRPr="00184A3A">
        <w:rPr>
          <w:lang w:eastAsia="zh-CN"/>
        </w:rPr>
        <w:t xml:space="preserve">Upon each </w:t>
      </w:r>
      <w:r w:rsidR="00357672">
        <w:rPr>
          <w:lang w:eastAsia="zh-CN"/>
        </w:rPr>
        <w:t>“</w:t>
      </w:r>
      <w:r w:rsidRPr="00184A3A">
        <w:rPr>
          <w:lang w:eastAsia="zh-CN"/>
        </w:rPr>
        <w:t>poll branch scheme task</w:t>
      </w:r>
      <w:r w:rsidR="00357672">
        <w:rPr>
          <w:lang w:eastAsia="zh-CN"/>
        </w:rPr>
        <w:t>”</w:t>
      </w:r>
      <w:r w:rsidRPr="00184A3A">
        <w:rPr>
          <w:lang w:eastAsia="zh-CN"/>
        </w:rPr>
        <w:t xml:space="preserve"> submission: the scheme info </w:t>
      </w:r>
      <w:proofErr w:type="gramStart"/>
      <w:r w:rsidRPr="00184A3A">
        <w:rPr>
          <w:lang w:eastAsia="zh-CN"/>
        </w:rPr>
        <w:t>will be written</w:t>
      </w:r>
      <w:proofErr w:type="gramEnd"/>
      <w:r w:rsidRPr="00184A3A">
        <w:rPr>
          <w:lang w:eastAsia="zh-CN"/>
        </w:rPr>
        <w:t xml:space="preserve"> into follow format:</w:t>
      </w:r>
    </w:p>
    <w:p w14:paraId="3D534BFA" w14:textId="77777777" w:rsidR="00840717" w:rsidRPr="00184A3A" w:rsidRDefault="00840717" w:rsidP="00840717">
      <w:pPr>
        <w:ind w:left="360"/>
        <w:rPr>
          <w:b/>
          <w:u w:val="single"/>
          <w:lang w:eastAsia="zh-CN"/>
        </w:rPr>
      </w:pPr>
      <w:r w:rsidRPr="00184A3A">
        <w:rPr>
          <w:b/>
          <w:u w:val="single"/>
          <w:lang w:eastAsia="zh-CN"/>
        </w:rPr>
        <w:t xml:space="preserve">File System </w:t>
      </w:r>
    </w:p>
    <w:p w14:paraId="3F969787" w14:textId="77777777" w:rsidR="00840717" w:rsidRPr="00184A3A" w:rsidRDefault="00840717" w:rsidP="00840717">
      <w:pPr>
        <w:spacing w:after="0" w:line="240" w:lineRule="auto"/>
        <w:ind w:left="360"/>
        <w:rPr>
          <w:lang w:eastAsia="zh-CN"/>
        </w:rPr>
      </w:pPr>
      <w:r w:rsidRPr="00184A3A">
        <w:rPr>
          <w:lang w:eastAsia="zh-CN"/>
        </w:rPr>
        <w:t>/repos/esb/polling/input/dbf/source/filename_yyyymmddhh24miss.dfb</w:t>
      </w:r>
    </w:p>
    <w:p w14:paraId="0F3FEA7E" w14:textId="49549E92" w:rsidR="00840717" w:rsidRPr="0057159E" w:rsidRDefault="00840717" w:rsidP="00840717">
      <w:pPr>
        <w:spacing w:after="0" w:line="240" w:lineRule="auto"/>
        <w:ind w:left="360"/>
        <w:rPr>
          <w:color w:val="FF0000"/>
          <w:lang w:eastAsia="zh-CN"/>
        </w:rPr>
      </w:pPr>
      <w:r w:rsidRPr="00184A3A">
        <w:rPr>
          <w:lang w:eastAsia="zh-CN"/>
        </w:rPr>
        <w:t>/repos/esb/polling/input/dbf/backup/filename_yyyymmddhh24miss.dfb</w:t>
      </w:r>
      <w:r w:rsidR="00745A0E" w:rsidRPr="00184A3A">
        <w:rPr>
          <w:lang w:eastAsia="zh-CN"/>
        </w:rPr>
        <w:t xml:space="preserve"> </w:t>
      </w:r>
    </w:p>
    <w:p w14:paraId="22138C16" w14:textId="77777777" w:rsidR="00840717" w:rsidRPr="00184A3A" w:rsidRDefault="00840717" w:rsidP="00840717">
      <w:pPr>
        <w:spacing w:after="0" w:line="240" w:lineRule="auto"/>
        <w:ind w:left="360"/>
        <w:rPr>
          <w:lang w:eastAsia="zh-CN"/>
        </w:rPr>
      </w:pPr>
      <w:r w:rsidRPr="00184A3A">
        <w:rPr>
          <w:lang w:eastAsia="zh-CN"/>
        </w:rPr>
        <w:t>/repos/</w:t>
      </w:r>
      <w:proofErr w:type="spellStart"/>
      <w:r w:rsidRPr="00184A3A">
        <w:rPr>
          <w:lang w:eastAsia="zh-CN"/>
        </w:rPr>
        <w:t>esb</w:t>
      </w:r>
      <w:proofErr w:type="spellEnd"/>
      <w:r w:rsidRPr="00184A3A">
        <w:rPr>
          <w:lang w:eastAsia="zh-CN"/>
        </w:rPr>
        <w:t>/polling/input/dbf/error/filename_yyyymmddhh24miss.dbf</w:t>
      </w:r>
    </w:p>
    <w:p w14:paraId="62F1F731" w14:textId="77777777" w:rsidR="00840717" w:rsidRPr="00184A3A" w:rsidRDefault="00840717" w:rsidP="00840717">
      <w:pPr>
        <w:spacing w:after="0" w:line="240" w:lineRule="auto"/>
        <w:ind w:left="360"/>
        <w:rPr>
          <w:lang w:eastAsia="zh-CN"/>
        </w:rPr>
      </w:pPr>
      <w:r w:rsidRPr="00184A3A">
        <w:rPr>
          <w:lang w:eastAsia="zh-CN"/>
        </w:rPr>
        <w:t>/repos/esb/polling/input/text/source/filename_yyyymmddhh24miss.txt</w:t>
      </w:r>
    </w:p>
    <w:p w14:paraId="77A4EC69" w14:textId="77777777" w:rsidR="00840717" w:rsidRPr="00184A3A" w:rsidRDefault="00840717" w:rsidP="00840717">
      <w:pPr>
        <w:spacing w:after="0" w:line="240" w:lineRule="auto"/>
        <w:ind w:left="360"/>
        <w:rPr>
          <w:lang w:eastAsia="zh-CN"/>
        </w:rPr>
      </w:pPr>
      <w:r w:rsidRPr="00184A3A">
        <w:rPr>
          <w:lang w:eastAsia="zh-CN"/>
        </w:rPr>
        <w:t>/repos/esb/polling/input/text/backup/filename_yyyymmddhh24miss.txt</w:t>
      </w:r>
    </w:p>
    <w:p w14:paraId="0D0E81A4" w14:textId="77777777" w:rsidR="00840717" w:rsidRPr="00184A3A" w:rsidRDefault="00840717" w:rsidP="00840717">
      <w:pPr>
        <w:spacing w:after="0" w:line="240" w:lineRule="auto"/>
        <w:ind w:left="360"/>
        <w:rPr>
          <w:lang w:eastAsia="zh-CN"/>
        </w:rPr>
      </w:pPr>
      <w:r w:rsidRPr="00184A3A">
        <w:rPr>
          <w:lang w:eastAsia="zh-CN"/>
        </w:rPr>
        <w:t>/repos/esb/polling/input/text/error/filename_yyyymmddhh24miss.txt</w:t>
      </w:r>
    </w:p>
    <w:p w14:paraId="41ABC391" w14:textId="2042786F" w:rsidR="00745A0E" w:rsidRPr="00184A3A" w:rsidRDefault="00745A0E" w:rsidP="0057159E">
      <w:pPr>
        <w:rPr>
          <w:lang w:eastAsia="zh-CN"/>
        </w:rPr>
      </w:pPr>
    </w:p>
    <w:p w14:paraId="368FEA11" w14:textId="79954DCB" w:rsidR="00840717" w:rsidRDefault="00840717" w:rsidP="00840717">
      <w:pPr>
        <w:ind w:left="360"/>
        <w:rPr>
          <w:lang w:eastAsia="zh-CN"/>
        </w:rPr>
      </w:pPr>
      <w:r w:rsidRPr="00184A3A">
        <w:rPr>
          <w:lang w:eastAsia="zh-CN"/>
        </w:rPr>
        <w:t xml:space="preserve"> [INFO] [Timestamp] </w:t>
      </w:r>
      <w:r w:rsidR="00990ECB">
        <w:rPr>
          <w:lang w:eastAsia="zh-CN"/>
        </w:rPr>
        <w:t xml:space="preserve">[Job Name] </w:t>
      </w:r>
      <w:r w:rsidRPr="00184A3A">
        <w:rPr>
          <w:lang w:eastAsia="zh-CN"/>
        </w:rPr>
        <w:t>[Scheme name]</w:t>
      </w:r>
      <w:proofErr w:type="gramStart"/>
      <w:r w:rsidRPr="00184A3A">
        <w:rPr>
          <w:lang w:eastAsia="zh-CN"/>
        </w:rPr>
        <w:t>-[</w:t>
      </w:r>
      <w:proofErr w:type="gramEnd"/>
      <w:r w:rsidRPr="00184A3A">
        <w:rPr>
          <w:lang w:eastAsia="zh-CN"/>
        </w:rPr>
        <w:t>branch code]-[scheme type]-[direction]</w:t>
      </w:r>
    </w:p>
    <w:p w14:paraId="5ABD4415" w14:textId="77777777" w:rsidR="00990ECB" w:rsidRPr="00184A3A" w:rsidRDefault="00990ECB" w:rsidP="00990ECB">
      <w:pPr>
        <w:ind w:left="360"/>
        <w:rPr>
          <w:lang w:eastAsia="zh-CN"/>
        </w:rPr>
      </w:pPr>
      <w:r>
        <w:rPr>
          <w:lang w:eastAsia="zh-CN"/>
        </w:rPr>
        <w:t>[ERROR] [Timestamp] [Job Name] [Scheme Name]</w:t>
      </w:r>
      <w:proofErr w:type="gramStart"/>
      <w:r w:rsidRPr="00184A3A">
        <w:rPr>
          <w:lang w:eastAsia="zh-CN"/>
        </w:rPr>
        <w:t>-[</w:t>
      </w:r>
      <w:proofErr w:type="gramEnd"/>
      <w:r w:rsidRPr="00184A3A">
        <w:rPr>
          <w:lang w:eastAsia="zh-CN"/>
        </w:rPr>
        <w:t>branch code]-[scheme type]-[direction]</w:t>
      </w:r>
      <w:r>
        <w:rPr>
          <w:lang w:eastAsia="zh-CN"/>
        </w:rPr>
        <w:t xml:space="preserve"> [Error Code]-[Severity]-[Error Message]</w:t>
      </w:r>
    </w:p>
    <w:p w14:paraId="13B67BEF" w14:textId="77777777" w:rsidR="00990ECB" w:rsidRPr="00184A3A" w:rsidRDefault="00990ECB" w:rsidP="00840717">
      <w:pPr>
        <w:ind w:left="360"/>
        <w:rPr>
          <w:lang w:eastAsia="zh-CN"/>
        </w:rPr>
      </w:pPr>
    </w:p>
    <w:p w14:paraId="4A13605F" w14:textId="77777777" w:rsidR="00840717" w:rsidRPr="00184A3A" w:rsidRDefault="00840717" w:rsidP="00840717">
      <w:pPr>
        <w:ind w:left="360"/>
        <w:rPr>
          <w:b/>
          <w:u w:val="single"/>
          <w:lang w:eastAsia="zh-CN"/>
        </w:rPr>
      </w:pPr>
      <w:r w:rsidRPr="00184A3A">
        <w:rPr>
          <w:b/>
          <w:u w:val="single"/>
          <w:lang w:eastAsia="zh-CN"/>
        </w:rPr>
        <w:t>Entry &amp; Exit Criteria</w:t>
      </w:r>
    </w:p>
    <w:p w14:paraId="64650BC7" w14:textId="77777777" w:rsidR="00840717" w:rsidRPr="00184A3A" w:rsidRDefault="00840717" w:rsidP="00840717">
      <w:pPr>
        <w:ind w:left="360"/>
        <w:rPr>
          <w:lang w:eastAsia="zh-CN"/>
        </w:rPr>
      </w:pPr>
      <w:r w:rsidRPr="00184A3A">
        <w:rPr>
          <w:lang w:eastAsia="zh-CN"/>
        </w:rPr>
        <w:t xml:space="preserve">The sales data real time processing task </w:t>
      </w:r>
      <w:proofErr w:type="gramStart"/>
      <w:r w:rsidRPr="00184A3A">
        <w:rPr>
          <w:lang w:eastAsia="zh-CN"/>
        </w:rPr>
        <w:t>is submitted</w:t>
      </w:r>
      <w:proofErr w:type="gramEnd"/>
      <w:r w:rsidRPr="00184A3A">
        <w:rPr>
          <w:lang w:eastAsia="zh-CN"/>
        </w:rPr>
        <w:t xml:space="preserve"> by the sales data real time scheduler job (session 6.6.4).</w:t>
      </w:r>
    </w:p>
    <w:p w14:paraId="0B57B432" w14:textId="211EEE5E" w:rsidR="00314780" w:rsidRDefault="00840717" w:rsidP="00314780">
      <w:pPr>
        <w:ind w:left="360"/>
        <w:rPr>
          <w:lang w:eastAsia="zh-CN"/>
        </w:rPr>
      </w:pPr>
      <w:r w:rsidRPr="00184A3A">
        <w:rPr>
          <w:lang w:eastAsia="zh-CN"/>
        </w:rPr>
        <w:t xml:space="preserve">In the process of the task, it </w:t>
      </w:r>
      <w:proofErr w:type="gramStart"/>
      <w:r w:rsidRPr="00184A3A">
        <w:rPr>
          <w:lang w:eastAsia="zh-CN"/>
        </w:rPr>
        <w:t>will be regarded</w:t>
      </w:r>
      <w:proofErr w:type="gramEnd"/>
      <w:r w:rsidRPr="00184A3A">
        <w:rPr>
          <w:lang w:eastAsia="zh-CN"/>
        </w:rPr>
        <w:t xml:space="preserve"> as job failure and send alert email to IT support according to the error’s severity</w:t>
      </w:r>
      <w:r w:rsidR="00314780">
        <w:rPr>
          <w:lang w:eastAsia="zh-CN"/>
        </w:rPr>
        <w:t>:</w:t>
      </w:r>
    </w:p>
    <w:p w14:paraId="6727E7BA" w14:textId="00F1BCD7" w:rsidR="00314780" w:rsidRPr="00184A3A" w:rsidRDefault="00314780" w:rsidP="00840717">
      <w:pPr>
        <w:ind w:left="360"/>
        <w:rPr>
          <w:lang w:eastAsia="zh-CN"/>
        </w:rPr>
      </w:pPr>
      <w:r>
        <w:rPr>
          <w:lang w:eastAsia="zh-CN"/>
        </w:rPr>
        <w:t xml:space="preserve">For example: </w:t>
      </w:r>
    </w:p>
    <w:p w14:paraId="74CAB844" w14:textId="77777777" w:rsidR="00840717" w:rsidRPr="00184A3A" w:rsidRDefault="00840717" w:rsidP="0005458D">
      <w:pPr>
        <w:pStyle w:val="ListParagraph"/>
        <w:numPr>
          <w:ilvl w:val="0"/>
          <w:numId w:val="34"/>
        </w:numPr>
        <w:rPr>
          <w:lang w:eastAsia="zh-CN"/>
        </w:rPr>
      </w:pPr>
      <w:r w:rsidRPr="00184A3A">
        <w:rPr>
          <w:lang w:eastAsia="zh-CN"/>
        </w:rPr>
        <w:t>Error occurs when error initiating DB connection to target data source.</w:t>
      </w:r>
    </w:p>
    <w:p w14:paraId="200BF55A" w14:textId="77777777" w:rsidR="00840717" w:rsidRPr="00184A3A" w:rsidRDefault="00840717" w:rsidP="0005458D">
      <w:pPr>
        <w:pStyle w:val="ListParagraph"/>
        <w:numPr>
          <w:ilvl w:val="0"/>
          <w:numId w:val="34"/>
        </w:numPr>
        <w:rPr>
          <w:lang w:eastAsia="zh-CN"/>
        </w:rPr>
      </w:pPr>
      <w:r w:rsidRPr="00184A3A">
        <w:rPr>
          <w:lang w:eastAsia="zh-CN"/>
        </w:rPr>
        <w:t>Error occurs when error retrieving target source file from target directory.</w:t>
      </w:r>
    </w:p>
    <w:p w14:paraId="05D03FDC" w14:textId="70E955F0" w:rsidR="00840717" w:rsidRPr="00184A3A" w:rsidRDefault="00840717" w:rsidP="0005458D">
      <w:pPr>
        <w:pStyle w:val="ListParagraph"/>
        <w:numPr>
          <w:ilvl w:val="0"/>
          <w:numId w:val="34"/>
        </w:numPr>
        <w:rPr>
          <w:lang w:eastAsia="zh-CN"/>
        </w:rPr>
      </w:pPr>
      <w:r w:rsidRPr="00184A3A">
        <w:rPr>
          <w:lang w:eastAsia="zh-CN"/>
        </w:rPr>
        <w:t xml:space="preserve">Error occurs when submitting </w:t>
      </w:r>
      <w:r w:rsidR="00B062DF">
        <w:rPr>
          <w:lang w:eastAsia="zh-CN"/>
        </w:rPr>
        <w:t xml:space="preserve">the </w:t>
      </w:r>
      <w:r w:rsidR="00DC3CEA">
        <w:rPr>
          <w:lang w:eastAsia="zh-CN"/>
        </w:rPr>
        <w:t>poll-branch-scheme-t</w:t>
      </w:r>
      <w:r w:rsidRPr="00184A3A">
        <w:rPr>
          <w:lang w:eastAsia="zh-CN"/>
        </w:rPr>
        <w:t xml:space="preserve">ask </w:t>
      </w:r>
      <w:r w:rsidR="00B062DF">
        <w:rPr>
          <w:lang w:eastAsia="zh-CN"/>
        </w:rPr>
        <w:t xml:space="preserve">of next step </w:t>
      </w:r>
      <w:r w:rsidRPr="00184A3A">
        <w:rPr>
          <w:lang w:eastAsia="zh-CN"/>
        </w:rPr>
        <w:t xml:space="preserve">into subsystem. </w:t>
      </w:r>
    </w:p>
    <w:p w14:paraId="1455B6FE" w14:textId="77777777" w:rsidR="00840717" w:rsidRPr="00184A3A" w:rsidRDefault="00840717" w:rsidP="00E51271">
      <w:pPr>
        <w:pStyle w:val="Heading4"/>
      </w:pPr>
      <w:r w:rsidRPr="00184A3A">
        <w:t>Screen</w:t>
      </w:r>
    </w:p>
    <w:p w14:paraId="3759F934" w14:textId="77777777" w:rsidR="00840717" w:rsidRPr="00184A3A" w:rsidRDefault="00840717" w:rsidP="00F40D30">
      <w:pPr>
        <w:rPr>
          <w:lang w:eastAsia="zh-CN"/>
        </w:rPr>
      </w:pPr>
      <w:r w:rsidRPr="00184A3A">
        <w:rPr>
          <w:lang w:eastAsia="zh-CN"/>
        </w:rPr>
        <w:t>N/A</w:t>
      </w:r>
    </w:p>
    <w:p w14:paraId="11BA0BF2" w14:textId="77777777" w:rsidR="00840717" w:rsidRPr="0057159E" w:rsidRDefault="00840717" w:rsidP="00840717">
      <w:pPr>
        <w:pStyle w:val="Heading5"/>
        <w:keepNext/>
        <w:keepLines/>
        <w:widowControl w:val="0"/>
        <w:adjustRightInd w:val="0"/>
        <w:spacing w:before="0" w:after="0" w:line="360" w:lineRule="atLeast"/>
        <w:textAlignment w:val="baseline"/>
        <w:rPr>
          <w:rFonts w:eastAsia="SimSun"/>
          <w:lang w:val="en-US"/>
        </w:rPr>
      </w:pPr>
      <w:r w:rsidRPr="0057159E">
        <w:rPr>
          <w:lang w:val="en-US"/>
        </w:rPr>
        <w:t>Data Fields &amp; Presentation Logic</w:t>
      </w:r>
    </w:p>
    <w:p w14:paraId="29690467" w14:textId="77777777" w:rsidR="00840717" w:rsidRPr="00184A3A" w:rsidRDefault="00840717" w:rsidP="00F40D30">
      <w:pPr>
        <w:rPr>
          <w:lang w:eastAsia="zh-CN"/>
        </w:rPr>
      </w:pPr>
      <w:r w:rsidRPr="00184A3A">
        <w:rPr>
          <w:lang w:eastAsia="zh-CN"/>
        </w:rPr>
        <w:t>N/A</w:t>
      </w:r>
    </w:p>
    <w:p w14:paraId="3CDAB3D1" w14:textId="77777777" w:rsidR="00840717" w:rsidRPr="0057159E" w:rsidRDefault="00840717" w:rsidP="00840717">
      <w:pPr>
        <w:pStyle w:val="Heading5"/>
        <w:keepNext/>
        <w:keepLines/>
        <w:widowControl w:val="0"/>
        <w:adjustRightInd w:val="0"/>
        <w:spacing w:before="0" w:after="0" w:line="360" w:lineRule="atLeast"/>
        <w:textAlignment w:val="baseline"/>
        <w:rPr>
          <w:lang w:val="en-US"/>
        </w:rPr>
      </w:pPr>
      <w:r w:rsidRPr="0057159E">
        <w:rPr>
          <w:lang w:val="en-US"/>
        </w:rPr>
        <w:t>Screen Objects &amp; Action</w:t>
      </w:r>
    </w:p>
    <w:p w14:paraId="2D312EF2" w14:textId="77777777" w:rsidR="00840717" w:rsidRPr="00184A3A" w:rsidRDefault="00840717" w:rsidP="00F40D30">
      <w:pPr>
        <w:rPr>
          <w:lang w:eastAsia="zh-CN"/>
        </w:rPr>
      </w:pPr>
      <w:r w:rsidRPr="00184A3A">
        <w:rPr>
          <w:lang w:eastAsia="zh-CN"/>
        </w:rPr>
        <w:t>N/A</w:t>
      </w:r>
    </w:p>
    <w:p w14:paraId="52E2C178" w14:textId="77777777" w:rsidR="00840717" w:rsidRPr="0057159E" w:rsidRDefault="00840717" w:rsidP="00840717">
      <w:pPr>
        <w:pStyle w:val="Heading5"/>
        <w:keepNext/>
        <w:keepLines/>
        <w:widowControl w:val="0"/>
        <w:adjustRightInd w:val="0"/>
        <w:spacing w:before="0" w:after="0" w:line="360" w:lineRule="atLeast"/>
        <w:textAlignment w:val="baseline"/>
        <w:rPr>
          <w:lang w:val="en-US"/>
        </w:rPr>
      </w:pPr>
      <w:r w:rsidRPr="0057159E">
        <w:rPr>
          <w:lang w:val="en-US"/>
        </w:rPr>
        <w:t>User/Security Group</w:t>
      </w:r>
    </w:p>
    <w:p w14:paraId="60250457" w14:textId="2A406B71" w:rsidR="00840717" w:rsidRPr="00184A3A" w:rsidRDefault="00840717" w:rsidP="00F40D30">
      <w:pPr>
        <w:rPr>
          <w:lang w:eastAsia="zh-CN"/>
        </w:rPr>
      </w:pPr>
      <w:r w:rsidRPr="00184A3A">
        <w:rPr>
          <w:lang w:eastAsia="zh-CN"/>
        </w:rPr>
        <w:t>This is a batch process belonging to the SYSTEM. So all auditable fields</w:t>
      </w:r>
      <w:r w:rsidR="000E26CF">
        <w:rPr>
          <w:lang w:eastAsia="zh-CN"/>
        </w:rPr>
        <w:t xml:space="preserve"> of user will be “SYSTEM”</w:t>
      </w:r>
    </w:p>
    <w:p w14:paraId="07245F17" w14:textId="77777777" w:rsidR="00840717" w:rsidRPr="0057159E" w:rsidRDefault="00840717" w:rsidP="00840717">
      <w:pPr>
        <w:pStyle w:val="Heading5"/>
        <w:keepNext/>
        <w:keepLines/>
        <w:widowControl w:val="0"/>
        <w:adjustRightInd w:val="0"/>
        <w:spacing w:before="0" w:after="0" w:line="360" w:lineRule="atLeast"/>
        <w:textAlignment w:val="baseline"/>
        <w:rPr>
          <w:lang w:val="en-US"/>
        </w:rPr>
      </w:pPr>
      <w:r w:rsidRPr="0057159E">
        <w:rPr>
          <w:lang w:val="en-US"/>
        </w:rPr>
        <w:lastRenderedPageBreak/>
        <w:t>Assumptions/Constraints</w:t>
      </w:r>
    </w:p>
    <w:p w14:paraId="1960B4E6" w14:textId="77777777" w:rsidR="00840717" w:rsidRPr="00184A3A" w:rsidRDefault="00840717" w:rsidP="00F40D30">
      <w:pPr>
        <w:rPr>
          <w:lang w:eastAsia="zh-CN"/>
        </w:rPr>
      </w:pPr>
      <w:r w:rsidRPr="00184A3A">
        <w:rPr>
          <w:lang w:eastAsia="zh-CN"/>
        </w:rPr>
        <w:t>N/A</w:t>
      </w:r>
    </w:p>
    <w:p w14:paraId="2E08903B" w14:textId="77777777" w:rsidR="00840717" w:rsidRPr="0057159E" w:rsidRDefault="00840717" w:rsidP="00840717">
      <w:pPr>
        <w:pStyle w:val="Heading5"/>
        <w:keepNext/>
        <w:keepLines/>
        <w:widowControl w:val="0"/>
        <w:adjustRightInd w:val="0"/>
        <w:spacing w:before="0" w:after="0" w:line="360" w:lineRule="atLeast"/>
        <w:textAlignment w:val="baseline"/>
        <w:rPr>
          <w:lang w:val="en-US"/>
        </w:rPr>
      </w:pPr>
      <w:r w:rsidRPr="0057159E">
        <w:rPr>
          <w:lang w:val="en-US"/>
        </w:rPr>
        <w:t xml:space="preserve">Error &amp; Exception List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57"/>
        <w:gridCol w:w="1260"/>
        <w:gridCol w:w="7465"/>
      </w:tblGrid>
      <w:tr w:rsidR="00840717" w:rsidRPr="00184A3A" w14:paraId="35EAC222" w14:textId="77777777" w:rsidTr="00F40D30">
        <w:tc>
          <w:tcPr>
            <w:tcW w:w="1857" w:type="dxa"/>
            <w:shd w:val="clear" w:color="auto" w:fill="C6D9F1"/>
          </w:tcPr>
          <w:p w14:paraId="1991F583" w14:textId="77777777" w:rsidR="00840717" w:rsidRPr="00184A3A" w:rsidRDefault="00840717" w:rsidP="0098195F">
            <w:pPr>
              <w:pStyle w:val="BodyText"/>
              <w:rPr>
                <w:b/>
              </w:rPr>
            </w:pPr>
            <w:r w:rsidRPr="00184A3A">
              <w:rPr>
                <w:b/>
              </w:rPr>
              <w:t>Error Code</w:t>
            </w:r>
          </w:p>
        </w:tc>
        <w:tc>
          <w:tcPr>
            <w:tcW w:w="1260" w:type="dxa"/>
            <w:shd w:val="clear" w:color="auto" w:fill="C6D9F1"/>
          </w:tcPr>
          <w:p w14:paraId="0F846069" w14:textId="77777777" w:rsidR="00840717" w:rsidRPr="00184A3A" w:rsidRDefault="00840717" w:rsidP="00357672">
            <w:pPr>
              <w:pStyle w:val="BodyText"/>
              <w:jc w:val="center"/>
              <w:rPr>
                <w:b/>
              </w:rPr>
            </w:pPr>
            <w:r w:rsidRPr="00184A3A">
              <w:rPr>
                <w:b/>
              </w:rPr>
              <w:t>Severity</w:t>
            </w:r>
          </w:p>
        </w:tc>
        <w:tc>
          <w:tcPr>
            <w:tcW w:w="7465" w:type="dxa"/>
            <w:shd w:val="clear" w:color="auto" w:fill="C6D9F1"/>
          </w:tcPr>
          <w:p w14:paraId="64734A00" w14:textId="77777777" w:rsidR="00840717" w:rsidRPr="00184A3A" w:rsidRDefault="00840717" w:rsidP="0098195F">
            <w:pPr>
              <w:pStyle w:val="BodyText"/>
              <w:rPr>
                <w:b/>
              </w:rPr>
            </w:pPr>
            <w:r w:rsidRPr="00184A3A">
              <w:rPr>
                <w:b/>
              </w:rPr>
              <w:t>Error Message</w:t>
            </w:r>
          </w:p>
        </w:tc>
      </w:tr>
      <w:tr w:rsidR="00314780" w:rsidRPr="00314780" w14:paraId="7F53E825" w14:textId="77777777" w:rsidTr="00314780">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6B577953" w14:textId="15137060" w:rsidR="00314780" w:rsidRPr="00314780" w:rsidRDefault="00DC3CEA" w:rsidP="00314780">
            <w:r>
              <w:t>S0011</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15D6473D" w14:textId="77777777" w:rsidR="00314780" w:rsidRPr="00314780" w:rsidRDefault="00314780" w:rsidP="00357672">
            <w:pPr>
              <w:jc w:val="center"/>
            </w:pPr>
            <w:r w:rsidRPr="00314780">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587799CB" w14:textId="77777777" w:rsidR="00314780" w:rsidRPr="00314780" w:rsidRDefault="00314780" w:rsidP="00314780">
            <w:r w:rsidRPr="00314780">
              <w:t>Failed to establish FTP connection.</w:t>
            </w:r>
          </w:p>
        </w:tc>
      </w:tr>
      <w:tr w:rsidR="00314780" w:rsidRPr="00314780" w14:paraId="1C7ACCD7" w14:textId="77777777" w:rsidTr="00314780">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50FDC6C1" w14:textId="71FC9BC6" w:rsidR="00314780" w:rsidRPr="00314780" w:rsidRDefault="00DC3CEA" w:rsidP="00314780">
            <w:r>
              <w:t>S0012</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32BEC8EF" w14:textId="77777777" w:rsidR="00314780" w:rsidRPr="00314780" w:rsidRDefault="00314780" w:rsidP="00357672">
            <w:pPr>
              <w:jc w:val="center"/>
            </w:pPr>
            <w:r w:rsidRPr="00314780">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5C2F451A" w14:textId="77777777" w:rsidR="00314780" w:rsidRPr="00314780" w:rsidRDefault="00314780" w:rsidP="00314780">
            <w:r w:rsidRPr="00314780">
              <w:t>Target directory or file not found.</w:t>
            </w:r>
          </w:p>
        </w:tc>
      </w:tr>
      <w:tr w:rsidR="00314780" w:rsidRPr="00314780" w14:paraId="1F1F0653" w14:textId="77777777" w:rsidTr="00314780">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2E111824" w14:textId="71665E87" w:rsidR="00314780" w:rsidRPr="00314780" w:rsidRDefault="00DC3CEA" w:rsidP="00314780">
            <w:r>
              <w:t>S0013</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60D7F438" w14:textId="77777777" w:rsidR="00314780" w:rsidRPr="00314780" w:rsidRDefault="00314780" w:rsidP="00357672">
            <w:pPr>
              <w:jc w:val="center"/>
            </w:pPr>
            <w:r w:rsidRPr="00314780">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57C0EBB3" w14:textId="77777777" w:rsidR="00314780" w:rsidRPr="00314780" w:rsidRDefault="00314780" w:rsidP="00314780">
            <w:r w:rsidRPr="00314780">
              <w:t>Failed to download target file.</w:t>
            </w:r>
          </w:p>
        </w:tc>
      </w:tr>
      <w:tr w:rsidR="00314780" w:rsidRPr="00314780" w14:paraId="56B50FA2" w14:textId="77777777" w:rsidTr="00314780">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04425EE5" w14:textId="21DC0BB8" w:rsidR="00314780" w:rsidRPr="00314780" w:rsidRDefault="00DC3CEA" w:rsidP="00314780">
            <w:r>
              <w:t>S0014</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013F2846" w14:textId="77777777" w:rsidR="00314780" w:rsidRPr="00314780" w:rsidRDefault="00314780" w:rsidP="00357672">
            <w:pPr>
              <w:jc w:val="center"/>
            </w:pPr>
            <w:r w:rsidRPr="00314780">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6EF8B7EE" w14:textId="77777777" w:rsidR="00314780" w:rsidRPr="00314780" w:rsidRDefault="00314780" w:rsidP="00314780">
            <w:r w:rsidRPr="00314780">
              <w:t>Failed to establish JDBC connection.</w:t>
            </w:r>
          </w:p>
        </w:tc>
      </w:tr>
      <w:tr w:rsidR="00314780" w:rsidRPr="00314780" w14:paraId="29226D40" w14:textId="77777777" w:rsidTr="00314780">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7B25AE10" w14:textId="34918EFA" w:rsidR="00314780" w:rsidRPr="00314780" w:rsidRDefault="00DC3CEA" w:rsidP="00314780">
            <w:r>
              <w:t>S0015</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6F939173" w14:textId="77777777" w:rsidR="00314780" w:rsidRPr="00314780" w:rsidRDefault="00314780" w:rsidP="00357672">
            <w:pPr>
              <w:jc w:val="center"/>
            </w:pPr>
            <w:r w:rsidRPr="00314780">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0B3FC983" w14:textId="77777777" w:rsidR="00314780" w:rsidRPr="00314780" w:rsidRDefault="00314780" w:rsidP="00314780">
            <w:r w:rsidRPr="00314780">
              <w:t>Failed to process records into staging database.</w:t>
            </w:r>
          </w:p>
        </w:tc>
      </w:tr>
      <w:tr w:rsidR="00314780" w:rsidRPr="00314780" w14:paraId="0B140C0B" w14:textId="77777777" w:rsidTr="00314780">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28C5EEBE" w14:textId="1F86146F" w:rsidR="00314780" w:rsidRPr="00314780" w:rsidRDefault="00DC3CEA" w:rsidP="00314780">
            <w:r>
              <w:t>S0016</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4C64B53B" w14:textId="77777777" w:rsidR="00314780" w:rsidRPr="00314780" w:rsidRDefault="00314780" w:rsidP="00357672">
            <w:pPr>
              <w:jc w:val="center"/>
            </w:pPr>
            <w:r w:rsidRPr="00314780">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4E8979D7" w14:textId="77777777" w:rsidR="00314780" w:rsidRPr="00314780" w:rsidRDefault="00314780" w:rsidP="00314780">
            <w:r w:rsidRPr="00314780">
              <w:t>Check sum failed on data in destination table [Table Name].</w:t>
            </w:r>
          </w:p>
        </w:tc>
      </w:tr>
    </w:tbl>
    <w:p w14:paraId="372A8E9E" w14:textId="77777777" w:rsidR="00840717" w:rsidRPr="00184A3A" w:rsidRDefault="00840717" w:rsidP="00840717">
      <w:pPr>
        <w:rPr>
          <w:lang w:eastAsia="zh-CN"/>
        </w:rPr>
      </w:pPr>
    </w:p>
    <w:p w14:paraId="7DD66072" w14:textId="7CD2D505" w:rsidR="006256CC" w:rsidRPr="00184A3A" w:rsidRDefault="006256CC" w:rsidP="00900E50">
      <w:pPr>
        <w:pStyle w:val="Heading3"/>
      </w:pPr>
      <w:r w:rsidRPr="00184A3A">
        <w:lastRenderedPageBreak/>
        <w:t>Sales Data Real Time (</w:t>
      </w:r>
      <w:r>
        <w:t>Staging to EDW</w:t>
      </w:r>
      <w:r w:rsidRPr="00184A3A">
        <w:t>) Task</w:t>
      </w:r>
    </w:p>
    <w:p w14:paraId="243EFCD0" w14:textId="77777777" w:rsidR="006256CC" w:rsidRPr="00184A3A" w:rsidRDefault="006256CC" w:rsidP="00E51271">
      <w:pPr>
        <w:pStyle w:val="Heading4"/>
      </w:pPr>
      <w:r w:rsidRPr="00184A3A">
        <w:t>Process/Work Flow</w:t>
      </w:r>
    </w:p>
    <w:p w14:paraId="1F7573BB" w14:textId="6060E2CC" w:rsidR="006256CC" w:rsidRPr="00184A3A" w:rsidRDefault="000A43A6" w:rsidP="006256CC">
      <w:pPr>
        <w:jc w:val="center"/>
        <w:rPr>
          <w:lang w:eastAsia="zh-CN"/>
        </w:rPr>
      </w:pPr>
      <w:ins w:id="44" w:author="Edward Leung" w:date="2017-01-17T16:35:00Z">
        <w:r>
          <w:rPr>
            <w:noProof/>
            <w:lang w:eastAsia="zh-CN"/>
          </w:rPr>
          <mc:AlternateContent>
            <mc:Choice Requires="wps">
              <w:drawing>
                <wp:anchor distT="0" distB="0" distL="114300" distR="114300" simplePos="0" relativeHeight="251697152" behindDoc="0" locked="0" layoutInCell="1" allowOverlap="1" wp14:anchorId="7FE9A1E5" wp14:editId="254D1E01">
                  <wp:simplePos x="0" y="0"/>
                  <wp:positionH relativeFrom="column">
                    <wp:posOffset>3516630</wp:posOffset>
                  </wp:positionH>
                  <wp:positionV relativeFrom="paragraph">
                    <wp:posOffset>6551560</wp:posOffset>
                  </wp:positionV>
                  <wp:extent cx="806059" cy="262998"/>
                  <wp:effectExtent l="0" t="0" r="13335" b="22860"/>
                  <wp:wrapNone/>
                  <wp:docPr id="4" name="Text Box 4"/>
                  <wp:cNvGraphicFramePr/>
                  <a:graphic xmlns:a="http://schemas.openxmlformats.org/drawingml/2006/main">
                    <a:graphicData uri="http://schemas.microsoft.com/office/word/2010/wordprocessingShape">
                      <wps:wsp>
                        <wps:cNvSpPr txBox="1"/>
                        <wps:spPr>
                          <a:xfrm>
                            <a:off x="0" y="0"/>
                            <a:ext cx="806059" cy="2629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D5F068" w14:textId="136AA59A" w:rsidR="0053398F" w:rsidRDefault="0053398F">
                              <w:ins w:id="45" w:author="Edward Leung" w:date="2017-01-17T16:35:00Z">
                                <w:r>
                                  <w:t xml:space="preserve">Verify </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9A1E5" id="Text Box 4" o:spid="_x0000_s1071" type="#_x0000_t202" style="position:absolute;left:0;text-align:left;margin-left:276.9pt;margin-top:515.85pt;width:63.45pt;height:20.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" fillcolor="white [3201]" strokeweight=".5pt">
                  <v:textbox>
                    <w:txbxContent>
                      <w:p w14:paraId="56D5F068" w14:textId="136AA59A" w:rsidR="0053398F" w:rsidRDefault="0053398F">
                        <w:ins w:id="46" w:author="Edward Leung" w:date="2017-01-17T16:35:00Z">
                          <w:r>
                            <w:t xml:space="preserve">Verify </w:t>
                          </w:r>
                        </w:ins>
                      </w:p>
                    </w:txbxContent>
                  </v:textbox>
                </v:shape>
              </w:pict>
            </mc:Fallback>
          </mc:AlternateContent>
        </w:r>
        <w:r>
          <w:rPr>
            <w:noProof/>
            <w:lang w:eastAsia="zh-CN"/>
          </w:rPr>
          <mc:AlternateContent>
            <mc:Choice Requires="wps">
              <w:drawing>
                <wp:anchor distT="0" distB="0" distL="114300" distR="114300" simplePos="0" relativeHeight="251695104" behindDoc="0" locked="0" layoutInCell="1" allowOverlap="1" wp14:anchorId="08B58F40" wp14:editId="2F20CA7C">
                  <wp:simplePos x="0" y="0"/>
                  <wp:positionH relativeFrom="column">
                    <wp:posOffset>3516756</wp:posOffset>
                  </wp:positionH>
                  <wp:positionV relativeFrom="paragraph">
                    <wp:posOffset>5828274</wp:posOffset>
                  </wp:positionV>
                  <wp:extent cx="806059" cy="262998"/>
                  <wp:effectExtent l="0" t="0" r="13335" b="22860"/>
                  <wp:wrapNone/>
                  <wp:docPr id="3" name="Text Box 3"/>
                  <wp:cNvGraphicFramePr/>
                  <a:graphic xmlns:a="http://schemas.openxmlformats.org/drawingml/2006/main">
                    <a:graphicData uri="http://schemas.microsoft.com/office/word/2010/wordprocessingShape">
                      <wps:wsp>
                        <wps:cNvSpPr txBox="1"/>
                        <wps:spPr>
                          <a:xfrm>
                            <a:off x="0" y="0"/>
                            <a:ext cx="806059" cy="2629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759845" w14:textId="71245827" w:rsidR="0053398F" w:rsidRDefault="0053398F">
                              <w:ins w:id="47" w:author="Edward Leung" w:date="2017-01-17T16:35:00Z">
                                <w:r>
                                  <w:t xml:space="preserve">Write data </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58F40" id="Text Box 3" o:spid="_x0000_s1072" type="#_x0000_t202" style="position:absolute;left:0;text-align:left;margin-left:276.9pt;margin-top:458.9pt;width:63.45pt;height:20.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" fillcolor="white [3201]" strokeweight=".5pt">
                  <v:textbox>
                    <w:txbxContent>
                      <w:p w14:paraId="25759845" w14:textId="71245827" w:rsidR="0053398F" w:rsidRDefault="0053398F">
                        <w:ins w:id="48" w:author="Edward Leung" w:date="2017-01-17T16:35:00Z">
                          <w:r>
                            <w:t xml:space="preserve">Write data </w:t>
                          </w:r>
                        </w:ins>
                      </w:p>
                    </w:txbxContent>
                  </v:textbox>
                </v:shape>
              </w:pict>
            </mc:Fallback>
          </mc:AlternateContent>
        </w:r>
      </w:ins>
      <w:r w:rsidR="00752D45">
        <w:rPr>
          <w:noProof/>
          <w:lang w:eastAsia="zh-CN"/>
        </w:rPr>
        <w:drawing>
          <wp:inline distT="0" distB="0" distL="0" distR="0" wp14:anchorId="6189DA83" wp14:editId="62830BFA">
            <wp:extent cx="4316315" cy="7673720"/>
            <wp:effectExtent l="0" t="0" r="825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30113" cy="7698250"/>
                    </a:xfrm>
                    <a:prstGeom prst="rect">
                      <a:avLst/>
                    </a:prstGeom>
                  </pic:spPr>
                </pic:pic>
              </a:graphicData>
            </a:graphic>
          </wp:inline>
        </w:drawing>
      </w:r>
    </w:p>
    <w:p w14:paraId="77E5A14D" w14:textId="77777777" w:rsidR="006256CC" w:rsidRPr="00184A3A" w:rsidRDefault="006256CC" w:rsidP="006256CC">
      <w:pPr>
        <w:ind w:left="360"/>
        <w:rPr>
          <w:b/>
          <w:u w:val="single"/>
          <w:lang w:eastAsia="zh-CN"/>
        </w:rPr>
      </w:pPr>
      <w:r w:rsidRPr="00184A3A">
        <w:rPr>
          <w:b/>
          <w:u w:val="single"/>
          <w:lang w:eastAsia="zh-CN"/>
        </w:rPr>
        <w:lastRenderedPageBreak/>
        <w:t>Job Details</w:t>
      </w:r>
    </w:p>
    <w:p w14:paraId="3F69F50B" w14:textId="05C09610" w:rsidR="006256CC" w:rsidRPr="00184A3A" w:rsidRDefault="006256CC" w:rsidP="00314780">
      <w:pPr>
        <w:ind w:left="360"/>
        <w:jc w:val="both"/>
        <w:rPr>
          <w:lang w:eastAsia="zh-CN"/>
        </w:rPr>
      </w:pPr>
      <w:r w:rsidRPr="00184A3A">
        <w:rPr>
          <w:lang w:eastAsia="zh-CN"/>
        </w:rPr>
        <w:t xml:space="preserve">The scheduler job </w:t>
      </w:r>
      <w:proofErr w:type="gramStart"/>
      <w:r w:rsidRPr="00184A3A">
        <w:rPr>
          <w:lang w:eastAsia="zh-CN"/>
        </w:rPr>
        <w:t>is considered</w:t>
      </w:r>
      <w:proofErr w:type="gramEnd"/>
      <w:r w:rsidRPr="00184A3A">
        <w:rPr>
          <w:lang w:eastAsia="zh-CN"/>
        </w:rPr>
        <w:t xml:space="preserve"> as the commander to handle the life cycle of poll scheme tasks </w:t>
      </w:r>
      <w:r w:rsidR="00314780">
        <w:rPr>
          <w:lang w:eastAsia="zh-CN"/>
        </w:rPr>
        <w:t>for which it is responsible</w:t>
      </w:r>
      <w:r w:rsidRPr="00184A3A">
        <w:rPr>
          <w:lang w:eastAsia="zh-CN"/>
        </w:rPr>
        <w:t>. With a proper criteria selection, the scheduler is supposed to submit a series of tasks into the pull and queue up for t</w:t>
      </w:r>
      <w:r w:rsidR="00314780">
        <w:rPr>
          <w:lang w:eastAsia="zh-CN"/>
        </w:rPr>
        <w:t>heir own process an</w:t>
      </w:r>
      <w:r w:rsidRPr="00184A3A">
        <w:rPr>
          <w:lang w:eastAsia="zh-CN"/>
        </w:rPr>
        <w:t>d it logs down the running process in job logs and log files.</w:t>
      </w:r>
    </w:p>
    <w:p w14:paraId="5EEA7A64" w14:textId="77777777" w:rsidR="006256CC" w:rsidRPr="00184A3A" w:rsidRDefault="006256CC" w:rsidP="006256CC">
      <w:pPr>
        <w:ind w:left="360"/>
        <w:rPr>
          <w:rFonts w:eastAsia="SimSun"/>
          <w:lang w:eastAsia="zh-CN"/>
        </w:rPr>
      </w:pPr>
      <w:r w:rsidRPr="00184A3A">
        <w:rPr>
          <w:lang w:eastAsia="zh-CN"/>
        </w:rPr>
        <w:t>Summarily the task executes in below steps:</w:t>
      </w:r>
    </w:p>
    <w:p w14:paraId="64662E89" w14:textId="07A27AB3" w:rsidR="006256CC" w:rsidRPr="0053398F" w:rsidRDefault="00357672" w:rsidP="00DC3CEA">
      <w:pPr>
        <w:tabs>
          <w:tab w:val="left" w:pos="1350"/>
        </w:tabs>
        <w:ind w:left="1350" w:hanging="990"/>
        <w:rPr>
          <w:rFonts w:eastAsia="SimSun" w:hint="eastAsia"/>
          <w:lang w:eastAsia="zh-CN"/>
          <w:rPrChange w:id="49" w:author="Steven Chen" w:date="2017-02-01T14:15:00Z">
            <w:rPr>
              <w:lang w:eastAsia="zh-CN"/>
            </w:rPr>
          </w:rPrChange>
        </w:rPr>
      </w:pPr>
      <w:r>
        <w:rPr>
          <w:lang w:eastAsia="zh-CN"/>
        </w:rPr>
        <w:t>Step 1</w:t>
      </w:r>
      <w:r w:rsidR="00314780">
        <w:rPr>
          <w:lang w:eastAsia="zh-CN"/>
        </w:rPr>
        <w:t>:</w:t>
      </w:r>
      <w:r w:rsidR="00314780">
        <w:rPr>
          <w:lang w:eastAsia="zh-CN"/>
        </w:rPr>
        <w:tab/>
      </w:r>
      <w:r w:rsidR="006256CC" w:rsidRPr="00184A3A">
        <w:rPr>
          <w:lang w:eastAsia="zh-CN"/>
        </w:rPr>
        <w:t xml:space="preserve">Firstly, it will update the </w:t>
      </w:r>
      <w:r w:rsidR="007A2372">
        <w:rPr>
          <w:lang w:eastAsia="zh-CN"/>
        </w:rPr>
        <w:t xml:space="preserve">corresponding </w:t>
      </w:r>
      <w:r w:rsidR="006256CC" w:rsidRPr="00184A3A">
        <w:rPr>
          <w:lang w:eastAsia="zh-CN"/>
        </w:rPr>
        <w:t>job lo</w:t>
      </w:r>
      <w:r w:rsidR="007A2372">
        <w:rPr>
          <w:lang w:eastAsia="zh-CN"/>
        </w:rPr>
        <w:t>g’s latest job indicator from ‘P</w:t>
      </w:r>
      <w:r w:rsidR="006256CC" w:rsidRPr="00184A3A">
        <w:rPr>
          <w:lang w:eastAsia="zh-CN"/>
        </w:rPr>
        <w:t>’ to ‘</w:t>
      </w:r>
      <w:r w:rsidR="007A2372">
        <w:rPr>
          <w:lang w:eastAsia="zh-CN"/>
        </w:rPr>
        <w:t>Y</w:t>
      </w:r>
      <w:r w:rsidR="00ED4AAB">
        <w:rPr>
          <w:lang w:eastAsia="zh-CN"/>
        </w:rPr>
        <w:t>’ and update</w:t>
      </w:r>
      <w:r w:rsidR="006256CC" w:rsidRPr="00184A3A">
        <w:rPr>
          <w:lang w:eastAsia="zh-CN"/>
        </w:rPr>
        <w:t xml:space="preserve"> the status</w:t>
      </w:r>
      <w:r w:rsidR="00ED4AAB">
        <w:rPr>
          <w:lang w:eastAsia="zh-CN"/>
        </w:rPr>
        <w:t xml:space="preserve"> from “SUBMITTED” to “PROGRESS” as the start of the execution.</w:t>
      </w:r>
    </w:p>
    <w:p w14:paraId="3F14204D" w14:textId="532B43EE" w:rsidR="006256CC" w:rsidRPr="00184A3A" w:rsidRDefault="00314780" w:rsidP="00DC3CEA">
      <w:pPr>
        <w:tabs>
          <w:tab w:val="left" w:pos="1350"/>
        </w:tabs>
        <w:ind w:left="1350" w:hanging="990"/>
        <w:rPr>
          <w:lang w:eastAsia="zh-CN"/>
        </w:rPr>
      </w:pPr>
      <w:r>
        <w:rPr>
          <w:lang w:eastAsia="zh-CN"/>
        </w:rPr>
        <w:t>Step 2:</w:t>
      </w:r>
      <w:r>
        <w:rPr>
          <w:lang w:eastAsia="zh-CN"/>
        </w:rPr>
        <w:tab/>
      </w:r>
      <w:r w:rsidR="006256CC" w:rsidRPr="00184A3A">
        <w:rPr>
          <w:lang w:eastAsia="zh-CN"/>
        </w:rPr>
        <w:t xml:space="preserve">Initiate the JDBC connection </w:t>
      </w:r>
      <w:r w:rsidR="00ED4AAB">
        <w:rPr>
          <w:lang w:eastAsia="zh-CN"/>
        </w:rPr>
        <w:t>towards the EDW data source</w:t>
      </w:r>
      <w:r w:rsidR="006256CC" w:rsidRPr="00184A3A">
        <w:rPr>
          <w:lang w:eastAsia="zh-CN"/>
        </w:rPr>
        <w:t>.</w:t>
      </w:r>
    </w:p>
    <w:p w14:paraId="0227FE59" w14:textId="1B1D90FC" w:rsidR="006256CC" w:rsidRPr="00314780" w:rsidRDefault="00314780" w:rsidP="00DC3CEA">
      <w:pPr>
        <w:tabs>
          <w:tab w:val="left" w:pos="1350"/>
        </w:tabs>
        <w:ind w:left="1350" w:hanging="990"/>
        <w:rPr>
          <w:rFonts w:eastAsia="SimSun"/>
          <w:lang w:eastAsia="zh-CN"/>
        </w:rPr>
      </w:pPr>
      <w:r>
        <w:rPr>
          <w:lang w:eastAsia="zh-CN"/>
        </w:rPr>
        <w:t>Step 3:</w:t>
      </w:r>
      <w:r>
        <w:rPr>
          <w:lang w:eastAsia="zh-CN"/>
        </w:rPr>
        <w:tab/>
      </w:r>
      <w:r w:rsidR="00ED4AAB">
        <w:rPr>
          <w:lang w:eastAsia="zh-CN"/>
        </w:rPr>
        <w:t>The task will select from staging tables with poll scheme info tables, and process the data wh</w:t>
      </w:r>
      <w:r w:rsidR="00045CEC">
        <w:rPr>
          <w:lang w:eastAsia="zh-CN"/>
        </w:rPr>
        <w:t xml:space="preserve">ich process ID = </w:t>
      </w:r>
      <w:proofErr w:type="spellStart"/>
      <w:r w:rsidR="00045CEC">
        <w:rPr>
          <w:lang w:eastAsia="zh-CN"/>
        </w:rPr>
        <w:t>depend_o</w:t>
      </w:r>
      <w:r w:rsidR="00ED4AAB">
        <w:rPr>
          <w:lang w:eastAsia="zh-CN"/>
        </w:rPr>
        <w:t>n</w:t>
      </w:r>
      <w:proofErr w:type="spellEnd"/>
      <w:r w:rsidR="00ED4AAB">
        <w:rPr>
          <w:lang w:eastAsia="zh-CN"/>
        </w:rPr>
        <w:t xml:space="preserve"> field value (</w:t>
      </w:r>
      <w:proofErr w:type="spellStart"/>
      <w:r w:rsidR="00ED4AAB">
        <w:rPr>
          <w:lang w:eastAsia="zh-CN"/>
        </w:rPr>
        <w:t>processID</w:t>
      </w:r>
      <w:proofErr w:type="spellEnd"/>
      <w:r w:rsidR="00ED4AAB">
        <w:rPr>
          <w:lang w:eastAsia="zh-CN"/>
        </w:rPr>
        <w:t xml:space="preserve"> exists in all polling data table in the staging which equals to the job log ID of the processing task, indicating which job has processed the record).</w:t>
      </w:r>
      <w:r w:rsidR="006256CC" w:rsidRPr="00184A3A">
        <w:rPr>
          <w:lang w:eastAsia="zh-CN"/>
        </w:rPr>
        <w:t xml:space="preserve"> </w:t>
      </w:r>
      <w:r w:rsidR="00ED4AAB">
        <w:rPr>
          <w:lang w:eastAsia="zh-CN"/>
        </w:rPr>
        <w:t>Table by table, write the selected data into the corresponding table in EDW</w:t>
      </w:r>
      <w:r>
        <w:rPr>
          <w:lang w:eastAsia="zh-CN"/>
        </w:rPr>
        <w:t>.</w:t>
      </w:r>
    </w:p>
    <w:p w14:paraId="53553DAD" w14:textId="2D2232C8" w:rsidR="006256CC" w:rsidRPr="00184A3A" w:rsidRDefault="00314780" w:rsidP="00DC3CEA">
      <w:pPr>
        <w:tabs>
          <w:tab w:val="left" w:pos="1350"/>
        </w:tabs>
        <w:ind w:left="1350" w:hanging="990"/>
        <w:rPr>
          <w:lang w:eastAsia="zh-CN"/>
        </w:rPr>
      </w:pPr>
      <w:r>
        <w:rPr>
          <w:lang w:eastAsia="zh-CN"/>
        </w:rPr>
        <w:t>Step 4:</w:t>
      </w:r>
      <w:r>
        <w:rPr>
          <w:lang w:eastAsia="zh-CN"/>
        </w:rPr>
        <w:tab/>
      </w:r>
      <w:r w:rsidR="006256CC" w:rsidRPr="00184A3A">
        <w:rPr>
          <w:lang w:eastAsia="zh-CN"/>
        </w:rPr>
        <w:t xml:space="preserve">After the </w:t>
      </w:r>
      <w:r w:rsidR="00ED4AAB">
        <w:rPr>
          <w:lang w:eastAsia="zh-CN"/>
        </w:rPr>
        <w:t>process</w:t>
      </w:r>
      <w:r w:rsidR="006256CC" w:rsidRPr="00184A3A">
        <w:rPr>
          <w:lang w:eastAsia="zh-CN"/>
        </w:rPr>
        <w:t xml:space="preserve"> </w:t>
      </w:r>
      <w:proofErr w:type="gramStart"/>
      <w:r w:rsidR="006256CC" w:rsidRPr="00184A3A">
        <w:rPr>
          <w:lang w:eastAsia="zh-CN"/>
        </w:rPr>
        <w:t xml:space="preserve">is successfully </w:t>
      </w:r>
      <w:r w:rsidR="00ED4AAB">
        <w:rPr>
          <w:lang w:eastAsia="zh-CN"/>
        </w:rPr>
        <w:t>run</w:t>
      </w:r>
      <w:proofErr w:type="gramEnd"/>
      <w:r w:rsidR="00ED4AAB">
        <w:rPr>
          <w:lang w:eastAsia="zh-CN"/>
        </w:rPr>
        <w:t xml:space="preserve"> for one table</w:t>
      </w:r>
      <w:r w:rsidR="006256CC" w:rsidRPr="00184A3A">
        <w:rPr>
          <w:lang w:eastAsia="zh-CN"/>
        </w:rPr>
        <w:t>, a check sum will check upon the processed record upon the total record counts</w:t>
      </w:r>
      <w:r w:rsidR="00ED4AAB">
        <w:rPr>
          <w:lang w:eastAsia="zh-CN"/>
        </w:rPr>
        <w:t xml:space="preserve"> and the sum amount of the check sum column</w:t>
      </w:r>
      <w:r w:rsidR="006256CC">
        <w:rPr>
          <w:lang w:eastAsia="zh-CN"/>
        </w:rPr>
        <w:t>. The check sum columns will refer to the configu</w:t>
      </w:r>
      <w:r w:rsidR="00114597">
        <w:rPr>
          <w:lang w:eastAsia="zh-CN"/>
        </w:rPr>
        <w:t>ration in the poll scheme info.</w:t>
      </w:r>
      <w:ins w:id="50" w:author="Edward Leung" w:date="2017-01-17T16:52:00Z">
        <w:r w:rsidR="008B15A7">
          <w:rPr>
            <w:lang w:eastAsia="zh-CN"/>
          </w:rPr>
          <w:t xml:space="preserve"> If the check sum process fails, the task will roll back all the records written or updated.</w:t>
        </w:r>
      </w:ins>
    </w:p>
    <w:p w14:paraId="082BE92D" w14:textId="79CE2D96" w:rsidR="006256CC" w:rsidRPr="00184A3A" w:rsidRDefault="00314780" w:rsidP="00DC3CEA">
      <w:pPr>
        <w:tabs>
          <w:tab w:val="left" w:pos="1350"/>
        </w:tabs>
        <w:ind w:left="1350" w:hanging="990"/>
        <w:rPr>
          <w:lang w:eastAsia="zh-CN"/>
        </w:rPr>
      </w:pPr>
      <w:r>
        <w:rPr>
          <w:lang w:eastAsia="zh-CN"/>
        </w:rPr>
        <w:t>Step 5:</w:t>
      </w:r>
      <w:r>
        <w:rPr>
          <w:lang w:eastAsia="zh-CN"/>
        </w:rPr>
        <w:tab/>
      </w:r>
      <w:r w:rsidR="006256CC" w:rsidRPr="00184A3A">
        <w:rPr>
          <w:lang w:eastAsia="zh-CN"/>
        </w:rPr>
        <w:t>Upon any errors in the task submission and cannot be resolved (e.g. by retry). The job will abort and keep the job status to reflect the problematic stage “FAILED”. If the processing source is file-based, move the file to error folder.</w:t>
      </w:r>
    </w:p>
    <w:p w14:paraId="7E1D29DE" w14:textId="0EAD0AE7" w:rsidR="006256CC" w:rsidRPr="0057159E" w:rsidRDefault="006256CC" w:rsidP="00DC3CEA">
      <w:pPr>
        <w:tabs>
          <w:tab w:val="left" w:pos="1350"/>
        </w:tabs>
        <w:ind w:left="1350" w:hanging="990"/>
        <w:rPr>
          <w:lang w:eastAsia="zh-CN"/>
        </w:rPr>
      </w:pPr>
      <w:r w:rsidRPr="00184A3A">
        <w:rPr>
          <w:lang w:eastAsia="zh-CN"/>
        </w:rPr>
        <w:t xml:space="preserve">Step </w:t>
      </w:r>
      <w:r w:rsidR="00314780">
        <w:rPr>
          <w:lang w:eastAsia="zh-CN"/>
        </w:rPr>
        <w:t>6:</w:t>
      </w:r>
      <w:r w:rsidR="00314780">
        <w:rPr>
          <w:lang w:eastAsia="zh-CN"/>
        </w:rPr>
        <w:tab/>
      </w:r>
      <w:r w:rsidRPr="00184A3A">
        <w:rPr>
          <w:lang w:eastAsia="zh-CN"/>
        </w:rPr>
        <w:t xml:space="preserve">If all steps of the task </w:t>
      </w:r>
      <w:proofErr w:type="gramStart"/>
      <w:r w:rsidRPr="00184A3A">
        <w:rPr>
          <w:lang w:eastAsia="zh-CN"/>
        </w:rPr>
        <w:t>are successfully submitted</w:t>
      </w:r>
      <w:proofErr w:type="gramEnd"/>
      <w:r w:rsidRPr="00184A3A">
        <w:rPr>
          <w:lang w:eastAsia="zh-CN"/>
        </w:rPr>
        <w:t>, the task</w:t>
      </w:r>
      <w:r w:rsidR="00314780">
        <w:rPr>
          <w:lang w:eastAsia="zh-CN"/>
        </w:rPr>
        <w:t xml:space="preserve"> will be </w:t>
      </w:r>
      <w:r w:rsidRPr="00184A3A">
        <w:rPr>
          <w:lang w:eastAsia="zh-CN"/>
        </w:rPr>
        <w:t>regarded as complete</w:t>
      </w:r>
      <w:r w:rsidR="00314780">
        <w:rPr>
          <w:lang w:eastAsia="zh-CN"/>
        </w:rPr>
        <w:t>d</w:t>
      </w:r>
      <w:r w:rsidRPr="00184A3A">
        <w:rPr>
          <w:lang w:eastAsia="zh-CN"/>
        </w:rPr>
        <w:t xml:space="preserve"> and </w:t>
      </w:r>
      <w:r w:rsidR="00314780">
        <w:rPr>
          <w:lang w:eastAsia="zh-CN"/>
        </w:rPr>
        <w:t xml:space="preserve">it will </w:t>
      </w:r>
      <w:r w:rsidRPr="00184A3A">
        <w:rPr>
          <w:lang w:eastAsia="zh-CN"/>
        </w:rPr>
        <w:t>update the job status to “COMPLETE” with a record number of schemes processed.</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6256CC" w:rsidRPr="00184A3A" w14:paraId="6FE15F6B" w14:textId="77777777" w:rsidTr="00304118">
        <w:tc>
          <w:tcPr>
            <w:tcW w:w="2428" w:type="dxa"/>
            <w:shd w:val="clear" w:color="auto" w:fill="C6D9F1" w:themeFill="text2" w:themeFillTint="33"/>
          </w:tcPr>
          <w:p w14:paraId="3FDC24D5" w14:textId="77777777" w:rsidR="006256CC" w:rsidRPr="00184A3A" w:rsidRDefault="006256CC" w:rsidP="00304118">
            <w:pPr>
              <w:pStyle w:val="BodyText"/>
              <w:rPr>
                <w:b/>
              </w:rPr>
            </w:pPr>
            <w:r w:rsidRPr="00184A3A">
              <w:rPr>
                <w:b/>
              </w:rPr>
              <w:t>Job Name</w:t>
            </w:r>
          </w:p>
        </w:tc>
        <w:tc>
          <w:tcPr>
            <w:tcW w:w="1925" w:type="dxa"/>
            <w:shd w:val="clear" w:color="auto" w:fill="C6D9F1" w:themeFill="text2" w:themeFillTint="33"/>
          </w:tcPr>
          <w:p w14:paraId="7B7DCA87" w14:textId="77777777" w:rsidR="006256CC" w:rsidRPr="00184A3A" w:rsidRDefault="006256CC" w:rsidP="00304118">
            <w:pPr>
              <w:pStyle w:val="BodyText"/>
              <w:rPr>
                <w:b/>
              </w:rPr>
            </w:pPr>
            <w:r w:rsidRPr="00184A3A">
              <w:rPr>
                <w:b/>
              </w:rPr>
              <w:t>Status</w:t>
            </w:r>
          </w:p>
        </w:tc>
        <w:tc>
          <w:tcPr>
            <w:tcW w:w="5588" w:type="dxa"/>
            <w:shd w:val="clear" w:color="auto" w:fill="C6D9F1" w:themeFill="text2" w:themeFillTint="33"/>
          </w:tcPr>
          <w:p w14:paraId="23CFA45E" w14:textId="77777777" w:rsidR="006256CC" w:rsidRPr="00184A3A" w:rsidRDefault="006256CC" w:rsidP="00304118">
            <w:pPr>
              <w:pStyle w:val="BodyText"/>
              <w:rPr>
                <w:b/>
              </w:rPr>
            </w:pPr>
            <w:r w:rsidRPr="00184A3A">
              <w:rPr>
                <w:b/>
              </w:rPr>
              <w:t>Description</w:t>
            </w:r>
          </w:p>
        </w:tc>
      </w:tr>
      <w:tr w:rsidR="006256CC" w:rsidRPr="00184A3A" w14:paraId="1D44B1A9" w14:textId="77777777" w:rsidTr="00304118">
        <w:tc>
          <w:tcPr>
            <w:tcW w:w="2428" w:type="dxa"/>
          </w:tcPr>
          <w:p w14:paraId="341691B2" w14:textId="378E75C7" w:rsidR="006256CC" w:rsidRPr="00184A3A" w:rsidRDefault="006256CC">
            <w:pPr>
              <w:pStyle w:val="BodyText"/>
            </w:pPr>
            <w:r w:rsidRPr="00184A3A">
              <w:t xml:space="preserve">Sales </w:t>
            </w:r>
            <w:r w:rsidR="000E26CF">
              <w:t>real time</w:t>
            </w:r>
            <w:r w:rsidRPr="00184A3A">
              <w:t xml:space="preserve"> Polling Task</w:t>
            </w:r>
            <w:r w:rsidR="006A533F">
              <w:t xml:space="preserve"> (STG - EDW)</w:t>
            </w:r>
          </w:p>
        </w:tc>
        <w:tc>
          <w:tcPr>
            <w:tcW w:w="1925" w:type="dxa"/>
          </w:tcPr>
          <w:p w14:paraId="3024A673" w14:textId="2298F0C8" w:rsidR="00304118" w:rsidRDefault="00304118" w:rsidP="00304118">
            <w:pPr>
              <w:pStyle w:val="BodyText"/>
            </w:pPr>
            <w:r>
              <w:t>“SUBMITTED”</w:t>
            </w:r>
          </w:p>
          <w:p w14:paraId="60E01D06" w14:textId="77777777" w:rsidR="006256CC" w:rsidRPr="00184A3A" w:rsidRDefault="006256CC" w:rsidP="00304118">
            <w:pPr>
              <w:pStyle w:val="BodyText"/>
            </w:pPr>
            <w:r w:rsidRPr="00184A3A">
              <w:t>“PROGRESS”</w:t>
            </w:r>
          </w:p>
          <w:p w14:paraId="10C65456" w14:textId="77777777" w:rsidR="006256CC" w:rsidRPr="00184A3A" w:rsidRDefault="006256CC" w:rsidP="00304118">
            <w:pPr>
              <w:pStyle w:val="BodyText"/>
            </w:pPr>
            <w:r w:rsidRPr="00184A3A">
              <w:t xml:space="preserve"> “FAILED”</w:t>
            </w:r>
          </w:p>
          <w:p w14:paraId="239E22F6" w14:textId="77777777" w:rsidR="006256CC" w:rsidRPr="00184A3A" w:rsidRDefault="006256CC" w:rsidP="00304118">
            <w:pPr>
              <w:pStyle w:val="BodyText"/>
            </w:pPr>
            <w:r w:rsidRPr="00184A3A">
              <w:t>“COMPLETE”</w:t>
            </w:r>
          </w:p>
        </w:tc>
        <w:tc>
          <w:tcPr>
            <w:tcW w:w="5588" w:type="dxa"/>
          </w:tcPr>
          <w:p w14:paraId="6059EE1D" w14:textId="492A5FFB" w:rsidR="00304118" w:rsidRDefault="00480B7A" w:rsidP="00304118">
            <w:pPr>
              <w:pStyle w:val="BodyText"/>
            </w:pPr>
            <w:r>
              <w:t>“SUBMITTED”</w:t>
            </w:r>
            <w:r w:rsidR="00D73A04">
              <w:t xml:space="preserve"> when the task is submitted into thread pool and queuing for execution</w:t>
            </w:r>
          </w:p>
          <w:p w14:paraId="04B0084B" w14:textId="7FCCEBE3" w:rsidR="006256CC" w:rsidRPr="00184A3A" w:rsidRDefault="00D73A04" w:rsidP="00304118">
            <w:pPr>
              <w:pStyle w:val="BodyText"/>
            </w:pPr>
            <w:r>
              <w:t xml:space="preserve">“PROGRESS” when task starts execution </w:t>
            </w:r>
            <w:r w:rsidR="006256CC" w:rsidRPr="00184A3A">
              <w:t>and successfully insert log into DB.</w:t>
            </w:r>
          </w:p>
          <w:p w14:paraId="703ADF50" w14:textId="77777777" w:rsidR="006256CC" w:rsidRPr="00184A3A" w:rsidRDefault="006256CC" w:rsidP="00304118">
            <w:pPr>
              <w:pStyle w:val="BodyText"/>
            </w:pPr>
            <w:r w:rsidRPr="00184A3A">
              <w:t xml:space="preserve"> “FAILED” when encounter errors processing the source and the poll branch scheme.</w:t>
            </w:r>
          </w:p>
          <w:p w14:paraId="1D95F780" w14:textId="1A79ABD5" w:rsidR="006256CC" w:rsidRPr="00184A3A" w:rsidRDefault="006256CC" w:rsidP="00304118">
            <w:pPr>
              <w:pStyle w:val="BodyText"/>
            </w:pPr>
            <w:r w:rsidRPr="00184A3A">
              <w:t xml:space="preserve">“COMPLETE” when the </w:t>
            </w:r>
            <w:r w:rsidR="00DC3CEA">
              <w:t>task completes</w:t>
            </w:r>
            <w:r w:rsidRPr="00184A3A">
              <w:t xml:space="preserve"> the polling data against the target branch schemes without any errors.</w:t>
            </w:r>
          </w:p>
        </w:tc>
      </w:tr>
    </w:tbl>
    <w:p w14:paraId="1F88036E" w14:textId="77777777" w:rsidR="00314780" w:rsidRDefault="00314780" w:rsidP="006256CC">
      <w:pPr>
        <w:ind w:left="360"/>
        <w:rPr>
          <w:color w:val="FF0000"/>
          <w:lang w:eastAsia="zh-CN"/>
        </w:rPr>
      </w:pPr>
    </w:p>
    <w:p w14:paraId="5D0888FC" w14:textId="77777777" w:rsidR="006256CC" w:rsidRPr="00184A3A" w:rsidRDefault="006256CC" w:rsidP="006256CC">
      <w:pPr>
        <w:ind w:left="360"/>
        <w:rPr>
          <w:b/>
          <w:u w:val="single"/>
          <w:lang w:eastAsia="zh-CN"/>
        </w:rPr>
      </w:pPr>
      <w:r w:rsidRPr="00184A3A">
        <w:rPr>
          <w:b/>
          <w:u w:val="single"/>
          <w:lang w:eastAsia="zh-CN"/>
        </w:rPr>
        <w:t>Logging</w:t>
      </w:r>
    </w:p>
    <w:p w14:paraId="2B7C1486" w14:textId="77777777" w:rsidR="006256CC" w:rsidRPr="00184A3A" w:rsidRDefault="006256CC" w:rsidP="006256CC">
      <w:pPr>
        <w:ind w:left="360"/>
        <w:rPr>
          <w:lang w:eastAsia="zh-CN"/>
        </w:rPr>
      </w:pPr>
      <w:r w:rsidRPr="00184A3A">
        <w:rPr>
          <w:lang w:eastAsia="zh-CN"/>
        </w:rPr>
        <w:t>Log directory: /repos/</w:t>
      </w:r>
      <w:proofErr w:type="spellStart"/>
      <w:r w:rsidRPr="00184A3A">
        <w:rPr>
          <w:lang w:eastAsia="zh-CN"/>
        </w:rPr>
        <w:t>esb</w:t>
      </w:r>
      <w:proofErr w:type="spellEnd"/>
      <w:r w:rsidRPr="00184A3A">
        <w:rPr>
          <w:lang w:eastAsia="zh-CN"/>
        </w:rPr>
        <w:t>/polling/log/sales_rt_yyyymmdd.log</w:t>
      </w:r>
    </w:p>
    <w:p w14:paraId="522C1E83" w14:textId="1ECEB790" w:rsidR="006256CC" w:rsidRPr="00184A3A" w:rsidRDefault="006256CC" w:rsidP="006256CC">
      <w:pPr>
        <w:ind w:left="360"/>
        <w:rPr>
          <w:lang w:eastAsia="zh-CN"/>
        </w:rPr>
      </w:pPr>
      <w:r w:rsidRPr="00184A3A">
        <w:rPr>
          <w:lang w:eastAsia="zh-CN"/>
        </w:rPr>
        <w:lastRenderedPageBreak/>
        <w:t xml:space="preserve">Upon each </w:t>
      </w:r>
      <w:r w:rsidR="00357672">
        <w:rPr>
          <w:lang w:eastAsia="zh-CN"/>
        </w:rPr>
        <w:t>“</w:t>
      </w:r>
      <w:r w:rsidRPr="00184A3A">
        <w:rPr>
          <w:lang w:eastAsia="zh-CN"/>
        </w:rPr>
        <w:t>poll branch scheme task</w:t>
      </w:r>
      <w:r w:rsidR="00357672">
        <w:rPr>
          <w:lang w:eastAsia="zh-CN"/>
        </w:rPr>
        <w:t>”</w:t>
      </w:r>
      <w:ins w:id="51" w:author="Edward Leung" w:date="2017-01-17T16:43:00Z">
        <w:r w:rsidR="000A43A6">
          <w:rPr>
            <w:lang w:eastAsia="zh-CN"/>
          </w:rPr>
          <w:t xml:space="preserve"> – (</w:t>
        </w:r>
      </w:ins>
      <w:proofErr w:type="spellStart"/>
      <w:ins w:id="52" w:author="Edward Leung" w:date="2017-01-17T16:44:00Z">
        <w:r w:rsidR="000A43A6">
          <w:rPr>
            <w:lang w:eastAsia="zh-CN"/>
          </w:rPr>
          <w:t>e.g</w:t>
        </w:r>
        <w:proofErr w:type="spellEnd"/>
        <w:r w:rsidR="000A43A6">
          <w:rPr>
            <w:lang w:eastAsia="zh-CN"/>
          </w:rPr>
          <w:t xml:space="preserve"> POS to Staging or Staging to EDW</w:t>
        </w:r>
      </w:ins>
      <w:proofErr w:type="gramStart"/>
      <w:ins w:id="53" w:author="Edward Leung" w:date="2017-01-17T16:43:00Z">
        <w:r w:rsidR="000A43A6">
          <w:rPr>
            <w:lang w:eastAsia="zh-CN"/>
          </w:rPr>
          <w:t xml:space="preserve">) </w:t>
        </w:r>
      </w:ins>
      <w:r w:rsidRPr="00184A3A">
        <w:rPr>
          <w:lang w:eastAsia="zh-CN"/>
        </w:rPr>
        <w:t xml:space="preserve"> submission</w:t>
      </w:r>
      <w:proofErr w:type="gramEnd"/>
      <w:r w:rsidRPr="00184A3A">
        <w:rPr>
          <w:lang w:eastAsia="zh-CN"/>
        </w:rPr>
        <w:t>: the scheme info will be written into follow format:</w:t>
      </w:r>
    </w:p>
    <w:p w14:paraId="68AA4803" w14:textId="6AFE5684" w:rsidR="000A43A6" w:rsidRPr="000A43A6" w:rsidRDefault="000A43A6" w:rsidP="000C1E64">
      <w:pPr>
        <w:ind w:left="360"/>
        <w:rPr>
          <w:ins w:id="54" w:author="Edward Leung" w:date="2017-01-17T16:43:00Z"/>
          <w:b/>
          <w:lang w:eastAsia="zh-CN"/>
          <w:rPrChange w:id="55" w:author="Edward Leung" w:date="2017-01-17T16:43:00Z">
            <w:rPr>
              <w:ins w:id="56" w:author="Edward Leung" w:date="2017-01-17T16:43:00Z"/>
              <w:lang w:eastAsia="zh-CN"/>
            </w:rPr>
          </w:rPrChange>
        </w:rPr>
      </w:pPr>
      <w:ins w:id="57" w:author="Edward Leung" w:date="2017-01-17T16:43:00Z">
        <w:r>
          <w:rPr>
            <w:b/>
            <w:lang w:eastAsia="zh-CN"/>
          </w:rPr>
          <w:t xml:space="preserve">INFORMATION Related Log: </w:t>
        </w:r>
      </w:ins>
    </w:p>
    <w:p w14:paraId="46FE7900" w14:textId="64C4A3A3" w:rsidR="000C1E64" w:rsidRDefault="000C1E64" w:rsidP="000C1E64">
      <w:pPr>
        <w:ind w:left="360"/>
        <w:rPr>
          <w:ins w:id="58" w:author="Edward Leung" w:date="2017-01-17T16:43:00Z"/>
          <w:lang w:eastAsia="zh-CN"/>
        </w:rPr>
      </w:pPr>
      <w:r w:rsidRPr="00184A3A">
        <w:rPr>
          <w:lang w:eastAsia="zh-CN"/>
        </w:rPr>
        <w:t xml:space="preserve">[INFO] [Timestamp] </w:t>
      </w:r>
      <w:r>
        <w:rPr>
          <w:lang w:eastAsia="zh-CN"/>
        </w:rPr>
        <w:t xml:space="preserve">[Job Name] </w:t>
      </w:r>
      <w:r w:rsidRPr="00184A3A">
        <w:rPr>
          <w:lang w:eastAsia="zh-CN"/>
        </w:rPr>
        <w:t>[Scheme name]</w:t>
      </w:r>
      <w:proofErr w:type="gramStart"/>
      <w:r w:rsidRPr="00184A3A">
        <w:rPr>
          <w:lang w:eastAsia="zh-CN"/>
        </w:rPr>
        <w:t>-[</w:t>
      </w:r>
      <w:proofErr w:type="gramEnd"/>
      <w:r w:rsidRPr="00184A3A">
        <w:rPr>
          <w:lang w:eastAsia="zh-CN"/>
        </w:rPr>
        <w:t>branch code]-[scheme type]-[direction]</w:t>
      </w:r>
      <w:ins w:id="59" w:author="Edward Leung" w:date="2017-01-17T16:42:00Z">
        <w:r w:rsidR="000A43A6">
          <w:rPr>
            <w:lang w:eastAsia="zh-CN"/>
          </w:rPr>
          <w:t xml:space="preserve"> </w:t>
        </w:r>
      </w:ins>
    </w:p>
    <w:p w14:paraId="05DCB7FD" w14:textId="45C9D507" w:rsidR="000A43A6" w:rsidRPr="000A43A6" w:rsidRDefault="000A43A6" w:rsidP="000C1E64">
      <w:pPr>
        <w:ind w:left="360"/>
        <w:rPr>
          <w:b/>
          <w:lang w:eastAsia="zh-CN"/>
          <w:rPrChange w:id="60" w:author="Edward Leung" w:date="2017-01-17T16:43:00Z">
            <w:rPr>
              <w:lang w:eastAsia="zh-CN"/>
            </w:rPr>
          </w:rPrChange>
        </w:rPr>
      </w:pPr>
      <w:ins w:id="61" w:author="Edward Leung" w:date="2017-01-17T16:43:00Z">
        <w:r w:rsidRPr="000A43A6">
          <w:rPr>
            <w:b/>
            <w:lang w:eastAsia="zh-CN"/>
            <w:rPrChange w:id="62" w:author="Edward Leung" w:date="2017-01-17T16:43:00Z">
              <w:rPr>
                <w:lang w:eastAsia="zh-CN"/>
              </w:rPr>
            </w:rPrChange>
          </w:rPr>
          <w:t>ERROR</w:t>
        </w:r>
        <w:r>
          <w:rPr>
            <w:b/>
            <w:lang w:eastAsia="zh-CN"/>
          </w:rPr>
          <w:t xml:space="preserve"> Related Log: </w:t>
        </w:r>
      </w:ins>
    </w:p>
    <w:p w14:paraId="1EF3AD61" w14:textId="0C3A8C81" w:rsidR="006256CC" w:rsidRDefault="000C1E64" w:rsidP="0057159E">
      <w:pPr>
        <w:ind w:left="360"/>
        <w:rPr>
          <w:ins w:id="63" w:author="Edward Leung" w:date="2017-01-17T16:42:00Z"/>
          <w:lang w:eastAsia="zh-CN"/>
        </w:rPr>
      </w:pPr>
      <w:r>
        <w:rPr>
          <w:lang w:eastAsia="zh-CN"/>
        </w:rPr>
        <w:t>[ERROR] [Timestamp] [Job Name] [Scheme Name]</w:t>
      </w:r>
      <w:proofErr w:type="gramStart"/>
      <w:r w:rsidRPr="00184A3A">
        <w:rPr>
          <w:lang w:eastAsia="zh-CN"/>
        </w:rPr>
        <w:t>-[</w:t>
      </w:r>
      <w:proofErr w:type="gramEnd"/>
      <w:r w:rsidRPr="00184A3A">
        <w:rPr>
          <w:lang w:eastAsia="zh-CN"/>
        </w:rPr>
        <w:t>branch code]-[scheme type]-[direction]</w:t>
      </w:r>
      <w:r>
        <w:rPr>
          <w:lang w:eastAsia="zh-CN"/>
        </w:rPr>
        <w:t xml:space="preserve"> [Error Code]-[Severity]-[Error Message]</w:t>
      </w:r>
    </w:p>
    <w:p w14:paraId="66C6920F" w14:textId="77777777" w:rsidR="000A43A6" w:rsidRDefault="000A43A6" w:rsidP="0057159E">
      <w:pPr>
        <w:ind w:left="360"/>
        <w:rPr>
          <w:ins w:id="64" w:author="Edward Leung" w:date="2017-01-17T16:42:00Z"/>
          <w:lang w:eastAsia="zh-CN"/>
        </w:rPr>
      </w:pPr>
    </w:p>
    <w:p w14:paraId="6ADE2E3A" w14:textId="5FA3E201" w:rsidR="000A43A6" w:rsidRPr="00184A3A" w:rsidDel="008B15A7" w:rsidRDefault="000A43A6" w:rsidP="0057159E">
      <w:pPr>
        <w:ind w:left="360"/>
        <w:rPr>
          <w:del w:id="65" w:author="Edward Leung" w:date="2017-01-17T16:48:00Z"/>
          <w:lang w:eastAsia="zh-CN"/>
        </w:rPr>
      </w:pPr>
    </w:p>
    <w:p w14:paraId="2E2C6F96" w14:textId="77777777" w:rsidR="006256CC" w:rsidRPr="00184A3A" w:rsidRDefault="006256CC" w:rsidP="006256CC">
      <w:pPr>
        <w:ind w:left="360"/>
        <w:rPr>
          <w:b/>
          <w:u w:val="single"/>
          <w:lang w:eastAsia="zh-CN"/>
        </w:rPr>
      </w:pPr>
      <w:r w:rsidRPr="00184A3A">
        <w:rPr>
          <w:b/>
          <w:u w:val="single"/>
          <w:lang w:eastAsia="zh-CN"/>
        </w:rPr>
        <w:t>Entry &amp; Exit Criteria</w:t>
      </w:r>
    </w:p>
    <w:p w14:paraId="79C19A24" w14:textId="17C78785" w:rsidR="006256CC" w:rsidRPr="00184A3A" w:rsidRDefault="006256CC" w:rsidP="006256CC">
      <w:pPr>
        <w:ind w:left="360"/>
        <w:rPr>
          <w:lang w:eastAsia="zh-CN"/>
        </w:rPr>
      </w:pPr>
      <w:r w:rsidRPr="00184A3A">
        <w:rPr>
          <w:lang w:eastAsia="zh-CN"/>
        </w:rPr>
        <w:t xml:space="preserve">The sales data </w:t>
      </w:r>
      <w:r w:rsidR="008F7A2B">
        <w:rPr>
          <w:lang w:eastAsia="zh-CN"/>
        </w:rPr>
        <w:t>real time</w:t>
      </w:r>
      <w:r w:rsidRPr="00184A3A">
        <w:rPr>
          <w:lang w:eastAsia="zh-CN"/>
        </w:rPr>
        <w:t xml:space="preserve"> processing task </w:t>
      </w:r>
      <w:r w:rsidR="002030F5">
        <w:rPr>
          <w:lang w:eastAsia="zh-CN"/>
        </w:rPr>
        <w:t xml:space="preserve">(STG-EDW) </w:t>
      </w:r>
      <w:r w:rsidRPr="00184A3A">
        <w:rPr>
          <w:lang w:eastAsia="zh-CN"/>
        </w:rPr>
        <w:t xml:space="preserve">is submitted by the </w:t>
      </w:r>
      <w:r w:rsidR="002030F5">
        <w:rPr>
          <w:lang w:eastAsia="zh-CN"/>
        </w:rPr>
        <w:t xml:space="preserve">prerequisite </w:t>
      </w:r>
      <w:r w:rsidRPr="00184A3A">
        <w:rPr>
          <w:lang w:eastAsia="zh-CN"/>
        </w:rPr>
        <w:t xml:space="preserve">ales data real time </w:t>
      </w:r>
      <w:r w:rsidR="002030F5">
        <w:rPr>
          <w:lang w:eastAsia="zh-CN"/>
        </w:rPr>
        <w:t>processing task</w:t>
      </w:r>
      <w:r w:rsidRPr="00184A3A">
        <w:rPr>
          <w:lang w:eastAsia="zh-CN"/>
        </w:rPr>
        <w:t xml:space="preserve"> (</w:t>
      </w:r>
      <w:r w:rsidR="002030F5">
        <w:rPr>
          <w:lang w:eastAsia="zh-CN"/>
        </w:rPr>
        <w:t xml:space="preserve">POS-STG, refer to </w:t>
      </w:r>
      <w:r w:rsidR="00F702BC">
        <w:rPr>
          <w:lang w:eastAsia="zh-CN"/>
        </w:rPr>
        <w:t>session 6.7.5</w:t>
      </w:r>
      <w:r w:rsidRPr="00184A3A">
        <w:rPr>
          <w:lang w:eastAsia="zh-CN"/>
        </w:rPr>
        <w:t>).</w:t>
      </w:r>
    </w:p>
    <w:p w14:paraId="13435051" w14:textId="77777777" w:rsidR="006256CC" w:rsidRPr="00184A3A" w:rsidRDefault="006256CC" w:rsidP="006256CC">
      <w:pPr>
        <w:ind w:left="360"/>
        <w:rPr>
          <w:lang w:eastAsia="zh-CN"/>
        </w:rPr>
      </w:pPr>
      <w:r w:rsidRPr="00184A3A">
        <w:rPr>
          <w:lang w:eastAsia="zh-CN"/>
        </w:rPr>
        <w:t xml:space="preserve">In the process of the task, it </w:t>
      </w:r>
      <w:proofErr w:type="gramStart"/>
      <w:r w:rsidRPr="00184A3A">
        <w:rPr>
          <w:lang w:eastAsia="zh-CN"/>
        </w:rPr>
        <w:t>will be regarded</w:t>
      </w:r>
      <w:proofErr w:type="gramEnd"/>
      <w:r w:rsidRPr="00184A3A">
        <w:rPr>
          <w:lang w:eastAsia="zh-CN"/>
        </w:rPr>
        <w:t xml:space="preserve"> as job failure and send alert email to IT support according to the error’s severity</w:t>
      </w:r>
    </w:p>
    <w:p w14:paraId="186CE302" w14:textId="3BF19776" w:rsidR="006256CC" w:rsidRPr="00184A3A" w:rsidRDefault="006256CC" w:rsidP="006256CC">
      <w:pPr>
        <w:ind w:left="360"/>
        <w:rPr>
          <w:lang w:eastAsia="zh-CN"/>
        </w:rPr>
      </w:pPr>
      <w:r w:rsidRPr="00184A3A">
        <w:rPr>
          <w:lang w:eastAsia="zh-CN"/>
        </w:rPr>
        <w:t xml:space="preserve">Error occurs when error initiating DB connection to </w:t>
      </w:r>
      <w:r w:rsidR="004E64C8">
        <w:rPr>
          <w:lang w:eastAsia="zh-CN"/>
        </w:rPr>
        <w:t>EDW</w:t>
      </w:r>
      <w:r w:rsidRPr="00184A3A">
        <w:rPr>
          <w:lang w:eastAsia="zh-CN"/>
        </w:rPr>
        <w:t xml:space="preserve"> data source.</w:t>
      </w:r>
    </w:p>
    <w:p w14:paraId="5D96EB91" w14:textId="77777777" w:rsidR="006256CC" w:rsidRPr="00184A3A" w:rsidRDefault="006256CC" w:rsidP="006256CC">
      <w:pPr>
        <w:rPr>
          <w:lang w:eastAsia="zh-CN"/>
        </w:rPr>
      </w:pPr>
    </w:p>
    <w:p w14:paraId="01D8031B" w14:textId="77777777" w:rsidR="006256CC" w:rsidRPr="00184A3A" w:rsidRDefault="006256CC" w:rsidP="00E51271">
      <w:pPr>
        <w:pStyle w:val="Heading4"/>
      </w:pPr>
      <w:r w:rsidRPr="00184A3A">
        <w:t>Screen</w:t>
      </w:r>
    </w:p>
    <w:p w14:paraId="56FBC5B9" w14:textId="77777777" w:rsidR="006256CC" w:rsidRPr="00184A3A" w:rsidRDefault="006256CC" w:rsidP="00F40D30">
      <w:pPr>
        <w:rPr>
          <w:lang w:eastAsia="zh-CN"/>
        </w:rPr>
      </w:pPr>
      <w:r w:rsidRPr="00184A3A">
        <w:rPr>
          <w:lang w:eastAsia="zh-CN"/>
        </w:rPr>
        <w:t>N/A</w:t>
      </w:r>
    </w:p>
    <w:p w14:paraId="13DD3CC7" w14:textId="77777777" w:rsidR="006256CC" w:rsidRPr="00732732" w:rsidRDefault="006256CC" w:rsidP="006256CC">
      <w:pPr>
        <w:pStyle w:val="Heading5"/>
        <w:keepNext/>
        <w:keepLines/>
        <w:widowControl w:val="0"/>
        <w:adjustRightInd w:val="0"/>
        <w:spacing w:before="0" w:after="0" w:line="360" w:lineRule="atLeast"/>
        <w:textAlignment w:val="baseline"/>
        <w:rPr>
          <w:rFonts w:eastAsia="SimSun"/>
          <w:lang w:val="en-US"/>
        </w:rPr>
      </w:pPr>
      <w:r w:rsidRPr="00732732">
        <w:rPr>
          <w:lang w:val="en-US"/>
        </w:rPr>
        <w:t>Data Fields &amp; Presentation Logic</w:t>
      </w:r>
    </w:p>
    <w:p w14:paraId="29715E5C" w14:textId="77777777" w:rsidR="006256CC" w:rsidRPr="00184A3A" w:rsidRDefault="006256CC" w:rsidP="00F40D30">
      <w:pPr>
        <w:rPr>
          <w:lang w:eastAsia="zh-CN"/>
        </w:rPr>
      </w:pPr>
      <w:r w:rsidRPr="00184A3A">
        <w:rPr>
          <w:lang w:eastAsia="zh-CN"/>
        </w:rPr>
        <w:t>N/A</w:t>
      </w:r>
    </w:p>
    <w:p w14:paraId="7D3DAE82" w14:textId="77777777" w:rsidR="006256CC" w:rsidRPr="00732732" w:rsidRDefault="006256CC" w:rsidP="006256CC">
      <w:pPr>
        <w:pStyle w:val="Heading5"/>
        <w:keepNext/>
        <w:keepLines/>
        <w:widowControl w:val="0"/>
        <w:adjustRightInd w:val="0"/>
        <w:spacing w:before="0" w:after="0" w:line="360" w:lineRule="atLeast"/>
        <w:textAlignment w:val="baseline"/>
        <w:rPr>
          <w:lang w:val="en-US"/>
        </w:rPr>
      </w:pPr>
      <w:r w:rsidRPr="00732732">
        <w:rPr>
          <w:lang w:val="en-US"/>
        </w:rPr>
        <w:t>Screen Objects &amp; Action</w:t>
      </w:r>
    </w:p>
    <w:p w14:paraId="425CAF2E" w14:textId="77777777" w:rsidR="006256CC" w:rsidRPr="00184A3A" w:rsidRDefault="006256CC" w:rsidP="00F40D30">
      <w:pPr>
        <w:rPr>
          <w:lang w:eastAsia="zh-CN"/>
        </w:rPr>
      </w:pPr>
      <w:r w:rsidRPr="00184A3A">
        <w:rPr>
          <w:lang w:eastAsia="zh-CN"/>
        </w:rPr>
        <w:t>N/A</w:t>
      </w:r>
    </w:p>
    <w:p w14:paraId="78B95E96" w14:textId="77777777" w:rsidR="006256CC" w:rsidRPr="00732732" w:rsidRDefault="006256CC" w:rsidP="006256CC">
      <w:pPr>
        <w:pStyle w:val="Heading5"/>
        <w:keepNext/>
        <w:keepLines/>
        <w:widowControl w:val="0"/>
        <w:adjustRightInd w:val="0"/>
        <w:spacing w:before="0" w:after="0" w:line="360" w:lineRule="atLeast"/>
        <w:textAlignment w:val="baseline"/>
        <w:rPr>
          <w:lang w:val="en-US"/>
        </w:rPr>
      </w:pPr>
      <w:r w:rsidRPr="00732732">
        <w:rPr>
          <w:lang w:val="en-US"/>
        </w:rPr>
        <w:t>User/Security Group</w:t>
      </w:r>
    </w:p>
    <w:p w14:paraId="7A6E8963" w14:textId="24D0FAB1" w:rsidR="006256CC" w:rsidRPr="00184A3A" w:rsidRDefault="006256CC" w:rsidP="00F40D30">
      <w:pPr>
        <w:rPr>
          <w:lang w:eastAsia="zh-CN"/>
        </w:rPr>
      </w:pPr>
      <w:r w:rsidRPr="00184A3A">
        <w:rPr>
          <w:lang w:eastAsia="zh-CN"/>
        </w:rPr>
        <w:t>This is a batch process belonging to the SYSTEM. So all auditable fields</w:t>
      </w:r>
      <w:r w:rsidR="00E30E58">
        <w:rPr>
          <w:lang w:eastAsia="zh-CN"/>
        </w:rPr>
        <w:t xml:space="preserve"> of user will refer to “SYSTEM”</w:t>
      </w:r>
    </w:p>
    <w:p w14:paraId="7D99A68E" w14:textId="77777777" w:rsidR="006256CC" w:rsidRPr="00732732" w:rsidRDefault="006256CC" w:rsidP="006256CC">
      <w:pPr>
        <w:pStyle w:val="Heading5"/>
        <w:keepNext/>
        <w:keepLines/>
        <w:widowControl w:val="0"/>
        <w:adjustRightInd w:val="0"/>
        <w:spacing w:before="0" w:after="0" w:line="360" w:lineRule="atLeast"/>
        <w:textAlignment w:val="baseline"/>
        <w:rPr>
          <w:lang w:val="en-US"/>
        </w:rPr>
      </w:pPr>
      <w:r w:rsidRPr="00732732">
        <w:rPr>
          <w:lang w:val="en-US"/>
        </w:rPr>
        <w:t>Assumptions/Constraints</w:t>
      </w:r>
    </w:p>
    <w:p w14:paraId="0A977EB7" w14:textId="77777777" w:rsidR="006256CC" w:rsidRPr="00184A3A" w:rsidRDefault="006256CC" w:rsidP="00F40D30">
      <w:pPr>
        <w:rPr>
          <w:lang w:eastAsia="zh-CN"/>
        </w:rPr>
      </w:pPr>
      <w:r w:rsidRPr="00184A3A">
        <w:rPr>
          <w:lang w:eastAsia="zh-CN"/>
        </w:rPr>
        <w:t>N/A</w:t>
      </w:r>
    </w:p>
    <w:p w14:paraId="70E4DFF6" w14:textId="77777777" w:rsidR="006256CC" w:rsidRPr="00732732" w:rsidRDefault="006256CC" w:rsidP="006256CC">
      <w:pPr>
        <w:pStyle w:val="Heading5"/>
        <w:keepNext/>
        <w:keepLines/>
        <w:widowControl w:val="0"/>
        <w:adjustRightInd w:val="0"/>
        <w:spacing w:before="0" w:after="0" w:line="360" w:lineRule="atLeast"/>
        <w:textAlignment w:val="baseline"/>
        <w:rPr>
          <w:lang w:val="en-US"/>
        </w:rPr>
      </w:pPr>
      <w:r w:rsidRPr="00732732">
        <w:rPr>
          <w:lang w:val="en-US"/>
        </w:rPr>
        <w:t xml:space="preserve">Error &amp; Exception List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57"/>
        <w:gridCol w:w="1260"/>
        <w:gridCol w:w="7465"/>
      </w:tblGrid>
      <w:tr w:rsidR="006256CC" w:rsidRPr="00184A3A" w14:paraId="5F2324FA" w14:textId="77777777" w:rsidTr="00F40D30">
        <w:tc>
          <w:tcPr>
            <w:tcW w:w="1857" w:type="dxa"/>
            <w:shd w:val="clear" w:color="auto" w:fill="C6D9F1"/>
          </w:tcPr>
          <w:p w14:paraId="1770C406" w14:textId="77777777" w:rsidR="006256CC" w:rsidRPr="00184A3A" w:rsidRDefault="006256CC" w:rsidP="00304118">
            <w:pPr>
              <w:pStyle w:val="BodyText"/>
              <w:rPr>
                <w:b/>
              </w:rPr>
            </w:pPr>
            <w:r w:rsidRPr="00184A3A">
              <w:rPr>
                <w:b/>
              </w:rPr>
              <w:t>Error Code</w:t>
            </w:r>
          </w:p>
        </w:tc>
        <w:tc>
          <w:tcPr>
            <w:tcW w:w="1260" w:type="dxa"/>
            <w:shd w:val="clear" w:color="auto" w:fill="C6D9F1"/>
          </w:tcPr>
          <w:p w14:paraId="5C1CE422" w14:textId="77777777" w:rsidR="006256CC" w:rsidRPr="00184A3A" w:rsidRDefault="006256CC" w:rsidP="00357672">
            <w:pPr>
              <w:pStyle w:val="BodyText"/>
              <w:jc w:val="center"/>
              <w:rPr>
                <w:b/>
              </w:rPr>
            </w:pPr>
            <w:r w:rsidRPr="00184A3A">
              <w:rPr>
                <w:b/>
              </w:rPr>
              <w:t>Severity</w:t>
            </w:r>
          </w:p>
        </w:tc>
        <w:tc>
          <w:tcPr>
            <w:tcW w:w="7465" w:type="dxa"/>
            <w:shd w:val="clear" w:color="auto" w:fill="C6D9F1"/>
          </w:tcPr>
          <w:p w14:paraId="5B68D0E7" w14:textId="77777777" w:rsidR="006256CC" w:rsidRPr="00184A3A" w:rsidRDefault="006256CC" w:rsidP="00304118">
            <w:pPr>
              <w:pStyle w:val="BodyText"/>
              <w:rPr>
                <w:b/>
              </w:rPr>
            </w:pPr>
            <w:r w:rsidRPr="00184A3A">
              <w:rPr>
                <w:b/>
              </w:rPr>
              <w:t>Error Message</w:t>
            </w:r>
          </w:p>
        </w:tc>
      </w:tr>
      <w:tr w:rsidR="006256CC" w:rsidRPr="00184A3A" w14:paraId="45127712" w14:textId="77777777" w:rsidTr="00F40D30">
        <w:tc>
          <w:tcPr>
            <w:tcW w:w="1857" w:type="dxa"/>
          </w:tcPr>
          <w:p w14:paraId="6E75A518" w14:textId="2E66FFB3" w:rsidR="006256CC" w:rsidRPr="00184A3A" w:rsidRDefault="00DC3CEA" w:rsidP="00304118">
            <w:r>
              <w:t>S0017</w:t>
            </w:r>
          </w:p>
        </w:tc>
        <w:tc>
          <w:tcPr>
            <w:tcW w:w="1260" w:type="dxa"/>
          </w:tcPr>
          <w:p w14:paraId="324B6FC6" w14:textId="6725BAA4" w:rsidR="006256CC" w:rsidRPr="00184A3A" w:rsidRDefault="00DC3CEA" w:rsidP="00357672">
            <w:pPr>
              <w:jc w:val="center"/>
            </w:pPr>
            <w:r>
              <w:t>HIGH</w:t>
            </w:r>
          </w:p>
        </w:tc>
        <w:tc>
          <w:tcPr>
            <w:tcW w:w="7465" w:type="dxa"/>
          </w:tcPr>
          <w:p w14:paraId="130BC1B2" w14:textId="77777777" w:rsidR="006256CC" w:rsidRPr="00184A3A" w:rsidRDefault="006256CC" w:rsidP="00304118">
            <w:r w:rsidRPr="00184A3A">
              <w:t>Failed to establish JDBC connection.</w:t>
            </w:r>
          </w:p>
        </w:tc>
      </w:tr>
      <w:tr w:rsidR="006256CC" w:rsidRPr="00184A3A" w14:paraId="7261D032" w14:textId="77777777" w:rsidTr="00F40D30">
        <w:tc>
          <w:tcPr>
            <w:tcW w:w="1857" w:type="dxa"/>
          </w:tcPr>
          <w:p w14:paraId="706ECA39" w14:textId="406C4B5F" w:rsidR="006256CC" w:rsidRPr="00184A3A" w:rsidRDefault="00DC3CEA" w:rsidP="00304118">
            <w:r>
              <w:lastRenderedPageBreak/>
              <w:t>S0018</w:t>
            </w:r>
          </w:p>
        </w:tc>
        <w:tc>
          <w:tcPr>
            <w:tcW w:w="1260" w:type="dxa"/>
          </w:tcPr>
          <w:p w14:paraId="6550E0FE" w14:textId="23055B59" w:rsidR="006256CC" w:rsidRPr="00184A3A" w:rsidRDefault="00DC3CEA" w:rsidP="00357672">
            <w:pPr>
              <w:jc w:val="center"/>
            </w:pPr>
            <w:r>
              <w:t>HIGH</w:t>
            </w:r>
          </w:p>
        </w:tc>
        <w:tc>
          <w:tcPr>
            <w:tcW w:w="7465" w:type="dxa"/>
          </w:tcPr>
          <w:p w14:paraId="6AD46CE0" w14:textId="2308C862" w:rsidR="006256CC" w:rsidRPr="00184A3A" w:rsidRDefault="006256CC">
            <w:r w:rsidRPr="00184A3A">
              <w:t xml:space="preserve">Failed to process records into </w:t>
            </w:r>
            <w:r w:rsidR="00316FFF">
              <w:t>EDW</w:t>
            </w:r>
            <w:r w:rsidRPr="00184A3A">
              <w:t xml:space="preserve"> database.</w:t>
            </w:r>
          </w:p>
        </w:tc>
      </w:tr>
      <w:tr w:rsidR="009D7803" w:rsidRPr="00184A3A" w14:paraId="4390BAAB" w14:textId="77777777" w:rsidTr="00F40D30">
        <w:tc>
          <w:tcPr>
            <w:tcW w:w="1857" w:type="dxa"/>
          </w:tcPr>
          <w:p w14:paraId="7A966847" w14:textId="15945115" w:rsidR="009D7803" w:rsidRPr="00184A3A" w:rsidRDefault="00DC3CEA" w:rsidP="00304118">
            <w:r>
              <w:t>S0019</w:t>
            </w:r>
          </w:p>
        </w:tc>
        <w:tc>
          <w:tcPr>
            <w:tcW w:w="1260" w:type="dxa"/>
          </w:tcPr>
          <w:p w14:paraId="772B524B" w14:textId="1F8E1F07" w:rsidR="009D7803" w:rsidRPr="00184A3A" w:rsidRDefault="00DC3CEA" w:rsidP="00357672">
            <w:pPr>
              <w:jc w:val="center"/>
            </w:pPr>
            <w:r>
              <w:t>HIGH</w:t>
            </w:r>
          </w:p>
        </w:tc>
        <w:tc>
          <w:tcPr>
            <w:tcW w:w="7465" w:type="dxa"/>
          </w:tcPr>
          <w:p w14:paraId="5400F3AB" w14:textId="684357EE" w:rsidR="009D7803" w:rsidRPr="00184A3A" w:rsidRDefault="009D7803" w:rsidP="00316FFF">
            <w:r>
              <w:t>Failed to read data from staging database</w:t>
            </w:r>
          </w:p>
        </w:tc>
      </w:tr>
      <w:tr w:rsidR="006256CC" w:rsidRPr="00184A3A" w14:paraId="15402CBD" w14:textId="77777777" w:rsidTr="00F40D30">
        <w:tc>
          <w:tcPr>
            <w:tcW w:w="1857" w:type="dxa"/>
          </w:tcPr>
          <w:p w14:paraId="2D7D1410" w14:textId="75F756BC" w:rsidR="006256CC" w:rsidRPr="00184A3A" w:rsidRDefault="00DC3CEA" w:rsidP="00304118">
            <w:r>
              <w:t>S0016</w:t>
            </w:r>
          </w:p>
        </w:tc>
        <w:tc>
          <w:tcPr>
            <w:tcW w:w="1260" w:type="dxa"/>
          </w:tcPr>
          <w:p w14:paraId="32777411" w14:textId="2A492423" w:rsidR="006256CC" w:rsidRPr="00184A3A" w:rsidRDefault="00DC3CEA" w:rsidP="00357672">
            <w:pPr>
              <w:jc w:val="center"/>
            </w:pPr>
            <w:r>
              <w:t>HIGH</w:t>
            </w:r>
          </w:p>
        </w:tc>
        <w:tc>
          <w:tcPr>
            <w:tcW w:w="7465" w:type="dxa"/>
          </w:tcPr>
          <w:p w14:paraId="2BAC8A3E" w14:textId="77777777" w:rsidR="006256CC" w:rsidRPr="00184A3A" w:rsidRDefault="006256CC" w:rsidP="00304118">
            <w:r w:rsidRPr="00184A3A">
              <w:t>Check sum failed on data in destination table [Table Name].</w:t>
            </w:r>
          </w:p>
        </w:tc>
      </w:tr>
    </w:tbl>
    <w:p w14:paraId="76AE1F2F" w14:textId="77777777" w:rsidR="00840717" w:rsidRPr="00184A3A" w:rsidRDefault="00840717" w:rsidP="00840717">
      <w:pPr>
        <w:rPr>
          <w:rFonts w:cs="Microsoft YaHei"/>
          <w:b/>
          <w:bCs/>
          <w:color w:val="4F81BD" w:themeColor="accent1"/>
          <w:sz w:val="26"/>
          <w:szCs w:val="26"/>
          <w:lang w:eastAsia="zh-HK"/>
        </w:rPr>
      </w:pPr>
      <w:r w:rsidRPr="00184A3A">
        <w:br w:type="page"/>
      </w:r>
    </w:p>
    <w:p w14:paraId="10EF46F0" w14:textId="77777777" w:rsidR="00840717" w:rsidRPr="00184A3A" w:rsidRDefault="00840717" w:rsidP="00840717">
      <w:pPr>
        <w:pStyle w:val="Heading2"/>
      </w:pPr>
      <w:bookmarkStart w:id="66" w:name="_Toc472133128"/>
      <w:r w:rsidRPr="00184A3A">
        <w:lastRenderedPageBreak/>
        <w:t>Sales Data EOD Polling Batch Job (POS-Staging)</w:t>
      </w:r>
      <w:bookmarkEnd w:id="66"/>
    </w:p>
    <w:p w14:paraId="46811837" w14:textId="77777777" w:rsidR="00840717" w:rsidRPr="00184A3A" w:rsidRDefault="00840717" w:rsidP="00900E50">
      <w:pPr>
        <w:pStyle w:val="Heading3"/>
      </w:pPr>
      <w:r w:rsidRPr="00184A3A">
        <w:t>Description</w:t>
      </w:r>
    </w:p>
    <w:p w14:paraId="618AC434" w14:textId="77777777" w:rsidR="00840717" w:rsidRPr="00184A3A" w:rsidRDefault="00840717" w:rsidP="00F40D30">
      <w:pPr>
        <w:rPr>
          <w:lang w:eastAsia="zh-CN"/>
        </w:rPr>
      </w:pPr>
      <w:r w:rsidRPr="00184A3A">
        <w:rPr>
          <w:lang w:eastAsia="zh-CN"/>
        </w:rPr>
        <w:t xml:space="preserve">The scheduled batch job runs in the configurable time interval (e.g. 5 </w:t>
      </w:r>
      <w:proofErr w:type="spellStart"/>
      <w:r w:rsidRPr="00184A3A">
        <w:rPr>
          <w:lang w:eastAsia="zh-CN"/>
        </w:rPr>
        <w:t>mins</w:t>
      </w:r>
      <w:proofErr w:type="spellEnd"/>
      <w:r w:rsidRPr="00184A3A">
        <w:rPr>
          <w:lang w:eastAsia="zh-CN"/>
        </w:rPr>
        <w:t xml:space="preserve">) to monitor EOD indication data table (e.g. HIST_POSSYSTEM). This is the pre-requisite batch job of the other </w:t>
      </w:r>
      <w:proofErr w:type="gramStart"/>
      <w:r w:rsidRPr="00184A3A">
        <w:rPr>
          <w:lang w:eastAsia="zh-CN"/>
        </w:rPr>
        <w:t>batch which</w:t>
      </w:r>
      <w:proofErr w:type="gramEnd"/>
      <w:r w:rsidRPr="00184A3A">
        <w:rPr>
          <w:lang w:eastAsia="zh-CN"/>
        </w:rPr>
        <w:t xml:space="preserve"> push real time sales data from staging database into EDW.</w:t>
      </w:r>
    </w:p>
    <w:p w14:paraId="2395F102" w14:textId="77777777" w:rsidR="00840717" w:rsidRPr="00184A3A" w:rsidRDefault="00840717" w:rsidP="00F40D30">
      <w:pPr>
        <w:rPr>
          <w:lang w:eastAsia="zh-CN"/>
        </w:rPr>
      </w:pPr>
      <w:proofErr w:type="gramStart"/>
      <w:r w:rsidRPr="00184A3A">
        <w:rPr>
          <w:lang w:eastAsia="zh-CN"/>
        </w:rPr>
        <w:t>The job is triggered by a scheduler</w:t>
      </w:r>
      <w:proofErr w:type="gramEnd"/>
      <w:r w:rsidRPr="00184A3A">
        <w:rPr>
          <w:lang w:eastAsia="zh-CN"/>
        </w:rPr>
        <w:t xml:space="preserve"> and it works as a task controller, submitting separated standalone tasks. Each task handles one available branch scheme. The job will handle the data in the pre-defined tables under the scheme according to the scheme configuration (e.g. direction, override logic, and validation).</w:t>
      </w:r>
    </w:p>
    <w:p w14:paraId="4A4BA5B4" w14:textId="0287D5CA" w:rsidR="00840717" w:rsidRPr="00184A3A" w:rsidRDefault="00840717" w:rsidP="00F40D30">
      <w:pPr>
        <w:rPr>
          <w:lang w:eastAsia="zh-CN"/>
        </w:rPr>
      </w:pPr>
      <w:r w:rsidRPr="00184A3A">
        <w:rPr>
          <w:lang w:eastAsia="zh-CN"/>
        </w:rPr>
        <w:t>In below session there will be the details descriptions about</w:t>
      </w:r>
      <w:r w:rsidR="00357672">
        <w:rPr>
          <w:lang w:eastAsia="zh-CN"/>
        </w:rPr>
        <w:t>:</w:t>
      </w:r>
    </w:p>
    <w:p w14:paraId="5320CB46" w14:textId="3A173AF9" w:rsidR="00840717" w:rsidRPr="00184A3A" w:rsidRDefault="00840717" w:rsidP="00840717">
      <w:pPr>
        <w:pStyle w:val="ListParagraph"/>
        <w:numPr>
          <w:ilvl w:val="0"/>
          <w:numId w:val="6"/>
        </w:numPr>
        <w:ind w:left="360" w:firstLine="0"/>
        <w:rPr>
          <w:lang w:eastAsia="zh-CN"/>
        </w:rPr>
      </w:pPr>
      <w:r w:rsidRPr="00184A3A">
        <w:rPr>
          <w:lang w:eastAsia="zh-CN"/>
        </w:rPr>
        <w:t xml:space="preserve">Sales Data </w:t>
      </w:r>
      <w:del w:id="67" w:author="Steven Chen" w:date="2017-02-01T12:29:00Z">
        <w:r w:rsidRPr="00184A3A" w:rsidDel="000F2901">
          <w:rPr>
            <w:lang w:eastAsia="zh-CN"/>
          </w:rPr>
          <w:delText>Real Time</w:delText>
        </w:r>
      </w:del>
      <w:ins w:id="68" w:author="Steven Chen" w:date="2017-02-01T12:29:00Z">
        <w:r w:rsidR="000F2901">
          <w:rPr>
            <w:lang w:eastAsia="zh-CN"/>
          </w:rPr>
          <w:t>EOD</w:t>
        </w:r>
      </w:ins>
      <w:r w:rsidRPr="00184A3A">
        <w:rPr>
          <w:lang w:eastAsia="zh-CN"/>
        </w:rPr>
        <w:t xml:space="preserve"> (POS - Staging) Scheduler</w:t>
      </w:r>
    </w:p>
    <w:p w14:paraId="2C2310F3" w14:textId="30B7E2D4" w:rsidR="00840717" w:rsidRDefault="00840717" w:rsidP="00840717">
      <w:pPr>
        <w:pStyle w:val="ListParagraph"/>
        <w:numPr>
          <w:ilvl w:val="0"/>
          <w:numId w:val="6"/>
        </w:numPr>
        <w:ind w:left="360" w:firstLine="0"/>
        <w:rPr>
          <w:ins w:id="69" w:author="Steven Chen" w:date="2017-02-01T12:28:00Z"/>
          <w:lang w:eastAsia="zh-CN"/>
        </w:rPr>
      </w:pPr>
      <w:r w:rsidRPr="00184A3A">
        <w:rPr>
          <w:lang w:eastAsia="zh-CN"/>
        </w:rPr>
        <w:t xml:space="preserve">Sales Data </w:t>
      </w:r>
      <w:del w:id="70" w:author="Steven Chen" w:date="2017-02-01T12:29:00Z">
        <w:r w:rsidRPr="00184A3A" w:rsidDel="000F2901">
          <w:rPr>
            <w:lang w:eastAsia="zh-CN"/>
          </w:rPr>
          <w:delText>Real Time</w:delText>
        </w:r>
      </w:del>
      <w:ins w:id="71" w:author="Steven Chen" w:date="2017-02-01T12:29:00Z">
        <w:r w:rsidR="000F2901">
          <w:rPr>
            <w:lang w:eastAsia="zh-CN"/>
          </w:rPr>
          <w:t>EOD</w:t>
        </w:r>
      </w:ins>
      <w:r w:rsidRPr="00184A3A">
        <w:rPr>
          <w:lang w:eastAsia="zh-CN"/>
        </w:rPr>
        <w:t xml:space="preserve"> (POS - Staging) Task</w:t>
      </w:r>
    </w:p>
    <w:p w14:paraId="574817C7" w14:textId="648651D6" w:rsidR="000F2901" w:rsidRPr="00184A3A" w:rsidDel="000F2901" w:rsidRDefault="000F2901" w:rsidP="000F2901">
      <w:pPr>
        <w:pStyle w:val="ListParagraph"/>
        <w:numPr>
          <w:ilvl w:val="0"/>
          <w:numId w:val="6"/>
        </w:numPr>
        <w:rPr>
          <w:del w:id="72" w:author="Steven Chen" w:date="2017-02-01T12:28:00Z"/>
          <w:lang w:eastAsia="zh-CN"/>
        </w:rPr>
        <w:pPrChange w:id="73" w:author="Steven Chen" w:date="2017-02-01T12:28:00Z">
          <w:pPr>
            <w:pStyle w:val="ListParagraph"/>
            <w:numPr>
              <w:numId w:val="6"/>
            </w:numPr>
            <w:ind w:left="360"/>
          </w:pPr>
        </w:pPrChange>
      </w:pPr>
      <w:ins w:id="74" w:author="Steven Chen" w:date="2017-02-01T12:28:00Z">
        <w:r>
          <w:rPr>
            <w:lang w:eastAsia="zh-CN"/>
          </w:rPr>
          <w:t xml:space="preserve">Sales Dsat EOD (Staging </w:t>
        </w:r>
      </w:ins>
      <w:ins w:id="75" w:author="Steven Chen" w:date="2017-02-01T12:29:00Z">
        <w:r>
          <w:rPr>
            <w:lang w:eastAsia="zh-CN"/>
          </w:rPr>
          <w:t>–</w:t>
        </w:r>
      </w:ins>
      <w:ins w:id="76" w:author="Steven Chen" w:date="2017-02-01T12:28:00Z">
        <w:r>
          <w:rPr>
            <w:lang w:eastAsia="zh-CN"/>
          </w:rPr>
          <w:t xml:space="preserve"> EDW) Task</w:t>
        </w:r>
      </w:ins>
    </w:p>
    <w:p w14:paraId="584E0FEB" w14:textId="77777777" w:rsidR="00840717" w:rsidRPr="00184A3A" w:rsidRDefault="00840717" w:rsidP="000F2901">
      <w:pPr>
        <w:pStyle w:val="ListParagraph"/>
        <w:numPr>
          <w:ilvl w:val="0"/>
          <w:numId w:val="6"/>
        </w:numPr>
        <w:rPr>
          <w:lang w:eastAsia="zh-CN"/>
        </w:rPr>
        <w:pPrChange w:id="77" w:author="Steven Chen" w:date="2017-02-01T12:28:00Z">
          <w:pPr/>
        </w:pPrChange>
      </w:pPr>
    </w:p>
    <w:p w14:paraId="45C59BD0" w14:textId="77777777" w:rsidR="00840717" w:rsidRPr="00184A3A" w:rsidRDefault="00840717" w:rsidP="00900E50">
      <w:pPr>
        <w:pStyle w:val="Heading3"/>
      </w:pPr>
      <w:r w:rsidRPr="00184A3A">
        <w:t>Input</w:t>
      </w:r>
    </w:p>
    <w:p w14:paraId="48F7548D" w14:textId="77777777" w:rsidR="00840717" w:rsidRPr="00184A3A" w:rsidRDefault="00840717" w:rsidP="00F40D30">
      <w:pPr>
        <w:rPr>
          <w:lang w:eastAsia="zh-CN"/>
        </w:rPr>
      </w:pPr>
      <w:r w:rsidRPr="00184A3A">
        <w:rPr>
          <w:lang w:eastAsia="zh-CN"/>
        </w:rPr>
        <w:t>EOD Sales Data in POS client database</w:t>
      </w:r>
    </w:p>
    <w:p w14:paraId="537384D5" w14:textId="77777777" w:rsidR="00840717" w:rsidRPr="00184A3A" w:rsidRDefault="00840717" w:rsidP="00900E50">
      <w:pPr>
        <w:pStyle w:val="Heading3"/>
      </w:pPr>
      <w:r w:rsidRPr="00184A3A">
        <w:t>Output</w:t>
      </w:r>
    </w:p>
    <w:p w14:paraId="11BBB088" w14:textId="77777777" w:rsidR="00840717" w:rsidRPr="00184A3A" w:rsidRDefault="00840717" w:rsidP="00F40D30">
      <w:pPr>
        <w:rPr>
          <w:lang w:eastAsia="zh-CN"/>
        </w:rPr>
      </w:pPr>
      <w:r w:rsidRPr="00184A3A">
        <w:rPr>
          <w:lang w:eastAsia="zh-CN"/>
        </w:rPr>
        <w:t>EOD Sales Data in staging database</w:t>
      </w:r>
    </w:p>
    <w:p w14:paraId="686FFA04" w14:textId="15FAD42D" w:rsidR="00840717" w:rsidRPr="00184A3A" w:rsidRDefault="00840717" w:rsidP="00900E50">
      <w:pPr>
        <w:pStyle w:val="Heading3"/>
      </w:pPr>
      <w:r w:rsidRPr="00184A3A">
        <w:lastRenderedPageBreak/>
        <w:t>Sales Data EOD Scheduler</w:t>
      </w:r>
    </w:p>
    <w:p w14:paraId="2AD75687" w14:textId="77777777" w:rsidR="00840717" w:rsidRPr="00184A3A" w:rsidRDefault="00840717" w:rsidP="00E51271">
      <w:pPr>
        <w:pStyle w:val="Heading4"/>
      </w:pPr>
      <w:r w:rsidRPr="00184A3A">
        <w:t>Process/Work Flow</w:t>
      </w:r>
    </w:p>
    <w:p w14:paraId="221F422D" w14:textId="52AA75D3" w:rsidR="00840717" w:rsidRPr="00184A3A" w:rsidRDefault="00A2674E" w:rsidP="00F40D30">
      <w:pPr>
        <w:ind w:left="360"/>
        <w:jc w:val="center"/>
        <w:rPr>
          <w:b/>
          <w:lang w:eastAsia="zh-CN"/>
        </w:rPr>
      </w:pPr>
      <w:r>
        <w:rPr>
          <w:noProof/>
          <w:lang w:eastAsia="zh-CN"/>
        </w:rPr>
        <w:drawing>
          <wp:inline distT="0" distB="0" distL="0" distR="0" wp14:anchorId="70289989" wp14:editId="02E656F5">
            <wp:extent cx="4412759" cy="7576457"/>
            <wp:effectExtent l="0" t="0" r="698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7905" cy="7585292"/>
                    </a:xfrm>
                    <a:prstGeom prst="rect">
                      <a:avLst/>
                    </a:prstGeom>
                  </pic:spPr>
                </pic:pic>
              </a:graphicData>
            </a:graphic>
          </wp:inline>
        </w:drawing>
      </w:r>
    </w:p>
    <w:p w14:paraId="243A769D" w14:textId="77777777" w:rsidR="00840717" w:rsidRPr="00184A3A" w:rsidRDefault="00840717" w:rsidP="00DC3CEA">
      <w:pPr>
        <w:jc w:val="both"/>
        <w:rPr>
          <w:b/>
          <w:u w:val="single"/>
          <w:lang w:eastAsia="zh-CN"/>
        </w:rPr>
      </w:pPr>
      <w:r w:rsidRPr="00184A3A">
        <w:rPr>
          <w:b/>
          <w:u w:val="single"/>
          <w:lang w:eastAsia="zh-CN"/>
        </w:rPr>
        <w:lastRenderedPageBreak/>
        <w:t>Job Details</w:t>
      </w:r>
    </w:p>
    <w:p w14:paraId="71E53CB3" w14:textId="04C42BD0" w:rsidR="00840717" w:rsidRPr="00184A3A" w:rsidRDefault="00840717" w:rsidP="00DC3CEA">
      <w:pPr>
        <w:jc w:val="both"/>
        <w:rPr>
          <w:lang w:eastAsia="zh-CN"/>
        </w:rPr>
      </w:pPr>
      <w:r w:rsidRPr="00184A3A">
        <w:rPr>
          <w:lang w:eastAsia="zh-CN"/>
        </w:rPr>
        <w:t xml:space="preserve">The scheduler job is considered as the commander to handle the life cycle of EOD tasks </w:t>
      </w:r>
      <w:r w:rsidR="00DC3CEA">
        <w:rPr>
          <w:lang w:eastAsia="zh-CN"/>
        </w:rPr>
        <w:t xml:space="preserve">for </w:t>
      </w:r>
      <w:r w:rsidRPr="00184A3A">
        <w:rPr>
          <w:lang w:eastAsia="zh-CN"/>
        </w:rPr>
        <w:t xml:space="preserve">which </w:t>
      </w:r>
      <w:r w:rsidR="00A45E6F" w:rsidRPr="00184A3A">
        <w:rPr>
          <w:lang w:eastAsia="zh-CN"/>
        </w:rPr>
        <w:t>it is</w:t>
      </w:r>
      <w:r w:rsidRPr="00184A3A">
        <w:rPr>
          <w:lang w:eastAsia="zh-CN"/>
        </w:rPr>
        <w:t xml:space="preserve"> responsible. It monitors the EOD </w:t>
      </w:r>
      <w:r w:rsidR="00492DE8" w:rsidRPr="00184A3A">
        <w:rPr>
          <w:lang w:eastAsia="zh-CN"/>
        </w:rPr>
        <w:t>tables’</w:t>
      </w:r>
      <w:r w:rsidRPr="00184A3A">
        <w:rPr>
          <w:lang w:eastAsia="zh-CN"/>
        </w:rPr>
        <w:t xml:space="preserve"> records from POS client, when the EOD records is updated, the scheduler is supposed to submit the EOD task</w:t>
      </w:r>
      <w:r w:rsidR="00DC3CEA">
        <w:rPr>
          <w:lang w:eastAsia="zh-CN"/>
        </w:rPr>
        <w:t xml:space="preserve"> for the satisfied POS client a</w:t>
      </w:r>
      <w:r w:rsidRPr="00184A3A">
        <w:rPr>
          <w:lang w:eastAsia="zh-CN"/>
        </w:rPr>
        <w:t>nd it logs down the running process in job logs and log files.</w:t>
      </w:r>
    </w:p>
    <w:p w14:paraId="02568CCD" w14:textId="2618CDC5" w:rsidR="00840717" w:rsidRPr="00184A3A" w:rsidRDefault="00840717" w:rsidP="00840717">
      <w:pPr>
        <w:ind w:left="360"/>
        <w:rPr>
          <w:rFonts w:eastAsia="SimSun"/>
          <w:lang w:eastAsia="zh-CN"/>
        </w:rPr>
      </w:pPr>
      <w:r w:rsidRPr="00184A3A">
        <w:rPr>
          <w:lang w:eastAsia="zh-CN"/>
        </w:rPr>
        <w:t>Summarily the schedule executes in below steps</w:t>
      </w:r>
      <w:r w:rsidR="00DC3CEA">
        <w:rPr>
          <w:lang w:eastAsia="zh-CN"/>
        </w:rPr>
        <w:t>:</w:t>
      </w:r>
    </w:p>
    <w:p w14:paraId="4D644BFE" w14:textId="59A2A46F" w:rsidR="00840717" w:rsidRPr="00184A3A" w:rsidRDefault="00DC3CEA" w:rsidP="00DC3CEA">
      <w:pPr>
        <w:tabs>
          <w:tab w:val="left" w:pos="1260"/>
        </w:tabs>
        <w:ind w:left="1260" w:hanging="900"/>
        <w:jc w:val="both"/>
        <w:rPr>
          <w:lang w:eastAsia="zh-CN"/>
        </w:rPr>
      </w:pPr>
      <w:r>
        <w:rPr>
          <w:lang w:eastAsia="zh-CN"/>
        </w:rPr>
        <w:t>Step</w:t>
      </w:r>
      <w:r w:rsidR="00357672">
        <w:rPr>
          <w:lang w:eastAsia="zh-CN"/>
        </w:rPr>
        <w:t xml:space="preserve"> </w:t>
      </w:r>
      <w:r>
        <w:rPr>
          <w:lang w:eastAsia="zh-CN"/>
        </w:rPr>
        <w:t>1:</w:t>
      </w:r>
      <w:r>
        <w:rPr>
          <w:lang w:eastAsia="zh-CN"/>
        </w:rPr>
        <w:tab/>
      </w:r>
      <w:r w:rsidR="00840717" w:rsidRPr="00184A3A">
        <w:rPr>
          <w:lang w:eastAsia="zh-CN"/>
        </w:rPr>
        <w:t xml:space="preserve">This batch job </w:t>
      </w:r>
      <w:proofErr w:type="gramStart"/>
      <w:r w:rsidR="00840717" w:rsidRPr="00184A3A">
        <w:rPr>
          <w:lang w:eastAsia="zh-CN"/>
        </w:rPr>
        <w:t>will be triggered</w:t>
      </w:r>
      <w:proofErr w:type="gramEnd"/>
      <w:r w:rsidR="00840717" w:rsidRPr="00184A3A">
        <w:rPr>
          <w:lang w:eastAsia="zh-CN"/>
        </w:rPr>
        <w:t xml:space="preserve"> every 5 </w:t>
      </w:r>
      <w:r>
        <w:rPr>
          <w:lang w:eastAsia="zh-CN"/>
        </w:rPr>
        <w:t>minutes</w:t>
      </w:r>
      <w:r w:rsidR="00840717" w:rsidRPr="00184A3A">
        <w:rPr>
          <w:lang w:eastAsia="zh-CN"/>
        </w:rPr>
        <w:t xml:space="preserve"> (</w:t>
      </w:r>
      <w:r>
        <w:rPr>
          <w:lang w:eastAsia="zh-CN"/>
        </w:rPr>
        <w:t>exact number of minutes configurable</w:t>
      </w:r>
      <w:r w:rsidR="00840717" w:rsidRPr="00184A3A">
        <w:rPr>
          <w:lang w:eastAsia="zh-CN"/>
        </w:rPr>
        <w:t xml:space="preserve">). It would iterate all available data source in </w:t>
      </w:r>
      <w:r>
        <w:rPr>
          <w:lang w:eastAsia="zh-CN"/>
        </w:rPr>
        <w:t>“</w:t>
      </w:r>
      <w:r w:rsidR="00840717" w:rsidRPr="00184A3A">
        <w:rPr>
          <w:lang w:eastAsia="zh-CN"/>
        </w:rPr>
        <w:t>poll branch scheme</w:t>
      </w:r>
      <w:r>
        <w:rPr>
          <w:lang w:eastAsia="zh-CN"/>
        </w:rPr>
        <w:t>”</w:t>
      </w:r>
      <w:r w:rsidR="00840717" w:rsidRPr="00184A3A">
        <w:rPr>
          <w:lang w:eastAsia="zh-CN"/>
        </w:rPr>
        <w:t xml:space="preserve"> table for the EOD indicator. For SQL, there should be the business date record in HIST_POSSYSTEM table, for file-based data source, it should be the new EOD file is written in the target directory.</w:t>
      </w:r>
    </w:p>
    <w:p w14:paraId="1BC43FF8" w14:textId="22CC3247" w:rsidR="00840717" w:rsidRPr="00184A3A" w:rsidRDefault="00DC3CEA" w:rsidP="00DC3CEA">
      <w:pPr>
        <w:tabs>
          <w:tab w:val="left" w:pos="1260"/>
        </w:tabs>
        <w:ind w:left="1260" w:hanging="900"/>
        <w:jc w:val="both"/>
        <w:rPr>
          <w:lang w:eastAsia="zh-CN"/>
        </w:rPr>
      </w:pPr>
      <w:r>
        <w:rPr>
          <w:lang w:eastAsia="zh-CN"/>
        </w:rPr>
        <w:t>Step 2:</w:t>
      </w:r>
      <w:r>
        <w:rPr>
          <w:lang w:eastAsia="zh-CN"/>
        </w:rPr>
        <w:tab/>
      </w:r>
      <w:r w:rsidR="00840717" w:rsidRPr="00184A3A">
        <w:rPr>
          <w:lang w:eastAsia="zh-CN"/>
        </w:rPr>
        <w:t xml:space="preserve">Once the EOD indicator is available, </w:t>
      </w:r>
      <w:r>
        <w:rPr>
          <w:lang w:eastAsia="zh-CN"/>
        </w:rPr>
        <w:t xml:space="preserve">it will </w:t>
      </w:r>
      <w:r w:rsidR="00840717" w:rsidRPr="00184A3A">
        <w:rPr>
          <w:lang w:eastAsia="zh-CN"/>
        </w:rPr>
        <w:t xml:space="preserve">update scheduler job log. </w:t>
      </w:r>
      <w:r>
        <w:rPr>
          <w:lang w:eastAsia="zh-CN"/>
        </w:rPr>
        <w:t>To do so, it will firstly</w:t>
      </w:r>
      <w:r w:rsidR="00840717" w:rsidRPr="00184A3A">
        <w:rPr>
          <w:lang w:eastAsia="zh-CN"/>
        </w:rPr>
        <w:t xml:space="preserve"> update the previous job log’s latest job indicator from ‘Y’ to ‘N’. Onwards newly create scheduler job log is having the status “PROGRESS”. The latest batch indicator for the new record will be marked as “Y”.</w:t>
      </w:r>
    </w:p>
    <w:p w14:paraId="52D6DEC4" w14:textId="325852C8" w:rsidR="00840717" w:rsidRPr="00184A3A" w:rsidRDefault="00DC3CEA" w:rsidP="00DC3CEA">
      <w:pPr>
        <w:tabs>
          <w:tab w:val="left" w:pos="1260"/>
        </w:tabs>
        <w:ind w:left="1260" w:hanging="900"/>
        <w:rPr>
          <w:lang w:eastAsia="zh-CN"/>
        </w:rPr>
      </w:pPr>
      <w:r>
        <w:rPr>
          <w:lang w:eastAsia="zh-CN"/>
        </w:rPr>
        <w:t>Step 3:</w:t>
      </w:r>
      <w:r>
        <w:rPr>
          <w:lang w:eastAsia="zh-CN"/>
        </w:rPr>
        <w:tab/>
      </w:r>
      <w:r w:rsidR="00840717" w:rsidRPr="00184A3A">
        <w:rPr>
          <w:lang w:eastAsia="zh-CN"/>
        </w:rPr>
        <w:t xml:space="preserve">Submit EOD processing tasks for all eligible poll branch </w:t>
      </w:r>
      <w:proofErr w:type="gramStart"/>
      <w:r w:rsidR="00840717" w:rsidRPr="00184A3A">
        <w:rPr>
          <w:lang w:eastAsia="zh-CN"/>
        </w:rPr>
        <w:t>schemes which</w:t>
      </w:r>
      <w:proofErr w:type="gramEnd"/>
      <w:r w:rsidR="00840717" w:rsidRPr="00184A3A">
        <w:rPr>
          <w:lang w:eastAsia="zh-CN"/>
        </w:rPr>
        <w:t xml:space="preserve"> has the EOD indicator available (verified in step 1).</w:t>
      </w:r>
    </w:p>
    <w:p w14:paraId="182CDE98" w14:textId="3A6CB778" w:rsidR="00840717" w:rsidRPr="00184A3A" w:rsidRDefault="00DC3CEA" w:rsidP="00DC3CEA">
      <w:pPr>
        <w:tabs>
          <w:tab w:val="left" w:pos="1260"/>
        </w:tabs>
        <w:ind w:left="1260" w:hanging="900"/>
        <w:rPr>
          <w:lang w:eastAsia="zh-CN"/>
        </w:rPr>
      </w:pPr>
      <w:r>
        <w:rPr>
          <w:lang w:eastAsia="zh-CN"/>
        </w:rPr>
        <w:t>Step 4:</w:t>
      </w:r>
      <w:r>
        <w:rPr>
          <w:lang w:eastAsia="zh-CN"/>
        </w:rPr>
        <w:tab/>
      </w:r>
      <w:r w:rsidR="00840717" w:rsidRPr="00184A3A">
        <w:rPr>
          <w:lang w:eastAsia="zh-CN"/>
        </w:rPr>
        <w:t>Upon any errors in the task submission and cannot be resolved (e.g. by retry). The job will abort and keep the job status to reflect the problematic stage “FAILED”.</w:t>
      </w:r>
    </w:p>
    <w:p w14:paraId="0C643B73" w14:textId="71069F43" w:rsidR="00840717" w:rsidRPr="00184A3A" w:rsidRDefault="00DC3CEA" w:rsidP="00DC3CEA">
      <w:pPr>
        <w:tabs>
          <w:tab w:val="left" w:pos="1260"/>
          <w:tab w:val="left" w:pos="4950"/>
        </w:tabs>
        <w:ind w:left="1260" w:hanging="900"/>
        <w:rPr>
          <w:lang w:eastAsia="zh-CN"/>
        </w:rPr>
      </w:pPr>
      <w:r>
        <w:rPr>
          <w:lang w:eastAsia="zh-CN"/>
        </w:rPr>
        <w:t>Step 5:</w:t>
      </w:r>
      <w:r>
        <w:rPr>
          <w:lang w:eastAsia="zh-CN"/>
        </w:rPr>
        <w:tab/>
      </w:r>
      <w:r w:rsidR="00840717" w:rsidRPr="00184A3A">
        <w:rPr>
          <w:lang w:eastAsia="zh-CN"/>
        </w:rPr>
        <w:t xml:space="preserve">After the task </w:t>
      </w:r>
      <w:r>
        <w:rPr>
          <w:lang w:eastAsia="zh-CN"/>
        </w:rPr>
        <w:t xml:space="preserve">completed </w:t>
      </w:r>
      <w:r w:rsidR="00840717" w:rsidRPr="00184A3A">
        <w:rPr>
          <w:lang w:eastAsia="zh-CN"/>
        </w:rPr>
        <w:t xml:space="preserve">submission, the scheduler </w:t>
      </w:r>
      <w:proofErr w:type="gramStart"/>
      <w:r>
        <w:rPr>
          <w:lang w:eastAsia="zh-CN"/>
        </w:rPr>
        <w:t>will be</w:t>
      </w:r>
      <w:r w:rsidR="00840717" w:rsidRPr="00184A3A">
        <w:rPr>
          <w:lang w:eastAsia="zh-CN"/>
        </w:rPr>
        <w:t xml:space="preserve"> regarded</w:t>
      </w:r>
      <w:proofErr w:type="gramEnd"/>
      <w:r w:rsidR="00840717" w:rsidRPr="00184A3A">
        <w:rPr>
          <w:lang w:eastAsia="zh-CN"/>
        </w:rPr>
        <w:t xml:space="preserve"> as complete</w:t>
      </w:r>
      <w:r>
        <w:rPr>
          <w:lang w:eastAsia="zh-CN"/>
        </w:rPr>
        <w:t>d</w:t>
      </w:r>
      <w:r w:rsidR="00840717" w:rsidRPr="00184A3A">
        <w:rPr>
          <w:lang w:eastAsia="zh-CN"/>
        </w:rPr>
        <w:t xml:space="preserve"> and </w:t>
      </w:r>
      <w:r>
        <w:rPr>
          <w:lang w:eastAsia="zh-CN"/>
        </w:rPr>
        <w:t xml:space="preserve">it will </w:t>
      </w:r>
      <w:r w:rsidR="00840717" w:rsidRPr="00184A3A">
        <w:rPr>
          <w:lang w:eastAsia="zh-CN"/>
        </w:rPr>
        <w:t>update the job status to “COMPLETE” with a record number of schemes processed.</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840717" w:rsidRPr="00184A3A" w14:paraId="64CCB47D" w14:textId="77777777" w:rsidTr="0098195F">
        <w:tc>
          <w:tcPr>
            <w:tcW w:w="2428" w:type="dxa"/>
            <w:shd w:val="clear" w:color="auto" w:fill="C6D9F1" w:themeFill="text2" w:themeFillTint="33"/>
          </w:tcPr>
          <w:p w14:paraId="7C49502A" w14:textId="77777777" w:rsidR="00840717" w:rsidRPr="00184A3A" w:rsidRDefault="00840717" w:rsidP="0098195F">
            <w:pPr>
              <w:pStyle w:val="BodyText"/>
              <w:rPr>
                <w:b/>
              </w:rPr>
            </w:pPr>
            <w:r w:rsidRPr="00184A3A">
              <w:rPr>
                <w:b/>
              </w:rPr>
              <w:t>Job Name</w:t>
            </w:r>
          </w:p>
        </w:tc>
        <w:tc>
          <w:tcPr>
            <w:tcW w:w="1925" w:type="dxa"/>
            <w:shd w:val="clear" w:color="auto" w:fill="C6D9F1" w:themeFill="text2" w:themeFillTint="33"/>
          </w:tcPr>
          <w:p w14:paraId="23954D9A" w14:textId="77777777" w:rsidR="00840717" w:rsidRPr="00184A3A" w:rsidRDefault="00840717" w:rsidP="0098195F">
            <w:pPr>
              <w:pStyle w:val="BodyText"/>
              <w:rPr>
                <w:b/>
              </w:rPr>
            </w:pPr>
            <w:r w:rsidRPr="00184A3A">
              <w:rPr>
                <w:b/>
              </w:rPr>
              <w:t>Status</w:t>
            </w:r>
          </w:p>
        </w:tc>
        <w:tc>
          <w:tcPr>
            <w:tcW w:w="5588" w:type="dxa"/>
            <w:shd w:val="clear" w:color="auto" w:fill="C6D9F1" w:themeFill="text2" w:themeFillTint="33"/>
          </w:tcPr>
          <w:p w14:paraId="31CEC79E" w14:textId="77777777" w:rsidR="00840717" w:rsidRPr="00184A3A" w:rsidRDefault="00840717" w:rsidP="0098195F">
            <w:pPr>
              <w:pStyle w:val="BodyText"/>
              <w:rPr>
                <w:b/>
              </w:rPr>
            </w:pPr>
            <w:r w:rsidRPr="00184A3A">
              <w:rPr>
                <w:b/>
              </w:rPr>
              <w:t>Description</w:t>
            </w:r>
          </w:p>
        </w:tc>
      </w:tr>
      <w:tr w:rsidR="00840717" w:rsidRPr="00184A3A" w14:paraId="5663170C" w14:textId="77777777" w:rsidTr="0098195F">
        <w:tc>
          <w:tcPr>
            <w:tcW w:w="2428" w:type="dxa"/>
          </w:tcPr>
          <w:p w14:paraId="1C35132D" w14:textId="77777777" w:rsidR="00840717" w:rsidRPr="00184A3A" w:rsidRDefault="00840717" w:rsidP="0098195F">
            <w:pPr>
              <w:pStyle w:val="BodyText"/>
            </w:pPr>
            <w:r w:rsidRPr="00184A3A">
              <w:t>Sales EOD Polling Scheduler</w:t>
            </w:r>
          </w:p>
        </w:tc>
        <w:tc>
          <w:tcPr>
            <w:tcW w:w="1925" w:type="dxa"/>
          </w:tcPr>
          <w:p w14:paraId="3B2D712D" w14:textId="77777777" w:rsidR="00840717" w:rsidRPr="00184A3A" w:rsidRDefault="00840717" w:rsidP="0098195F">
            <w:pPr>
              <w:pStyle w:val="BodyText"/>
            </w:pPr>
            <w:r w:rsidRPr="00184A3A">
              <w:t>“PROGRESS”</w:t>
            </w:r>
          </w:p>
          <w:p w14:paraId="595B9E4B" w14:textId="77777777" w:rsidR="00840717" w:rsidRPr="00184A3A" w:rsidRDefault="00840717" w:rsidP="0098195F">
            <w:pPr>
              <w:pStyle w:val="BodyText"/>
            </w:pPr>
            <w:r w:rsidRPr="00184A3A">
              <w:t xml:space="preserve"> “FAILED”</w:t>
            </w:r>
          </w:p>
          <w:p w14:paraId="2AD48002" w14:textId="77777777" w:rsidR="00840717" w:rsidRPr="00184A3A" w:rsidRDefault="00840717" w:rsidP="0098195F">
            <w:pPr>
              <w:pStyle w:val="BodyText"/>
            </w:pPr>
            <w:r w:rsidRPr="00184A3A">
              <w:t>“COMPLETE”</w:t>
            </w:r>
          </w:p>
        </w:tc>
        <w:tc>
          <w:tcPr>
            <w:tcW w:w="5588" w:type="dxa"/>
          </w:tcPr>
          <w:p w14:paraId="353FA19F" w14:textId="77777777" w:rsidR="00840717" w:rsidRPr="00184A3A" w:rsidRDefault="00840717" w:rsidP="0098195F">
            <w:pPr>
              <w:pStyle w:val="BodyText"/>
            </w:pPr>
            <w:r w:rsidRPr="00184A3A">
              <w:t xml:space="preserve"> “PROGRESS” when scheduler is invoked and started</w:t>
            </w:r>
          </w:p>
          <w:p w14:paraId="652822E2" w14:textId="77777777" w:rsidR="00840717" w:rsidRPr="00184A3A" w:rsidRDefault="00840717" w:rsidP="0098195F">
            <w:pPr>
              <w:pStyle w:val="BodyText"/>
            </w:pPr>
            <w:r w:rsidRPr="00184A3A">
              <w:t xml:space="preserve"> “FAILED” when encounter errors reading poll scheme data from database or errors submitting tasks.</w:t>
            </w:r>
          </w:p>
          <w:p w14:paraId="4FCF14F0" w14:textId="77777777" w:rsidR="00840717" w:rsidRPr="00184A3A" w:rsidRDefault="00840717" w:rsidP="0098195F">
            <w:pPr>
              <w:pStyle w:val="BodyText"/>
            </w:pPr>
            <w:r w:rsidRPr="00184A3A">
              <w:t>“COMPLETE” when scheduler job iterates all available poll schemes and submit related tasks of them and all these tasks are either completed or failed.</w:t>
            </w:r>
          </w:p>
        </w:tc>
      </w:tr>
    </w:tbl>
    <w:p w14:paraId="32781BB9" w14:textId="77777777" w:rsidR="00840717" w:rsidRPr="00184A3A" w:rsidRDefault="00840717" w:rsidP="00840717">
      <w:pPr>
        <w:rPr>
          <w:lang w:eastAsia="zh-CN"/>
        </w:rPr>
      </w:pPr>
    </w:p>
    <w:p w14:paraId="44CC656B" w14:textId="77777777" w:rsidR="00840717" w:rsidRPr="00184A3A" w:rsidRDefault="00840717" w:rsidP="00840717">
      <w:pPr>
        <w:ind w:left="360"/>
        <w:rPr>
          <w:b/>
          <w:u w:val="single"/>
          <w:lang w:eastAsia="zh-CN"/>
        </w:rPr>
      </w:pPr>
      <w:r w:rsidRPr="00184A3A">
        <w:rPr>
          <w:b/>
          <w:u w:val="single"/>
          <w:lang w:eastAsia="zh-CN"/>
        </w:rPr>
        <w:t>Logging</w:t>
      </w:r>
    </w:p>
    <w:p w14:paraId="705B9235" w14:textId="77777777" w:rsidR="00840717" w:rsidRPr="00184A3A" w:rsidRDefault="00840717" w:rsidP="00840717">
      <w:pPr>
        <w:ind w:left="360"/>
        <w:rPr>
          <w:lang w:eastAsia="zh-CN"/>
        </w:rPr>
      </w:pPr>
      <w:r w:rsidRPr="00184A3A">
        <w:rPr>
          <w:lang w:eastAsia="zh-CN"/>
        </w:rPr>
        <w:t>Log directory: /repos/</w:t>
      </w:r>
      <w:proofErr w:type="spellStart"/>
      <w:r w:rsidRPr="00184A3A">
        <w:rPr>
          <w:lang w:eastAsia="zh-CN"/>
        </w:rPr>
        <w:t>esb</w:t>
      </w:r>
      <w:proofErr w:type="spellEnd"/>
      <w:r w:rsidRPr="00184A3A">
        <w:rPr>
          <w:lang w:eastAsia="zh-CN"/>
        </w:rPr>
        <w:t>/polling/log/sales_eod_yyyymmdd.log</w:t>
      </w:r>
    </w:p>
    <w:p w14:paraId="04050161" w14:textId="77777777" w:rsidR="00840717" w:rsidRPr="00184A3A" w:rsidRDefault="00840717" w:rsidP="00840717">
      <w:pPr>
        <w:ind w:left="360"/>
        <w:rPr>
          <w:lang w:eastAsia="zh-CN"/>
        </w:rPr>
      </w:pPr>
      <w:r w:rsidRPr="00184A3A">
        <w:rPr>
          <w:lang w:eastAsia="zh-CN"/>
        </w:rPr>
        <w:t xml:space="preserve">Upon each poll branch scheme </w:t>
      </w:r>
      <w:proofErr w:type="gramStart"/>
      <w:r w:rsidRPr="00184A3A">
        <w:rPr>
          <w:lang w:eastAsia="zh-CN"/>
        </w:rPr>
        <w:t>EOD</w:t>
      </w:r>
      <w:proofErr w:type="gramEnd"/>
      <w:r w:rsidRPr="00184A3A">
        <w:rPr>
          <w:lang w:eastAsia="zh-CN"/>
        </w:rPr>
        <w:t xml:space="preserve"> task submission: the scheme info will be written into follow format:</w:t>
      </w:r>
    </w:p>
    <w:p w14:paraId="4F129F1C" w14:textId="77777777" w:rsidR="00840717" w:rsidRPr="00184A3A" w:rsidRDefault="00840717" w:rsidP="00840717">
      <w:pPr>
        <w:ind w:left="360"/>
        <w:rPr>
          <w:lang w:eastAsia="zh-CN"/>
        </w:rPr>
      </w:pPr>
      <w:r w:rsidRPr="00184A3A">
        <w:rPr>
          <w:lang w:eastAsia="zh-CN"/>
        </w:rPr>
        <w:t>[INFO] [Timestamp] EOD-[Scheme name]-[branch code]-[scheme type]-[direction]</w:t>
      </w:r>
    </w:p>
    <w:p w14:paraId="186EC9D8" w14:textId="77777777" w:rsidR="00840717" w:rsidRPr="00184A3A" w:rsidRDefault="00840717" w:rsidP="00840717">
      <w:pPr>
        <w:ind w:left="360"/>
        <w:rPr>
          <w:b/>
          <w:u w:val="single"/>
          <w:lang w:eastAsia="zh-CN"/>
        </w:rPr>
      </w:pPr>
      <w:r w:rsidRPr="00184A3A">
        <w:rPr>
          <w:b/>
          <w:u w:val="single"/>
          <w:lang w:eastAsia="zh-CN"/>
        </w:rPr>
        <w:t>Entry &amp; Exit Criteria</w:t>
      </w:r>
    </w:p>
    <w:p w14:paraId="6D4220AF" w14:textId="77777777" w:rsidR="00840717" w:rsidRPr="00184A3A" w:rsidRDefault="00840717" w:rsidP="00840717">
      <w:pPr>
        <w:ind w:left="360"/>
        <w:rPr>
          <w:lang w:eastAsia="zh-CN"/>
        </w:rPr>
      </w:pPr>
      <w:r w:rsidRPr="00184A3A">
        <w:rPr>
          <w:lang w:eastAsia="zh-CN"/>
        </w:rPr>
        <w:t xml:space="preserve">The processing job starts once the schedule job invokes. </w:t>
      </w:r>
    </w:p>
    <w:p w14:paraId="1CECC2C7" w14:textId="3E00EA43" w:rsidR="00840717" w:rsidRDefault="00840717" w:rsidP="00840717">
      <w:pPr>
        <w:ind w:left="360"/>
        <w:rPr>
          <w:lang w:eastAsia="zh-CN"/>
        </w:rPr>
      </w:pPr>
      <w:r w:rsidRPr="00184A3A">
        <w:rPr>
          <w:lang w:eastAsia="zh-CN"/>
        </w:rPr>
        <w:lastRenderedPageBreak/>
        <w:t xml:space="preserve">In the process of the scheduler job, it </w:t>
      </w:r>
      <w:proofErr w:type="gramStart"/>
      <w:r w:rsidRPr="00184A3A">
        <w:rPr>
          <w:lang w:eastAsia="zh-CN"/>
        </w:rPr>
        <w:t>will be regarded</w:t>
      </w:r>
      <w:proofErr w:type="gramEnd"/>
      <w:r w:rsidRPr="00184A3A">
        <w:rPr>
          <w:lang w:eastAsia="zh-CN"/>
        </w:rPr>
        <w:t xml:space="preserve"> as job failure and send alert email to IT support according to the error’s severity</w:t>
      </w:r>
      <w:r w:rsidR="00DC3CEA">
        <w:rPr>
          <w:lang w:eastAsia="zh-CN"/>
        </w:rPr>
        <w:t xml:space="preserve">. </w:t>
      </w:r>
    </w:p>
    <w:p w14:paraId="4427E727" w14:textId="4CE60B6E" w:rsidR="00DC3CEA" w:rsidRPr="00184A3A" w:rsidRDefault="00DC3CEA" w:rsidP="00DC3CEA">
      <w:pPr>
        <w:ind w:left="360"/>
        <w:rPr>
          <w:lang w:eastAsia="zh-CN"/>
        </w:rPr>
      </w:pPr>
      <w:r>
        <w:rPr>
          <w:lang w:eastAsia="zh-CN"/>
        </w:rPr>
        <w:t>For example:</w:t>
      </w:r>
    </w:p>
    <w:p w14:paraId="41F900AB" w14:textId="611DF8A4" w:rsidR="00840717" w:rsidRPr="00184A3A" w:rsidRDefault="00840717" w:rsidP="0005458D">
      <w:pPr>
        <w:pStyle w:val="ListParagraph"/>
        <w:numPr>
          <w:ilvl w:val="0"/>
          <w:numId w:val="35"/>
        </w:numPr>
        <w:rPr>
          <w:lang w:eastAsia="zh-CN"/>
        </w:rPr>
      </w:pPr>
      <w:r w:rsidRPr="00184A3A">
        <w:rPr>
          <w:lang w:eastAsia="zh-CN"/>
        </w:rPr>
        <w:t>Error occurs when reading EOD indicator data from the target data sources</w:t>
      </w:r>
      <w:r w:rsidR="00DC3CEA">
        <w:rPr>
          <w:lang w:eastAsia="zh-CN"/>
        </w:rPr>
        <w:t>.</w:t>
      </w:r>
    </w:p>
    <w:p w14:paraId="089B78B1" w14:textId="6ED687CA" w:rsidR="00840717" w:rsidRPr="00184A3A" w:rsidRDefault="00840717" w:rsidP="0005458D">
      <w:pPr>
        <w:pStyle w:val="ListParagraph"/>
        <w:numPr>
          <w:ilvl w:val="0"/>
          <w:numId w:val="35"/>
        </w:numPr>
        <w:rPr>
          <w:lang w:eastAsia="zh-CN"/>
        </w:rPr>
      </w:pPr>
      <w:r w:rsidRPr="00184A3A">
        <w:rPr>
          <w:lang w:eastAsia="zh-CN"/>
        </w:rPr>
        <w:t>Error occurs when looking up/downloading EOD file from target file directory</w:t>
      </w:r>
      <w:r w:rsidR="00DC3CEA">
        <w:rPr>
          <w:lang w:eastAsia="zh-CN"/>
        </w:rPr>
        <w:t>.</w:t>
      </w:r>
    </w:p>
    <w:p w14:paraId="4F71C63D" w14:textId="77777777" w:rsidR="00840717" w:rsidRPr="00184A3A" w:rsidRDefault="00840717" w:rsidP="0005458D">
      <w:pPr>
        <w:pStyle w:val="ListParagraph"/>
        <w:numPr>
          <w:ilvl w:val="0"/>
          <w:numId w:val="35"/>
        </w:numPr>
        <w:rPr>
          <w:lang w:eastAsia="zh-CN"/>
        </w:rPr>
      </w:pPr>
      <w:r w:rsidRPr="00184A3A">
        <w:rPr>
          <w:lang w:eastAsia="zh-CN"/>
        </w:rPr>
        <w:t>Error occurs when error reading poll branch scheme data from staging database.</w:t>
      </w:r>
    </w:p>
    <w:p w14:paraId="5ACEE4E1" w14:textId="77777777" w:rsidR="00840717" w:rsidRDefault="00840717" w:rsidP="0005458D">
      <w:pPr>
        <w:pStyle w:val="ListParagraph"/>
        <w:numPr>
          <w:ilvl w:val="0"/>
          <w:numId w:val="35"/>
        </w:numPr>
        <w:rPr>
          <w:lang w:eastAsia="zh-CN"/>
        </w:rPr>
      </w:pPr>
      <w:r w:rsidRPr="00184A3A">
        <w:rPr>
          <w:lang w:eastAsia="zh-CN"/>
        </w:rPr>
        <w:t xml:space="preserve">Error occurs when submitting EOD processing tasks into subsystem. </w:t>
      </w:r>
    </w:p>
    <w:p w14:paraId="37244BB7" w14:textId="77777777" w:rsidR="00DC3CEA" w:rsidRPr="00184A3A" w:rsidRDefault="00DC3CEA" w:rsidP="00840717">
      <w:pPr>
        <w:ind w:left="360"/>
        <w:rPr>
          <w:lang w:eastAsia="zh-CN"/>
        </w:rPr>
      </w:pPr>
    </w:p>
    <w:p w14:paraId="4E2F79F5" w14:textId="77777777" w:rsidR="00840717" w:rsidRPr="00184A3A" w:rsidRDefault="00840717" w:rsidP="00E51271">
      <w:pPr>
        <w:pStyle w:val="Heading4"/>
      </w:pPr>
      <w:r w:rsidRPr="00184A3A">
        <w:t>Screen</w:t>
      </w:r>
    </w:p>
    <w:p w14:paraId="0E668D44" w14:textId="77777777" w:rsidR="00840717" w:rsidRPr="00184A3A" w:rsidRDefault="00840717" w:rsidP="00F40D30">
      <w:pPr>
        <w:rPr>
          <w:lang w:eastAsia="zh-CN"/>
        </w:rPr>
      </w:pPr>
      <w:r w:rsidRPr="00184A3A">
        <w:rPr>
          <w:lang w:eastAsia="zh-CN"/>
        </w:rPr>
        <w:t>N/A</w:t>
      </w:r>
    </w:p>
    <w:p w14:paraId="0F461457" w14:textId="77777777" w:rsidR="00840717" w:rsidRPr="0057159E" w:rsidRDefault="00840717" w:rsidP="00840717">
      <w:pPr>
        <w:pStyle w:val="Heading5"/>
        <w:keepNext/>
        <w:keepLines/>
        <w:widowControl w:val="0"/>
        <w:adjustRightInd w:val="0"/>
        <w:spacing w:before="0" w:after="0" w:line="360" w:lineRule="atLeast"/>
        <w:textAlignment w:val="baseline"/>
        <w:rPr>
          <w:rFonts w:eastAsia="SimSun"/>
          <w:lang w:val="en-US"/>
        </w:rPr>
      </w:pPr>
      <w:r w:rsidRPr="0057159E">
        <w:rPr>
          <w:lang w:val="en-US"/>
        </w:rPr>
        <w:t>Data Fields &amp; Presentation Logic</w:t>
      </w:r>
    </w:p>
    <w:p w14:paraId="0E870EA6" w14:textId="77777777" w:rsidR="00840717" w:rsidRPr="00184A3A" w:rsidRDefault="00840717" w:rsidP="00F40D30">
      <w:pPr>
        <w:rPr>
          <w:lang w:eastAsia="zh-CN"/>
        </w:rPr>
      </w:pPr>
      <w:r w:rsidRPr="00184A3A">
        <w:rPr>
          <w:lang w:eastAsia="zh-CN"/>
        </w:rPr>
        <w:t>N/A</w:t>
      </w:r>
    </w:p>
    <w:p w14:paraId="6E499CE4" w14:textId="77777777" w:rsidR="00840717" w:rsidRPr="0057159E" w:rsidRDefault="00840717" w:rsidP="00840717">
      <w:pPr>
        <w:pStyle w:val="Heading5"/>
        <w:keepNext/>
        <w:keepLines/>
        <w:widowControl w:val="0"/>
        <w:adjustRightInd w:val="0"/>
        <w:spacing w:before="0" w:after="0" w:line="360" w:lineRule="atLeast"/>
        <w:textAlignment w:val="baseline"/>
        <w:rPr>
          <w:lang w:val="en-US"/>
        </w:rPr>
      </w:pPr>
      <w:r w:rsidRPr="0057159E">
        <w:rPr>
          <w:lang w:val="en-US"/>
        </w:rPr>
        <w:t>Screen Objects &amp; Action</w:t>
      </w:r>
    </w:p>
    <w:p w14:paraId="1914C593" w14:textId="77777777" w:rsidR="00840717" w:rsidRPr="00184A3A" w:rsidRDefault="00840717" w:rsidP="00F40D30">
      <w:pPr>
        <w:rPr>
          <w:lang w:eastAsia="zh-CN"/>
        </w:rPr>
      </w:pPr>
      <w:r w:rsidRPr="00184A3A">
        <w:rPr>
          <w:lang w:eastAsia="zh-CN"/>
        </w:rPr>
        <w:t>N/A</w:t>
      </w:r>
    </w:p>
    <w:p w14:paraId="4CEC5DDC" w14:textId="77777777" w:rsidR="00840717" w:rsidRPr="0057159E" w:rsidRDefault="00840717" w:rsidP="00840717">
      <w:pPr>
        <w:pStyle w:val="Heading5"/>
        <w:keepNext/>
        <w:keepLines/>
        <w:widowControl w:val="0"/>
        <w:adjustRightInd w:val="0"/>
        <w:spacing w:before="0" w:after="0" w:line="360" w:lineRule="atLeast"/>
        <w:textAlignment w:val="baseline"/>
        <w:rPr>
          <w:lang w:val="en-US"/>
        </w:rPr>
      </w:pPr>
      <w:r w:rsidRPr="0057159E">
        <w:rPr>
          <w:lang w:val="en-US"/>
        </w:rPr>
        <w:t>User/Security Group</w:t>
      </w:r>
    </w:p>
    <w:p w14:paraId="22D9A960" w14:textId="77777777" w:rsidR="00840717" w:rsidRPr="00184A3A" w:rsidRDefault="00840717" w:rsidP="00F40D30">
      <w:pPr>
        <w:rPr>
          <w:lang w:eastAsia="zh-CN"/>
        </w:rPr>
      </w:pPr>
      <w:r w:rsidRPr="00184A3A">
        <w:rPr>
          <w:lang w:eastAsia="zh-CN"/>
        </w:rPr>
        <w:t>This is a batch process belonging to the SYSTEM. So all auditable fields</w:t>
      </w:r>
    </w:p>
    <w:p w14:paraId="1343834C" w14:textId="77777777" w:rsidR="00840717" w:rsidRPr="0057159E" w:rsidRDefault="00840717" w:rsidP="00840717">
      <w:pPr>
        <w:pStyle w:val="Heading5"/>
        <w:keepNext/>
        <w:keepLines/>
        <w:widowControl w:val="0"/>
        <w:adjustRightInd w:val="0"/>
        <w:spacing w:before="0" w:after="0" w:line="360" w:lineRule="atLeast"/>
        <w:textAlignment w:val="baseline"/>
        <w:rPr>
          <w:lang w:val="en-US"/>
        </w:rPr>
      </w:pPr>
      <w:r w:rsidRPr="0057159E">
        <w:rPr>
          <w:lang w:val="en-US"/>
        </w:rPr>
        <w:t>Assumptions/Constraints</w:t>
      </w:r>
    </w:p>
    <w:p w14:paraId="2010AFA9" w14:textId="77777777" w:rsidR="00840717" w:rsidRPr="00184A3A" w:rsidRDefault="00840717" w:rsidP="00F40D30">
      <w:pPr>
        <w:rPr>
          <w:lang w:eastAsia="zh-CN"/>
        </w:rPr>
      </w:pPr>
      <w:r w:rsidRPr="00184A3A">
        <w:rPr>
          <w:lang w:eastAsia="zh-CN"/>
        </w:rPr>
        <w:t>N/A</w:t>
      </w:r>
    </w:p>
    <w:p w14:paraId="3B2FB0F3" w14:textId="77777777" w:rsidR="00840717" w:rsidRPr="0057159E" w:rsidRDefault="00840717" w:rsidP="00840717">
      <w:pPr>
        <w:pStyle w:val="Heading5"/>
        <w:keepNext/>
        <w:keepLines/>
        <w:widowControl w:val="0"/>
        <w:adjustRightInd w:val="0"/>
        <w:spacing w:before="0" w:after="0" w:line="360" w:lineRule="atLeast"/>
        <w:textAlignment w:val="baseline"/>
        <w:rPr>
          <w:lang w:val="en-US"/>
        </w:rPr>
      </w:pPr>
      <w:r w:rsidRPr="0057159E">
        <w:rPr>
          <w:lang w:val="en-US"/>
        </w:rPr>
        <w:t xml:space="preserve">Error &amp; Exception List </w:t>
      </w:r>
    </w:p>
    <w:tbl>
      <w:tblPr>
        <w:tblW w:w="1058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530"/>
        <w:gridCol w:w="1587"/>
        <w:gridCol w:w="7465"/>
      </w:tblGrid>
      <w:tr w:rsidR="00840717" w:rsidRPr="00184A3A" w14:paraId="25FCC469" w14:textId="77777777" w:rsidTr="00DC3CEA">
        <w:tc>
          <w:tcPr>
            <w:tcW w:w="1530" w:type="dxa"/>
            <w:shd w:val="clear" w:color="auto" w:fill="C6D9F1"/>
          </w:tcPr>
          <w:p w14:paraId="2FA429DA" w14:textId="77777777" w:rsidR="00840717" w:rsidRPr="00184A3A" w:rsidRDefault="00840717" w:rsidP="0098195F">
            <w:pPr>
              <w:pStyle w:val="BodyText"/>
              <w:rPr>
                <w:b/>
              </w:rPr>
            </w:pPr>
            <w:r w:rsidRPr="00184A3A">
              <w:rPr>
                <w:b/>
              </w:rPr>
              <w:t>Error Code</w:t>
            </w:r>
          </w:p>
        </w:tc>
        <w:tc>
          <w:tcPr>
            <w:tcW w:w="1587" w:type="dxa"/>
            <w:shd w:val="clear" w:color="auto" w:fill="C6D9F1"/>
          </w:tcPr>
          <w:p w14:paraId="47E6664A" w14:textId="77777777" w:rsidR="00840717" w:rsidRPr="00184A3A" w:rsidRDefault="00840717" w:rsidP="0098195F">
            <w:pPr>
              <w:pStyle w:val="BodyText"/>
              <w:rPr>
                <w:b/>
              </w:rPr>
            </w:pPr>
            <w:r w:rsidRPr="00184A3A">
              <w:rPr>
                <w:b/>
              </w:rPr>
              <w:t>Severity</w:t>
            </w:r>
          </w:p>
        </w:tc>
        <w:tc>
          <w:tcPr>
            <w:tcW w:w="7465" w:type="dxa"/>
            <w:shd w:val="clear" w:color="auto" w:fill="C6D9F1"/>
          </w:tcPr>
          <w:p w14:paraId="6CEEF368" w14:textId="77777777" w:rsidR="00840717" w:rsidRPr="00184A3A" w:rsidRDefault="00840717" w:rsidP="0098195F">
            <w:pPr>
              <w:pStyle w:val="BodyText"/>
              <w:rPr>
                <w:b/>
              </w:rPr>
            </w:pPr>
            <w:r w:rsidRPr="00184A3A">
              <w:rPr>
                <w:b/>
              </w:rPr>
              <w:t>Error Message</w:t>
            </w:r>
          </w:p>
        </w:tc>
      </w:tr>
      <w:tr w:rsidR="00DC3CEA" w:rsidRPr="00184A3A" w14:paraId="236C3B59" w14:textId="77777777" w:rsidTr="00DC3CEA">
        <w:tc>
          <w:tcPr>
            <w:tcW w:w="1530" w:type="dxa"/>
            <w:vAlign w:val="center"/>
          </w:tcPr>
          <w:p w14:paraId="6D07ABB6" w14:textId="252AAE20" w:rsidR="00DC3CEA" w:rsidRPr="00184A3A" w:rsidRDefault="00DC3CEA" w:rsidP="00DC3CEA">
            <w:r w:rsidRPr="00DC3CEA">
              <w:rPr>
                <w:rFonts w:eastAsia="Times New Roman" w:cs="Calibri"/>
                <w:color w:val="000000"/>
                <w:szCs w:val="20"/>
              </w:rPr>
              <w:t>S0011</w:t>
            </w:r>
          </w:p>
        </w:tc>
        <w:tc>
          <w:tcPr>
            <w:tcW w:w="1587" w:type="dxa"/>
            <w:vAlign w:val="center"/>
          </w:tcPr>
          <w:p w14:paraId="5A534E77" w14:textId="6CACC473" w:rsidR="00DC3CEA" w:rsidRPr="00184A3A" w:rsidRDefault="00DC3CEA" w:rsidP="00DC3CEA">
            <w:r w:rsidRPr="00DC3CEA">
              <w:rPr>
                <w:rFonts w:eastAsia="Times New Roman" w:cs="Calibri"/>
                <w:color w:val="000000"/>
                <w:szCs w:val="20"/>
              </w:rPr>
              <w:t>HIGH</w:t>
            </w:r>
          </w:p>
        </w:tc>
        <w:tc>
          <w:tcPr>
            <w:tcW w:w="7465" w:type="dxa"/>
            <w:vAlign w:val="center"/>
          </w:tcPr>
          <w:p w14:paraId="48F6140E" w14:textId="00708DFD" w:rsidR="00DC3CEA" w:rsidRPr="00184A3A" w:rsidRDefault="00DC3CEA" w:rsidP="00DC3CEA">
            <w:r w:rsidRPr="00DC3CEA">
              <w:rPr>
                <w:rFonts w:eastAsia="Times New Roman" w:cs="Calibri"/>
                <w:color w:val="000000"/>
                <w:szCs w:val="20"/>
              </w:rPr>
              <w:t>Failed to establish FTP connection.</w:t>
            </w:r>
          </w:p>
        </w:tc>
      </w:tr>
      <w:tr w:rsidR="00DC3CEA" w:rsidRPr="00184A3A" w14:paraId="28F823F5" w14:textId="77777777" w:rsidTr="00DC3CEA">
        <w:tc>
          <w:tcPr>
            <w:tcW w:w="1530" w:type="dxa"/>
            <w:vAlign w:val="center"/>
          </w:tcPr>
          <w:p w14:paraId="0A2D8C25" w14:textId="7166B8C5" w:rsidR="00DC3CEA" w:rsidRPr="00184A3A" w:rsidRDefault="00DC3CEA" w:rsidP="00DC3CEA">
            <w:r w:rsidRPr="00DC3CEA">
              <w:rPr>
                <w:rFonts w:eastAsia="Times New Roman" w:cs="Calibri"/>
                <w:color w:val="000000"/>
                <w:szCs w:val="20"/>
              </w:rPr>
              <w:t>S0013</w:t>
            </w:r>
          </w:p>
        </w:tc>
        <w:tc>
          <w:tcPr>
            <w:tcW w:w="1587" w:type="dxa"/>
            <w:vAlign w:val="center"/>
          </w:tcPr>
          <w:p w14:paraId="10660D82" w14:textId="3AF95F0C" w:rsidR="00DC3CEA" w:rsidRPr="00184A3A" w:rsidRDefault="00DC3CEA" w:rsidP="00DC3CEA">
            <w:r w:rsidRPr="00DC3CEA">
              <w:rPr>
                <w:rFonts w:eastAsia="Times New Roman" w:cs="Calibri"/>
                <w:color w:val="000000"/>
                <w:szCs w:val="20"/>
              </w:rPr>
              <w:t>HIGH</w:t>
            </w:r>
          </w:p>
        </w:tc>
        <w:tc>
          <w:tcPr>
            <w:tcW w:w="7465" w:type="dxa"/>
            <w:vAlign w:val="center"/>
          </w:tcPr>
          <w:p w14:paraId="3620F231" w14:textId="216FDAB8" w:rsidR="00DC3CEA" w:rsidRPr="00184A3A" w:rsidRDefault="00DC3CEA" w:rsidP="00DC3CEA">
            <w:r w:rsidRPr="00DC3CEA">
              <w:rPr>
                <w:rFonts w:eastAsia="Times New Roman" w:cs="Calibri"/>
                <w:color w:val="000000"/>
                <w:szCs w:val="20"/>
              </w:rPr>
              <w:t>Failed to download target file.</w:t>
            </w:r>
          </w:p>
        </w:tc>
      </w:tr>
      <w:tr w:rsidR="00DC3CEA" w:rsidRPr="00184A3A" w14:paraId="6C3F3D8B" w14:textId="77777777" w:rsidTr="00DC3CEA">
        <w:trPr>
          <w:trHeight w:val="557"/>
        </w:trPr>
        <w:tc>
          <w:tcPr>
            <w:tcW w:w="1530" w:type="dxa"/>
            <w:vAlign w:val="center"/>
          </w:tcPr>
          <w:p w14:paraId="528845E5" w14:textId="0CCB51C9" w:rsidR="00DC3CEA" w:rsidRPr="00184A3A" w:rsidRDefault="00DC3CEA" w:rsidP="00DC3CEA">
            <w:r w:rsidRPr="00DC3CEA">
              <w:rPr>
                <w:rFonts w:eastAsia="Times New Roman" w:cs="Calibri"/>
                <w:color w:val="000000"/>
                <w:szCs w:val="20"/>
              </w:rPr>
              <w:t>S0020</w:t>
            </w:r>
          </w:p>
        </w:tc>
        <w:tc>
          <w:tcPr>
            <w:tcW w:w="1587" w:type="dxa"/>
            <w:vAlign w:val="center"/>
          </w:tcPr>
          <w:p w14:paraId="50EE3E81" w14:textId="0BC01F29" w:rsidR="00DC3CEA" w:rsidRPr="00184A3A" w:rsidRDefault="00DC3CEA" w:rsidP="00DC3CEA">
            <w:r w:rsidRPr="00DC3CEA">
              <w:rPr>
                <w:rFonts w:eastAsia="Times New Roman" w:cs="Calibri"/>
                <w:color w:val="000000"/>
                <w:szCs w:val="20"/>
              </w:rPr>
              <w:t>HIGH</w:t>
            </w:r>
          </w:p>
        </w:tc>
        <w:tc>
          <w:tcPr>
            <w:tcW w:w="7465" w:type="dxa"/>
            <w:vAlign w:val="center"/>
          </w:tcPr>
          <w:p w14:paraId="5EE0AC4F" w14:textId="727D3E6F" w:rsidR="00DC3CEA" w:rsidRPr="00184A3A" w:rsidRDefault="00DC3CEA" w:rsidP="00DC3CEA">
            <w:r w:rsidRPr="00DC3CEA">
              <w:rPr>
                <w:rFonts w:eastAsia="Times New Roman" w:cs="Calibri"/>
                <w:color w:val="000000"/>
                <w:szCs w:val="20"/>
              </w:rPr>
              <w:t>Failed to read target text/DBF file. File is broken.</w:t>
            </w:r>
          </w:p>
        </w:tc>
      </w:tr>
      <w:tr w:rsidR="00DC3CEA" w:rsidRPr="00184A3A" w14:paraId="7FF89403" w14:textId="77777777" w:rsidTr="00DC3CEA">
        <w:tc>
          <w:tcPr>
            <w:tcW w:w="1530" w:type="dxa"/>
            <w:vAlign w:val="center"/>
          </w:tcPr>
          <w:p w14:paraId="5128FE72" w14:textId="6F0D3501" w:rsidR="00DC3CEA" w:rsidRPr="00184A3A" w:rsidRDefault="00DC3CEA" w:rsidP="00DC3CEA">
            <w:r w:rsidRPr="00DC3CEA">
              <w:rPr>
                <w:rFonts w:eastAsia="Times New Roman" w:cs="Calibri"/>
                <w:color w:val="000000"/>
                <w:szCs w:val="20"/>
              </w:rPr>
              <w:t>S0017</w:t>
            </w:r>
          </w:p>
        </w:tc>
        <w:tc>
          <w:tcPr>
            <w:tcW w:w="1587" w:type="dxa"/>
            <w:vAlign w:val="center"/>
          </w:tcPr>
          <w:p w14:paraId="2CB64C7B" w14:textId="64782C87" w:rsidR="00DC3CEA" w:rsidRPr="00184A3A" w:rsidRDefault="00DC3CEA" w:rsidP="00DC3CEA">
            <w:r w:rsidRPr="00DC3CEA">
              <w:rPr>
                <w:rFonts w:eastAsia="Times New Roman" w:cs="Calibri"/>
                <w:color w:val="000000"/>
                <w:szCs w:val="20"/>
              </w:rPr>
              <w:t>HIGH</w:t>
            </w:r>
          </w:p>
        </w:tc>
        <w:tc>
          <w:tcPr>
            <w:tcW w:w="7465" w:type="dxa"/>
            <w:vAlign w:val="center"/>
          </w:tcPr>
          <w:p w14:paraId="68A0E831" w14:textId="77BC1868" w:rsidR="00DC3CEA" w:rsidRPr="00184A3A" w:rsidRDefault="00DC3CEA" w:rsidP="00DC3CEA">
            <w:r w:rsidRPr="00DC3CEA">
              <w:rPr>
                <w:rFonts w:eastAsia="Times New Roman" w:cs="Calibri"/>
                <w:color w:val="000000"/>
                <w:szCs w:val="20"/>
              </w:rPr>
              <w:t>Failed to establish JDBC connection.</w:t>
            </w:r>
          </w:p>
        </w:tc>
      </w:tr>
    </w:tbl>
    <w:p w14:paraId="7E532CB9" w14:textId="77777777" w:rsidR="00840717" w:rsidRPr="00184A3A" w:rsidRDefault="00840717" w:rsidP="00840717">
      <w:pPr>
        <w:rPr>
          <w:lang w:eastAsia="zh-CN"/>
        </w:rPr>
      </w:pPr>
    </w:p>
    <w:p w14:paraId="57E7BC4D" w14:textId="77777777" w:rsidR="00840717" w:rsidRPr="00184A3A" w:rsidRDefault="00840717" w:rsidP="00840717">
      <w:pPr>
        <w:rPr>
          <w:lang w:eastAsia="zh-CN"/>
        </w:rPr>
      </w:pPr>
    </w:p>
    <w:p w14:paraId="702FC2FE" w14:textId="77777777" w:rsidR="00840717" w:rsidRPr="00184A3A" w:rsidRDefault="00840717" w:rsidP="00840717">
      <w:pPr>
        <w:rPr>
          <w:rFonts w:eastAsiaTheme="majorEastAsia" w:cstheme="majorBidi"/>
          <w:b/>
          <w:bCs/>
          <w:color w:val="4F81BD" w:themeColor="accent1"/>
        </w:rPr>
      </w:pPr>
      <w:r w:rsidRPr="00184A3A">
        <w:br w:type="page"/>
      </w:r>
    </w:p>
    <w:p w14:paraId="73586F20" w14:textId="7076F152" w:rsidR="00840717" w:rsidRPr="00184A3A" w:rsidRDefault="00840717" w:rsidP="00900E50">
      <w:pPr>
        <w:pStyle w:val="Heading3"/>
      </w:pPr>
      <w:r w:rsidRPr="00184A3A">
        <w:lastRenderedPageBreak/>
        <w:t xml:space="preserve">Sales Data EOD (POS - </w:t>
      </w:r>
      <w:r w:rsidR="0041377A">
        <w:t>STG</w:t>
      </w:r>
      <w:r w:rsidRPr="00184A3A">
        <w:t>) Task</w:t>
      </w:r>
    </w:p>
    <w:p w14:paraId="22AC0B59" w14:textId="77777777" w:rsidR="00840717" w:rsidRPr="00184A3A" w:rsidRDefault="00840717" w:rsidP="00E51271">
      <w:pPr>
        <w:pStyle w:val="Heading4"/>
      </w:pPr>
      <w:r w:rsidRPr="00184A3A">
        <w:t>Process/Work Flow</w:t>
      </w:r>
    </w:p>
    <w:p w14:paraId="3D3C1E63" w14:textId="77777777" w:rsidR="00840717" w:rsidRPr="00184A3A" w:rsidRDefault="00840717" w:rsidP="00840717">
      <w:pPr>
        <w:ind w:left="450"/>
        <w:rPr>
          <w:lang w:eastAsia="zh-CN"/>
        </w:rPr>
      </w:pPr>
      <w:r w:rsidRPr="0057159E">
        <w:rPr>
          <w:noProof/>
          <w:lang w:eastAsia="zh-CN"/>
        </w:rPr>
        <w:drawing>
          <wp:inline distT="0" distB="0" distL="0" distR="0" wp14:anchorId="1EF9C03F" wp14:editId="787E02CC">
            <wp:extent cx="4929680" cy="6911439"/>
            <wp:effectExtent l="0" t="0" r="444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4528" cy="6918236"/>
                    </a:xfrm>
                    <a:prstGeom prst="rect">
                      <a:avLst/>
                    </a:prstGeom>
                  </pic:spPr>
                </pic:pic>
              </a:graphicData>
            </a:graphic>
          </wp:inline>
        </w:drawing>
      </w:r>
    </w:p>
    <w:p w14:paraId="0F2E0B67" w14:textId="77777777" w:rsidR="00F40D30" w:rsidRDefault="00F40D30">
      <w:pPr>
        <w:rPr>
          <w:b/>
          <w:u w:val="single"/>
          <w:lang w:eastAsia="zh-CN"/>
        </w:rPr>
      </w:pPr>
      <w:r>
        <w:rPr>
          <w:b/>
          <w:u w:val="single"/>
          <w:lang w:eastAsia="zh-CN"/>
        </w:rPr>
        <w:br w:type="page"/>
      </w:r>
    </w:p>
    <w:p w14:paraId="466699A0" w14:textId="153E396F" w:rsidR="00840717" w:rsidRPr="00184A3A" w:rsidRDefault="00840717" w:rsidP="00DC3CEA">
      <w:pPr>
        <w:rPr>
          <w:b/>
          <w:u w:val="single"/>
          <w:lang w:eastAsia="zh-CN"/>
        </w:rPr>
      </w:pPr>
      <w:r w:rsidRPr="00184A3A">
        <w:rPr>
          <w:b/>
          <w:u w:val="single"/>
          <w:lang w:eastAsia="zh-CN"/>
        </w:rPr>
        <w:lastRenderedPageBreak/>
        <w:t>Job Details</w:t>
      </w:r>
    </w:p>
    <w:p w14:paraId="69206AE9" w14:textId="77777777" w:rsidR="00840717" w:rsidRPr="00184A3A" w:rsidRDefault="00840717" w:rsidP="00DC3CEA">
      <w:pPr>
        <w:jc w:val="both"/>
        <w:rPr>
          <w:lang w:eastAsia="zh-CN"/>
        </w:rPr>
      </w:pPr>
      <w:r w:rsidRPr="00184A3A">
        <w:rPr>
          <w:lang w:eastAsia="zh-CN"/>
        </w:rPr>
        <w:t>The single EOD task job is considered as a single EOD process towards the target poll branch scheme, which is submitted by the EOD scheduler.</w:t>
      </w:r>
    </w:p>
    <w:p w14:paraId="1BB25A0B" w14:textId="77777777" w:rsidR="00840717" w:rsidRPr="00184A3A" w:rsidRDefault="00840717" w:rsidP="00DC3CEA">
      <w:pPr>
        <w:rPr>
          <w:rFonts w:eastAsia="SimSun"/>
          <w:lang w:eastAsia="zh-CN"/>
        </w:rPr>
      </w:pPr>
      <w:r w:rsidRPr="00184A3A">
        <w:rPr>
          <w:lang w:eastAsia="zh-CN"/>
        </w:rPr>
        <w:t>Summarily the task executes in below steps:</w:t>
      </w:r>
    </w:p>
    <w:p w14:paraId="243512F7" w14:textId="24D8655B" w:rsidR="00840717" w:rsidRPr="00184A3A" w:rsidRDefault="00357672" w:rsidP="007E52D2">
      <w:pPr>
        <w:tabs>
          <w:tab w:val="left" w:pos="1260"/>
        </w:tabs>
        <w:ind w:left="1260" w:hanging="900"/>
        <w:jc w:val="both"/>
        <w:rPr>
          <w:lang w:eastAsia="zh-CN"/>
        </w:rPr>
      </w:pPr>
      <w:r>
        <w:rPr>
          <w:lang w:eastAsia="zh-CN"/>
        </w:rPr>
        <w:t>Step 1</w:t>
      </w:r>
      <w:r w:rsidR="00DC3CEA">
        <w:rPr>
          <w:lang w:eastAsia="zh-CN"/>
        </w:rPr>
        <w:t>:</w:t>
      </w:r>
      <w:r w:rsidR="00DC3CEA">
        <w:rPr>
          <w:lang w:eastAsia="zh-CN"/>
        </w:rPr>
        <w:tab/>
      </w:r>
      <w:r w:rsidR="00840717" w:rsidRPr="00184A3A">
        <w:rPr>
          <w:lang w:eastAsia="zh-CN"/>
        </w:rPr>
        <w:t>Firstly, it will update the previous job log’s latest job indicator from ‘Y’ to ‘N’. Onwards newly create scheduler job log is having the status “PROGRESS”. The latest batch indicator for the new record will be marked as “Y”.</w:t>
      </w:r>
    </w:p>
    <w:p w14:paraId="232565B3" w14:textId="13BFCC71" w:rsidR="00840717" w:rsidRPr="00184A3A" w:rsidRDefault="00DC3CEA" w:rsidP="007E52D2">
      <w:pPr>
        <w:tabs>
          <w:tab w:val="left" w:pos="1260"/>
        </w:tabs>
        <w:ind w:left="1260" w:hanging="900"/>
        <w:jc w:val="both"/>
        <w:rPr>
          <w:lang w:eastAsia="zh-CN"/>
        </w:rPr>
      </w:pPr>
      <w:r>
        <w:rPr>
          <w:lang w:eastAsia="zh-CN"/>
        </w:rPr>
        <w:t>Step 2:</w:t>
      </w:r>
      <w:r>
        <w:rPr>
          <w:lang w:eastAsia="zh-CN"/>
        </w:rPr>
        <w:tab/>
      </w:r>
      <w:r w:rsidR="00840717" w:rsidRPr="00184A3A">
        <w:rPr>
          <w:lang w:eastAsia="zh-CN"/>
        </w:rPr>
        <w:t xml:space="preserve">Though the parent scheduler has already </w:t>
      </w:r>
      <w:r w:rsidR="007E52D2">
        <w:rPr>
          <w:lang w:eastAsia="zh-CN"/>
        </w:rPr>
        <w:t>update</w:t>
      </w:r>
      <w:r w:rsidR="00840717" w:rsidRPr="00184A3A">
        <w:rPr>
          <w:lang w:eastAsia="zh-CN"/>
        </w:rPr>
        <w:t xml:space="preserve"> the data source (SQL or file), because this is a separate process, the task will also try to initiate the JDBC connection or try to download the file from target source according to the client type.</w:t>
      </w:r>
    </w:p>
    <w:p w14:paraId="237C2366" w14:textId="72038D83" w:rsidR="00DC2BF6" w:rsidRDefault="00DC3CEA" w:rsidP="007E52D2">
      <w:pPr>
        <w:tabs>
          <w:tab w:val="left" w:pos="1260"/>
        </w:tabs>
        <w:ind w:left="1260" w:hanging="900"/>
        <w:jc w:val="both"/>
        <w:rPr>
          <w:lang w:eastAsia="zh-CN"/>
        </w:rPr>
      </w:pPr>
      <w:r>
        <w:rPr>
          <w:lang w:eastAsia="zh-CN"/>
        </w:rPr>
        <w:t>Step 3:</w:t>
      </w:r>
      <w:r>
        <w:rPr>
          <w:lang w:eastAsia="zh-CN"/>
        </w:rPr>
        <w:tab/>
      </w:r>
      <w:r w:rsidR="007E52D2">
        <w:rPr>
          <w:lang w:eastAsia="zh-CN"/>
        </w:rPr>
        <w:t>If</w:t>
      </w:r>
      <w:r w:rsidR="00840717" w:rsidRPr="00184A3A">
        <w:rPr>
          <w:lang w:eastAsia="zh-CN"/>
        </w:rPr>
        <w:t xml:space="preserve"> the client type is SQL, use the poll scheme info to format the polling SQL statement to processing the polling. If the client type is DBF, copy the file to local source folder, and initiate a JDBC connection upon the file to process. If the client type is text file, also copy the file </w:t>
      </w:r>
      <w:r w:rsidR="00840717" w:rsidRPr="00DC3CEA">
        <w:rPr>
          <w:lang w:eastAsia="zh-CN"/>
        </w:rPr>
        <w:t>to local source folder</w:t>
      </w:r>
      <w:r w:rsidR="00840717" w:rsidRPr="00184A3A">
        <w:rPr>
          <w:lang w:eastAsia="zh-CN"/>
        </w:rPr>
        <w:t xml:space="preserve"> and </w:t>
      </w:r>
      <w:r w:rsidR="00015166">
        <w:rPr>
          <w:lang w:eastAsia="zh-CN"/>
        </w:rPr>
        <w:t xml:space="preserve">the system will </w:t>
      </w:r>
      <w:r w:rsidR="00840717" w:rsidRPr="00184A3A">
        <w:rPr>
          <w:lang w:eastAsia="zh-CN"/>
        </w:rPr>
        <w:t>process</w:t>
      </w:r>
      <w:r w:rsidR="00015166">
        <w:rPr>
          <w:lang w:eastAsia="zh-CN"/>
        </w:rPr>
        <w:t xml:space="preserve"> the source file</w:t>
      </w:r>
      <w:r w:rsidR="00840717" w:rsidRPr="00184A3A">
        <w:rPr>
          <w:lang w:eastAsia="zh-CN"/>
        </w:rPr>
        <w:t>.</w:t>
      </w:r>
      <w:r w:rsidR="00DC2BF6">
        <w:rPr>
          <w:lang w:eastAsia="zh-CN"/>
        </w:rPr>
        <w:t xml:space="preserve"> In this process, the split date process </w:t>
      </w:r>
      <w:r w:rsidR="007E52D2">
        <w:rPr>
          <w:lang w:eastAsia="zh-CN"/>
        </w:rPr>
        <w:t xml:space="preserve">will carry out below </w:t>
      </w:r>
      <w:r w:rsidR="00DC2BF6">
        <w:rPr>
          <w:lang w:eastAsia="zh-CN"/>
        </w:rPr>
        <w:t>check</w:t>
      </w:r>
      <w:r w:rsidR="007E52D2">
        <w:rPr>
          <w:lang w:eastAsia="zh-CN"/>
        </w:rPr>
        <w:t xml:space="preserve">ing and </w:t>
      </w:r>
      <w:r w:rsidR="00DC2BF6">
        <w:rPr>
          <w:lang w:eastAsia="zh-CN"/>
        </w:rPr>
        <w:t>apply to all input data</w:t>
      </w:r>
      <w:r w:rsidR="007E52D2">
        <w:rPr>
          <w:lang w:eastAsia="zh-CN"/>
        </w:rPr>
        <w:t>.</w:t>
      </w:r>
    </w:p>
    <w:p w14:paraId="0CF19493" w14:textId="77777777" w:rsidR="00DC2BF6" w:rsidRPr="0057159E" w:rsidRDefault="00DC2BF6" w:rsidP="0005458D">
      <w:pPr>
        <w:pStyle w:val="TOC1"/>
        <w:numPr>
          <w:ilvl w:val="0"/>
          <w:numId w:val="32"/>
        </w:numPr>
        <w:rPr>
          <w:i/>
          <w:u w:val="single"/>
        </w:rPr>
      </w:pPr>
      <w:r w:rsidRPr="0057159E">
        <w:rPr>
          <w:i/>
          <w:u w:val="single"/>
        </w:rPr>
        <w:t>When record transaction date &lt; last cut-off time, then business date = transaction data - 1</w:t>
      </w:r>
    </w:p>
    <w:p w14:paraId="2ADD70B8" w14:textId="77777777" w:rsidR="00DC2BF6" w:rsidRPr="0057159E" w:rsidRDefault="00DC2BF6" w:rsidP="0005458D">
      <w:pPr>
        <w:pStyle w:val="TOC1"/>
        <w:numPr>
          <w:ilvl w:val="0"/>
          <w:numId w:val="32"/>
        </w:numPr>
        <w:rPr>
          <w:i/>
          <w:u w:val="single"/>
        </w:rPr>
      </w:pPr>
      <w:r w:rsidRPr="0057159E">
        <w:rPr>
          <w:i/>
          <w:u w:val="single"/>
        </w:rPr>
        <w:t>When record transaction date &gt; last cut-off time, then business date = transaction date</w:t>
      </w:r>
    </w:p>
    <w:p w14:paraId="408E3A31" w14:textId="2508C024" w:rsidR="00DC2BF6" w:rsidRPr="0057159E" w:rsidRDefault="00DC2BF6" w:rsidP="007E52D2">
      <w:pPr>
        <w:ind w:left="720" w:firstLine="360"/>
        <w:rPr>
          <w:i/>
          <w:u w:val="single"/>
          <w:lang w:eastAsia="zh-CN"/>
        </w:rPr>
      </w:pPr>
      <w:r w:rsidRPr="0057159E">
        <w:rPr>
          <w:i/>
          <w:u w:val="single"/>
          <w:lang w:eastAsia="zh-CN"/>
        </w:rPr>
        <w:t>Example:</w:t>
      </w:r>
    </w:p>
    <w:tbl>
      <w:tblPr>
        <w:tblStyle w:val="TableGrid"/>
        <w:tblW w:w="0" w:type="auto"/>
        <w:tblInd w:w="1075" w:type="dxa"/>
        <w:tblLook w:val="04A0" w:firstRow="1" w:lastRow="0" w:firstColumn="1" w:lastColumn="0" w:noHBand="0" w:noVBand="1"/>
      </w:tblPr>
      <w:tblGrid>
        <w:gridCol w:w="9715"/>
      </w:tblGrid>
      <w:tr w:rsidR="00DC2BF6" w14:paraId="5A06D4D2" w14:textId="77777777" w:rsidTr="00F715A1">
        <w:tc>
          <w:tcPr>
            <w:tcW w:w="9715" w:type="dxa"/>
          </w:tcPr>
          <w:p w14:paraId="531F5FB8" w14:textId="77777777" w:rsidR="00DC2BF6" w:rsidRPr="00211DF8" w:rsidRDefault="00DC2BF6" w:rsidP="00DC2BF6">
            <w:pPr>
              <w:pStyle w:val="TOC1"/>
            </w:pPr>
            <w:r w:rsidRPr="00211DF8">
              <w:t>EOD records in HIST_ORDER</w:t>
            </w:r>
          </w:p>
          <w:p w14:paraId="75A7F11A" w14:textId="77777777" w:rsidR="00DC2BF6" w:rsidRPr="00211DF8" w:rsidRDefault="00DC2BF6" w:rsidP="00DC2BF6">
            <w:pPr>
              <w:pStyle w:val="TOC1"/>
            </w:pPr>
            <w:r w:rsidRPr="00211DF8">
              <w:t xml:space="preserve">Business Date, </w:t>
            </w:r>
            <w:r>
              <w:rPr>
                <w:rFonts w:cs="Microsoft YaHei"/>
                <w:color w:val="000000"/>
              </w:rPr>
              <w:t>transaction date</w:t>
            </w:r>
          </w:p>
          <w:p w14:paraId="46D97BCA" w14:textId="77777777" w:rsidR="00DC2BF6" w:rsidRPr="00211DF8" w:rsidRDefault="00DC2BF6" w:rsidP="00DC2BF6">
            <w:pPr>
              <w:pStyle w:val="TOC1"/>
            </w:pPr>
            <w:r w:rsidRPr="00211DF8">
              <w:t xml:space="preserve">25-Nov-2016, 25-Nov-2016 09:12 </w:t>
            </w:r>
            <w:r w:rsidRPr="00211DF8">
              <w:sym w:font="Wingdings" w:char="F0E8"/>
            </w:r>
            <w:r w:rsidRPr="00211DF8">
              <w:t xml:space="preserve"> No change</w:t>
            </w:r>
          </w:p>
          <w:p w14:paraId="206ECC47" w14:textId="77777777" w:rsidR="00DC2BF6" w:rsidRPr="00211DF8" w:rsidRDefault="00DC2BF6" w:rsidP="00DC2BF6">
            <w:pPr>
              <w:pStyle w:val="TOC1"/>
            </w:pPr>
            <w:r w:rsidRPr="00211DF8">
              <w:t xml:space="preserve">25-Nov-2016, 25-Nov-2016 04:11 </w:t>
            </w:r>
            <w:r w:rsidRPr="00211DF8">
              <w:sym w:font="Wingdings" w:char="F0E8"/>
            </w:r>
            <w:r w:rsidRPr="00211DF8">
              <w:t xml:space="preserve"> No change</w:t>
            </w:r>
          </w:p>
          <w:p w14:paraId="559F75BE" w14:textId="77777777" w:rsidR="00DC2BF6" w:rsidRPr="00211DF8" w:rsidRDefault="00DC2BF6" w:rsidP="00DC2BF6">
            <w:pPr>
              <w:pStyle w:val="TOC1"/>
            </w:pPr>
            <w:r w:rsidRPr="00211DF8">
              <w:t>------ Cut off Time (04:00) ---------</w:t>
            </w:r>
          </w:p>
          <w:p w14:paraId="6174CB78" w14:textId="77777777" w:rsidR="00DC2BF6" w:rsidRPr="00211DF8" w:rsidRDefault="00DC2BF6" w:rsidP="00DC2BF6">
            <w:pPr>
              <w:pStyle w:val="TOC1"/>
            </w:pPr>
            <w:r>
              <w:t xml:space="preserve">Case 1: </w:t>
            </w:r>
            <w:r w:rsidRPr="00211DF8">
              <w:t xml:space="preserve">25-Nov-2016, 25-Nov-2016 02:12 </w:t>
            </w:r>
            <w:r w:rsidRPr="00211DF8">
              <w:sym w:font="Wingdings" w:char="F0E8"/>
            </w:r>
            <w:r w:rsidRPr="00211DF8">
              <w:t xml:space="preserve"> </w:t>
            </w:r>
            <w:r>
              <w:t>Business date c</w:t>
            </w:r>
            <w:r w:rsidRPr="00211DF8">
              <w:t>hange</w:t>
            </w:r>
            <w:r>
              <w:t>s</w:t>
            </w:r>
            <w:r w:rsidRPr="00211DF8">
              <w:t xml:space="preserve"> to 24-Nov-2016</w:t>
            </w:r>
          </w:p>
          <w:p w14:paraId="58AEA571" w14:textId="77777777" w:rsidR="00DC2BF6" w:rsidRPr="00211DF8" w:rsidRDefault="00DC2BF6" w:rsidP="00DC2BF6">
            <w:pPr>
              <w:pStyle w:val="TOC1"/>
            </w:pPr>
            <w:r>
              <w:t>Case 2: 25-Nov-2016, 25</w:t>
            </w:r>
            <w:r w:rsidRPr="00211DF8">
              <w:t xml:space="preserve">-Nov-2016 06:33 </w:t>
            </w:r>
            <w:r w:rsidRPr="00211DF8">
              <w:sym w:font="Wingdings" w:char="F0E8"/>
            </w:r>
            <w:r w:rsidRPr="00211DF8">
              <w:t xml:space="preserve"> </w:t>
            </w:r>
            <w:r>
              <w:t>Business date c</w:t>
            </w:r>
            <w:r w:rsidRPr="00211DF8">
              <w:t>hange</w:t>
            </w:r>
            <w:r>
              <w:t>s</w:t>
            </w:r>
            <w:r w:rsidRPr="00211DF8">
              <w:t xml:space="preserve"> to 2</w:t>
            </w:r>
            <w:r>
              <w:t>5</w:t>
            </w:r>
            <w:r w:rsidRPr="00211DF8">
              <w:t>-Nov-2016</w:t>
            </w:r>
          </w:p>
          <w:p w14:paraId="1856EE76" w14:textId="3F0DBAA4" w:rsidR="00DC2BF6" w:rsidRDefault="00DC2BF6" w:rsidP="00DC2BF6">
            <w:pPr>
              <w:rPr>
                <w:lang w:eastAsia="zh-CN"/>
              </w:rPr>
            </w:pPr>
            <w:r>
              <w:rPr>
                <w:sz w:val="21"/>
                <w:szCs w:val="20"/>
              </w:rPr>
              <w:t xml:space="preserve">Case 3: </w:t>
            </w:r>
            <w:r w:rsidRPr="00211DF8">
              <w:rPr>
                <w:sz w:val="21"/>
                <w:szCs w:val="20"/>
              </w:rPr>
              <w:t xml:space="preserve">25-Nov-2016, 24-Nov-2016 03:33 </w:t>
            </w:r>
            <w:r w:rsidRPr="00211DF8">
              <w:rPr>
                <w:sz w:val="21"/>
                <w:szCs w:val="20"/>
              </w:rPr>
              <w:sym w:font="Wingdings" w:char="F0E8"/>
            </w:r>
            <w:r w:rsidRPr="00211DF8">
              <w:rPr>
                <w:sz w:val="21"/>
                <w:szCs w:val="20"/>
              </w:rPr>
              <w:t xml:space="preserve"> </w:t>
            </w:r>
            <w:r>
              <w:rPr>
                <w:sz w:val="21"/>
                <w:szCs w:val="20"/>
              </w:rPr>
              <w:t>Business date c</w:t>
            </w:r>
            <w:r w:rsidRPr="00211DF8">
              <w:rPr>
                <w:sz w:val="21"/>
                <w:szCs w:val="20"/>
              </w:rPr>
              <w:t>hange</w:t>
            </w:r>
            <w:r>
              <w:rPr>
                <w:sz w:val="21"/>
                <w:szCs w:val="20"/>
              </w:rPr>
              <w:t>s</w:t>
            </w:r>
            <w:r w:rsidRPr="00211DF8">
              <w:rPr>
                <w:sz w:val="21"/>
                <w:szCs w:val="20"/>
              </w:rPr>
              <w:t xml:space="preserve"> to 23-Nov-2016</w:t>
            </w:r>
          </w:p>
        </w:tc>
        <w:bookmarkStart w:id="78" w:name="_GoBack"/>
        <w:bookmarkEnd w:id="78"/>
      </w:tr>
    </w:tbl>
    <w:p w14:paraId="5BBFEAAF" w14:textId="77777777" w:rsidR="00DC2BF6" w:rsidRDefault="00DC2BF6" w:rsidP="0057159E">
      <w:pPr>
        <w:ind w:left="360" w:firstLine="360"/>
        <w:rPr>
          <w:lang w:eastAsia="zh-CN"/>
        </w:rPr>
      </w:pPr>
    </w:p>
    <w:p w14:paraId="66B7513D" w14:textId="05BA1E0C" w:rsidR="00840717" w:rsidRPr="00184A3A" w:rsidRDefault="007E52D2" w:rsidP="007E52D2">
      <w:pPr>
        <w:tabs>
          <w:tab w:val="left" w:pos="1260"/>
        </w:tabs>
        <w:ind w:left="1260" w:hanging="900"/>
        <w:jc w:val="both"/>
        <w:rPr>
          <w:lang w:eastAsia="zh-CN"/>
        </w:rPr>
      </w:pPr>
      <w:r>
        <w:rPr>
          <w:lang w:eastAsia="zh-CN"/>
        </w:rPr>
        <w:t>Step 4:</w:t>
      </w:r>
      <w:r>
        <w:rPr>
          <w:lang w:eastAsia="zh-CN"/>
        </w:rPr>
        <w:tab/>
      </w:r>
      <w:r w:rsidR="00840717" w:rsidRPr="00184A3A">
        <w:rPr>
          <w:lang w:eastAsia="zh-CN"/>
        </w:rPr>
        <w:t xml:space="preserve">After the polling SQL </w:t>
      </w:r>
      <w:proofErr w:type="gramStart"/>
      <w:r w:rsidR="00840717" w:rsidRPr="00184A3A">
        <w:rPr>
          <w:lang w:eastAsia="zh-CN"/>
        </w:rPr>
        <w:t>is successfully executed</w:t>
      </w:r>
      <w:proofErr w:type="gramEnd"/>
      <w:r w:rsidR="00840717" w:rsidRPr="00184A3A">
        <w:rPr>
          <w:lang w:eastAsia="zh-CN"/>
        </w:rPr>
        <w:t>, a check sum will check upon the processed record upon the total record counts</w:t>
      </w:r>
    </w:p>
    <w:p w14:paraId="21B47C62" w14:textId="6084098D" w:rsidR="00840717" w:rsidRPr="00184A3A" w:rsidRDefault="007E52D2" w:rsidP="007E52D2">
      <w:pPr>
        <w:tabs>
          <w:tab w:val="left" w:pos="1260"/>
        </w:tabs>
        <w:ind w:left="1260" w:hanging="900"/>
        <w:jc w:val="both"/>
        <w:rPr>
          <w:lang w:eastAsia="zh-CN"/>
        </w:rPr>
      </w:pPr>
      <w:r>
        <w:rPr>
          <w:lang w:eastAsia="zh-CN"/>
        </w:rPr>
        <w:t>Step 5:</w:t>
      </w:r>
      <w:r>
        <w:rPr>
          <w:lang w:eastAsia="zh-CN"/>
        </w:rPr>
        <w:tab/>
      </w:r>
      <w:r w:rsidR="00840717" w:rsidRPr="00184A3A">
        <w:rPr>
          <w:lang w:eastAsia="zh-CN"/>
        </w:rPr>
        <w:t>Upon any errors in the task submission and cannot be resolved (e.g. by retry). The job will abort and keep the job status to reflect the problematic stage “FAILED”. If the processing source is file-based, move the file to error folder.</w:t>
      </w:r>
    </w:p>
    <w:p w14:paraId="241492AC" w14:textId="5CE885E4" w:rsidR="00840717" w:rsidRDefault="007E52D2" w:rsidP="007E52D2">
      <w:pPr>
        <w:tabs>
          <w:tab w:val="left" w:pos="1260"/>
        </w:tabs>
        <w:ind w:left="1260" w:hanging="900"/>
        <w:jc w:val="both"/>
        <w:rPr>
          <w:lang w:eastAsia="zh-CN"/>
        </w:rPr>
      </w:pPr>
      <w:r>
        <w:rPr>
          <w:lang w:eastAsia="zh-CN"/>
        </w:rPr>
        <w:t>Step 6:</w:t>
      </w:r>
      <w:r w:rsidR="00840717" w:rsidRPr="00184A3A">
        <w:rPr>
          <w:lang w:eastAsia="zh-CN"/>
        </w:rPr>
        <w:t xml:space="preserve"> </w:t>
      </w:r>
      <w:r>
        <w:rPr>
          <w:lang w:eastAsia="zh-CN"/>
        </w:rPr>
        <w:tab/>
      </w:r>
      <w:r w:rsidR="00840717" w:rsidRPr="00184A3A">
        <w:rPr>
          <w:lang w:eastAsia="zh-CN"/>
        </w:rPr>
        <w:t xml:space="preserve">If all steps of the task successfully submitted, the task </w:t>
      </w:r>
      <w:proofErr w:type="gramStart"/>
      <w:r>
        <w:rPr>
          <w:lang w:eastAsia="zh-CN"/>
        </w:rPr>
        <w:t>will be</w:t>
      </w:r>
      <w:r w:rsidR="00840717" w:rsidRPr="00184A3A">
        <w:rPr>
          <w:lang w:eastAsia="zh-CN"/>
        </w:rPr>
        <w:t xml:space="preserve"> regarded</w:t>
      </w:r>
      <w:proofErr w:type="gramEnd"/>
      <w:r w:rsidR="00840717" w:rsidRPr="00184A3A">
        <w:rPr>
          <w:lang w:eastAsia="zh-CN"/>
        </w:rPr>
        <w:t xml:space="preserve"> as complete</w:t>
      </w:r>
      <w:r>
        <w:rPr>
          <w:lang w:eastAsia="zh-CN"/>
        </w:rPr>
        <w:t>d</w:t>
      </w:r>
      <w:r w:rsidR="00840717" w:rsidRPr="00184A3A">
        <w:rPr>
          <w:lang w:eastAsia="zh-CN"/>
        </w:rPr>
        <w:t xml:space="preserve"> and </w:t>
      </w:r>
      <w:r>
        <w:rPr>
          <w:lang w:eastAsia="zh-CN"/>
        </w:rPr>
        <w:t xml:space="preserve">it will </w:t>
      </w:r>
      <w:r w:rsidR="00840717" w:rsidRPr="00184A3A">
        <w:rPr>
          <w:lang w:eastAsia="zh-CN"/>
        </w:rPr>
        <w:t xml:space="preserve">update the job status to “COMPLETE” with a record number of schemes processed. If the processing source is file-based, move the file to backup folder. At the end of the successful completion process, the task will change the poll scheme’s direction to </w:t>
      </w:r>
      <w:r w:rsidR="00840717" w:rsidRPr="0057159E">
        <w:rPr>
          <w:lang w:eastAsia="zh-CN"/>
        </w:rPr>
        <w:t xml:space="preserve">“STG_TO_EDW” and </w:t>
      </w:r>
      <w:r w:rsidR="00840717" w:rsidRPr="00184A3A">
        <w:rPr>
          <w:lang w:eastAsia="zh-CN"/>
        </w:rPr>
        <w:t>submit a new task upon it.</w:t>
      </w:r>
    </w:p>
    <w:p w14:paraId="7AC5B9CF" w14:textId="77777777" w:rsidR="007E52D2" w:rsidRPr="0057159E" w:rsidRDefault="007E52D2" w:rsidP="007E52D2">
      <w:pPr>
        <w:tabs>
          <w:tab w:val="left" w:pos="1260"/>
        </w:tabs>
        <w:ind w:left="1260" w:hanging="900"/>
        <w:jc w:val="both"/>
        <w:rPr>
          <w:lang w:eastAsia="zh-CN"/>
        </w:rPr>
      </w:pP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840717" w:rsidRPr="00184A3A" w14:paraId="66A3A64C" w14:textId="77777777" w:rsidTr="0098195F">
        <w:tc>
          <w:tcPr>
            <w:tcW w:w="2428" w:type="dxa"/>
            <w:shd w:val="clear" w:color="auto" w:fill="C6D9F1" w:themeFill="text2" w:themeFillTint="33"/>
          </w:tcPr>
          <w:p w14:paraId="444B8682" w14:textId="77777777" w:rsidR="00840717" w:rsidRPr="00184A3A" w:rsidRDefault="00840717" w:rsidP="0098195F">
            <w:pPr>
              <w:pStyle w:val="BodyText"/>
              <w:rPr>
                <w:b/>
              </w:rPr>
            </w:pPr>
            <w:r w:rsidRPr="00184A3A">
              <w:rPr>
                <w:b/>
              </w:rPr>
              <w:lastRenderedPageBreak/>
              <w:t>Job Name</w:t>
            </w:r>
          </w:p>
        </w:tc>
        <w:tc>
          <w:tcPr>
            <w:tcW w:w="1925" w:type="dxa"/>
            <w:shd w:val="clear" w:color="auto" w:fill="C6D9F1" w:themeFill="text2" w:themeFillTint="33"/>
          </w:tcPr>
          <w:p w14:paraId="207401A5" w14:textId="77777777" w:rsidR="00840717" w:rsidRPr="00184A3A" w:rsidRDefault="00840717" w:rsidP="0098195F">
            <w:pPr>
              <w:pStyle w:val="BodyText"/>
              <w:rPr>
                <w:b/>
              </w:rPr>
            </w:pPr>
            <w:r w:rsidRPr="00184A3A">
              <w:rPr>
                <w:b/>
              </w:rPr>
              <w:t>Status</w:t>
            </w:r>
          </w:p>
        </w:tc>
        <w:tc>
          <w:tcPr>
            <w:tcW w:w="5588" w:type="dxa"/>
            <w:shd w:val="clear" w:color="auto" w:fill="C6D9F1" w:themeFill="text2" w:themeFillTint="33"/>
          </w:tcPr>
          <w:p w14:paraId="1D6FD74F" w14:textId="77777777" w:rsidR="00840717" w:rsidRPr="00184A3A" w:rsidRDefault="00840717" w:rsidP="0098195F">
            <w:pPr>
              <w:pStyle w:val="BodyText"/>
              <w:rPr>
                <w:b/>
              </w:rPr>
            </w:pPr>
            <w:r w:rsidRPr="00184A3A">
              <w:rPr>
                <w:b/>
              </w:rPr>
              <w:t>Description</w:t>
            </w:r>
          </w:p>
        </w:tc>
      </w:tr>
      <w:tr w:rsidR="00840717" w:rsidRPr="00184A3A" w14:paraId="5B6A14B1" w14:textId="77777777" w:rsidTr="0098195F">
        <w:tc>
          <w:tcPr>
            <w:tcW w:w="2428" w:type="dxa"/>
          </w:tcPr>
          <w:p w14:paraId="2F2F9F15" w14:textId="05C51D26" w:rsidR="00840717" w:rsidRPr="00184A3A" w:rsidRDefault="00840717" w:rsidP="0098195F">
            <w:pPr>
              <w:pStyle w:val="BodyText"/>
            </w:pPr>
            <w:r w:rsidRPr="00184A3A">
              <w:t>Sales EOD Polling</w:t>
            </w:r>
            <w:r w:rsidR="005624DF">
              <w:t xml:space="preserve"> (POS-STG)</w:t>
            </w:r>
            <w:r w:rsidRPr="00184A3A">
              <w:t xml:space="preserve"> Task</w:t>
            </w:r>
          </w:p>
        </w:tc>
        <w:tc>
          <w:tcPr>
            <w:tcW w:w="1925" w:type="dxa"/>
          </w:tcPr>
          <w:p w14:paraId="50F6AA91" w14:textId="77777777" w:rsidR="00840717" w:rsidRPr="00184A3A" w:rsidRDefault="00840717" w:rsidP="0098195F">
            <w:pPr>
              <w:pStyle w:val="BodyText"/>
            </w:pPr>
            <w:r w:rsidRPr="00184A3A">
              <w:t>“PROGRESS”</w:t>
            </w:r>
          </w:p>
          <w:p w14:paraId="21FA5086" w14:textId="77777777" w:rsidR="00840717" w:rsidRPr="00184A3A" w:rsidRDefault="00840717" w:rsidP="0098195F">
            <w:pPr>
              <w:pStyle w:val="BodyText"/>
            </w:pPr>
            <w:r w:rsidRPr="00184A3A">
              <w:t xml:space="preserve"> “FAILED”</w:t>
            </w:r>
          </w:p>
          <w:p w14:paraId="1AEFE1F9" w14:textId="77777777" w:rsidR="00840717" w:rsidRPr="00184A3A" w:rsidRDefault="00840717" w:rsidP="0098195F">
            <w:pPr>
              <w:pStyle w:val="BodyText"/>
            </w:pPr>
            <w:r w:rsidRPr="00184A3A">
              <w:t>“COMPLETE”</w:t>
            </w:r>
          </w:p>
        </w:tc>
        <w:tc>
          <w:tcPr>
            <w:tcW w:w="5588" w:type="dxa"/>
          </w:tcPr>
          <w:p w14:paraId="7FBCD742" w14:textId="77777777" w:rsidR="00840717" w:rsidRPr="00184A3A" w:rsidRDefault="00840717" w:rsidP="0098195F">
            <w:pPr>
              <w:pStyle w:val="BodyText"/>
            </w:pPr>
            <w:r w:rsidRPr="00184A3A">
              <w:t xml:space="preserve"> “PROGRESS” when task is submitted and successfully insert log into DB.</w:t>
            </w:r>
          </w:p>
          <w:p w14:paraId="0A9AFBF6" w14:textId="77777777" w:rsidR="00840717" w:rsidRPr="00184A3A" w:rsidRDefault="00840717" w:rsidP="0098195F">
            <w:pPr>
              <w:pStyle w:val="BodyText"/>
            </w:pPr>
            <w:r w:rsidRPr="00184A3A">
              <w:t xml:space="preserve"> “FAILED” when encounter errors processing the source and the poll branch scheme.</w:t>
            </w:r>
          </w:p>
          <w:p w14:paraId="76C0BEF1" w14:textId="0E763768" w:rsidR="00840717" w:rsidRPr="00184A3A" w:rsidRDefault="00840717" w:rsidP="0098195F">
            <w:pPr>
              <w:pStyle w:val="BodyText"/>
            </w:pPr>
            <w:r w:rsidRPr="00184A3A">
              <w:t>“COMPLETE” when the</w:t>
            </w:r>
            <w:r w:rsidR="007E52D2">
              <w:t xml:space="preserve"> task</w:t>
            </w:r>
            <w:r w:rsidRPr="00184A3A">
              <w:t xml:space="preserve"> completes the polling data against the target branch schemes without any errors.</w:t>
            </w:r>
          </w:p>
        </w:tc>
      </w:tr>
    </w:tbl>
    <w:p w14:paraId="0FA8AEEF" w14:textId="77777777" w:rsidR="00840717" w:rsidRPr="00184A3A" w:rsidRDefault="00840717" w:rsidP="00840717">
      <w:pPr>
        <w:rPr>
          <w:lang w:eastAsia="zh-CN"/>
        </w:rPr>
      </w:pPr>
    </w:p>
    <w:p w14:paraId="554BB820" w14:textId="77777777" w:rsidR="00840717" w:rsidRPr="00184A3A" w:rsidRDefault="00840717" w:rsidP="00840717">
      <w:pPr>
        <w:ind w:left="360"/>
        <w:rPr>
          <w:b/>
          <w:u w:val="single"/>
          <w:lang w:eastAsia="zh-CN"/>
        </w:rPr>
      </w:pPr>
      <w:r w:rsidRPr="00184A3A">
        <w:rPr>
          <w:b/>
          <w:u w:val="single"/>
          <w:lang w:eastAsia="zh-CN"/>
        </w:rPr>
        <w:t>Logging</w:t>
      </w:r>
    </w:p>
    <w:p w14:paraId="54E39165" w14:textId="77777777" w:rsidR="00840717" w:rsidRPr="00184A3A" w:rsidRDefault="00840717" w:rsidP="007E52D2">
      <w:pPr>
        <w:spacing w:after="0"/>
        <w:ind w:left="360"/>
        <w:rPr>
          <w:lang w:eastAsia="zh-CN"/>
        </w:rPr>
      </w:pPr>
      <w:r w:rsidRPr="00184A3A">
        <w:rPr>
          <w:lang w:eastAsia="zh-CN"/>
        </w:rPr>
        <w:t>Log directory: /repos/</w:t>
      </w:r>
      <w:proofErr w:type="spellStart"/>
      <w:r w:rsidRPr="00184A3A">
        <w:rPr>
          <w:lang w:eastAsia="zh-CN"/>
        </w:rPr>
        <w:t>esb</w:t>
      </w:r>
      <w:proofErr w:type="spellEnd"/>
      <w:r w:rsidRPr="00184A3A">
        <w:rPr>
          <w:lang w:eastAsia="zh-CN"/>
        </w:rPr>
        <w:t>/polling/log/sales_eod_yyyymmdd.log</w:t>
      </w:r>
    </w:p>
    <w:p w14:paraId="394DAD81" w14:textId="77777777" w:rsidR="00840717" w:rsidRPr="00184A3A" w:rsidRDefault="00840717" w:rsidP="007E52D2">
      <w:pPr>
        <w:spacing w:after="0"/>
        <w:ind w:left="360"/>
        <w:rPr>
          <w:lang w:eastAsia="zh-CN"/>
        </w:rPr>
      </w:pPr>
      <w:r w:rsidRPr="00184A3A">
        <w:rPr>
          <w:lang w:eastAsia="zh-CN"/>
        </w:rPr>
        <w:t xml:space="preserve">Upon each </w:t>
      </w:r>
      <w:proofErr w:type="gramStart"/>
      <w:r w:rsidRPr="00184A3A">
        <w:rPr>
          <w:lang w:eastAsia="zh-CN"/>
        </w:rPr>
        <w:t>EOD</w:t>
      </w:r>
      <w:proofErr w:type="gramEnd"/>
      <w:r w:rsidRPr="00184A3A">
        <w:rPr>
          <w:lang w:eastAsia="zh-CN"/>
        </w:rPr>
        <w:t xml:space="preserve"> task submission: the scheme info will be written into follow format:</w:t>
      </w:r>
    </w:p>
    <w:p w14:paraId="2DED00D6" w14:textId="77777777" w:rsidR="007E52D2" w:rsidRDefault="007E52D2" w:rsidP="00840717">
      <w:pPr>
        <w:ind w:left="360"/>
        <w:rPr>
          <w:b/>
          <w:u w:val="single"/>
          <w:lang w:eastAsia="zh-CN"/>
        </w:rPr>
      </w:pPr>
    </w:p>
    <w:p w14:paraId="7405F139" w14:textId="77777777" w:rsidR="00840717" w:rsidRPr="007E52D2" w:rsidRDefault="00840717" w:rsidP="00840717">
      <w:pPr>
        <w:ind w:left="360"/>
        <w:rPr>
          <w:b/>
          <w:u w:val="single"/>
          <w:lang w:eastAsia="zh-CN"/>
        </w:rPr>
      </w:pPr>
      <w:r w:rsidRPr="007E52D2">
        <w:rPr>
          <w:b/>
          <w:u w:val="single"/>
          <w:lang w:eastAsia="zh-CN"/>
        </w:rPr>
        <w:t xml:space="preserve">File System </w:t>
      </w:r>
    </w:p>
    <w:p w14:paraId="2303FCDD" w14:textId="1C1F4A0E" w:rsidR="00840717" w:rsidRPr="007E52D2" w:rsidRDefault="00840717" w:rsidP="00840717">
      <w:pPr>
        <w:spacing w:after="0" w:line="240" w:lineRule="auto"/>
        <w:ind w:left="360"/>
        <w:rPr>
          <w:lang w:eastAsia="zh-CN"/>
        </w:rPr>
      </w:pPr>
      <w:r w:rsidRPr="007E52D2">
        <w:rPr>
          <w:lang w:eastAsia="zh-CN"/>
        </w:rPr>
        <w:t>/repos/</w:t>
      </w:r>
      <w:proofErr w:type="spellStart"/>
      <w:r w:rsidRPr="007E52D2">
        <w:rPr>
          <w:lang w:eastAsia="zh-CN"/>
        </w:rPr>
        <w:t>esb</w:t>
      </w:r>
      <w:proofErr w:type="spellEnd"/>
      <w:r w:rsidRPr="007E52D2">
        <w:rPr>
          <w:lang w:eastAsia="zh-CN"/>
        </w:rPr>
        <w:t>/polling/input/dbf/source</w:t>
      </w:r>
      <w:proofErr w:type="gramStart"/>
      <w:r w:rsidRPr="007E52D2">
        <w:rPr>
          <w:lang w:eastAsia="zh-CN"/>
        </w:rPr>
        <w:t>/</w:t>
      </w:r>
      <w:r w:rsidR="002716CD" w:rsidRPr="007E52D2">
        <w:rPr>
          <w:lang w:eastAsia="zh-CN"/>
        </w:rPr>
        <w:t>[</w:t>
      </w:r>
      <w:proofErr w:type="spellStart"/>
      <w:proofErr w:type="gramEnd"/>
      <w:r w:rsidR="002716CD" w:rsidRPr="007E52D2">
        <w:rPr>
          <w:lang w:eastAsia="zh-CN"/>
        </w:rPr>
        <w:t>orginal</w:t>
      </w:r>
      <w:proofErr w:type="spellEnd"/>
      <w:r w:rsidR="002716CD" w:rsidRPr="007E52D2">
        <w:rPr>
          <w:lang w:eastAsia="zh-CN"/>
        </w:rPr>
        <w:t xml:space="preserve"> file name]</w:t>
      </w:r>
      <w:r w:rsidRPr="007E52D2">
        <w:rPr>
          <w:lang w:eastAsia="zh-CN"/>
        </w:rPr>
        <w:t>.d</w:t>
      </w:r>
      <w:r w:rsidR="002716CD" w:rsidRPr="007E52D2">
        <w:rPr>
          <w:lang w:eastAsia="zh-CN"/>
        </w:rPr>
        <w:t>bf</w:t>
      </w:r>
    </w:p>
    <w:p w14:paraId="6B086627" w14:textId="0A6A2909" w:rsidR="00840717" w:rsidRPr="007E52D2" w:rsidRDefault="00840717" w:rsidP="00840717">
      <w:pPr>
        <w:spacing w:after="0" w:line="240" w:lineRule="auto"/>
        <w:ind w:left="360"/>
        <w:rPr>
          <w:lang w:eastAsia="zh-CN"/>
        </w:rPr>
      </w:pPr>
      <w:r w:rsidRPr="007E52D2">
        <w:rPr>
          <w:lang w:eastAsia="zh-CN"/>
        </w:rPr>
        <w:t>/repos/</w:t>
      </w:r>
      <w:proofErr w:type="spellStart"/>
      <w:r w:rsidRPr="007E52D2">
        <w:rPr>
          <w:lang w:eastAsia="zh-CN"/>
        </w:rPr>
        <w:t>esb</w:t>
      </w:r>
      <w:proofErr w:type="spellEnd"/>
      <w:r w:rsidRPr="007E52D2">
        <w:rPr>
          <w:lang w:eastAsia="zh-CN"/>
        </w:rPr>
        <w:t>/polling /input/dbf/backup/</w:t>
      </w:r>
      <w:proofErr w:type="spellStart"/>
      <w:r w:rsidRPr="007E52D2">
        <w:rPr>
          <w:lang w:eastAsia="zh-CN"/>
        </w:rPr>
        <w:t>eod</w:t>
      </w:r>
      <w:proofErr w:type="spellEnd"/>
      <w:proofErr w:type="gramStart"/>
      <w:r w:rsidRPr="007E52D2">
        <w:rPr>
          <w:lang w:eastAsia="zh-CN"/>
        </w:rPr>
        <w:t>_</w:t>
      </w:r>
      <w:r w:rsidR="002716CD" w:rsidRPr="007E52D2">
        <w:rPr>
          <w:lang w:eastAsia="zh-CN"/>
        </w:rPr>
        <w:t>[</w:t>
      </w:r>
      <w:proofErr w:type="spellStart"/>
      <w:proofErr w:type="gramEnd"/>
      <w:r w:rsidR="002716CD" w:rsidRPr="007E52D2">
        <w:rPr>
          <w:lang w:eastAsia="zh-CN"/>
        </w:rPr>
        <w:t>orginal</w:t>
      </w:r>
      <w:proofErr w:type="spellEnd"/>
      <w:r w:rsidR="002716CD" w:rsidRPr="007E52D2">
        <w:rPr>
          <w:lang w:eastAsia="zh-CN"/>
        </w:rPr>
        <w:t xml:space="preserve"> file name]</w:t>
      </w:r>
      <w:r w:rsidRPr="007E52D2">
        <w:rPr>
          <w:lang w:eastAsia="zh-CN"/>
        </w:rPr>
        <w:t>_yyyymmddhh24miss.d</w:t>
      </w:r>
      <w:r w:rsidR="002716CD" w:rsidRPr="007E52D2">
        <w:rPr>
          <w:lang w:eastAsia="zh-CN"/>
        </w:rPr>
        <w:t>bf</w:t>
      </w:r>
    </w:p>
    <w:p w14:paraId="3C43C507" w14:textId="27BC944E" w:rsidR="00840717" w:rsidRPr="007E52D2" w:rsidRDefault="00840717" w:rsidP="00840717">
      <w:pPr>
        <w:spacing w:after="0" w:line="240" w:lineRule="auto"/>
        <w:ind w:left="360"/>
        <w:rPr>
          <w:lang w:eastAsia="zh-CN"/>
        </w:rPr>
      </w:pPr>
      <w:r w:rsidRPr="007E52D2">
        <w:rPr>
          <w:lang w:eastAsia="zh-CN"/>
        </w:rPr>
        <w:t>/repos/</w:t>
      </w:r>
      <w:proofErr w:type="spellStart"/>
      <w:r w:rsidRPr="007E52D2">
        <w:rPr>
          <w:lang w:eastAsia="zh-CN"/>
        </w:rPr>
        <w:t>esb</w:t>
      </w:r>
      <w:proofErr w:type="spellEnd"/>
      <w:r w:rsidRPr="007E52D2">
        <w:rPr>
          <w:lang w:eastAsia="zh-CN"/>
        </w:rPr>
        <w:t>/polling/input/dbf/error/</w:t>
      </w:r>
      <w:proofErr w:type="spellStart"/>
      <w:r w:rsidRPr="007E52D2">
        <w:rPr>
          <w:lang w:eastAsia="zh-CN"/>
        </w:rPr>
        <w:t>eod</w:t>
      </w:r>
      <w:proofErr w:type="spellEnd"/>
      <w:proofErr w:type="gramStart"/>
      <w:r w:rsidRPr="007E52D2">
        <w:rPr>
          <w:lang w:eastAsia="zh-CN"/>
        </w:rPr>
        <w:t>_</w:t>
      </w:r>
      <w:r w:rsidR="002716CD" w:rsidRPr="007E52D2">
        <w:rPr>
          <w:lang w:eastAsia="zh-CN"/>
        </w:rPr>
        <w:t>[</w:t>
      </w:r>
      <w:proofErr w:type="spellStart"/>
      <w:proofErr w:type="gramEnd"/>
      <w:r w:rsidR="002716CD" w:rsidRPr="007E52D2">
        <w:rPr>
          <w:lang w:eastAsia="zh-CN"/>
        </w:rPr>
        <w:t>orginal</w:t>
      </w:r>
      <w:proofErr w:type="spellEnd"/>
      <w:r w:rsidR="002716CD" w:rsidRPr="007E52D2">
        <w:rPr>
          <w:lang w:eastAsia="zh-CN"/>
        </w:rPr>
        <w:t xml:space="preserve"> file name]</w:t>
      </w:r>
      <w:r w:rsidRPr="007E52D2">
        <w:rPr>
          <w:lang w:eastAsia="zh-CN"/>
        </w:rPr>
        <w:t>_yyyymmddhh24miss.d</w:t>
      </w:r>
      <w:r w:rsidR="002716CD" w:rsidRPr="007E52D2">
        <w:rPr>
          <w:lang w:eastAsia="zh-CN"/>
        </w:rPr>
        <w:t>bf</w:t>
      </w:r>
    </w:p>
    <w:p w14:paraId="0EEA75E3" w14:textId="41A0D12A" w:rsidR="00840717" w:rsidRPr="007E52D2" w:rsidRDefault="00840717" w:rsidP="00840717">
      <w:pPr>
        <w:spacing w:after="0" w:line="240" w:lineRule="auto"/>
        <w:ind w:left="360"/>
        <w:rPr>
          <w:lang w:eastAsia="zh-CN"/>
        </w:rPr>
      </w:pPr>
      <w:r w:rsidRPr="007E52D2">
        <w:rPr>
          <w:lang w:eastAsia="zh-CN"/>
        </w:rPr>
        <w:t>/repos/</w:t>
      </w:r>
      <w:proofErr w:type="spellStart"/>
      <w:r w:rsidRPr="007E52D2">
        <w:rPr>
          <w:lang w:eastAsia="zh-CN"/>
        </w:rPr>
        <w:t>esb</w:t>
      </w:r>
      <w:proofErr w:type="spellEnd"/>
      <w:r w:rsidRPr="007E52D2">
        <w:rPr>
          <w:lang w:eastAsia="zh-CN"/>
        </w:rPr>
        <w:t>/polling/input/text/source</w:t>
      </w:r>
      <w:proofErr w:type="gramStart"/>
      <w:r w:rsidRPr="007E52D2">
        <w:rPr>
          <w:lang w:eastAsia="zh-CN"/>
        </w:rPr>
        <w:t>/</w:t>
      </w:r>
      <w:r w:rsidR="002716CD" w:rsidRPr="007E52D2">
        <w:rPr>
          <w:lang w:eastAsia="zh-CN"/>
        </w:rPr>
        <w:t>[</w:t>
      </w:r>
      <w:proofErr w:type="spellStart"/>
      <w:proofErr w:type="gramEnd"/>
      <w:r w:rsidR="002716CD" w:rsidRPr="007E52D2">
        <w:rPr>
          <w:lang w:eastAsia="zh-CN"/>
        </w:rPr>
        <w:t>orginal</w:t>
      </w:r>
      <w:proofErr w:type="spellEnd"/>
      <w:r w:rsidR="002716CD" w:rsidRPr="007E52D2">
        <w:rPr>
          <w:lang w:eastAsia="zh-CN"/>
        </w:rPr>
        <w:t xml:space="preserve"> file name]</w:t>
      </w:r>
      <w:r w:rsidRPr="007E52D2">
        <w:rPr>
          <w:lang w:eastAsia="zh-CN"/>
        </w:rPr>
        <w:t>.txt</w:t>
      </w:r>
    </w:p>
    <w:p w14:paraId="53B93EDC" w14:textId="518512FF" w:rsidR="00840717" w:rsidRPr="007E52D2" w:rsidRDefault="00840717" w:rsidP="00840717">
      <w:pPr>
        <w:spacing w:after="0" w:line="240" w:lineRule="auto"/>
        <w:ind w:left="360"/>
        <w:rPr>
          <w:lang w:eastAsia="zh-CN"/>
        </w:rPr>
      </w:pPr>
      <w:r w:rsidRPr="007E52D2">
        <w:rPr>
          <w:lang w:eastAsia="zh-CN"/>
        </w:rPr>
        <w:t>/repos/</w:t>
      </w:r>
      <w:proofErr w:type="spellStart"/>
      <w:r w:rsidRPr="007E52D2">
        <w:rPr>
          <w:lang w:eastAsia="zh-CN"/>
        </w:rPr>
        <w:t>esb</w:t>
      </w:r>
      <w:proofErr w:type="spellEnd"/>
      <w:r w:rsidRPr="007E52D2">
        <w:rPr>
          <w:lang w:eastAsia="zh-CN"/>
        </w:rPr>
        <w:t>/polling/input/text/backup/</w:t>
      </w:r>
      <w:proofErr w:type="spellStart"/>
      <w:r w:rsidRPr="007E52D2">
        <w:rPr>
          <w:lang w:eastAsia="zh-CN"/>
        </w:rPr>
        <w:t>eod</w:t>
      </w:r>
      <w:proofErr w:type="spellEnd"/>
      <w:proofErr w:type="gramStart"/>
      <w:r w:rsidRPr="007E52D2">
        <w:rPr>
          <w:lang w:eastAsia="zh-CN"/>
        </w:rPr>
        <w:t>_</w:t>
      </w:r>
      <w:r w:rsidR="002716CD" w:rsidRPr="007E52D2">
        <w:rPr>
          <w:lang w:eastAsia="zh-CN"/>
        </w:rPr>
        <w:t>[</w:t>
      </w:r>
      <w:proofErr w:type="spellStart"/>
      <w:proofErr w:type="gramEnd"/>
      <w:r w:rsidR="002716CD" w:rsidRPr="007E52D2">
        <w:rPr>
          <w:lang w:eastAsia="zh-CN"/>
        </w:rPr>
        <w:t>orginal</w:t>
      </w:r>
      <w:proofErr w:type="spellEnd"/>
      <w:r w:rsidR="002716CD" w:rsidRPr="007E52D2">
        <w:rPr>
          <w:lang w:eastAsia="zh-CN"/>
        </w:rPr>
        <w:t xml:space="preserve"> file name]</w:t>
      </w:r>
      <w:r w:rsidRPr="007E52D2">
        <w:rPr>
          <w:lang w:eastAsia="zh-CN"/>
        </w:rPr>
        <w:t>_yyyymmddhh24miss.txt</w:t>
      </w:r>
    </w:p>
    <w:p w14:paraId="04AD5D03" w14:textId="79369933" w:rsidR="00840717" w:rsidRPr="00184A3A" w:rsidRDefault="00840717" w:rsidP="00840717">
      <w:pPr>
        <w:spacing w:after="0" w:line="240" w:lineRule="auto"/>
        <w:ind w:left="360"/>
        <w:rPr>
          <w:lang w:eastAsia="zh-CN"/>
        </w:rPr>
      </w:pPr>
      <w:r w:rsidRPr="007E52D2">
        <w:rPr>
          <w:lang w:eastAsia="zh-CN"/>
        </w:rPr>
        <w:t>/repos/</w:t>
      </w:r>
      <w:proofErr w:type="spellStart"/>
      <w:r w:rsidRPr="007E52D2">
        <w:rPr>
          <w:lang w:eastAsia="zh-CN"/>
        </w:rPr>
        <w:t>esb</w:t>
      </w:r>
      <w:proofErr w:type="spellEnd"/>
      <w:r w:rsidRPr="007E52D2">
        <w:rPr>
          <w:lang w:eastAsia="zh-CN"/>
        </w:rPr>
        <w:t>/polling/input/text/error/</w:t>
      </w:r>
      <w:proofErr w:type="spellStart"/>
      <w:r w:rsidRPr="007E52D2">
        <w:rPr>
          <w:lang w:eastAsia="zh-CN"/>
        </w:rPr>
        <w:t>eod</w:t>
      </w:r>
      <w:proofErr w:type="spellEnd"/>
      <w:proofErr w:type="gramStart"/>
      <w:r w:rsidRPr="007E52D2">
        <w:rPr>
          <w:lang w:eastAsia="zh-CN"/>
        </w:rPr>
        <w:t>_</w:t>
      </w:r>
      <w:r w:rsidR="002716CD" w:rsidRPr="007E52D2">
        <w:rPr>
          <w:lang w:eastAsia="zh-CN"/>
        </w:rPr>
        <w:t>[</w:t>
      </w:r>
      <w:proofErr w:type="spellStart"/>
      <w:proofErr w:type="gramEnd"/>
      <w:r w:rsidR="002716CD" w:rsidRPr="007E52D2">
        <w:rPr>
          <w:lang w:eastAsia="zh-CN"/>
        </w:rPr>
        <w:t>orginal</w:t>
      </w:r>
      <w:proofErr w:type="spellEnd"/>
      <w:r w:rsidR="002716CD" w:rsidRPr="007E52D2">
        <w:rPr>
          <w:lang w:eastAsia="zh-CN"/>
        </w:rPr>
        <w:t xml:space="preserve"> file name]</w:t>
      </w:r>
      <w:r w:rsidRPr="007E52D2">
        <w:rPr>
          <w:lang w:eastAsia="zh-CN"/>
        </w:rPr>
        <w:t>_yyyymmddhh24miss.txt</w:t>
      </w:r>
    </w:p>
    <w:p w14:paraId="09D5DC76" w14:textId="77777777" w:rsidR="00840717" w:rsidRPr="00184A3A" w:rsidRDefault="00840717" w:rsidP="00840717">
      <w:pPr>
        <w:ind w:left="360"/>
        <w:rPr>
          <w:lang w:eastAsia="zh-CN"/>
        </w:rPr>
      </w:pPr>
    </w:p>
    <w:p w14:paraId="6C776053" w14:textId="506B9213" w:rsidR="00840717" w:rsidRPr="007E52D2" w:rsidRDefault="007E52D2" w:rsidP="00840717">
      <w:pPr>
        <w:ind w:left="360"/>
        <w:rPr>
          <w:b/>
          <w:u w:val="single"/>
          <w:lang w:eastAsia="zh-CN"/>
        </w:rPr>
      </w:pPr>
      <w:r>
        <w:rPr>
          <w:b/>
          <w:u w:val="single"/>
          <w:lang w:eastAsia="zh-CN"/>
        </w:rPr>
        <w:t>Logging details</w:t>
      </w:r>
    </w:p>
    <w:p w14:paraId="3AB7389A" w14:textId="2218E099" w:rsidR="00840717" w:rsidRPr="007E52D2" w:rsidRDefault="00840717" w:rsidP="007E52D2">
      <w:pPr>
        <w:spacing w:after="0"/>
        <w:ind w:left="360"/>
        <w:rPr>
          <w:sz w:val="16"/>
          <w:lang w:eastAsia="zh-CN"/>
        </w:rPr>
      </w:pPr>
      <w:r w:rsidRPr="007E52D2">
        <w:rPr>
          <w:sz w:val="16"/>
          <w:lang w:eastAsia="zh-CN"/>
        </w:rPr>
        <w:t xml:space="preserve"> [INFO] [Timestamp] </w:t>
      </w:r>
      <w:r w:rsidR="008F7A2B" w:rsidRPr="007E52D2">
        <w:rPr>
          <w:sz w:val="16"/>
          <w:lang w:eastAsia="zh-CN"/>
        </w:rPr>
        <w:t>[Job Name]</w:t>
      </w:r>
      <w:r w:rsidR="0020388A" w:rsidRPr="007E52D2">
        <w:rPr>
          <w:sz w:val="16"/>
          <w:lang w:eastAsia="zh-CN"/>
        </w:rPr>
        <w:t xml:space="preserve"> </w:t>
      </w:r>
      <w:r w:rsidRPr="007E52D2">
        <w:rPr>
          <w:sz w:val="16"/>
          <w:lang w:eastAsia="zh-CN"/>
        </w:rPr>
        <w:t>[</w:t>
      </w:r>
      <w:proofErr w:type="spellStart"/>
      <w:proofErr w:type="gramStart"/>
      <w:r w:rsidRPr="007E52D2">
        <w:rPr>
          <w:sz w:val="16"/>
          <w:lang w:eastAsia="zh-CN"/>
        </w:rPr>
        <w:t>schemeName</w:t>
      </w:r>
      <w:proofErr w:type="spellEnd"/>
      <w:proofErr w:type="gramEnd"/>
      <w:r w:rsidRPr="007E52D2">
        <w:rPr>
          <w:sz w:val="16"/>
          <w:lang w:eastAsia="zh-CN"/>
        </w:rPr>
        <w:t>]</w:t>
      </w:r>
      <w:proofErr w:type="gramStart"/>
      <w:r w:rsidRPr="007E52D2">
        <w:rPr>
          <w:sz w:val="16"/>
          <w:lang w:eastAsia="zh-CN"/>
        </w:rPr>
        <w:t>-[</w:t>
      </w:r>
      <w:proofErr w:type="spellStart"/>
      <w:proofErr w:type="gramEnd"/>
      <w:r w:rsidRPr="007E52D2">
        <w:rPr>
          <w:sz w:val="16"/>
          <w:lang w:eastAsia="zh-CN"/>
        </w:rPr>
        <w:t>branchCode</w:t>
      </w:r>
      <w:proofErr w:type="spellEnd"/>
      <w:r w:rsidRPr="007E52D2">
        <w:rPr>
          <w:sz w:val="16"/>
          <w:lang w:eastAsia="zh-CN"/>
        </w:rPr>
        <w:t>]-[</w:t>
      </w:r>
      <w:proofErr w:type="spellStart"/>
      <w:r w:rsidRPr="007E52D2">
        <w:rPr>
          <w:sz w:val="16"/>
          <w:lang w:eastAsia="zh-CN"/>
        </w:rPr>
        <w:t>schemeType</w:t>
      </w:r>
      <w:proofErr w:type="spellEnd"/>
      <w:r w:rsidRPr="007E52D2">
        <w:rPr>
          <w:sz w:val="16"/>
          <w:lang w:eastAsia="zh-CN"/>
        </w:rPr>
        <w:t>]-[direction] Start</w:t>
      </w:r>
    </w:p>
    <w:p w14:paraId="22034DE1" w14:textId="07E79EEC" w:rsidR="00840717" w:rsidRPr="007E52D2" w:rsidRDefault="00840717" w:rsidP="007E52D2">
      <w:pPr>
        <w:spacing w:after="0"/>
        <w:ind w:left="360"/>
        <w:rPr>
          <w:sz w:val="16"/>
          <w:lang w:eastAsia="zh-CN"/>
        </w:rPr>
      </w:pPr>
      <w:r w:rsidRPr="007E52D2">
        <w:rPr>
          <w:sz w:val="16"/>
          <w:lang w:eastAsia="zh-CN"/>
        </w:rPr>
        <w:t xml:space="preserve">[INFO] [Timestamp] </w:t>
      </w:r>
      <w:r w:rsidR="002716CD" w:rsidRPr="007E52D2">
        <w:rPr>
          <w:sz w:val="16"/>
          <w:lang w:eastAsia="zh-CN"/>
        </w:rPr>
        <w:t>[Job Name]</w:t>
      </w:r>
      <w:r w:rsidR="0020388A" w:rsidRPr="007E52D2">
        <w:rPr>
          <w:sz w:val="16"/>
          <w:lang w:eastAsia="zh-CN"/>
        </w:rPr>
        <w:t xml:space="preserve"> </w:t>
      </w:r>
      <w:r w:rsidRPr="007E52D2">
        <w:rPr>
          <w:sz w:val="16"/>
          <w:lang w:eastAsia="zh-CN"/>
        </w:rPr>
        <w:t>[</w:t>
      </w:r>
      <w:proofErr w:type="spellStart"/>
      <w:proofErr w:type="gramStart"/>
      <w:r w:rsidRPr="007E52D2">
        <w:rPr>
          <w:sz w:val="16"/>
          <w:lang w:eastAsia="zh-CN"/>
        </w:rPr>
        <w:t>schemeType</w:t>
      </w:r>
      <w:proofErr w:type="spellEnd"/>
      <w:proofErr w:type="gramEnd"/>
      <w:r w:rsidRPr="007E52D2">
        <w:rPr>
          <w:sz w:val="16"/>
          <w:lang w:eastAsia="zh-CN"/>
        </w:rPr>
        <w:t>]</w:t>
      </w:r>
      <w:proofErr w:type="gramStart"/>
      <w:r w:rsidRPr="007E52D2">
        <w:rPr>
          <w:sz w:val="16"/>
          <w:lang w:eastAsia="zh-CN"/>
        </w:rPr>
        <w:t>-[</w:t>
      </w:r>
      <w:proofErr w:type="spellStart"/>
      <w:proofErr w:type="gramEnd"/>
      <w:r w:rsidRPr="007E52D2">
        <w:rPr>
          <w:sz w:val="16"/>
          <w:lang w:eastAsia="zh-CN"/>
        </w:rPr>
        <w:t>fromTable</w:t>
      </w:r>
      <w:proofErr w:type="spellEnd"/>
      <w:r w:rsidRPr="007E52D2">
        <w:rPr>
          <w:sz w:val="16"/>
          <w:lang w:eastAsia="zh-CN"/>
        </w:rPr>
        <w:t>]-[</w:t>
      </w:r>
      <w:proofErr w:type="spellStart"/>
      <w:r w:rsidRPr="007E52D2">
        <w:rPr>
          <w:sz w:val="16"/>
          <w:lang w:eastAsia="zh-CN"/>
        </w:rPr>
        <w:t>toTable</w:t>
      </w:r>
      <w:proofErr w:type="spellEnd"/>
      <w:r w:rsidRPr="007E52D2">
        <w:rPr>
          <w:sz w:val="16"/>
          <w:lang w:eastAsia="zh-CN"/>
        </w:rPr>
        <w:t>]-[PK=?]</w:t>
      </w:r>
      <w:proofErr w:type="gramStart"/>
      <w:r w:rsidRPr="007E52D2">
        <w:rPr>
          <w:sz w:val="16"/>
          <w:lang w:eastAsia="zh-CN"/>
        </w:rPr>
        <w:t>-[</w:t>
      </w:r>
      <w:proofErr w:type="gramEnd"/>
      <w:r w:rsidRPr="007E52D2">
        <w:rPr>
          <w:sz w:val="16"/>
          <w:lang w:eastAsia="zh-CN"/>
        </w:rPr>
        <w:t>checksum=?]</w:t>
      </w:r>
      <w:proofErr w:type="gramStart"/>
      <w:r w:rsidRPr="007E52D2">
        <w:rPr>
          <w:sz w:val="16"/>
          <w:lang w:eastAsia="zh-CN"/>
        </w:rPr>
        <w:t>-[</w:t>
      </w:r>
      <w:proofErr w:type="gramEnd"/>
      <w:r w:rsidRPr="007E52D2">
        <w:rPr>
          <w:sz w:val="16"/>
          <w:lang w:eastAsia="zh-CN"/>
        </w:rPr>
        <w:t xml:space="preserve">override = ?] </w:t>
      </w:r>
      <w:proofErr w:type="gramStart"/>
      <w:r w:rsidRPr="007E52D2">
        <w:rPr>
          <w:sz w:val="16"/>
          <w:lang w:eastAsia="zh-CN"/>
        </w:rPr>
        <w:t>start</w:t>
      </w:r>
      <w:proofErr w:type="gramEnd"/>
      <w:r w:rsidRPr="007E52D2">
        <w:rPr>
          <w:sz w:val="16"/>
          <w:lang w:eastAsia="zh-CN"/>
        </w:rPr>
        <w:t xml:space="preserve"> execution</w:t>
      </w:r>
    </w:p>
    <w:p w14:paraId="73CF73B9" w14:textId="334D52E7" w:rsidR="00840717" w:rsidRPr="007E52D2" w:rsidRDefault="00840717" w:rsidP="007E52D2">
      <w:pPr>
        <w:spacing w:after="0"/>
        <w:ind w:left="360"/>
        <w:rPr>
          <w:sz w:val="16"/>
          <w:lang w:eastAsia="zh-CN"/>
        </w:rPr>
      </w:pPr>
      <w:r w:rsidRPr="007E52D2">
        <w:rPr>
          <w:sz w:val="16"/>
          <w:lang w:eastAsia="zh-CN"/>
        </w:rPr>
        <w:t xml:space="preserve">[INFO] [Timestamp] </w:t>
      </w:r>
      <w:r w:rsidR="002716CD" w:rsidRPr="007E52D2">
        <w:rPr>
          <w:sz w:val="16"/>
          <w:lang w:eastAsia="zh-CN"/>
        </w:rPr>
        <w:t>[Job Name]</w:t>
      </w:r>
      <w:r w:rsidR="0020388A" w:rsidRPr="007E52D2">
        <w:rPr>
          <w:sz w:val="16"/>
          <w:lang w:eastAsia="zh-CN"/>
        </w:rPr>
        <w:t xml:space="preserve"> </w:t>
      </w:r>
      <w:r w:rsidRPr="007E52D2">
        <w:rPr>
          <w:sz w:val="16"/>
          <w:lang w:eastAsia="zh-CN"/>
        </w:rPr>
        <w:t>[</w:t>
      </w:r>
      <w:proofErr w:type="spellStart"/>
      <w:proofErr w:type="gramStart"/>
      <w:r w:rsidRPr="007E52D2">
        <w:rPr>
          <w:sz w:val="16"/>
          <w:lang w:eastAsia="zh-CN"/>
        </w:rPr>
        <w:t>schemeType</w:t>
      </w:r>
      <w:proofErr w:type="spellEnd"/>
      <w:proofErr w:type="gramEnd"/>
      <w:r w:rsidRPr="007E52D2">
        <w:rPr>
          <w:sz w:val="16"/>
          <w:lang w:eastAsia="zh-CN"/>
        </w:rPr>
        <w:t>]</w:t>
      </w:r>
      <w:proofErr w:type="gramStart"/>
      <w:r w:rsidRPr="007E52D2">
        <w:rPr>
          <w:sz w:val="16"/>
          <w:lang w:eastAsia="zh-CN"/>
        </w:rPr>
        <w:t>-[</w:t>
      </w:r>
      <w:proofErr w:type="spellStart"/>
      <w:proofErr w:type="gramEnd"/>
      <w:r w:rsidRPr="007E52D2">
        <w:rPr>
          <w:sz w:val="16"/>
          <w:lang w:eastAsia="zh-CN"/>
        </w:rPr>
        <w:t>fromTable</w:t>
      </w:r>
      <w:proofErr w:type="spellEnd"/>
      <w:r w:rsidRPr="007E52D2">
        <w:rPr>
          <w:sz w:val="16"/>
          <w:lang w:eastAsia="zh-CN"/>
        </w:rPr>
        <w:t>]-[</w:t>
      </w:r>
      <w:proofErr w:type="spellStart"/>
      <w:r w:rsidRPr="007E52D2">
        <w:rPr>
          <w:sz w:val="16"/>
          <w:lang w:eastAsia="zh-CN"/>
        </w:rPr>
        <w:t>toTable</w:t>
      </w:r>
      <w:proofErr w:type="spellEnd"/>
      <w:r w:rsidRPr="007E52D2">
        <w:rPr>
          <w:sz w:val="16"/>
          <w:lang w:eastAsia="zh-CN"/>
        </w:rPr>
        <w:t>]-[PK=?]</w:t>
      </w:r>
      <w:proofErr w:type="gramStart"/>
      <w:r w:rsidRPr="007E52D2">
        <w:rPr>
          <w:sz w:val="16"/>
          <w:lang w:eastAsia="zh-CN"/>
        </w:rPr>
        <w:t>-[</w:t>
      </w:r>
      <w:proofErr w:type="gramEnd"/>
      <w:r w:rsidRPr="007E52D2">
        <w:rPr>
          <w:sz w:val="16"/>
          <w:lang w:eastAsia="zh-CN"/>
        </w:rPr>
        <w:t>checksum=?]</w:t>
      </w:r>
      <w:proofErr w:type="gramStart"/>
      <w:r w:rsidRPr="007E52D2">
        <w:rPr>
          <w:sz w:val="16"/>
          <w:lang w:eastAsia="zh-CN"/>
        </w:rPr>
        <w:t>-[</w:t>
      </w:r>
      <w:proofErr w:type="gramEnd"/>
      <w:r w:rsidRPr="007E52D2">
        <w:rPr>
          <w:sz w:val="16"/>
          <w:lang w:eastAsia="zh-CN"/>
        </w:rPr>
        <w:t xml:space="preserve">override = ?] </w:t>
      </w:r>
      <w:proofErr w:type="gramStart"/>
      <w:r w:rsidRPr="007E52D2">
        <w:rPr>
          <w:sz w:val="16"/>
          <w:lang w:eastAsia="zh-CN"/>
        </w:rPr>
        <w:t>processed</w:t>
      </w:r>
      <w:proofErr w:type="gramEnd"/>
      <w:r w:rsidRPr="007E52D2">
        <w:rPr>
          <w:sz w:val="16"/>
          <w:lang w:eastAsia="zh-CN"/>
        </w:rPr>
        <w:t xml:space="preserve"> = ?</w:t>
      </w:r>
    </w:p>
    <w:p w14:paraId="789768E1" w14:textId="130C58BF" w:rsidR="00840717" w:rsidRPr="007E52D2" w:rsidRDefault="00840717" w:rsidP="007E52D2">
      <w:pPr>
        <w:spacing w:after="0"/>
        <w:ind w:left="360"/>
        <w:rPr>
          <w:rFonts w:eastAsia="SimSun"/>
          <w:sz w:val="16"/>
          <w:lang w:eastAsia="zh-CN"/>
        </w:rPr>
      </w:pPr>
      <w:r w:rsidRPr="007E52D2">
        <w:rPr>
          <w:sz w:val="16"/>
          <w:lang w:eastAsia="zh-CN"/>
        </w:rPr>
        <w:t xml:space="preserve">[ERROR] [Timestamp] </w:t>
      </w:r>
      <w:r w:rsidR="002716CD" w:rsidRPr="007E52D2">
        <w:rPr>
          <w:sz w:val="16"/>
          <w:lang w:eastAsia="zh-CN"/>
        </w:rPr>
        <w:t>[Job Name]</w:t>
      </w:r>
      <w:r w:rsidR="0020388A" w:rsidRPr="007E52D2">
        <w:rPr>
          <w:sz w:val="16"/>
          <w:lang w:eastAsia="zh-CN"/>
        </w:rPr>
        <w:t xml:space="preserve"> </w:t>
      </w:r>
      <w:r w:rsidRPr="007E52D2">
        <w:rPr>
          <w:sz w:val="16"/>
          <w:lang w:eastAsia="zh-CN"/>
        </w:rPr>
        <w:t>[</w:t>
      </w:r>
      <w:proofErr w:type="spellStart"/>
      <w:proofErr w:type="gramStart"/>
      <w:r w:rsidRPr="007E52D2">
        <w:rPr>
          <w:sz w:val="16"/>
          <w:lang w:eastAsia="zh-CN"/>
        </w:rPr>
        <w:t>schemeType</w:t>
      </w:r>
      <w:proofErr w:type="spellEnd"/>
      <w:proofErr w:type="gramEnd"/>
      <w:r w:rsidRPr="007E52D2">
        <w:rPr>
          <w:sz w:val="16"/>
          <w:lang w:eastAsia="zh-CN"/>
        </w:rPr>
        <w:t>]</w:t>
      </w:r>
      <w:proofErr w:type="gramStart"/>
      <w:r w:rsidRPr="007E52D2">
        <w:rPr>
          <w:sz w:val="16"/>
          <w:lang w:eastAsia="zh-CN"/>
        </w:rPr>
        <w:t>-[</w:t>
      </w:r>
      <w:proofErr w:type="spellStart"/>
      <w:proofErr w:type="gramEnd"/>
      <w:r w:rsidRPr="007E52D2">
        <w:rPr>
          <w:sz w:val="16"/>
          <w:lang w:eastAsia="zh-CN"/>
        </w:rPr>
        <w:t>fromTable</w:t>
      </w:r>
      <w:proofErr w:type="spellEnd"/>
      <w:r w:rsidRPr="007E52D2">
        <w:rPr>
          <w:sz w:val="16"/>
          <w:lang w:eastAsia="zh-CN"/>
        </w:rPr>
        <w:t>]-[</w:t>
      </w:r>
      <w:proofErr w:type="spellStart"/>
      <w:r w:rsidRPr="007E52D2">
        <w:rPr>
          <w:sz w:val="16"/>
          <w:lang w:eastAsia="zh-CN"/>
        </w:rPr>
        <w:t>toTable</w:t>
      </w:r>
      <w:proofErr w:type="spellEnd"/>
      <w:r w:rsidRPr="007E52D2">
        <w:rPr>
          <w:sz w:val="16"/>
          <w:lang w:eastAsia="zh-CN"/>
        </w:rPr>
        <w:t>]-[PK=?]</w:t>
      </w:r>
      <w:proofErr w:type="gramStart"/>
      <w:r w:rsidRPr="007E52D2">
        <w:rPr>
          <w:sz w:val="16"/>
          <w:lang w:eastAsia="zh-CN"/>
        </w:rPr>
        <w:t>-[</w:t>
      </w:r>
      <w:proofErr w:type="gramEnd"/>
      <w:r w:rsidRPr="007E52D2">
        <w:rPr>
          <w:sz w:val="16"/>
          <w:lang w:eastAsia="zh-CN"/>
        </w:rPr>
        <w:t>checksum=?]</w:t>
      </w:r>
      <w:proofErr w:type="gramStart"/>
      <w:r w:rsidRPr="007E52D2">
        <w:rPr>
          <w:sz w:val="16"/>
          <w:lang w:eastAsia="zh-CN"/>
        </w:rPr>
        <w:t>-[</w:t>
      </w:r>
      <w:proofErr w:type="gramEnd"/>
      <w:r w:rsidRPr="007E52D2">
        <w:rPr>
          <w:sz w:val="16"/>
          <w:lang w:eastAsia="zh-CN"/>
        </w:rPr>
        <w:t xml:space="preserve">override = ?] SQL Error return Code </w:t>
      </w:r>
      <w:proofErr w:type="gramStart"/>
      <w:r w:rsidRPr="007E52D2">
        <w:rPr>
          <w:sz w:val="16"/>
          <w:lang w:eastAsia="zh-CN"/>
        </w:rPr>
        <w:t>= ?</w:t>
      </w:r>
      <w:proofErr w:type="gramEnd"/>
    </w:p>
    <w:p w14:paraId="639F767F" w14:textId="77777777" w:rsidR="00840717" w:rsidRPr="007E52D2" w:rsidRDefault="00840717" w:rsidP="007E52D2">
      <w:pPr>
        <w:spacing w:after="0"/>
        <w:ind w:left="360"/>
        <w:rPr>
          <w:sz w:val="16"/>
          <w:lang w:eastAsia="zh-CN"/>
        </w:rPr>
      </w:pPr>
      <w:r w:rsidRPr="007E52D2">
        <w:rPr>
          <w:sz w:val="16"/>
          <w:lang w:eastAsia="zh-CN"/>
        </w:rPr>
        <w:t>….</w:t>
      </w:r>
    </w:p>
    <w:p w14:paraId="7791E297" w14:textId="5BB54B16" w:rsidR="00840717" w:rsidRPr="00184A3A" w:rsidRDefault="00840717" w:rsidP="007E52D2">
      <w:pPr>
        <w:spacing w:after="0"/>
        <w:ind w:left="360"/>
        <w:rPr>
          <w:lang w:eastAsia="zh-CN"/>
        </w:rPr>
      </w:pPr>
      <w:r w:rsidRPr="007E52D2">
        <w:rPr>
          <w:sz w:val="16"/>
          <w:lang w:eastAsia="zh-CN"/>
        </w:rPr>
        <w:t xml:space="preserve">[INFO] [Timestamp] </w:t>
      </w:r>
      <w:r w:rsidR="0020388A" w:rsidRPr="007E52D2">
        <w:rPr>
          <w:sz w:val="16"/>
          <w:lang w:eastAsia="zh-CN"/>
        </w:rPr>
        <w:t xml:space="preserve">[Job Name] </w:t>
      </w:r>
      <w:r w:rsidRPr="007E52D2">
        <w:rPr>
          <w:sz w:val="16"/>
          <w:lang w:eastAsia="zh-CN"/>
        </w:rPr>
        <w:t>[</w:t>
      </w:r>
      <w:proofErr w:type="spellStart"/>
      <w:proofErr w:type="gramStart"/>
      <w:r w:rsidRPr="007E52D2">
        <w:rPr>
          <w:sz w:val="16"/>
          <w:lang w:eastAsia="zh-CN"/>
        </w:rPr>
        <w:t>schemeName</w:t>
      </w:r>
      <w:proofErr w:type="spellEnd"/>
      <w:proofErr w:type="gramEnd"/>
      <w:r w:rsidRPr="007E52D2">
        <w:rPr>
          <w:sz w:val="16"/>
          <w:lang w:eastAsia="zh-CN"/>
        </w:rPr>
        <w:t>]</w:t>
      </w:r>
      <w:proofErr w:type="gramStart"/>
      <w:r w:rsidRPr="007E52D2">
        <w:rPr>
          <w:sz w:val="16"/>
          <w:lang w:eastAsia="zh-CN"/>
        </w:rPr>
        <w:t>-[</w:t>
      </w:r>
      <w:proofErr w:type="spellStart"/>
      <w:proofErr w:type="gramEnd"/>
      <w:r w:rsidRPr="007E52D2">
        <w:rPr>
          <w:sz w:val="16"/>
          <w:lang w:eastAsia="zh-CN"/>
        </w:rPr>
        <w:t>branchCode</w:t>
      </w:r>
      <w:proofErr w:type="spellEnd"/>
      <w:r w:rsidRPr="007E52D2">
        <w:rPr>
          <w:sz w:val="16"/>
          <w:lang w:eastAsia="zh-CN"/>
        </w:rPr>
        <w:t>]-[</w:t>
      </w:r>
      <w:proofErr w:type="spellStart"/>
      <w:r w:rsidRPr="007E52D2">
        <w:rPr>
          <w:sz w:val="16"/>
          <w:lang w:eastAsia="zh-CN"/>
        </w:rPr>
        <w:t>schemeType</w:t>
      </w:r>
      <w:proofErr w:type="spellEnd"/>
      <w:r w:rsidRPr="007E52D2">
        <w:rPr>
          <w:sz w:val="16"/>
          <w:lang w:eastAsia="zh-CN"/>
        </w:rPr>
        <w:t>]-[direction] End</w:t>
      </w:r>
    </w:p>
    <w:p w14:paraId="32AEAFBF" w14:textId="77777777" w:rsidR="00840717" w:rsidRPr="00184A3A" w:rsidRDefault="00840717" w:rsidP="00840717">
      <w:pPr>
        <w:rPr>
          <w:lang w:eastAsia="zh-CN"/>
        </w:rPr>
      </w:pPr>
    </w:p>
    <w:p w14:paraId="7298F3A6" w14:textId="77777777" w:rsidR="00840717" w:rsidRPr="00184A3A" w:rsidRDefault="00840717" w:rsidP="007E52D2">
      <w:pPr>
        <w:rPr>
          <w:b/>
          <w:u w:val="single"/>
          <w:lang w:eastAsia="zh-CN"/>
        </w:rPr>
      </w:pPr>
      <w:r w:rsidRPr="00184A3A">
        <w:rPr>
          <w:b/>
          <w:u w:val="single"/>
          <w:lang w:eastAsia="zh-CN"/>
        </w:rPr>
        <w:t>Entry &amp; Exit Criteria</w:t>
      </w:r>
    </w:p>
    <w:p w14:paraId="70C80929" w14:textId="77777777" w:rsidR="00840717" w:rsidRPr="00184A3A" w:rsidRDefault="00840717" w:rsidP="00840717">
      <w:pPr>
        <w:ind w:left="360"/>
        <w:rPr>
          <w:lang w:eastAsia="zh-CN"/>
        </w:rPr>
      </w:pPr>
      <w:r w:rsidRPr="00184A3A">
        <w:rPr>
          <w:lang w:eastAsia="zh-CN"/>
        </w:rPr>
        <w:t>The sales data EOD processing task is submitted by the sales data EOD scheduler job (session 6.7.4) and triggered by corresponding EOD indicator the POS client from different kinds of data sources</w:t>
      </w:r>
    </w:p>
    <w:p w14:paraId="45144C6D" w14:textId="77777777" w:rsidR="00840717" w:rsidRPr="00184A3A" w:rsidRDefault="00840717" w:rsidP="00840717">
      <w:pPr>
        <w:ind w:left="360"/>
        <w:rPr>
          <w:lang w:eastAsia="zh-CN"/>
        </w:rPr>
      </w:pPr>
      <w:r w:rsidRPr="00184A3A">
        <w:rPr>
          <w:lang w:eastAsia="zh-CN"/>
        </w:rPr>
        <w:t xml:space="preserve">In the process of the task, it </w:t>
      </w:r>
      <w:proofErr w:type="gramStart"/>
      <w:r w:rsidRPr="00184A3A">
        <w:rPr>
          <w:lang w:eastAsia="zh-CN"/>
        </w:rPr>
        <w:t>will be regarded</w:t>
      </w:r>
      <w:proofErr w:type="gramEnd"/>
      <w:r w:rsidRPr="00184A3A">
        <w:rPr>
          <w:lang w:eastAsia="zh-CN"/>
        </w:rPr>
        <w:t xml:space="preserve"> as job failure and send alert email to IT support according to the error’s severity.</w:t>
      </w:r>
    </w:p>
    <w:p w14:paraId="36C4C60B" w14:textId="77777777" w:rsidR="00840717" w:rsidRPr="00184A3A" w:rsidRDefault="00840717" w:rsidP="0005458D">
      <w:pPr>
        <w:pStyle w:val="ListParagraph"/>
        <w:numPr>
          <w:ilvl w:val="0"/>
          <w:numId w:val="36"/>
        </w:numPr>
        <w:rPr>
          <w:lang w:eastAsia="zh-CN"/>
        </w:rPr>
      </w:pPr>
      <w:r w:rsidRPr="00184A3A">
        <w:rPr>
          <w:lang w:eastAsia="zh-CN"/>
        </w:rPr>
        <w:t>Error occurs when error initiating DB connection to target data source.</w:t>
      </w:r>
    </w:p>
    <w:p w14:paraId="35EE62AC" w14:textId="77777777" w:rsidR="00840717" w:rsidRPr="00184A3A" w:rsidRDefault="00840717" w:rsidP="0005458D">
      <w:pPr>
        <w:pStyle w:val="ListParagraph"/>
        <w:numPr>
          <w:ilvl w:val="0"/>
          <w:numId w:val="36"/>
        </w:numPr>
        <w:rPr>
          <w:lang w:eastAsia="zh-CN"/>
        </w:rPr>
      </w:pPr>
      <w:r w:rsidRPr="00184A3A">
        <w:rPr>
          <w:lang w:eastAsia="zh-CN"/>
        </w:rPr>
        <w:t>Error occurs when error retrieving target source file from target directory.</w:t>
      </w:r>
    </w:p>
    <w:p w14:paraId="154C2FB0" w14:textId="0BCA0553" w:rsidR="00840717" w:rsidRPr="00184A3A" w:rsidRDefault="007E52D2" w:rsidP="00840717">
      <w:pPr>
        <w:ind w:left="360"/>
        <w:rPr>
          <w:lang w:eastAsia="zh-CN"/>
        </w:rPr>
      </w:pPr>
      <w:r>
        <w:rPr>
          <w:lang w:eastAsia="zh-CN"/>
        </w:rPr>
        <w:lastRenderedPageBreak/>
        <w:br/>
      </w:r>
      <w:r w:rsidR="00840717" w:rsidRPr="00184A3A">
        <w:rPr>
          <w:lang w:eastAsia="zh-CN"/>
        </w:rPr>
        <w:t>Error occurs when submitting</w:t>
      </w:r>
      <w:r>
        <w:rPr>
          <w:lang w:eastAsia="zh-CN"/>
        </w:rPr>
        <w:t xml:space="preserve"> “poll </w:t>
      </w:r>
      <w:r w:rsidR="00840717" w:rsidRPr="00184A3A">
        <w:rPr>
          <w:lang w:eastAsia="zh-CN"/>
        </w:rPr>
        <w:t>branch scheme</w:t>
      </w:r>
      <w:r>
        <w:rPr>
          <w:lang w:eastAsia="zh-CN"/>
        </w:rPr>
        <w:t>”</w:t>
      </w:r>
      <w:r w:rsidR="00840717" w:rsidRPr="00184A3A">
        <w:rPr>
          <w:lang w:eastAsia="zh-CN"/>
        </w:rPr>
        <w:t xml:space="preserve"> tasks into subsystem. </w:t>
      </w:r>
    </w:p>
    <w:p w14:paraId="26CE2631" w14:textId="77777777" w:rsidR="00840717" w:rsidRPr="00184A3A" w:rsidRDefault="00840717" w:rsidP="00840717">
      <w:pPr>
        <w:rPr>
          <w:b/>
          <w:lang w:eastAsia="zh-CN"/>
        </w:rPr>
      </w:pPr>
    </w:p>
    <w:p w14:paraId="4D9BE291" w14:textId="77777777" w:rsidR="00840717" w:rsidRPr="00184A3A" w:rsidRDefault="00840717" w:rsidP="00E51271">
      <w:pPr>
        <w:pStyle w:val="Heading4"/>
      </w:pPr>
      <w:r w:rsidRPr="00184A3A">
        <w:t>Screen</w:t>
      </w:r>
    </w:p>
    <w:p w14:paraId="704FBA6D" w14:textId="77777777" w:rsidR="00840717" w:rsidRPr="00184A3A" w:rsidRDefault="00840717" w:rsidP="00F40D30">
      <w:pPr>
        <w:rPr>
          <w:lang w:eastAsia="zh-CN"/>
        </w:rPr>
      </w:pPr>
      <w:r w:rsidRPr="00184A3A">
        <w:rPr>
          <w:lang w:eastAsia="zh-CN"/>
        </w:rPr>
        <w:t>N/A</w:t>
      </w:r>
    </w:p>
    <w:p w14:paraId="3DAFDB10" w14:textId="77777777" w:rsidR="00840717" w:rsidRPr="0057159E" w:rsidRDefault="00840717" w:rsidP="00840717">
      <w:pPr>
        <w:pStyle w:val="Heading5"/>
        <w:keepNext/>
        <w:keepLines/>
        <w:widowControl w:val="0"/>
        <w:adjustRightInd w:val="0"/>
        <w:spacing w:before="0" w:after="0" w:line="360" w:lineRule="atLeast"/>
        <w:textAlignment w:val="baseline"/>
        <w:rPr>
          <w:rFonts w:eastAsia="SimSun"/>
          <w:lang w:val="en-US"/>
        </w:rPr>
      </w:pPr>
      <w:r w:rsidRPr="0057159E">
        <w:rPr>
          <w:lang w:val="en-US"/>
        </w:rPr>
        <w:t>Data Fields &amp; Presentation Logic</w:t>
      </w:r>
    </w:p>
    <w:p w14:paraId="1E73CB35" w14:textId="77777777" w:rsidR="00840717" w:rsidRPr="00184A3A" w:rsidRDefault="00840717" w:rsidP="00F40D30">
      <w:pPr>
        <w:rPr>
          <w:lang w:eastAsia="zh-CN"/>
        </w:rPr>
      </w:pPr>
      <w:r w:rsidRPr="00184A3A">
        <w:rPr>
          <w:lang w:eastAsia="zh-CN"/>
        </w:rPr>
        <w:t>N/A</w:t>
      </w:r>
    </w:p>
    <w:p w14:paraId="5B47744A" w14:textId="77777777" w:rsidR="00840717" w:rsidRPr="0057159E" w:rsidRDefault="00840717" w:rsidP="00840717">
      <w:pPr>
        <w:pStyle w:val="Heading5"/>
        <w:keepNext/>
        <w:keepLines/>
        <w:widowControl w:val="0"/>
        <w:adjustRightInd w:val="0"/>
        <w:spacing w:before="0" w:after="0" w:line="360" w:lineRule="atLeast"/>
        <w:textAlignment w:val="baseline"/>
        <w:rPr>
          <w:lang w:val="en-US"/>
        </w:rPr>
      </w:pPr>
      <w:r w:rsidRPr="0057159E">
        <w:rPr>
          <w:lang w:val="en-US"/>
        </w:rPr>
        <w:t>Screen Objects &amp; Action</w:t>
      </w:r>
    </w:p>
    <w:p w14:paraId="5F451206" w14:textId="77777777" w:rsidR="00840717" w:rsidRPr="00184A3A" w:rsidRDefault="00840717" w:rsidP="00F40D30">
      <w:pPr>
        <w:rPr>
          <w:lang w:eastAsia="zh-CN"/>
        </w:rPr>
      </w:pPr>
      <w:r w:rsidRPr="00184A3A">
        <w:rPr>
          <w:lang w:eastAsia="zh-CN"/>
        </w:rPr>
        <w:t>N/A</w:t>
      </w:r>
    </w:p>
    <w:p w14:paraId="77D15388" w14:textId="77777777" w:rsidR="00840717" w:rsidRPr="0057159E" w:rsidRDefault="00840717" w:rsidP="00840717">
      <w:pPr>
        <w:pStyle w:val="Heading5"/>
        <w:keepNext/>
        <w:keepLines/>
        <w:widowControl w:val="0"/>
        <w:adjustRightInd w:val="0"/>
        <w:spacing w:before="0" w:after="0" w:line="360" w:lineRule="atLeast"/>
        <w:textAlignment w:val="baseline"/>
        <w:rPr>
          <w:lang w:val="en-US"/>
        </w:rPr>
      </w:pPr>
      <w:r w:rsidRPr="0057159E">
        <w:rPr>
          <w:lang w:val="en-US"/>
        </w:rPr>
        <w:t>User/Security Group</w:t>
      </w:r>
    </w:p>
    <w:p w14:paraId="347E8311" w14:textId="77777777" w:rsidR="00840717" w:rsidRPr="00184A3A" w:rsidRDefault="00840717" w:rsidP="00F40D30">
      <w:pPr>
        <w:rPr>
          <w:lang w:eastAsia="zh-CN"/>
        </w:rPr>
      </w:pPr>
      <w:r w:rsidRPr="00184A3A">
        <w:rPr>
          <w:lang w:eastAsia="zh-CN"/>
        </w:rPr>
        <w:t>This is a batch process belonging to the SYSTEM. So all auditable fields</w:t>
      </w:r>
    </w:p>
    <w:p w14:paraId="7476E3FC" w14:textId="77777777" w:rsidR="00840717" w:rsidRPr="0057159E" w:rsidRDefault="00840717" w:rsidP="00840717">
      <w:pPr>
        <w:pStyle w:val="Heading5"/>
        <w:keepNext/>
        <w:keepLines/>
        <w:widowControl w:val="0"/>
        <w:adjustRightInd w:val="0"/>
        <w:spacing w:before="0" w:after="0" w:line="360" w:lineRule="atLeast"/>
        <w:textAlignment w:val="baseline"/>
        <w:rPr>
          <w:lang w:val="en-US"/>
        </w:rPr>
      </w:pPr>
      <w:r w:rsidRPr="0057159E">
        <w:rPr>
          <w:lang w:val="en-US"/>
        </w:rPr>
        <w:t>Assumptions/Constraints</w:t>
      </w:r>
    </w:p>
    <w:p w14:paraId="10153F53" w14:textId="77777777" w:rsidR="00840717" w:rsidRPr="00184A3A" w:rsidRDefault="00840717" w:rsidP="00F40D30">
      <w:pPr>
        <w:rPr>
          <w:lang w:eastAsia="zh-CN"/>
        </w:rPr>
      </w:pPr>
      <w:r w:rsidRPr="00184A3A">
        <w:rPr>
          <w:lang w:eastAsia="zh-CN"/>
        </w:rPr>
        <w:t>N/A</w:t>
      </w:r>
    </w:p>
    <w:p w14:paraId="1A2B0189" w14:textId="77777777" w:rsidR="00840717" w:rsidRPr="0057159E" w:rsidRDefault="00840717" w:rsidP="00840717">
      <w:pPr>
        <w:pStyle w:val="Heading5"/>
        <w:keepNext/>
        <w:keepLines/>
        <w:widowControl w:val="0"/>
        <w:adjustRightInd w:val="0"/>
        <w:spacing w:before="0" w:after="0" w:line="360" w:lineRule="atLeast"/>
        <w:textAlignment w:val="baseline"/>
        <w:rPr>
          <w:lang w:val="en-US"/>
        </w:rPr>
      </w:pPr>
      <w:r w:rsidRPr="0057159E">
        <w:rPr>
          <w:lang w:val="en-US"/>
        </w:rPr>
        <w:t xml:space="preserve">Error &amp; Exception List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57"/>
        <w:gridCol w:w="1260"/>
        <w:gridCol w:w="7465"/>
      </w:tblGrid>
      <w:tr w:rsidR="00840717" w:rsidRPr="00184A3A" w14:paraId="470929FE" w14:textId="77777777" w:rsidTr="00F40D30">
        <w:tc>
          <w:tcPr>
            <w:tcW w:w="1857" w:type="dxa"/>
            <w:shd w:val="clear" w:color="auto" w:fill="C6D9F1"/>
          </w:tcPr>
          <w:p w14:paraId="7EE6A8F3" w14:textId="77777777" w:rsidR="00840717" w:rsidRPr="00184A3A" w:rsidRDefault="00840717" w:rsidP="0098195F">
            <w:pPr>
              <w:pStyle w:val="BodyText"/>
              <w:rPr>
                <w:b/>
              </w:rPr>
            </w:pPr>
            <w:r w:rsidRPr="00184A3A">
              <w:rPr>
                <w:b/>
              </w:rPr>
              <w:t>Error Code</w:t>
            </w:r>
          </w:p>
        </w:tc>
        <w:tc>
          <w:tcPr>
            <w:tcW w:w="1260" w:type="dxa"/>
            <w:shd w:val="clear" w:color="auto" w:fill="C6D9F1"/>
          </w:tcPr>
          <w:p w14:paraId="71EC7DB7" w14:textId="77777777" w:rsidR="00840717" w:rsidRPr="00184A3A" w:rsidRDefault="00840717" w:rsidP="0098195F">
            <w:pPr>
              <w:pStyle w:val="BodyText"/>
              <w:rPr>
                <w:b/>
              </w:rPr>
            </w:pPr>
            <w:r w:rsidRPr="00184A3A">
              <w:rPr>
                <w:b/>
              </w:rPr>
              <w:t>Severity</w:t>
            </w:r>
          </w:p>
        </w:tc>
        <w:tc>
          <w:tcPr>
            <w:tcW w:w="7465" w:type="dxa"/>
            <w:shd w:val="clear" w:color="auto" w:fill="C6D9F1"/>
          </w:tcPr>
          <w:p w14:paraId="189FD709" w14:textId="77777777" w:rsidR="00840717" w:rsidRPr="00184A3A" w:rsidRDefault="00840717" w:rsidP="0098195F">
            <w:pPr>
              <w:pStyle w:val="BodyText"/>
              <w:rPr>
                <w:b/>
              </w:rPr>
            </w:pPr>
            <w:r w:rsidRPr="00184A3A">
              <w:rPr>
                <w:b/>
              </w:rPr>
              <w:t>Error Message</w:t>
            </w:r>
          </w:p>
        </w:tc>
      </w:tr>
      <w:tr w:rsidR="007E52D2" w:rsidRPr="00184A3A" w14:paraId="1127600F" w14:textId="77777777" w:rsidTr="003026FA">
        <w:tc>
          <w:tcPr>
            <w:tcW w:w="1857" w:type="dxa"/>
            <w:vAlign w:val="center"/>
          </w:tcPr>
          <w:p w14:paraId="35FB4657" w14:textId="05A0899D" w:rsidR="007E52D2" w:rsidRPr="00184A3A" w:rsidRDefault="007E52D2" w:rsidP="007E52D2">
            <w:r>
              <w:rPr>
                <w:rFonts w:cs="Calibri"/>
                <w:color w:val="000000"/>
                <w:szCs w:val="20"/>
              </w:rPr>
              <w:t>S0011</w:t>
            </w:r>
          </w:p>
        </w:tc>
        <w:tc>
          <w:tcPr>
            <w:tcW w:w="1260" w:type="dxa"/>
            <w:vAlign w:val="center"/>
          </w:tcPr>
          <w:p w14:paraId="03C65678" w14:textId="7ACBF5FE" w:rsidR="007E52D2" w:rsidRPr="00184A3A" w:rsidRDefault="007E52D2" w:rsidP="007E52D2">
            <w:r>
              <w:rPr>
                <w:rFonts w:cs="Calibri"/>
                <w:color w:val="000000"/>
                <w:szCs w:val="20"/>
              </w:rPr>
              <w:t>HIGH</w:t>
            </w:r>
          </w:p>
        </w:tc>
        <w:tc>
          <w:tcPr>
            <w:tcW w:w="7465" w:type="dxa"/>
            <w:vAlign w:val="center"/>
          </w:tcPr>
          <w:p w14:paraId="6AEFEB6B" w14:textId="7DA906AF" w:rsidR="007E52D2" w:rsidRPr="00184A3A" w:rsidRDefault="007E52D2" w:rsidP="007E52D2">
            <w:r>
              <w:rPr>
                <w:rFonts w:cs="Calibri"/>
                <w:color w:val="000000"/>
                <w:szCs w:val="20"/>
              </w:rPr>
              <w:t>Failed to establish FTP connection</w:t>
            </w:r>
          </w:p>
        </w:tc>
      </w:tr>
      <w:tr w:rsidR="007E52D2" w:rsidRPr="00184A3A" w14:paraId="68BF00AC" w14:textId="77777777" w:rsidTr="003026FA">
        <w:tc>
          <w:tcPr>
            <w:tcW w:w="1857" w:type="dxa"/>
            <w:vAlign w:val="center"/>
          </w:tcPr>
          <w:p w14:paraId="73AEB56C" w14:textId="587259B0" w:rsidR="007E52D2" w:rsidRPr="00184A3A" w:rsidRDefault="007E52D2" w:rsidP="007E52D2">
            <w:r>
              <w:rPr>
                <w:rFonts w:cs="Calibri"/>
                <w:color w:val="000000"/>
                <w:szCs w:val="20"/>
              </w:rPr>
              <w:t>S0012</w:t>
            </w:r>
          </w:p>
        </w:tc>
        <w:tc>
          <w:tcPr>
            <w:tcW w:w="1260" w:type="dxa"/>
            <w:vAlign w:val="center"/>
          </w:tcPr>
          <w:p w14:paraId="1072DD42" w14:textId="35E7A75B" w:rsidR="007E52D2" w:rsidRPr="00184A3A" w:rsidRDefault="007E52D2" w:rsidP="007E52D2">
            <w:r>
              <w:rPr>
                <w:rFonts w:cs="Calibri"/>
                <w:color w:val="000000"/>
                <w:szCs w:val="20"/>
              </w:rPr>
              <w:t>HIGH</w:t>
            </w:r>
          </w:p>
        </w:tc>
        <w:tc>
          <w:tcPr>
            <w:tcW w:w="7465" w:type="dxa"/>
            <w:vAlign w:val="center"/>
          </w:tcPr>
          <w:p w14:paraId="219EEB8B" w14:textId="130C0F8D" w:rsidR="007E52D2" w:rsidRPr="00184A3A" w:rsidRDefault="007E52D2" w:rsidP="007E52D2">
            <w:r>
              <w:rPr>
                <w:rFonts w:cs="Calibri"/>
                <w:color w:val="000000"/>
                <w:szCs w:val="20"/>
              </w:rPr>
              <w:t>Target directory or file not found</w:t>
            </w:r>
          </w:p>
        </w:tc>
      </w:tr>
      <w:tr w:rsidR="007E52D2" w:rsidRPr="00184A3A" w14:paraId="2D2B3F99" w14:textId="77777777" w:rsidTr="003026FA">
        <w:tc>
          <w:tcPr>
            <w:tcW w:w="1857" w:type="dxa"/>
            <w:vAlign w:val="center"/>
          </w:tcPr>
          <w:p w14:paraId="083DB58E" w14:textId="50BD3E42" w:rsidR="007E52D2" w:rsidRPr="00184A3A" w:rsidRDefault="007E52D2" w:rsidP="007E52D2">
            <w:r>
              <w:rPr>
                <w:rFonts w:cs="Calibri"/>
                <w:color w:val="000000"/>
                <w:szCs w:val="20"/>
              </w:rPr>
              <w:t>S0021</w:t>
            </w:r>
          </w:p>
        </w:tc>
        <w:tc>
          <w:tcPr>
            <w:tcW w:w="1260" w:type="dxa"/>
            <w:vAlign w:val="center"/>
          </w:tcPr>
          <w:p w14:paraId="426AC2CE" w14:textId="070A3FFF" w:rsidR="007E52D2" w:rsidRPr="00184A3A" w:rsidRDefault="007E52D2" w:rsidP="007E52D2">
            <w:r>
              <w:rPr>
                <w:rFonts w:cs="Calibri"/>
                <w:color w:val="000000"/>
                <w:szCs w:val="20"/>
              </w:rPr>
              <w:t>HIGH</w:t>
            </w:r>
          </w:p>
        </w:tc>
        <w:tc>
          <w:tcPr>
            <w:tcW w:w="7465" w:type="dxa"/>
            <w:vAlign w:val="center"/>
          </w:tcPr>
          <w:p w14:paraId="14C037D9" w14:textId="2F45E132" w:rsidR="007E52D2" w:rsidRPr="00184A3A" w:rsidRDefault="007E52D2" w:rsidP="007E52D2">
            <w:r>
              <w:rPr>
                <w:rFonts w:cs="Calibri"/>
                <w:color w:val="000000"/>
                <w:szCs w:val="20"/>
              </w:rPr>
              <w:t>Failed to download target file</w:t>
            </w:r>
          </w:p>
        </w:tc>
      </w:tr>
      <w:tr w:rsidR="007E52D2" w:rsidRPr="00184A3A" w14:paraId="4E7C62A5" w14:textId="77777777" w:rsidTr="003026FA">
        <w:tc>
          <w:tcPr>
            <w:tcW w:w="1857" w:type="dxa"/>
            <w:vAlign w:val="center"/>
          </w:tcPr>
          <w:p w14:paraId="1AAAD395" w14:textId="26DD008D" w:rsidR="007E52D2" w:rsidRPr="00184A3A" w:rsidRDefault="007E52D2" w:rsidP="007E52D2">
            <w:r>
              <w:rPr>
                <w:rFonts w:cs="Calibri"/>
                <w:color w:val="000000"/>
                <w:szCs w:val="20"/>
              </w:rPr>
              <w:t>S0022</w:t>
            </w:r>
          </w:p>
        </w:tc>
        <w:tc>
          <w:tcPr>
            <w:tcW w:w="1260" w:type="dxa"/>
            <w:vAlign w:val="center"/>
          </w:tcPr>
          <w:p w14:paraId="2683BFB1" w14:textId="076ADC58" w:rsidR="007E52D2" w:rsidRPr="00184A3A" w:rsidRDefault="007E52D2" w:rsidP="007E52D2">
            <w:r>
              <w:rPr>
                <w:rFonts w:cs="Calibri"/>
                <w:color w:val="000000"/>
                <w:szCs w:val="20"/>
              </w:rPr>
              <w:t>HIGH</w:t>
            </w:r>
          </w:p>
        </w:tc>
        <w:tc>
          <w:tcPr>
            <w:tcW w:w="7465" w:type="dxa"/>
            <w:vAlign w:val="center"/>
          </w:tcPr>
          <w:p w14:paraId="275DA47F" w14:textId="2993DB82" w:rsidR="007E52D2" w:rsidRPr="00184A3A" w:rsidRDefault="007E52D2" w:rsidP="007E52D2">
            <w:r>
              <w:rPr>
                <w:rFonts w:cs="Calibri"/>
                <w:color w:val="000000"/>
                <w:szCs w:val="20"/>
              </w:rPr>
              <w:t>Failed to process records into staging database</w:t>
            </w:r>
          </w:p>
        </w:tc>
      </w:tr>
    </w:tbl>
    <w:p w14:paraId="1B76859A" w14:textId="35D864F2" w:rsidR="008F7A2B" w:rsidRDefault="008F7A2B" w:rsidP="005113D6"/>
    <w:p w14:paraId="49A575A6" w14:textId="77777777" w:rsidR="008F7A2B" w:rsidRDefault="008F7A2B">
      <w:r>
        <w:br w:type="page"/>
      </w:r>
    </w:p>
    <w:p w14:paraId="6B9F440F" w14:textId="7263188D" w:rsidR="008F7A2B" w:rsidRPr="00184A3A" w:rsidRDefault="0041377A" w:rsidP="00900E50">
      <w:pPr>
        <w:pStyle w:val="Heading3"/>
      </w:pPr>
      <w:r>
        <w:lastRenderedPageBreak/>
        <w:t>Sales Data EOD</w:t>
      </w:r>
      <w:r w:rsidR="008F7A2B" w:rsidRPr="00184A3A">
        <w:t xml:space="preserve"> (</w:t>
      </w:r>
      <w:r>
        <w:t xml:space="preserve">STG </w:t>
      </w:r>
      <w:r w:rsidR="008F7A2B">
        <w:t>to EDW</w:t>
      </w:r>
      <w:r w:rsidR="008F7A2B" w:rsidRPr="00184A3A">
        <w:t>) Task</w:t>
      </w:r>
    </w:p>
    <w:p w14:paraId="5802DCB9" w14:textId="77777777" w:rsidR="008F7A2B" w:rsidRPr="00184A3A" w:rsidRDefault="008F7A2B" w:rsidP="00E51271">
      <w:pPr>
        <w:pStyle w:val="Heading4"/>
      </w:pPr>
      <w:r w:rsidRPr="00184A3A">
        <w:t>Process/Work Flow</w:t>
      </w:r>
    </w:p>
    <w:p w14:paraId="00DA86FE" w14:textId="6526F114" w:rsidR="008F7A2B" w:rsidRPr="00184A3A" w:rsidRDefault="00A97416" w:rsidP="008F7A2B">
      <w:pPr>
        <w:jc w:val="center"/>
        <w:rPr>
          <w:lang w:eastAsia="zh-CN"/>
        </w:rPr>
      </w:pPr>
      <w:r>
        <w:rPr>
          <w:noProof/>
          <w:lang w:eastAsia="zh-CN"/>
        </w:rPr>
        <w:drawing>
          <wp:inline distT="0" distB="0" distL="0" distR="0" wp14:anchorId="21FB801B" wp14:editId="7F8EFE91">
            <wp:extent cx="4273537" cy="7810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76929" cy="7816700"/>
                    </a:xfrm>
                    <a:prstGeom prst="rect">
                      <a:avLst/>
                    </a:prstGeom>
                  </pic:spPr>
                </pic:pic>
              </a:graphicData>
            </a:graphic>
          </wp:inline>
        </w:drawing>
      </w:r>
    </w:p>
    <w:p w14:paraId="5A797352" w14:textId="77777777" w:rsidR="008F7A2B" w:rsidRPr="00184A3A" w:rsidRDefault="008F7A2B" w:rsidP="008F7A2B">
      <w:pPr>
        <w:ind w:left="360"/>
        <w:rPr>
          <w:b/>
          <w:u w:val="single"/>
          <w:lang w:eastAsia="zh-CN"/>
        </w:rPr>
      </w:pPr>
      <w:r w:rsidRPr="00184A3A">
        <w:rPr>
          <w:b/>
          <w:u w:val="single"/>
          <w:lang w:eastAsia="zh-CN"/>
        </w:rPr>
        <w:lastRenderedPageBreak/>
        <w:t>Job Details</w:t>
      </w:r>
    </w:p>
    <w:p w14:paraId="004A01B6" w14:textId="0022F690" w:rsidR="008F7A2B" w:rsidRPr="00184A3A" w:rsidRDefault="00A87F1C" w:rsidP="008F7A2B">
      <w:pPr>
        <w:ind w:left="360"/>
        <w:rPr>
          <w:lang w:eastAsia="zh-CN"/>
        </w:rPr>
      </w:pPr>
      <w:r>
        <w:rPr>
          <w:lang w:eastAsia="zh-CN"/>
        </w:rPr>
        <w:t>This job</w:t>
      </w:r>
      <w:r w:rsidR="007E52D2">
        <w:rPr>
          <w:lang w:eastAsia="zh-CN"/>
        </w:rPr>
        <w:t xml:space="preserve"> </w:t>
      </w:r>
      <w:proofErr w:type="gramStart"/>
      <w:r w:rsidR="007E52D2">
        <w:rPr>
          <w:lang w:eastAsia="zh-CN"/>
        </w:rPr>
        <w:t>is considered</w:t>
      </w:r>
      <w:proofErr w:type="gramEnd"/>
      <w:r w:rsidR="007E52D2">
        <w:rPr>
          <w:lang w:eastAsia="zh-CN"/>
        </w:rPr>
        <w:t xml:space="preserve"> as standalone ta</w:t>
      </w:r>
      <w:r>
        <w:rPr>
          <w:lang w:eastAsia="zh-CN"/>
        </w:rPr>
        <w:t>s</w:t>
      </w:r>
      <w:r w:rsidR="007E52D2">
        <w:rPr>
          <w:lang w:eastAsia="zh-CN"/>
        </w:rPr>
        <w:t>k</w:t>
      </w:r>
      <w:r>
        <w:rPr>
          <w:lang w:eastAsia="zh-CN"/>
        </w:rPr>
        <w:t xml:space="preserve"> </w:t>
      </w:r>
      <w:r w:rsidR="008F7A2B" w:rsidRPr="00184A3A">
        <w:rPr>
          <w:lang w:eastAsia="zh-CN"/>
        </w:rPr>
        <w:t>to handle</w:t>
      </w:r>
      <w:r>
        <w:rPr>
          <w:lang w:eastAsia="zh-CN"/>
        </w:rPr>
        <w:t xml:space="preserve"> a single poll scheme </w:t>
      </w:r>
      <w:r w:rsidR="007E52D2">
        <w:rPr>
          <w:lang w:eastAsia="zh-CN"/>
        </w:rPr>
        <w:t>for which it is responsible</w:t>
      </w:r>
      <w:r w:rsidR="008F7A2B" w:rsidRPr="00184A3A">
        <w:rPr>
          <w:lang w:eastAsia="zh-CN"/>
        </w:rPr>
        <w:t xml:space="preserve">. </w:t>
      </w:r>
    </w:p>
    <w:p w14:paraId="323057CB" w14:textId="77777777" w:rsidR="008F7A2B" w:rsidRPr="00184A3A" w:rsidRDefault="008F7A2B" w:rsidP="008F7A2B">
      <w:pPr>
        <w:ind w:left="360"/>
        <w:rPr>
          <w:rFonts w:eastAsia="SimSun"/>
          <w:lang w:eastAsia="zh-CN"/>
        </w:rPr>
      </w:pPr>
      <w:r w:rsidRPr="00184A3A">
        <w:rPr>
          <w:lang w:eastAsia="zh-CN"/>
        </w:rPr>
        <w:t>Summarily the task executes in below steps:</w:t>
      </w:r>
    </w:p>
    <w:p w14:paraId="03A4D4D4" w14:textId="6D4CE69F" w:rsidR="008F7A2B" w:rsidRPr="00184A3A" w:rsidRDefault="00357672" w:rsidP="007E52D2">
      <w:pPr>
        <w:tabs>
          <w:tab w:val="left" w:pos="1260"/>
        </w:tabs>
        <w:ind w:left="1260" w:hanging="900"/>
        <w:jc w:val="both"/>
        <w:rPr>
          <w:lang w:eastAsia="zh-CN"/>
        </w:rPr>
      </w:pPr>
      <w:r>
        <w:rPr>
          <w:lang w:eastAsia="zh-CN"/>
        </w:rPr>
        <w:t>Step 1</w:t>
      </w:r>
      <w:r w:rsidR="007E52D2">
        <w:rPr>
          <w:lang w:eastAsia="zh-CN"/>
        </w:rPr>
        <w:t>:</w:t>
      </w:r>
      <w:r w:rsidR="007E52D2">
        <w:rPr>
          <w:lang w:eastAsia="zh-CN"/>
        </w:rPr>
        <w:tab/>
        <w:t>I</w:t>
      </w:r>
      <w:r w:rsidR="008F7A2B" w:rsidRPr="00184A3A">
        <w:rPr>
          <w:lang w:eastAsia="zh-CN"/>
        </w:rPr>
        <w:t xml:space="preserve">t will update the </w:t>
      </w:r>
      <w:r w:rsidR="008F7A2B">
        <w:rPr>
          <w:lang w:eastAsia="zh-CN"/>
        </w:rPr>
        <w:t xml:space="preserve">corresponding </w:t>
      </w:r>
      <w:r w:rsidR="008F7A2B" w:rsidRPr="00184A3A">
        <w:rPr>
          <w:lang w:eastAsia="zh-CN"/>
        </w:rPr>
        <w:t>job lo</w:t>
      </w:r>
      <w:r w:rsidR="008F7A2B">
        <w:rPr>
          <w:lang w:eastAsia="zh-CN"/>
        </w:rPr>
        <w:t>g’s latest job indicator from ‘P</w:t>
      </w:r>
      <w:r w:rsidR="008F7A2B" w:rsidRPr="00184A3A">
        <w:rPr>
          <w:lang w:eastAsia="zh-CN"/>
        </w:rPr>
        <w:t>’ to ‘</w:t>
      </w:r>
      <w:r w:rsidR="008F7A2B">
        <w:rPr>
          <w:lang w:eastAsia="zh-CN"/>
        </w:rPr>
        <w:t>Y’ and update</w:t>
      </w:r>
      <w:r w:rsidR="008F7A2B" w:rsidRPr="00184A3A">
        <w:rPr>
          <w:lang w:eastAsia="zh-CN"/>
        </w:rPr>
        <w:t xml:space="preserve"> the status</w:t>
      </w:r>
      <w:r w:rsidR="008F7A2B">
        <w:rPr>
          <w:lang w:eastAsia="zh-CN"/>
        </w:rPr>
        <w:t xml:space="preserve"> from “SUBMITTED” to “PROGRESS” as the start of the execution.</w:t>
      </w:r>
    </w:p>
    <w:p w14:paraId="65856EDA" w14:textId="483F2F3A" w:rsidR="008F7A2B" w:rsidRPr="00184A3A" w:rsidRDefault="007E52D2" w:rsidP="007E52D2">
      <w:pPr>
        <w:tabs>
          <w:tab w:val="left" w:pos="1260"/>
        </w:tabs>
        <w:ind w:left="1260" w:hanging="900"/>
        <w:rPr>
          <w:lang w:eastAsia="zh-CN"/>
        </w:rPr>
      </w:pPr>
      <w:r>
        <w:rPr>
          <w:lang w:eastAsia="zh-CN"/>
        </w:rPr>
        <w:t>Step 2:</w:t>
      </w:r>
      <w:r>
        <w:rPr>
          <w:lang w:eastAsia="zh-CN"/>
        </w:rPr>
        <w:tab/>
      </w:r>
      <w:r w:rsidR="008F7A2B" w:rsidRPr="00184A3A">
        <w:rPr>
          <w:lang w:eastAsia="zh-CN"/>
        </w:rPr>
        <w:t xml:space="preserve">Initiate the JDBC connection </w:t>
      </w:r>
      <w:r w:rsidR="008F7A2B">
        <w:rPr>
          <w:lang w:eastAsia="zh-CN"/>
        </w:rPr>
        <w:t>towards the EDW data source</w:t>
      </w:r>
      <w:r w:rsidR="008F7A2B" w:rsidRPr="00184A3A">
        <w:rPr>
          <w:lang w:eastAsia="zh-CN"/>
        </w:rPr>
        <w:t>.</w:t>
      </w:r>
    </w:p>
    <w:p w14:paraId="4AFA96FB" w14:textId="49ADD037" w:rsidR="008F7A2B" w:rsidRPr="005E4AA0" w:rsidRDefault="007E52D2" w:rsidP="007E52D2">
      <w:pPr>
        <w:tabs>
          <w:tab w:val="left" w:pos="1260"/>
        </w:tabs>
        <w:ind w:left="1260" w:hanging="900"/>
        <w:jc w:val="both"/>
        <w:rPr>
          <w:rFonts w:eastAsia="SimSun"/>
          <w:lang w:eastAsia="zh-CN"/>
          <w:rPrChange w:id="79" w:author="Edward Leung" w:date="2017-01-17T16:58:00Z">
            <w:rPr>
              <w:lang w:eastAsia="zh-CN"/>
            </w:rPr>
          </w:rPrChange>
        </w:rPr>
      </w:pPr>
      <w:r>
        <w:rPr>
          <w:lang w:eastAsia="zh-CN"/>
        </w:rPr>
        <w:t>Step 3:</w:t>
      </w:r>
      <w:r>
        <w:rPr>
          <w:lang w:eastAsia="zh-CN"/>
        </w:rPr>
        <w:tab/>
      </w:r>
      <w:r w:rsidR="008F7A2B">
        <w:rPr>
          <w:lang w:eastAsia="zh-CN"/>
        </w:rPr>
        <w:t>The task will select from staging tables with poll scheme info tables</w:t>
      </w:r>
      <w:r w:rsidR="00A87F1C">
        <w:rPr>
          <w:lang w:eastAsia="zh-CN"/>
        </w:rPr>
        <w:t xml:space="preserve"> (configure a set of history tables)</w:t>
      </w:r>
      <w:r w:rsidR="008F7A2B">
        <w:rPr>
          <w:lang w:eastAsia="zh-CN"/>
        </w:rPr>
        <w:t xml:space="preserve">, and process the data which process ID = </w:t>
      </w:r>
      <w:proofErr w:type="spellStart"/>
      <w:r w:rsidR="008F7A2B">
        <w:rPr>
          <w:lang w:eastAsia="zh-CN"/>
        </w:rPr>
        <w:t>depend</w:t>
      </w:r>
      <w:r w:rsidR="00A87F1C">
        <w:rPr>
          <w:lang w:eastAsia="zh-CN"/>
        </w:rPr>
        <w:t>_o</w:t>
      </w:r>
      <w:r w:rsidR="008F7A2B">
        <w:rPr>
          <w:lang w:eastAsia="zh-CN"/>
        </w:rPr>
        <w:t>n</w:t>
      </w:r>
      <w:proofErr w:type="spellEnd"/>
      <w:r w:rsidR="008F7A2B">
        <w:rPr>
          <w:lang w:eastAsia="zh-CN"/>
        </w:rPr>
        <w:t xml:space="preserve"> field value (</w:t>
      </w:r>
      <w:proofErr w:type="spellStart"/>
      <w:r w:rsidR="008F7A2B">
        <w:rPr>
          <w:lang w:eastAsia="zh-CN"/>
        </w:rPr>
        <w:t>processID</w:t>
      </w:r>
      <w:proofErr w:type="spellEnd"/>
      <w:r w:rsidR="008F7A2B">
        <w:rPr>
          <w:lang w:eastAsia="zh-CN"/>
        </w:rPr>
        <w:t xml:space="preserve"> exists in all polling data table in the staging which equals to the job log ID of the processing task, indicating which job has processed the record).</w:t>
      </w:r>
      <w:r w:rsidR="008F7A2B" w:rsidRPr="00184A3A">
        <w:rPr>
          <w:lang w:eastAsia="zh-CN"/>
        </w:rPr>
        <w:t xml:space="preserve"> </w:t>
      </w:r>
      <w:r w:rsidR="008F7A2B">
        <w:rPr>
          <w:lang w:eastAsia="zh-CN"/>
        </w:rPr>
        <w:t>Table by table, write the selected data into the corresponding table in EDW</w:t>
      </w:r>
      <w:r w:rsidR="008F7A2B">
        <w:rPr>
          <w:lang w:eastAsia="zh-CN"/>
        </w:rPr>
        <w:t>。</w:t>
      </w:r>
      <w:ins w:id="80" w:author="Edward Leung" w:date="2017-01-17T16:58:00Z">
        <w:r w:rsidR="005E4AA0">
          <w:rPr>
            <w:rFonts w:eastAsia="SimSun" w:hint="eastAsia"/>
            <w:lang w:eastAsia="zh-CN"/>
          </w:rPr>
          <w:t xml:space="preserve"> C</w:t>
        </w:r>
      </w:ins>
    </w:p>
    <w:p w14:paraId="0A7F09B5" w14:textId="265AF99A" w:rsidR="008F7A2B" w:rsidRPr="00184A3A" w:rsidRDefault="007E52D2" w:rsidP="007E52D2">
      <w:pPr>
        <w:tabs>
          <w:tab w:val="left" w:pos="1260"/>
        </w:tabs>
        <w:ind w:left="1260" w:hanging="900"/>
        <w:jc w:val="both"/>
        <w:rPr>
          <w:lang w:eastAsia="zh-CN"/>
        </w:rPr>
      </w:pPr>
      <w:r>
        <w:rPr>
          <w:lang w:eastAsia="zh-CN"/>
        </w:rPr>
        <w:t>Step 4:</w:t>
      </w:r>
      <w:r>
        <w:rPr>
          <w:lang w:eastAsia="zh-CN"/>
        </w:rPr>
        <w:tab/>
      </w:r>
      <w:r w:rsidR="008F7A2B" w:rsidRPr="00184A3A">
        <w:rPr>
          <w:lang w:eastAsia="zh-CN"/>
        </w:rPr>
        <w:t xml:space="preserve">After the </w:t>
      </w:r>
      <w:r w:rsidR="008F7A2B">
        <w:rPr>
          <w:lang w:eastAsia="zh-CN"/>
        </w:rPr>
        <w:t>process</w:t>
      </w:r>
      <w:r w:rsidR="008F7A2B" w:rsidRPr="00184A3A">
        <w:rPr>
          <w:lang w:eastAsia="zh-CN"/>
        </w:rPr>
        <w:t xml:space="preserve"> </w:t>
      </w:r>
      <w:proofErr w:type="gramStart"/>
      <w:r w:rsidR="008F7A2B" w:rsidRPr="00184A3A">
        <w:rPr>
          <w:lang w:eastAsia="zh-CN"/>
        </w:rPr>
        <w:t xml:space="preserve">is successfully </w:t>
      </w:r>
      <w:r w:rsidR="008F7A2B">
        <w:rPr>
          <w:lang w:eastAsia="zh-CN"/>
        </w:rPr>
        <w:t>run</w:t>
      </w:r>
      <w:proofErr w:type="gramEnd"/>
      <w:r w:rsidR="008F7A2B">
        <w:rPr>
          <w:lang w:eastAsia="zh-CN"/>
        </w:rPr>
        <w:t xml:space="preserve"> for one table</w:t>
      </w:r>
      <w:r w:rsidR="008F7A2B" w:rsidRPr="00184A3A">
        <w:rPr>
          <w:lang w:eastAsia="zh-CN"/>
        </w:rPr>
        <w:t>, a check sum will check upon the processed record upon the total record counts</w:t>
      </w:r>
      <w:r w:rsidR="008F7A2B">
        <w:rPr>
          <w:lang w:eastAsia="zh-CN"/>
        </w:rPr>
        <w:t xml:space="preserve"> and the sum amount of the check sum column. The check sum columns will refer to the configuration in the poll scheme info.</w:t>
      </w:r>
    </w:p>
    <w:p w14:paraId="46A41528" w14:textId="58BD00CE" w:rsidR="008F7A2B" w:rsidRPr="00184A3A" w:rsidRDefault="007E52D2" w:rsidP="007E52D2">
      <w:pPr>
        <w:tabs>
          <w:tab w:val="left" w:pos="1260"/>
        </w:tabs>
        <w:ind w:left="1260" w:hanging="900"/>
        <w:jc w:val="both"/>
        <w:rPr>
          <w:lang w:eastAsia="zh-CN"/>
        </w:rPr>
      </w:pPr>
      <w:r>
        <w:rPr>
          <w:lang w:eastAsia="zh-CN"/>
        </w:rPr>
        <w:t>Step 5:</w:t>
      </w:r>
      <w:r>
        <w:rPr>
          <w:lang w:eastAsia="zh-CN"/>
        </w:rPr>
        <w:tab/>
      </w:r>
      <w:r w:rsidR="008F7A2B" w:rsidRPr="00184A3A">
        <w:rPr>
          <w:lang w:eastAsia="zh-CN"/>
        </w:rPr>
        <w:t>Upon any errors in the task submission and cannot be resolved (e.g. by retry). The job will abort and keep the job status to reflect the problematic stage “FAILED”. If the processing source is file-based, move the file to error folder.</w:t>
      </w:r>
    </w:p>
    <w:p w14:paraId="1FCC8669" w14:textId="5499F7B2" w:rsidR="008F7A2B" w:rsidRPr="00732732" w:rsidRDefault="008F7A2B" w:rsidP="007E52D2">
      <w:pPr>
        <w:tabs>
          <w:tab w:val="left" w:pos="1260"/>
        </w:tabs>
        <w:ind w:left="1260" w:hanging="900"/>
        <w:jc w:val="both"/>
        <w:rPr>
          <w:lang w:eastAsia="zh-CN"/>
        </w:rPr>
      </w:pPr>
      <w:r w:rsidRPr="00184A3A">
        <w:rPr>
          <w:lang w:eastAsia="zh-CN"/>
        </w:rPr>
        <w:t xml:space="preserve">Step </w:t>
      </w:r>
      <w:r w:rsidR="007E52D2">
        <w:rPr>
          <w:lang w:eastAsia="zh-CN"/>
        </w:rPr>
        <w:t>6:</w:t>
      </w:r>
      <w:r w:rsidR="007E52D2">
        <w:rPr>
          <w:lang w:eastAsia="zh-CN"/>
        </w:rPr>
        <w:tab/>
      </w:r>
      <w:r w:rsidRPr="00184A3A">
        <w:rPr>
          <w:lang w:eastAsia="zh-CN"/>
        </w:rPr>
        <w:t xml:space="preserve">If all steps of the task </w:t>
      </w:r>
      <w:proofErr w:type="gramStart"/>
      <w:r w:rsidRPr="00184A3A">
        <w:rPr>
          <w:lang w:eastAsia="zh-CN"/>
        </w:rPr>
        <w:t>are successfully submitted</w:t>
      </w:r>
      <w:proofErr w:type="gramEnd"/>
      <w:r w:rsidRPr="00184A3A">
        <w:rPr>
          <w:lang w:eastAsia="zh-CN"/>
        </w:rPr>
        <w:t xml:space="preserve">, the task </w:t>
      </w:r>
      <w:r w:rsidR="007E52D2">
        <w:rPr>
          <w:lang w:eastAsia="zh-CN"/>
        </w:rPr>
        <w:t>will be</w:t>
      </w:r>
      <w:r w:rsidRPr="00184A3A">
        <w:rPr>
          <w:lang w:eastAsia="zh-CN"/>
        </w:rPr>
        <w:t xml:space="preserve"> regarded as complete</w:t>
      </w:r>
      <w:r w:rsidR="007E52D2">
        <w:rPr>
          <w:lang w:eastAsia="zh-CN"/>
        </w:rPr>
        <w:t>d</w:t>
      </w:r>
      <w:r w:rsidRPr="00184A3A">
        <w:rPr>
          <w:lang w:eastAsia="zh-CN"/>
        </w:rPr>
        <w:t xml:space="preserve"> and </w:t>
      </w:r>
      <w:r w:rsidR="007E52D2">
        <w:rPr>
          <w:lang w:eastAsia="zh-CN"/>
        </w:rPr>
        <w:t xml:space="preserve">it will </w:t>
      </w:r>
      <w:r w:rsidRPr="00184A3A">
        <w:rPr>
          <w:lang w:eastAsia="zh-CN"/>
        </w:rPr>
        <w:t>update the job status to “COMPLETE” with a record number of schemes processed.</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8F7A2B" w:rsidRPr="00184A3A" w14:paraId="1FCB0077" w14:textId="77777777" w:rsidTr="00BA1094">
        <w:tc>
          <w:tcPr>
            <w:tcW w:w="2428" w:type="dxa"/>
            <w:shd w:val="clear" w:color="auto" w:fill="C6D9F1" w:themeFill="text2" w:themeFillTint="33"/>
          </w:tcPr>
          <w:p w14:paraId="044D2CAF" w14:textId="77777777" w:rsidR="008F7A2B" w:rsidRPr="00184A3A" w:rsidRDefault="008F7A2B" w:rsidP="00BA1094">
            <w:pPr>
              <w:pStyle w:val="BodyText"/>
              <w:rPr>
                <w:b/>
              </w:rPr>
            </w:pPr>
            <w:r w:rsidRPr="00184A3A">
              <w:rPr>
                <w:b/>
              </w:rPr>
              <w:t>Job Name</w:t>
            </w:r>
          </w:p>
        </w:tc>
        <w:tc>
          <w:tcPr>
            <w:tcW w:w="1925" w:type="dxa"/>
            <w:shd w:val="clear" w:color="auto" w:fill="C6D9F1" w:themeFill="text2" w:themeFillTint="33"/>
          </w:tcPr>
          <w:p w14:paraId="1FB7F471" w14:textId="77777777" w:rsidR="008F7A2B" w:rsidRPr="00184A3A" w:rsidRDefault="008F7A2B" w:rsidP="00BA1094">
            <w:pPr>
              <w:pStyle w:val="BodyText"/>
              <w:rPr>
                <w:b/>
              </w:rPr>
            </w:pPr>
            <w:r w:rsidRPr="00184A3A">
              <w:rPr>
                <w:b/>
              </w:rPr>
              <w:t>Status</w:t>
            </w:r>
          </w:p>
        </w:tc>
        <w:tc>
          <w:tcPr>
            <w:tcW w:w="5588" w:type="dxa"/>
            <w:shd w:val="clear" w:color="auto" w:fill="C6D9F1" w:themeFill="text2" w:themeFillTint="33"/>
          </w:tcPr>
          <w:p w14:paraId="6F2955BC" w14:textId="77777777" w:rsidR="008F7A2B" w:rsidRPr="00184A3A" w:rsidRDefault="008F7A2B" w:rsidP="00BA1094">
            <w:pPr>
              <w:pStyle w:val="BodyText"/>
              <w:rPr>
                <w:b/>
              </w:rPr>
            </w:pPr>
            <w:r w:rsidRPr="00184A3A">
              <w:rPr>
                <w:b/>
              </w:rPr>
              <w:t>Description</w:t>
            </w:r>
          </w:p>
        </w:tc>
      </w:tr>
      <w:tr w:rsidR="008F7A2B" w:rsidRPr="00184A3A" w14:paraId="27B1A1BF" w14:textId="77777777" w:rsidTr="00BA1094">
        <w:tc>
          <w:tcPr>
            <w:tcW w:w="2428" w:type="dxa"/>
          </w:tcPr>
          <w:p w14:paraId="49DD8FC0" w14:textId="38ABC55E" w:rsidR="008F7A2B" w:rsidRPr="00184A3A" w:rsidRDefault="008F7A2B">
            <w:pPr>
              <w:pStyle w:val="BodyText"/>
            </w:pPr>
            <w:r w:rsidRPr="00184A3A">
              <w:t xml:space="preserve">Sales </w:t>
            </w:r>
            <w:r w:rsidR="003B7321">
              <w:t xml:space="preserve">EOD </w:t>
            </w:r>
            <w:r w:rsidRPr="00184A3A">
              <w:t>Polling Task</w:t>
            </w:r>
            <w:r>
              <w:t xml:space="preserve"> (STG - EDW)</w:t>
            </w:r>
          </w:p>
        </w:tc>
        <w:tc>
          <w:tcPr>
            <w:tcW w:w="1925" w:type="dxa"/>
          </w:tcPr>
          <w:p w14:paraId="53E08D45" w14:textId="77777777" w:rsidR="008F7A2B" w:rsidRDefault="008F7A2B" w:rsidP="00BA1094">
            <w:pPr>
              <w:pStyle w:val="BodyText"/>
            </w:pPr>
            <w:r>
              <w:t>“SUBMITTED”</w:t>
            </w:r>
          </w:p>
          <w:p w14:paraId="689865B5" w14:textId="77777777" w:rsidR="008F7A2B" w:rsidRPr="00184A3A" w:rsidRDefault="008F7A2B" w:rsidP="00BA1094">
            <w:pPr>
              <w:pStyle w:val="BodyText"/>
            </w:pPr>
            <w:r w:rsidRPr="00184A3A">
              <w:t>“PROGRESS”</w:t>
            </w:r>
          </w:p>
          <w:p w14:paraId="3982C232" w14:textId="77777777" w:rsidR="008F7A2B" w:rsidRPr="00184A3A" w:rsidRDefault="008F7A2B" w:rsidP="00BA1094">
            <w:pPr>
              <w:pStyle w:val="BodyText"/>
            </w:pPr>
            <w:r w:rsidRPr="00184A3A">
              <w:t xml:space="preserve"> “FAILED”</w:t>
            </w:r>
          </w:p>
          <w:p w14:paraId="6860D227" w14:textId="77777777" w:rsidR="008F7A2B" w:rsidRPr="00184A3A" w:rsidRDefault="008F7A2B" w:rsidP="00BA1094">
            <w:pPr>
              <w:pStyle w:val="BodyText"/>
            </w:pPr>
            <w:r w:rsidRPr="00184A3A">
              <w:t>“COMPLETE”</w:t>
            </w:r>
          </w:p>
        </w:tc>
        <w:tc>
          <w:tcPr>
            <w:tcW w:w="5588" w:type="dxa"/>
          </w:tcPr>
          <w:p w14:paraId="656B01C6" w14:textId="77777777" w:rsidR="008F7A2B" w:rsidRDefault="008F7A2B" w:rsidP="00BA1094">
            <w:pPr>
              <w:pStyle w:val="BodyText"/>
            </w:pPr>
            <w:r>
              <w:t>“SUBMITTED” when the task is submitted into thread pool and queuing for execution</w:t>
            </w:r>
          </w:p>
          <w:p w14:paraId="55300070" w14:textId="77777777" w:rsidR="008F7A2B" w:rsidRPr="00184A3A" w:rsidRDefault="008F7A2B" w:rsidP="00BA1094">
            <w:pPr>
              <w:pStyle w:val="BodyText"/>
            </w:pPr>
            <w:r>
              <w:t xml:space="preserve">“PROGRESS” when task starts execution </w:t>
            </w:r>
            <w:r w:rsidRPr="00184A3A">
              <w:t>and successfully insert log into DB.</w:t>
            </w:r>
          </w:p>
          <w:p w14:paraId="2D8DBE07" w14:textId="77777777" w:rsidR="008F7A2B" w:rsidRPr="00184A3A" w:rsidRDefault="008F7A2B" w:rsidP="00BA1094">
            <w:pPr>
              <w:pStyle w:val="BodyText"/>
            </w:pPr>
            <w:r w:rsidRPr="00184A3A">
              <w:t xml:space="preserve"> “FAILED” when encounter errors processing the source and the poll branch scheme.</w:t>
            </w:r>
          </w:p>
          <w:p w14:paraId="31BFD741" w14:textId="332C4695" w:rsidR="008F7A2B" w:rsidRPr="00184A3A" w:rsidRDefault="008F7A2B" w:rsidP="00BA1094">
            <w:pPr>
              <w:pStyle w:val="BodyText"/>
            </w:pPr>
            <w:r w:rsidRPr="00184A3A">
              <w:t xml:space="preserve">“COMPLETE” when the </w:t>
            </w:r>
            <w:r w:rsidR="00C44EC9">
              <w:t xml:space="preserve">task </w:t>
            </w:r>
            <w:r w:rsidRPr="00184A3A">
              <w:t>completes the polling data against the target branch schemes without any errors.</w:t>
            </w:r>
          </w:p>
        </w:tc>
      </w:tr>
    </w:tbl>
    <w:p w14:paraId="0E99CD0C" w14:textId="77777777" w:rsidR="007E52D2" w:rsidRDefault="007E52D2" w:rsidP="008F7A2B">
      <w:pPr>
        <w:ind w:left="360"/>
        <w:rPr>
          <w:b/>
          <w:u w:val="single"/>
          <w:lang w:eastAsia="zh-CN"/>
        </w:rPr>
      </w:pPr>
    </w:p>
    <w:p w14:paraId="0A4F1056" w14:textId="77777777" w:rsidR="008F7A2B" w:rsidRPr="00184A3A" w:rsidRDefault="008F7A2B" w:rsidP="008F7A2B">
      <w:pPr>
        <w:ind w:left="360"/>
        <w:rPr>
          <w:b/>
          <w:u w:val="single"/>
          <w:lang w:eastAsia="zh-CN"/>
        </w:rPr>
      </w:pPr>
      <w:r w:rsidRPr="00184A3A">
        <w:rPr>
          <w:b/>
          <w:u w:val="single"/>
          <w:lang w:eastAsia="zh-CN"/>
        </w:rPr>
        <w:t>Logging</w:t>
      </w:r>
    </w:p>
    <w:p w14:paraId="16327AA7" w14:textId="2F9987B2" w:rsidR="008F7A2B" w:rsidRPr="00184A3A" w:rsidRDefault="008F7A2B" w:rsidP="008F7A2B">
      <w:pPr>
        <w:ind w:left="360"/>
        <w:rPr>
          <w:lang w:eastAsia="zh-CN"/>
        </w:rPr>
      </w:pPr>
      <w:r w:rsidRPr="00184A3A">
        <w:rPr>
          <w:lang w:eastAsia="zh-CN"/>
        </w:rPr>
        <w:t>Log directory:</w:t>
      </w:r>
      <w:r w:rsidR="003B7321">
        <w:rPr>
          <w:lang w:eastAsia="zh-CN"/>
        </w:rPr>
        <w:t xml:space="preserve"> /repos/</w:t>
      </w:r>
      <w:proofErr w:type="spellStart"/>
      <w:r w:rsidR="003B7321">
        <w:rPr>
          <w:lang w:eastAsia="zh-CN"/>
        </w:rPr>
        <w:t>esb</w:t>
      </w:r>
      <w:proofErr w:type="spellEnd"/>
      <w:r w:rsidR="003B7321">
        <w:rPr>
          <w:lang w:eastAsia="zh-CN"/>
        </w:rPr>
        <w:t>/polling/log/sales_eod</w:t>
      </w:r>
      <w:r w:rsidRPr="00184A3A">
        <w:rPr>
          <w:lang w:eastAsia="zh-CN"/>
        </w:rPr>
        <w:t>_yyyymmdd.log</w:t>
      </w:r>
    </w:p>
    <w:p w14:paraId="2998101E" w14:textId="77777777" w:rsidR="008F7A2B" w:rsidRPr="00184A3A" w:rsidRDefault="008F7A2B" w:rsidP="008F7A2B">
      <w:pPr>
        <w:ind w:left="360"/>
        <w:rPr>
          <w:lang w:eastAsia="zh-CN"/>
        </w:rPr>
      </w:pPr>
      <w:r w:rsidRPr="00184A3A">
        <w:rPr>
          <w:lang w:eastAsia="zh-CN"/>
        </w:rPr>
        <w:t xml:space="preserve">Upon each </w:t>
      </w:r>
      <w:proofErr w:type="gramStart"/>
      <w:r w:rsidRPr="00184A3A">
        <w:rPr>
          <w:lang w:eastAsia="zh-CN"/>
        </w:rPr>
        <w:t>poll branch scheme task submission</w:t>
      </w:r>
      <w:proofErr w:type="gramEnd"/>
      <w:r w:rsidRPr="00184A3A">
        <w:rPr>
          <w:lang w:eastAsia="zh-CN"/>
        </w:rPr>
        <w:t>: the scheme info will be written into follow format:</w:t>
      </w:r>
    </w:p>
    <w:p w14:paraId="49AF1242" w14:textId="77777777" w:rsidR="008F7A2B" w:rsidRDefault="008F7A2B" w:rsidP="008F7A2B">
      <w:pPr>
        <w:ind w:left="360"/>
        <w:rPr>
          <w:lang w:eastAsia="zh-CN"/>
        </w:rPr>
      </w:pPr>
      <w:r w:rsidRPr="00184A3A">
        <w:rPr>
          <w:lang w:eastAsia="zh-CN"/>
        </w:rPr>
        <w:t xml:space="preserve">[INFO] [Timestamp] </w:t>
      </w:r>
      <w:r>
        <w:rPr>
          <w:lang w:eastAsia="zh-CN"/>
        </w:rPr>
        <w:t xml:space="preserve">[Job Name] </w:t>
      </w:r>
      <w:r w:rsidRPr="00184A3A">
        <w:rPr>
          <w:lang w:eastAsia="zh-CN"/>
        </w:rPr>
        <w:t>[Scheme name]</w:t>
      </w:r>
      <w:proofErr w:type="gramStart"/>
      <w:r w:rsidRPr="00184A3A">
        <w:rPr>
          <w:lang w:eastAsia="zh-CN"/>
        </w:rPr>
        <w:t>-[</w:t>
      </w:r>
      <w:proofErr w:type="gramEnd"/>
      <w:r w:rsidRPr="00184A3A">
        <w:rPr>
          <w:lang w:eastAsia="zh-CN"/>
        </w:rPr>
        <w:t>branch code]-[scheme type]-[direction]</w:t>
      </w:r>
    </w:p>
    <w:p w14:paraId="5C5C5321" w14:textId="77777777" w:rsidR="008F7A2B" w:rsidRPr="00184A3A" w:rsidRDefault="008F7A2B" w:rsidP="008F7A2B">
      <w:pPr>
        <w:ind w:left="360"/>
        <w:rPr>
          <w:lang w:eastAsia="zh-CN"/>
        </w:rPr>
      </w:pPr>
      <w:r>
        <w:rPr>
          <w:lang w:eastAsia="zh-CN"/>
        </w:rPr>
        <w:lastRenderedPageBreak/>
        <w:t>[ERROR] [Timestamp] [Job Name] [Scheme Name]</w:t>
      </w:r>
      <w:proofErr w:type="gramStart"/>
      <w:r w:rsidRPr="00184A3A">
        <w:rPr>
          <w:lang w:eastAsia="zh-CN"/>
        </w:rPr>
        <w:t>-[</w:t>
      </w:r>
      <w:proofErr w:type="gramEnd"/>
      <w:r w:rsidRPr="00184A3A">
        <w:rPr>
          <w:lang w:eastAsia="zh-CN"/>
        </w:rPr>
        <w:t>branch code]-[scheme type]-[direction]</w:t>
      </w:r>
      <w:r>
        <w:rPr>
          <w:lang w:eastAsia="zh-CN"/>
        </w:rPr>
        <w:t xml:space="preserve"> [Error Code]-[Severity]-[Error Message]</w:t>
      </w:r>
    </w:p>
    <w:p w14:paraId="5CEDFB11" w14:textId="77777777" w:rsidR="008F7A2B" w:rsidRPr="00184A3A" w:rsidRDefault="008F7A2B" w:rsidP="008F7A2B">
      <w:pPr>
        <w:ind w:left="360"/>
        <w:rPr>
          <w:b/>
          <w:u w:val="single"/>
          <w:lang w:eastAsia="zh-CN"/>
        </w:rPr>
      </w:pPr>
      <w:r w:rsidRPr="00184A3A">
        <w:rPr>
          <w:b/>
          <w:u w:val="single"/>
          <w:lang w:eastAsia="zh-CN"/>
        </w:rPr>
        <w:t>Entry &amp; Exit Criteria</w:t>
      </w:r>
    </w:p>
    <w:p w14:paraId="30C5B276" w14:textId="51A68AAE" w:rsidR="008F7A2B" w:rsidRPr="00184A3A" w:rsidRDefault="008F7A2B" w:rsidP="008F7A2B">
      <w:pPr>
        <w:ind w:left="360"/>
        <w:rPr>
          <w:lang w:eastAsia="zh-CN"/>
        </w:rPr>
      </w:pPr>
      <w:r w:rsidRPr="00184A3A">
        <w:rPr>
          <w:lang w:eastAsia="zh-CN"/>
        </w:rPr>
        <w:t xml:space="preserve">The sales data </w:t>
      </w:r>
      <w:r>
        <w:rPr>
          <w:lang w:eastAsia="zh-CN"/>
        </w:rPr>
        <w:t>EOD</w:t>
      </w:r>
      <w:r w:rsidRPr="00184A3A">
        <w:rPr>
          <w:lang w:eastAsia="zh-CN"/>
        </w:rPr>
        <w:t xml:space="preserve"> processing task </w:t>
      </w:r>
      <w:r>
        <w:rPr>
          <w:lang w:eastAsia="zh-CN"/>
        </w:rPr>
        <w:t xml:space="preserve">(STG-EDW) </w:t>
      </w:r>
      <w:r w:rsidRPr="00184A3A">
        <w:rPr>
          <w:lang w:eastAsia="zh-CN"/>
        </w:rPr>
        <w:t xml:space="preserve">is submitted by the </w:t>
      </w:r>
      <w:r>
        <w:rPr>
          <w:lang w:eastAsia="zh-CN"/>
        </w:rPr>
        <w:t xml:space="preserve">prerequisite </w:t>
      </w:r>
      <w:r w:rsidRPr="00184A3A">
        <w:rPr>
          <w:lang w:eastAsia="zh-CN"/>
        </w:rPr>
        <w:t xml:space="preserve">ales data real time </w:t>
      </w:r>
      <w:r>
        <w:rPr>
          <w:lang w:eastAsia="zh-CN"/>
        </w:rPr>
        <w:t>processing task</w:t>
      </w:r>
      <w:r w:rsidRPr="00184A3A">
        <w:rPr>
          <w:lang w:eastAsia="zh-CN"/>
        </w:rPr>
        <w:t xml:space="preserve"> (</w:t>
      </w:r>
      <w:r>
        <w:rPr>
          <w:lang w:eastAsia="zh-CN"/>
        </w:rPr>
        <w:t>POS-STG, refer to session 6.7.5</w:t>
      </w:r>
      <w:r w:rsidRPr="00184A3A">
        <w:rPr>
          <w:lang w:eastAsia="zh-CN"/>
        </w:rPr>
        <w:t>).</w:t>
      </w:r>
    </w:p>
    <w:p w14:paraId="2B5C394D" w14:textId="77777777" w:rsidR="008F7A2B" w:rsidRPr="00184A3A" w:rsidRDefault="008F7A2B" w:rsidP="008F7A2B">
      <w:pPr>
        <w:ind w:left="360"/>
        <w:rPr>
          <w:lang w:eastAsia="zh-CN"/>
        </w:rPr>
      </w:pPr>
      <w:r w:rsidRPr="00184A3A">
        <w:rPr>
          <w:lang w:eastAsia="zh-CN"/>
        </w:rPr>
        <w:t xml:space="preserve">In the process of the task, it </w:t>
      </w:r>
      <w:proofErr w:type="gramStart"/>
      <w:r w:rsidRPr="00184A3A">
        <w:rPr>
          <w:lang w:eastAsia="zh-CN"/>
        </w:rPr>
        <w:t>will be regarded</w:t>
      </w:r>
      <w:proofErr w:type="gramEnd"/>
      <w:r w:rsidRPr="00184A3A">
        <w:rPr>
          <w:lang w:eastAsia="zh-CN"/>
        </w:rPr>
        <w:t xml:space="preserve"> as job failure and send alert email to IT support according to the error’s severity</w:t>
      </w:r>
    </w:p>
    <w:p w14:paraId="0C0F100C" w14:textId="77777777" w:rsidR="008F7A2B" w:rsidRPr="00184A3A" w:rsidRDefault="008F7A2B" w:rsidP="008F7A2B">
      <w:pPr>
        <w:ind w:left="360"/>
        <w:rPr>
          <w:lang w:eastAsia="zh-CN"/>
        </w:rPr>
      </w:pPr>
      <w:r w:rsidRPr="00184A3A">
        <w:rPr>
          <w:lang w:eastAsia="zh-CN"/>
        </w:rPr>
        <w:t xml:space="preserve">Error occurs when error initiating DB connection to </w:t>
      </w:r>
      <w:r>
        <w:rPr>
          <w:lang w:eastAsia="zh-CN"/>
        </w:rPr>
        <w:t>EDW</w:t>
      </w:r>
      <w:r w:rsidRPr="00184A3A">
        <w:rPr>
          <w:lang w:eastAsia="zh-CN"/>
        </w:rPr>
        <w:t xml:space="preserve"> data source.</w:t>
      </w:r>
    </w:p>
    <w:p w14:paraId="38E7645E" w14:textId="77777777" w:rsidR="008F7A2B" w:rsidRPr="00184A3A" w:rsidRDefault="008F7A2B" w:rsidP="008F7A2B">
      <w:pPr>
        <w:rPr>
          <w:lang w:eastAsia="zh-CN"/>
        </w:rPr>
      </w:pPr>
    </w:p>
    <w:p w14:paraId="200232FB" w14:textId="77777777" w:rsidR="008F7A2B" w:rsidRPr="00184A3A" w:rsidRDefault="008F7A2B" w:rsidP="00E51271">
      <w:pPr>
        <w:pStyle w:val="Heading4"/>
      </w:pPr>
      <w:r w:rsidRPr="00184A3A">
        <w:t>Screen</w:t>
      </w:r>
    </w:p>
    <w:p w14:paraId="0F6A8FF1" w14:textId="77777777" w:rsidR="008F7A2B" w:rsidRPr="00184A3A" w:rsidRDefault="008F7A2B" w:rsidP="00F40D30">
      <w:pPr>
        <w:rPr>
          <w:lang w:eastAsia="zh-CN"/>
        </w:rPr>
      </w:pPr>
      <w:r w:rsidRPr="00184A3A">
        <w:rPr>
          <w:lang w:eastAsia="zh-CN"/>
        </w:rPr>
        <w:t>N/A</w:t>
      </w:r>
    </w:p>
    <w:p w14:paraId="0620D257" w14:textId="77777777" w:rsidR="008F7A2B" w:rsidRPr="00732732" w:rsidRDefault="008F7A2B" w:rsidP="008F7A2B">
      <w:pPr>
        <w:pStyle w:val="Heading5"/>
        <w:keepNext/>
        <w:keepLines/>
        <w:widowControl w:val="0"/>
        <w:adjustRightInd w:val="0"/>
        <w:spacing w:before="0" w:after="0" w:line="360" w:lineRule="atLeast"/>
        <w:textAlignment w:val="baseline"/>
        <w:rPr>
          <w:rFonts w:eastAsia="SimSun"/>
          <w:lang w:val="en-US"/>
        </w:rPr>
      </w:pPr>
      <w:r w:rsidRPr="00732732">
        <w:rPr>
          <w:lang w:val="en-US"/>
        </w:rPr>
        <w:t>Data Fields &amp; Presentation Logic</w:t>
      </w:r>
    </w:p>
    <w:p w14:paraId="34321984" w14:textId="77777777" w:rsidR="008F7A2B" w:rsidRPr="00184A3A" w:rsidRDefault="008F7A2B" w:rsidP="00F40D30">
      <w:pPr>
        <w:rPr>
          <w:lang w:eastAsia="zh-CN"/>
        </w:rPr>
      </w:pPr>
      <w:r w:rsidRPr="00184A3A">
        <w:rPr>
          <w:lang w:eastAsia="zh-CN"/>
        </w:rPr>
        <w:t>N/A</w:t>
      </w:r>
    </w:p>
    <w:p w14:paraId="0109A27E" w14:textId="77777777" w:rsidR="008F7A2B" w:rsidRPr="00732732" w:rsidRDefault="008F7A2B" w:rsidP="008F7A2B">
      <w:pPr>
        <w:pStyle w:val="Heading5"/>
        <w:keepNext/>
        <w:keepLines/>
        <w:widowControl w:val="0"/>
        <w:adjustRightInd w:val="0"/>
        <w:spacing w:before="0" w:after="0" w:line="360" w:lineRule="atLeast"/>
        <w:textAlignment w:val="baseline"/>
        <w:rPr>
          <w:lang w:val="en-US"/>
        </w:rPr>
      </w:pPr>
      <w:r w:rsidRPr="00732732">
        <w:rPr>
          <w:lang w:val="en-US"/>
        </w:rPr>
        <w:t>Screen Objects &amp; Action</w:t>
      </w:r>
    </w:p>
    <w:p w14:paraId="69AB5E77" w14:textId="77777777" w:rsidR="008F7A2B" w:rsidRPr="00184A3A" w:rsidRDefault="008F7A2B" w:rsidP="00F40D30">
      <w:pPr>
        <w:rPr>
          <w:lang w:eastAsia="zh-CN"/>
        </w:rPr>
      </w:pPr>
      <w:r w:rsidRPr="00184A3A">
        <w:rPr>
          <w:lang w:eastAsia="zh-CN"/>
        </w:rPr>
        <w:t>N/A</w:t>
      </w:r>
    </w:p>
    <w:p w14:paraId="6E53D8E4" w14:textId="77777777" w:rsidR="008F7A2B" w:rsidRPr="00732732" w:rsidRDefault="008F7A2B" w:rsidP="008F7A2B">
      <w:pPr>
        <w:pStyle w:val="Heading5"/>
        <w:keepNext/>
        <w:keepLines/>
        <w:widowControl w:val="0"/>
        <w:adjustRightInd w:val="0"/>
        <w:spacing w:before="0" w:after="0" w:line="360" w:lineRule="atLeast"/>
        <w:textAlignment w:val="baseline"/>
        <w:rPr>
          <w:lang w:val="en-US"/>
        </w:rPr>
      </w:pPr>
      <w:r w:rsidRPr="00732732">
        <w:rPr>
          <w:lang w:val="en-US"/>
        </w:rPr>
        <w:t>User/Security Group</w:t>
      </w:r>
    </w:p>
    <w:p w14:paraId="21B48A15" w14:textId="77777777" w:rsidR="008F7A2B" w:rsidRPr="00184A3A" w:rsidRDefault="008F7A2B" w:rsidP="00F40D30">
      <w:pPr>
        <w:rPr>
          <w:lang w:eastAsia="zh-CN"/>
        </w:rPr>
      </w:pPr>
      <w:r w:rsidRPr="00184A3A">
        <w:rPr>
          <w:lang w:eastAsia="zh-CN"/>
        </w:rPr>
        <w:t>This is a batch process belonging to the SYSTEM. So all auditable fields</w:t>
      </w:r>
      <w:r>
        <w:rPr>
          <w:lang w:eastAsia="zh-CN"/>
        </w:rPr>
        <w:t xml:space="preserve"> of user will refer to “SYSTEM”</w:t>
      </w:r>
    </w:p>
    <w:p w14:paraId="262206CC" w14:textId="77777777" w:rsidR="008F7A2B" w:rsidRPr="00732732" w:rsidRDefault="008F7A2B" w:rsidP="008F7A2B">
      <w:pPr>
        <w:pStyle w:val="Heading5"/>
        <w:keepNext/>
        <w:keepLines/>
        <w:widowControl w:val="0"/>
        <w:adjustRightInd w:val="0"/>
        <w:spacing w:before="0" w:after="0" w:line="360" w:lineRule="atLeast"/>
        <w:textAlignment w:val="baseline"/>
        <w:rPr>
          <w:lang w:val="en-US"/>
        </w:rPr>
      </w:pPr>
      <w:r w:rsidRPr="00732732">
        <w:rPr>
          <w:lang w:val="en-US"/>
        </w:rPr>
        <w:t>Assumptions/Constraints</w:t>
      </w:r>
    </w:p>
    <w:p w14:paraId="026B784F" w14:textId="77777777" w:rsidR="008F7A2B" w:rsidRPr="00184A3A" w:rsidRDefault="008F7A2B" w:rsidP="00F40D30">
      <w:pPr>
        <w:rPr>
          <w:lang w:eastAsia="zh-CN"/>
        </w:rPr>
      </w:pPr>
      <w:r w:rsidRPr="00184A3A">
        <w:rPr>
          <w:lang w:eastAsia="zh-CN"/>
        </w:rPr>
        <w:t>N/A</w:t>
      </w:r>
    </w:p>
    <w:p w14:paraId="6FF32B04" w14:textId="77777777" w:rsidR="008F7A2B" w:rsidRPr="00732732" w:rsidRDefault="008F7A2B" w:rsidP="008F7A2B">
      <w:pPr>
        <w:pStyle w:val="Heading5"/>
        <w:keepNext/>
        <w:keepLines/>
        <w:widowControl w:val="0"/>
        <w:adjustRightInd w:val="0"/>
        <w:spacing w:before="0" w:after="0" w:line="360" w:lineRule="atLeast"/>
        <w:textAlignment w:val="baseline"/>
        <w:rPr>
          <w:lang w:val="en-US"/>
        </w:rPr>
      </w:pPr>
      <w:r w:rsidRPr="00732732">
        <w:rPr>
          <w:lang w:val="en-US"/>
        </w:rPr>
        <w:t xml:space="preserve">Error &amp; Exception List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57"/>
        <w:gridCol w:w="1260"/>
        <w:gridCol w:w="7465"/>
      </w:tblGrid>
      <w:tr w:rsidR="008F7A2B" w:rsidRPr="00184A3A" w14:paraId="278DFC74" w14:textId="77777777" w:rsidTr="00F40D30">
        <w:tc>
          <w:tcPr>
            <w:tcW w:w="1857" w:type="dxa"/>
            <w:shd w:val="clear" w:color="auto" w:fill="C6D9F1"/>
          </w:tcPr>
          <w:p w14:paraId="5EC61AC3" w14:textId="77777777" w:rsidR="008F7A2B" w:rsidRPr="00184A3A" w:rsidRDefault="008F7A2B" w:rsidP="00BA1094">
            <w:pPr>
              <w:pStyle w:val="BodyText"/>
              <w:rPr>
                <w:b/>
              </w:rPr>
            </w:pPr>
            <w:r w:rsidRPr="00184A3A">
              <w:rPr>
                <w:b/>
              </w:rPr>
              <w:t>Error Code</w:t>
            </w:r>
          </w:p>
        </w:tc>
        <w:tc>
          <w:tcPr>
            <w:tcW w:w="1260" w:type="dxa"/>
            <w:shd w:val="clear" w:color="auto" w:fill="C6D9F1"/>
          </w:tcPr>
          <w:p w14:paraId="70FD8161" w14:textId="77777777" w:rsidR="008F7A2B" w:rsidRPr="00184A3A" w:rsidRDefault="008F7A2B" w:rsidP="00BA1094">
            <w:pPr>
              <w:pStyle w:val="BodyText"/>
              <w:rPr>
                <w:b/>
              </w:rPr>
            </w:pPr>
            <w:r w:rsidRPr="00184A3A">
              <w:rPr>
                <w:b/>
              </w:rPr>
              <w:t>Severity</w:t>
            </w:r>
          </w:p>
        </w:tc>
        <w:tc>
          <w:tcPr>
            <w:tcW w:w="7465" w:type="dxa"/>
            <w:shd w:val="clear" w:color="auto" w:fill="C6D9F1"/>
          </w:tcPr>
          <w:p w14:paraId="48595E93" w14:textId="77777777" w:rsidR="008F7A2B" w:rsidRPr="00184A3A" w:rsidRDefault="008F7A2B" w:rsidP="00BA1094">
            <w:pPr>
              <w:pStyle w:val="BodyText"/>
              <w:rPr>
                <w:b/>
              </w:rPr>
            </w:pPr>
            <w:r w:rsidRPr="00184A3A">
              <w:rPr>
                <w:b/>
              </w:rPr>
              <w:t>Error Message</w:t>
            </w:r>
          </w:p>
        </w:tc>
      </w:tr>
      <w:tr w:rsidR="00436026" w:rsidRPr="00436026" w14:paraId="39BCDB00" w14:textId="77777777" w:rsidTr="00436026">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59FBF395" w14:textId="0D741994" w:rsidR="00436026" w:rsidRPr="00436026" w:rsidRDefault="00436026" w:rsidP="00436026">
            <w:r w:rsidRPr="00436026">
              <w:t>S0</w:t>
            </w:r>
            <w:r>
              <w:t>0</w:t>
            </w:r>
            <w:r w:rsidRPr="00436026">
              <w:t>14</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31BC781E" w14:textId="77777777" w:rsidR="00436026" w:rsidRPr="00436026" w:rsidRDefault="00436026" w:rsidP="00436026">
            <w:r w:rsidRPr="00436026">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2658DA56" w14:textId="77777777" w:rsidR="00436026" w:rsidRPr="00436026" w:rsidRDefault="00436026" w:rsidP="00436026">
            <w:r w:rsidRPr="00436026">
              <w:t>Failed to establish JDBC connection.</w:t>
            </w:r>
          </w:p>
        </w:tc>
      </w:tr>
      <w:tr w:rsidR="00436026" w:rsidRPr="00436026" w14:paraId="3C837AF4" w14:textId="77777777" w:rsidTr="00436026">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1D2A6CF6" w14:textId="77777777" w:rsidR="00436026" w:rsidRPr="00436026" w:rsidRDefault="00436026" w:rsidP="00436026">
            <w:r w:rsidRPr="00436026">
              <w:t>S0018</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7FA2EAA9" w14:textId="77777777" w:rsidR="00436026" w:rsidRPr="00436026" w:rsidRDefault="00436026" w:rsidP="00436026">
            <w:r w:rsidRPr="00436026">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281158AC" w14:textId="77777777" w:rsidR="00436026" w:rsidRPr="00436026" w:rsidRDefault="00436026" w:rsidP="00436026">
            <w:r w:rsidRPr="00436026">
              <w:t>Failed to process records into EDW database.</w:t>
            </w:r>
          </w:p>
        </w:tc>
      </w:tr>
      <w:tr w:rsidR="00436026" w:rsidRPr="00436026" w14:paraId="4FA346D0" w14:textId="77777777" w:rsidTr="00436026">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1B10AC86" w14:textId="77777777" w:rsidR="00436026" w:rsidRPr="00436026" w:rsidRDefault="00436026" w:rsidP="00436026">
            <w:r w:rsidRPr="00436026">
              <w:t>S0019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69B747E6" w14:textId="77777777" w:rsidR="00436026" w:rsidRPr="00436026" w:rsidRDefault="00436026" w:rsidP="00436026">
            <w:r w:rsidRPr="00436026">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374E3DBD" w14:textId="77777777" w:rsidR="00436026" w:rsidRPr="00436026" w:rsidRDefault="00436026" w:rsidP="00436026">
            <w:r w:rsidRPr="00436026">
              <w:t>Failed to read data from staging database</w:t>
            </w:r>
          </w:p>
        </w:tc>
      </w:tr>
      <w:tr w:rsidR="00436026" w:rsidRPr="00436026" w14:paraId="38EEB7E0" w14:textId="77777777" w:rsidTr="00436026">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45E07A85" w14:textId="77777777" w:rsidR="00436026" w:rsidRPr="00436026" w:rsidRDefault="00436026" w:rsidP="00436026">
            <w:r w:rsidRPr="00436026">
              <w:t>S0016</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4FC91BCE" w14:textId="77777777" w:rsidR="00436026" w:rsidRPr="00436026" w:rsidRDefault="00436026" w:rsidP="00436026">
            <w:r w:rsidRPr="00436026">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713C7F5B" w14:textId="77777777" w:rsidR="00436026" w:rsidRPr="00436026" w:rsidRDefault="00436026" w:rsidP="00436026">
            <w:r w:rsidRPr="00436026">
              <w:t>Check sum failed on data in destination table [Table Name].</w:t>
            </w:r>
          </w:p>
        </w:tc>
      </w:tr>
    </w:tbl>
    <w:p w14:paraId="2880CBB5" w14:textId="7A67CBD2" w:rsidR="008F7A2B" w:rsidRPr="00184A3A" w:rsidRDefault="008F7A2B" w:rsidP="008F7A2B">
      <w:pPr>
        <w:rPr>
          <w:rFonts w:cs="Microsoft YaHei"/>
          <w:b/>
          <w:bCs/>
          <w:color w:val="4F81BD" w:themeColor="accent1"/>
          <w:sz w:val="26"/>
          <w:szCs w:val="26"/>
          <w:lang w:eastAsia="zh-HK"/>
        </w:rPr>
      </w:pPr>
    </w:p>
    <w:p w14:paraId="1102A320" w14:textId="550E7191" w:rsidR="00D2247A" w:rsidRPr="00184A3A" w:rsidRDefault="00D2247A">
      <w:pPr>
        <w:rPr>
          <w:rFonts w:cs="Microsoft YaHei"/>
          <w:b/>
          <w:bCs/>
          <w:color w:val="4F81BD" w:themeColor="accent1"/>
          <w:sz w:val="26"/>
          <w:szCs w:val="26"/>
          <w:lang w:eastAsia="zh-HK"/>
        </w:rPr>
      </w:pPr>
    </w:p>
    <w:p w14:paraId="6730C31B" w14:textId="64F53962" w:rsidR="00B63FBB" w:rsidRPr="00184A3A" w:rsidRDefault="00B63FBB" w:rsidP="00B63FBB">
      <w:pPr>
        <w:pStyle w:val="Heading2"/>
      </w:pPr>
      <w:bookmarkStart w:id="81" w:name="_Toc472133129"/>
      <w:r w:rsidRPr="00184A3A">
        <w:lastRenderedPageBreak/>
        <w:t>Pricing/Master Data Generation (Pricing Server - Staging)</w:t>
      </w:r>
      <w:bookmarkEnd w:id="81"/>
    </w:p>
    <w:p w14:paraId="74E019F7" w14:textId="7849EDB5" w:rsidR="00B63FBB" w:rsidRPr="00184A3A" w:rsidRDefault="00B63FBB" w:rsidP="00900E50">
      <w:pPr>
        <w:pStyle w:val="Heading3"/>
      </w:pPr>
      <w:r w:rsidRPr="00184A3A">
        <w:t>Description</w:t>
      </w:r>
    </w:p>
    <w:p w14:paraId="54510BD2" w14:textId="19A64710" w:rsidR="00B63FBB" w:rsidRPr="00184A3A" w:rsidRDefault="0098195F" w:rsidP="00F40D30">
      <w:pPr>
        <w:rPr>
          <w:rFonts w:eastAsia="SimSun"/>
          <w:lang w:eastAsia="zh-CN"/>
        </w:rPr>
      </w:pPr>
      <w:r w:rsidRPr="00184A3A">
        <w:rPr>
          <w:lang w:eastAsia="zh-CN"/>
        </w:rPr>
        <w:t xml:space="preserve">The generation of the </w:t>
      </w:r>
      <w:proofErr w:type="gramStart"/>
      <w:r w:rsidR="00B7771D" w:rsidRPr="00184A3A">
        <w:rPr>
          <w:lang w:eastAsia="zh-CN"/>
        </w:rPr>
        <w:t>pricing/master</w:t>
      </w:r>
      <w:proofErr w:type="gramEnd"/>
      <w:r w:rsidRPr="00184A3A">
        <w:rPr>
          <w:lang w:eastAsia="zh-CN"/>
        </w:rPr>
        <w:t xml:space="preserve"> data will be considered to migrate the corresponding SQL server agent job from IT51/52/53 into a</w:t>
      </w:r>
      <w:r w:rsidRPr="00184A3A">
        <w:rPr>
          <w:rFonts w:eastAsia="SimSun"/>
          <w:lang w:eastAsia="zh-CN"/>
        </w:rPr>
        <w:t xml:space="preserve"> transitional database server (details described in impact analysis report).</w:t>
      </w:r>
    </w:p>
    <w:p w14:paraId="027B86CD" w14:textId="0C712921" w:rsidR="0098195F" w:rsidRPr="00184A3A" w:rsidRDefault="0098195F" w:rsidP="00F40D30">
      <w:pPr>
        <w:rPr>
          <w:lang w:eastAsia="zh-CN"/>
        </w:rPr>
      </w:pPr>
      <w:r w:rsidRPr="00184A3A">
        <w:rPr>
          <w:lang w:eastAsia="zh-CN"/>
        </w:rPr>
        <w:t>The pricing/master generation process can be regarded as two main process</w:t>
      </w:r>
    </w:p>
    <w:p w14:paraId="760935D4" w14:textId="3F86546D" w:rsidR="0098195F" w:rsidRPr="00184A3A" w:rsidRDefault="00B7771D" w:rsidP="0005458D">
      <w:pPr>
        <w:pStyle w:val="ListParagraph"/>
        <w:numPr>
          <w:ilvl w:val="0"/>
          <w:numId w:val="29"/>
        </w:numPr>
        <w:rPr>
          <w:rFonts w:eastAsia="SimSun"/>
          <w:lang w:eastAsia="zh-CN"/>
        </w:rPr>
      </w:pPr>
      <w:r w:rsidRPr="00184A3A">
        <w:rPr>
          <w:rFonts w:eastAsia="SimSun"/>
          <w:lang w:eastAsia="zh-CN"/>
        </w:rPr>
        <w:t>The original SQL server agent job which prepare the data in the pricing server tables</w:t>
      </w:r>
    </w:p>
    <w:p w14:paraId="1F61AC2C" w14:textId="649CACD7" w:rsidR="00B7771D" w:rsidRPr="00184A3A" w:rsidRDefault="00B7771D" w:rsidP="0005458D">
      <w:pPr>
        <w:pStyle w:val="ListParagraph"/>
        <w:numPr>
          <w:ilvl w:val="0"/>
          <w:numId w:val="29"/>
        </w:numPr>
        <w:rPr>
          <w:rFonts w:eastAsia="SimSun"/>
          <w:lang w:eastAsia="zh-CN"/>
        </w:rPr>
      </w:pPr>
      <w:r w:rsidRPr="00184A3A">
        <w:rPr>
          <w:rFonts w:eastAsia="SimSun"/>
          <w:lang w:eastAsia="zh-CN"/>
        </w:rPr>
        <w:t>The oracle service bus DB adapter to monitor the delta changes of these tables</w:t>
      </w:r>
    </w:p>
    <w:p w14:paraId="45686DCA" w14:textId="171DD83D" w:rsidR="00F26B79" w:rsidRPr="00184A3A" w:rsidRDefault="00F26B79" w:rsidP="0005458D">
      <w:pPr>
        <w:pStyle w:val="ListParagraph"/>
        <w:numPr>
          <w:ilvl w:val="1"/>
          <w:numId w:val="29"/>
        </w:numPr>
        <w:rPr>
          <w:rFonts w:eastAsia="SimSun"/>
          <w:lang w:eastAsia="zh-CN"/>
        </w:rPr>
      </w:pPr>
      <w:r w:rsidRPr="00184A3A">
        <w:rPr>
          <w:rFonts w:eastAsia="SimSun"/>
          <w:lang w:eastAsia="zh-CN"/>
        </w:rPr>
        <w:t>DB adapters to monitor the master data table updates</w:t>
      </w:r>
    </w:p>
    <w:p w14:paraId="7D3C8249" w14:textId="6DF09562" w:rsidR="00F26B79" w:rsidRPr="00184A3A" w:rsidRDefault="00F26B79" w:rsidP="0005458D">
      <w:pPr>
        <w:pStyle w:val="ListParagraph"/>
        <w:numPr>
          <w:ilvl w:val="1"/>
          <w:numId w:val="29"/>
        </w:numPr>
        <w:rPr>
          <w:rFonts w:eastAsia="SimSun"/>
          <w:lang w:eastAsia="zh-CN"/>
        </w:rPr>
      </w:pPr>
      <w:r w:rsidRPr="00184A3A">
        <w:rPr>
          <w:rFonts w:eastAsia="SimSun"/>
          <w:lang w:eastAsia="zh-CN"/>
        </w:rPr>
        <w:t>DB adapters to monitor the indicating data which represents the completion of the generation (impact provided and detail is explained in the impact analysis report)</w:t>
      </w:r>
    </w:p>
    <w:p w14:paraId="443F5121" w14:textId="77777777" w:rsidR="00B63FBB" w:rsidRPr="00184A3A" w:rsidRDefault="00B63FBB" w:rsidP="00900E50">
      <w:pPr>
        <w:pStyle w:val="Heading3"/>
      </w:pPr>
      <w:r w:rsidRPr="00184A3A">
        <w:t>Input</w:t>
      </w:r>
    </w:p>
    <w:p w14:paraId="4C1830A9" w14:textId="2E3649A3" w:rsidR="00B63FBB" w:rsidRPr="00184A3A" w:rsidRDefault="007A41BE" w:rsidP="00F40D30">
      <w:pPr>
        <w:rPr>
          <w:lang w:eastAsia="zh-CN"/>
        </w:rPr>
      </w:pPr>
      <w:r w:rsidRPr="00184A3A">
        <w:rPr>
          <w:lang w:eastAsia="zh-CN"/>
        </w:rPr>
        <w:t>Pricing/master data in pricing server</w:t>
      </w:r>
    </w:p>
    <w:p w14:paraId="570F9CC8" w14:textId="77777777" w:rsidR="00B63FBB" w:rsidRPr="00184A3A" w:rsidRDefault="00B63FBB" w:rsidP="00900E50">
      <w:pPr>
        <w:pStyle w:val="Heading3"/>
      </w:pPr>
      <w:r w:rsidRPr="00184A3A">
        <w:t>Output</w:t>
      </w:r>
    </w:p>
    <w:p w14:paraId="2A71B4C5" w14:textId="73B3ABC2" w:rsidR="00B63FBB" w:rsidRPr="00184A3A" w:rsidRDefault="007A41BE" w:rsidP="00F40D30">
      <w:pPr>
        <w:rPr>
          <w:lang w:eastAsia="zh-HK"/>
        </w:rPr>
      </w:pPr>
      <w:r w:rsidRPr="00184A3A">
        <w:rPr>
          <w:lang w:eastAsia="zh-HK"/>
        </w:rPr>
        <w:t>Pricing/master data in staging database</w:t>
      </w:r>
    </w:p>
    <w:p w14:paraId="72301E05" w14:textId="463B5A39" w:rsidR="00085B76" w:rsidRPr="00184A3A" w:rsidRDefault="00085B76" w:rsidP="00900E50">
      <w:pPr>
        <w:pStyle w:val="Heading3"/>
      </w:pPr>
      <w:r w:rsidRPr="00184A3A">
        <w:lastRenderedPageBreak/>
        <w:t xml:space="preserve">Pricing/Master Data </w:t>
      </w:r>
      <w:r w:rsidR="00562819" w:rsidRPr="00184A3A">
        <w:t xml:space="preserve">Process </w:t>
      </w:r>
      <w:r w:rsidRPr="00184A3A">
        <w:t>(</w:t>
      </w:r>
      <w:del w:id="82" w:author="Edward Leung" w:date="2017-01-17T16:33:00Z">
        <w:r w:rsidRPr="00184A3A" w:rsidDel="001B7058">
          <w:delText xml:space="preserve">EDW </w:delText>
        </w:r>
      </w:del>
      <w:ins w:id="83" w:author="Edward Leung" w:date="2017-01-17T16:33:00Z">
        <w:r w:rsidR="001B7058">
          <w:t>Pricing</w:t>
        </w:r>
        <w:r w:rsidR="001B7058" w:rsidRPr="00184A3A">
          <w:t xml:space="preserve"> </w:t>
        </w:r>
      </w:ins>
      <w:r w:rsidRPr="00184A3A">
        <w:t xml:space="preserve">- Staging) </w:t>
      </w:r>
    </w:p>
    <w:p w14:paraId="65FC1D82" w14:textId="77777777" w:rsidR="00B63FBB" w:rsidRPr="00184A3A" w:rsidRDefault="00B63FBB" w:rsidP="00E51271">
      <w:pPr>
        <w:pStyle w:val="Heading4"/>
      </w:pPr>
      <w:r w:rsidRPr="00184A3A">
        <w:t>Process/Work Flow</w:t>
      </w:r>
    </w:p>
    <w:p w14:paraId="6D281F27" w14:textId="0ECCDF0B" w:rsidR="005D52A9" w:rsidRPr="00184A3A" w:rsidRDefault="005D52A9" w:rsidP="001B289A">
      <w:pPr>
        <w:ind w:left="360"/>
        <w:jc w:val="center"/>
        <w:pPrChange w:id="84" w:author="Steven Chen" w:date="2017-02-01T12:30:00Z">
          <w:pPr>
            <w:ind w:left="360"/>
          </w:pPr>
        </w:pPrChange>
      </w:pPr>
      <w:r w:rsidRPr="0057159E">
        <w:rPr>
          <w:noProof/>
          <w:lang w:eastAsia="zh-CN"/>
        </w:rPr>
        <w:drawing>
          <wp:inline distT="0" distB="0" distL="0" distR="0" wp14:anchorId="64956277" wp14:editId="5DAD48BE">
            <wp:extent cx="5786063" cy="5243886"/>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6643" cy="5253475"/>
                    </a:xfrm>
                    <a:prstGeom prst="rect">
                      <a:avLst/>
                    </a:prstGeom>
                  </pic:spPr>
                </pic:pic>
              </a:graphicData>
            </a:graphic>
          </wp:inline>
        </w:drawing>
      </w:r>
    </w:p>
    <w:p w14:paraId="5D501054" w14:textId="0B9D317D" w:rsidR="00B63FBB" w:rsidRPr="00184A3A" w:rsidRDefault="00F81ECE" w:rsidP="00F81ECE">
      <w:pPr>
        <w:ind w:left="360"/>
        <w:rPr>
          <w:b/>
          <w:u w:val="single"/>
          <w:lang w:eastAsia="zh-CN"/>
        </w:rPr>
      </w:pPr>
      <w:r w:rsidRPr="00184A3A">
        <w:rPr>
          <w:b/>
          <w:u w:val="single"/>
          <w:lang w:eastAsia="zh-CN"/>
        </w:rPr>
        <w:t>Data process detail</w:t>
      </w:r>
    </w:p>
    <w:p w14:paraId="2880324C" w14:textId="474A5705" w:rsidR="00F81ECE" w:rsidRPr="0057159E" w:rsidRDefault="000E17A3" w:rsidP="000E17A3">
      <w:pPr>
        <w:tabs>
          <w:tab w:val="left" w:pos="1260"/>
        </w:tabs>
        <w:ind w:left="1260" w:hanging="900"/>
        <w:rPr>
          <w:rFonts w:eastAsia="SimSun"/>
          <w:color w:val="FF0000"/>
          <w:lang w:eastAsia="zh-CN"/>
        </w:rPr>
      </w:pPr>
      <w:r>
        <w:rPr>
          <w:lang w:eastAsia="zh-CN"/>
        </w:rPr>
        <w:t>Step 1:</w:t>
      </w:r>
      <w:r>
        <w:rPr>
          <w:lang w:eastAsia="zh-CN"/>
        </w:rPr>
        <w:tab/>
      </w:r>
      <w:r w:rsidR="00F81ECE" w:rsidRPr="00184A3A">
        <w:rPr>
          <w:lang w:eastAsia="zh-CN"/>
        </w:rPr>
        <w:t>DB adapters monitor in add/update in the target master tables. When there is new data coming in, capture the delta’s data sequencing ID as response.</w:t>
      </w:r>
      <w:r w:rsidR="00821B8B" w:rsidRPr="00184A3A">
        <w:rPr>
          <w:lang w:eastAsia="zh-CN"/>
        </w:rPr>
        <w:t xml:space="preserve"> </w:t>
      </w:r>
    </w:p>
    <w:p w14:paraId="18747A1C" w14:textId="4E1A79EB" w:rsidR="00F81ECE" w:rsidRPr="00184A3A" w:rsidRDefault="00F81ECE" w:rsidP="000E17A3">
      <w:pPr>
        <w:tabs>
          <w:tab w:val="left" w:pos="1260"/>
        </w:tabs>
        <w:ind w:left="1260" w:hanging="900"/>
        <w:jc w:val="both"/>
        <w:rPr>
          <w:lang w:eastAsia="zh-CN"/>
        </w:rPr>
      </w:pPr>
      <w:r w:rsidRPr="00184A3A">
        <w:rPr>
          <w:lang w:eastAsia="zh-CN"/>
        </w:rPr>
        <w:t>Ste</w:t>
      </w:r>
      <w:r w:rsidR="000E17A3">
        <w:rPr>
          <w:lang w:eastAsia="zh-CN"/>
        </w:rPr>
        <w:t>p 2:</w:t>
      </w:r>
      <w:r w:rsidR="000E17A3">
        <w:rPr>
          <w:lang w:eastAsia="zh-CN"/>
        </w:rPr>
        <w:tab/>
      </w:r>
      <w:r w:rsidRPr="00184A3A">
        <w:rPr>
          <w:lang w:eastAsia="zh-CN"/>
        </w:rPr>
        <w:t xml:space="preserve">The pre-defined proxy service will use the captured ID to invoke a message enricher service </w:t>
      </w:r>
      <w:r w:rsidR="000E17A3" w:rsidRPr="00184A3A">
        <w:rPr>
          <w:lang w:eastAsia="zh-CN"/>
        </w:rPr>
        <w:t>to</w:t>
      </w:r>
      <w:r w:rsidR="000E17A3">
        <w:rPr>
          <w:lang w:eastAsia="zh-CN"/>
        </w:rPr>
        <w:t xml:space="preserve"> retrieve</w:t>
      </w:r>
      <w:r w:rsidRPr="00184A3A">
        <w:rPr>
          <w:lang w:eastAsia="zh-CN"/>
        </w:rPr>
        <w:t xml:space="preserve"> all details of the delta record.</w:t>
      </w:r>
    </w:p>
    <w:p w14:paraId="763FC11A" w14:textId="739B7C00" w:rsidR="00F81ECE" w:rsidRPr="00184A3A" w:rsidRDefault="00F81ECE" w:rsidP="000E17A3">
      <w:pPr>
        <w:tabs>
          <w:tab w:val="left" w:pos="1260"/>
        </w:tabs>
        <w:ind w:left="1260" w:hanging="900"/>
        <w:rPr>
          <w:lang w:eastAsia="zh-CN"/>
        </w:rPr>
      </w:pPr>
      <w:r w:rsidRPr="00184A3A">
        <w:rPr>
          <w:lang w:eastAsia="zh-CN"/>
        </w:rPr>
        <w:t xml:space="preserve">Step 3. </w:t>
      </w:r>
      <w:r w:rsidR="000E17A3">
        <w:rPr>
          <w:lang w:eastAsia="zh-CN"/>
        </w:rPr>
        <w:tab/>
      </w:r>
      <w:r w:rsidRPr="00184A3A">
        <w:rPr>
          <w:lang w:eastAsia="zh-CN"/>
        </w:rPr>
        <w:t xml:space="preserve">The enricher service will conduct a certain transformation and routing if </w:t>
      </w:r>
      <w:r w:rsidR="000E17A3">
        <w:rPr>
          <w:lang w:eastAsia="zh-CN"/>
        </w:rPr>
        <w:t xml:space="preserve">necessary and </w:t>
      </w:r>
      <w:r w:rsidRPr="00184A3A">
        <w:rPr>
          <w:lang w:eastAsia="zh-CN"/>
        </w:rPr>
        <w:t>eventually call the web service to update the delta data into staging DB.</w:t>
      </w:r>
    </w:p>
    <w:p w14:paraId="638F4AEB" w14:textId="77777777" w:rsidR="00B63FBB" w:rsidRPr="00184A3A" w:rsidRDefault="00B63FBB" w:rsidP="00E51271">
      <w:pPr>
        <w:pStyle w:val="Heading4"/>
      </w:pPr>
      <w:r w:rsidRPr="00184A3A">
        <w:t>Screen</w:t>
      </w:r>
    </w:p>
    <w:p w14:paraId="04AB1912" w14:textId="77777777" w:rsidR="001A4608" w:rsidRPr="00184A3A" w:rsidRDefault="001A4608" w:rsidP="001B289A">
      <w:pPr>
        <w:ind w:left="360"/>
        <w:rPr>
          <w:lang w:eastAsia="zh-CN"/>
        </w:rPr>
      </w:pPr>
      <w:r w:rsidRPr="00184A3A">
        <w:rPr>
          <w:lang w:eastAsia="zh-CN"/>
        </w:rPr>
        <w:t>N/A</w:t>
      </w:r>
    </w:p>
    <w:p w14:paraId="4B7E95E8" w14:textId="77777777" w:rsidR="00B63FBB" w:rsidRPr="00184A3A" w:rsidRDefault="00B63FBB" w:rsidP="00B63FBB">
      <w:pPr>
        <w:pStyle w:val="Heading5"/>
        <w:keepNext/>
        <w:keepLines/>
        <w:widowControl w:val="0"/>
        <w:adjustRightInd w:val="0"/>
        <w:spacing w:before="0" w:after="0" w:line="360" w:lineRule="atLeast"/>
        <w:textAlignment w:val="baseline"/>
        <w:rPr>
          <w:rFonts w:eastAsia="SimSun"/>
          <w:lang w:val="en-US"/>
        </w:rPr>
      </w:pPr>
      <w:r w:rsidRPr="00184A3A">
        <w:rPr>
          <w:lang w:val="en-US"/>
        </w:rPr>
        <w:lastRenderedPageBreak/>
        <w:t>Data Fields &amp; Presentation Logic</w:t>
      </w:r>
    </w:p>
    <w:p w14:paraId="32ED6789" w14:textId="77777777" w:rsidR="001A4608" w:rsidRPr="00184A3A" w:rsidRDefault="001A4608" w:rsidP="00041AD6">
      <w:pPr>
        <w:ind w:left="360"/>
        <w:rPr>
          <w:lang w:eastAsia="zh-CN"/>
        </w:rPr>
      </w:pPr>
      <w:r w:rsidRPr="00184A3A">
        <w:rPr>
          <w:lang w:eastAsia="zh-CN"/>
        </w:rPr>
        <w:t>N/A</w:t>
      </w:r>
    </w:p>
    <w:p w14:paraId="72A31504" w14:textId="77777777" w:rsidR="00B63FBB" w:rsidRPr="00184A3A" w:rsidRDefault="00B63FBB" w:rsidP="00B63FBB">
      <w:pPr>
        <w:pStyle w:val="Heading5"/>
        <w:keepNext/>
        <w:keepLines/>
        <w:widowControl w:val="0"/>
        <w:adjustRightInd w:val="0"/>
        <w:spacing w:before="0" w:after="0" w:line="360" w:lineRule="atLeast"/>
        <w:textAlignment w:val="baseline"/>
        <w:rPr>
          <w:lang w:val="en-US"/>
        </w:rPr>
      </w:pPr>
      <w:r w:rsidRPr="00184A3A">
        <w:rPr>
          <w:lang w:val="en-US"/>
        </w:rPr>
        <w:t>Screen Objects &amp; Action</w:t>
      </w:r>
    </w:p>
    <w:p w14:paraId="58A9BBC0" w14:textId="77777777" w:rsidR="001A4608" w:rsidRPr="00184A3A" w:rsidRDefault="001A4608" w:rsidP="00041AD6">
      <w:pPr>
        <w:ind w:left="360"/>
        <w:rPr>
          <w:lang w:eastAsia="zh-CN"/>
        </w:rPr>
      </w:pPr>
      <w:r w:rsidRPr="00184A3A">
        <w:rPr>
          <w:lang w:eastAsia="zh-CN"/>
        </w:rPr>
        <w:t>N/A</w:t>
      </w:r>
    </w:p>
    <w:p w14:paraId="06CF16FD" w14:textId="77777777" w:rsidR="00B63FBB" w:rsidRPr="00184A3A" w:rsidRDefault="00B63FBB" w:rsidP="00B63FBB">
      <w:pPr>
        <w:pStyle w:val="Heading5"/>
        <w:keepNext/>
        <w:keepLines/>
        <w:widowControl w:val="0"/>
        <w:adjustRightInd w:val="0"/>
        <w:spacing w:before="0" w:after="0" w:line="360" w:lineRule="atLeast"/>
        <w:textAlignment w:val="baseline"/>
        <w:rPr>
          <w:lang w:val="en-US"/>
        </w:rPr>
      </w:pPr>
      <w:r w:rsidRPr="00184A3A">
        <w:rPr>
          <w:lang w:val="en-US"/>
        </w:rPr>
        <w:t>User/Security Group</w:t>
      </w:r>
    </w:p>
    <w:p w14:paraId="51B1A7F9" w14:textId="60F66044" w:rsidR="00B63FBB" w:rsidRPr="00184A3A" w:rsidRDefault="002F7309" w:rsidP="00041AD6">
      <w:pPr>
        <w:ind w:left="360"/>
        <w:rPr>
          <w:lang w:eastAsia="zh-CN"/>
        </w:rPr>
      </w:pPr>
      <w:r w:rsidRPr="00184A3A">
        <w:rPr>
          <w:lang w:eastAsia="zh-CN"/>
        </w:rPr>
        <w:t>N/A</w:t>
      </w:r>
    </w:p>
    <w:p w14:paraId="10B83E9A" w14:textId="77777777" w:rsidR="00B63FBB" w:rsidRPr="00184A3A" w:rsidRDefault="00B63FBB" w:rsidP="00B63FBB">
      <w:pPr>
        <w:pStyle w:val="Heading5"/>
        <w:keepNext/>
        <w:keepLines/>
        <w:widowControl w:val="0"/>
        <w:adjustRightInd w:val="0"/>
        <w:spacing w:before="0" w:after="0" w:line="360" w:lineRule="atLeast"/>
        <w:textAlignment w:val="baseline"/>
        <w:rPr>
          <w:lang w:val="en-US"/>
        </w:rPr>
      </w:pPr>
      <w:r w:rsidRPr="00184A3A">
        <w:rPr>
          <w:lang w:val="en-US"/>
        </w:rPr>
        <w:t>Assumptions/Constraints</w:t>
      </w:r>
    </w:p>
    <w:p w14:paraId="29E3141E" w14:textId="77777777" w:rsidR="002F7309" w:rsidRPr="00184A3A" w:rsidRDefault="002F7309" w:rsidP="00041AD6">
      <w:pPr>
        <w:ind w:left="360"/>
        <w:rPr>
          <w:lang w:eastAsia="zh-CN"/>
        </w:rPr>
      </w:pPr>
      <w:r w:rsidRPr="00184A3A">
        <w:rPr>
          <w:lang w:eastAsia="zh-CN"/>
        </w:rPr>
        <w:t>N/A</w:t>
      </w:r>
    </w:p>
    <w:p w14:paraId="304B6BF1" w14:textId="77777777" w:rsidR="00B63FBB" w:rsidRPr="00184A3A" w:rsidRDefault="00B63FBB" w:rsidP="00B63FBB">
      <w:pPr>
        <w:pStyle w:val="Heading5"/>
        <w:keepNext/>
        <w:keepLines/>
        <w:widowControl w:val="0"/>
        <w:adjustRightInd w:val="0"/>
        <w:spacing w:before="0" w:after="0" w:line="360" w:lineRule="atLeast"/>
        <w:textAlignment w:val="baseline"/>
        <w:rPr>
          <w:lang w:val="en-US"/>
        </w:rPr>
      </w:pPr>
      <w:r w:rsidRPr="00184A3A">
        <w:rPr>
          <w:lang w:val="en-US"/>
        </w:rPr>
        <w:t xml:space="preserve">Error &amp; Exception List </w:t>
      </w:r>
    </w:p>
    <w:p w14:paraId="07877A33" w14:textId="77777777" w:rsidR="002F7309" w:rsidRPr="00184A3A" w:rsidRDefault="002F7309" w:rsidP="00041AD6">
      <w:pPr>
        <w:ind w:left="360"/>
        <w:rPr>
          <w:lang w:eastAsia="zh-CN"/>
        </w:rPr>
      </w:pPr>
      <w:r w:rsidRPr="00184A3A">
        <w:rPr>
          <w:lang w:eastAsia="zh-CN"/>
        </w:rPr>
        <w:t>N/A</w:t>
      </w:r>
    </w:p>
    <w:p w14:paraId="61AD475D" w14:textId="77777777" w:rsidR="00B63FBB" w:rsidRPr="00184A3A" w:rsidRDefault="00B63FBB" w:rsidP="00B63FBB">
      <w:pPr>
        <w:rPr>
          <w:lang w:eastAsia="zh-CN"/>
        </w:rPr>
      </w:pPr>
    </w:p>
    <w:p w14:paraId="492F34CE" w14:textId="77777777" w:rsidR="00085B76" w:rsidRPr="00184A3A" w:rsidRDefault="00085B76" w:rsidP="00085B76">
      <w:pPr>
        <w:rPr>
          <w:lang w:eastAsia="zh-HK"/>
        </w:rPr>
      </w:pPr>
    </w:p>
    <w:p w14:paraId="150B530D" w14:textId="77777777" w:rsidR="00CB2687" w:rsidRPr="00184A3A" w:rsidRDefault="00CB2687">
      <w:pPr>
        <w:rPr>
          <w:rFonts w:cs="Microsoft YaHei"/>
          <w:b/>
          <w:bCs/>
          <w:color w:val="4F81BD" w:themeColor="accent1"/>
          <w:sz w:val="26"/>
          <w:szCs w:val="26"/>
          <w:lang w:eastAsia="zh-HK"/>
        </w:rPr>
      </w:pPr>
      <w:r w:rsidRPr="00184A3A">
        <w:br w:type="page"/>
      </w:r>
    </w:p>
    <w:p w14:paraId="119E981A" w14:textId="5CCF3AB0" w:rsidR="00085B76" w:rsidRPr="00184A3A" w:rsidRDefault="00085B76" w:rsidP="00085B76">
      <w:pPr>
        <w:pStyle w:val="Heading2"/>
      </w:pPr>
      <w:bookmarkStart w:id="85" w:name="_Toc472133130"/>
      <w:r w:rsidRPr="00184A3A">
        <w:lastRenderedPageBreak/>
        <w:t xml:space="preserve">Pricing/Master Data </w:t>
      </w:r>
      <w:r w:rsidR="00B63FBB" w:rsidRPr="00184A3A">
        <w:t>Distribution</w:t>
      </w:r>
      <w:r w:rsidRPr="00184A3A">
        <w:t xml:space="preserve"> </w:t>
      </w:r>
      <w:r w:rsidR="00B63FBB" w:rsidRPr="00184A3A">
        <w:t>Batch Job (Staging-POS)</w:t>
      </w:r>
      <w:bookmarkEnd w:id="85"/>
    </w:p>
    <w:p w14:paraId="1B7EC624" w14:textId="77777777" w:rsidR="00B63FBB" w:rsidRPr="00184A3A" w:rsidRDefault="00B63FBB" w:rsidP="00900E50">
      <w:pPr>
        <w:pStyle w:val="Heading3"/>
      </w:pPr>
      <w:r w:rsidRPr="00184A3A">
        <w:t>Description</w:t>
      </w:r>
    </w:p>
    <w:p w14:paraId="51CFA3F2" w14:textId="4B8F0949" w:rsidR="00CB2687" w:rsidRPr="00184A3A" w:rsidRDefault="00CB2687" w:rsidP="00436026">
      <w:pPr>
        <w:jc w:val="both"/>
        <w:rPr>
          <w:lang w:eastAsia="zh-CN"/>
        </w:rPr>
      </w:pPr>
      <w:r w:rsidRPr="00184A3A">
        <w:rPr>
          <w:lang w:eastAsia="zh-CN"/>
        </w:rPr>
        <w:t xml:space="preserve">While the pricing/master data is </w:t>
      </w:r>
      <w:r w:rsidR="00C14CD1" w:rsidRPr="00184A3A">
        <w:rPr>
          <w:lang w:eastAsia="zh-CN"/>
        </w:rPr>
        <w:t xml:space="preserve">finished </w:t>
      </w:r>
      <w:r w:rsidRPr="00184A3A">
        <w:rPr>
          <w:lang w:eastAsia="zh-CN"/>
        </w:rPr>
        <w:t xml:space="preserve">being updated into staging database, </w:t>
      </w:r>
      <w:r w:rsidR="00520E61" w:rsidRPr="00184A3A">
        <w:rPr>
          <w:lang w:eastAsia="zh-CN"/>
        </w:rPr>
        <w:t xml:space="preserve">the </w:t>
      </w:r>
      <w:r w:rsidR="00C14CD1" w:rsidRPr="00184A3A">
        <w:rPr>
          <w:lang w:eastAsia="zh-CN"/>
        </w:rPr>
        <w:t>main batch scheduler will run in every 15mins, to distribute the up-to-date pricing/master data into corresponding POS client according to their branch code as long as the pricing/master data generation is indicated with completion upon certain branch.</w:t>
      </w:r>
    </w:p>
    <w:p w14:paraId="03C86AE5" w14:textId="0A72B7C6" w:rsidR="00CB2687" w:rsidRPr="00184A3A" w:rsidRDefault="00CB2687" w:rsidP="00436026">
      <w:pPr>
        <w:jc w:val="both"/>
        <w:rPr>
          <w:lang w:eastAsia="zh-CN"/>
        </w:rPr>
      </w:pPr>
      <w:r w:rsidRPr="00184A3A">
        <w:rPr>
          <w:lang w:eastAsia="zh-CN"/>
        </w:rPr>
        <w:t xml:space="preserve">The </w:t>
      </w:r>
      <w:r w:rsidR="00977259" w:rsidRPr="00184A3A">
        <w:rPr>
          <w:lang w:eastAsia="zh-CN"/>
        </w:rPr>
        <w:t>pricing/master data distribution tasks</w:t>
      </w:r>
      <w:r w:rsidRPr="00184A3A">
        <w:rPr>
          <w:lang w:eastAsia="zh-CN"/>
        </w:rPr>
        <w:t xml:space="preserve"> </w:t>
      </w:r>
      <w:proofErr w:type="gramStart"/>
      <w:r w:rsidRPr="00184A3A">
        <w:rPr>
          <w:lang w:eastAsia="zh-CN"/>
        </w:rPr>
        <w:t>is triggered</w:t>
      </w:r>
      <w:proofErr w:type="gramEnd"/>
      <w:r w:rsidRPr="00184A3A">
        <w:rPr>
          <w:lang w:eastAsia="zh-CN"/>
        </w:rPr>
        <w:t xml:space="preserve"> by a </w:t>
      </w:r>
      <w:r w:rsidR="00C14CD1" w:rsidRPr="00184A3A">
        <w:rPr>
          <w:lang w:eastAsia="zh-CN"/>
        </w:rPr>
        <w:t>proxy server</w:t>
      </w:r>
      <w:r w:rsidRPr="00184A3A">
        <w:rPr>
          <w:lang w:eastAsia="zh-CN"/>
        </w:rPr>
        <w:t xml:space="preserve"> and it works as a task controller, submitting separated standalone tasks. Each task handles one available branch scheme. The job will handle the data in the pre-defined tables under the scheme according to the scheme configuration (e.g. direction, override logic, and validation)</w:t>
      </w:r>
      <w:r w:rsidR="00977259" w:rsidRPr="00184A3A">
        <w:rPr>
          <w:lang w:eastAsia="zh-CN"/>
        </w:rPr>
        <w:t xml:space="preserve"> and from table to table</w:t>
      </w:r>
      <w:r w:rsidRPr="00184A3A">
        <w:rPr>
          <w:lang w:eastAsia="zh-CN"/>
        </w:rPr>
        <w:t>.</w:t>
      </w:r>
      <w:r w:rsidR="00821B8B" w:rsidRPr="00184A3A">
        <w:rPr>
          <w:lang w:eastAsia="zh-CN"/>
        </w:rPr>
        <w:t xml:space="preserve"> </w:t>
      </w:r>
    </w:p>
    <w:p w14:paraId="3AB97489" w14:textId="77777777" w:rsidR="00CB2687" w:rsidRPr="00184A3A" w:rsidRDefault="00CB2687" w:rsidP="00F40D30">
      <w:pPr>
        <w:rPr>
          <w:lang w:eastAsia="zh-CN"/>
        </w:rPr>
      </w:pPr>
      <w:r w:rsidRPr="00184A3A">
        <w:rPr>
          <w:lang w:eastAsia="zh-CN"/>
        </w:rPr>
        <w:t>In below session there will be the details descriptions about</w:t>
      </w:r>
    </w:p>
    <w:p w14:paraId="77B87F16" w14:textId="3229520A" w:rsidR="00CB2687" w:rsidRPr="00184A3A" w:rsidRDefault="00C14CD1" w:rsidP="0005458D">
      <w:pPr>
        <w:pStyle w:val="ListParagraph"/>
        <w:numPr>
          <w:ilvl w:val="0"/>
          <w:numId w:val="30"/>
        </w:numPr>
        <w:rPr>
          <w:lang w:eastAsia="zh-CN"/>
        </w:rPr>
      </w:pPr>
      <w:r w:rsidRPr="00184A3A">
        <w:rPr>
          <w:lang w:eastAsia="zh-CN"/>
        </w:rPr>
        <w:t>Pricing/Master data distribution</w:t>
      </w:r>
      <w:r w:rsidR="00CB2687" w:rsidRPr="00184A3A">
        <w:rPr>
          <w:lang w:eastAsia="zh-CN"/>
        </w:rPr>
        <w:t xml:space="preserve"> (POS - Staging) Scheduler</w:t>
      </w:r>
    </w:p>
    <w:p w14:paraId="7BF06E97" w14:textId="5A414529" w:rsidR="00CB2687" w:rsidRPr="00184A3A" w:rsidRDefault="00C14CD1" w:rsidP="0005458D">
      <w:pPr>
        <w:pStyle w:val="ListParagraph"/>
        <w:numPr>
          <w:ilvl w:val="0"/>
          <w:numId w:val="30"/>
        </w:numPr>
        <w:ind w:left="360" w:firstLine="0"/>
        <w:rPr>
          <w:lang w:eastAsia="zh-CN"/>
        </w:rPr>
      </w:pPr>
      <w:r w:rsidRPr="00184A3A">
        <w:rPr>
          <w:lang w:eastAsia="zh-CN"/>
        </w:rPr>
        <w:t xml:space="preserve">Pricing/Master data distribution </w:t>
      </w:r>
      <w:r w:rsidR="00CB2687" w:rsidRPr="00184A3A">
        <w:rPr>
          <w:lang w:eastAsia="zh-CN"/>
        </w:rPr>
        <w:t>(POS - Staging) Task</w:t>
      </w:r>
    </w:p>
    <w:p w14:paraId="69842473" w14:textId="77777777" w:rsidR="00B63FBB" w:rsidRPr="00184A3A" w:rsidRDefault="00B63FBB" w:rsidP="00B63FBB">
      <w:pPr>
        <w:rPr>
          <w:lang w:eastAsia="zh-CN"/>
        </w:rPr>
      </w:pPr>
    </w:p>
    <w:p w14:paraId="0D7733A9" w14:textId="77777777" w:rsidR="00B63FBB" w:rsidRPr="00184A3A" w:rsidRDefault="00B63FBB" w:rsidP="00900E50">
      <w:pPr>
        <w:pStyle w:val="Heading3"/>
      </w:pPr>
      <w:r w:rsidRPr="00184A3A">
        <w:t>Input</w:t>
      </w:r>
    </w:p>
    <w:p w14:paraId="310592BE" w14:textId="2171CB2B" w:rsidR="00B63FBB" w:rsidRPr="00184A3A" w:rsidRDefault="008A66C3" w:rsidP="00F40D30">
      <w:pPr>
        <w:rPr>
          <w:lang w:eastAsia="zh-CN"/>
        </w:rPr>
      </w:pPr>
      <w:r w:rsidRPr="00184A3A">
        <w:rPr>
          <w:lang w:eastAsia="zh-CN"/>
        </w:rPr>
        <w:t>Pricing/Master data in staging DB</w:t>
      </w:r>
    </w:p>
    <w:p w14:paraId="3DDB4D47" w14:textId="77777777" w:rsidR="00B63FBB" w:rsidRPr="00184A3A" w:rsidRDefault="00B63FBB" w:rsidP="00900E50">
      <w:pPr>
        <w:pStyle w:val="Heading3"/>
      </w:pPr>
      <w:r w:rsidRPr="00184A3A">
        <w:t>Output</w:t>
      </w:r>
    </w:p>
    <w:p w14:paraId="3944B713" w14:textId="258BF555" w:rsidR="00B63FBB" w:rsidRPr="00184A3A" w:rsidRDefault="008A66C3" w:rsidP="00F40D30">
      <w:pPr>
        <w:rPr>
          <w:lang w:eastAsia="zh-CN"/>
        </w:rPr>
      </w:pPr>
      <w:r w:rsidRPr="00184A3A">
        <w:rPr>
          <w:lang w:eastAsia="zh-CN"/>
        </w:rPr>
        <w:t>Pricing/Master data in POS clients</w:t>
      </w:r>
    </w:p>
    <w:p w14:paraId="5706C1C6" w14:textId="7F68E2EA" w:rsidR="00B63FBB" w:rsidRPr="00184A3A" w:rsidRDefault="00B63FBB" w:rsidP="00900E50">
      <w:pPr>
        <w:pStyle w:val="Heading3"/>
        <w:rPr>
          <w:lang w:eastAsia="zh-HK"/>
        </w:rPr>
      </w:pPr>
      <w:r w:rsidRPr="00184A3A">
        <w:lastRenderedPageBreak/>
        <w:t>Pricing/Master Data</w:t>
      </w:r>
      <w:r w:rsidRPr="00184A3A">
        <w:rPr>
          <w:lang w:eastAsia="zh-HK"/>
        </w:rPr>
        <w:t xml:space="preserve"> </w:t>
      </w:r>
      <w:r w:rsidRPr="00184A3A">
        <w:t>Distribution</w:t>
      </w:r>
      <w:r w:rsidRPr="00184A3A">
        <w:rPr>
          <w:lang w:eastAsia="zh-HK"/>
        </w:rPr>
        <w:t xml:space="preserve"> </w:t>
      </w:r>
      <w:r w:rsidRPr="00184A3A">
        <w:t xml:space="preserve">Scheduler </w:t>
      </w:r>
      <w:r w:rsidRPr="00184A3A">
        <w:rPr>
          <w:lang w:eastAsia="zh-HK"/>
        </w:rPr>
        <w:t>(Staging</w:t>
      </w:r>
      <w:r w:rsidRPr="00184A3A">
        <w:t>-POS</w:t>
      </w:r>
      <w:r w:rsidRPr="00184A3A">
        <w:rPr>
          <w:lang w:eastAsia="zh-HK"/>
        </w:rPr>
        <w:t>)</w:t>
      </w:r>
    </w:p>
    <w:p w14:paraId="4F979453" w14:textId="77777777" w:rsidR="00B63FBB" w:rsidRPr="00184A3A" w:rsidRDefault="00B63FBB" w:rsidP="00E51271">
      <w:pPr>
        <w:pStyle w:val="Heading4"/>
      </w:pPr>
      <w:r w:rsidRPr="00184A3A">
        <w:t>Process/Work Flow</w:t>
      </w:r>
    </w:p>
    <w:p w14:paraId="3415C9F4" w14:textId="1D7B2643" w:rsidR="005C64E4" w:rsidRPr="00184A3A" w:rsidRDefault="005C64E4" w:rsidP="00F40D30">
      <w:pPr>
        <w:ind w:left="360"/>
        <w:jc w:val="center"/>
      </w:pPr>
      <w:r w:rsidRPr="0057159E">
        <w:rPr>
          <w:noProof/>
          <w:lang w:eastAsia="zh-CN"/>
        </w:rPr>
        <w:drawing>
          <wp:inline distT="0" distB="0" distL="0" distR="0" wp14:anchorId="1877A67E" wp14:editId="5DDBC91A">
            <wp:extent cx="4369242" cy="7100540"/>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84008" cy="7124537"/>
                    </a:xfrm>
                    <a:prstGeom prst="rect">
                      <a:avLst/>
                    </a:prstGeom>
                  </pic:spPr>
                </pic:pic>
              </a:graphicData>
            </a:graphic>
          </wp:inline>
        </w:drawing>
      </w:r>
    </w:p>
    <w:p w14:paraId="72A4E67F" w14:textId="77777777" w:rsidR="00F40D30" w:rsidRDefault="00F40D30">
      <w:pPr>
        <w:rPr>
          <w:b/>
          <w:u w:val="single"/>
          <w:lang w:eastAsia="zh-CN"/>
        </w:rPr>
      </w:pPr>
      <w:r>
        <w:rPr>
          <w:b/>
          <w:u w:val="single"/>
          <w:lang w:eastAsia="zh-CN"/>
        </w:rPr>
        <w:br w:type="page"/>
      </w:r>
    </w:p>
    <w:p w14:paraId="773ED2A5" w14:textId="3CBE7BEC" w:rsidR="008D3730" w:rsidRPr="00184A3A" w:rsidRDefault="008D3730" w:rsidP="00F40D30">
      <w:pPr>
        <w:rPr>
          <w:b/>
          <w:u w:val="single"/>
          <w:lang w:eastAsia="zh-CN"/>
        </w:rPr>
      </w:pPr>
      <w:r w:rsidRPr="00184A3A">
        <w:rPr>
          <w:b/>
          <w:u w:val="single"/>
          <w:lang w:eastAsia="zh-CN"/>
        </w:rPr>
        <w:lastRenderedPageBreak/>
        <w:t>Job Details</w:t>
      </w:r>
    </w:p>
    <w:p w14:paraId="4023F190" w14:textId="04F20AB8" w:rsidR="008D3730" w:rsidRPr="00184A3A" w:rsidRDefault="008D3730" w:rsidP="003026FA">
      <w:pPr>
        <w:jc w:val="both"/>
        <w:rPr>
          <w:lang w:eastAsia="zh-CN"/>
        </w:rPr>
      </w:pPr>
      <w:r w:rsidRPr="00184A3A">
        <w:rPr>
          <w:lang w:eastAsia="zh-CN"/>
        </w:rPr>
        <w:t xml:space="preserve">The scheduler job is </w:t>
      </w:r>
      <w:r w:rsidR="0096252A" w:rsidRPr="00184A3A">
        <w:rPr>
          <w:lang w:eastAsia="zh-CN"/>
        </w:rPr>
        <w:t>the main controller of all the pricing/master data distribution</w:t>
      </w:r>
      <w:r w:rsidRPr="00184A3A">
        <w:rPr>
          <w:lang w:eastAsia="zh-CN"/>
        </w:rPr>
        <w:t>. It</w:t>
      </w:r>
      <w:r w:rsidR="0096252A" w:rsidRPr="00184A3A">
        <w:rPr>
          <w:lang w:eastAsia="zh-CN"/>
        </w:rPr>
        <w:t xml:space="preserve"> is invoked by </w:t>
      </w:r>
      <w:r w:rsidR="003026FA">
        <w:rPr>
          <w:lang w:eastAsia="zh-CN"/>
        </w:rPr>
        <w:t>a</w:t>
      </w:r>
      <w:r w:rsidR="0096252A" w:rsidRPr="00184A3A">
        <w:rPr>
          <w:lang w:eastAsia="zh-CN"/>
        </w:rPr>
        <w:t xml:space="preserve"> proxy service which is </w:t>
      </w:r>
      <w:r w:rsidR="003026FA" w:rsidRPr="00184A3A">
        <w:rPr>
          <w:lang w:eastAsia="zh-CN"/>
        </w:rPr>
        <w:t>trigger</w:t>
      </w:r>
      <w:r w:rsidR="003026FA">
        <w:rPr>
          <w:lang w:eastAsia="zh-CN"/>
        </w:rPr>
        <w:t>ed</w:t>
      </w:r>
      <w:r w:rsidR="0096252A" w:rsidRPr="00184A3A">
        <w:rPr>
          <w:lang w:eastAsia="zh-CN"/>
        </w:rPr>
        <w:t xml:space="preserve"> by the OSB DB Adapter </w:t>
      </w:r>
      <w:r w:rsidR="003026FA">
        <w:rPr>
          <w:lang w:eastAsia="zh-CN"/>
        </w:rPr>
        <w:t>monitoring</w:t>
      </w:r>
      <w:r w:rsidR="0096252A" w:rsidRPr="00184A3A">
        <w:rPr>
          <w:lang w:eastAsia="zh-CN"/>
        </w:rPr>
        <w:t xml:space="preserve"> the indication data of the pricing/master data generation in pricing server. The scheduler not only submits pricing/master data distribution task upon specific poll branch scheme but also</w:t>
      </w:r>
      <w:r w:rsidRPr="00184A3A">
        <w:rPr>
          <w:lang w:eastAsia="zh-CN"/>
        </w:rPr>
        <w:t xml:space="preserve"> logs down the running process in job logs and log files.</w:t>
      </w:r>
    </w:p>
    <w:p w14:paraId="3DF6F143" w14:textId="5491D4FD" w:rsidR="008D3730" w:rsidRPr="00184A3A" w:rsidRDefault="008D3730" w:rsidP="003026FA">
      <w:pPr>
        <w:tabs>
          <w:tab w:val="left" w:pos="990"/>
        </w:tabs>
        <w:ind w:left="990" w:hanging="990"/>
        <w:rPr>
          <w:rFonts w:eastAsia="SimSun"/>
          <w:lang w:eastAsia="zh-CN"/>
        </w:rPr>
      </w:pPr>
      <w:r w:rsidRPr="00184A3A">
        <w:rPr>
          <w:lang w:eastAsia="zh-CN"/>
        </w:rPr>
        <w:t>Summarily the schedule executes in below steps</w:t>
      </w:r>
      <w:r w:rsidR="003026FA">
        <w:rPr>
          <w:lang w:eastAsia="zh-CN"/>
        </w:rPr>
        <w:t>:</w:t>
      </w:r>
    </w:p>
    <w:p w14:paraId="459269E9" w14:textId="1E022A47" w:rsidR="008D3730" w:rsidRPr="00184A3A" w:rsidRDefault="00357672" w:rsidP="003026FA">
      <w:pPr>
        <w:tabs>
          <w:tab w:val="left" w:pos="990"/>
        </w:tabs>
        <w:ind w:left="990" w:hanging="990"/>
        <w:jc w:val="both"/>
        <w:rPr>
          <w:lang w:eastAsia="zh-CN"/>
        </w:rPr>
      </w:pPr>
      <w:r>
        <w:rPr>
          <w:lang w:eastAsia="zh-CN"/>
        </w:rPr>
        <w:t>Step 1</w:t>
      </w:r>
      <w:r w:rsidR="003026FA">
        <w:rPr>
          <w:lang w:eastAsia="zh-CN"/>
        </w:rPr>
        <w:t>:</w:t>
      </w:r>
      <w:r w:rsidR="003026FA">
        <w:rPr>
          <w:lang w:eastAsia="zh-CN"/>
        </w:rPr>
        <w:tab/>
      </w:r>
      <w:r w:rsidR="008D3730" w:rsidRPr="00184A3A">
        <w:rPr>
          <w:lang w:eastAsia="zh-CN"/>
        </w:rPr>
        <w:t xml:space="preserve">This batch job will be triggered every </w:t>
      </w:r>
      <w:r w:rsidR="00990250" w:rsidRPr="00184A3A">
        <w:rPr>
          <w:lang w:eastAsia="zh-CN"/>
        </w:rPr>
        <w:t>1</w:t>
      </w:r>
      <w:r w:rsidR="008D3730" w:rsidRPr="00184A3A">
        <w:rPr>
          <w:lang w:eastAsia="zh-CN"/>
        </w:rPr>
        <w:t xml:space="preserve">5 </w:t>
      </w:r>
      <w:proofErr w:type="spellStart"/>
      <w:r w:rsidR="008D3730" w:rsidRPr="00184A3A">
        <w:rPr>
          <w:lang w:eastAsia="zh-CN"/>
        </w:rPr>
        <w:t>mins</w:t>
      </w:r>
      <w:proofErr w:type="spellEnd"/>
      <w:r w:rsidR="008D3730" w:rsidRPr="00184A3A">
        <w:rPr>
          <w:lang w:eastAsia="zh-CN"/>
        </w:rPr>
        <w:t xml:space="preserve"> (configured). It would iterate all available data source in poll branch scheme table </w:t>
      </w:r>
      <w:r w:rsidR="00681248" w:rsidRPr="00184A3A">
        <w:rPr>
          <w:lang w:eastAsia="zh-CN"/>
        </w:rPr>
        <w:t>which are under the poll scheme type = “MASTER” and direction = “STG_TO_POS”</w:t>
      </w:r>
      <w:r w:rsidR="008D3730" w:rsidRPr="00184A3A">
        <w:rPr>
          <w:lang w:eastAsia="zh-CN"/>
        </w:rPr>
        <w:t xml:space="preserve">. </w:t>
      </w:r>
    </w:p>
    <w:p w14:paraId="1CF5EFEE" w14:textId="655BFDE8" w:rsidR="008D3730" w:rsidRPr="00184A3A" w:rsidRDefault="003026FA" w:rsidP="003026FA">
      <w:pPr>
        <w:tabs>
          <w:tab w:val="left" w:pos="990"/>
        </w:tabs>
        <w:ind w:left="990" w:hanging="990"/>
        <w:jc w:val="both"/>
        <w:rPr>
          <w:lang w:eastAsia="zh-CN"/>
        </w:rPr>
      </w:pPr>
      <w:r>
        <w:rPr>
          <w:lang w:eastAsia="zh-CN"/>
        </w:rPr>
        <w:t>Step 2:</w:t>
      </w:r>
      <w:r>
        <w:rPr>
          <w:lang w:eastAsia="zh-CN"/>
        </w:rPr>
        <w:tab/>
      </w:r>
      <w:r w:rsidR="003948F5" w:rsidRPr="00184A3A">
        <w:rPr>
          <w:lang w:eastAsia="zh-CN"/>
        </w:rPr>
        <w:t>Upon the scheduler job’s triggering, f</w:t>
      </w:r>
      <w:r w:rsidR="008D3730" w:rsidRPr="00184A3A">
        <w:rPr>
          <w:lang w:eastAsia="zh-CN"/>
        </w:rPr>
        <w:t>irstly</w:t>
      </w:r>
      <w:r w:rsidR="003948F5" w:rsidRPr="00184A3A">
        <w:rPr>
          <w:lang w:eastAsia="zh-CN"/>
        </w:rPr>
        <w:t xml:space="preserve"> it</w:t>
      </w:r>
      <w:r w:rsidR="008D3730" w:rsidRPr="00184A3A">
        <w:rPr>
          <w:lang w:eastAsia="zh-CN"/>
        </w:rPr>
        <w:t xml:space="preserve"> update</w:t>
      </w:r>
      <w:r w:rsidR="003948F5" w:rsidRPr="00184A3A">
        <w:rPr>
          <w:lang w:eastAsia="zh-CN"/>
        </w:rPr>
        <w:t>s</w:t>
      </w:r>
      <w:r w:rsidR="008D3730" w:rsidRPr="00184A3A">
        <w:rPr>
          <w:lang w:eastAsia="zh-CN"/>
        </w:rPr>
        <w:t xml:space="preserve"> the previous job log’s latest job indicator from ‘Y’ to ‘N’. Onwards newly create scheduler job log is having the status “PROGRESS”. The latest batch indicator for the new record will be marked as “Y”.</w:t>
      </w:r>
    </w:p>
    <w:p w14:paraId="22024099" w14:textId="304C8A8E" w:rsidR="008D3730" w:rsidRPr="00184A3A" w:rsidRDefault="008D3730" w:rsidP="003026FA">
      <w:pPr>
        <w:tabs>
          <w:tab w:val="left" w:pos="990"/>
        </w:tabs>
        <w:ind w:left="990" w:hanging="990"/>
        <w:jc w:val="both"/>
        <w:rPr>
          <w:lang w:eastAsia="zh-CN"/>
        </w:rPr>
      </w:pPr>
      <w:r w:rsidRPr="00184A3A">
        <w:rPr>
          <w:lang w:eastAsia="zh-CN"/>
        </w:rPr>
        <w:t xml:space="preserve">Step </w:t>
      </w:r>
      <w:r w:rsidR="003026FA">
        <w:rPr>
          <w:lang w:eastAsia="zh-CN"/>
        </w:rPr>
        <w:t>3:</w:t>
      </w:r>
      <w:r w:rsidR="003026FA">
        <w:rPr>
          <w:lang w:eastAsia="zh-CN"/>
        </w:rPr>
        <w:tab/>
      </w:r>
      <w:r w:rsidRPr="00184A3A">
        <w:rPr>
          <w:lang w:eastAsia="zh-CN"/>
        </w:rPr>
        <w:t xml:space="preserve">Submit </w:t>
      </w:r>
      <w:r w:rsidR="00013CE8" w:rsidRPr="00184A3A">
        <w:rPr>
          <w:lang w:eastAsia="zh-CN"/>
        </w:rPr>
        <w:t>pricing</w:t>
      </w:r>
      <w:r w:rsidR="00013CE8" w:rsidRPr="00184A3A">
        <w:rPr>
          <w:rFonts w:eastAsia="SimSun"/>
          <w:lang w:eastAsia="zh-CN"/>
        </w:rPr>
        <w:t xml:space="preserve">/master data </w:t>
      </w:r>
      <w:r w:rsidR="00013CE8" w:rsidRPr="00184A3A">
        <w:rPr>
          <w:lang w:eastAsia="zh-CN"/>
        </w:rPr>
        <w:t xml:space="preserve">distribution </w:t>
      </w:r>
      <w:r w:rsidRPr="00184A3A">
        <w:rPr>
          <w:lang w:eastAsia="zh-CN"/>
        </w:rPr>
        <w:t xml:space="preserve">tasks for all eligible poll branch schemes </w:t>
      </w:r>
      <w:r w:rsidR="00013CE8" w:rsidRPr="00184A3A">
        <w:rPr>
          <w:lang w:eastAsia="zh-CN"/>
        </w:rPr>
        <w:t>selected in step 1</w:t>
      </w:r>
      <w:r w:rsidRPr="00184A3A">
        <w:rPr>
          <w:lang w:eastAsia="zh-CN"/>
        </w:rPr>
        <w:t>.</w:t>
      </w:r>
    </w:p>
    <w:p w14:paraId="4B74FDD4" w14:textId="15218CAF" w:rsidR="008D3730" w:rsidRPr="00184A3A" w:rsidRDefault="003026FA" w:rsidP="003026FA">
      <w:pPr>
        <w:tabs>
          <w:tab w:val="left" w:pos="990"/>
        </w:tabs>
        <w:ind w:left="990" w:hanging="990"/>
        <w:jc w:val="both"/>
        <w:rPr>
          <w:lang w:eastAsia="zh-CN"/>
        </w:rPr>
      </w:pPr>
      <w:r>
        <w:rPr>
          <w:lang w:eastAsia="zh-CN"/>
        </w:rPr>
        <w:t>Step 4:</w:t>
      </w:r>
      <w:r>
        <w:rPr>
          <w:lang w:eastAsia="zh-CN"/>
        </w:rPr>
        <w:tab/>
      </w:r>
      <w:r w:rsidR="008D3730" w:rsidRPr="00184A3A">
        <w:rPr>
          <w:lang w:eastAsia="zh-CN"/>
        </w:rPr>
        <w:t>Upon any errors in the task submission and cannot be resolved (e.g. by retry). The job will abort and keep the job status to reflect the problematic stage “FAILED”.</w:t>
      </w:r>
      <w:r w:rsidR="00821B8B" w:rsidRPr="00184A3A">
        <w:rPr>
          <w:lang w:eastAsia="zh-CN"/>
        </w:rPr>
        <w:t xml:space="preserve"> </w:t>
      </w:r>
    </w:p>
    <w:p w14:paraId="623A9C75" w14:textId="41BDFAD5" w:rsidR="008D3730" w:rsidRPr="00184A3A" w:rsidRDefault="003026FA" w:rsidP="003026FA">
      <w:pPr>
        <w:tabs>
          <w:tab w:val="left" w:pos="990"/>
        </w:tabs>
        <w:ind w:left="990" w:hanging="990"/>
        <w:jc w:val="both"/>
        <w:rPr>
          <w:lang w:eastAsia="zh-CN"/>
        </w:rPr>
      </w:pPr>
      <w:r>
        <w:rPr>
          <w:lang w:eastAsia="zh-CN"/>
        </w:rPr>
        <w:t>Step 5:</w:t>
      </w:r>
      <w:r>
        <w:rPr>
          <w:lang w:eastAsia="zh-CN"/>
        </w:rPr>
        <w:tab/>
      </w:r>
      <w:r w:rsidR="008D3730" w:rsidRPr="00184A3A">
        <w:rPr>
          <w:lang w:eastAsia="zh-CN"/>
        </w:rPr>
        <w:t xml:space="preserve">After the task submission, the scheduler </w:t>
      </w:r>
      <w:proofErr w:type="gramStart"/>
      <w:r>
        <w:rPr>
          <w:lang w:eastAsia="zh-CN"/>
        </w:rPr>
        <w:t>will be</w:t>
      </w:r>
      <w:r w:rsidR="008D3730" w:rsidRPr="00184A3A">
        <w:rPr>
          <w:lang w:eastAsia="zh-CN"/>
        </w:rPr>
        <w:t xml:space="preserve"> regarded</w:t>
      </w:r>
      <w:proofErr w:type="gramEnd"/>
      <w:r w:rsidR="008D3730" w:rsidRPr="00184A3A">
        <w:rPr>
          <w:lang w:eastAsia="zh-CN"/>
        </w:rPr>
        <w:t xml:space="preserve"> as complete and</w:t>
      </w:r>
      <w:r>
        <w:rPr>
          <w:lang w:eastAsia="zh-CN"/>
        </w:rPr>
        <w:t xml:space="preserve"> it will</w:t>
      </w:r>
      <w:r w:rsidR="008D3730" w:rsidRPr="00184A3A">
        <w:rPr>
          <w:lang w:eastAsia="zh-CN"/>
        </w:rPr>
        <w:t xml:space="preserve"> update the job status to “COMPLETE” with a record number of schemes processed.</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8D3730" w:rsidRPr="00184A3A" w14:paraId="6E6DAFF6" w14:textId="77777777" w:rsidTr="00FB6D1F">
        <w:tc>
          <w:tcPr>
            <w:tcW w:w="2428" w:type="dxa"/>
            <w:shd w:val="clear" w:color="auto" w:fill="C6D9F1" w:themeFill="text2" w:themeFillTint="33"/>
          </w:tcPr>
          <w:p w14:paraId="7D912AAA" w14:textId="77777777" w:rsidR="008D3730" w:rsidRPr="00184A3A" w:rsidRDefault="008D3730" w:rsidP="00FB6D1F">
            <w:pPr>
              <w:pStyle w:val="BodyText"/>
              <w:rPr>
                <w:b/>
              </w:rPr>
            </w:pPr>
            <w:r w:rsidRPr="00184A3A">
              <w:rPr>
                <w:b/>
              </w:rPr>
              <w:t>Job Name</w:t>
            </w:r>
          </w:p>
        </w:tc>
        <w:tc>
          <w:tcPr>
            <w:tcW w:w="1925" w:type="dxa"/>
            <w:shd w:val="clear" w:color="auto" w:fill="C6D9F1" w:themeFill="text2" w:themeFillTint="33"/>
          </w:tcPr>
          <w:p w14:paraId="451EA6C1" w14:textId="77777777" w:rsidR="008D3730" w:rsidRPr="00184A3A" w:rsidRDefault="008D3730" w:rsidP="00FB6D1F">
            <w:pPr>
              <w:pStyle w:val="BodyText"/>
              <w:rPr>
                <w:b/>
              </w:rPr>
            </w:pPr>
            <w:r w:rsidRPr="00184A3A">
              <w:rPr>
                <w:b/>
              </w:rPr>
              <w:t>Status</w:t>
            </w:r>
          </w:p>
        </w:tc>
        <w:tc>
          <w:tcPr>
            <w:tcW w:w="5588" w:type="dxa"/>
            <w:shd w:val="clear" w:color="auto" w:fill="C6D9F1" w:themeFill="text2" w:themeFillTint="33"/>
          </w:tcPr>
          <w:p w14:paraId="43F022A3" w14:textId="77777777" w:rsidR="008D3730" w:rsidRPr="00184A3A" w:rsidRDefault="008D3730" w:rsidP="00FB6D1F">
            <w:pPr>
              <w:pStyle w:val="BodyText"/>
              <w:rPr>
                <w:b/>
              </w:rPr>
            </w:pPr>
            <w:r w:rsidRPr="00184A3A">
              <w:rPr>
                <w:b/>
              </w:rPr>
              <w:t>Description</w:t>
            </w:r>
          </w:p>
        </w:tc>
      </w:tr>
      <w:tr w:rsidR="008D3730" w:rsidRPr="00184A3A" w14:paraId="2CA1781C" w14:textId="77777777" w:rsidTr="00FB6D1F">
        <w:tc>
          <w:tcPr>
            <w:tcW w:w="2428" w:type="dxa"/>
          </w:tcPr>
          <w:p w14:paraId="01046E07" w14:textId="77777777" w:rsidR="008D3730" w:rsidRPr="00184A3A" w:rsidRDefault="008D3730" w:rsidP="00FB6D1F">
            <w:pPr>
              <w:pStyle w:val="BodyText"/>
            </w:pPr>
            <w:r w:rsidRPr="00184A3A">
              <w:t>Sales EOD Polling Scheduler</w:t>
            </w:r>
          </w:p>
        </w:tc>
        <w:tc>
          <w:tcPr>
            <w:tcW w:w="1925" w:type="dxa"/>
          </w:tcPr>
          <w:p w14:paraId="21FDA72F" w14:textId="77777777" w:rsidR="008D3730" w:rsidRPr="00184A3A" w:rsidRDefault="008D3730" w:rsidP="00FB6D1F">
            <w:pPr>
              <w:pStyle w:val="BodyText"/>
            </w:pPr>
            <w:r w:rsidRPr="00184A3A">
              <w:t>“PROGRESS”</w:t>
            </w:r>
          </w:p>
          <w:p w14:paraId="1B038919" w14:textId="77777777" w:rsidR="008D3730" w:rsidRPr="00184A3A" w:rsidRDefault="008D3730" w:rsidP="00FB6D1F">
            <w:pPr>
              <w:pStyle w:val="BodyText"/>
            </w:pPr>
            <w:r w:rsidRPr="00184A3A">
              <w:t xml:space="preserve"> “FAILED”</w:t>
            </w:r>
          </w:p>
          <w:p w14:paraId="71AF4CF2" w14:textId="77777777" w:rsidR="008D3730" w:rsidRPr="00184A3A" w:rsidRDefault="008D3730" w:rsidP="00FB6D1F">
            <w:pPr>
              <w:pStyle w:val="BodyText"/>
            </w:pPr>
            <w:r w:rsidRPr="00184A3A">
              <w:t>“COMPLETE”</w:t>
            </w:r>
          </w:p>
        </w:tc>
        <w:tc>
          <w:tcPr>
            <w:tcW w:w="5588" w:type="dxa"/>
          </w:tcPr>
          <w:p w14:paraId="6D27E5B2" w14:textId="77777777" w:rsidR="008D3730" w:rsidRPr="00184A3A" w:rsidRDefault="008D3730" w:rsidP="00FB6D1F">
            <w:pPr>
              <w:pStyle w:val="BodyText"/>
            </w:pPr>
            <w:r w:rsidRPr="00184A3A">
              <w:t xml:space="preserve"> “PROGRESS” when scheduler is invoked and started</w:t>
            </w:r>
          </w:p>
          <w:p w14:paraId="2EA3D6F9" w14:textId="77777777" w:rsidR="008D3730" w:rsidRPr="00184A3A" w:rsidRDefault="008D3730" w:rsidP="00FB6D1F">
            <w:pPr>
              <w:pStyle w:val="BodyText"/>
            </w:pPr>
            <w:r w:rsidRPr="00184A3A">
              <w:t xml:space="preserve"> “FAILED” when encounter errors reading poll scheme data from database or errors submitting tasks.</w:t>
            </w:r>
          </w:p>
          <w:p w14:paraId="5E7AEB4B" w14:textId="77777777" w:rsidR="008D3730" w:rsidRPr="00184A3A" w:rsidRDefault="008D3730" w:rsidP="00FB6D1F">
            <w:pPr>
              <w:pStyle w:val="BodyText"/>
            </w:pPr>
            <w:r w:rsidRPr="00184A3A">
              <w:t>“COMPLETE” when scheduler job iterates all available poll schemes and submit related tasks of them and all these tasks are either completed or failed.</w:t>
            </w:r>
          </w:p>
        </w:tc>
      </w:tr>
    </w:tbl>
    <w:p w14:paraId="4989982C" w14:textId="77777777" w:rsidR="008D3730" w:rsidRPr="00184A3A" w:rsidRDefault="008D3730" w:rsidP="008D3730">
      <w:pPr>
        <w:rPr>
          <w:lang w:eastAsia="zh-CN"/>
        </w:rPr>
      </w:pPr>
    </w:p>
    <w:p w14:paraId="3E9FAD32" w14:textId="77777777" w:rsidR="008D3730" w:rsidRPr="00184A3A" w:rsidRDefault="008D3730" w:rsidP="00F40D30">
      <w:pPr>
        <w:rPr>
          <w:b/>
          <w:u w:val="single"/>
          <w:lang w:eastAsia="zh-CN"/>
        </w:rPr>
      </w:pPr>
      <w:r w:rsidRPr="00184A3A">
        <w:rPr>
          <w:b/>
          <w:u w:val="single"/>
          <w:lang w:eastAsia="zh-CN"/>
        </w:rPr>
        <w:t>Logging</w:t>
      </w:r>
    </w:p>
    <w:p w14:paraId="0EC42F82" w14:textId="00BC9080" w:rsidR="008D3730" w:rsidRPr="00184A3A" w:rsidRDefault="008D3730" w:rsidP="00F40D30">
      <w:pPr>
        <w:rPr>
          <w:lang w:eastAsia="zh-CN"/>
        </w:rPr>
      </w:pPr>
      <w:r w:rsidRPr="00184A3A">
        <w:rPr>
          <w:lang w:eastAsia="zh-CN"/>
        </w:rPr>
        <w:t>Log directory: /repos/</w:t>
      </w:r>
      <w:proofErr w:type="spellStart"/>
      <w:r w:rsidR="00CA2BEF" w:rsidRPr="00184A3A">
        <w:rPr>
          <w:lang w:eastAsia="zh-CN"/>
        </w:rPr>
        <w:t>esb</w:t>
      </w:r>
      <w:proofErr w:type="spellEnd"/>
      <w:r w:rsidR="00CA2BEF" w:rsidRPr="00184A3A">
        <w:rPr>
          <w:lang w:eastAsia="zh-CN"/>
        </w:rPr>
        <w:t>/polling</w:t>
      </w:r>
      <w:r w:rsidRPr="00184A3A">
        <w:rPr>
          <w:lang w:eastAsia="zh-CN"/>
        </w:rPr>
        <w:t>/log/</w:t>
      </w:r>
      <w:r w:rsidR="00CA2BEF" w:rsidRPr="00184A3A">
        <w:rPr>
          <w:lang w:eastAsia="zh-CN"/>
        </w:rPr>
        <w:t>master</w:t>
      </w:r>
      <w:r w:rsidRPr="00184A3A">
        <w:rPr>
          <w:lang w:eastAsia="zh-CN"/>
        </w:rPr>
        <w:t>_yyyymmdd.log</w:t>
      </w:r>
    </w:p>
    <w:p w14:paraId="175F47A0" w14:textId="203AFC2F" w:rsidR="008D3730" w:rsidRPr="00184A3A" w:rsidRDefault="008D3730" w:rsidP="00F40D30">
      <w:pPr>
        <w:rPr>
          <w:lang w:eastAsia="zh-CN"/>
        </w:rPr>
      </w:pPr>
      <w:r w:rsidRPr="00184A3A">
        <w:rPr>
          <w:lang w:eastAsia="zh-CN"/>
        </w:rPr>
        <w:t xml:space="preserve">Upon each poll branch scheme </w:t>
      </w:r>
      <w:r w:rsidR="00A34004" w:rsidRPr="00184A3A">
        <w:rPr>
          <w:lang w:eastAsia="zh-CN"/>
        </w:rPr>
        <w:t>pricing</w:t>
      </w:r>
      <w:r w:rsidR="00A34004" w:rsidRPr="00184A3A">
        <w:rPr>
          <w:rFonts w:eastAsia="SimSun"/>
          <w:lang w:eastAsia="zh-CN"/>
        </w:rPr>
        <w:t xml:space="preserve">/master distribution </w:t>
      </w:r>
      <w:r w:rsidRPr="00184A3A">
        <w:rPr>
          <w:lang w:eastAsia="zh-CN"/>
        </w:rPr>
        <w:t xml:space="preserve">task submission: the scheme info </w:t>
      </w:r>
      <w:proofErr w:type="gramStart"/>
      <w:r w:rsidRPr="00184A3A">
        <w:rPr>
          <w:lang w:eastAsia="zh-CN"/>
        </w:rPr>
        <w:t>will be written</w:t>
      </w:r>
      <w:proofErr w:type="gramEnd"/>
      <w:r w:rsidRPr="00184A3A">
        <w:rPr>
          <w:lang w:eastAsia="zh-CN"/>
        </w:rPr>
        <w:t xml:space="preserve"> into follow format:</w:t>
      </w:r>
    </w:p>
    <w:p w14:paraId="3D4B7DD9" w14:textId="243C47C3" w:rsidR="008D3730" w:rsidRPr="00184A3A" w:rsidRDefault="00A34004" w:rsidP="00F40D30">
      <w:pPr>
        <w:rPr>
          <w:lang w:eastAsia="zh-CN"/>
        </w:rPr>
      </w:pPr>
      <w:r w:rsidRPr="00184A3A">
        <w:rPr>
          <w:lang w:eastAsia="zh-CN"/>
        </w:rPr>
        <w:t>[INFO] [Timestamp] MAST</w:t>
      </w:r>
      <w:r w:rsidR="004C3E6E" w:rsidRPr="00184A3A">
        <w:rPr>
          <w:lang w:eastAsia="zh-CN"/>
        </w:rPr>
        <w:t>E</w:t>
      </w:r>
      <w:r w:rsidRPr="00184A3A">
        <w:rPr>
          <w:lang w:eastAsia="zh-CN"/>
        </w:rPr>
        <w:t>R</w:t>
      </w:r>
      <w:r w:rsidR="008D3730" w:rsidRPr="00184A3A">
        <w:rPr>
          <w:lang w:eastAsia="zh-CN"/>
        </w:rPr>
        <w:t>-[Scheme name]-[branch code]-[scheme type]-[direction]</w:t>
      </w:r>
    </w:p>
    <w:p w14:paraId="1427B491" w14:textId="77777777" w:rsidR="008D3730" w:rsidRPr="00184A3A" w:rsidRDefault="008D3730" w:rsidP="00F40D30">
      <w:pPr>
        <w:rPr>
          <w:b/>
          <w:u w:val="single"/>
          <w:lang w:eastAsia="zh-CN"/>
        </w:rPr>
      </w:pPr>
      <w:r w:rsidRPr="00184A3A">
        <w:rPr>
          <w:b/>
          <w:u w:val="single"/>
          <w:lang w:eastAsia="zh-CN"/>
        </w:rPr>
        <w:t>Entry &amp; Exit Criteria</w:t>
      </w:r>
    </w:p>
    <w:p w14:paraId="55F47BF3" w14:textId="77777777" w:rsidR="00405636" w:rsidRPr="00184A3A" w:rsidRDefault="008D3730" w:rsidP="00F40D30">
      <w:pPr>
        <w:rPr>
          <w:lang w:eastAsia="zh-CN"/>
        </w:rPr>
      </w:pPr>
      <w:r w:rsidRPr="00184A3A">
        <w:rPr>
          <w:lang w:eastAsia="zh-CN"/>
        </w:rPr>
        <w:t xml:space="preserve">The processing job starts once the schedule job </w:t>
      </w:r>
      <w:proofErr w:type="gramStart"/>
      <w:r w:rsidR="00405636" w:rsidRPr="00184A3A">
        <w:rPr>
          <w:lang w:eastAsia="zh-CN"/>
        </w:rPr>
        <w:t>is invoked</w:t>
      </w:r>
      <w:proofErr w:type="gramEnd"/>
      <w:r w:rsidR="00405636" w:rsidRPr="00184A3A">
        <w:rPr>
          <w:lang w:eastAsia="zh-CN"/>
        </w:rPr>
        <w:t xml:space="preserve"> by the proxy service.</w:t>
      </w:r>
    </w:p>
    <w:p w14:paraId="04AAD4CE" w14:textId="72292B72" w:rsidR="008D3730" w:rsidRPr="00184A3A" w:rsidRDefault="008D3730" w:rsidP="00F40D30">
      <w:pPr>
        <w:rPr>
          <w:lang w:eastAsia="zh-CN"/>
        </w:rPr>
      </w:pPr>
      <w:r w:rsidRPr="00184A3A">
        <w:rPr>
          <w:lang w:eastAsia="zh-CN"/>
        </w:rPr>
        <w:lastRenderedPageBreak/>
        <w:t xml:space="preserve">In the process of the scheduler job, it </w:t>
      </w:r>
      <w:proofErr w:type="gramStart"/>
      <w:r w:rsidRPr="00184A3A">
        <w:rPr>
          <w:lang w:eastAsia="zh-CN"/>
        </w:rPr>
        <w:t>will be regarded</w:t>
      </w:r>
      <w:proofErr w:type="gramEnd"/>
      <w:r w:rsidRPr="00184A3A">
        <w:rPr>
          <w:lang w:eastAsia="zh-CN"/>
        </w:rPr>
        <w:t xml:space="preserve"> as job failure and send alert email to IT support according to the error’s severity</w:t>
      </w:r>
      <w:r w:rsidR="003026FA">
        <w:rPr>
          <w:lang w:eastAsia="zh-CN"/>
        </w:rPr>
        <w:t xml:space="preserve"> as follows:</w:t>
      </w:r>
    </w:p>
    <w:p w14:paraId="28B29E41" w14:textId="7C5D0AD2" w:rsidR="008D3730" w:rsidRPr="00184A3A" w:rsidRDefault="008D3730" w:rsidP="0005458D">
      <w:pPr>
        <w:pStyle w:val="ListParagraph"/>
        <w:numPr>
          <w:ilvl w:val="0"/>
          <w:numId w:val="37"/>
        </w:numPr>
        <w:rPr>
          <w:lang w:eastAsia="zh-CN"/>
        </w:rPr>
      </w:pPr>
      <w:r w:rsidRPr="00184A3A">
        <w:rPr>
          <w:lang w:eastAsia="zh-CN"/>
        </w:rPr>
        <w:t xml:space="preserve">Error occurs when reading </w:t>
      </w:r>
      <w:r w:rsidR="00405636" w:rsidRPr="00184A3A">
        <w:rPr>
          <w:lang w:eastAsia="zh-CN"/>
        </w:rPr>
        <w:t>pricing/master</w:t>
      </w:r>
      <w:r w:rsidRPr="00184A3A">
        <w:rPr>
          <w:lang w:eastAsia="zh-CN"/>
        </w:rPr>
        <w:t xml:space="preserve"> data from the target data sources</w:t>
      </w:r>
    </w:p>
    <w:p w14:paraId="01DD7A1A" w14:textId="04000292" w:rsidR="008D3730" w:rsidRPr="00184A3A" w:rsidRDefault="008D3730" w:rsidP="0005458D">
      <w:pPr>
        <w:pStyle w:val="ListParagraph"/>
        <w:numPr>
          <w:ilvl w:val="0"/>
          <w:numId w:val="37"/>
        </w:numPr>
        <w:rPr>
          <w:lang w:eastAsia="zh-CN"/>
        </w:rPr>
      </w:pPr>
      <w:r w:rsidRPr="00184A3A">
        <w:rPr>
          <w:lang w:eastAsia="zh-CN"/>
        </w:rPr>
        <w:t xml:space="preserve">Error occurs when error </w:t>
      </w:r>
      <w:r w:rsidR="00405636" w:rsidRPr="00184A3A">
        <w:rPr>
          <w:lang w:eastAsia="zh-CN"/>
        </w:rPr>
        <w:t>initiating JDBC connection toward poll branch scheme data source</w:t>
      </w:r>
      <w:r w:rsidRPr="00184A3A">
        <w:rPr>
          <w:lang w:eastAsia="zh-CN"/>
        </w:rPr>
        <w:t>.</w:t>
      </w:r>
    </w:p>
    <w:p w14:paraId="28A1E0A8" w14:textId="316118E3" w:rsidR="008D3730" w:rsidRPr="00184A3A" w:rsidRDefault="008D3730" w:rsidP="0005458D">
      <w:pPr>
        <w:pStyle w:val="ListParagraph"/>
        <w:numPr>
          <w:ilvl w:val="0"/>
          <w:numId w:val="37"/>
        </w:numPr>
        <w:rPr>
          <w:lang w:eastAsia="zh-CN"/>
        </w:rPr>
      </w:pPr>
      <w:r w:rsidRPr="00184A3A">
        <w:rPr>
          <w:lang w:eastAsia="zh-CN"/>
        </w:rPr>
        <w:t xml:space="preserve">Error occurs when submitting </w:t>
      </w:r>
      <w:r w:rsidR="00405636" w:rsidRPr="00184A3A">
        <w:rPr>
          <w:lang w:eastAsia="zh-CN"/>
        </w:rPr>
        <w:t>distribution task</w:t>
      </w:r>
      <w:r w:rsidRPr="00184A3A">
        <w:rPr>
          <w:lang w:eastAsia="zh-CN"/>
        </w:rPr>
        <w:t xml:space="preserve"> into subsystem. </w:t>
      </w:r>
    </w:p>
    <w:p w14:paraId="65346320" w14:textId="77777777" w:rsidR="008D3730" w:rsidRPr="00184A3A" w:rsidRDefault="008D3730" w:rsidP="00E51271">
      <w:pPr>
        <w:pStyle w:val="Heading4"/>
      </w:pPr>
      <w:r w:rsidRPr="00184A3A">
        <w:t>Screen</w:t>
      </w:r>
    </w:p>
    <w:p w14:paraId="25CBA828" w14:textId="77777777" w:rsidR="008D3730" w:rsidRPr="00184A3A" w:rsidRDefault="008D3730" w:rsidP="00F40D30">
      <w:pPr>
        <w:rPr>
          <w:lang w:eastAsia="zh-CN"/>
        </w:rPr>
      </w:pPr>
      <w:r w:rsidRPr="00184A3A">
        <w:rPr>
          <w:lang w:eastAsia="zh-CN"/>
        </w:rPr>
        <w:t>N/A</w:t>
      </w:r>
    </w:p>
    <w:p w14:paraId="10FEBEBB" w14:textId="77777777" w:rsidR="008D3730" w:rsidRPr="0057159E" w:rsidRDefault="008D3730" w:rsidP="008D3730">
      <w:pPr>
        <w:pStyle w:val="Heading5"/>
        <w:keepNext/>
        <w:keepLines/>
        <w:widowControl w:val="0"/>
        <w:adjustRightInd w:val="0"/>
        <w:spacing w:before="0" w:after="0" w:line="360" w:lineRule="atLeast"/>
        <w:textAlignment w:val="baseline"/>
        <w:rPr>
          <w:rFonts w:eastAsia="SimSun"/>
          <w:lang w:val="en-US"/>
        </w:rPr>
      </w:pPr>
      <w:r w:rsidRPr="0057159E">
        <w:rPr>
          <w:lang w:val="en-US"/>
        </w:rPr>
        <w:t>Data Fields &amp; Presentation Logic</w:t>
      </w:r>
    </w:p>
    <w:p w14:paraId="17E7C841" w14:textId="77777777" w:rsidR="008D3730" w:rsidRPr="00184A3A" w:rsidRDefault="008D3730" w:rsidP="00F40D30">
      <w:pPr>
        <w:rPr>
          <w:lang w:eastAsia="zh-CN"/>
        </w:rPr>
      </w:pPr>
      <w:r w:rsidRPr="00184A3A">
        <w:rPr>
          <w:lang w:eastAsia="zh-CN"/>
        </w:rPr>
        <w:t>N/A</w:t>
      </w:r>
    </w:p>
    <w:p w14:paraId="31FA218F" w14:textId="77777777" w:rsidR="008D3730" w:rsidRPr="0057159E" w:rsidRDefault="008D3730" w:rsidP="008D3730">
      <w:pPr>
        <w:pStyle w:val="Heading5"/>
        <w:keepNext/>
        <w:keepLines/>
        <w:widowControl w:val="0"/>
        <w:adjustRightInd w:val="0"/>
        <w:spacing w:before="0" w:after="0" w:line="360" w:lineRule="atLeast"/>
        <w:textAlignment w:val="baseline"/>
        <w:rPr>
          <w:lang w:val="en-US"/>
        </w:rPr>
      </w:pPr>
      <w:r w:rsidRPr="0057159E">
        <w:rPr>
          <w:lang w:val="en-US"/>
        </w:rPr>
        <w:t>Screen Objects &amp; Action</w:t>
      </w:r>
    </w:p>
    <w:p w14:paraId="63E62A69" w14:textId="77777777" w:rsidR="008D3730" w:rsidRPr="00184A3A" w:rsidRDefault="008D3730" w:rsidP="00F40D30">
      <w:pPr>
        <w:rPr>
          <w:lang w:eastAsia="zh-CN"/>
        </w:rPr>
      </w:pPr>
      <w:r w:rsidRPr="00184A3A">
        <w:rPr>
          <w:lang w:eastAsia="zh-CN"/>
        </w:rPr>
        <w:t>N/A</w:t>
      </w:r>
    </w:p>
    <w:p w14:paraId="0FF5F895" w14:textId="77777777" w:rsidR="008D3730" w:rsidRPr="0057159E" w:rsidRDefault="008D3730" w:rsidP="008D3730">
      <w:pPr>
        <w:pStyle w:val="Heading5"/>
        <w:keepNext/>
        <w:keepLines/>
        <w:widowControl w:val="0"/>
        <w:adjustRightInd w:val="0"/>
        <w:spacing w:before="0" w:after="0" w:line="360" w:lineRule="atLeast"/>
        <w:textAlignment w:val="baseline"/>
        <w:rPr>
          <w:lang w:val="en-US"/>
        </w:rPr>
      </w:pPr>
      <w:r w:rsidRPr="0057159E">
        <w:rPr>
          <w:lang w:val="en-US"/>
        </w:rPr>
        <w:t>User/Security Group</w:t>
      </w:r>
    </w:p>
    <w:p w14:paraId="6A4E17F6" w14:textId="77777777" w:rsidR="008D3730" w:rsidRPr="00184A3A" w:rsidRDefault="008D3730" w:rsidP="00F40D30">
      <w:pPr>
        <w:rPr>
          <w:lang w:eastAsia="zh-CN"/>
        </w:rPr>
      </w:pPr>
      <w:r w:rsidRPr="00184A3A">
        <w:rPr>
          <w:lang w:eastAsia="zh-CN"/>
        </w:rPr>
        <w:t>This is a batch process belonging to the SYSTEM. So all auditable fields</w:t>
      </w:r>
    </w:p>
    <w:p w14:paraId="50FA1C2C" w14:textId="77777777" w:rsidR="008D3730" w:rsidRPr="0057159E" w:rsidRDefault="008D3730" w:rsidP="008D3730">
      <w:pPr>
        <w:pStyle w:val="Heading5"/>
        <w:keepNext/>
        <w:keepLines/>
        <w:widowControl w:val="0"/>
        <w:adjustRightInd w:val="0"/>
        <w:spacing w:before="0" w:after="0" w:line="360" w:lineRule="atLeast"/>
        <w:textAlignment w:val="baseline"/>
        <w:rPr>
          <w:lang w:val="en-US"/>
        </w:rPr>
      </w:pPr>
      <w:r w:rsidRPr="0057159E">
        <w:rPr>
          <w:lang w:val="en-US"/>
        </w:rPr>
        <w:t>Assumptions/Constraints</w:t>
      </w:r>
    </w:p>
    <w:p w14:paraId="26179BBA" w14:textId="77777777" w:rsidR="008D3730" w:rsidRPr="00184A3A" w:rsidRDefault="008D3730" w:rsidP="00F40D30">
      <w:pPr>
        <w:rPr>
          <w:lang w:eastAsia="zh-CN"/>
        </w:rPr>
      </w:pPr>
      <w:r w:rsidRPr="00184A3A">
        <w:rPr>
          <w:lang w:eastAsia="zh-CN"/>
        </w:rPr>
        <w:t>N/A</w:t>
      </w:r>
    </w:p>
    <w:p w14:paraId="72BDFCF1" w14:textId="77777777" w:rsidR="008D3730" w:rsidRPr="0057159E" w:rsidRDefault="008D3730" w:rsidP="008D3730">
      <w:pPr>
        <w:pStyle w:val="Heading5"/>
        <w:keepNext/>
        <w:keepLines/>
        <w:widowControl w:val="0"/>
        <w:adjustRightInd w:val="0"/>
        <w:spacing w:before="0" w:after="0" w:line="360" w:lineRule="atLeast"/>
        <w:textAlignment w:val="baseline"/>
        <w:rPr>
          <w:lang w:val="en-US"/>
        </w:rPr>
      </w:pPr>
      <w:r w:rsidRPr="0057159E">
        <w:rPr>
          <w:lang w:val="en-US"/>
        </w:rPr>
        <w:t xml:space="preserve">Error &amp; Exception List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57"/>
        <w:gridCol w:w="1260"/>
        <w:gridCol w:w="7465"/>
      </w:tblGrid>
      <w:tr w:rsidR="008D3730" w:rsidRPr="00184A3A" w14:paraId="54A3FDB9" w14:textId="77777777" w:rsidTr="003026FA">
        <w:tc>
          <w:tcPr>
            <w:tcW w:w="1857" w:type="dxa"/>
            <w:tcBorders>
              <w:bottom w:val="single" w:sz="4" w:space="0" w:color="auto"/>
            </w:tcBorders>
            <w:shd w:val="clear" w:color="auto" w:fill="C6D9F1"/>
          </w:tcPr>
          <w:p w14:paraId="7D9DA99A" w14:textId="77777777" w:rsidR="008D3730" w:rsidRPr="00184A3A" w:rsidRDefault="008D3730" w:rsidP="00FB6D1F">
            <w:pPr>
              <w:pStyle w:val="BodyText"/>
              <w:rPr>
                <w:b/>
              </w:rPr>
            </w:pPr>
            <w:r w:rsidRPr="00184A3A">
              <w:rPr>
                <w:b/>
              </w:rPr>
              <w:t>Error Code</w:t>
            </w:r>
          </w:p>
        </w:tc>
        <w:tc>
          <w:tcPr>
            <w:tcW w:w="1260" w:type="dxa"/>
            <w:tcBorders>
              <w:bottom w:val="single" w:sz="4" w:space="0" w:color="auto"/>
            </w:tcBorders>
            <w:shd w:val="clear" w:color="auto" w:fill="C6D9F1"/>
          </w:tcPr>
          <w:p w14:paraId="2480631F" w14:textId="77777777" w:rsidR="008D3730" w:rsidRPr="00184A3A" w:rsidRDefault="008D3730" w:rsidP="00FB6D1F">
            <w:pPr>
              <w:pStyle w:val="BodyText"/>
              <w:rPr>
                <w:b/>
              </w:rPr>
            </w:pPr>
            <w:r w:rsidRPr="00184A3A">
              <w:rPr>
                <w:b/>
              </w:rPr>
              <w:t>Severity</w:t>
            </w:r>
          </w:p>
        </w:tc>
        <w:tc>
          <w:tcPr>
            <w:tcW w:w="7465" w:type="dxa"/>
            <w:tcBorders>
              <w:bottom w:val="single" w:sz="4" w:space="0" w:color="auto"/>
            </w:tcBorders>
            <w:shd w:val="clear" w:color="auto" w:fill="C6D9F1"/>
          </w:tcPr>
          <w:p w14:paraId="6C675E92" w14:textId="77777777" w:rsidR="008D3730" w:rsidRPr="00184A3A" w:rsidRDefault="008D3730" w:rsidP="00FB6D1F">
            <w:pPr>
              <w:pStyle w:val="BodyText"/>
              <w:rPr>
                <w:b/>
              </w:rPr>
            </w:pPr>
            <w:r w:rsidRPr="00184A3A">
              <w:rPr>
                <w:b/>
              </w:rPr>
              <w:t>Error Message</w:t>
            </w:r>
          </w:p>
        </w:tc>
      </w:tr>
      <w:tr w:rsidR="003026FA" w:rsidRPr="00184A3A" w14:paraId="508A6526" w14:textId="77777777" w:rsidTr="003026FA">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0CED46DF" w14:textId="2A9F30BB" w:rsidR="003026FA" w:rsidRPr="00184A3A" w:rsidRDefault="003026FA" w:rsidP="003026FA">
            <w:r>
              <w:rPr>
                <w:rFonts w:cs="Calibri"/>
                <w:color w:val="000000"/>
                <w:szCs w:val="20"/>
              </w:rPr>
              <w:t>S0023</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05C496AE" w14:textId="381D4A61" w:rsidR="003026FA" w:rsidRPr="00184A3A" w:rsidRDefault="003026FA" w:rsidP="003026FA">
            <w:r>
              <w:rPr>
                <w:rFonts w:cs="Calibri"/>
                <w:color w:val="000000"/>
                <w:szCs w:val="20"/>
              </w:rPr>
              <w:t>HIGH</w:t>
            </w:r>
          </w:p>
        </w:tc>
        <w:tc>
          <w:tcPr>
            <w:tcW w:w="7465" w:type="dxa"/>
            <w:tcBorders>
              <w:top w:val="single" w:sz="4" w:space="0" w:color="auto"/>
              <w:left w:val="single" w:sz="4" w:space="0" w:color="auto"/>
              <w:bottom w:val="single" w:sz="4" w:space="0" w:color="auto"/>
              <w:right w:val="single" w:sz="4" w:space="0" w:color="auto"/>
            </w:tcBorders>
            <w:shd w:val="clear" w:color="auto" w:fill="auto"/>
            <w:vAlign w:val="center"/>
          </w:tcPr>
          <w:p w14:paraId="61D5577E" w14:textId="56BB39E9" w:rsidR="003026FA" w:rsidRPr="00184A3A" w:rsidRDefault="003026FA" w:rsidP="003026FA">
            <w:r>
              <w:rPr>
                <w:rFonts w:cs="Calibri"/>
                <w:color w:val="000000"/>
                <w:szCs w:val="20"/>
              </w:rPr>
              <w:t>Failed to submit distribution task.</w:t>
            </w:r>
          </w:p>
        </w:tc>
      </w:tr>
      <w:tr w:rsidR="003026FA" w:rsidRPr="00184A3A" w14:paraId="01FD66C7" w14:textId="77777777" w:rsidTr="003026FA">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6A21659B" w14:textId="67A99534" w:rsidR="003026FA" w:rsidRPr="00184A3A" w:rsidRDefault="003026FA" w:rsidP="003026FA">
            <w:r>
              <w:rPr>
                <w:rFonts w:cs="Calibri"/>
                <w:color w:val="000000"/>
                <w:szCs w:val="20"/>
              </w:rPr>
              <w:t>S0014</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1E43E3F2" w14:textId="6FCDEBDE" w:rsidR="003026FA" w:rsidRPr="00184A3A" w:rsidRDefault="003026FA" w:rsidP="003026FA">
            <w:r>
              <w:rPr>
                <w:rFonts w:cs="Calibri"/>
                <w:color w:val="000000"/>
                <w:szCs w:val="20"/>
              </w:rPr>
              <w:t>HIGH</w:t>
            </w:r>
          </w:p>
        </w:tc>
        <w:tc>
          <w:tcPr>
            <w:tcW w:w="7465" w:type="dxa"/>
            <w:tcBorders>
              <w:top w:val="single" w:sz="4" w:space="0" w:color="auto"/>
              <w:left w:val="single" w:sz="4" w:space="0" w:color="auto"/>
              <w:bottom w:val="single" w:sz="4" w:space="0" w:color="auto"/>
              <w:right w:val="single" w:sz="4" w:space="0" w:color="auto"/>
            </w:tcBorders>
            <w:shd w:val="clear" w:color="auto" w:fill="auto"/>
            <w:vAlign w:val="center"/>
          </w:tcPr>
          <w:p w14:paraId="2D8C7F53" w14:textId="49DE86C7" w:rsidR="003026FA" w:rsidRPr="00184A3A" w:rsidRDefault="003026FA" w:rsidP="003026FA">
            <w:r>
              <w:rPr>
                <w:rFonts w:cs="Calibri"/>
                <w:color w:val="000000"/>
                <w:szCs w:val="20"/>
              </w:rPr>
              <w:t>Failed to establish JDBC connection.</w:t>
            </w:r>
          </w:p>
        </w:tc>
      </w:tr>
    </w:tbl>
    <w:p w14:paraId="69F39842" w14:textId="77777777" w:rsidR="00B63FBB" w:rsidRPr="00184A3A" w:rsidRDefault="00B63FBB" w:rsidP="00B63FBB">
      <w:pPr>
        <w:rPr>
          <w:lang w:eastAsia="zh-CN"/>
        </w:rPr>
      </w:pPr>
    </w:p>
    <w:p w14:paraId="330994CF" w14:textId="77777777" w:rsidR="00085B76" w:rsidRPr="00184A3A" w:rsidRDefault="00085B76" w:rsidP="00085B76">
      <w:pPr>
        <w:rPr>
          <w:lang w:eastAsia="zh-HK"/>
        </w:rPr>
      </w:pPr>
    </w:p>
    <w:p w14:paraId="3FAF1C45" w14:textId="77777777" w:rsidR="00DB06B0" w:rsidRPr="00184A3A" w:rsidRDefault="00DB06B0" w:rsidP="00DB06B0">
      <w:pPr>
        <w:rPr>
          <w:lang w:eastAsia="zh-CN"/>
        </w:rPr>
      </w:pPr>
    </w:p>
    <w:p w14:paraId="363E719B" w14:textId="77777777" w:rsidR="00B63FBB" w:rsidRPr="00184A3A" w:rsidRDefault="00B63FBB" w:rsidP="00DB06B0">
      <w:pPr>
        <w:rPr>
          <w:lang w:eastAsia="zh-CN"/>
        </w:rPr>
      </w:pPr>
    </w:p>
    <w:p w14:paraId="4D60B11A" w14:textId="214CC51B" w:rsidR="00B63FBB" w:rsidRPr="00184A3A" w:rsidRDefault="00B63FBB" w:rsidP="00900E50">
      <w:pPr>
        <w:pStyle w:val="Heading3"/>
        <w:rPr>
          <w:lang w:eastAsia="zh-HK"/>
        </w:rPr>
      </w:pPr>
      <w:r w:rsidRPr="00184A3A">
        <w:lastRenderedPageBreak/>
        <w:t>Pricing/Master Data</w:t>
      </w:r>
      <w:r w:rsidRPr="00184A3A">
        <w:rPr>
          <w:lang w:eastAsia="zh-HK"/>
        </w:rPr>
        <w:t xml:space="preserve"> </w:t>
      </w:r>
      <w:r w:rsidRPr="00184A3A">
        <w:t>Distribution</w:t>
      </w:r>
      <w:r w:rsidRPr="00184A3A">
        <w:rPr>
          <w:lang w:eastAsia="zh-HK"/>
        </w:rPr>
        <w:t xml:space="preserve"> </w:t>
      </w:r>
      <w:r w:rsidRPr="00184A3A">
        <w:t xml:space="preserve">Task </w:t>
      </w:r>
      <w:r w:rsidRPr="00184A3A">
        <w:rPr>
          <w:lang w:eastAsia="zh-HK"/>
        </w:rPr>
        <w:t>(Staging</w:t>
      </w:r>
      <w:r w:rsidRPr="00184A3A">
        <w:t>-POS</w:t>
      </w:r>
      <w:r w:rsidRPr="00184A3A">
        <w:rPr>
          <w:lang w:eastAsia="zh-HK"/>
        </w:rPr>
        <w:t>)</w:t>
      </w:r>
    </w:p>
    <w:p w14:paraId="41251848" w14:textId="77777777" w:rsidR="00B63FBB" w:rsidRPr="00184A3A" w:rsidRDefault="00B63FBB" w:rsidP="00E51271">
      <w:pPr>
        <w:pStyle w:val="Heading4"/>
      </w:pPr>
      <w:r w:rsidRPr="00184A3A">
        <w:t>Process/Work Flow</w:t>
      </w:r>
    </w:p>
    <w:p w14:paraId="355FF09A" w14:textId="6A85DAA4" w:rsidR="00B50660" w:rsidRPr="00184A3A" w:rsidRDefault="00B50660" w:rsidP="00F40D30">
      <w:pPr>
        <w:ind w:left="360"/>
        <w:jc w:val="center"/>
      </w:pPr>
      <w:r w:rsidRPr="0057159E">
        <w:rPr>
          <w:noProof/>
          <w:lang w:eastAsia="zh-CN"/>
        </w:rPr>
        <w:drawing>
          <wp:inline distT="0" distB="0" distL="0" distR="0" wp14:anchorId="2C21C63B" wp14:editId="3AFF0EC4">
            <wp:extent cx="4762433" cy="782955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74383" cy="7849197"/>
                    </a:xfrm>
                    <a:prstGeom prst="rect">
                      <a:avLst/>
                    </a:prstGeom>
                  </pic:spPr>
                </pic:pic>
              </a:graphicData>
            </a:graphic>
          </wp:inline>
        </w:drawing>
      </w:r>
    </w:p>
    <w:p w14:paraId="2DEF5923" w14:textId="77777777" w:rsidR="00E766CA" w:rsidRPr="00184A3A" w:rsidRDefault="00E766CA" w:rsidP="00E766CA">
      <w:pPr>
        <w:ind w:left="360"/>
        <w:rPr>
          <w:b/>
          <w:u w:val="single"/>
          <w:lang w:eastAsia="zh-CN"/>
        </w:rPr>
      </w:pPr>
      <w:bookmarkStart w:id="86" w:name="_Toc471731906"/>
      <w:r w:rsidRPr="00184A3A">
        <w:rPr>
          <w:b/>
          <w:u w:val="single"/>
          <w:lang w:eastAsia="zh-CN"/>
        </w:rPr>
        <w:lastRenderedPageBreak/>
        <w:t>Job Details</w:t>
      </w:r>
    </w:p>
    <w:p w14:paraId="523B7040" w14:textId="67BE1015" w:rsidR="00E766CA" w:rsidRPr="00184A3A" w:rsidRDefault="00E766CA" w:rsidP="00E766CA">
      <w:pPr>
        <w:ind w:left="360"/>
        <w:rPr>
          <w:lang w:eastAsia="zh-CN"/>
        </w:rPr>
      </w:pPr>
      <w:r w:rsidRPr="00184A3A">
        <w:rPr>
          <w:lang w:eastAsia="zh-CN"/>
        </w:rPr>
        <w:t xml:space="preserve">The single </w:t>
      </w:r>
      <w:r w:rsidR="002813E3" w:rsidRPr="00184A3A">
        <w:rPr>
          <w:lang w:eastAsia="zh-CN"/>
        </w:rPr>
        <w:t>distribution</w:t>
      </w:r>
      <w:r w:rsidRPr="00184A3A">
        <w:rPr>
          <w:lang w:eastAsia="zh-CN"/>
        </w:rPr>
        <w:t xml:space="preserve"> task job </w:t>
      </w:r>
      <w:proofErr w:type="gramStart"/>
      <w:r w:rsidRPr="00184A3A">
        <w:rPr>
          <w:lang w:eastAsia="zh-CN"/>
        </w:rPr>
        <w:t xml:space="preserve">is </w:t>
      </w:r>
      <w:r w:rsidR="002813E3" w:rsidRPr="00184A3A">
        <w:rPr>
          <w:lang w:eastAsia="zh-CN"/>
        </w:rPr>
        <w:t>designed</w:t>
      </w:r>
      <w:proofErr w:type="gramEnd"/>
      <w:r w:rsidRPr="00184A3A">
        <w:rPr>
          <w:lang w:eastAsia="zh-CN"/>
        </w:rPr>
        <w:t xml:space="preserve"> </w:t>
      </w:r>
      <w:r w:rsidR="002813E3" w:rsidRPr="00184A3A">
        <w:rPr>
          <w:lang w:eastAsia="zh-CN"/>
        </w:rPr>
        <w:t>to handle master data</w:t>
      </w:r>
      <w:r w:rsidRPr="00184A3A">
        <w:rPr>
          <w:lang w:eastAsia="zh-CN"/>
        </w:rPr>
        <w:t xml:space="preserve"> towards the target </w:t>
      </w:r>
      <w:r w:rsidR="003026FA">
        <w:rPr>
          <w:lang w:eastAsia="zh-CN"/>
        </w:rPr>
        <w:t>“</w:t>
      </w:r>
      <w:r w:rsidRPr="00184A3A">
        <w:rPr>
          <w:lang w:eastAsia="zh-CN"/>
        </w:rPr>
        <w:t>poll branch scheme</w:t>
      </w:r>
      <w:r w:rsidR="003026FA">
        <w:rPr>
          <w:lang w:eastAsia="zh-CN"/>
        </w:rPr>
        <w:t>”</w:t>
      </w:r>
      <w:r w:rsidRPr="00184A3A">
        <w:rPr>
          <w:lang w:eastAsia="zh-CN"/>
        </w:rPr>
        <w:t>.</w:t>
      </w:r>
    </w:p>
    <w:p w14:paraId="4D4E2D9A" w14:textId="77777777" w:rsidR="00E766CA" w:rsidRPr="00184A3A" w:rsidRDefault="00E766CA" w:rsidP="00E766CA">
      <w:pPr>
        <w:ind w:left="360"/>
        <w:rPr>
          <w:rFonts w:eastAsia="SimSun"/>
          <w:lang w:eastAsia="zh-CN"/>
        </w:rPr>
      </w:pPr>
      <w:r w:rsidRPr="00184A3A">
        <w:rPr>
          <w:lang w:eastAsia="zh-CN"/>
        </w:rPr>
        <w:t>Summarily the task executes in below steps:</w:t>
      </w:r>
    </w:p>
    <w:p w14:paraId="4B384B6E" w14:textId="67D1E201" w:rsidR="00E766CA" w:rsidRPr="00184A3A" w:rsidRDefault="00357672" w:rsidP="003026FA">
      <w:pPr>
        <w:tabs>
          <w:tab w:val="left" w:pos="1170"/>
        </w:tabs>
        <w:ind w:left="1170" w:hanging="810"/>
        <w:rPr>
          <w:lang w:eastAsia="zh-CN"/>
        </w:rPr>
      </w:pPr>
      <w:r>
        <w:rPr>
          <w:lang w:eastAsia="zh-CN"/>
        </w:rPr>
        <w:t>Step 1</w:t>
      </w:r>
      <w:r w:rsidR="003026FA">
        <w:rPr>
          <w:lang w:eastAsia="zh-CN"/>
        </w:rPr>
        <w:t>:</w:t>
      </w:r>
      <w:r w:rsidR="003026FA">
        <w:rPr>
          <w:lang w:eastAsia="zh-CN"/>
        </w:rPr>
        <w:tab/>
        <w:t>I</w:t>
      </w:r>
      <w:r w:rsidR="00E766CA" w:rsidRPr="00184A3A">
        <w:rPr>
          <w:lang w:eastAsia="zh-CN"/>
        </w:rPr>
        <w:t>t will update the previous job log’s latest job indicator from ‘Y’ to ‘N’. Onwards newly create scheduler job log is having the status “PROGRESS”. The latest batch indicator for the new record will be marked as “Y”.</w:t>
      </w:r>
    </w:p>
    <w:p w14:paraId="49B296AC" w14:textId="71C4D19F" w:rsidR="00E766CA" w:rsidRPr="00184A3A" w:rsidRDefault="003026FA" w:rsidP="003026FA">
      <w:pPr>
        <w:tabs>
          <w:tab w:val="left" w:pos="1170"/>
        </w:tabs>
        <w:ind w:left="1170" w:hanging="810"/>
        <w:rPr>
          <w:lang w:eastAsia="zh-CN"/>
        </w:rPr>
      </w:pPr>
      <w:r>
        <w:rPr>
          <w:lang w:eastAsia="zh-CN"/>
        </w:rPr>
        <w:t>Step 2:</w:t>
      </w:r>
      <w:r>
        <w:rPr>
          <w:lang w:eastAsia="zh-CN"/>
        </w:rPr>
        <w:tab/>
      </w:r>
      <w:r w:rsidR="00DC4EEB" w:rsidRPr="00184A3A">
        <w:rPr>
          <w:lang w:eastAsia="zh-CN"/>
        </w:rPr>
        <w:t>T</w:t>
      </w:r>
      <w:r w:rsidR="00E766CA" w:rsidRPr="00184A3A">
        <w:rPr>
          <w:lang w:eastAsia="zh-CN"/>
        </w:rPr>
        <w:t xml:space="preserve">he task will also try </w:t>
      </w:r>
      <w:r w:rsidR="00DC4EEB" w:rsidRPr="00184A3A">
        <w:rPr>
          <w:lang w:eastAsia="zh-CN"/>
        </w:rPr>
        <w:t>to initiate the JDBC connection toward the target POS client.</w:t>
      </w:r>
    </w:p>
    <w:p w14:paraId="634B2AE9" w14:textId="7E74C42A" w:rsidR="00E766CA" w:rsidRPr="00184A3A" w:rsidRDefault="003026FA" w:rsidP="003026FA">
      <w:pPr>
        <w:tabs>
          <w:tab w:val="left" w:pos="1170"/>
        </w:tabs>
        <w:ind w:left="1170" w:hanging="810"/>
        <w:rPr>
          <w:lang w:eastAsia="zh-CN"/>
        </w:rPr>
      </w:pPr>
      <w:r>
        <w:rPr>
          <w:lang w:eastAsia="zh-CN"/>
        </w:rPr>
        <w:t>Step 3:</w:t>
      </w:r>
      <w:r>
        <w:rPr>
          <w:lang w:eastAsia="zh-CN"/>
        </w:rPr>
        <w:tab/>
      </w:r>
      <w:r w:rsidR="00DC4EEB" w:rsidRPr="00184A3A">
        <w:rPr>
          <w:lang w:eastAsia="zh-CN"/>
        </w:rPr>
        <w:t>U</w:t>
      </w:r>
      <w:r w:rsidR="00E766CA" w:rsidRPr="00184A3A">
        <w:rPr>
          <w:lang w:eastAsia="zh-CN"/>
        </w:rPr>
        <w:t>se the poll scheme info to format the polling SQL statement to processing the polling.</w:t>
      </w:r>
    </w:p>
    <w:p w14:paraId="55BA1219" w14:textId="7B901E1C" w:rsidR="00E766CA" w:rsidRPr="00184A3A" w:rsidRDefault="003026FA" w:rsidP="003026FA">
      <w:pPr>
        <w:tabs>
          <w:tab w:val="left" w:pos="1170"/>
        </w:tabs>
        <w:ind w:left="1170" w:hanging="810"/>
        <w:jc w:val="both"/>
        <w:rPr>
          <w:lang w:eastAsia="zh-CN"/>
        </w:rPr>
      </w:pPr>
      <w:r>
        <w:rPr>
          <w:lang w:eastAsia="zh-CN"/>
        </w:rPr>
        <w:t>Step 4:</w:t>
      </w:r>
      <w:r>
        <w:rPr>
          <w:lang w:eastAsia="zh-CN"/>
        </w:rPr>
        <w:tab/>
        <w:t>after distribution-</w:t>
      </w:r>
      <w:r w:rsidR="00E766CA" w:rsidRPr="00184A3A">
        <w:rPr>
          <w:lang w:eastAsia="zh-CN"/>
        </w:rPr>
        <w:t>SQL is successfully executed</w:t>
      </w:r>
      <w:r w:rsidR="002D273F" w:rsidRPr="00184A3A">
        <w:rPr>
          <w:lang w:eastAsia="zh-CN"/>
        </w:rPr>
        <w:t xml:space="preserve"> and copy all wanted master data into POS client</w:t>
      </w:r>
      <w:r w:rsidR="00E766CA" w:rsidRPr="00184A3A">
        <w:rPr>
          <w:lang w:eastAsia="zh-CN"/>
        </w:rPr>
        <w:t xml:space="preserve">, </w:t>
      </w:r>
      <w:r>
        <w:rPr>
          <w:lang w:eastAsia="zh-CN"/>
        </w:rPr>
        <w:t>update the corresponding i</w:t>
      </w:r>
      <w:r w:rsidRPr="00184A3A">
        <w:rPr>
          <w:lang w:eastAsia="zh-CN"/>
        </w:rPr>
        <w:t>ndicator</w:t>
      </w:r>
      <w:r w:rsidR="00576C3E" w:rsidRPr="00184A3A">
        <w:rPr>
          <w:lang w:eastAsia="zh-CN"/>
        </w:rPr>
        <w:t xml:space="preserve"> in the master data table in staging database representing the staging and POS client are synchronized.</w:t>
      </w:r>
    </w:p>
    <w:p w14:paraId="5E5520AC" w14:textId="62B2F7C3" w:rsidR="00E766CA" w:rsidRPr="00184A3A" w:rsidRDefault="003026FA" w:rsidP="003026FA">
      <w:pPr>
        <w:tabs>
          <w:tab w:val="left" w:pos="1170"/>
        </w:tabs>
        <w:ind w:left="1170" w:hanging="810"/>
        <w:rPr>
          <w:lang w:eastAsia="zh-CN"/>
        </w:rPr>
      </w:pPr>
      <w:r>
        <w:rPr>
          <w:lang w:eastAsia="zh-CN"/>
        </w:rPr>
        <w:t>Step 5:</w:t>
      </w:r>
      <w:r>
        <w:rPr>
          <w:lang w:eastAsia="zh-CN"/>
        </w:rPr>
        <w:tab/>
      </w:r>
      <w:r w:rsidR="00E766CA" w:rsidRPr="00184A3A">
        <w:rPr>
          <w:lang w:eastAsia="zh-CN"/>
        </w:rPr>
        <w:t xml:space="preserve">Upon any errors in the task submission and cannot be resolved (e.g. by retry). The job will </w:t>
      </w:r>
      <w:r w:rsidR="00576C3E" w:rsidRPr="00184A3A">
        <w:rPr>
          <w:lang w:eastAsia="zh-CN"/>
        </w:rPr>
        <w:t xml:space="preserve">roll back to discard the change, </w:t>
      </w:r>
      <w:r w:rsidR="00E766CA" w:rsidRPr="00184A3A">
        <w:rPr>
          <w:lang w:eastAsia="zh-CN"/>
        </w:rPr>
        <w:t>abort and keep the job status to reflect the problematic stage “FAILED”. If the processing source is file-based, move the file to error folder.</w:t>
      </w:r>
    </w:p>
    <w:p w14:paraId="02D34D4A" w14:textId="5A88E0DA" w:rsidR="00E766CA" w:rsidRPr="0057159E" w:rsidRDefault="00E766CA" w:rsidP="003026FA">
      <w:pPr>
        <w:tabs>
          <w:tab w:val="left" w:pos="1170"/>
        </w:tabs>
        <w:ind w:left="1170" w:hanging="810"/>
        <w:rPr>
          <w:lang w:eastAsia="zh-CN"/>
        </w:rPr>
      </w:pPr>
      <w:r w:rsidRPr="00184A3A">
        <w:rPr>
          <w:lang w:eastAsia="zh-CN"/>
        </w:rPr>
        <w:t xml:space="preserve">Step </w:t>
      </w:r>
      <w:r w:rsidR="003026FA">
        <w:rPr>
          <w:lang w:eastAsia="zh-CN"/>
        </w:rPr>
        <w:t>6:</w:t>
      </w:r>
      <w:r w:rsidR="003026FA">
        <w:rPr>
          <w:lang w:eastAsia="zh-CN"/>
        </w:rPr>
        <w:tab/>
      </w:r>
      <w:r w:rsidRPr="00184A3A">
        <w:rPr>
          <w:lang w:eastAsia="zh-CN"/>
        </w:rPr>
        <w:t>If all st</w:t>
      </w:r>
      <w:r w:rsidR="004826E2" w:rsidRPr="00184A3A">
        <w:rPr>
          <w:lang w:eastAsia="zh-CN"/>
        </w:rPr>
        <w:t xml:space="preserve">eps of the task </w:t>
      </w:r>
      <w:proofErr w:type="gramStart"/>
      <w:r w:rsidR="004826E2" w:rsidRPr="00184A3A">
        <w:rPr>
          <w:lang w:eastAsia="zh-CN"/>
        </w:rPr>
        <w:t>are run</w:t>
      </w:r>
      <w:proofErr w:type="gramEnd"/>
      <w:r w:rsidR="004826E2" w:rsidRPr="00184A3A">
        <w:rPr>
          <w:lang w:eastAsia="zh-CN"/>
        </w:rPr>
        <w:t xml:space="preserve"> successfully</w:t>
      </w:r>
      <w:r w:rsidR="003026FA">
        <w:rPr>
          <w:lang w:eastAsia="zh-CN"/>
        </w:rPr>
        <w:t xml:space="preserve">, the task will be </w:t>
      </w:r>
      <w:r w:rsidRPr="00184A3A">
        <w:rPr>
          <w:lang w:eastAsia="zh-CN"/>
        </w:rPr>
        <w:t>regarded as complete</w:t>
      </w:r>
      <w:r w:rsidR="003026FA">
        <w:rPr>
          <w:lang w:eastAsia="zh-CN"/>
        </w:rPr>
        <w:t>d</w:t>
      </w:r>
      <w:r w:rsidRPr="00184A3A">
        <w:rPr>
          <w:lang w:eastAsia="zh-CN"/>
        </w:rPr>
        <w:t xml:space="preserve"> and </w:t>
      </w:r>
      <w:r w:rsidR="003026FA">
        <w:rPr>
          <w:lang w:eastAsia="zh-CN"/>
        </w:rPr>
        <w:t xml:space="preserve">it will </w:t>
      </w:r>
      <w:r w:rsidRPr="00184A3A">
        <w:rPr>
          <w:lang w:eastAsia="zh-CN"/>
        </w:rPr>
        <w:t>update the job status to “COMPLETE” with a reco</w:t>
      </w:r>
      <w:r w:rsidR="004826E2" w:rsidRPr="00184A3A">
        <w:rPr>
          <w:lang w:eastAsia="zh-CN"/>
        </w:rPr>
        <w:t>rd number of schemes processed.</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E766CA" w:rsidRPr="00184A3A" w14:paraId="67B41A76" w14:textId="77777777" w:rsidTr="00FB6D1F">
        <w:tc>
          <w:tcPr>
            <w:tcW w:w="2428" w:type="dxa"/>
            <w:shd w:val="clear" w:color="auto" w:fill="C6D9F1" w:themeFill="text2" w:themeFillTint="33"/>
          </w:tcPr>
          <w:p w14:paraId="7F48CB73" w14:textId="77777777" w:rsidR="00E766CA" w:rsidRPr="00184A3A" w:rsidRDefault="00E766CA" w:rsidP="00FB6D1F">
            <w:pPr>
              <w:pStyle w:val="BodyText"/>
              <w:rPr>
                <w:b/>
              </w:rPr>
            </w:pPr>
            <w:r w:rsidRPr="00184A3A">
              <w:rPr>
                <w:b/>
              </w:rPr>
              <w:t>Job Name</w:t>
            </w:r>
          </w:p>
        </w:tc>
        <w:tc>
          <w:tcPr>
            <w:tcW w:w="1925" w:type="dxa"/>
            <w:shd w:val="clear" w:color="auto" w:fill="C6D9F1" w:themeFill="text2" w:themeFillTint="33"/>
          </w:tcPr>
          <w:p w14:paraId="26B1E421" w14:textId="77777777" w:rsidR="00E766CA" w:rsidRPr="00184A3A" w:rsidRDefault="00E766CA" w:rsidP="00FB6D1F">
            <w:pPr>
              <w:pStyle w:val="BodyText"/>
              <w:rPr>
                <w:b/>
              </w:rPr>
            </w:pPr>
            <w:r w:rsidRPr="00184A3A">
              <w:rPr>
                <w:b/>
              </w:rPr>
              <w:t>Status</w:t>
            </w:r>
          </w:p>
        </w:tc>
        <w:tc>
          <w:tcPr>
            <w:tcW w:w="5588" w:type="dxa"/>
            <w:shd w:val="clear" w:color="auto" w:fill="C6D9F1" w:themeFill="text2" w:themeFillTint="33"/>
          </w:tcPr>
          <w:p w14:paraId="11899F62" w14:textId="77777777" w:rsidR="00E766CA" w:rsidRPr="00184A3A" w:rsidRDefault="00E766CA" w:rsidP="00FB6D1F">
            <w:pPr>
              <w:pStyle w:val="BodyText"/>
              <w:rPr>
                <w:b/>
              </w:rPr>
            </w:pPr>
            <w:r w:rsidRPr="00184A3A">
              <w:rPr>
                <w:b/>
              </w:rPr>
              <w:t>Description</w:t>
            </w:r>
          </w:p>
        </w:tc>
      </w:tr>
      <w:tr w:rsidR="00E766CA" w:rsidRPr="00184A3A" w14:paraId="7D72DE3A" w14:textId="77777777" w:rsidTr="00FB6D1F">
        <w:tc>
          <w:tcPr>
            <w:tcW w:w="2428" w:type="dxa"/>
          </w:tcPr>
          <w:p w14:paraId="036812FD" w14:textId="77777777" w:rsidR="00E766CA" w:rsidRPr="00184A3A" w:rsidRDefault="00E766CA" w:rsidP="00FB6D1F">
            <w:pPr>
              <w:pStyle w:val="BodyText"/>
            </w:pPr>
            <w:r w:rsidRPr="00184A3A">
              <w:t>Sales EOD Polling Task</w:t>
            </w:r>
          </w:p>
        </w:tc>
        <w:tc>
          <w:tcPr>
            <w:tcW w:w="1925" w:type="dxa"/>
          </w:tcPr>
          <w:p w14:paraId="4AAD1986" w14:textId="77777777" w:rsidR="00E766CA" w:rsidRPr="00184A3A" w:rsidRDefault="00E766CA" w:rsidP="00FB6D1F">
            <w:pPr>
              <w:pStyle w:val="BodyText"/>
            </w:pPr>
            <w:r w:rsidRPr="00184A3A">
              <w:t>“PROGRESS”</w:t>
            </w:r>
          </w:p>
          <w:p w14:paraId="6DB90A8F" w14:textId="77777777" w:rsidR="00E766CA" w:rsidRPr="00184A3A" w:rsidRDefault="00E766CA" w:rsidP="00FB6D1F">
            <w:pPr>
              <w:pStyle w:val="BodyText"/>
            </w:pPr>
            <w:r w:rsidRPr="00184A3A">
              <w:t xml:space="preserve"> “FAILED”</w:t>
            </w:r>
          </w:p>
          <w:p w14:paraId="6ED70AD4" w14:textId="77777777" w:rsidR="00E766CA" w:rsidRPr="00184A3A" w:rsidRDefault="00E766CA" w:rsidP="00FB6D1F">
            <w:pPr>
              <w:pStyle w:val="BodyText"/>
            </w:pPr>
            <w:r w:rsidRPr="00184A3A">
              <w:t>“COMPLETE”</w:t>
            </w:r>
          </w:p>
        </w:tc>
        <w:tc>
          <w:tcPr>
            <w:tcW w:w="5588" w:type="dxa"/>
          </w:tcPr>
          <w:p w14:paraId="4AC76306" w14:textId="77777777" w:rsidR="00E766CA" w:rsidRPr="00184A3A" w:rsidRDefault="00E766CA" w:rsidP="00FB6D1F">
            <w:pPr>
              <w:pStyle w:val="BodyText"/>
            </w:pPr>
            <w:r w:rsidRPr="00184A3A">
              <w:t xml:space="preserve"> “PROGRESS” when task is submitted and successfully insert log into DB.</w:t>
            </w:r>
          </w:p>
          <w:p w14:paraId="5E2EA855" w14:textId="77777777" w:rsidR="00E766CA" w:rsidRPr="00184A3A" w:rsidRDefault="00E766CA" w:rsidP="00FB6D1F">
            <w:pPr>
              <w:pStyle w:val="BodyText"/>
            </w:pPr>
            <w:r w:rsidRPr="00184A3A">
              <w:t xml:space="preserve"> “FAILED” when encounter errors processing the source and the poll branch scheme.</w:t>
            </w:r>
          </w:p>
          <w:p w14:paraId="3EFCA5D6" w14:textId="5026FB70" w:rsidR="00E766CA" w:rsidRPr="00184A3A" w:rsidRDefault="00E766CA" w:rsidP="00FB6D1F">
            <w:pPr>
              <w:pStyle w:val="BodyText"/>
            </w:pPr>
            <w:r w:rsidRPr="00184A3A">
              <w:t xml:space="preserve">“COMPLETE” when the </w:t>
            </w:r>
            <w:r w:rsidR="003026FA">
              <w:t xml:space="preserve">task </w:t>
            </w:r>
            <w:r w:rsidRPr="00184A3A">
              <w:t>completes the polling data against the target branch schemes without any errors.</w:t>
            </w:r>
          </w:p>
        </w:tc>
      </w:tr>
    </w:tbl>
    <w:p w14:paraId="3AC44EF5" w14:textId="77777777" w:rsidR="00E766CA" w:rsidRPr="00184A3A" w:rsidRDefault="00E766CA" w:rsidP="00E766CA">
      <w:pPr>
        <w:rPr>
          <w:lang w:eastAsia="zh-CN"/>
        </w:rPr>
      </w:pPr>
    </w:p>
    <w:p w14:paraId="1815D876" w14:textId="77777777" w:rsidR="00E766CA" w:rsidRPr="00184A3A" w:rsidRDefault="00E766CA" w:rsidP="00E766CA">
      <w:pPr>
        <w:ind w:left="360"/>
        <w:rPr>
          <w:b/>
          <w:u w:val="single"/>
          <w:lang w:eastAsia="zh-CN"/>
        </w:rPr>
      </w:pPr>
      <w:r w:rsidRPr="00184A3A">
        <w:rPr>
          <w:b/>
          <w:u w:val="single"/>
          <w:lang w:eastAsia="zh-CN"/>
        </w:rPr>
        <w:t>Logging</w:t>
      </w:r>
    </w:p>
    <w:p w14:paraId="191DD6F9" w14:textId="5A65A4FB" w:rsidR="00E766CA" w:rsidRPr="00184A3A" w:rsidRDefault="00E766CA" w:rsidP="003026FA">
      <w:pPr>
        <w:spacing w:after="0"/>
        <w:ind w:left="360"/>
        <w:rPr>
          <w:lang w:eastAsia="zh-CN"/>
        </w:rPr>
      </w:pPr>
      <w:r w:rsidRPr="00184A3A">
        <w:rPr>
          <w:lang w:eastAsia="zh-CN"/>
        </w:rPr>
        <w:t>Log directory: /repos/</w:t>
      </w:r>
      <w:proofErr w:type="spellStart"/>
      <w:r w:rsidRPr="00184A3A">
        <w:rPr>
          <w:lang w:eastAsia="zh-CN"/>
        </w:rPr>
        <w:t>esb</w:t>
      </w:r>
      <w:proofErr w:type="spellEnd"/>
      <w:r w:rsidRPr="00184A3A">
        <w:rPr>
          <w:lang w:eastAsia="zh-CN"/>
        </w:rPr>
        <w:t>/polling/log/</w:t>
      </w:r>
      <w:r w:rsidR="00222364" w:rsidRPr="00184A3A">
        <w:rPr>
          <w:lang w:eastAsia="zh-CN"/>
        </w:rPr>
        <w:t>master</w:t>
      </w:r>
      <w:r w:rsidRPr="00184A3A">
        <w:rPr>
          <w:lang w:eastAsia="zh-CN"/>
        </w:rPr>
        <w:t>_yyyymmdd.log</w:t>
      </w:r>
    </w:p>
    <w:p w14:paraId="28CCD976" w14:textId="09326333" w:rsidR="00E766CA" w:rsidRPr="00184A3A" w:rsidRDefault="00E766CA" w:rsidP="003026FA">
      <w:pPr>
        <w:spacing w:after="0"/>
        <w:ind w:left="360"/>
        <w:rPr>
          <w:lang w:eastAsia="zh-CN"/>
        </w:rPr>
      </w:pPr>
      <w:r w:rsidRPr="00184A3A">
        <w:rPr>
          <w:lang w:eastAsia="zh-CN"/>
        </w:rPr>
        <w:t xml:space="preserve">Upon each </w:t>
      </w:r>
      <w:r w:rsidR="00561AF3" w:rsidRPr="00184A3A">
        <w:rPr>
          <w:lang w:eastAsia="zh-CN"/>
        </w:rPr>
        <w:t>master distribution</w:t>
      </w:r>
      <w:r w:rsidRPr="00184A3A">
        <w:rPr>
          <w:lang w:eastAsia="zh-CN"/>
        </w:rPr>
        <w:t xml:space="preserve"> task </w:t>
      </w:r>
      <w:r w:rsidR="00561AF3" w:rsidRPr="00184A3A">
        <w:rPr>
          <w:lang w:eastAsia="zh-CN"/>
        </w:rPr>
        <w:t>processing</w:t>
      </w:r>
      <w:r w:rsidRPr="00184A3A">
        <w:rPr>
          <w:lang w:eastAsia="zh-CN"/>
        </w:rPr>
        <w:t xml:space="preserve">: the scheme info </w:t>
      </w:r>
      <w:proofErr w:type="gramStart"/>
      <w:r w:rsidRPr="00184A3A">
        <w:rPr>
          <w:lang w:eastAsia="zh-CN"/>
        </w:rPr>
        <w:t>will be written</w:t>
      </w:r>
      <w:proofErr w:type="gramEnd"/>
      <w:r w:rsidRPr="00184A3A">
        <w:rPr>
          <w:lang w:eastAsia="zh-CN"/>
        </w:rPr>
        <w:t xml:space="preserve"> into follow format:</w:t>
      </w:r>
    </w:p>
    <w:p w14:paraId="197B4041" w14:textId="77777777" w:rsidR="00E766CA" w:rsidRPr="00184A3A" w:rsidRDefault="00E766CA" w:rsidP="00222364">
      <w:pPr>
        <w:rPr>
          <w:lang w:eastAsia="zh-CN"/>
        </w:rPr>
      </w:pPr>
    </w:p>
    <w:p w14:paraId="285CBBA8" w14:textId="77777777" w:rsidR="00E766CA" w:rsidRPr="00184A3A" w:rsidRDefault="00E766CA" w:rsidP="00E766CA">
      <w:pPr>
        <w:ind w:left="360"/>
        <w:rPr>
          <w:lang w:eastAsia="zh-CN"/>
        </w:rPr>
      </w:pPr>
      <w:r w:rsidRPr="00184A3A">
        <w:rPr>
          <w:lang w:eastAsia="zh-CN"/>
        </w:rPr>
        <w:t>Logging details:</w:t>
      </w:r>
    </w:p>
    <w:p w14:paraId="0897DECC" w14:textId="7901987C" w:rsidR="00E766CA" w:rsidRPr="003026FA" w:rsidRDefault="00E766CA" w:rsidP="003026FA">
      <w:pPr>
        <w:spacing w:after="0"/>
        <w:ind w:left="360"/>
        <w:rPr>
          <w:sz w:val="18"/>
          <w:lang w:eastAsia="zh-CN"/>
        </w:rPr>
      </w:pPr>
      <w:r w:rsidRPr="003026FA">
        <w:rPr>
          <w:sz w:val="18"/>
          <w:lang w:eastAsia="zh-CN"/>
        </w:rPr>
        <w:t xml:space="preserve"> [INFO] [Timestamp] </w:t>
      </w:r>
      <w:r w:rsidR="00C504AA" w:rsidRPr="003026FA">
        <w:rPr>
          <w:sz w:val="18"/>
          <w:lang w:eastAsia="zh-CN"/>
        </w:rPr>
        <w:t xml:space="preserve">MASTER </w:t>
      </w:r>
      <w:proofErr w:type="gramStart"/>
      <w:r w:rsidRPr="003026FA">
        <w:rPr>
          <w:sz w:val="18"/>
          <w:lang w:eastAsia="zh-CN"/>
        </w:rPr>
        <w:t>-[</w:t>
      </w:r>
      <w:proofErr w:type="spellStart"/>
      <w:proofErr w:type="gramEnd"/>
      <w:r w:rsidRPr="003026FA">
        <w:rPr>
          <w:sz w:val="18"/>
          <w:lang w:eastAsia="zh-CN"/>
        </w:rPr>
        <w:t>schemeName</w:t>
      </w:r>
      <w:proofErr w:type="spellEnd"/>
      <w:r w:rsidRPr="003026FA">
        <w:rPr>
          <w:sz w:val="18"/>
          <w:lang w:eastAsia="zh-CN"/>
        </w:rPr>
        <w:t>]-[</w:t>
      </w:r>
      <w:proofErr w:type="spellStart"/>
      <w:r w:rsidRPr="003026FA">
        <w:rPr>
          <w:sz w:val="18"/>
          <w:lang w:eastAsia="zh-CN"/>
        </w:rPr>
        <w:t>branchCode</w:t>
      </w:r>
      <w:proofErr w:type="spellEnd"/>
      <w:r w:rsidRPr="003026FA">
        <w:rPr>
          <w:sz w:val="18"/>
          <w:lang w:eastAsia="zh-CN"/>
        </w:rPr>
        <w:t>]-[</w:t>
      </w:r>
      <w:proofErr w:type="spellStart"/>
      <w:r w:rsidRPr="003026FA">
        <w:rPr>
          <w:sz w:val="18"/>
          <w:lang w:eastAsia="zh-CN"/>
        </w:rPr>
        <w:t>schemeType</w:t>
      </w:r>
      <w:proofErr w:type="spellEnd"/>
      <w:r w:rsidRPr="003026FA">
        <w:rPr>
          <w:sz w:val="18"/>
          <w:lang w:eastAsia="zh-CN"/>
        </w:rPr>
        <w:t>]-[direction] Start</w:t>
      </w:r>
    </w:p>
    <w:p w14:paraId="454AE584" w14:textId="3EE25079" w:rsidR="00E766CA" w:rsidRPr="003026FA" w:rsidRDefault="00E766CA" w:rsidP="003026FA">
      <w:pPr>
        <w:spacing w:after="0"/>
        <w:ind w:left="360"/>
        <w:rPr>
          <w:sz w:val="18"/>
          <w:lang w:eastAsia="zh-CN"/>
        </w:rPr>
      </w:pPr>
      <w:r w:rsidRPr="003026FA">
        <w:rPr>
          <w:sz w:val="18"/>
          <w:lang w:eastAsia="zh-CN"/>
        </w:rPr>
        <w:t xml:space="preserve">[INFO] [Timestamp] </w:t>
      </w:r>
      <w:r w:rsidR="00C504AA" w:rsidRPr="003026FA">
        <w:rPr>
          <w:sz w:val="18"/>
          <w:lang w:eastAsia="zh-CN"/>
        </w:rPr>
        <w:t xml:space="preserve">MASTER </w:t>
      </w:r>
      <w:proofErr w:type="gramStart"/>
      <w:r w:rsidRPr="003026FA">
        <w:rPr>
          <w:sz w:val="18"/>
          <w:lang w:eastAsia="zh-CN"/>
        </w:rPr>
        <w:t>-[</w:t>
      </w:r>
      <w:proofErr w:type="gramEnd"/>
      <w:r w:rsidRPr="003026FA">
        <w:rPr>
          <w:sz w:val="18"/>
          <w:lang w:eastAsia="zh-CN"/>
        </w:rPr>
        <w:t>schemeType]-[fromTable]-[toTable]-[PK=?]</w:t>
      </w:r>
      <w:proofErr w:type="gramStart"/>
      <w:r w:rsidRPr="003026FA">
        <w:rPr>
          <w:sz w:val="18"/>
          <w:lang w:eastAsia="zh-CN"/>
        </w:rPr>
        <w:t>-[</w:t>
      </w:r>
      <w:proofErr w:type="gramEnd"/>
      <w:r w:rsidRPr="003026FA">
        <w:rPr>
          <w:sz w:val="18"/>
          <w:lang w:eastAsia="zh-CN"/>
        </w:rPr>
        <w:t>checksum=?]</w:t>
      </w:r>
      <w:proofErr w:type="gramStart"/>
      <w:r w:rsidRPr="003026FA">
        <w:rPr>
          <w:sz w:val="18"/>
          <w:lang w:eastAsia="zh-CN"/>
        </w:rPr>
        <w:t>-[</w:t>
      </w:r>
      <w:proofErr w:type="gramEnd"/>
      <w:r w:rsidRPr="003026FA">
        <w:rPr>
          <w:sz w:val="18"/>
          <w:lang w:eastAsia="zh-CN"/>
        </w:rPr>
        <w:t xml:space="preserve">override = ?] </w:t>
      </w:r>
      <w:r w:rsidR="002B5513" w:rsidRPr="003026FA">
        <w:rPr>
          <w:sz w:val="18"/>
          <w:lang w:eastAsia="zh-CN"/>
        </w:rPr>
        <w:t>Start E</w:t>
      </w:r>
      <w:r w:rsidRPr="003026FA">
        <w:rPr>
          <w:sz w:val="18"/>
          <w:lang w:eastAsia="zh-CN"/>
        </w:rPr>
        <w:t>xecution</w:t>
      </w:r>
    </w:p>
    <w:p w14:paraId="6553D5A3" w14:textId="5A5528E7" w:rsidR="00E766CA" w:rsidRPr="003026FA" w:rsidRDefault="00E766CA" w:rsidP="003026FA">
      <w:pPr>
        <w:spacing w:after="0"/>
        <w:ind w:left="360"/>
        <w:rPr>
          <w:sz w:val="18"/>
          <w:lang w:eastAsia="zh-CN"/>
        </w:rPr>
      </w:pPr>
      <w:r w:rsidRPr="003026FA">
        <w:rPr>
          <w:sz w:val="18"/>
          <w:lang w:eastAsia="zh-CN"/>
        </w:rPr>
        <w:t xml:space="preserve">[INFO] [Timestamp] </w:t>
      </w:r>
      <w:r w:rsidR="00C504AA" w:rsidRPr="003026FA">
        <w:rPr>
          <w:sz w:val="18"/>
          <w:lang w:eastAsia="zh-CN"/>
        </w:rPr>
        <w:t xml:space="preserve">MASTER </w:t>
      </w:r>
      <w:proofErr w:type="gramStart"/>
      <w:r w:rsidRPr="003026FA">
        <w:rPr>
          <w:sz w:val="18"/>
          <w:lang w:eastAsia="zh-CN"/>
        </w:rPr>
        <w:t>-[</w:t>
      </w:r>
      <w:proofErr w:type="gramEnd"/>
      <w:r w:rsidRPr="003026FA">
        <w:rPr>
          <w:sz w:val="18"/>
          <w:lang w:eastAsia="zh-CN"/>
        </w:rPr>
        <w:t>schemeType]-[fromTable]-[toTable]-[PK=</w:t>
      </w:r>
      <w:r w:rsidR="00CA1FA5" w:rsidRPr="003026FA">
        <w:rPr>
          <w:sz w:val="18"/>
          <w:lang w:eastAsia="zh-CN"/>
        </w:rPr>
        <w:t>?]</w:t>
      </w:r>
      <w:proofErr w:type="gramStart"/>
      <w:r w:rsidR="00CA1FA5" w:rsidRPr="003026FA">
        <w:rPr>
          <w:sz w:val="18"/>
          <w:lang w:eastAsia="zh-CN"/>
        </w:rPr>
        <w:t>-[</w:t>
      </w:r>
      <w:proofErr w:type="gramEnd"/>
      <w:r w:rsidR="00CA1FA5" w:rsidRPr="003026FA">
        <w:rPr>
          <w:sz w:val="18"/>
          <w:lang w:eastAsia="zh-CN"/>
        </w:rPr>
        <w:t>checksum=?]</w:t>
      </w:r>
      <w:proofErr w:type="gramStart"/>
      <w:r w:rsidR="00CA1FA5" w:rsidRPr="003026FA">
        <w:rPr>
          <w:sz w:val="18"/>
          <w:lang w:eastAsia="zh-CN"/>
        </w:rPr>
        <w:t>-[</w:t>
      </w:r>
      <w:proofErr w:type="gramEnd"/>
      <w:r w:rsidR="00CA1FA5" w:rsidRPr="003026FA">
        <w:rPr>
          <w:sz w:val="18"/>
          <w:lang w:eastAsia="zh-CN"/>
        </w:rPr>
        <w:t>override = ?] P</w:t>
      </w:r>
      <w:r w:rsidRPr="003026FA">
        <w:rPr>
          <w:sz w:val="18"/>
          <w:lang w:eastAsia="zh-CN"/>
        </w:rPr>
        <w:t xml:space="preserve">rocessed </w:t>
      </w:r>
      <w:proofErr w:type="gramStart"/>
      <w:r w:rsidRPr="003026FA">
        <w:rPr>
          <w:sz w:val="18"/>
          <w:lang w:eastAsia="zh-CN"/>
        </w:rPr>
        <w:t>= ?</w:t>
      </w:r>
      <w:proofErr w:type="gramEnd"/>
    </w:p>
    <w:p w14:paraId="5C37C281" w14:textId="1898FF09" w:rsidR="00E766CA" w:rsidRPr="003026FA" w:rsidRDefault="00E766CA" w:rsidP="003026FA">
      <w:pPr>
        <w:spacing w:after="0"/>
        <w:ind w:left="360"/>
        <w:rPr>
          <w:rFonts w:eastAsia="SimSun"/>
          <w:sz w:val="18"/>
          <w:lang w:eastAsia="zh-CN"/>
        </w:rPr>
      </w:pPr>
      <w:r w:rsidRPr="003026FA">
        <w:rPr>
          <w:sz w:val="18"/>
          <w:lang w:eastAsia="zh-CN"/>
        </w:rPr>
        <w:t xml:space="preserve">[ERROR] [Timestamp] </w:t>
      </w:r>
      <w:r w:rsidR="00C504AA" w:rsidRPr="003026FA">
        <w:rPr>
          <w:sz w:val="18"/>
          <w:lang w:eastAsia="zh-CN"/>
        </w:rPr>
        <w:t xml:space="preserve">MASTER </w:t>
      </w:r>
      <w:proofErr w:type="gramStart"/>
      <w:r w:rsidRPr="003026FA">
        <w:rPr>
          <w:sz w:val="18"/>
          <w:lang w:eastAsia="zh-CN"/>
        </w:rPr>
        <w:t>-[</w:t>
      </w:r>
      <w:proofErr w:type="gramEnd"/>
      <w:r w:rsidRPr="003026FA">
        <w:rPr>
          <w:sz w:val="18"/>
          <w:lang w:eastAsia="zh-CN"/>
        </w:rPr>
        <w:t>schemeType]-[fromTable]-[toTable]-[PK=?]</w:t>
      </w:r>
      <w:proofErr w:type="gramStart"/>
      <w:r w:rsidRPr="003026FA">
        <w:rPr>
          <w:sz w:val="18"/>
          <w:lang w:eastAsia="zh-CN"/>
        </w:rPr>
        <w:t>-[</w:t>
      </w:r>
      <w:proofErr w:type="gramEnd"/>
      <w:r w:rsidRPr="003026FA">
        <w:rPr>
          <w:sz w:val="18"/>
          <w:lang w:eastAsia="zh-CN"/>
        </w:rPr>
        <w:t>checksum=?]</w:t>
      </w:r>
      <w:proofErr w:type="gramStart"/>
      <w:r w:rsidRPr="003026FA">
        <w:rPr>
          <w:sz w:val="18"/>
          <w:lang w:eastAsia="zh-CN"/>
        </w:rPr>
        <w:t>-[</w:t>
      </w:r>
      <w:proofErr w:type="gramEnd"/>
      <w:r w:rsidRPr="003026FA">
        <w:rPr>
          <w:sz w:val="18"/>
          <w:lang w:eastAsia="zh-CN"/>
        </w:rPr>
        <w:t xml:space="preserve">override = ?] SQL Error return Code </w:t>
      </w:r>
      <w:proofErr w:type="gramStart"/>
      <w:r w:rsidRPr="003026FA">
        <w:rPr>
          <w:sz w:val="18"/>
          <w:lang w:eastAsia="zh-CN"/>
        </w:rPr>
        <w:t>= ?</w:t>
      </w:r>
      <w:proofErr w:type="gramEnd"/>
    </w:p>
    <w:p w14:paraId="622DA51B" w14:textId="77777777" w:rsidR="00E766CA" w:rsidRPr="003026FA" w:rsidRDefault="00E766CA" w:rsidP="003026FA">
      <w:pPr>
        <w:spacing w:after="0"/>
        <w:ind w:left="360"/>
        <w:rPr>
          <w:sz w:val="18"/>
          <w:lang w:eastAsia="zh-CN"/>
        </w:rPr>
      </w:pPr>
      <w:r w:rsidRPr="003026FA">
        <w:rPr>
          <w:sz w:val="18"/>
          <w:lang w:eastAsia="zh-CN"/>
        </w:rPr>
        <w:lastRenderedPageBreak/>
        <w:t>….</w:t>
      </w:r>
    </w:p>
    <w:p w14:paraId="0C23D946" w14:textId="77932F3A" w:rsidR="00E766CA" w:rsidRPr="003026FA" w:rsidRDefault="00E766CA" w:rsidP="003026FA">
      <w:pPr>
        <w:spacing w:after="0"/>
        <w:ind w:left="360"/>
        <w:rPr>
          <w:sz w:val="18"/>
          <w:lang w:eastAsia="zh-CN"/>
        </w:rPr>
      </w:pPr>
      <w:r w:rsidRPr="003026FA">
        <w:rPr>
          <w:sz w:val="18"/>
          <w:lang w:eastAsia="zh-CN"/>
        </w:rPr>
        <w:t xml:space="preserve">[INFO] [Timestamp] </w:t>
      </w:r>
      <w:r w:rsidR="003B54E6" w:rsidRPr="003026FA">
        <w:rPr>
          <w:sz w:val="18"/>
          <w:lang w:eastAsia="zh-CN"/>
        </w:rPr>
        <w:t>MASTER</w:t>
      </w:r>
      <w:r w:rsidRPr="003026FA">
        <w:rPr>
          <w:sz w:val="18"/>
          <w:lang w:eastAsia="zh-CN"/>
        </w:rPr>
        <w:t>-[</w:t>
      </w:r>
      <w:proofErr w:type="spellStart"/>
      <w:r w:rsidRPr="003026FA">
        <w:rPr>
          <w:sz w:val="18"/>
          <w:lang w:eastAsia="zh-CN"/>
        </w:rPr>
        <w:t>schemeName</w:t>
      </w:r>
      <w:proofErr w:type="spellEnd"/>
      <w:r w:rsidRPr="003026FA">
        <w:rPr>
          <w:sz w:val="18"/>
          <w:lang w:eastAsia="zh-CN"/>
        </w:rPr>
        <w:t>]-[</w:t>
      </w:r>
      <w:proofErr w:type="spellStart"/>
      <w:r w:rsidRPr="003026FA">
        <w:rPr>
          <w:sz w:val="18"/>
          <w:lang w:eastAsia="zh-CN"/>
        </w:rPr>
        <w:t>branchCode</w:t>
      </w:r>
      <w:proofErr w:type="spellEnd"/>
      <w:r w:rsidRPr="003026FA">
        <w:rPr>
          <w:sz w:val="18"/>
          <w:lang w:eastAsia="zh-CN"/>
        </w:rPr>
        <w:t>]-[</w:t>
      </w:r>
      <w:proofErr w:type="spellStart"/>
      <w:r w:rsidRPr="003026FA">
        <w:rPr>
          <w:sz w:val="18"/>
          <w:lang w:eastAsia="zh-CN"/>
        </w:rPr>
        <w:t>schemeType</w:t>
      </w:r>
      <w:proofErr w:type="spellEnd"/>
      <w:r w:rsidRPr="003026FA">
        <w:rPr>
          <w:sz w:val="18"/>
          <w:lang w:eastAsia="zh-CN"/>
        </w:rPr>
        <w:t>]-[direction] End</w:t>
      </w:r>
    </w:p>
    <w:p w14:paraId="56530B73" w14:textId="77777777" w:rsidR="00E766CA" w:rsidRPr="00184A3A" w:rsidRDefault="00E766CA" w:rsidP="00E766CA">
      <w:pPr>
        <w:rPr>
          <w:lang w:eastAsia="zh-CN"/>
        </w:rPr>
      </w:pPr>
    </w:p>
    <w:p w14:paraId="4AEB1D62" w14:textId="77777777" w:rsidR="00E766CA" w:rsidRPr="00184A3A" w:rsidRDefault="00E766CA" w:rsidP="00E766CA">
      <w:pPr>
        <w:ind w:left="360"/>
        <w:rPr>
          <w:b/>
          <w:u w:val="single"/>
          <w:lang w:eastAsia="zh-CN"/>
        </w:rPr>
      </w:pPr>
      <w:r w:rsidRPr="00184A3A">
        <w:rPr>
          <w:b/>
          <w:u w:val="single"/>
          <w:lang w:eastAsia="zh-CN"/>
        </w:rPr>
        <w:t>Entry &amp; Exit Criteria</w:t>
      </w:r>
    </w:p>
    <w:p w14:paraId="38D313F1" w14:textId="46B77B1D" w:rsidR="00E766CA" w:rsidRPr="00184A3A" w:rsidRDefault="00E766CA" w:rsidP="00E766CA">
      <w:pPr>
        <w:ind w:left="360"/>
        <w:rPr>
          <w:lang w:eastAsia="zh-CN"/>
        </w:rPr>
      </w:pPr>
      <w:r w:rsidRPr="00184A3A">
        <w:rPr>
          <w:lang w:eastAsia="zh-CN"/>
        </w:rPr>
        <w:t xml:space="preserve">The </w:t>
      </w:r>
      <w:r w:rsidR="001D0DAB" w:rsidRPr="00184A3A">
        <w:rPr>
          <w:lang w:eastAsia="zh-CN"/>
        </w:rPr>
        <w:t>pricing/master data distribution</w:t>
      </w:r>
      <w:r w:rsidRPr="00184A3A">
        <w:rPr>
          <w:lang w:eastAsia="zh-CN"/>
        </w:rPr>
        <w:t xml:space="preserve"> task is submitted by the </w:t>
      </w:r>
      <w:r w:rsidR="0044009F" w:rsidRPr="00184A3A">
        <w:rPr>
          <w:lang w:eastAsia="zh-CN"/>
        </w:rPr>
        <w:t>pricing/master</w:t>
      </w:r>
      <w:r w:rsidRPr="00184A3A">
        <w:rPr>
          <w:lang w:eastAsia="zh-CN"/>
        </w:rPr>
        <w:t xml:space="preserve"> data </w:t>
      </w:r>
      <w:r w:rsidR="0044009F" w:rsidRPr="00184A3A">
        <w:rPr>
          <w:lang w:eastAsia="zh-CN"/>
        </w:rPr>
        <w:t>distribution</w:t>
      </w:r>
      <w:r w:rsidR="004838E8" w:rsidRPr="00184A3A">
        <w:rPr>
          <w:lang w:eastAsia="zh-CN"/>
        </w:rPr>
        <w:t xml:space="preserve"> scheduler job (session 6.10</w:t>
      </w:r>
      <w:r w:rsidR="00944AE2" w:rsidRPr="00184A3A">
        <w:rPr>
          <w:lang w:eastAsia="zh-CN"/>
        </w:rPr>
        <w:t>.4).</w:t>
      </w:r>
    </w:p>
    <w:p w14:paraId="14B0C824" w14:textId="77777777" w:rsidR="00E766CA" w:rsidRPr="00184A3A" w:rsidRDefault="00E766CA" w:rsidP="00E766CA">
      <w:pPr>
        <w:ind w:left="360"/>
        <w:rPr>
          <w:lang w:eastAsia="zh-CN"/>
        </w:rPr>
      </w:pPr>
      <w:r w:rsidRPr="00184A3A">
        <w:rPr>
          <w:lang w:eastAsia="zh-CN"/>
        </w:rPr>
        <w:t xml:space="preserve">In the process of the task, it </w:t>
      </w:r>
      <w:proofErr w:type="gramStart"/>
      <w:r w:rsidRPr="00184A3A">
        <w:rPr>
          <w:lang w:eastAsia="zh-CN"/>
        </w:rPr>
        <w:t>will be regarded</w:t>
      </w:r>
      <w:proofErr w:type="gramEnd"/>
      <w:r w:rsidRPr="00184A3A">
        <w:rPr>
          <w:lang w:eastAsia="zh-CN"/>
        </w:rPr>
        <w:t xml:space="preserve"> as job failure and send alert email to IT support according to the error’s severity.</w:t>
      </w:r>
    </w:p>
    <w:p w14:paraId="5CFABA69" w14:textId="0273F662" w:rsidR="00E766CA" w:rsidRPr="00184A3A" w:rsidRDefault="00E766CA" w:rsidP="0005458D">
      <w:pPr>
        <w:pStyle w:val="ListParagraph"/>
        <w:numPr>
          <w:ilvl w:val="0"/>
          <w:numId w:val="46"/>
        </w:numPr>
        <w:rPr>
          <w:lang w:eastAsia="zh-CN"/>
        </w:rPr>
      </w:pPr>
      <w:r w:rsidRPr="00184A3A">
        <w:rPr>
          <w:lang w:eastAsia="zh-CN"/>
        </w:rPr>
        <w:t>Error occurs when error initiating DB connection to target data source</w:t>
      </w:r>
      <w:r w:rsidR="00644A7A" w:rsidRPr="00184A3A">
        <w:rPr>
          <w:lang w:eastAsia="zh-CN"/>
        </w:rPr>
        <w:t xml:space="preserve"> with retry</w:t>
      </w:r>
      <w:r w:rsidRPr="00184A3A">
        <w:rPr>
          <w:lang w:eastAsia="zh-CN"/>
        </w:rPr>
        <w:t>.</w:t>
      </w:r>
    </w:p>
    <w:p w14:paraId="1442A756" w14:textId="79458DF0" w:rsidR="00E766CA" w:rsidRPr="00184A3A" w:rsidRDefault="00E766CA" w:rsidP="0005458D">
      <w:pPr>
        <w:pStyle w:val="ListParagraph"/>
        <w:numPr>
          <w:ilvl w:val="0"/>
          <w:numId w:val="46"/>
        </w:numPr>
        <w:rPr>
          <w:lang w:eastAsia="zh-CN"/>
        </w:rPr>
      </w:pPr>
      <w:r w:rsidRPr="00184A3A">
        <w:rPr>
          <w:lang w:eastAsia="zh-CN"/>
        </w:rPr>
        <w:t xml:space="preserve">Error occurs when </w:t>
      </w:r>
      <w:r w:rsidR="00A76DF3" w:rsidRPr="00184A3A">
        <w:rPr>
          <w:lang w:eastAsia="zh-CN"/>
        </w:rPr>
        <w:t xml:space="preserve">executing distribution SQL statement to write pricing/master data </w:t>
      </w:r>
      <w:r w:rsidRPr="00184A3A">
        <w:rPr>
          <w:lang w:eastAsia="zh-CN"/>
        </w:rPr>
        <w:t xml:space="preserve">into </w:t>
      </w:r>
      <w:r w:rsidR="00A76DF3" w:rsidRPr="00184A3A">
        <w:rPr>
          <w:lang w:eastAsia="zh-CN"/>
        </w:rPr>
        <w:t>POS client</w:t>
      </w:r>
      <w:r w:rsidRPr="00184A3A">
        <w:rPr>
          <w:lang w:eastAsia="zh-CN"/>
        </w:rPr>
        <w:t xml:space="preserve">. </w:t>
      </w:r>
    </w:p>
    <w:p w14:paraId="75BFA85E" w14:textId="77777777" w:rsidR="00E766CA" w:rsidRPr="00184A3A" w:rsidRDefault="00E766CA" w:rsidP="00E51271">
      <w:pPr>
        <w:pStyle w:val="Heading4"/>
      </w:pPr>
      <w:r w:rsidRPr="00184A3A">
        <w:t>Screen</w:t>
      </w:r>
    </w:p>
    <w:p w14:paraId="54AB1223" w14:textId="77777777" w:rsidR="00E766CA" w:rsidRPr="00184A3A" w:rsidRDefault="00E766CA" w:rsidP="00F40D30">
      <w:pPr>
        <w:rPr>
          <w:lang w:eastAsia="zh-CN"/>
        </w:rPr>
      </w:pPr>
      <w:r w:rsidRPr="00184A3A">
        <w:rPr>
          <w:lang w:eastAsia="zh-CN"/>
        </w:rPr>
        <w:t>N/A</w:t>
      </w:r>
    </w:p>
    <w:p w14:paraId="41E3A973" w14:textId="77777777" w:rsidR="00E766CA" w:rsidRPr="0057159E" w:rsidRDefault="00E766CA" w:rsidP="00E766CA">
      <w:pPr>
        <w:pStyle w:val="Heading5"/>
        <w:keepNext/>
        <w:keepLines/>
        <w:widowControl w:val="0"/>
        <w:adjustRightInd w:val="0"/>
        <w:spacing w:before="0" w:after="0" w:line="360" w:lineRule="atLeast"/>
        <w:textAlignment w:val="baseline"/>
        <w:rPr>
          <w:rFonts w:eastAsia="SimSun"/>
          <w:lang w:val="en-US"/>
        </w:rPr>
      </w:pPr>
      <w:r w:rsidRPr="0057159E">
        <w:rPr>
          <w:lang w:val="en-US"/>
        </w:rPr>
        <w:t>Data Fields &amp; Presentation Logic</w:t>
      </w:r>
    </w:p>
    <w:p w14:paraId="55E8675C" w14:textId="1BE58BD4" w:rsidR="00E766CA" w:rsidRPr="00184A3A" w:rsidRDefault="00560028" w:rsidP="00F40D30">
      <w:pPr>
        <w:rPr>
          <w:lang w:eastAsia="zh-CN"/>
        </w:rPr>
      </w:pPr>
      <w:r w:rsidRPr="00184A3A">
        <w:rPr>
          <w:lang w:eastAsia="zh-CN"/>
        </w:rPr>
        <w:t>Refer to Appendix C “Master Data Table Field Mapping”</w:t>
      </w:r>
    </w:p>
    <w:p w14:paraId="4FD2124E" w14:textId="77777777" w:rsidR="00E766CA" w:rsidRPr="0057159E" w:rsidRDefault="00E766CA" w:rsidP="00E766CA">
      <w:pPr>
        <w:pStyle w:val="Heading5"/>
        <w:keepNext/>
        <w:keepLines/>
        <w:widowControl w:val="0"/>
        <w:adjustRightInd w:val="0"/>
        <w:spacing w:before="0" w:after="0" w:line="360" w:lineRule="atLeast"/>
        <w:textAlignment w:val="baseline"/>
        <w:rPr>
          <w:lang w:val="en-US"/>
        </w:rPr>
      </w:pPr>
      <w:r w:rsidRPr="0057159E">
        <w:rPr>
          <w:lang w:val="en-US"/>
        </w:rPr>
        <w:t>Screen Objects &amp; Action</w:t>
      </w:r>
    </w:p>
    <w:p w14:paraId="49152B07" w14:textId="77777777" w:rsidR="00E766CA" w:rsidRPr="00184A3A" w:rsidRDefault="00E766CA" w:rsidP="00F40D30">
      <w:pPr>
        <w:rPr>
          <w:lang w:eastAsia="zh-CN"/>
        </w:rPr>
      </w:pPr>
      <w:r w:rsidRPr="00184A3A">
        <w:rPr>
          <w:lang w:eastAsia="zh-CN"/>
        </w:rPr>
        <w:t>N/A</w:t>
      </w:r>
    </w:p>
    <w:p w14:paraId="4C208C93" w14:textId="77777777" w:rsidR="00E766CA" w:rsidRPr="0057159E" w:rsidRDefault="00E766CA" w:rsidP="00E766CA">
      <w:pPr>
        <w:pStyle w:val="Heading5"/>
        <w:keepNext/>
        <w:keepLines/>
        <w:widowControl w:val="0"/>
        <w:adjustRightInd w:val="0"/>
        <w:spacing w:before="0" w:after="0" w:line="360" w:lineRule="atLeast"/>
        <w:textAlignment w:val="baseline"/>
        <w:rPr>
          <w:lang w:val="en-US"/>
        </w:rPr>
      </w:pPr>
      <w:r w:rsidRPr="0057159E">
        <w:rPr>
          <w:lang w:val="en-US"/>
        </w:rPr>
        <w:t>User/Security Group</w:t>
      </w:r>
    </w:p>
    <w:p w14:paraId="17BDC5DC" w14:textId="77777777" w:rsidR="00E766CA" w:rsidRPr="00184A3A" w:rsidRDefault="00E766CA" w:rsidP="00F40D30">
      <w:pPr>
        <w:rPr>
          <w:lang w:eastAsia="zh-CN"/>
        </w:rPr>
      </w:pPr>
      <w:r w:rsidRPr="00184A3A">
        <w:rPr>
          <w:lang w:eastAsia="zh-CN"/>
        </w:rPr>
        <w:t>This is a batch process belonging to the SYSTEM. So all auditable fields</w:t>
      </w:r>
    </w:p>
    <w:p w14:paraId="665C5652" w14:textId="77777777" w:rsidR="00E766CA" w:rsidRPr="0057159E" w:rsidRDefault="00E766CA" w:rsidP="00E766CA">
      <w:pPr>
        <w:pStyle w:val="Heading5"/>
        <w:keepNext/>
        <w:keepLines/>
        <w:widowControl w:val="0"/>
        <w:adjustRightInd w:val="0"/>
        <w:spacing w:before="0" w:after="0" w:line="360" w:lineRule="atLeast"/>
        <w:textAlignment w:val="baseline"/>
        <w:rPr>
          <w:lang w:val="en-US"/>
        </w:rPr>
      </w:pPr>
      <w:r w:rsidRPr="0057159E">
        <w:rPr>
          <w:lang w:val="en-US"/>
        </w:rPr>
        <w:t>Assumptions/Constraints</w:t>
      </w:r>
    </w:p>
    <w:p w14:paraId="7F6879FA" w14:textId="77777777" w:rsidR="00E766CA" w:rsidRPr="00184A3A" w:rsidRDefault="00E766CA" w:rsidP="00F40D30">
      <w:pPr>
        <w:rPr>
          <w:lang w:eastAsia="zh-CN"/>
        </w:rPr>
      </w:pPr>
      <w:r w:rsidRPr="00184A3A">
        <w:rPr>
          <w:lang w:eastAsia="zh-CN"/>
        </w:rPr>
        <w:t>N/A</w:t>
      </w:r>
    </w:p>
    <w:p w14:paraId="661C6521" w14:textId="77777777" w:rsidR="00E766CA" w:rsidRPr="0057159E" w:rsidRDefault="00E766CA" w:rsidP="00E766CA">
      <w:pPr>
        <w:pStyle w:val="Heading5"/>
        <w:keepNext/>
        <w:keepLines/>
        <w:widowControl w:val="0"/>
        <w:adjustRightInd w:val="0"/>
        <w:spacing w:before="0" w:after="0" w:line="360" w:lineRule="atLeast"/>
        <w:textAlignment w:val="baseline"/>
        <w:rPr>
          <w:lang w:val="en-US"/>
        </w:rPr>
      </w:pPr>
      <w:r w:rsidRPr="0057159E">
        <w:rPr>
          <w:lang w:val="en-US"/>
        </w:rPr>
        <w:t xml:space="preserve">Error &amp; Exception List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57"/>
        <w:gridCol w:w="1260"/>
        <w:gridCol w:w="7465"/>
      </w:tblGrid>
      <w:tr w:rsidR="00E766CA" w:rsidRPr="00184A3A" w14:paraId="223DD3DB" w14:textId="77777777" w:rsidTr="003026FA">
        <w:tc>
          <w:tcPr>
            <w:tcW w:w="1857" w:type="dxa"/>
            <w:tcBorders>
              <w:bottom w:val="single" w:sz="4" w:space="0" w:color="auto"/>
            </w:tcBorders>
            <w:shd w:val="clear" w:color="auto" w:fill="C6D9F1"/>
          </w:tcPr>
          <w:p w14:paraId="6A607FD2" w14:textId="77777777" w:rsidR="00E766CA" w:rsidRPr="00184A3A" w:rsidRDefault="00E766CA" w:rsidP="00FB6D1F">
            <w:pPr>
              <w:pStyle w:val="BodyText"/>
              <w:rPr>
                <w:b/>
              </w:rPr>
            </w:pPr>
            <w:r w:rsidRPr="00184A3A">
              <w:rPr>
                <w:b/>
              </w:rPr>
              <w:t>Error Code</w:t>
            </w:r>
          </w:p>
        </w:tc>
        <w:tc>
          <w:tcPr>
            <w:tcW w:w="1260" w:type="dxa"/>
            <w:tcBorders>
              <w:bottom w:val="single" w:sz="4" w:space="0" w:color="auto"/>
            </w:tcBorders>
            <w:shd w:val="clear" w:color="auto" w:fill="C6D9F1"/>
          </w:tcPr>
          <w:p w14:paraId="13149D84" w14:textId="77777777" w:rsidR="00E766CA" w:rsidRPr="00184A3A" w:rsidRDefault="00E766CA" w:rsidP="00FB6D1F">
            <w:pPr>
              <w:pStyle w:val="BodyText"/>
              <w:rPr>
                <w:b/>
              </w:rPr>
            </w:pPr>
            <w:r w:rsidRPr="00184A3A">
              <w:rPr>
                <w:b/>
              </w:rPr>
              <w:t>Severity</w:t>
            </w:r>
          </w:p>
        </w:tc>
        <w:tc>
          <w:tcPr>
            <w:tcW w:w="7465" w:type="dxa"/>
            <w:tcBorders>
              <w:bottom w:val="single" w:sz="4" w:space="0" w:color="auto"/>
            </w:tcBorders>
            <w:shd w:val="clear" w:color="auto" w:fill="C6D9F1"/>
          </w:tcPr>
          <w:p w14:paraId="18EB9EF5" w14:textId="77777777" w:rsidR="00E766CA" w:rsidRPr="00184A3A" w:rsidRDefault="00E766CA" w:rsidP="00FB6D1F">
            <w:pPr>
              <w:pStyle w:val="BodyText"/>
              <w:rPr>
                <w:b/>
              </w:rPr>
            </w:pPr>
            <w:r w:rsidRPr="00184A3A">
              <w:rPr>
                <w:b/>
              </w:rPr>
              <w:t>Error Message</w:t>
            </w:r>
          </w:p>
        </w:tc>
      </w:tr>
      <w:tr w:rsidR="003026FA" w:rsidRPr="00184A3A" w14:paraId="28D0F081" w14:textId="77777777" w:rsidTr="003026FA">
        <w:tc>
          <w:tcPr>
            <w:tcW w:w="1857" w:type="dxa"/>
            <w:tcBorders>
              <w:top w:val="single" w:sz="4" w:space="0" w:color="auto"/>
              <w:left w:val="single" w:sz="4" w:space="0" w:color="auto"/>
              <w:bottom w:val="single" w:sz="4" w:space="0" w:color="auto"/>
              <w:right w:val="single" w:sz="4" w:space="0" w:color="auto"/>
            </w:tcBorders>
            <w:shd w:val="clear" w:color="auto" w:fill="auto"/>
            <w:vAlign w:val="bottom"/>
          </w:tcPr>
          <w:p w14:paraId="088C87DB" w14:textId="6F910976" w:rsidR="003026FA" w:rsidRPr="00184A3A" w:rsidRDefault="003026FA" w:rsidP="003026FA">
            <w:r w:rsidRPr="003026FA">
              <w:t>S014</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12449056" w14:textId="2A24DF8A" w:rsidR="003026FA" w:rsidRPr="00184A3A" w:rsidRDefault="003026FA" w:rsidP="003026FA">
            <w:r w:rsidRPr="003026FA">
              <w:t>HIGH</w:t>
            </w:r>
          </w:p>
        </w:tc>
        <w:tc>
          <w:tcPr>
            <w:tcW w:w="7465" w:type="dxa"/>
            <w:tcBorders>
              <w:top w:val="single" w:sz="4" w:space="0" w:color="auto"/>
              <w:left w:val="single" w:sz="4" w:space="0" w:color="auto"/>
              <w:bottom w:val="single" w:sz="4" w:space="0" w:color="auto"/>
              <w:right w:val="single" w:sz="4" w:space="0" w:color="auto"/>
            </w:tcBorders>
            <w:shd w:val="clear" w:color="auto" w:fill="auto"/>
            <w:vAlign w:val="center"/>
          </w:tcPr>
          <w:p w14:paraId="6B61FA6C" w14:textId="63A08BB8" w:rsidR="003026FA" w:rsidRPr="00184A3A" w:rsidRDefault="003026FA" w:rsidP="003026FA">
            <w:r>
              <w:rPr>
                <w:rFonts w:cs="Calibri"/>
                <w:color w:val="000000"/>
                <w:szCs w:val="20"/>
              </w:rPr>
              <w:t>Failed to establish JDBC connection</w:t>
            </w:r>
          </w:p>
        </w:tc>
      </w:tr>
      <w:tr w:rsidR="003026FA" w:rsidRPr="00184A3A" w14:paraId="11C4F321" w14:textId="77777777" w:rsidTr="003026FA">
        <w:tc>
          <w:tcPr>
            <w:tcW w:w="1857" w:type="dxa"/>
            <w:tcBorders>
              <w:top w:val="single" w:sz="4" w:space="0" w:color="auto"/>
              <w:left w:val="single" w:sz="4" w:space="0" w:color="auto"/>
              <w:bottom w:val="single" w:sz="4" w:space="0" w:color="auto"/>
              <w:right w:val="single" w:sz="4" w:space="0" w:color="auto"/>
            </w:tcBorders>
            <w:shd w:val="clear" w:color="auto" w:fill="auto"/>
            <w:vAlign w:val="bottom"/>
          </w:tcPr>
          <w:p w14:paraId="19D8B9F3" w14:textId="211D02D6" w:rsidR="003026FA" w:rsidRPr="00184A3A" w:rsidRDefault="003026FA" w:rsidP="003026FA">
            <w:r w:rsidRPr="003026FA">
              <w:t>S024</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2A625035" w14:textId="7102A248" w:rsidR="003026FA" w:rsidRPr="00184A3A" w:rsidRDefault="003026FA" w:rsidP="003026FA">
            <w:r w:rsidRPr="003026FA">
              <w:t>HIGH</w:t>
            </w:r>
          </w:p>
        </w:tc>
        <w:tc>
          <w:tcPr>
            <w:tcW w:w="7465" w:type="dxa"/>
            <w:tcBorders>
              <w:top w:val="single" w:sz="4" w:space="0" w:color="auto"/>
              <w:left w:val="single" w:sz="4" w:space="0" w:color="auto"/>
              <w:bottom w:val="single" w:sz="4" w:space="0" w:color="auto"/>
              <w:right w:val="single" w:sz="4" w:space="0" w:color="auto"/>
            </w:tcBorders>
            <w:shd w:val="clear" w:color="auto" w:fill="auto"/>
            <w:vAlign w:val="center"/>
          </w:tcPr>
          <w:p w14:paraId="18ABCC2F" w14:textId="0D189C7F" w:rsidR="003026FA" w:rsidRPr="00184A3A" w:rsidRDefault="003026FA" w:rsidP="003026FA">
            <w:r>
              <w:rPr>
                <w:rFonts w:cs="Calibri"/>
                <w:color w:val="000000"/>
                <w:szCs w:val="20"/>
              </w:rPr>
              <w:t xml:space="preserve">Failed to process records into target POS client [branch code </w:t>
            </w:r>
            <w:proofErr w:type="gramStart"/>
            <w:r>
              <w:rPr>
                <w:rFonts w:cs="Calibri"/>
                <w:color w:val="000000"/>
                <w:szCs w:val="20"/>
              </w:rPr>
              <w:t>= ?]</w:t>
            </w:r>
            <w:proofErr w:type="gramEnd"/>
            <w:r>
              <w:rPr>
                <w:rFonts w:cs="Calibri"/>
                <w:color w:val="000000"/>
                <w:szCs w:val="20"/>
              </w:rPr>
              <w:t xml:space="preserve"> [SQLCOD </w:t>
            </w:r>
            <w:proofErr w:type="gramStart"/>
            <w:r>
              <w:rPr>
                <w:rFonts w:cs="Calibri"/>
                <w:color w:val="000000"/>
                <w:szCs w:val="20"/>
              </w:rPr>
              <w:t>= ?</w:t>
            </w:r>
            <w:proofErr w:type="gramEnd"/>
            <w:r>
              <w:rPr>
                <w:rFonts w:cs="Calibri"/>
                <w:color w:val="000000"/>
                <w:szCs w:val="20"/>
              </w:rPr>
              <w:t>].</w:t>
            </w:r>
          </w:p>
        </w:tc>
      </w:tr>
    </w:tbl>
    <w:p w14:paraId="43AE845A" w14:textId="77777777" w:rsidR="003026FA" w:rsidRDefault="003026FA"/>
    <w:p w14:paraId="247896F4" w14:textId="77777777" w:rsidR="003026FA" w:rsidRDefault="003026FA">
      <w:pPr>
        <w:rPr>
          <w:rFonts w:cs="Microsoft YaHei"/>
          <w:b/>
          <w:bCs/>
          <w:color w:val="4F81BD" w:themeColor="accent1"/>
          <w:sz w:val="26"/>
          <w:szCs w:val="26"/>
          <w:lang w:eastAsia="zh-HK"/>
        </w:rPr>
      </w:pPr>
      <w:bookmarkStart w:id="87" w:name="_Toc471773382"/>
      <w:r>
        <w:br w:type="page"/>
      </w:r>
    </w:p>
    <w:p w14:paraId="19185926" w14:textId="06A93590" w:rsidR="003026FA" w:rsidRPr="00B925D1" w:rsidRDefault="003026FA" w:rsidP="003026FA">
      <w:pPr>
        <w:pStyle w:val="Heading2"/>
      </w:pPr>
      <w:bookmarkStart w:id="88" w:name="_Toc472133131"/>
      <w:r w:rsidRPr="00B925D1">
        <w:lastRenderedPageBreak/>
        <w:t>System Dashboard View</w:t>
      </w:r>
      <w:bookmarkEnd w:id="87"/>
      <w:bookmarkEnd w:id="88"/>
    </w:p>
    <w:p w14:paraId="5620C239" w14:textId="77777777" w:rsidR="003026FA" w:rsidRPr="00B925D1" w:rsidRDefault="003026FA" w:rsidP="00436026">
      <w:pPr>
        <w:pStyle w:val="Heading3"/>
      </w:pPr>
      <w:r w:rsidRPr="00B925D1">
        <w:t>Description</w:t>
      </w:r>
    </w:p>
    <w:p w14:paraId="41C7E01F" w14:textId="77777777" w:rsidR="003026FA" w:rsidRPr="00B925D1" w:rsidRDefault="003026FA" w:rsidP="00436026">
      <w:pPr>
        <w:jc w:val="both"/>
        <w:rPr>
          <w:lang w:eastAsia="zh-CN"/>
        </w:rPr>
      </w:pPr>
      <w:r w:rsidRPr="00B925D1">
        <w:rPr>
          <w:lang w:eastAsia="zh-CN"/>
        </w:rPr>
        <w:t>The “System Dashboard” function will display the running status active ESB job.</w:t>
      </w:r>
    </w:p>
    <w:p w14:paraId="2BEDCFD1" w14:textId="77777777" w:rsidR="003026FA" w:rsidRPr="00B925D1" w:rsidRDefault="003026FA" w:rsidP="00436026">
      <w:pPr>
        <w:rPr>
          <w:lang w:eastAsia="zh-CN"/>
        </w:rPr>
      </w:pPr>
      <w:r w:rsidRPr="00B925D1">
        <w:rPr>
          <w:lang w:eastAsia="zh-CN"/>
        </w:rPr>
        <w:t>Use Case functions</w:t>
      </w:r>
    </w:p>
    <w:p w14:paraId="5D4A5480" w14:textId="77777777" w:rsidR="003026FA" w:rsidRPr="00B925D1" w:rsidRDefault="003026FA" w:rsidP="00436026">
      <w:pPr>
        <w:spacing w:after="0"/>
        <w:rPr>
          <w:lang w:eastAsia="zh-CN"/>
        </w:rPr>
      </w:pPr>
      <w:r w:rsidRPr="00B925D1">
        <w:rPr>
          <w:lang w:eastAsia="zh-CN"/>
        </w:rPr>
        <w:t>#System Dashboard View (Active Scheduler Status)</w:t>
      </w:r>
    </w:p>
    <w:p w14:paraId="07988899" w14:textId="77777777" w:rsidR="003026FA" w:rsidRPr="00B925D1" w:rsidRDefault="003026FA" w:rsidP="00436026">
      <w:pPr>
        <w:spacing w:after="0"/>
        <w:rPr>
          <w:lang w:eastAsia="zh-CN"/>
        </w:rPr>
      </w:pPr>
      <w:r w:rsidRPr="00B925D1">
        <w:rPr>
          <w:lang w:eastAsia="zh-CN"/>
        </w:rPr>
        <w:t>#System Dashboard View (Current Date EOD Process)</w:t>
      </w:r>
    </w:p>
    <w:p w14:paraId="01BCFDBF" w14:textId="77777777" w:rsidR="003026FA" w:rsidRPr="00B925D1" w:rsidRDefault="003026FA" w:rsidP="00436026">
      <w:pPr>
        <w:pStyle w:val="Heading3"/>
      </w:pPr>
      <w:r w:rsidRPr="00B925D1">
        <w:t>Input</w:t>
      </w:r>
    </w:p>
    <w:p w14:paraId="4A5F49A6" w14:textId="77777777" w:rsidR="003026FA" w:rsidRPr="00B925D1" w:rsidRDefault="003026FA" w:rsidP="00436026">
      <w:pPr>
        <w:rPr>
          <w:lang w:eastAsia="zh-CN"/>
        </w:rPr>
      </w:pPr>
      <w:r w:rsidRPr="00B925D1">
        <w:rPr>
          <w:lang w:eastAsia="zh-CN"/>
        </w:rPr>
        <w:t>N/A</w:t>
      </w:r>
    </w:p>
    <w:p w14:paraId="4499472A" w14:textId="77777777" w:rsidR="003026FA" w:rsidRPr="00B925D1" w:rsidRDefault="003026FA" w:rsidP="00436026">
      <w:pPr>
        <w:pStyle w:val="Heading3"/>
      </w:pPr>
      <w:r w:rsidRPr="00B925D1">
        <w:t>Output</w:t>
      </w:r>
    </w:p>
    <w:p w14:paraId="474BE947" w14:textId="77777777" w:rsidR="003026FA" w:rsidRPr="00B925D1" w:rsidRDefault="003026FA" w:rsidP="00436026">
      <w:pPr>
        <w:rPr>
          <w:lang w:eastAsia="zh-CN"/>
        </w:rPr>
      </w:pPr>
      <w:r w:rsidRPr="00B925D1">
        <w:rPr>
          <w:lang w:eastAsia="zh-CN"/>
        </w:rPr>
        <w:t>N/A</w:t>
      </w:r>
    </w:p>
    <w:p w14:paraId="46412C86" w14:textId="77777777" w:rsidR="003026FA" w:rsidRPr="00B925D1" w:rsidRDefault="003026FA" w:rsidP="00436026">
      <w:pPr>
        <w:pStyle w:val="Heading3"/>
      </w:pPr>
      <w:r w:rsidRPr="00B925D1">
        <w:t>System Dashboard View (Active Scheduler Status)</w:t>
      </w:r>
    </w:p>
    <w:p w14:paraId="4D55E174" w14:textId="77777777" w:rsidR="003026FA" w:rsidRPr="00B925D1" w:rsidRDefault="003026FA" w:rsidP="00436026">
      <w:pPr>
        <w:pStyle w:val="Heading4"/>
      </w:pPr>
      <w:r w:rsidRPr="00B925D1">
        <w:t>Process/Work Flow</w:t>
      </w:r>
    </w:p>
    <w:p w14:paraId="72B6F1A2" w14:textId="77777777" w:rsidR="003026FA" w:rsidRPr="00B925D1" w:rsidRDefault="003026FA" w:rsidP="00436026">
      <w:pPr>
        <w:rPr>
          <w:lang w:eastAsia="zh-CN"/>
        </w:rPr>
      </w:pPr>
      <w:r w:rsidRPr="00B925D1">
        <w:rPr>
          <w:lang w:eastAsia="zh-CN"/>
        </w:rPr>
        <w:t>This function is to display the running status of ESB job.</w:t>
      </w:r>
    </w:p>
    <w:p w14:paraId="6F60D387" w14:textId="77777777" w:rsidR="003026FA" w:rsidRPr="00B925D1" w:rsidRDefault="003026FA" w:rsidP="00436026">
      <w:pPr>
        <w:rPr>
          <w:b/>
          <w:u w:val="single"/>
          <w:lang w:eastAsia="zh-CN"/>
        </w:rPr>
      </w:pPr>
      <w:r w:rsidRPr="00B925D1">
        <w:rPr>
          <w:b/>
          <w:u w:val="single"/>
          <w:lang w:eastAsia="zh-CN"/>
        </w:rPr>
        <w:t>Business Logic</w:t>
      </w:r>
    </w:p>
    <w:p w14:paraId="709FCFA9" w14:textId="77777777" w:rsidR="003026FA" w:rsidRPr="00B925D1" w:rsidRDefault="003026FA" w:rsidP="00436026">
      <w:pPr>
        <w:rPr>
          <w:lang w:eastAsia="zh-CN"/>
        </w:rPr>
      </w:pPr>
      <w:r w:rsidRPr="00B925D1">
        <w:rPr>
          <w:lang w:eastAsia="zh-CN"/>
        </w:rPr>
        <w:t xml:space="preserve">The job logs view is to describe the running status of the scheduled job. </w:t>
      </w:r>
    </w:p>
    <w:p w14:paraId="3DEE7CB5" w14:textId="77777777" w:rsidR="003026FA" w:rsidRPr="00B925D1" w:rsidRDefault="003026FA" w:rsidP="0005458D">
      <w:pPr>
        <w:pStyle w:val="ListParagraph"/>
        <w:numPr>
          <w:ilvl w:val="0"/>
          <w:numId w:val="38"/>
        </w:numPr>
        <w:ind w:left="450" w:hanging="450"/>
        <w:rPr>
          <w:lang w:eastAsia="zh-CN"/>
        </w:rPr>
      </w:pPr>
      <w:r w:rsidRPr="00B925D1">
        <w:rPr>
          <w:lang w:eastAsia="zh-CN"/>
        </w:rPr>
        <w:t xml:space="preserve">By default, </w:t>
      </w:r>
      <w:r w:rsidRPr="00B925D1">
        <w:rPr>
          <w:lang w:eastAsia="zh-HK"/>
        </w:rPr>
        <w:t xml:space="preserve">all the active jobs and their running status will be displayed </w:t>
      </w:r>
    </w:p>
    <w:p w14:paraId="0132FE67" w14:textId="77777777" w:rsidR="003026FA" w:rsidRPr="00B925D1" w:rsidRDefault="003026FA" w:rsidP="003026FA">
      <w:pPr>
        <w:widowControl w:val="0"/>
        <w:adjustRightInd w:val="0"/>
        <w:spacing w:line="360" w:lineRule="atLeast"/>
        <w:ind w:left="1080"/>
        <w:textAlignment w:val="baseline"/>
        <w:rPr>
          <w:lang w:eastAsia="zh-CN"/>
        </w:rPr>
      </w:pPr>
    </w:p>
    <w:p w14:paraId="1C56764F" w14:textId="77777777" w:rsidR="003026FA" w:rsidRPr="00B925D1" w:rsidRDefault="003026FA" w:rsidP="003026FA">
      <w:pPr>
        <w:rPr>
          <w:rFonts w:eastAsiaTheme="majorEastAsia" w:cstheme="majorBidi"/>
          <w:b/>
          <w:bCs/>
          <w:i/>
          <w:iCs/>
        </w:rPr>
      </w:pPr>
      <w:r w:rsidRPr="00B925D1">
        <w:br w:type="page"/>
      </w:r>
    </w:p>
    <w:p w14:paraId="3C0573B7" w14:textId="77777777" w:rsidR="003026FA" w:rsidRPr="00B925D1" w:rsidRDefault="003026FA" w:rsidP="003026FA">
      <w:pPr>
        <w:pStyle w:val="Heading4"/>
        <w:tabs>
          <w:tab w:val="left" w:pos="1170"/>
        </w:tabs>
        <w:spacing w:after="0"/>
        <w:ind w:hanging="504"/>
      </w:pPr>
      <w:r w:rsidRPr="00B925D1">
        <w:lastRenderedPageBreak/>
        <w:t>Screen</w:t>
      </w:r>
    </w:p>
    <w:p w14:paraId="38350F9B" w14:textId="77777777" w:rsidR="003026FA" w:rsidRPr="00B925D1" w:rsidRDefault="003026FA" w:rsidP="003026FA">
      <w:pPr>
        <w:ind w:left="360"/>
        <w:rPr>
          <w:b/>
          <w:u w:val="single"/>
        </w:rPr>
      </w:pPr>
      <w:r w:rsidRPr="00B925D1">
        <w:rPr>
          <w:b/>
          <w:u w:val="single"/>
        </w:rPr>
        <w:t>System Dashboard View (Active Main Schedulers)</w:t>
      </w:r>
    </w:p>
    <w:p w14:paraId="66A4807A" w14:textId="77777777" w:rsidR="003026FA" w:rsidRPr="00B925D1" w:rsidRDefault="003026FA" w:rsidP="003026FA">
      <w:pPr>
        <w:ind w:left="360"/>
        <w:rPr>
          <w:b/>
          <w:u w:val="single"/>
        </w:rPr>
      </w:pPr>
      <w:r w:rsidRPr="00B925D1">
        <w:rPr>
          <w:noProof/>
          <w:lang w:eastAsia="zh-CN"/>
        </w:rPr>
        <w:drawing>
          <wp:inline distT="0" distB="0" distL="0" distR="0" wp14:anchorId="6CDFE4F9" wp14:editId="64600E67">
            <wp:extent cx="6858000" cy="4081145"/>
            <wp:effectExtent l="0" t="0" r="0" b="0"/>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4081145"/>
                    </a:xfrm>
                    <a:prstGeom prst="rect">
                      <a:avLst/>
                    </a:prstGeom>
                  </pic:spPr>
                </pic:pic>
              </a:graphicData>
            </a:graphic>
          </wp:inline>
        </w:drawing>
      </w:r>
    </w:p>
    <w:p w14:paraId="4FE1B9FC" w14:textId="77777777" w:rsidR="003026FA" w:rsidRPr="00B925D1" w:rsidRDefault="003026FA" w:rsidP="003026FA">
      <w:pPr>
        <w:ind w:left="450"/>
        <w:rPr>
          <w:lang w:eastAsia="zh-CN"/>
        </w:rPr>
      </w:pPr>
    </w:p>
    <w:p w14:paraId="21A8E771" w14:textId="77777777" w:rsidR="003026FA" w:rsidRPr="00B925D1" w:rsidRDefault="003026FA" w:rsidP="003026FA">
      <w:pPr>
        <w:rPr>
          <w:rFonts w:eastAsiaTheme="majorEastAsia" w:cstheme="majorBidi"/>
          <w:b/>
          <w:bCs/>
          <w:i/>
          <w:iCs/>
        </w:rPr>
      </w:pPr>
      <w:r w:rsidRPr="00B925D1">
        <w:br w:type="page"/>
      </w:r>
    </w:p>
    <w:p w14:paraId="67C3AD4B" w14:textId="77777777" w:rsidR="003026FA" w:rsidRPr="00B925D1" w:rsidRDefault="003026FA" w:rsidP="003026FA">
      <w:pPr>
        <w:pStyle w:val="Heading4"/>
        <w:tabs>
          <w:tab w:val="left" w:pos="1170"/>
        </w:tabs>
        <w:spacing w:after="0"/>
        <w:ind w:hanging="504"/>
      </w:pPr>
      <w:r w:rsidRPr="00B925D1">
        <w:lastRenderedPageBreak/>
        <w:t>Data Fields &amp; Presentation Logic</w:t>
      </w:r>
    </w:p>
    <w:p w14:paraId="58DC0EE1" w14:textId="77777777" w:rsidR="003026FA" w:rsidRPr="00B925D1" w:rsidRDefault="003026FA" w:rsidP="0005458D">
      <w:pPr>
        <w:pStyle w:val="ListParagraph"/>
        <w:numPr>
          <w:ilvl w:val="0"/>
          <w:numId w:val="39"/>
        </w:numPr>
        <w:rPr>
          <w:lang w:eastAsia="zh-CN"/>
        </w:rPr>
      </w:pPr>
      <w:r w:rsidRPr="00B925D1">
        <w:rPr>
          <w:lang w:eastAsia="zh-CN"/>
        </w:rPr>
        <w:t>Default Sorting of Job Logs View List, Priority from top to bottom</w:t>
      </w:r>
    </w:p>
    <w:p w14:paraId="0D33B884" w14:textId="77777777" w:rsidR="003026FA" w:rsidRPr="00B925D1" w:rsidRDefault="003026FA" w:rsidP="003026FA">
      <w:pPr>
        <w:pStyle w:val="ListParagraph"/>
        <w:numPr>
          <w:ilvl w:val="0"/>
          <w:numId w:val="3"/>
        </w:numPr>
        <w:spacing w:line="240" w:lineRule="auto"/>
        <w:rPr>
          <w:lang w:eastAsia="zh-CN"/>
        </w:rPr>
      </w:pPr>
      <w:r w:rsidRPr="00B925D1">
        <w:rPr>
          <w:lang w:eastAsia="zh-CN"/>
        </w:rPr>
        <w:t>N</w:t>
      </w:r>
      <w:r w:rsidRPr="00B925D1">
        <w:rPr>
          <w:lang w:eastAsia="zh-HK"/>
        </w:rPr>
        <w:t xml:space="preserve">ame </w:t>
      </w:r>
      <w:r w:rsidRPr="00B925D1">
        <w:rPr>
          <w:lang w:eastAsia="zh-CN"/>
        </w:rPr>
        <w:t>(Ascending)</w:t>
      </w:r>
    </w:p>
    <w:p w14:paraId="143A4D36" w14:textId="77777777" w:rsidR="003026FA" w:rsidRPr="00B925D1" w:rsidRDefault="003026FA" w:rsidP="003026FA">
      <w:pPr>
        <w:spacing w:line="240" w:lineRule="auto"/>
        <w:ind w:left="360"/>
        <w:rPr>
          <w:lang w:eastAsia="zh-CN"/>
        </w:rPr>
      </w:pPr>
    </w:p>
    <w:p w14:paraId="1BB0DF5F" w14:textId="77777777" w:rsidR="003026FA" w:rsidRPr="00B925D1" w:rsidRDefault="003026FA" w:rsidP="0005458D">
      <w:pPr>
        <w:pStyle w:val="ListParagraph"/>
        <w:numPr>
          <w:ilvl w:val="0"/>
          <w:numId w:val="39"/>
        </w:numPr>
        <w:spacing w:line="240" w:lineRule="auto"/>
        <w:rPr>
          <w:lang w:eastAsia="zh-CN"/>
        </w:rPr>
      </w:pPr>
      <w:r w:rsidRPr="00B925D1">
        <w:rPr>
          <w:lang w:eastAsia="zh-CN"/>
        </w:rPr>
        <w:t>Layout</w:t>
      </w:r>
    </w:p>
    <w:tbl>
      <w:tblPr>
        <w:tblW w:w="1071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10"/>
        <w:gridCol w:w="1103"/>
        <w:gridCol w:w="1170"/>
        <w:gridCol w:w="1237"/>
        <w:gridCol w:w="1620"/>
        <w:gridCol w:w="1800"/>
        <w:gridCol w:w="2070"/>
      </w:tblGrid>
      <w:tr w:rsidR="003026FA" w:rsidRPr="00B925D1" w14:paraId="7E7F58D5" w14:textId="77777777" w:rsidTr="00436026">
        <w:trPr>
          <w:tblHeader/>
        </w:trPr>
        <w:tc>
          <w:tcPr>
            <w:tcW w:w="1710" w:type="dxa"/>
            <w:shd w:val="clear" w:color="auto" w:fill="C6D9F1"/>
            <w:vAlign w:val="center"/>
          </w:tcPr>
          <w:p w14:paraId="6B75EF50" w14:textId="77777777" w:rsidR="003026FA" w:rsidRPr="00B925D1" w:rsidRDefault="003026FA" w:rsidP="003026FA">
            <w:pPr>
              <w:spacing w:after="0"/>
              <w:rPr>
                <w:b/>
              </w:rPr>
            </w:pPr>
            <w:r w:rsidRPr="00B925D1">
              <w:rPr>
                <w:b/>
              </w:rPr>
              <w:t>Field</w:t>
            </w:r>
          </w:p>
        </w:tc>
        <w:tc>
          <w:tcPr>
            <w:tcW w:w="1103" w:type="dxa"/>
            <w:shd w:val="clear" w:color="auto" w:fill="C6D9F1"/>
            <w:vAlign w:val="center"/>
          </w:tcPr>
          <w:p w14:paraId="266ACBEC" w14:textId="77777777" w:rsidR="003026FA" w:rsidRPr="00B925D1" w:rsidRDefault="003026FA" w:rsidP="003026FA">
            <w:pPr>
              <w:spacing w:after="0"/>
              <w:rPr>
                <w:b/>
              </w:rPr>
            </w:pPr>
            <w:r w:rsidRPr="00B925D1">
              <w:rPr>
                <w:b/>
              </w:rPr>
              <w:t>Object Type</w:t>
            </w:r>
          </w:p>
        </w:tc>
        <w:tc>
          <w:tcPr>
            <w:tcW w:w="1170" w:type="dxa"/>
            <w:shd w:val="clear" w:color="auto" w:fill="C6D9F1"/>
            <w:vAlign w:val="center"/>
          </w:tcPr>
          <w:p w14:paraId="6A1DD9F3" w14:textId="77777777" w:rsidR="003026FA" w:rsidRPr="00B925D1" w:rsidRDefault="003026FA" w:rsidP="003026FA">
            <w:pPr>
              <w:spacing w:after="0"/>
              <w:rPr>
                <w:b/>
              </w:rPr>
            </w:pPr>
            <w:r w:rsidRPr="00B925D1">
              <w:rPr>
                <w:b/>
              </w:rPr>
              <w:t>Default Value</w:t>
            </w:r>
          </w:p>
        </w:tc>
        <w:tc>
          <w:tcPr>
            <w:tcW w:w="1237" w:type="dxa"/>
            <w:shd w:val="clear" w:color="auto" w:fill="C6D9F1"/>
            <w:vAlign w:val="center"/>
          </w:tcPr>
          <w:p w14:paraId="163F287B" w14:textId="77777777" w:rsidR="003026FA" w:rsidRPr="00B925D1" w:rsidRDefault="003026FA" w:rsidP="003026FA">
            <w:pPr>
              <w:spacing w:after="0"/>
              <w:rPr>
                <w:b/>
              </w:rPr>
            </w:pPr>
            <w:r w:rsidRPr="00B925D1">
              <w:rPr>
                <w:b/>
              </w:rPr>
              <w:t>Mandatory (M/O/C)</w:t>
            </w:r>
          </w:p>
        </w:tc>
        <w:tc>
          <w:tcPr>
            <w:tcW w:w="1620" w:type="dxa"/>
            <w:shd w:val="clear" w:color="auto" w:fill="C6D9F1"/>
            <w:vAlign w:val="center"/>
          </w:tcPr>
          <w:p w14:paraId="1000AB10" w14:textId="77777777" w:rsidR="003026FA" w:rsidRPr="00B925D1" w:rsidRDefault="003026FA" w:rsidP="0048517E">
            <w:pPr>
              <w:spacing w:after="0"/>
              <w:jc w:val="center"/>
              <w:rPr>
                <w:b/>
              </w:rPr>
            </w:pPr>
            <w:r w:rsidRPr="00B925D1">
              <w:rPr>
                <w:b/>
              </w:rPr>
              <w:t>Format</w:t>
            </w:r>
          </w:p>
        </w:tc>
        <w:tc>
          <w:tcPr>
            <w:tcW w:w="1800" w:type="dxa"/>
            <w:shd w:val="clear" w:color="auto" w:fill="C6D9F1"/>
            <w:vAlign w:val="center"/>
          </w:tcPr>
          <w:p w14:paraId="04AF3705" w14:textId="77777777" w:rsidR="003026FA" w:rsidRPr="00B925D1" w:rsidRDefault="003026FA" w:rsidP="003026FA">
            <w:pPr>
              <w:spacing w:after="0"/>
              <w:rPr>
                <w:b/>
              </w:rPr>
            </w:pPr>
            <w:r w:rsidRPr="00B925D1">
              <w:rPr>
                <w:b/>
              </w:rPr>
              <w:t>Action / Event / Response</w:t>
            </w:r>
          </w:p>
        </w:tc>
        <w:tc>
          <w:tcPr>
            <w:tcW w:w="2070" w:type="dxa"/>
            <w:shd w:val="clear" w:color="auto" w:fill="C6D9F1"/>
            <w:vAlign w:val="center"/>
          </w:tcPr>
          <w:p w14:paraId="50DE62C1" w14:textId="77777777" w:rsidR="003026FA" w:rsidRPr="00B925D1" w:rsidRDefault="003026FA" w:rsidP="003026FA">
            <w:pPr>
              <w:spacing w:after="0"/>
              <w:rPr>
                <w:b/>
              </w:rPr>
            </w:pPr>
            <w:r w:rsidRPr="00B925D1">
              <w:rPr>
                <w:b/>
              </w:rPr>
              <w:t>Description</w:t>
            </w:r>
          </w:p>
        </w:tc>
      </w:tr>
      <w:tr w:rsidR="003026FA" w:rsidRPr="00B925D1" w14:paraId="0438230A" w14:textId="77777777" w:rsidTr="00436026">
        <w:tc>
          <w:tcPr>
            <w:tcW w:w="1710" w:type="dxa"/>
            <w:vAlign w:val="center"/>
          </w:tcPr>
          <w:p w14:paraId="767FD198" w14:textId="77777777" w:rsidR="003026FA" w:rsidRPr="00B925D1" w:rsidRDefault="003026FA" w:rsidP="003026FA">
            <w:pPr>
              <w:spacing w:after="0"/>
              <w:ind w:left="-18" w:right="-108"/>
              <w:rPr>
                <w:b/>
              </w:rPr>
            </w:pPr>
            <w:r w:rsidRPr="00B925D1">
              <w:rPr>
                <w:b/>
              </w:rPr>
              <w:t>Job Name</w:t>
            </w:r>
          </w:p>
        </w:tc>
        <w:tc>
          <w:tcPr>
            <w:tcW w:w="1103" w:type="dxa"/>
            <w:vAlign w:val="center"/>
          </w:tcPr>
          <w:p w14:paraId="2098BBEB" w14:textId="77777777" w:rsidR="003026FA" w:rsidRPr="00B925D1" w:rsidRDefault="003026FA" w:rsidP="003026FA">
            <w:pPr>
              <w:spacing w:after="0"/>
            </w:pPr>
            <w:r w:rsidRPr="00B925D1">
              <w:t>Read-only text</w:t>
            </w:r>
          </w:p>
        </w:tc>
        <w:tc>
          <w:tcPr>
            <w:tcW w:w="1170" w:type="dxa"/>
            <w:vAlign w:val="center"/>
          </w:tcPr>
          <w:p w14:paraId="1E6DD80D" w14:textId="77777777" w:rsidR="003026FA" w:rsidRPr="00B925D1" w:rsidRDefault="003026FA" w:rsidP="003026FA">
            <w:pPr>
              <w:spacing w:after="0"/>
            </w:pPr>
            <w:r w:rsidRPr="00B925D1">
              <w:t>Prefilled</w:t>
            </w:r>
          </w:p>
        </w:tc>
        <w:tc>
          <w:tcPr>
            <w:tcW w:w="1237" w:type="dxa"/>
            <w:vAlign w:val="center"/>
          </w:tcPr>
          <w:p w14:paraId="77062E9B" w14:textId="77777777" w:rsidR="003026FA" w:rsidRPr="00B925D1" w:rsidRDefault="003026FA" w:rsidP="003026FA">
            <w:pPr>
              <w:spacing w:after="0"/>
            </w:pPr>
            <w:r w:rsidRPr="00B925D1">
              <w:t>-</w:t>
            </w:r>
          </w:p>
        </w:tc>
        <w:tc>
          <w:tcPr>
            <w:tcW w:w="1620" w:type="dxa"/>
            <w:vAlign w:val="center"/>
          </w:tcPr>
          <w:p w14:paraId="4336DFE1" w14:textId="7C730496" w:rsidR="003026FA" w:rsidRPr="00B925D1" w:rsidRDefault="003026FA" w:rsidP="0048517E">
            <w:pPr>
              <w:spacing w:after="0"/>
              <w:jc w:val="center"/>
            </w:pPr>
            <w:r w:rsidRPr="00B925D1">
              <w:t>A</w:t>
            </w:r>
            <w:r w:rsidR="00436026">
              <w:t>50</w:t>
            </w:r>
          </w:p>
        </w:tc>
        <w:tc>
          <w:tcPr>
            <w:tcW w:w="1800" w:type="dxa"/>
            <w:vAlign w:val="center"/>
          </w:tcPr>
          <w:p w14:paraId="2B37800C" w14:textId="77777777" w:rsidR="003026FA" w:rsidRPr="00B925D1" w:rsidRDefault="003026FA" w:rsidP="003026FA">
            <w:pPr>
              <w:spacing w:after="0"/>
            </w:pPr>
            <w:r w:rsidRPr="00B925D1">
              <w:t>-</w:t>
            </w:r>
          </w:p>
        </w:tc>
        <w:tc>
          <w:tcPr>
            <w:tcW w:w="2070" w:type="dxa"/>
            <w:vAlign w:val="center"/>
          </w:tcPr>
          <w:p w14:paraId="0B3826E0" w14:textId="77777777" w:rsidR="003026FA" w:rsidRPr="00B925D1" w:rsidRDefault="003026FA" w:rsidP="003026FA">
            <w:pPr>
              <w:spacing w:after="0"/>
            </w:pPr>
            <w:r w:rsidRPr="00B925D1">
              <w:t>Job Name</w:t>
            </w:r>
          </w:p>
        </w:tc>
      </w:tr>
      <w:tr w:rsidR="003026FA" w:rsidRPr="00B925D1" w14:paraId="1E0F20A8" w14:textId="77777777" w:rsidTr="00436026">
        <w:tc>
          <w:tcPr>
            <w:tcW w:w="1710" w:type="dxa"/>
            <w:vAlign w:val="center"/>
          </w:tcPr>
          <w:p w14:paraId="78A4EAEE" w14:textId="77777777" w:rsidR="003026FA" w:rsidRPr="00B925D1" w:rsidRDefault="003026FA" w:rsidP="003026FA">
            <w:pPr>
              <w:spacing w:after="0"/>
              <w:ind w:left="-18" w:right="-108"/>
              <w:rPr>
                <w:b/>
              </w:rPr>
            </w:pPr>
            <w:r w:rsidRPr="00B925D1">
              <w:rPr>
                <w:b/>
              </w:rPr>
              <w:t xml:space="preserve">Run Time </w:t>
            </w:r>
          </w:p>
        </w:tc>
        <w:tc>
          <w:tcPr>
            <w:tcW w:w="1103" w:type="dxa"/>
            <w:vAlign w:val="center"/>
          </w:tcPr>
          <w:p w14:paraId="69D5A46B" w14:textId="77777777" w:rsidR="003026FA" w:rsidRPr="00B925D1" w:rsidRDefault="003026FA" w:rsidP="003026FA">
            <w:pPr>
              <w:spacing w:after="0"/>
            </w:pPr>
            <w:r w:rsidRPr="00B925D1">
              <w:t>Ready only text</w:t>
            </w:r>
          </w:p>
        </w:tc>
        <w:tc>
          <w:tcPr>
            <w:tcW w:w="1170" w:type="dxa"/>
            <w:vAlign w:val="center"/>
          </w:tcPr>
          <w:p w14:paraId="441195BB" w14:textId="77777777" w:rsidR="003026FA" w:rsidRPr="00B925D1" w:rsidRDefault="003026FA" w:rsidP="003026FA">
            <w:pPr>
              <w:spacing w:after="0"/>
            </w:pPr>
            <w:r w:rsidRPr="00B925D1">
              <w:t>Prefilled</w:t>
            </w:r>
          </w:p>
        </w:tc>
        <w:tc>
          <w:tcPr>
            <w:tcW w:w="1237" w:type="dxa"/>
            <w:vAlign w:val="center"/>
          </w:tcPr>
          <w:p w14:paraId="71AA003F" w14:textId="77777777" w:rsidR="003026FA" w:rsidRPr="00B925D1" w:rsidRDefault="003026FA" w:rsidP="003026FA">
            <w:pPr>
              <w:spacing w:after="0"/>
            </w:pPr>
            <w:r w:rsidRPr="00B925D1">
              <w:t>-</w:t>
            </w:r>
          </w:p>
        </w:tc>
        <w:tc>
          <w:tcPr>
            <w:tcW w:w="1620" w:type="dxa"/>
            <w:vAlign w:val="center"/>
          </w:tcPr>
          <w:p w14:paraId="21D85E82" w14:textId="5237BB63" w:rsidR="003026FA" w:rsidRPr="00B925D1" w:rsidRDefault="00436026" w:rsidP="0048517E">
            <w:pPr>
              <w:spacing w:after="0"/>
              <w:jc w:val="center"/>
            </w:pPr>
            <w:r>
              <w:t>A200</w:t>
            </w:r>
          </w:p>
        </w:tc>
        <w:tc>
          <w:tcPr>
            <w:tcW w:w="1800" w:type="dxa"/>
            <w:vAlign w:val="center"/>
          </w:tcPr>
          <w:p w14:paraId="04AE712E" w14:textId="77777777" w:rsidR="003026FA" w:rsidRPr="00B925D1" w:rsidRDefault="003026FA" w:rsidP="003026FA">
            <w:pPr>
              <w:spacing w:after="0"/>
            </w:pPr>
            <w:r w:rsidRPr="00B925D1">
              <w:t>-</w:t>
            </w:r>
          </w:p>
        </w:tc>
        <w:tc>
          <w:tcPr>
            <w:tcW w:w="2070" w:type="dxa"/>
            <w:vAlign w:val="center"/>
          </w:tcPr>
          <w:p w14:paraId="33389DEB" w14:textId="0FBFC6F0" w:rsidR="003026FA" w:rsidRPr="00B925D1" w:rsidRDefault="003026FA" w:rsidP="003026FA">
            <w:pPr>
              <w:spacing w:after="0"/>
            </w:pPr>
            <w:r w:rsidRPr="00B925D1">
              <w:t>Description of each job recurring pattern. (</w:t>
            </w:r>
            <w:r w:rsidR="00436026" w:rsidRPr="00B925D1">
              <w:t>e.g.</w:t>
            </w:r>
            <w:r w:rsidRPr="00B925D1">
              <w:t xml:space="preserve"> When it will start, re-run for every n minutes) </w:t>
            </w:r>
          </w:p>
        </w:tc>
      </w:tr>
      <w:tr w:rsidR="00436026" w:rsidRPr="00B925D1" w14:paraId="6CEF5333" w14:textId="77777777" w:rsidTr="007E45F6">
        <w:tc>
          <w:tcPr>
            <w:tcW w:w="1710" w:type="dxa"/>
            <w:vAlign w:val="center"/>
          </w:tcPr>
          <w:p w14:paraId="4564902B" w14:textId="77777777" w:rsidR="00436026" w:rsidRPr="00B925D1" w:rsidRDefault="00436026" w:rsidP="00436026">
            <w:pPr>
              <w:spacing w:after="0"/>
              <w:ind w:left="-18" w:right="-108"/>
              <w:rPr>
                <w:b/>
              </w:rPr>
            </w:pPr>
            <w:r w:rsidRPr="00B925D1">
              <w:rPr>
                <w:b/>
              </w:rPr>
              <w:t>Start Time</w:t>
            </w:r>
          </w:p>
        </w:tc>
        <w:tc>
          <w:tcPr>
            <w:tcW w:w="1103" w:type="dxa"/>
            <w:vAlign w:val="center"/>
          </w:tcPr>
          <w:p w14:paraId="3DFB91DF" w14:textId="77777777" w:rsidR="00436026" w:rsidRPr="00B925D1" w:rsidRDefault="00436026" w:rsidP="00436026">
            <w:pPr>
              <w:spacing w:after="0"/>
            </w:pPr>
            <w:r w:rsidRPr="00B925D1">
              <w:t>Ready only text</w:t>
            </w:r>
          </w:p>
        </w:tc>
        <w:tc>
          <w:tcPr>
            <w:tcW w:w="1170" w:type="dxa"/>
            <w:vAlign w:val="center"/>
          </w:tcPr>
          <w:p w14:paraId="7717E017" w14:textId="77777777" w:rsidR="00436026" w:rsidRPr="00B925D1" w:rsidRDefault="00436026" w:rsidP="00436026">
            <w:pPr>
              <w:spacing w:after="0"/>
            </w:pPr>
            <w:r w:rsidRPr="00B925D1">
              <w:t>Prefilled</w:t>
            </w:r>
          </w:p>
        </w:tc>
        <w:tc>
          <w:tcPr>
            <w:tcW w:w="1237" w:type="dxa"/>
            <w:vAlign w:val="center"/>
          </w:tcPr>
          <w:p w14:paraId="69FCC884" w14:textId="77777777" w:rsidR="00436026" w:rsidRPr="00B925D1" w:rsidRDefault="00436026" w:rsidP="00436026">
            <w:pPr>
              <w:spacing w:after="0"/>
            </w:pPr>
            <w:r w:rsidRPr="00B925D1">
              <w:t>-</w:t>
            </w:r>
          </w:p>
        </w:tc>
        <w:tc>
          <w:tcPr>
            <w:tcW w:w="1620" w:type="dxa"/>
          </w:tcPr>
          <w:p w14:paraId="6510A813" w14:textId="77777777" w:rsidR="00436026" w:rsidRDefault="00436026" w:rsidP="0048517E">
            <w:pPr>
              <w:spacing w:after="0"/>
              <w:jc w:val="center"/>
            </w:pPr>
            <w:r>
              <w:t>Datetime</w:t>
            </w:r>
          </w:p>
          <w:p w14:paraId="21A55B07" w14:textId="4B0CD651" w:rsidR="00436026" w:rsidRPr="00B925D1" w:rsidRDefault="00436026" w:rsidP="0048517E">
            <w:pPr>
              <w:spacing w:after="0"/>
              <w:jc w:val="center"/>
            </w:pPr>
            <w:r>
              <w:t>yyyy-mm-dd hh24:mi:ss</w:t>
            </w:r>
          </w:p>
        </w:tc>
        <w:tc>
          <w:tcPr>
            <w:tcW w:w="1800" w:type="dxa"/>
            <w:vAlign w:val="center"/>
          </w:tcPr>
          <w:p w14:paraId="5FA1E4AC" w14:textId="77777777" w:rsidR="00436026" w:rsidRPr="00B925D1" w:rsidRDefault="00436026" w:rsidP="00436026">
            <w:pPr>
              <w:spacing w:after="0"/>
            </w:pPr>
            <w:r w:rsidRPr="00B925D1">
              <w:t>-</w:t>
            </w:r>
          </w:p>
        </w:tc>
        <w:tc>
          <w:tcPr>
            <w:tcW w:w="2070" w:type="dxa"/>
            <w:vAlign w:val="center"/>
          </w:tcPr>
          <w:p w14:paraId="60CE7F1D" w14:textId="77777777" w:rsidR="00436026" w:rsidRPr="00B925D1" w:rsidRDefault="00436026" w:rsidP="00436026">
            <w:pPr>
              <w:spacing w:after="0"/>
            </w:pPr>
            <w:r w:rsidRPr="00B925D1">
              <w:t>Start Time</w:t>
            </w:r>
          </w:p>
        </w:tc>
      </w:tr>
      <w:tr w:rsidR="00436026" w:rsidRPr="00B925D1" w14:paraId="6AD37E04" w14:textId="77777777" w:rsidTr="007E45F6">
        <w:tc>
          <w:tcPr>
            <w:tcW w:w="1710" w:type="dxa"/>
            <w:vAlign w:val="center"/>
          </w:tcPr>
          <w:p w14:paraId="3457B94C" w14:textId="77777777" w:rsidR="00436026" w:rsidRPr="00B925D1" w:rsidRDefault="00436026" w:rsidP="00436026">
            <w:pPr>
              <w:spacing w:after="0"/>
              <w:ind w:left="-18" w:right="-108"/>
              <w:rPr>
                <w:b/>
              </w:rPr>
            </w:pPr>
            <w:r w:rsidRPr="00B925D1">
              <w:rPr>
                <w:b/>
              </w:rPr>
              <w:t>End Time</w:t>
            </w:r>
          </w:p>
        </w:tc>
        <w:tc>
          <w:tcPr>
            <w:tcW w:w="1103" w:type="dxa"/>
            <w:vAlign w:val="center"/>
          </w:tcPr>
          <w:p w14:paraId="246C767F" w14:textId="77777777" w:rsidR="00436026" w:rsidRPr="00B925D1" w:rsidRDefault="00436026" w:rsidP="00436026">
            <w:pPr>
              <w:spacing w:after="0"/>
            </w:pPr>
            <w:r w:rsidRPr="00B925D1">
              <w:t>Ready only text</w:t>
            </w:r>
          </w:p>
        </w:tc>
        <w:tc>
          <w:tcPr>
            <w:tcW w:w="1170" w:type="dxa"/>
            <w:vAlign w:val="center"/>
          </w:tcPr>
          <w:p w14:paraId="700AB077" w14:textId="77777777" w:rsidR="00436026" w:rsidRPr="00B925D1" w:rsidRDefault="00436026" w:rsidP="00436026">
            <w:pPr>
              <w:spacing w:after="0"/>
            </w:pPr>
            <w:r w:rsidRPr="00B925D1">
              <w:t>Prefilled</w:t>
            </w:r>
          </w:p>
        </w:tc>
        <w:tc>
          <w:tcPr>
            <w:tcW w:w="1237" w:type="dxa"/>
            <w:vAlign w:val="center"/>
          </w:tcPr>
          <w:p w14:paraId="6520A643" w14:textId="77777777" w:rsidR="00436026" w:rsidRPr="00B925D1" w:rsidRDefault="00436026" w:rsidP="00436026">
            <w:pPr>
              <w:spacing w:after="0"/>
            </w:pPr>
            <w:r w:rsidRPr="00B925D1">
              <w:t>-</w:t>
            </w:r>
          </w:p>
        </w:tc>
        <w:tc>
          <w:tcPr>
            <w:tcW w:w="1620" w:type="dxa"/>
          </w:tcPr>
          <w:p w14:paraId="37ABA9D2" w14:textId="77777777" w:rsidR="00436026" w:rsidRDefault="00436026" w:rsidP="0048517E">
            <w:pPr>
              <w:spacing w:after="0"/>
              <w:jc w:val="center"/>
            </w:pPr>
            <w:r>
              <w:t>Datetime</w:t>
            </w:r>
          </w:p>
          <w:p w14:paraId="30973ADF" w14:textId="4F9E9BEE" w:rsidR="00436026" w:rsidRPr="00B925D1" w:rsidRDefault="00436026" w:rsidP="0048517E">
            <w:pPr>
              <w:spacing w:after="0"/>
              <w:jc w:val="center"/>
            </w:pPr>
            <w:r>
              <w:t>yyyy-mm-dd hh24:mi:ss</w:t>
            </w:r>
          </w:p>
        </w:tc>
        <w:tc>
          <w:tcPr>
            <w:tcW w:w="1800" w:type="dxa"/>
            <w:vAlign w:val="center"/>
          </w:tcPr>
          <w:p w14:paraId="34BA5162" w14:textId="77777777" w:rsidR="00436026" w:rsidRPr="00B925D1" w:rsidRDefault="00436026" w:rsidP="00436026">
            <w:pPr>
              <w:spacing w:after="0"/>
            </w:pPr>
            <w:r w:rsidRPr="00B925D1">
              <w:t>-</w:t>
            </w:r>
          </w:p>
        </w:tc>
        <w:tc>
          <w:tcPr>
            <w:tcW w:w="2070" w:type="dxa"/>
            <w:vAlign w:val="center"/>
          </w:tcPr>
          <w:p w14:paraId="6AD0E44E" w14:textId="77777777" w:rsidR="00436026" w:rsidRPr="00B925D1" w:rsidRDefault="00436026" w:rsidP="00436026">
            <w:pPr>
              <w:spacing w:after="0"/>
            </w:pPr>
            <w:r w:rsidRPr="00B925D1">
              <w:t>End Time</w:t>
            </w:r>
          </w:p>
        </w:tc>
      </w:tr>
      <w:tr w:rsidR="003026FA" w:rsidRPr="00B925D1" w14:paraId="1FA3E5B2" w14:textId="77777777" w:rsidTr="00436026">
        <w:tc>
          <w:tcPr>
            <w:tcW w:w="1710" w:type="dxa"/>
            <w:vAlign w:val="center"/>
          </w:tcPr>
          <w:p w14:paraId="4E965F0E" w14:textId="77777777" w:rsidR="003026FA" w:rsidRPr="00B925D1" w:rsidRDefault="003026FA" w:rsidP="003026FA">
            <w:pPr>
              <w:spacing w:after="0"/>
              <w:ind w:right="-108"/>
              <w:rPr>
                <w:b/>
              </w:rPr>
            </w:pPr>
            <w:r w:rsidRPr="00B925D1">
              <w:rPr>
                <w:b/>
              </w:rPr>
              <w:t>Last Run Status</w:t>
            </w:r>
          </w:p>
        </w:tc>
        <w:tc>
          <w:tcPr>
            <w:tcW w:w="1103" w:type="dxa"/>
            <w:vAlign w:val="center"/>
          </w:tcPr>
          <w:p w14:paraId="79C982CF" w14:textId="77777777" w:rsidR="003026FA" w:rsidRPr="00B925D1" w:rsidRDefault="003026FA" w:rsidP="003026FA">
            <w:pPr>
              <w:spacing w:after="0"/>
            </w:pPr>
            <w:r w:rsidRPr="00B925D1">
              <w:t>Ready only text</w:t>
            </w:r>
          </w:p>
        </w:tc>
        <w:tc>
          <w:tcPr>
            <w:tcW w:w="1170" w:type="dxa"/>
            <w:vAlign w:val="center"/>
          </w:tcPr>
          <w:p w14:paraId="42AC4087" w14:textId="77777777" w:rsidR="003026FA" w:rsidRPr="00B925D1" w:rsidRDefault="003026FA" w:rsidP="003026FA">
            <w:pPr>
              <w:spacing w:after="0"/>
            </w:pPr>
            <w:r w:rsidRPr="00B925D1">
              <w:t>Prefilled</w:t>
            </w:r>
          </w:p>
        </w:tc>
        <w:tc>
          <w:tcPr>
            <w:tcW w:w="1237" w:type="dxa"/>
            <w:vAlign w:val="center"/>
          </w:tcPr>
          <w:p w14:paraId="6534424C" w14:textId="77777777" w:rsidR="003026FA" w:rsidRPr="00B925D1" w:rsidRDefault="003026FA" w:rsidP="003026FA">
            <w:pPr>
              <w:spacing w:after="0"/>
            </w:pPr>
            <w:r w:rsidRPr="00B925D1">
              <w:t>-</w:t>
            </w:r>
          </w:p>
        </w:tc>
        <w:tc>
          <w:tcPr>
            <w:tcW w:w="1620" w:type="dxa"/>
            <w:vAlign w:val="center"/>
          </w:tcPr>
          <w:p w14:paraId="20E053D9" w14:textId="4B3FAA1F" w:rsidR="003026FA" w:rsidRPr="00B925D1" w:rsidRDefault="003026FA" w:rsidP="0048517E">
            <w:pPr>
              <w:spacing w:after="0"/>
              <w:jc w:val="center"/>
            </w:pPr>
            <w:r w:rsidRPr="00B925D1">
              <w:t>A</w:t>
            </w:r>
            <w:r w:rsidR="00436026">
              <w:t>100</w:t>
            </w:r>
          </w:p>
        </w:tc>
        <w:tc>
          <w:tcPr>
            <w:tcW w:w="1800" w:type="dxa"/>
            <w:vAlign w:val="center"/>
          </w:tcPr>
          <w:p w14:paraId="58FD776F" w14:textId="77777777" w:rsidR="003026FA" w:rsidRPr="00B925D1" w:rsidRDefault="003026FA" w:rsidP="003026FA">
            <w:pPr>
              <w:spacing w:after="0"/>
            </w:pPr>
            <w:r w:rsidRPr="00B925D1">
              <w:t>-</w:t>
            </w:r>
          </w:p>
        </w:tc>
        <w:tc>
          <w:tcPr>
            <w:tcW w:w="2070" w:type="dxa"/>
            <w:vAlign w:val="center"/>
          </w:tcPr>
          <w:p w14:paraId="0EDBC1BB" w14:textId="77777777" w:rsidR="003026FA" w:rsidRPr="00B925D1" w:rsidRDefault="003026FA" w:rsidP="003026FA">
            <w:pPr>
              <w:spacing w:after="0"/>
            </w:pPr>
            <w:r w:rsidRPr="00B925D1">
              <w:t>Last Run Status</w:t>
            </w:r>
          </w:p>
        </w:tc>
      </w:tr>
      <w:tr w:rsidR="003026FA" w:rsidRPr="00B925D1" w14:paraId="0860EE4B" w14:textId="77777777" w:rsidTr="00436026">
        <w:tc>
          <w:tcPr>
            <w:tcW w:w="1710" w:type="dxa"/>
            <w:vAlign w:val="center"/>
          </w:tcPr>
          <w:p w14:paraId="6DAFB16E" w14:textId="77777777" w:rsidR="003026FA" w:rsidRPr="00B925D1" w:rsidRDefault="003026FA" w:rsidP="003026FA">
            <w:pPr>
              <w:spacing w:after="0"/>
              <w:ind w:left="-18" w:right="-108"/>
              <w:rPr>
                <w:b/>
              </w:rPr>
            </w:pPr>
            <w:r w:rsidRPr="00B925D1">
              <w:rPr>
                <w:b/>
              </w:rPr>
              <w:t xml:space="preserve">No. of Scheme Processed </w:t>
            </w:r>
          </w:p>
        </w:tc>
        <w:tc>
          <w:tcPr>
            <w:tcW w:w="1103" w:type="dxa"/>
            <w:vAlign w:val="center"/>
          </w:tcPr>
          <w:p w14:paraId="0836CC04" w14:textId="77777777" w:rsidR="003026FA" w:rsidRPr="00B925D1" w:rsidRDefault="003026FA" w:rsidP="003026FA">
            <w:pPr>
              <w:spacing w:after="0"/>
            </w:pPr>
            <w:r w:rsidRPr="00B925D1">
              <w:t>Ready only text</w:t>
            </w:r>
          </w:p>
        </w:tc>
        <w:tc>
          <w:tcPr>
            <w:tcW w:w="1170" w:type="dxa"/>
            <w:vAlign w:val="center"/>
          </w:tcPr>
          <w:p w14:paraId="393D5D17" w14:textId="77777777" w:rsidR="003026FA" w:rsidRPr="00B925D1" w:rsidRDefault="003026FA" w:rsidP="003026FA">
            <w:pPr>
              <w:spacing w:after="0"/>
            </w:pPr>
            <w:r w:rsidRPr="00B925D1">
              <w:t>Prefilled</w:t>
            </w:r>
          </w:p>
        </w:tc>
        <w:tc>
          <w:tcPr>
            <w:tcW w:w="1237" w:type="dxa"/>
            <w:vAlign w:val="center"/>
          </w:tcPr>
          <w:p w14:paraId="02291892" w14:textId="77777777" w:rsidR="003026FA" w:rsidRPr="00B925D1" w:rsidRDefault="003026FA" w:rsidP="003026FA">
            <w:pPr>
              <w:spacing w:after="0"/>
            </w:pPr>
            <w:r w:rsidRPr="00B925D1">
              <w:t>-</w:t>
            </w:r>
          </w:p>
        </w:tc>
        <w:tc>
          <w:tcPr>
            <w:tcW w:w="1620" w:type="dxa"/>
            <w:vAlign w:val="center"/>
          </w:tcPr>
          <w:p w14:paraId="7DA04B03" w14:textId="77777777" w:rsidR="003026FA" w:rsidRPr="00B925D1" w:rsidRDefault="003026FA" w:rsidP="0048517E">
            <w:pPr>
              <w:spacing w:after="0"/>
              <w:jc w:val="center"/>
            </w:pPr>
            <w:r w:rsidRPr="00B925D1">
              <w:t>N(*)</w:t>
            </w:r>
          </w:p>
        </w:tc>
        <w:tc>
          <w:tcPr>
            <w:tcW w:w="1800" w:type="dxa"/>
            <w:vAlign w:val="center"/>
          </w:tcPr>
          <w:p w14:paraId="096AB838" w14:textId="77777777" w:rsidR="003026FA" w:rsidRPr="00B925D1" w:rsidRDefault="003026FA" w:rsidP="003026FA">
            <w:pPr>
              <w:spacing w:after="0"/>
            </w:pPr>
            <w:r w:rsidRPr="00B925D1">
              <w:t>-</w:t>
            </w:r>
          </w:p>
        </w:tc>
        <w:tc>
          <w:tcPr>
            <w:tcW w:w="2070" w:type="dxa"/>
            <w:vAlign w:val="center"/>
          </w:tcPr>
          <w:p w14:paraId="5E29E5C7" w14:textId="77777777" w:rsidR="003026FA" w:rsidRPr="00B925D1" w:rsidRDefault="003026FA" w:rsidP="003026FA">
            <w:pPr>
              <w:spacing w:after="0"/>
            </w:pPr>
            <w:r w:rsidRPr="00B925D1">
              <w:t xml:space="preserve">No. of Scheme Processed </w:t>
            </w:r>
          </w:p>
        </w:tc>
      </w:tr>
    </w:tbl>
    <w:p w14:paraId="09A27569" w14:textId="77777777" w:rsidR="003026FA" w:rsidRPr="00B925D1" w:rsidRDefault="003026FA" w:rsidP="003026FA">
      <w:pPr>
        <w:ind w:left="360"/>
        <w:rPr>
          <w:lang w:eastAsia="zh-CN"/>
        </w:rPr>
      </w:pPr>
      <w:r w:rsidRPr="00B925D1">
        <w:rPr>
          <w:lang w:eastAsia="zh-CN"/>
        </w:rPr>
        <w:tab/>
      </w:r>
      <w:r w:rsidRPr="00B925D1">
        <w:rPr>
          <w:lang w:eastAsia="zh-CN"/>
        </w:rPr>
        <w:tab/>
      </w:r>
    </w:p>
    <w:p w14:paraId="387EFF88" w14:textId="77777777" w:rsidR="003026FA" w:rsidRPr="00B925D1" w:rsidRDefault="003026FA" w:rsidP="003026FA">
      <w:pPr>
        <w:pStyle w:val="Heading4"/>
        <w:tabs>
          <w:tab w:val="left" w:pos="1170"/>
        </w:tabs>
        <w:spacing w:after="0"/>
        <w:ind w:hanging="504"/>
      </w:pPr>
      <w:r w:rsidRPr="00B925D1">
        <w:t>Screen Objects &amp; Action</w:t>
      </w:r>
    </w:p>
    <w:p w14:paraId="7B1DDBB2" w14:textId="77777777" w:rsidR="003026FA" w:rsidRPr="00B925D1" w:rsidRDefault="003026FA" w:rsidP="003026FA">
      <w:pPr>
        <w:ind w:left="360"/>
      </w:pPr>
      <w:r w:rsidRPr="00B925D1">
        <w:t>N/A</w:t>
      </w:r>
    </w:p>
    <w:p w14:paraId="74037F0E" w14:textId="77777777" w:rsidR="003026FA" w:rsidRPr="00B925D1" w:rsidRDefault="003026FA" w:rsidP="003026FA">
      <w:pPr>
        <w:pStyle w:val="Heading4"/>
        <w:tabs>
          <w:tab w:val="left" w:pos="1170"/>
        </w:tabs>
        <w:spacing w:after="0"/>
        <w:ind w:hanging="504"/>
      </w:pPr>
      <w:r w:rsidRPr="00B925D1">
        <w:t>User/Security Group</w:t>
      </w:r>
    </w:p>
    <w:p w14:paraId="452E23F0" w14:textId="77777777" w:rsidR="003026FA" w:rsidRPr="00B925D1" w:rsidRDefault="003026FA" w:rsidP="003026FA">
      <w:pPr>
        <w:ind w:left="360"/>
        <w:rPr>
          <w:rFonts w:eastAsia="SimSun"/>
        </w:rPr>
      </w:pPr>
      <w:proofErr w:type="gramStart"/>
      <w:r w:rsidRPr="00B925D1">
        <w:rPr>
          <w:rFonts w:eastAsia="SimSun"/>
        </w:rPr>
        <w:t>This function can be accessed by the following user(s)</w:t>
      </w:r>
      <w:proofErr w:type="gramEnd"/>
      <w:r w:rsidRPr="00B925D1">
        <w:rPr>
          <w:rFonts w:eastAsia="SimSun"/>
        </w:rPr>
        <w:t>:</w:t>
      </w:r>
    </w:p>
    <w:p w14:paraId="16257EBD" w14:textId="77777777" w:rsidR="003026FA" w:rsidRDefault="003026FA" w:rsidP="003026FA">
      <w:pPr>
        <w:pStyle w:val="ListParagraph"/>
        <w:numPr>
          <w:ilvl w:val="0"/>
          <w:numId w:val="3"/>
        </w:numPr>
        <w:rPr>
          <w:rFonts w:eastAsia="SimSun"/>
        </w:rPr>
      </w:pPr>
      <w:r w:rsidRPr="00B925D1">
        <w:rPr>
          <w:rFonts w:eastAsia="SimSun"/>
        </w:rPr>
        <w:t>System Administrator</w:t>
      </w:r>
    </w:p>
    <w:p w14:paraId="4582A8B8" w14:textId="408F7FB3" w:rsidR="00E7562D" w:rsidRPr="00B925D1" w:rsidRDefault="00E7562D" w:rsidP="003026FA">
      <w:pPr>
        <w:pStyle w:val="ListParagraph"/>
        <w:numPr>
          <w:ilvl w:val="0"/>
          <w:numId w:val="3"/>
        </w:numPr>
        <w:rPr>
          <w:rFonts w:eastAsia="SimSun"/>
        </w:rPr>
      </w:pPr>
      <w:r>
        <w:rPr>
          <w:rFonts w:eastAsia="SimSun"/>
        </w:rPr>
        <w:t xml:space="preserve">System Operator </w:t>
      </w:r>
    </w:p>
    <w:p w14:paraId="377BD641" w14:textId="77777777" w:rsidR="003026FA" w:rsidRPr="00B925D1" w:rsidRDefault="003026FA" w:rsidP="003026FA">
      <w:pPr>
        <w:pStyle w:val="Heading4"/>
        <w:tabs>
          <w:tab w:val="left" w:pos="1170"/>
        </w:tabs>
        <w:spacing w:after="0"/>
        <w:ind w:hanging="504"/>
      </w:pPr>
      <w:r w:rsidRPr="00B925D1">
        <w:t>Assumptions/Constraints</w:t>
      </w:r>
    </w:p>
    <w:p w14:paraId="24D73AEE" w14:textId="77777777" w:rsidR="003026FA" w:rsidRPr="00B925D1" w:rsidRDefault="003026FA" w:rsidP="003026FA">
      <w:pPr>
        <w:ind w:left="450"/>
        <w:rPr>
          <w:lang w:eastAsia="zh-CN"/>
        </w:rPr>
      </w:pPr>
      <w:r w:rsidRPr="00B925D1">
        <w:rPr>
          <w:lang w:eastAsia="zh-CN"/>
        </w:rPr>
        <w:t>N/A</w:t>
      </w:r>
    </w:p>
    <w:p w14:paraId="6FFC8297" w14:textId="77777777" w:rsidR="003026FA" w:rsidRPr="00B925D1" w:rsidRDefault="003026FA" w:rsidP="003026FA">
      <w:pPr>
        <w:pStyle w:val="Heading4"/>
        <w:tabs>
          <w:tab w:val="left" w:pos="1170"/>
        </w:tabs>
        <w:spacing w:after="0"/>
        <w:ind w:hanging="504"/>
      </w:pPr>
      <w:r w:rsidRPr="00B925D1">
        <w:t xml:space="preserve">Error &amp; Exception List </w:t>
      </w:r>
    </w:p>
    <w:p w14:paraId="452ADBA8" w14:textId="77777777" w:rsidR="003026FA" w:rsidRPr="00B925D1" w:rsidRDefault="003026FA" w:rsidP="003026FA">
      <w:pPr>
        <w:ind w:left="450"/>
        <w:rPr>
          <w:lang w:eastAsia="zh-CN"/>
        </w:rPr>
      </w:pPr>
      <w:r w:rsidRPr="00B925D1">
        <w:rPr>
          <w:lang w:eastAsia="zh-CN"/>
        </w:rPr>
        <w:t>N/A</w:t>
      </w:r>
    </w:p>
    <w:p w14:paraId="18399F2A" w14:textId="77777777" w:rsidR="003026FA" w:rsidRPr="00B925D1" w:rsidRDefault="003026FA" w:rsidP="003026FA">
      <w:pPr>
        <w:ind w:left="450"/>
        <w:rPr>
          <w:lang w:eastAsia="zh-CN"/>
        </w:rPr>
      </w:pPr>
    </w:p>
    <w:p w14:paraId="759BCDA5" w14:textId="77777777" w:rsidR="003026FA" w:rsidRPr="00B925D1" w:rsidRDefault="003026FA" w:rsidP="003026FA">
      <w:pPr>
        <w:pStyle w:val="Heading3"/>
        <w:tabs>
          <w:tab w:val="left" w:pos="990"/>
        </w:tabs>
        <w:spacing w:after="240"/>
        <w:ind w:left="990" w:hanging="630"/>
      </w:pPr>
      <w:r w:rsidRPr="00B925D1">
        <w:lastRenderedPageBreak/>
        <w:t>System Dashboard View (EOD Process)</w:t>
      </w:r>
    </w:p>
    <w:p w14:paraId="752D2667" w14:textId="77777777" w:rsidR="003026FA" w:rsidRPr="00B925D1" w:rsidRDefault="003026FA" w:rsidP="003026FA">
      <w:pPr>
        <w:pStyle w:val="Heading4"/>
        <w:tabs>
          <w:tab w:val="left" w:pos="1170"/>
        </w:tabs>
        <w:spacing w:after="0"/>
        <w:ind w:hanging="504"/>
      </w:pPr>
      <w:r w:rsidRPr="00B925D1">
        <w:t>Process/Work Flow</w:t>
      </w:r>
    </w:p>
    <w:p w14:paraId="60273A2C" w14:textId="77777777" w:rsidR="003026FA" w:rsidRPr="00B925D1" w:rsidRDefault="003026FA" w:rsidP="003026FA">
      <w:pPr>
        <w:ind w:left="360"/>
        <w:rPr>
          <w:lang w:eastAsia="zh-CN"/>
        </w:rPr>
      </w:pPr>
      <w:r w:rsidRPr="00B925D1">
        <w:rPr>
          <w:lang w:eastAsia="zh-CN"/>
        </w:rPr>
        <w:t>This function is to display the running status of EOD process.</w:t>
      </w:r>
    </w:p>
    <w:p w14:paraId="5BEF9475" w14:textId="77777777" w:rsidR="003026FA" w:rsidRPr="00B925D1" w:rsidRDefault="003026FA" w:rsidP="003026FA">
      <w:pPr>
        <w:ind w:left="360"/>
        <w:rPr>
          <w:b/>
          <w:u w:val="single"/>
          <w:lang w:eastAsia="zh-CN"/>
        </w:rPr>
      </w:pPr>
      <w:r w:rsidRPr="00B925D1">
        <w:rPr>
          <w:b/>
          <w:u w:val="single"/>
          <w:lang w:eastAsia="zh-CN"/>
        </w:rPr>
        <w:t>Business Logic</w:t>
      </w:r>
    </w:p>
    <w:p w14:paraId="111F2A9E" w14:textId="77777777" w:rsidR="003026FA" w:rsidRPr="00B925D1" w:rsidRDefault="003026FA" w:rsidP="003026FA">
      <w:pPr>
        <w:ind w:left="360"/>
        <w:rPr>
          <w:lang w:eastAsia="zh-CN"/>
        </w:rPr>
      </w:pPr>
      <w:r w:rsidRPr="00B925D1">
        <w:rPr>
          <w:lang w:eastAsia="zh-CN"/>
        </w:rPr>
        <w:t xml:space="preserve">The job logs view is to describe the running status of the scheduled EOD job. </w:t>
      </w:r>
    </w:p>
    <w:p w14:paraId="73B2A844" w14:textId="77777777" w:rsidR="003026FA" w:rsidRPr="00B925D1" w:rsidRDefault="003026FA" w:rsidP="0005458D">
      <w:pPr>
        <w:pStyle w:val="ListParagraph"/>
        <w:numPr>
          <w:ilvl w:val="0"/>
          <w:numId w:val="43"/>
        </w:numPr>
        <w:rPr>
          <w:lang w:eastAsia="zh-CN"/>
        </w:rPr>
      </w:pPr>
      <w:r w:rsidRPr="00B925D1">
        <w:rPr>
          <w:lang w:eastAsia="zh-CN"/>
        </w:rPr>
        <w:t xml:space="preserve">By default, </w:t>
      </w:r>
      <w:r w:rsidRPr="00B925D1">
        <w:rPr>
          <w:lang w:eastAsia="zh-HK"/>
        </w:rPr>
        <w:t xml:space="preserve">all the EOD jobs and their running status will be displayed </w:t>
      </w:r>
    </w:p>
    <w:p w14:paraId="27EE33BD" w14:textId="77777777" w:rsidR="003026FA" w:rsidRPr="00B925D1" w:rsidRDefault="003026FA" w:rsidP="003026FA">
      <w:pPr>
        <w:pStyle w:val="Heading4"/>
        <w:tabs>
          <w:tab w:val="left" w:pos="1170"/>
        </w:tabs>
        <w:spacing w:after="0"/>
        <w:ind w:hanging="504"/>
      </w:pPr>
      <w:r w:rsidRPr="00B925D1">
        <w:t>Screen</w:t>
      </w:r>
    </w:p>
    <w:p w14:paraId="78439706" w14:textId="77777777" w:rsidR="003026FA" w:rsidRPr="00B925D1" w:rsidRDefault="003026FA" w:rsidP="003026FA">
      <w:pPr>
        <w:ind w:left="360"/>
        <w:rPr>
          <w:b/>
          <w:u w:val="single"/>
        </w:rPr>
      </w:pPr>
      <w:r w:rsidRPr="00B925D1">
        <w:rPr>
          <w:b/>
          <w:u w:val="single"/>
        </w:rPr>
        <w:t>System Dashboard View (EOD Process)</w:t>
      </w:r>
    </w:p>
    <w:p w14:paraId="5405B851" w14:textId="77777777" w:rsidR="003026FA" w:rsidRPr="00B925D1" w:rsidRDefault="003026FA" w:rsidP="003026FA">
      <w:pPr>
        <w:ind w:left="360"/>
        <w:rPr>
          <w:b/>
          <w:u w:val="single"/>
        </w:rPr>
      </w:pPr>
      <w:r w:rsidRPr="00B925D1">
        <w:rPr>
          <w:noProof/>
          <w:lang w:eastAsia="zh-CN"/>
        </w:rPr>
        <w:drawing>
          <wp:inline distT="0" distB="0" distL="0" distR="0" wp14:anchorId="54157FA0" wp14:editId="57CE00C7">
            <wp:extent cx="6858000" cy="4081145"/>
            <wp:effectExtent l="0" t="0" r="0" b="0"/>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4081145"/>
                    </a:xfrm>
                    <a:prstGeom prst="rect">
                      <a:avLst/>
                    </a:prstGeom>
                  </pic:spPr>
                </pic:pic>
              </a:graphicData>
            </a:graphic>
          </wp:inline>
        </w:drawing>
      </w:r>
    </w:p>
    <w:p w14:paraId="7A7CCE12" w14:textId="77777777" w:rsidR="003026FA" w:rsidRPr="00B925D1" w:rsidRDefault="003026FA" w:rsidP="003026FA">
      <w:pPr>
        <w:ind w:left="450"/>
        <w:rPr>
          <w:lang w:eastAsia="zh-CN"/>
        </w:rPr>
      </w:pPr>
    </w:p>
    <w:p w14:paraId="20FA6FCB" w14:textId="77777777" w:rsidR="003026FA" w:rsidRPr="00B925D1" w:rsidRDefault="003026FA" w:rsidP="003026FA">
      <w:pPr>
        <w:rPr>
          <w:rFonts w:eastAsiaTheme="majorEastAsia" w:cstheme="majorBidi"/>
          <w:b/>
          <w:bCs/>
          <w:i/>
          <w:iCs/>
        </w:rPr>
      </w:pPr>
      <w:r w:rsidRPr="00B925D1">
        <w:br w:type="page"/>
      </w:r>
    </w:p>
    <w:p w14:paraId="429F7DE9" w14:textId="77777777" w:rsidR="003026FA" w:rsidRPr="00B925D1" w:rsidRDefault="003026FA" w:rsidP="003026FA">
      <w:pPr>
        <w:pStyle w:val="Heading4"/>
        <w:tabs>
          <w:tab w:val="left" w:pos="1170"/>
        </w:tabs>
        <w:spacing w:after="0"/>
        <w:ind w:hanging="504"/>
      </w:pPr>
      <w:r w:rsidRPr="00B925D1">
        <w:lastRenderedPageBreak/>
        <w:t>Data Fields &amp; Presentation Logic</w:t>
      </w:r>
    </w:p>
    <w:p w14:paraId="7BAE3233" w14:textId="77777777" w:rsidR="003026FA" w:rsidRPr="00B925D1" w:rsidRDefault="003026FA" w:rsidP="0005458D">
      <w:pPr>
        <w:pStyle w:val="ListParagraph"/>
        <w:numPr>
          <w:ilvl w:val="0"/>
          <w:numId w:val="44"/>
        </w:numPr>
        <w:rPr>
          <w:lang w:eastAsia="zh-CN"/>
        </w:rPr>
      </w:pPr>
      <w:r w:rsidRPr="00B925D1">
        <w:rPr>
          <w:lang w:eastAsia="zh-CN"/>
        </w:rPr>
        <w:t>Default Sorting of Job Logs View List, Priority from top to bottom</w:t>
      </w:r>
    </w:p>
    <w:p w14:paraId="64C8D792" w14:textId="37CFF07E" w:rsidR="003026FA" w:rsidRPr="00B925D1" w:rsidRDefault="0048517E" w:rsidP="003026FA">
      <w:pPr>
        <w:pStyle w:val="ListParagraph"/>
        <w:numPr>
          <w:ilvl w:val="0"/>
          <w:numId w:val="3"/>
        </w:numPr>
        <w:spacing w:line="240" w:lineRule="auto"/>
        <w:rPr>
          <w:lang w:eastAsia="zh-CN"/>
        </w:rPr>
      </w:pPr>
      <w:r>
        <w:rPr>
          <w:lang w:eastAsia="zh-CN"/>
        </w:rPr>
        <w:t>Polling Scheme</w:t>
      </w:r>
      <w:r w:rsidR="003026FA" w:rsidRPr="00B925D1">
        <w:rPr>
          <w:lang w:eastAsia="zh-HK"/>
        </w:rPr>
        <w:t xml:space="preserve"> </w:t>
      </w:r>
      <w:r w:rsidR="003026FA" w:rsidRPr="00B925D1">
        <w:rPr>
          <w:lang w:eastAsia="zh-CN"/>
        </w:rPr>
        <w:t>(</w:t>
      </w:r>
      <w:r>
        <w:rPr>
          <w:lang w:eastAsia="zh-CN"/>
        </w:rPr>
        <w:t>a</w:t>
      </w:r>
      <w:r w:rsidR="003026FA" w:rsidRPr="00B925D1">
        <w:rPr>
          <w:lang w:eastAsia="zh-CN"/>
        </w:rPr>
        <w:t>scending)</w:t>
      </w:r>
    </w:p>
    <w:p w14:paraId="0802DE6C" w14:textId="77777777" w:rsidR="003026FA" w:rsidRPr="00B925D1" w:rsidRDefault="003026FA" w:rsidP="003026FA">
      <w:pPr>
        <w:spacing w:line="240" w:lineRule="auto"/>
        <w:ind w:left="360"/>
        <w:rPr>
          <w:lang w:eastAsia="zh-CN"/>
        </w:rPr>
      </w:pPr>
    </w:p>
    <w:p w14:paraId="711B9BAA" w14:textId="77777777" w:rsidR="003026FA" w:rsidRPr="00B925D1" w:rsidRDefault="003026FA" w:rsidP="0005458D">
      <w:pPr>
        <w:pStyle w:val="ListParagraph"/>
        <w:numPr>
          <w:ilvl w:val="0"/>
          <w:numId w:val="44"/>
        </w:numPr>
        <w:spacing w:line="240" w:lineRule="auto"/>
        <w:rPr>
          <w:lang w:eastAsia="zh-CN"/>
        </w:rPr>
      </w:pPr>
      <w:r w:rsidRPr="00B925D1">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10"/>
        <w:gridCol w:w="1103"/>
        <w:gridCol w:w="1170"/>
        <w:gridCol w:w="1237"/>
        <w:gridCol w:w="1260"/>
        <w:gridCol w:w="1643"/>
        <w:gridCol w:w="2070"/>
      </w:tblGrid>
      <w:tr w:rsidR="003026FA" w:rsidRPr="00B925D1" w14:paraId="0FFD09F9" w14:textId="77777777" w:rsidTr="0048517E">
        <w:trPr>
          <w:tblHeader/>
        </w:trPr>
        <w:tc>
          <w:tcPr>
            <w:tcW w:w="1710" w:type="dxa"/>
            <w:shd w:val="clear" w:color="auto" w:fill="C6D9F1"/>
            <w:vAlign w:val="center"/>
          </w:tcPr>
          <w:p w14:paraId="4B2FBF12" w14:textId="77777777" w:rsidR="003026FA" w:rsidRPr="00B925D1" w:rsidRDefault="003026FA" w:rsidP="003026FA">
            <w:pPr>
              <w:spacing w:after="0"/>
              <w:rPr>
                <w:b/>
              </w:rPr>
            </w:pPr>
            <w:r w:rsidRPr="00B925D1">
              <w:rPr>
                <w:b/>
              </w:rPr>
              <w:t>Field</w:t>
            </w:r>
          </w:p>
        </w:tc>
        <w:tc>
          <w:tcPr>
            <w:tcW w:w="1103" w:type="dxa"/>
            <w:shd w:val="clear" w:color="auto" w:fill="C6D9F1"/>
            <w:vAlign w:val="center"/>
          </w:tcPr>
          <w:p w14:paraId="01C1E830" w14:textId="77777777" w:rsidR="003026FA" w:rsidRPr="00B925D1" w:rsidRDefault="003026FA" w:rsidP="003026FA">
            <w:pPr>
              <w:spacing w:after="0"/>
              <w:rPr>
                <w:b/>
              </w:rPr>
            </w:pPr>
            <w:r w:rsidRPr="00B925D1">
              <w:rPr>
                <w:b/>
              </w:rPr>
              <w:t>Object Type</w:t>
            </w:r>
          </w:p>
        </w:tc>
        <w:tc>
          <w:tcPr>
            <w:tcW w:w="1170" w:type="dxa"/>
            <w:shd w:val="clear" w:color="auto" w:fill="C6D9F1"/>
            <w:vAlign w:val="center"/>
          </w:tcPr>
          <w:p w14:paraId="06F53A54" w14:textId="77777777" w:rsidR="003026FA" w:rsidRPr="00B925D1" w:rsidRDefault="003026FA" w:rsidP="003026FA">
            <w:pPr>
              <w:spacing w:after="0"/>
              <w:rPr>
                <w:b/>
              </w:rPr>
            </w:pPr>
            <w:r w:rsidRPr="00B925D1">
              <w:rPr>
                <w:b/>
              </w:rPr>
              <w:t>Default Value</w:t>
            </w:r>
          </w:p>
        </w:tc>
        <w:tc>
          <w:tcPr>
            <w:tcW w:w="1237" w:type="dxa"/>
            <w:shd w:val="clear" w:color="auto" w:fill="C6D9F1"/>
            <w:vAlign w:val="center"/>
          </w:tcPr>
          <w:p w14:paraId="08CB6789" w14:textId="77777777" w:rsidR="003026FA" w:rsidRPr="00B925D1" w:rsidRDefault="003026FA" w:rsidP="003026FA">
            <w:pPr>
              <w:spacing w:after="0"/>
              <w:rPr>
                <w:b/>
              </w:rPr>
            </w:pPr>
            <w:r w:rsidRPr="00B925D1">
              <w:rPr>
                <w:b/>
              </w:rPr>
              <w:t>Mandatory (M/O/C)</w:t>
            </w:r>
          </w:p>
        </w:tc>
        <w:tc>
          <w:tcPr>
            <w:tcW w:w="1260" w:type="dxa"/>
            <w:shd w:val="clear" w:color="auto" w:fill="C6D9F1"/>
            <w:vAlign w:val="center"/>
          </w:tcPr>
          <w:p w14:paraId="7E4FB405" w14:textId="77777777" w:rsidR="003026FA" w:rsidRPr="00B925D1" w:rsidRDefault="003026FA" w:rsidP="003026FA">
            <w:pPr>
              <w:spacing w:after="0"/>
              <w:rPr>
                <w:b/>
              </w:rPr>
            </w:pPr>
            <w:r w:rsidRPr="00B925D1">
              <w:rPr>
                <w:b/>
              </w:rPr>
              <w:t>Format</w:t>
            </w:r>
          </w:p>
        </w:tc>
        <w:tc>
          <w:tcPr>
            <w:tcW w:w="1643" w:type="dxa"/>
            <w:shd w:val="clear" w:color="auto" w:fill="C6D9F1"/>
            <w:vAlign w:val="center"/>
          </w:tcPr>
          <w:p w14:paraId="52BA1CC7" w14:textId="77777777" w:rsidR="003026FA" w:rsidRPr="00B925D1" w:rsidRDefault="003026FA" w:rsidP="003026FA">
            <w:pPr>
              <w:spacing w:after="0"/>
              <w:rPr>
                <w:b/>
              </w:rPr>
            </w:pPr>
            <w:r w:rsidRPr="00B925D1">
              <w:rPr>
                <w:b/>
              </w:rPr>
              <w:t>Action / Event / Response</w:t>
            </w:r>
          </w:p>
        </w:tc>
        <w:tc>
          <w:tcPr>
            <w:tcW w:w="2070" w:type="dxa"/>
            <w:shd w:val="clear" w:color="auto" w:fill="C6D9F1"/>
            <w:vAlign w:val="center"/>
          </w:tcPr>
          <w:p w14:paraId="48EEE612" w14:textId="77777777" w:rsidR="003026FA" w:rsidRPr="00B925D1" w:rsidRDefault="003026FA" w:rsidP="003026FA">
            <w:pPr>
              <w:spacing w:after="0"/>
              <w:rPr>
                <w:b/>
              </w:rPr>
            </w:pPr>
            <w:r w:rsidRPr="00B925D1">
              <w:rPr>
                <w:b/>
              </w:rPr>
              <w:t>Description</w:t>
            </w:r>
          </w:p>
        </w:tc>
      </w:tr>
      <w:tr w:rsidR="003026FA" w:rsidRPr="00B925D1" w14:paraId="11B4CEAC" w14:textId="77777777" w:rsidTr="0048517E">
        <w:tc>
          <w:tcPr>
            <w:tcW w:w="1710" w:type="dxa"/>
            <w:vAlign w:val="center"/>
          </w:tcPr>
          <w:p w14:paraId="7974493B" w14:textId="77777777" w:rsidR="003026FA" w:rsidRPr="00B925D1" w:rsidRDefault="003026FA" w:rsidP="003026FA">
            <w:pPr>
              <w:spacing w:after="0"/>
              <w:ind w:left="-18" w:right="-108"/>
              <w:rPr>
                <w:b/>
              </w:rPr>
            </w:pPr>
            <w:r w:rsidRPr="00B925D1">
              <w:rPr>
                <w:b/>
              </w:rPr>
              <w:t>Branch Code</w:t>
            </w:r>
          </w:p>
        </w:tc>
        <w:tc>
          <w:tcPr>
            <w:tcW w:w="1103" w:type="dxa"/>
            <w:vAlign w:val="center"/>
          </w:tcPr>
          <w:p w14:paraId="7D2A49FA" w14:textId="77777777" w:rsidR="003026FA" w:rsidRPr="00B925D1" w:rsidRDefault="003026FA" w:rsidP="003026FA">
            <w:pPr>
              <w:spacing w:after="0"/>
            </w:pPr>
            <w:r w:rsidRPr="00B925D1">
              <w:t>Read-only text</w:t>
            </w:r>
          </w:p>
        </w:tc>
        <w:tc>
          <w:tcPr>
            <w:tcW w:w="1170" w:type="dxa"/>
            <w:vAlign w:val="center"/>
          </w:tcPr>
          <w:p w14:paraId="5A64EB3D" w14:textId="77777777" w:rsidR="003026FA" w:rsidRPr="00B925D1" w:rsidRDefault="003026FA" w:rsidP="003026FA">
            <w:pPr>
              <w:spacing w:after="0"/>
            </w:pPr>
            <w:r w:rsidRPr="00B925D1">
              <w:t>Prefilled</w:t>
            </w:r>
          </w:p>
        </w:tc>
        <w:tc>
          <w:tcPr>
            <w:tcW w:w="1237" w:type="dxa"/>
            <w:vAlign w:val="center"/>
          </w:tcPr>
          <w:p w14:paraId="6CA160E5" w14:textId="77777777" w:rsidR="003026FA" w:rsidRPr="00B925D1" w:rsidRDefault="003026FA" w:rsidP="003026FA">
            <w:pPr>
              <w:spacing w:after="0"/>
            </w:pPr>
            <w:r w:rsidRPr="00B925D1">
              <w:t>-</w:t>
            </w:r>
          </w:p>
        </w:tc>
        <w:tc>
          <w:tcPr>
            <w:tcW w:w="1260" w:type="dxa"/>
            <w:vAlign w:val="center"/>
          </w:tcPr>
          <w:p w14:paraId="060F13F3" w14:textId="77777777" w:rsidR="003026FA" w:rsidRPr="00B925D1" w:rsidRDefault="003026FA" w:rsidP="003026FA">
            <w:pPr>
              <w:spacing w:after="0"/>
            </w:pPr>
            <w:r w:rsidRPr="00B925D1">
              <w:t>A17</w:t>
            </w:r>
          </w:p>
        </w:tc>
        <w:tc>
          <w:tcPr>
            <w:tcW w:w="1643" w:type="dxa"/>
            <w:vAlign w:val="center"/>
          </w:tcPr>
          <w:p w14:paraId="0B7D1457" w14:textId="77777777" w:rsidR="003026FA" w:rsidRPr="00B925D1" w:rsidRDefault="003026FA" w:rsidP="003026FA">
            <w:pPr>
              <w:spacing w:after="0"/>
            </w:pPr>
            <w:r w:rsidRPr="00B925D1">
              <w:t>-</w:t>
            </w:r>
          </w:p>
        </w:tc>
        <w:tc>
          <w:tcPr>
            <w:tcW w:w="2070" w:type="dxa"/>
            <w:vAlign w:val="center"/>
          </w:tcPr>
          <w:p w14:paraId="588216E2" w14:textId="77777777" w:rsidR="003026FA" w:rsidRPr="00B925D1" w:rsidRDefault="003026FA" w:rsidP="003026FA">
            <w:pPr>
              <w:spacing w:after="0"/>
            </w:pPr>
            <w:r w:rsidRPr="00B925D1">
              <w:t>Branch Code</w:t>
            </w:r>
          </w:p>
        </w:tc>
      </w:tr>
      <w:tr w:rsidR="003026FA" w:rsidRPr="00B925D1" w14:paraId="61BDC26C" w14:textId="77777777" w:rsidTr="0048517E">
        <w:tc>
          <w:tcPr>
            <w:tcW w:w="1710" w:type="dxa"/>
            <w:vAlign w:val="center"/>
          </w:tcPr>
          <w:p w14:paraId="6069458B" w14:textId="77777777" w:rsidR="003026FA" w:rsidRPr="00B925D1" w:rsidRDefault="003026FA" w:rsidP="003026FA">
            <w:pPr>
              <w:spacing w:after="0"/>
              <w:ind w:right="-108"/>
              <w:rPr>
                <w:b/>
              </w:rPr>
            </w:pPr>
            <w:r w:rsidRPr="00B925D1">
              <w:rPr>
                <w:b/>
              </w:rPr>
              <w:t>Polling Scheme</w:t>
            </w:r>
          </w:p>
        </w:tc>
        <w:tc>
          <w:tcPr>
            <w:tcW w:w="1103" w:type="dxa"/>
            <w:vAlign w:val="center"/>
          </w:tcPr>
          <w:p w14:paraId="419DD404" w14:textId="77777777" w:rsidR="003026FA" w:rsidRPr="00B925D1" w:rsidRDefault="003026FA" w:rsidP="003026FA">
            <w:pPr>
              <w:spacing w:after="0"/>
            </w:pPr>
            <w:r w:rsidRPr="00B925D1">
              <w:t>Ready only text</w:t>
            </w:r>
          </w:p>
        </w:tc>
        <w:tc>
          <w:tcPr>
            <w:tcW w:w="1170" w:type="dxa"/>
            <w:vAlign w:val="center"/>
          </w:tcPr>
          <w:p w14:paraId="5EDB7438" w14:textId="77777777" w:rsidR="003026FA" w:rsidRPr="00B925D1" w:rsidRDefault="003026FA" w:rsidP="003026FA">
            <w:pPr>
              <w:spacing w:after="0"/>
            </w:pPr>
            <w:r w:rsidRPr="00B925D1">
              <w:t>Prefilled</w:t>
            </w:r>
          </w:p>
        </w:tc>
        <w:tc>
          <w:tcPr>
            <w:tcW w:w="1237" w:type="dxa"/>
            <w:vAlign w:val="center"/>
          </w:tcPr>
          <w:p w14:paraId="24066F39" w14:textId="6457FF6A" w:rsidR="003026FA" w:rsidRPr="00B925D1" w:rsidRDefault="00436026" w:rsidP="003026FA">
            <w:pPr>
              <w:spacing w:after="0"/>
            </w:pPr>
            <w:r>
              <w:t>-</w:t>
            </w:r>
          </w:p>
        </w:tc>
        <w:tc>
          <w:tcPr>
            <w:tcW w:w="1260" w:type="dxa"/>
            <w:vAlign w:val="center"/>
          </w:tcPr>
          <w:p w14:paraId="25E5A03F" w14:textId="47EFDCEE" w:rsidR="003026FA" w:rsidRPr="00B925D1" w:rsidRDefault="00436026" w:rsidP="003026FA">
            <w:pPr>
              <w:spacing w:after="0"/>
            </w:pPr>
            <w:r>
              <w:t>A100</w:t>
            </w:r>
          </w:p>
        </w:tc>
        <w:tc>
          <w:tcPr>
            <w:tcW w:w="1643" w:type="dxa"/>
            <w:vAlign w:val="center"/>
          </w:tcPr>
          <w:p w14:paraId="75414FC0" w14:textId="77777777" w:rsidR="003026FA" w:rsidRPr="00B925D1" w:rsidRDefault="003026FA" w:rsidP="003026FA">
            <w:pPr>
              <w:spacing w:after="0"/>
            </w:pPr>
            <w:r w:rsidRPr="00B925D1">
              <w:t>-</w:t>
            </w:r>
          </w:p>
        </w:tc>
        <w:tc>
          <w:tcPr>
            <w:tcW w:w="2070" w:type="dxa"/>
            <w:vAlign w:val="center"/>
          </w:tcPr>
          <w:p w14:paraId="659D61CC" w14:textId="77777777" w:rsidR="003026FA" w:rsidRPr="00B925D1" w:rsidRDefault="003026FA" w:rsidP="003026FA">
            <w:pPr>
              <w:spacing w:after="0"/>
            </w:pPr>
            <w:r w:rsidRPr="00B925D1">
              <w:t>Polling Scheme</w:t>
            </w:r>
          </w:p>
        </w:tc>
      </w:tr>
      <w:tr w:rsidR="003026FA" w:rsidRPr="00B925D1" w14:paraId="750790B6" w14:textId="77777777" w:rsidTr="0048517E">
        <w:tc>
          <w:tcPr>
            <w:tcW w:w="1710" w:type="dxa"/>
            <w:vAlign w:val="center"/>
          </w:tcPr>
          <w:p w14:paraId="47D897FA" w14:textId="77777777" w:rsidR="003026FA" w:rsidRPr="00B925D1" w:rsidRDefault="003026FA" w:rsidP="003026FA">
            <w:pPr>
              <w:spacing w:after="0"/>
              <w:ind w:left="-18" w:right="-108"/>
              <w:rPr>
                <w:b/>
              </w:rPr>
            </w:pPr>
            <w:r w:rsidRPr="00B925D1">
              <w:rPr>
                <w:b/>
              </w:rPr>
              <w:t>Direction</w:t>
            </w:r>
          </w:p>
        </w:tc>
        <w:tc>
          <w:tcPr>
            <w:tcW w:w="1103" w:type="dxa"/>
            <w:vAlign w:val="center"/>
          </w:tcPr>
          <w:p w14:paraId="5B4B3D7E" w14:textId="77777777" w:rsidR="003026FA" w:rsidRPr="00B925D1" w:rsidRDefault="003026FA" w:rsidP="003026FA">
            <w:pPr>
              <w:spacing w:after="0"/>
            </w:pPr>
            <w:r w:rsidRPr="00B925D1">
              <w:t>Ready only text</w:t>
            </w:r>
          </w:p>
        </w:tc>
        <w:tc>
          <w:tcPr>
            <w:tcW w:w="1170" w:type="dxa"/>
            <w:vAlign w:val="center"/>
          </w:tcPr>
          <w:p w14:paraId="7082E549" w14:textId="77777777" w:rsidR="003026FA" w:rsidRPr="00B925D1" w:rsidRDefault="003026FA" w:rsidP="003026FA">
            <w:pPr>
              <w:spacing w:after="0"/>
            </w:pPr>
            <w:r w:rsidRPr="00B925D1">
              <w:t>Prefilled</w:t>
            </w:r>
          </w:p>
        </w:tc>
        <w:tc>
          <w:tcPr>
            <w:tcW w:w="1237" w:type="dxa"/>
            <w:vAlign w:val="center"/>
          </w:tcPr>
          <w:p w14:paraId="68A30B8A" w14:textId="77777777" w:rsidR="003026FA" w:rsidRPr="00B925D1" w:rsidRDefault="003026FA" w:rsidP="003026FA">
            <w:pPr>
              <w:spacing w:after="0"/>
            </w:pPr>
            <w:r w:rsidRPr="00B925D1">
              <w:t>-</w:t>
            </w:r>
          </w:p>
        </w:tc>
        <w:tc>
          <w:tcPr>
            <w:tcW w:w="1260" w:type="dxa"/>
            <w:vAlign w:val="center"/>
          </w:tcPr>
          <w:p w14:paraId="51FEAE3C" w14:textId="1EEE61E6" w:rsidR="003026FA" w:rsidRPr="00B925D1" w:rsidRDefault="003026FA" w:rsidP="003026FA">
            <w:pPr>
              <w:spacing w:after="0"/>
            </w:pPr>
            <w:r w:rsidRPr="00B925D1">
              <w:t>A</w:t>
            </w:r>
            <w:r w:rsidR="00436026">
              <w:t>10</w:t>
            </w:r>
          </w:p>
        </w:tc>
        <w:tc>
          <w:tcPr>
            <w:tcW w:w="1643" w:type="dxa"/>
            <w:vAlign w:val="center"/>
          </w:tcPr>
          <w:p w14:paraId="326F0C5D" w14:textId="77777777" w:rsidR="003026FA" w:rsidRPr="00B925D1" w:rsidRDefault="003026FA" w:rsidP="003026FA">
            <w:pPr>
              <w:spacing w:after="0"/>
            </w:pPr>
            <w:r w:rsidRPr="00B925D1">
              <w:t>-</w:t>
            </w:r>
          </w:p>
        </w:tc>
        <w:tc>
          <w:tcPr>
            <w:tcW w:w="2070" w:type="dxa"/>
            <w:vAlign w:val="center"/>
          </w:tcPr>
          <w:p w14:paraId="693A1A15" w14:textId="77777777" w:rsidR="003026FA" w:rsidRPr="00B925D1" w:rsidRDefault="003026FA" w:rsidP="003026FA">
            <w:pPr>
              <w:spacing w:after="0"/>
            </w:pPr>
            <w:r w:rsidRPr="00B925D1">
              <w:t>Direction</w:t>
            </w:r>
          </w:p>
        </w:tc>
      </w:tr>
      <w:tr w:rsidR="003026FA" w:rsidRPr="00B925D1" w14:paraId="77E1C2F1" w14:textId="77777777" w:rsidTr="0048517E">
        <w:tc>
          <w:tcPr>
            <w:tcW w:w="1710" w:type="dxa"/>
            <w:vAlign w:val="center"/>
          </w:tcPr>
          <w:p w14:paraId="3E478456" w14:textId="77777777" w:rsidR="003026FA" w:rsidRPr="00B925D1" w:rsidRDefault="003026FA" w:rsidP="003026FA">
            <w:pPr>
              <w:spacing w:after="0"/>
              <w:ind w:left="-18" w:right="-108"/>
              <w:rPr>
                <w:b/>
              </w:rPr>
            </w:pPr>
            <w:r w:rsidRPr="00B925D1">
              <w:rPr>
                <w:b/>
              </w:rPr>
              <w:t>Start Time</w:t>
            </w:r>
          </w:p>
        </w:tc>
        <w:tc>
          <w:tcPr>
            <w:tcW w:w="1103" w:type="dxa"/>
            <w:vAlign w:val="center"/>
          </w:tcPr>
          <w:p w14:paraId="58ACB893" w14:textId="77777777" w:rsidR="003026FA" w:rsidRPr="00B925D1" w:rsidRDefault="003026FA" w:rsidP="003026FA">
            <w:pPr>
              <w:spacing w:after="0"/>
            </w:pPr>
            <w:r w:rsidRPr="00B925D1">
              <w:t>Ready only text</w:t>
            </w:r>
          </w:p>
        </w:tc>
        <w:tc>
          <w:tcPr>
            <w:tcW w:w="1170" w:type="dxa"/>
            <w:vAlign w:val="center"/>
          </w:tcPr>
          <w:p w14:paraId="7531B75E" w14:textId="77777777" w:rsidR="003026FA" w:rsidRPr="00B925D1" w:rsidRDefault="003026FA" w:rsidP="003026FA">
            <w:pPr>
              <w:spacing w:after="0"/>
            </w:pPr>
            <w:r w:rsidRPr="00B925D1">
              <w:t>Prefilled</w:t>
            </w:r>
          </w:p>
        </w:tc>
        <w:tc>
          <w:tcPr>
            <w:tcW w:w="1237" w:type="dxa"/>
            <w:vAlign w:val="center"/>
          </w:tcPr>
          <w:p w14:paraId="0F54746F" w14:textId="77777777" w:rsidR="003026FA" w:rsidRPr="00B925D1" w:rsidRDefault="003026FA" w:rsidP="003026FA">
            <w:pPr>
              <w:spacing w:after="0"/>
            </w:pPr>
            <w:r w:rsidRPr="00B925D1">
              <w:t>-</w:t>
            </w:r>
          </w:p>
        </w:tc>
        <w:tc>
          <w:tcPr>
            <w:tcW w:w="1260" w:type="dxa"/>
            <w:vAlign w:val="center"/>
          </w:tcPr>
          <w:p w14:paraId="36036D5D" w14:textId="77777777" w:rsidR="003026FA" w:rsidRPr="00B925D1" w:rsidRDefault="003026FA" w:rsidP="003026FA">
            <w:pPr>
              <w:spacing w:after="0"/>
            </w:pPr>
            <w:r w:rsidRPr="00B925D1">
              <w:t>Time – hh24:mi:ss</w:t>
            </w:r>
          </w:p>
        </w:tc>
        <w:tc>
          <w:tcPr>
            <w:tcW w:w="1643" w:type="dxa"/>
            <w:vAlign w:val="center"/>
          </w:tcPr>
          <w:p w14:paraId="3C87549D" w14:textId="77777777" w:rsidR="003026FA" w:rsidRPr="00B925D1" w:rsidRDefault="003026FA" w:rsidP="003026FA">
            <w:pPr>
              <w:spacing w:after="0"/>
            </w:pPr>
            <w:r w:rsidRPr="00B925D1">
              <w:t>-</w:t>
            </w:r>
          </w:p>
        </w:tc>
        <w:tc>
          <w:tcPr>
            <w:tcW w:w="2070" w:type="dxa"/>
            <w:vAlign w:val="center"/>
          </w:tcPr>
          <w:p w14:paraId="2EC5DDFB" w14:textId="77777777" w:rsidR="003026FA" w:rsidRPr="00B925D1" w:rsidRDefault="003026FA" w:rsidP="003026FA">
            <w:pPr>
              <w:spacing w:after="0"/>
            </w:pPr>
            <w:r w:rsidRPr="00B925D1">
              <w:t>Start Time</w:t>
            </w:r>
          </w:p>
        </w:tc>
      </w:tr>
      <w:tr w:rsidR="003026FA" w:rsidRPr="00B925D1" w14:paraId="7A5B5A77" w14:textId="77777777" w:rsidTr="0048517E">
        <w:tc>
          <w:tcPr>
            <w:tcW w:w="1710" w:type="dxa"/>
            <w:vAlign w:val="center"/>
          </w:tcPr>
          <w:p w14:paraId="2B0092CF" w14:textId="77777777" w:rsidR="003026FA" w:rsidRPr="00B925D1" w:rsidRDefault="003026FA" w:rsidP="003026FA">
            <w:pPr>
              <w:spacing w:after="0"/>
              <w:ind w:right="-108"/>
              <w:rPr>
                <w:b/>
              </w:rPr>
            </w:pPr>
            <w:r w:rsidRPr="00B925D1">
              <w:rPr>
                <w:b/>
              </w:rPr>
              <w:t>End Time</w:t>
            </w:r>
          </w:p>
        </w:tc>
        <w:tc>
          <w:tcPr>
            <w:tcW w:w="1103" w:type="dxa"/>
            <w:vAlign w:val="center"/>
          </w:tcPr>
          <w:p w14:paraId="500CE165" w14:textId="77777777" w:rsidR="003026FA" w:rsidRPr="00B925D1" w:rsidRDefault="003026FA" w:rsidP="003026FA">
            <w:pPr>
              <w:spacing w:after="0"/>
            </w:pPr>
            <w:r w:rsidRPr="00B925D1">
              <w:t>Ready only text</w:t>
            </w:r>
          </w:p>
        </w:tc>
        <w:tc>
          <w:tcPr>
            <w:tcW w:w="1170" w:type="dxa"/>
            <w:vAlign w:val="center"/>
          </w:tcPr>
          <w:p w14:paraId="192FC380" w14:textId="77777777" w:rsidR="003026FA" w:rsidRPr="00B925D1" w:rsidRDefault="003026FA" w:rsidP="003026FA">
            <w:pPr>
              <w:spacing w:after="0"/>
            </w:pPr>
            <w:r w:rsidRPr="00B925D1">
              <w:t>Prefilled</w:t>
            </w:r>
          </w:p>
        </w:tc>
        <w:tc>
          <w:tcPr>
            <w:tcW w:w="1237" w:type="dxa"/>
            <w:vAlign w:val="center"/>
          </w:tcPr>
          <w:p w14:paraId="586BB6E0" w14:textId="77777777" w:rsidR="003026FA" w:rsidRPr="00B925D1" w:rsidRDefault="003026FA" w:rsidP="003026FA">
            <w:pPr>
              <w:spacing w:after="0"/>
            </w:pPr>
            <w:r w:rsidRPr="00B925D1">
              <w:t>-</w:t>
            </w:r>
          </w:p>
        </w:tc>
        <w:tc>
          <w:tcPr>
            <w:tcW w:w="1260" w:type="dxa"/>
            <w:vAlign w:val="center"/>
          </w:tcPr>
          <w:p w14:paraId="3753A41D" w14:textId="77777777" w:rsidR="003026FA" w:rsidRPr="00B925D1" w:rsidRDefault="003026FA" w:rsidP="003026FA">
            <w:pPr>
              <w:spacing w:after="0"/>
            </w:pPr>
            <w:r w:rsidRPr="00B925D1">
              <w:t>Time – hh24:mi:ss</w:t>
            </w:r>
          </w:p>
        </w:tc>
        <w:tc>
          <w:tcPr>
            <w:tcW w:w="1643" w:type="dxa"/>
            <w:vAlign w:val="center"/>
          </w:tcPr>
          <w:p w14:paraId="1ECBC63A" w14:textId="77777777" w:rsidR="003026FA" w:rsidRPr="00B925D1" w:rsidRDefault="003026FA" w:rsidP="003026FA">
            <w:pPr>
              <w:spacing w:after="0"/>
            </w:pPr>
            <w:r w:rsidRPr="00B925D1">
              <w:t>-</w:t>
            </w:r>
          </w:p>
        </w:tc>
        <w:tc>
          <w:tcPr>
            <w:tcW w:w="2070" w:type="dxa"/>
            <w:vAlign w:val="center"/>
          </w:tcPr>
          <w:p w14:paraId="0A8062CF" w14:textId="77777777" w:rsidR="003026FA" w:rsidRPr="00B925D1" w:rsidRDefault="003026FA" w:rsidP="003026FA">
            <w:pPr>
              <w:spacing w:after="0"/>
            </w:pPr>
            <w:r w:rsidRPr="00B925D1">
              <w:t>End Time</w:t>
            </w:r>
          </w:p>
        </w:tc>
      </w:tr>
      <w:tr w:rsidR="003026FA" w:rsidRPr="00B925D1" w14:paraId="7C479681" w14:textId="77777777" w:rsidTr="0048517E">
        <w:tc>
          <w:tcPr>
            <w:tcW w:w="1710" w:type="dxa"/>
            <w:vAlign w:val="center"/>
          </w:tcPr>
          <w:p w14:paraId="1DAA7B12" w14:textId="77777777" w:rsidR="003026FA" w:rsidRPr="00B925D1" w:rsidRDefault="003026FA" w:rsidP="003026FA">
            <w:pPr>
              <w:spacing w:after="0"/>
              <w:ind w:left="-18" w:right="-108"/>
              <w:rPr>
                <w:b/>
              </w:rPr>
            </w:pPr>
            <w:r w:rsidRPr="00B925D1">
              <w:rPr>
                <w:b/>
              </w:rPr>
              <w:t>Last Run Status</w:t>
            </w:r>
          </w:p>
        </w:tc>
        <w:tc>
          <w:tcPr>
            <w:tcW w:w="1103" w:type="dxa"/>
            <w:vAlign w:val="center"/>
          </w:tcPr>
          <w:p w14:paraId="3040347C" w14:textId="77777777" w:rsidR="003026FA" w:rsidRPr="00B925D1" w:rsidRDefault="003026FA" w:rsidP="003026FA">
            <w:pPr>
              <w:spacing w:after="0"/>
            </w:pPr>
            <w:r w:rsidRPr="00B925D1">
              <w:t>Ready only text</w:t>
            </w:r>
          </w:p>
        </w:tc>
        <w:tc>
          <w:tcPr>
            <w:tcW w:w="1170" w:type="dxa"/>
            <w:vAlign w:val="center"/>
          </w:tcPr>
          <w:p w14:paraId="2A2A55CF" w14:textId="77777777" w:rsidR="003026FA" w:rsidRPr="00B925D1" w:rsidRDefault="003026FA" w:rsidP="003026FA">
            <w:pPr>
              <w:spacing w:after="0"/>
            </w:pPr>
            <w:r w:rsidRPr="00B925D1">
              <w:t>Prefilled</w:t>
            </w:r>
          </w:p>
        </w:tc>
        <w:tc>
          <w:tcPr>
            <w:tcW w:w="1237" w:type="dxa"/>
            <w:vAlign w:val="center"/>
          </w:tcPr>
          <w:p w14:paraId="352ABB18" w14:textId="77777777" w:rsidR="003026FA" w:rsidRPr="00B925D1" w:rsidRDefault="003026FA" w:rsidP="003026FA">
            <w:pPr>
              <w:spacing w:after="0"/>
            </w:pPr>
            <w:r w:rsidRPr="00B925D1">
              <w:t>-</w:t>
            </w:r>
          </w:p>
        </w:tc>
        <w:tc>
          <w:tcPr>
            <w:tcW w:w="1260" w:type="dxa"/>
            <w:vAlign w:val="center"/>
          </w:tcPr>
          <w:p w14:paraId="435859D7" w14:textId="3A2E669C" w:rsidR="003026FA" w:rsidRPr="00B925D1" w:rsidRDefault="003026FA" w:rsidP="003026FA">
            <w:pPr>
              <w:spacing w:after="0"/>
            </w:pPr>
            <w:r w:rsidRPr="00B925D1">
              <w:t>A</w:t>
            </w:r>
            <w:r w:rsidR="00436026">
              <w:t>100</w:t>
            </w:r>
          </w:p>
        </w:tc>
        <w:tc>
          <w:tcPr>
            <w:tcW w:w="1643" w:type="dxa"/>
            <w:vAlign w:val="center"/>
          </w:tcPr>
          <w:p w14:paraId="2F7B69F1" w14:textId="77777777" w:rsidR="003026FA" w:rsidRPr="00B925D1" w:rsidRDefault="003026FA" w:rsidP="003026FA">
            <w:pPr>
              <w:spacing w:after="0"/>
            </w:pPr>
            <w:r w:rsidRPr="00B925D1">
              <w:t>-</w:t>
            </w:r>
          </w:p>
        </w:tc>
        <w:tc>
          <w:tcPr>
            <w:tcW w:w="2070" w:type="dxa"/>
            <w:vAlign w:val="center"/>
          </w:tcPr>
          <w:p w14:paraId="2C9C1E6A" w14:textId="77777777" w:rsidR="003026FA" w:rsidRPr="00B925D1" w:rsidRDefault="003026FA" w:rsidP="003026FA">
            <w:pPr>
              <w:spacing w:after="0"/>
            </w:pPr>
            <w:r w:rsidRPr="00B925D1">
              <w:t>Last Run Status</w:t>
            </w:r>
          </w:p>
        </w:tc>
      </w:tr>
      <w:tr w:rsidR="003026FA" w:rsidRPr="00B925D1" w14:paraId="36AE2257" w14:textId="77777777" w:rsidTr="0048517E">
        <w:tc>
          <w:tcPr>
            <w:tcW w:w="1710" w:type="dxa"/>
            <w:vAlign w:val="center"/>
          </w:tcPr>
          <w:p w14:paraId="6165D670" w14:textId="77777777" w:rsidR="003026FA" w:rsidRPr="00B925D1" w:rsidRDefault="003026FA" w:rsidP="003026FA">
            <w:pPr>
              <w:spacing w:after="0"/>
              <w:ind w:left="-18" w:right="-108"/>
              <w:rPr>
                <w:b/>
              </w:rPr>
            </w:pPr>
            <w:r w:rsidRPr="00B925D1">
              <w:rPr>
                <w:b/>
              </w:rPr>
              <w:t>Error Code</w:t>
            </w:r>
          </w:p>
        </w:tc>
        <w:tc>
          <w:tcPr>
            <w:tcW w:w="1103" w:type="dxa"/>
            <w:vAlign w:val="center"/>
          </w:tcPr>
          <w:p w14:paraId="1AE05F08" w14:textId="77777777" w:rsidR="003026FA" w:rsidRPr="00B925D1" w:rsidRDefault="003026FA" w:rsidP="003026FA">
            <w:pPr>
              <w:spacing w:after="0"/>
            </w:pPr>
            <w:r w:rsidRPr="00B925D1">
              <w:t>Ready only text</w:t>
            </w:r>
          </w:p>
        </w:tc>
        <w:tc>
          <w:tcPr>
            <w:tcW w:w="1170" w:type="dxa"/>
            <w:vAlign w:val="center"/>
          </w:tcPr>
          <w:p w14:paraId="2CAA6F4E" w14:textId="77777777" w:rsidR="003026FA" w:rsidRPr="00B925D1" w:rsidRDefault="003026FA" w:rsidP="003026FA">
            <w:pPr>
              <w:spacing w:after="0"/>
            </w:pPr>
            <w:r w:rsidRPr="00B925D1">
              <w:t>Prefilled</w:t>
            </w:r>
          </w:p>
        </w:tc>
        <w:tc>
          <w:tcPr>
            <w:tcW w:w="1237" w:type="dxa"/>
            <w:vAlign w:val="center"/>
          </w:tcPr>
          <w:p w14:paraId="217CBC0F" w14:textId="77777777" w:rsidR="003026FA" w:rsidRPr="00B925D1" w:rsidRDefault="003026FA" w:rsidP="003026FA">
            <w:pPr>
              <w:spacing w:after="0"/>
            </w:pPr>
            <w:r w:rsidRPr="00B925D1">
              <w:t>-</w:t>
            </w:r>
          </w:p>
        </w:tc>
        <w:tc>
          <w:tcPr>
            <w:tcW w:w="1260" w:type="dxa"/>
            <w:vAlign w:val="center"/>
          </w:tcPr>
          <w:p w14:paraId="4947522E" w14:textId="77777777" w:rsidR="003026FA" w:rsidRPr="00B925D1" w:rsidRDefault="003026FA" w:rsidP="003026FA">
            <w:pPr>
              <w:spacing w:after="0"/>
            </w:pPr>
            <w:r w:rsidRPr="00B925D1">
              <w:t>N(*)</w:t>
            </w:r>
          </w:p>
        </w:tc>
        <w:tc>
          <w:tcPr>
            <w:tcW w:w="1643" w:type="dxa"/>
            <w:vAlign w:val="center"/>
          </w:tcPr>
          <w:p w14:paraId="50289A88" w14:textId="77777777" w:rsidR="003026FA" w:rsidRPr="00B925D1" w:rsidRDefault="003026FA" w:rsidP="003026FA">
            <w:pPr>
              <w:spacing w:after="0"/>
            </w:pPr>
            <w:r w:rsidRPr="00B925D1">
              <w:t>-</w:t>
            </w:r>
          </w:p>
        </w:tc>
        <w:tc>
          <w:tcPr>
            <w:tcW w:w="2070" w:type="dxa"/>
            <w:vAlign w:val="center"/>
          </w:tcPr>
          <w:p w14:paraId="40BD3BDB" w14:textId="77777777" w:rsidR="003026FA" w:rsidRPr="00B925D1" w:rsidRDefault="003026FA" w:rsidP="003026FA">
            <w:pPr>
              <w:spacing w:after="0"/>
            </w:pPr>
            <w:r w:rsidRPr="00B925D1">
              <w:t>Error Code</w:t>
            </w:r>
          </w:p>
        </w:tc>
      </w:tr>
      <w:tr w:rsidR="003026FA" w:rsidRPr="00B925D1" w14:paraId="55BC954B" w14:textId="77777777" w:rsidTr="0048517E">
        <w:tc>
          <w:tcPr>
            <w:tcW w:w="1710" w:type="dxa"/>
            <w:vAlign w:val="center"/>
          </w:tcPr>
          <w:p w14:paraId="51683F04" w14:textId="77777777" w:rsidR="003026FA" w:rsidRPr="00B925D1" w:rsidRDefault="003026FA" w:rsidP="003026FA">
            <w:pPr>
              <w:spacing w:after="0"/>
              <w:ind w:left="-18" w:right="-108"/>
              <w:rPr>
                <w:b/>
              </w:rPr>
            </w:pPr>
            <w:r w:rsidRPr="00B925D1">
              <w:rPr>
                <w:b/>
              </w:rPr>
              <w:t>Error Message</w:t>
            </w:r>
          </w:p>
        </w:tc>
        <w:tc>
          <w:tcPr>
            <w:tcW w:w="1103" w:type="dxa"/>
            <w:vAlign w:val="center"/>
          </w:tcPr>
          <w:p w14:paraId="27466D5F" w14:textId="77777777" w:rsidR="003026FA" w:rsidRPr="00B925D1" w:rsidRDefault="003026FA" w:rsidP="003026FA">
            <w:pPr>
              <w:spacing w:after="0"/>
            </w:pPr>
            <w:r w:rsidRPr="00B925D1">
              <w:t>Ready only text</w:t>
            </w:r>
          </w:p>
        </w:tc>
        <w:tc>
          <w:tcPr>
            <w:tcW w:w="1170" w:type="dxa"/>
            <w:vAlign w:val="center"/>
          </w:tcPr>
          <w:p w14:paraId="53DEA516" w14:textId="77777777" w:rsidR="003026FA" w:rsidRPr="00B925D1" w:rsidRDefault="003026FA" w:rsidP="003026FA">
            <w:pPr>
              <w:spacing w:after="0"/>
            </w:pPr>
            <w:r w:rsidRPr="00B925D1">
              <w:t>Prefilled</w:t>
            </w:r>
          </w:p>
        </w:tc>
        <w:tc>
          <w:tcPr>
            <w:tcW w:w="1237" w:type="dxa"/>
            <w:vAlign w:val="center"/>
          </w:tcPr>
          <w:p w14:paraId="1F701316" w14:textId="77777777" w:rsidR="003026FA" w:rsidRPr="00B925D1" w:rsidRDefault="003026FA" w:rsidP="003026FA">
            <w:pPr>
              <w:spacing w:after="0"/>
            </w:pPr>
            <w:r w:rsidRPr="00B925D1">
              <w:t>-</w:t>
            </w:r>
          </w:p>
        </w:tc>
        <w:tc>
          <w:tcPr>
            <w:tcW w:w="1260" w:type="dxa"/>
            <w:vAlign w:val="center"/>
          </w:tcPr>
          <w:p w14:paraId="29990185" w14:textId="21232F0A" w:rsidR="003026FA" w:rsidRPr="00B925D1" w:rsidRDefault="003026FA" w:rsidP="003026FA">
            <w:pPr>
              <w:spacing w:after="0"/>
            </w:pPr>
            <w:r w:rsidRPr="00B925D1">
              <w:t>A</w:t>
            </w:r>
            <w:r w:rsidR="00436026">
              <w:t>200</w:t>
            </w:r>
          </w:p>
        </w:tc>
        <w:tc>
          <w:tcPr>
            <w:tcW w:w="1643" w:type="dxa"/>
            <w:vAlign w:val="center"/>
          </w:tcPr>
          <w:p w14:paraId="6DDC0C94" w14:textId="77777777" w:rsidR="003026FA" w:rsidRPr="00B925D1" w:rsidRDefault="003026FA" w:rsidP="003026FA">
            <w:pPr>
              <w:spacing w:after="0"/>
            </w:pPr>
            <w:r w:rsidRPr="00B925D1">
              <w:t>-</w:t>
            </w:r>
          </w:p>
        </w:tc>
        <w:tc>
          <w:tcPr>
            <w:tcW w:w="2070" w:type="dxa"/>
            <w:vAlign w:val="center"/>
          </w:tcPr>
          <w:p w14:paraId="2DDB6BA0" w14:textId="77777777" w:rsidR="003026FA" w:rsidRPr="00B925D1" w:rsidRDefault="003026FA" w:rsidP="003026FA">
            <w:pPr>
              <w:spacing w:after="0"/>
            </w:pPr>
            <w:r w:rsidRPr="00B925D1">
              <w:t xml:space="preserve">Error Message </w:t>
            </w:r>
          </w:p>
        </w:tc>
      </w:tr>
    </w:tbl>
    <w:p w14:paraId="3EB8329E" w14:textId="77777777" w:rsidR="003026FA" w:rsidRPr="00B925D1" w:rsidRDefault="003026FA" w:rsidP="003026FA">
      <w:pPr>
        <w:ind w:left="360"/>
        <w:rPr>
          <w:lang w:eastAsia="zh-CN"/>
        </w:rPr>
      </w:pPr>
      <w:r w:rsidRPr="00B925D1">
        <w:rPr>
          <w:lang w:eastAsia="zh-CN"/>
        </w:rPr>
        <w:tab/>
      </w:r>
      <w:r w:rsidRPr="00B925D1">
        <w:rPr>
          <w:lang w:eastAsia="zh-CN"/>
        </w:rPr>
        <w:tab/>
      </w:r>
    </w:p>
    <w:p w14:paraId="3B7A9F1B" w14:textId="77777777" w:rsidR="003026FA" w:rsidRPr="00B925D1" w:rsidRDefault="003026FA" w:rsidP="003026FA">
      <w:pPr>
        <w:pStyle w:val="Heading4"/>
        <w:tabs>
          <w:tab w:val="left" w:pos="1170"/>
        </w:tabs>
        <w:spacing w:after="0"/>
        <w:ind w:hanging="504"/>
      </w:pPr>
      <w:r w:rsidRPr="00B925D1">
        <w:t>Screen Objects &amp; Action</w:t>
      </w:r>
    </w:p>
    <w:tbl>
      <w:tblPr>
        <w:tblW w:w="1036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80"/>
        <w:gridCol w:w="1260"/>
        <w:gridCol w:w="4860"/>
        <w:gridCol w:w="2260"/>
      </w:tblGrid>
      <w:tr w:rsidR="003026FA" w:rsidRPr="00B925D1" w14:paraId="0BE5971F" w14:textId="77777777" w:rsidTr="0048517E">
        <w:trPr>
          <w:trHeight w:val="656"/>
        </w:trPr>
        <w:tc>
          <w:tcPr>
            <w:tcW w:w="1980" w:type="dxa"/>
            <w:shd w:val="clear" w:color="auto" w:fill="C6D9F1"/>
          </w:tcPr>
          <w:p w14:paraId="6A36A220" w14:textId="77777777" w:rsidR="003026FA" w:rsidRPr="00B925D1" w:rsidRDefault="003026FA" w:rsidP="0048517E">
            <w:pPr>
              <w:spacing w:after="0"/>
              <w:rPr>
                <w:b/>
              </w:rPr>
            </w:pPr>
            <w:r w:rsidRPr="00B925D1">
              <w:rPr>
                <w:b/>
              </w:rPr>
              <w:t>Screen Object</w:t>
            </w:r>
          </w:p>
        </w:tc>
        <w:tc>
          <w:tcPr>
            <w:tcW w:w="1260" w:type="dxa"/>
            <w:shd w:val="clear" w:color="auto" w:fill="C6D9F1"/>
          </w:tcPr>
          <w:p w14:paraId="4CF6A53A" w14:textId="77777777" w:rsidR="003026FA" w:rsidRPr="00B925D1" w:rsidRDefault="003026FA" w:rsidP="0048517E">
            <w:pPr>
              <w:spacing w:after="0"/>
              <w:rPr>
                <w:b/>
              </w:rPr>
            </w:pPr>
            <w:r w:rsidRPr="00B925D1">
              <w:rPr>
                <w:b/>
              </w:rPr>
              <w:t>Object Type</w:t>
            </w:r>
          </w:p>
        </w:tc>
        <w:tc>
          <w:tcPr>
            <w:tcW w:w="4860" w:type="dxa"/>
            <w:shd w:val="clear" w:color="auto" w:fill="C6D9F1"/>
          </w:tcPr>
          <w:p w14:paraId="2D2D88B9" w14:textId="77777777" w:rsidR="003026FA" w:rsidRPr="00B925D1" w:rsidRDefault="003026FA" w:rsidP="0048517E">
            <w:pPr>
              <w:spacing w:after="0"/>
              <w:rPr>
                <w:b/>
              </w:rPr>
            </w:pPr>
            <w:r w:rsidRPr="00B925D1">
              <w:rPr>
                <w:b/>
              </w:rPr>
              <w:t>Action / Event / Response</w:t>
            </w:r>
          </w:p>
        </w:tc>
        <w:tc>
          <w:tcPr>
            <w:tcW w:w="2260" w:type="dxa"/>
            <w:shd w:val="clear" w:color="auto" w:fill="C6D9F1"/>
          </w:tcPr>
          <w:p w14:paraId="46E2F534" w14:textId="77777777" w:rsidR="003026FA" w:rsidRPr="00B925D1" w:rsidRDefault="003026FA" w:rsidP="0048517E">
            <w:pPr>
              <w:spacing w:after="0"/>
              <w:rPr>
                <w:b/>
              </w:rPr>
            </w:pPr>
            <w:r w:rsidRPr="00B925D1">
              <w:rPr>
                <w:b/>
              </w:rPr>
              <w:t>Remarks</w:t>
            </w:r>
          </w:p>
        </w:tc>
      </w:tr>
      <w:tr w:rsidR="003026FA" w:rsidRPr="00B925D1" w14:paraId="0452DCA9" w14:textId="77777777" w:rsidTr="0048517E">
        <w:tc>
          <w:tcPr>
            <w:tcW w:w="1980" w:type="dxa"/>
          </w:tcPr>
          <w:p w14:paraId="01E341D4" w14:textId="2AA50015" w:rsidR="003026FA" w:rsidRPr="00B925D1" w:rsidRDefault="003026FA" w:rsidP="0048517E">
            <w:r w:rsidRPr="00B925D1">
              <w:t>Operation–</w:t>
            </w:r>
            <w:r w:rsidRPr="00B925D1">
              <w:rPr>
                <w:b/>
              </w:rPr>
              <w:t>Re-run</w:t>
            </w:r>
          </w:p>
        </w:tc>
        <w:tc>
          <w:tcPr>
            <w:tcW w:w="1260" w:type="dxa"/>
          </w:tcPr>
          <w:p w14:paraId="06611306" w14:textId="77777777" w:rsidR="003026FA" w:rsidRPr="00B925D1" w:rsidRDefault="003026FA" w:rsidP="003026FA">
            <w:r w:rsidRPr="00B925D1">
              <w:t>Button</w:t>
            </w:r>
          </w:p>
        </w:tc>
        <w:tc>
          <w:tcPr>
            <w:tcW w:w="4860" w:type="dxa"/>
          </w:tcPr>
          <w:p w14:paraId="552378B7" w14:textId="77777777" w:rsidR="003026FA" w:rsidRPr="00B925D1" w:rsidRDefault="003026FA" w:rsidP="003026FA">
            <w:r w:rsidRPr="00B925D1">
              <w:t xml:space="preserve">Re-run the selected Job </w:t>
            </w:r>
          </w:p>
        </w:tc>
        <w:tc>
          <w:tcPr>
            <w:tcW w:w="2260" w:type="dxa"/>
          </w:tcPr>
          <w:p w14:paraId="4CDAE368" w14:textId="77777777" w:rsidR="003026FA" w:rsidRPr="00B925D1" w:rsidRDefault="003026FA" w:rsidP="003026FA">
            <w:r w:rsidRPr="00B925D1">
              <w:t>N/A</w:t>
            </w:r>
          </w:p>
        </w:tc>
      </w:tr>
    </w:tbl>
    <w:p w14:paraId="79E7E4A1" w14:textId="77777777" w:rsidR="003026FA" w:rsidRPr="00B925D1" w:rsidRDefault="003026FA" w:rsidP="003026FA">
      <w:pPr>
        <w:ind w:left="360"/>
      </w:pPr>
    </w:p>
    <w:p w14:paraId="503AFF41" w14:textId="77777777" w:rsidR="003026FA" w:rsidRPr="00B925D1" w:rsidRDefault="003026FA" w:rsidP="003026FA">
      <w:pPr>
        <w:pStyle w:val="Heading4"/>
        <w:tabs>
          <w:tab w:val="left" w:pos="1170"/>
        </w:tabs>
        <w:spacing w:after="0"/>
        <w:ind w:hanging="504"/>
      </w:pPr>
      <w:r w:rsidRPr="00B925D1">
        <w:t>User/Security Group</w:t>
      </w:r>
    </w:p>
    <w:p w14:paraId="025F49BE" w14:textId="77777777" w:rsidR="003026FA" w:rsidRPr="00B925D1" w:rsidRDefault="003026FA" w:rsidP="003026FA">
      <w:pPr>
        <w:ind w:left="360"/>
        <w:rPr>
          <w:rFonts w:eastAsia="SimSun"/>
        </w:rPr>
      </w:pPr>
      <w:proofErr w:type="gramStart"/>
      <w:r w:rsidRPr="00B925D1">
        <w:rPr>
          <w:rFonts w:eastAsia="SimSun"/>
        </w:rPr>
        <w:t>This function can be accessed by the following user(s)</w:t>
      </w:r>
      <w:proofErr w:type="gramEnd"/>
      <w:r w:rsidRPr="00B925D1">
        <w:rPr>
          <w:rFonts w:eastAsia="SimSun"/>
        </w:rPr>
        <w:t>:</w:t>
      </w:r>
    </w:p>
    <w:p w14:paraId="1C9CAB6F" w14:textId="77777777" w:rsidR="003026FA" w:rsidRPr="00B925D1" w:rsidRDefault="003026FA" w:rsidP="003026FA">
      <w:pPr>
        <w:pStyle w:val="ListParagraph"/>
        <w:numPr>
          <w:ilvl w:val="0"/>
          <w:numId w:val="3"/>
        </w:numPr>
        <w:rPr>
          <w:rFonts w:eastAsia="SimSun"/>
        </w:rPr>
      </w:pPr>
      <w:r w:rsidRPr="00B925D1">
        <w:rPr>
          <w:rFonts w:eastAsia="SimSun"/>
        </w:rPr>
        <w:t>System Administrator</w:t>
      </w:r>
    </w:p>
    <w:p w14:paraId="416977A6" w14:textId="77777777" w:rsidR="003026FA" w:rsidRPr="00B925D1" w:rsidRDefault="003026FA" w:rsidP="003026FA">
      <w:pPr>
        <w:pStyle w:val="Heading4"/>
        <w:tabs>
          <w:tab w:val="left" w:pos="1170"/>
        </w:tabs>
        <w:spacing w:after="0"/>
        <w:ind w:hanging="504"/>
      </w:pPr>
      <w:r w:rsidRPr="00B925D1">
        <w:t>Assumptions/Constraints</w:t>
      </w:r>
    </w:p>
    <w:p w14:paraId="0620003D" w14:textId="77777777" w:rsidR="003026FA" w:rsidRDefault="003026FA" w:rsidP="003026FA">
      <w:pPr>
        <w:ind w:left="450"/>
        <w:rPr>
          <w:lang w:eastAsia="zh-CN"/>
        </w:rPr>
      </w:pPr>
      <w:r w:rsidRPr="00B925D1">
        <w:rPr>
          <w:lang w:eastAsia="zh-CN"/>
        </w:rPr>
        <w:t>N/A</w:t>
      </w:r>
    </w:p>
    <w:p w14:paraId="0FA4B172" w14:textId="77777777" w:rsidR="0048517E" w:rsidRPr="00B925D1" w:rsidRDefault="0048517E" w:rsidP="003026FA">
      <w:pPr>
        <w:ind w:left="450"/>
        <w:rPr>
          <w:lang w:eastAsia="zh-CN"/>
        </w:rPr>
      </w:pPr>
    </w:p>
    <w:p w14:paraId="14B5CAFA" w14:textId="77777777" w:rsidR="003026FA" w:rsidRPr="00B925D1" w:rsidRDefault="003026FA" w:rsidP="003026FA">
      <w:pPr>
        <w:pStyle w:val="Heading4"/>
        <w:tabs>
          <w:tab w:val="left" w:pos="1170"/>
        </w:tabs>
        <w:spacing w:after="0"/>
        <w:ind w:hanging="504"/>
      </w:pPr>
      <w:r w:rsidRPr="00B925D1">
        <w:lastRenderedPageBreak/>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3026FA" w:rsidRPr="00B925D1" w14:paraId="603DC269" w14:textId="77777777" w:rsidTr="003026FA">
        <w:tc>
          <w:tcPr>
            <w:tcW w:w="1420" w:type="dxa"/>
            <w:shd w:val="clear" w:color="auto" w:fill="C6D9F1"/>
          </w:tcPr>
          <w:p w14:paraId="1D388FBF" w14:textId="77777777" w:rsidR="003026FA" w:rsidRPr="00B925D1" w:rsidRDefault="003026FA" w:rsidP="003026FA">
            <w:pPr>
              <w:pStyle w:val="BodyText"/>
              <w:rPr>
                <w:b/>
              </w:rPr>
            </w:pPr>
            <w:r w:rsidRPr="00B925D1">
              <w:rPr>
                <w:b/>
              </w:rPr>
              <w:t>Error Code</w:t>
            </w:r>
          </w:p>
        </w:tc>
        <w:tc>
          <w:tcPr>
            <w:tcW w:w="1260" w:type="dxa"/>
            <w:shd w:val="clear" w:color="auto" w:fill="C6D9F1"/>
          </w:tcPr>
          <w:p w14:paraId="1DEF4B56" w14:textId="77777777" w:rsidR="003026FA" w:rsidRPr="00B925D1" w:rsidRDefault="003026FA" w:rsidP="003026FA">
            <w:pPr>
              <w:pStyle w:val="BodyText"/>
              <w:rPr>
                <w:b/>
              </w:rPr>
            </w:pPr>
            <w:r w:rsidRPr="00B925D1">
              <w:rPr>
                <w:b/>
              </w:rPr>
              <w:t>Severity</w:t>
            </w:r>
          </w:p>
        </w:tc>
        <w:tc>
          <w:tcPr>
            <w:tcW w:w="7465" w:type="dxa"/>
            <w:shd w:val="clear" w:color="auto" w:fill="C6D9F1"/>
          </w:tcPr>
          <w:p w14:paraId="0029D785" w14:textId="77777777" w:rsidR="003026FA" w:rsidRPr="00B925D1" w:rsidRDefault="003026FA" w:rsidP="003026FA">
            <w:pPr>
              <w:pStyle w:val="BodyText"/>
              <w:rPr>
                <w:b/>
              </w:rPr>
            </w:pPr>
            <w:r w:rsidRPr="00B925D1">
              <w:rPr>
                <w:b/>
              </w:rPr>
              <w:t>Error Message</w:t>
            </w:r>
          </w:p>
        </w:tc>
      </w:tr>
      <w:tr w:rsidR="003026FA" w:rsidRPr="00B925D1" w14:paraId="367FA11C" w14:textId="77777777" w:rsidTr="003026FA">
        <w:tc>
          <w:tcPr>
            <w:tcW w:w="1420" w:type="dxa"/>
          </w:tcPr>
          <w:p w14:paraId="3C581FB8" w14:textId="2AC3CD15" w:rsidR="003026FA" w:rsidRPr="00B925D1" w:rsidRDefault="00436026" w:rsidP="003026FA">
            <w:r>
              <w:t>S0025</w:t>
            </w:r>
          </w:p>
        </w:tc>
        <w:tc>
          <w:tcPr>
            <w:tcW w:w="1260" w:type="dxa"/>
          </w:tcPr>
          <w:p w14:paraId="1BC5BB73" w14:textId="77777777" w:rsidR="003026FA" w:rsidRPr="00B925D1" w:rsidRDefault="003026FA" w:rsidP="003026FA">
            <w:r w:rsidRPr="00B925D1">
              <w:t>N/A</w:t>
            </w:r>
          </w:p>
        </w:tc>
        <w:tc>
          <w:tcPr>
            <w:tcW w:w="7465" w:type="dxa"/>
          </w:tcPr>
          <w:p w14:paraId="0BB4E9F2" w14:textId="77777777" w:rsidR="003026FA" w:rsidRPr="00B925D1" w:rsidRDefault="003026FA" w:rsidP="003026FA">
            <w:r w:rsidRPr="00B925D1">
              <w:t>Job Re-run failed with error message: %s</w:t>
            </w:r>
          </w:p>
        </w:tc>
      </w:tr>
      <w:tr w:rsidR="003026FA" w:rsidRPr="00B925D1" w14:paraId="36843896" w14:textId="77777777" w:rsidTr="003026FA">
        <w:tc>
          <w:tcPr>
            <w:tcW w:w="1420" w:type="dxa"/>
          </w:tcPr>
          <w:p w14:paraId="595491DA" w14:textId="77777777" w:rsidR="003026FA" w:rsidRPr="00B925D1" w:rsidRDefault="003026FA" w:rsidP="003026FA">
            <w:r w:rsidRPr="00B925D1">
              <w:t>Successful message</w:t>
            </w:r>
          </w:p>
        </w:tc>
        <w:tc>
          <w:tcPr>
            <w:tcW w:w="1260" w:type="dxa"/>
          </w:tcPr>
          <w:p w14:paraId="1C6C3A81" w14:textId="77777777" w:rsidR="003026FA" w:rsidRPr="00B925D1" w:rsidRDefault="003026FA" w:rsidP="003026FA">
            <w:r w:rsidRPr="00B925D1">
              <w:t>N/A</w:t>
            </w:r>
          </w:p>
        </w:tc>
        <w:tc>
          <w:tcPr>
            <w:tcW w:w="7465" w:type="dxa"/>
          </w:tcPr>
          <w:p w14:paraId="7F0D2653" w14:textId="77777777" w:rsidR="003026FA" w:rsidRPr="00B925D1" w:rsidRDefault="003026FA" w:rsidP="003026FA">
            <w:r w:rsidRPr="00B925D1">
              <w:t>EOD Job Re-run Successfully</w:t>
            </w:r>
          </w:p>
        </w:tc>
      </w:tr>
    </w:tbl>
    <w:p w14:paraId="097BA4D8" w14:textId="77777777" w:rsidR="003026FA" w:rsidRPr="00B925D1" w:rsidRDefault="003026FA" w:rsidP="003026FA">
      <w:pPr>
        <w:ind w:left="450"/>
        <w:rPr>
          <w:lang w:eastAsia="zh-CN"/>
        </w:rPr>
      </w:pPr>
    </w:p>
    <w:p w14:paraId="676F977B" w14:textId="77777777" w:rsidR="003026FA" w:rsidRPr="00B925D1" w:rsidRDefault="003026FA" w:rsidP="003026FA">
      <w:pPr>
        <w:ind w:left="450"/>
        <w:rPr>
          <w:lang w:eastAsia="zh-CN"/>
        </w:rPr>
      </w:pPr>
    </w:p>
    <w:p w14:paraId="3F133F8C" w14:textId="77777777" w:rsidR="003026FA" w:rsidRPr="00B925D1" w:rsidRDefault="003026FA" w:rsidP="003026FA">
      <w:pPr>
        <w:rPr>
          <w:rFonts w:cs="Microsoft YaHei"/>
          <w:b/>
          <w:bCs/>
          <w:color w:val="4F81BD" w:themeColor="accent1"/>
          <w:sz w:val="26"/>
          <w:szCs w:val="26"/>
          <w:lang w:eastAsia="zh-HK"/>
        </w:rPr>
      </w:pPr>
      <w:r w:rsidRPr="00B925D1">
        <w:br w:type="page"/>
      </w:r>
    </w:p>
    <w:p w14:paraId="6079ACFB" w14:textId="77777777" w:rsidR="003026FA" w:rsidRPr="00B925D1" w:rsidRDefault="003026FA" w:rsidP="003026FA">
      <w:pPr>
        <w:pStyle w:val="Heading2"/>
      </w:pPr>
      <w:bookmarkStart w:id="89" w:name="_Toc471773383"/>
      <w:bookmarkStart w:id="90" w:name="_Toc472133132"/>
      <w:r w:rsidRPr="00B925D1">
        <w:lastRenderedPageBreak/>
        <w:t>System Parameter Maintenance</w:t>
      </w:r>
      <w:bookmarkEnd w:id="89"/>
      <w:bookmarkEnd w:id="90"/>
    </w:p>
    <w:p w14:paraId="36EE1232" w14:textId="77777777" w:rsidR="003026FA" w:rsidRPr="00B925D1" w:rsidRDefault="003026FA" w:rsidP="00436026">
      <w:pPr>
        <w:pStyle w:val="Heading3"/>
      </w:pPr>
      <w:r w:rsidRPr="00B925D1">
        <w:t>Description</w:t>
      </w:r>
    </w:p>
    <w:p w14:paraId="663CC90D" w14:textId="77777777" w:rsidR="003026FA" w:rsidRPr="00B925D1" w:rsidRDefault="003026FA" w:rsidP="00436026">
      <w:pPr>
        <w:jc w:val="both"/>
        <w:rPr>
          <w:lang w:eastAsia="zh-CN"/>
        </w:rPr>
      </w:pPr>
      <w:r w:rsidRPr="00B925D1">
        <w:rPr>
          <w:lang w:eastAsia="zh-CN"/>
        </w:rPr>
        <w:t xml:space="preserve">The “Scheduler Parameter Maintenance” function allows system administrator to update and retrieve the parameter of ESB system. </w:t>
      </w:r>
    </w:p>
    <w:p w14:paraId="44F9DD1A" w14:textId="77777777" w:rsidR="003026FA" w:rsidRPr="00B925D1" w:rsidRDefault="003026FA" w:rsidP="00436026">
      <w:pPr>
        <w:rPr>
          <w:lang w:eastAsia="zh-CN"/>
        </w:rPr>
      </w:pPr>
      <w:r w:rsidRPr="00B925D1">
        <w:rPr>
          <w:lang w:eastAsia="zh-CN"/>
        </w:rPr>
        <w:t>Use Case functions</w:t>
      </w:r>
    </w:p>
    <w:p w14:paraId="40A3FF12" w14:textId="77777777" w:rsidR="003026FA" w:rsidRPr="00B925D1" w:rsidRDefault="003026FA" w:rsidP="00436026">
      <w:pPr>
        <w:spacing w:after="0"/>
        <w:rPr>
          <w:lang w:eastAsia="zh-CN"/>
        </w:rPr>
      </w:pPr>
      <w:r w:rsidRPr="00B925D1">
        <w:rPr>
          <w:lang w:eastAsia="zh-CN"/>
        </w:rPr>
        <w:t># Maintain System Parameter (List)</w:t>
      </w:r>
    </w:p>
    <w:p w14:paraId="6E7D1A19" w14:textId="77777777" w:rsidR="003026FA" w:rsidRPr="00B925D1" w:rsidRDefault="003026FA" w:rsidP="00436026">
      <w:pPr>
        <w:spacing w:after="0"/>
        <w:rPr>
          <w:lang w:eastAsia="zh-CN"/>
        </w:rPr>
      </w:pPr>
      <w:r w:rsidRPr="00B925D1">
        <w:rPr>
          <w:lang w:eastAsia="zh-CN"/>
        </w:rPr>
        <w:t># Maintain System Parameter (Create/Edit)</w:t>
      </w:r>
    </w:p>
    <w:p w14:paraId="505F12A3" w14:textId="77777777" w:rsidR="003026FA" w:rsidRPr="00B925D1" w:rsidRDefault="003026FA" w:rsidP="003026FA">
      <w:pPr>
        <w:ind w:left="450"/>
        <w:rPr>
          <w:lang w:eastAsia="zh-CN"/>
        </w:rPr>
      </w:pPr>
    </w:p>
    <w:p w14:paraId="6A5AE43C" w14:textId="77777777" w:rsidR="003026FA" w:rsidRPr="00B925D1" w:rsidRDefault="003026FA" w:rsidP="00436026">
      <w:pPr>
        <w:pStyle w:val="Heading3"/>
      </w:pPr>
      <w:r w:rsidRPr="00B925D1">
        <w:t>Input</w:t>
      </w:r>
    </w:p>
    <w:p w14:paraId="3BF2B6A7" w14:textId="77777777" w:rsidR="003026FA" w:rsidRPr="00B925D1" w:rsidRDefault="003026FA" w:rsidP="00436026">
      <w:pPr>
        <w:rPr>
          <w:lang w:eastAsia="zh-CN"/>
        </w:rPr>
      </w:pPr>
      <w:r w:rsidRPr="00B925D1">
        <w:rPr>
          <w:lang w:eastAsia="zh-CN"/>
        </w:rPr>
        <w:t>N/A</w:t>
      </w:r>
    </w:p>
    <w:p w14:paraId="6955EAE0" w14:textId="77777777" w:rsidR="003026FA" w:rsidRPr="00B925D1" w:rsidRDefault="003026FA" w:rsidP="00436026">
      <w:pPr>
        <w:pStyle w:val="Heading3"/>
      </w:pPr>
      <w:r w:rsidRPr="00B925D1">
        <w:t>Output</w:t>
      </w:r>
    </w:p>
    <w:p w14:paraId="202074C9" w14:textId="77777777" w:rsidR="003026FA" w:rsidRPr="00B925D1" w:rsidRDefault="003026FA" w:rsidP="00436026">
      <w:pPr>
        <w:rPr>
          <w:lang w:eastAsia="zh-CN"/>
        </w:rPr>
      </w:pPr>
      <w:r w:rsidRPr="00B925D1">
        <w:rPr>
          <w:lang w:eastAsia="zh-CN"/>
        </w:rPr>
        <w:t>N/A</w:t>
      </w:r>
    </w:p>
    <w:p w14:paraId="182CFB98" w14:textId="77777777" w:rsidR="003026FA" w:rsidRPr="00B925D1" w:rsidRDefault="003026FA" w:rsidP="00436026">
      <w:pPr>
        <w:pStyle w:val="Heading3"/>
      </w:pPr>
      <w:r w:rsidRPr="00B925D1">
        <w:t>Maintain System Parameter (List) / (Create/Edit)</w:t>
      </w:r>
    </w:p>
    <w:p w14:paraId="10BCAF05" w14:textId="77777777" w:rsidR="003026FA" w:rsidRPr="00B925D1" w:rsidRDefault="003026FA" w:rsidP="00436026">
      <w:pPr>
        <w:pStyle w:val="Heading4"/>
      </w:pPr>
      <w:r w:rsidRPr="00B925D1">
        <w:t>Process/Work Flow</w:t>
      </w:r>
    </w:p>
    <w:p w14:paraId="3192FA28" w14:textId="77777777" w:rsidR="003026FA" w:rsidRPr="00B925D1" w:rsidRDefault="003026FA" w:rsidP="00436026">
      <w:pPr>
        <w:rPr>
          <w:lang w:eastAsia="zh-CN"/>
        </w:rPr>
      </w:pPr>
      <w:r w:rsidRPr="00B925D1">
        <w:rPr>
          <w:lang w:eastAsia="zh-CN"/>
        </w:rPr>
        <w:t xml:space="preserve">This function is to display the application parameters. </w:t>
      </w:r>
    </w:p>
    <w:p w14:paraId="6E9391DE" w14:textId="77777777" w:rsidR="003026FA" w:rsidRPr="00B925D1" w:rsidRDefault="003026FA" w:rsidP="00436026">
      <w:pPr>
        <w:rPr>
          <w:b/>
          <w:u w:val="single"/>
          <w:lang w:eastAsia="zh-CN"/>
        </w:rPr>
      </w:pPr>
      <w:r w:rsidRPr="00B925D1">
        <w:rPr>
          <w:b/>
          <w:u w:val="single"/>
          <w:lang w:eastAsia="zh-CN"/>
        </w:rPr>
        <w:t>Business Logic</w:t>
      </w:r>
    </w:p>
    <w:p w14:paraId="2E4FDA79" w14:textId="77777777" w:rsidR="003026FA" w:rsidRPr="00B925D1" w:rsidRDefault="003026FA" w:rsidP="00436026">
      <w:pPr>
        <w:rPr>
          <w:lang w:eastAsia="zh-CN"/>
        </w:rPr>
      </w:pPr>
      <w:r w:rsidRPr="00B925D1">
        <w:rPr>
          <w:lang w:eastAsia="zh-CN"/>
        </w:rPr>
        <w:t xml:space="preserve">The job logs view is to describe the status of the web logic running status. </w:t>
      </w:r>
    </w:p>
    <w:p w14:paraId="487D324B" w14:textId="77777777" w:rsidR="003026FA" w:rsidRPr="00B925D1" w:rsidRDefault="003026FA" w:rsidP="0005458D">
      <w:pPr>
        <w:pStyle w:val="ListParagraph"/>
        <w:numPr>
          <w:ilvl w:val="0"/>
          <w:numId w:val="40"/>
        </w:numPr>
        <w:ind w:left="990" w:hanging="450"/>
        <w:rPr>
          <w:lang w:eastAsia="zh-CN"/>
        </w:rPr>
      </w:pPr>
      <w:r w:rsidRPr="00B925D1">
        <w:rPr>
          <w:lang w:eastAsia="zh-CN"/>
        </w:rPr>
        <w:t xml:space="preserve">By default, </w:t>
      </w:r>
      <w:r w:rsidRPr="00B925D1">
        <w:rPr>
          <w:lang w:eastAsia="zh-HK"/>
        </w:rPr>
        <w:t xml:space="preserve">all system parameter information of the system </w:t>
      </w:r>
      <w:proofErr w:type="gramStart"/>
      <w:r w:rsidRPr="00B925D1">
        <w:rPr>
          <w:lang w:eastAsia="zh-HK"/>
        </w:rPr>
        <w:t>will be displayed</w:t>
      </w:r>
      <w:proofErr w:type="gramEnd"/>
      <w:r w:rsidRPr="00B925D1">
        <w:rPr>
          <w:lang w:eastAsia="zh-HK"/>
        </w:rPr>
        <w:t>.</w:t>
      </w:r>
    </w:p>
    <w:p w14:paraId="05FF3507" w14:textId="77777777" w:rsidR="003026FA" w:rsidRPr="00B925D1" w:rsidRDefault="003026FA" w:rsidP="003026FA">
      <w:pPr>
        <w:ind w:left="1080"/>
        <w:rPr>
          <w:lang w:eastAsia="zh-CN"/>
        </w:rPr>
      </w:pPr>
    </w:p>
    <w:p w14:paraId="2AA1EF7D" w14:textId="77777777" w:rsidR="003026FA" w:rsidRPr="00B925D1" w:rsidRDefault="003026FA" w:rsidP="003026FA">
      <w:pPr>
        <w:rPr>
          <w:rFonts w:eastAsiaTheme="majorEastAsia" w:cstheme="majorBidi"/>
          <w:b/>
          <w:bCs/>
          <w:i/>
          <w:iCs/>
        </w:rPr>
      </w:pPr>
      <w:r w:rsidRPr="00B925D1">
        <w:br w:type="page"/>
      </w:r>
    </w:p>
    <w:p w14:paraId="216D4CC1" w14:textId="77777777" w:rsidR="003026FA" w:rsidRPr="00B925D1" w:rsidRDefault="003026FA" w:rsidP="003026FA">
      <w:pPr>
        <w:pStyle w:val="Heading4"/>
        <w:tabs>
          <w:tab w:val="left" w:pos="1170"/>
        </w:tabs>
        <w:spacing w:after="0"/>
        <w:ind w:hanging="504"/>
      </w:pPr>
      <w:r w:rsidRPr="00B925D1">
        <w:lastRenderedPageBreak/>
        <w:t>Screen</w:t>
      </w:r>
    </w:p>
    <w:p w14:paraId="79264062" w14:textId="77777777" w:rsidR="003026FA" w:rsidRPr="00B925D1" w:rsidRDefault="003026FA" w:rsidP="003026FA">
      <w:pPr>
        <w:ind w:left="360"/>
        <w:rPr>
          <w:b/>
          <w:u w:val="single"/>
        </w:rPr>
      </w:pPr>
      <w:r w:rsidRPr="00B925D1">
        <w:rPr>
          <w:b/>
          <w:u w:val="single"/>
        </w:rPr>
        <w:t>System Parameter View (List)</w:t>
      </w:r>
    </w:p>
    <w:p w14:paraId="4B80D940" w14:textId="77777777" w:rsidR="003026FA" w:rsidRPr="00B925D1" w:rsidRDefault="003026FA" w:rsidP="003026FA">
      <w:pPr>
        <w:ind w:left="360"/>
        <w:jc w:val="center"/>
        <w:rPr>
          <w:b/>
          <w:u w:val="single"/>
        </w:rPr>
      </w:pPr>
      <w:r w:rsidRPr="00B925D1">
        <w:rPr>
          <w:noProof/>
          <w:lang w:eastAsia="zh-CN"/>
        </w:rPr>
        <w:drawing>
          <wp:inline distT="0" distB="0" distL="0" distR="0" wp14:anchorId="1500C277" wp14:editId="5930FF7C">
            <wp:extent cx="4744947" cy="3539266"/>
            <wp:effectExtent l="0" t="0" r="0" b="4445"/>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77719" cy="3563711"/>
                    </a:xfrm>
                    <a:prstGeom prst="rect">
                      <a:avLst/>
                    </a:prstGeom>
                  </pic:spPr>
                </pic:pic>
              </a:graphicData>
            </a:graphic>
          </wp:inline>
        </w:drawing>
      </w:r>
    </w:p>
    <w:p w14:paraId="291B4A96" w14:textId="77777777" w:rsidR="003026FA" w:rsidRPr="00B925D1" w:rsidRDefault="003026FA" w:rsidP="003026FA">
      <w:pPr>
        <w:ind w:left="450"/>
        <w:rPr>
          <w:lang w:eastAsia="zh-CN"/>
        </w:rPr>
      </w:pPr>
    </w:p>
    <w:p w14:paraId="17092A45" w14:textId="77777777" w:rsidR="003026FA" w:rsidRPr="00B925D1" w:rsidRDefault="003026FA" w:rsidP="003026FA">
      <w:pPr>
        <w:pStyle w:val="Heading4"/>
        <w:tabs>
          <w:tab w:val="left" w:pos="1170"/>
        </w:tabs>
        <w:spacing w:after="0"/>
        <w:ind w:hanging="504"/>
      </w:pPr>
      <w:r w:rsidRPr="00B925D1">
        <w:t>Data Fields &amp; Presentation Logic</w:t>
      </w:r>
    </w:p>
    <w:p w14:paraId="55A7615F" w14:textId="77777777" w:rsidR="003026FA" w:rsidRPr="00B925D1" w:rsidRDefault="003026FA" w:rsidP="0005458D">
      <w:pPr>
        <w:pStyle w:val="ListParagraph"/>
        <w:numPr>
          <w:ilvl w:val="0"/>
          <w:numId w:val="41"/>
        </w:numPr>
        <w:rPr>
          <w:lang w:eastAsia="zh-CN"/>
        </w:rPr>
      </w:pPr>
      <w:r w:rsidRPr="00B925D1">
        <w:rPr>
          <w:lang w:eastAsia="zh-CN"/>
        </w:rPr>
        <w:t>Default Sorting of System Parameter View List, Priority from top to bottom</w:t>
      </w:r>
    </w:p>
    <w:p w14:paraId="114F5E38" w14:textId="50C62551" w:rsidR="003026FA" w:rsidRPr="00B925D1" w:rsidRDefault="003026FA" w:rsidP="003026FA">
      <w:pPr>
        <w:pStyle w:val="ListParagraph"/>
        <w:numPr>
          <w:ilvl w:val="0"/>
          <w:numId w:val="3"/>
        </w:numPr>
        <w:spacing w:line="240" w:lineRule="auto"/>
        <w:rPr>
          <w:lang w:eastAsia="zh-CN"/>
        </w:rPr>
      </w:pPr>
      <w:proofErr w:type="spellStart"/>
      <w:r w:rsidRPr="00B925D1">
        <w:rPr>
          <w:lang w:eastAsia="zh-CN"/>
        </w:rPr>
        <w:t>Param</w:t>
      </w:r>
      <w:proofErr w:type="spellEnd"/>
      <w:r w:rsidRPr="00B925D1">
        <w:rPr>
          <w:lang w:eastAsia="zh-CN"/>
        </w:rPr>
        <w:t xml:space="preserve"> Key (</w:t>
      </w:r>
      <w:r w:rsidR="0048517E">
        <w:rPr>
          <w:lang w:eastAsia="zh-CN"/>
        </w:rPr>
        <w:t>a</w:t>
      </w:r>
      <w:r w:rsidRPr="00B925D1">
        <w:rPr>
          <w:lang w:eastAsia="zh-CN"/>
        </w:rPr>
        <w:t>scending)</w:t>
      </w:r>
    </w:p>
    <w:p w14:paraId="2CDE429E" w14:textId="77777777" w:rsidR="003026FA" w:rsidRPr="00B925D1" w:rsidRDefault="003026FA" w:rsidP="003026FA">
      <w:pPr>
        <w:spacing w:line="240" w:lineRule="auto"/>
        <w:ind w:left="360"/>
        <w:rPr>
          <w:lang w:eastAsia="zh-CN"/>
        </w:rPr>
      </w:pPr>
    </w:p>
    <w:p w14:paraId="65AE6AAF" w14:textId="77777777" w:rsidR="003026FA" w:rsidRPr="00B925D1" w:rsidRDefault="003026FA" w:rsidP="0005458D">
      <w:pPr>
        <w:pStyle w:val="ListParagraph"/>
        <w:numPr>
          <w:ilvl w:val="0"/>
          <w:numId w:val="41"/>
        </w:numPr>
        <w:spacing w:line="240" w:lineRule="auto"/>
        <w:rPr>
          <w:lang w:eastAsia="zh-CN"/>
        </w:rPr>
      </w:pPr>
      <w:r w:rsidRPr="00B925D1">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800"/>
        <w:gridCol w:w="2070"/>
      </w:tblGrid>
      <w:tr w:rsidR="003026FA" w:rsidRPr="00B925D1" w14:paraId="50712A02" w14:textId="77777777" w:rsidTr="003026FA">
        <w:trPr>
          <w:tblHeader/>
        </w:trPr>
        <w:tc>
          <w:tcPr>
            <w:tcW w:w="1553" w:type="dxa"/>
            <w:shd w:val="clear" w:color="auto" w:fill="C6D9F1"/>
            <w:vAlign w:val="center"/>
          </w:tcPr>
          <w:p w14:paraId="6F3F99C2" w14:textId="77777777" w:rsidR="003026FA" w:rsidRPr="00B925D1" w:rsidRDefault="003026FA" w:rsidP="003026FA">
            <w:pPr>
              <w:spacing w:after="0"/>
              <w:rPr>
                <w:b/>
              </w:rPr>
            </w:pPr>
            <w:r w:rsidRPr="00B925D1">
              <w:rPr>
                <w:b/>
              </w:rPr>
              <w:t>Field</w:t>
            </w:r>
          </w:p>
        </w:tc>
        <w:tc>
          <w:tcPr>
            <w:tcW w:w="1260" w:type="dxa"/>
            <w:shd w:val="clear" w:color="auto" w:fill="C6D9F1"/>
            <w:vAlign w:val="center"/>
          </w:tcPr>
          <w:p w14:paraId="75FA8DAD" w14:textId="77777777" w:rsidR="003026FA" w:rsidRPr="00B925D1" w:rsidRDefault="003026FA" w:rsidP="003026FA">
            <w:pPr>
              <w:spacing w:after="0"/>
              <w:rPr>
                <w:b/>
              </w:rPr>
            </w:pPr>
            <w:r w:rsidRPr="00B925D1">
              <w:rPr>
                <w:b/>
              </w:rPr>
              <w:t>Object Type</w:t>
            </w:r>
          </w:p>
        </w:tc>
        <w:tc>
          <w:tcPr>
            <w:tcW w:w="1170" w:type="dxa"/>
            <w:shd w:val="clear" w:color="auto" w:fill="C6D9F1"/>
            <w:vAlign w:val="center"/>
          </w:tcPr>
          <w:p w14:paraId="281A1CC3" w14:textId="77777777" w:rsidR="003026FA" w:rsidRPr="00B925D1" w:rsidRDefault="003026FA" w:rsidP="003026FA">
            <w:pPr>
              <w:spacing w:after="0"/>
              <w:rPr>
                <w:b/>
              </w:rPr>
            </w:pPr>
            <w:r w:rsidRPr="00B925D1">
              <w:rPr>
                <w:b/>
              </w:rPr>
              <w:t>Default Value</w:t>
            </w:r>
          </w:p>
        </w:tc>
        <w:tc>
          <w:tcPr>
            <w:tcW w:w="1237" w:type="dxa"/>
            <w:shd w:val="clear" w:color="auto" w:fill="C6D9F1"/>
            <w:vAlign w:val="center"/>
          </w:tcPr>
          <w:p w14:paraId="0CCE2282" w14:textId="77777777" w:rsidR="003026FA" w:rsidRPr="00B925D1" w:rsidRDefault="003026FA" w:rsidP="003026FA">
            <w:pPr>
              <w:spacing w:after="0"/>
              <w:rPr>
                <w:b/>
              </w:rPr>
            </w:pPr>
            <w:r w:rsidRPr="00B925D1">
              <w:rPr>
                <w:b/>
              </w:rPr>
              <w:t>Mandatory (M/O/C)</w:t>
            </w:r>
          </w:p>
        </w:tc>
        <w:tc>
          <w:tcPr>
            <w:tcW w:w="1103" w:type="dxa"/>
            <w:shd w:val="clear" w:color="auto" w:fill="C6D9F1"/>
            <w:vAlign w:val="center"/>
          </w:tcPr>
          <w:p w14:paraId="5B0E9B82" w14:textId="77777777" w:rsidR="003026FA" w:rsidRPr="00B925D1" w:rsidRDefault="003026FA" w:rsidP="003026FA">
            <w:pPr>
              <w:spacing w:after="0"/>
              <w:rPr>
                <w:b/>
              </w:rPr>
            </w:pPr>
            <w:r w:rsidRPr="00B925D1">
              <w:rPr>
                <w:b/>
              </w:rPr>
              <w:t>Format</w:t>
            </w:r>
          </w:p>
        </w:tc>
        <w:tc>
          <w:tcPr>
            <w:tcW w:w="1800" w:type="dxa"/>
            <w:shd w:val="clear" w:color="auto" w:fill="C6D9F1"/>
            <w:vAlign w:val="center"/>
          </w:tcPr>
          <w:p w14:paraId="5A70B29A" w14:textId="77777777" w:rsidR="003026FA" w:rsidRPr="00B925D1" w:rsidRDefault="003026FA" w:rsidP="003026FA">
            <w:pPr>
              <w:spacing w:after="0"/>
              <w:rPr>
                <w:b/>
              </w:rPr>
            </w:pPr>
            <w:r w:rsidRPr="00B925D1">
              <w:rPr>
                <w:b/>
              </w:rPr>
              <w:t>Action / Event / Response</w:t>
            </w:r>
          </w:p>
        </w:tc>
        <w:tc>
          <w:tcPr>
            <w:tcW w:w="2070" w:type="dxa"/>
            <w:shd w:val="clear" w:color="auto" w:fill="C6D9F1"/>
            <w:vAlign w:val="center"/>
          </w:tcPr>
          <w:p w14:paraId="308098C2" w14:textId="77777777" w:rsidR="003026FA" w:rsidRPr="00B925D1" w:rsidRDefault="003026FA" w:rsidP="003026FA">
            <w:pPr>
              <w:spacing w:after="0"/>
              <w:rPr>
                <w:b/>
              </w:rPr>
            </w:pPr>
            <w:r w:rsidRPr="00B925D1">
              <w:rPr>
                <w:b/>
              </w:rPr>
              <w:t>Description</w:t>
            </w:r>
          </w:p>
        </w:tc>
      </w:tr>
      <w:tr w:rsidR="003026FA" w:rsidRPr="00B925D1" w14:paraId="6505286F" w14:textId="77777777" w:rsidTr="003026FA">
        <w:tc>
          <w:tcPr>
            <w:tcW w:w="1553" w:type="dxa"/>
            <w:vAlign w:val="center"/>
          </w:tcPr>
          <w:p w14:paraId="20657F45" w14:textId="77777777" w:rsidR="003026FA" w:rsidRPr="00B925D1" w:rsidRDefault="003026FA" w:rsidP="003026FA">
            <w:pPr>
              <w:spacing w:after="0"/>
              <w:ind w:left="-18" w:right="-108"/>
              <w:rPr>
                <w:b/>
              </w:rPr>
            </w:pPr>
            <w:proofErr w:type="spellStart"/>
            <w:r w:rsidRPr="00B925D1">
              <w:rPr>
                <w:b/>
              </w:rPr>
              <w:t>Param</w:t>
            </w:r>
            <w:proofErr w:type="spellEnd"/>
            <w:r w:rsidRPr="00B925D1">
              <w:rPr>
                <w:b/>
              </w:rPr>
              <w:t xml:space="preserve"> Key</w:t>
            </w:r>
          </w:p>
        </w:tc>
        <w:tc>
          <w:tcPr>
            <w:tcW w:w="1260" w:type="dxa"/>
            <w:vAlign w:val="center"/>
          </w:tcPr>
          <w:p w14:paraId="70D04D29" w14:textId="77777777" w:rsidR="003026FA" w:rsidRPr="00B925D1" w:rsidRDefault="003026FA" w:rsidP="003026FA">
            <w:pPr>
              <w:spacing w:after="0"/>
            </w:pPr>
            <w:r w:rsidRPr="00B925D1">
              <w:t>Read-only text</w:t>
            </w:r>
          </w:p>
        </w:tc>
        <w:tc>
          <w:tcPr>
            <w:tcW w:w="1170" w:type="dxa"/>
            <w:vAlign w:val="center"/>
          </w:tcPr>
          <w:p w14:paraId="022D0899" w14:textId="77777777" w:rsidR="003026FA" w:rsidRPr="00B925D1" w:rsidRDefault="003026FA" w:rsidP="003026FA">
            <w:pPr>
              <w:spacing w:after="0"/>
            </w:pPr>
            <w:r w:rsidRPr="00B925D1">
              <w:t>Prefilled</w:t>
            </w:r>
          </w:p>
        </w:tc>
        <w:tc>
          <w:tcPr>
            <w:tcW w:w="1237" w:type="dxa"/>
            <w:vAlign w:val="center"/>
          </w:tcPr>
          <w:p w14:paraId="14AF7BE0" w14:textId="77777777" w:rsidR="003026FA" w:rsidRPr="00B925D1" w:rsidRDefault="003026FA" w:rsidP="003026FA">
            <w:pPr>
              <w:spacing w:after="0"/>
            </w:pPr>
            <w:r w:rsidRPr="00B925D1">
              <w:t>-</w:t>
            </w:r>
          </w:p>
        </w:tc>
        <w:tc>
          <w:tcPr>
            <w:tcW w:w="1103" w:type="dxa"/>
            <w:vAlign w:val="center"/>
          </w:tcPr>
          <w:p w14:paraId="2B2FECE3" w14:textId="02414B1D" w:rsidR="003026FA" w:rsidRPr="00B925D1" w:rsidRDefault="003026FA" w:rsidP="003026FA">
            <w:pPr>
              <w:spacing w:after="0"/>
            </w:pPr>
            <w:r w:rsidRPr="00B925D1">
              <w:t>N</w:t>
            </w:r>
            <w:r w:rsidR="00436026">
              <w:t>(*)</w:t>
            </w:r>
          </w:p>
        </w:tc>
        <w:tc>
          <w:tcPr>
            <w:tcW w:w="1800" w:type="dxa"/>
            <w:vAlign w:val="center"/>
          </w:tcPr>
          <w:p w14:paraId="689F86E5" w14:textId="77777777" w:rsidR="003026FA" w:rsidRPr="00B925D1" w:rsidRDefault="003026FA" w:rsidP="003026FA">
            <w:pPr>
              <w:spacing w:after="0"/>
            </w:pPr>
            <w:r w:rsidRPr="00B925D1">
              <w:t>-</w:t>
            </w:r>
          </w:p>
        </w:tc>
        <w:tc>
          <w:tcPr>
            <w:tcW w:w="2070" w:type="dxa"/>
            <w:vAlign w:val="center"/>
          </w:tcPr>
          <w:p w14:paraId="4B06F581" w14:textId="77777777" w:rsidR="003026FA" w:rsidRPr="00B925D1" w:rsidRDefault="003026FA" w:rsidP="003026FA">
            <w:pPr>
              <w:spacing w:after="0"/>
            </w:pPr>
            <w:r w:rsidRPr="00B925D1">
              <w:t>Parameter Key ID (System Generated)</w:t>
            </w:r>
          </w:p>
        </w:tc>
      </w:tr>
      <w:tr w:rsidR="003026FA" w:rsidRPr="00B925D1" w14:paraId="676D0599" w14:textId="77777777" w:rsidTr="003026FA">
        <w:tc>
          <w:tcPr>
            <w:tcW w:w="1553" w:type="dxa"/>
            <w:vAlign w:val="center"/>
          </w:tcPr>
          <w:p w14:paraId="11ED0A9C" w14:textId="77777777" w:rsidR="003026FA" w:rsidRPr="00B925D1" w:rsidRDefault="003026FA" w:rsidP="003026FA">
            <w:pPr>
              <w:spacing w:after="0"/>
              <w:ind w:left="-18" w:right="-108"/>
              <w:rPr>
                <w:b/>
              </w:rPr>
            </w:pPr>
            <w:proofErr w:type="spellStart"/>
            <w:r w:rsidRPr="00B925D1">
              <w:rPr>
                <w:b/>
              </w:rPr>
              <w:t>Param</w:t>
            </w:r>
            <w:proofErr w:type="spellEnd"/>
            <w:r w:rsidRPr="00B925D1">
              <w:rPr>
                <w:b/>
              </w:rPr>
              <w:t xml:space="preserve"> </w:t>
            </w:r>
          </w:p>
          <w:p w14:paraId="4DBCC5CF" w14:textId="77777777" w:rsidR="003026FA" w:rsidRPr="00B925D1" w:rsidRDefault="003026FA" w:rsidP="003026FA">
            <w:pPr>
              <w:spacing w:after="0"/>
              <w:ind w:left="-18" w:right="-108"/>
              <w:rPr>
                <w:b/>
              </w:rPr>
            </w:pPr>
            <w:r w:rsidRPr="00B925D1">
              <w:rPr>
                <w:b/>
              </w:rPr>
              <w:t>Value</w:t>
            </w:r>
          </w:p>
        </w:tc>
        <w:tc>
          <w:tcPr>
            <w:tcW w:w="1260" w:type="dxa"/>
            <w:vAlign w:val="center"/>
          </w:tcPr>
          <w:p w14:paraId="5DFD6672" w14:textId="77777777" w:rsidR="003026FA" w:rsidRPr="00B925D1" w:rsidRDefault="003026FA" w:rsidP="003026FA">
            <w:pPr>
              <w:spacing w:after="0"/>
            </w:pPr>
            <w:r w:rsidRPr="00B925D1">
              <w:t>Textbox</w:t>
            </w:r>
          </w:p>
        </w:tc>
        <w:tc>
          <w:tcPr>
            <w:tcW w:w="1170" w:type="dxa"/>
            <w:vAlign w:val="center"/>
          </w:tcPr>
          <w:p w14:paraId="5D5011DB" w14:textId="77777777" w:rsidR="003026FA" w:rsidRPr="00B925D1" w:rsidRDefault="003026FA" w:rsidP="003026FA">
            <w:pPr>
              <w:spacing w:after="0"/>
            </w:pPr>
          </w:p>
        </w:tc>
        <w:tc>
          <w:tcPr>
            <w:tcW w:w="1237" w:type="dxa"/>
            <w:vAlign w:val="center"/>
          </w:tcPr>
          <w:p w14:paraId="63C9F4B8" w14:textId="77777777" w:rsidR="003026FA" w:rsidRPr="00B925D1" w:rsidRDefault="003026FA" w:rsidP="003026FA">
            <w:pPr>
              <w:spacing w:after="0"/>
            </w:pPr>
            <w:r w:rsidRPr="00B925D1">
              <w:t>M</w:t>
            </w:r>
          </w:p>
        </w:tc>
        <w:tc>
          <w:tcPr>
            <w:tcW w:w="1103" w:type="dxa"/>
            <w:vAlign w:val="center"/>
          </w:tcPr>
          <w:p w14:paraId="55BE21D7" w14:textId="1DEB4EAF" w:rsidR="003026FA" w:rsidRPr="00B925D1" w:rsidRDefault="003026FA" w:rsidP="003026FA">
            <w:pPr>
              <w:spacing w:after="0"/>
            </w:pPr>
            <w:r w:rsidRPr="00B925D1">
              <w:t>A</w:t>
            </w:r>
            <w:r w:rsidR="00436026">
              <w:t>100</w:t>
            </w:r>
          </w:p>
        </w:tc>
        <w:tc>
          <w:tcPr>
            <w:tcW w:w="1800" w:type="dxa"/>
            <w:vAlign w:val="center"/>
          </w:tcPr>
          <w:p w14:paraId="7A251DA1" w14:textId="77777777" w:rsidR="003026FA" w:rsidRPr="00B925D1" w:rsidRDefault="003026FA" w:rsidP="003026FA">
            <w:pPr>
              <w:spacing w:after="0"/>
            </w:pPr>
            <w:r w:rsidRPr="00B925D1">
              <w:t>-</w:t>
            </w:r>
          </w:p>
        </w:tc>
        <w:tc>
          <w:tcPr>
            <w:tcW w:w="2070" w:type="dxa"/>
            <w:vAlign w:val="center"/>
          </w:tcPr>
          <w:p w14:paraId="7CEE923C" w14:textId="77777777" w:rsidR="003026FA" w:rsidRPr="00B925D1" w:rsidRDefault="003026FA" w:rsidP="003026FA">
            <w:pPr>
              <w:spacing w:after="0"/>
            </w:pPr>
            <w:r w:rsidRPr="00B925D1">
              <w:t xml:space="preserve">Parameter Value </w:t>
            </w:r>
          </w:p>
        </w:tc>
      </w:tr>
      <w:tr w:rsidR="003026FA" w:rsidRPr="00B925D1" w14:paraId="7FCFBFD0" w14:textId="77777777" w:rsidTr="003026FA">
        <w:tc>
          <w:tcPr>
            <w:tcW w:w="1553" w:type="dxa"/>
            <w:vAlign w:val="center"/>
          </w:tcPr>
          <w:p w14:paraId="5C7CBDE2" w14:textId="77777777" w:rsidR="003026FA" w:rsidRPr="00B925D1" w:rsidRDefault="003026FA" w:rsidP="003026FA">
            <w:pPr>
              <w:spacing w:after="0"/>
              <w:ind w:left="-18" w:right="-108"/>
              <w:rPr>
                <w:b/>
              </w:rPr>
            </w:pPr>
            <w:proofErr w:type="spellStart"/>
            <w:r w:rsidRPr="00B925D1">
              <w:rPr>
                <w:b/>
              </w:rPr>
              <w:t>Param</w:t>
            </w:r>
            <w:proofErr w:type="spellEnd"/>
            <w:r w:rsidRPr="00B925D1">
              <w:rPr>
                <w:b/>
              </w:rPr>
              <w:t xml:space="preserve"> Description</w:t>
            </w:r>
          </w:p>
        </w:tc>
        <w:tc>
          <w:tcPr>
            <w:tcW w:w="1260" w:type="dxa"/>
            <w:vAlign w:val="center"/>
          </w:tcPr>
          <w:p w14:paraId="388D783E" w14:textId="77777777" w:rsidR="003026FA" w:rsidRPr="00B925D1" w:rsidRDefault="003026FA" w:rsidP="003026FA">
            <w:pPr>
              <w:spacing w:after="0"/>
            </w:pPr>
            <w:r w:rsidRPr="00B925D1">
              <w:t>Textbox</w:t>
            </w:r>
          </w:p>
        </w:tc>
        <w:tc>
          <w:tcPr>
            <w:tcW w:w="1170" w:type="dxa"/>
            <w:vAlign w:val="center"/>
          </w:tcPr>
          <w:p w14:paraId="264AC701" w14:textId="77777777" w:rsidR="003026FA" w:rsidRPr="00B925D1" w:rsidRDefault="003026FA" w:rsidP="003026FA">
            <w:pPr>
              <w:spacing w:after="0"/>
            </w:pPr>
          </w:p>
        </w:tc>
        <w:tc>
          <w:tcPr>
            <w:tcW w:w="1237" w:type="dxa"/>
            <w:vAlign w:val="center"/>
          </w:tcPr>
          <w:p w14:paraId="1DC13B18" w14:textId="77777777" w:rsidR="003026FA" w:rsidRPr="00B925D1" w:rsidRDefault="003026FA" w:rsidP="003026FA">
            <w:pPr>
              <w:spacing w:after="0"/>
            </w:pPr>
            <w:r w:rsidRPr="00B925D1">
              <w:t>M</w:t>
            </w:r>
          </w:p>
        </w:tc>
        <w:tc>
          <w:tcPr>
            <w:tcW w:w="1103" w:type="dxa"/>
            <w:vAlign w:val="center"/>
          </w:tcPr>
          <w:p w14:paraId="1904D75F" w14:textId="67365D6D" w:rsidR="003026FA" w:rsidRPr="00B925D1" w:rsidRDefault="003026FA" w:rsidP="003026FA">
            <w:pPr>
              <w:spacing w:after="0"/>
            </w:pPr>
            <w:r w:rsidRPr="00B925D1">
              <w:t>A</w:t>
            </w:r>
            <w:r w:rsidR="00436026">
              <w:t>500</w:t>
            </w:r>
          </w:p>
        </w:tc>
        <w:tc>
          <w:tcPr>
            <w:tcW w:w="1800" w:type="dxa"/>
            <w:vAlign w:val="center"/>
          </w:tcPr>
          <w:p w14:paraId="69C70E35" w14:textId="77777777" w:rsidR="003026FA" w:rsidRPr="00B925D1" w:rsidRDefault="003026FA" w:rsidP="003026FA">
            <w:pPr>
              <w:spacing w:after="0"/>
            </w:pPr>
            <w:r w:rsidRPr="00B925D1">
              <w:t>-</w:t>
            </w:r>
          </w:p>
        </w:tc>
        <w:tc>
          <w:tcPr>
            <w:tcW w:w="2070" w:type="dxa"/>
            <w:vAlign w:val="center"/>
          </w:tcPr>
          <w:p w14:paraId="1478F806" w14:textId="77777777" w:rsidR="003026FA" w:rsidRPr="00B925D1" w:rsidRDefault="003026FA" w:rsidP="003026FA">
            <w:pPr>
              <w:spacing w:after="0"/>
            </w:pPr>
            <w:r w:rsidRPr="00B925D1">
              <w:t xml:space="preserve">Parameter Description </w:t>
            </w:r>
          </w:p>
        </w:tc>
      </w:tr>
    </w:tbl>
    <w:p w14:paraId="5FFE9342" w14:textId="77777777" w:rsidR="003026FA" w:rsidRPr="00B925D1" w:rsidRDefault="003026FA" w:rsidP="003026FA">
      <w:pPr>
        <w:ind w:left="360"/>
        <w:rPr>
          <w:lang w:eastAsia="zh-CN"/>
        </w:rPr>
      </w:pPr>
      <w:r w:rsidRPr="00B925D1">
        <w:rPr>
          <w:lang w:eastAsia="zh-CN"/>
        </w:rPr>
        <w:tab/>
      </w:r>
      <w:r w:rsidRPr="00B925D1">
        <w:rPr>
          <w:lang w:eastAsia="zh-CN"/>
        </w:rPr>
        <w:tab/>
      </w:r>
    </w:p>
    <w:p w14:paraId="44643F31" w14:textId="77777777" w:rsidR="003026FA" w:rsidRPr="00B925D1" w:rsidRDefault="003026FA" w:rsidP="003026FA">
      <w:pPr>
        <w:pStyle w:val="Heading4"/>
        <w:tabs>
          <w:tab w:val="left" w:pos="1170"/>
        </w:tabs>
        <w:spacing w:after="0"/>
        <w:ind w:hanging="504"/>
      </w:pPr>
      <w:r w:rsidRPr="00B925D1">
        <w:lastRenderedPageBreak/>
        <w:t>Screen Objects &amp; Action</w:t>
      </w:r>
    </w:p>
    <w:tbl>
      <w:tblPr>
        <w:tblW w:w="1008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5080"/>
        <w:gridCol w:w="1980"/>
      </w:tblGrid>
      <w:tr w:rsidR="003026FA" w:rsidRPr="00B925D1" w14:paraId="5CC5858F" w14:textId="77777777" w:rsidTr="00436026">
        <w:tc>
          <w:tcPr>
            <w:tcW w:w="1900" w:type="dxa"/>
            <w:shd w:val="clear" w:color="auto" w:fill="C6D9F1"/>
          </w:tcPr>
          <w:p w14:paraId="54D90A13" w14:textId="77777777" w:rsidR="003026FA" w:rsidRPr="00B925D1" w:rsidRDefault="003026FA" w:rsidP="003026FA">
            <w:pPr>
              <w:rPr>
                <w:b/>
              </w:rPr>
            </w:pPr>
            <w:r w:rsidRPr="00B925D1">
              <w:rPr>
                <w:b/>
              </w:rPr>
              <w:t>Screen Object</w:t>
            </w:r>
          </w:p>
        </w:tc>
        <w:tc>
          <w:tcPr>
            <w:tcW w:w="1120" w:type="dxa"/>
            <w:shd w:val="clear" w:color="auto" w:fill="C6D9F1"/>
          </w:tcPr>
          <w:p w14:paraId="25645B7D" w14:textId="77777777" w:rsidR="003026FA" w:rsidRPr="00B925D1" w:rsidRDefault="003026FA" w:rsidP="003026FA">
            <w:pPr>
              <w:rPr>
                <w:b/>
              </w:rPr>
            </w:pPr>
            <w:r w:rsidRPr="00B925D1">
              <w:rPr>
                <w:b/>
              </w:rPr>
              <w:t>Object Type</w:t>
            </w:r>
          </w:p>
        </w:tc>
        <w:tc>
          <w:tcPr>
            <w:tcW w:w="5080" w:type="dxa"/>
            <w:shd w:val="clear" w:color="auto" w:fill="C6D9F1"/>
          </w:tcPr>
          <w:p w14:paraId="1616830F" w14:textId="77777777" w:rsidR="003026FA" w:rsidRPr="00B925D1" w:rsidRDefault="003026FA" w:rsidP="003026FA">
            <w:pPr>
              <w:rPr>
                <w:b/>
              </w:rPr>
            </w:pPr>
            <w:r w:rsidRPr="00B925D1">
              <w:rPr>
                <w:b/>
              </w:rPr>
              <w:t>Action / Event / Response</w:t>
            </w:r>
          </w:p>
        </w:tc>
        <w:tc>
          <w:tcPr>
            <w:tcW w:w="1980" w:type="dxa"/>
            <w:shd w:val="clear" w:color="auto" w:fill="C6D9F1"/>
          </w:tcPr>
          <w:p w14:paraId="78AE9636" w14:textId="77777777" w:rsidR="003026FA" w:rsidRPr="00B925D1" w:rsidRDefault="003026FA" w:rsidP="003026FA">
            <w:pPr>
              <w:rPr>
                <w:b/>
              </w:rPr>
            </w:pPr>
            <w:r w:rsidRPr="00B925D1">
              <w:rPr>
                <w:b/>
              </w:rPr>
              <w:t>Remarks</w:t>
            </w:r>
          </w:p>
        </w:tc>
      </w:tr>
      <w:tr w:rsidR="003026FA" w:rsidRPr="00B925D1" w14:paraId="2F9FB855" w14:textId="77777777" w:rsidTr="00436026">
        <w:tc>
          <w:tcPr>
            <w:tcW w:w="1900" w:type="dxa"/>
          </w:tcPr>
          <w:p w14:paraId="20A1A72D" w14:textId="77777777" w:rsidR="003026FA" w:rsidRPr="00B925D1" w:rsidRDefault="003026FA" w:rsidP="003026FA">
            <w:r w:rsidRPr="00B925D1">
              <w:t>Create</w:t>
            </w:r>
          </w:p>
        </w:tc>
        <w:tc>
          <w:tcPr>
            <w:tcW w:w="1120" w:type="dxa"/>
          </w:tcPr>
          <w:p w14:paraId="74973639" w14:textId="77777777" w:rsidR="003026FA" w:rsidRPr="00B925D1" w:rsidRDefault="003026FA" w:rsidP="003026FA">
            <w:r w:rsidRPr="00B925D1">
              <w:t>Button</w:t>
            </w:r>
          </w:p>
        </w:tc>
        <w:tc>
          <w:tcPr>
            <w:tcW w:w="5080" w:type="dxa"/>
          </w:tcPr>
          <w:p w14:paraId="6808107B" w14:textId="01B2DBB9" w:rsidR="003026FA" w:rsidRPr="00B925D1" w:rsidRDefault="003026FA" w:rsidP="0048517E">
            <w:r w:rsidRPr="00B925D1">
              <w:t xml:space="preserve">Click to add new parameter with largest </w:t>
            </w:r>
            <w:r w:rsidR="0048517E">
              <w:t>p</w:t>
            </w:r>
            <w:r w:rsidRPr="00B925D1">
              <w:t>arameter key</w:t>
            </w:r>
          </w:p>
        </w:tc>
        <w:tc>
          <w:tcPr>
            <w:tcW w:w="1980" w:type="dxa"/>
          </w:tcPr>
          <w:p w14:paraId="186D2E8E" w14:textId="77777777" w:rsidR="003026FA" w:rsidRPr="00B925D1" w:rsidRDefault="003026FA" w:rsidP="003026FA">
            <w:r w:rsidRPr="00B925D1">
              <w:t>N/A</w:t>
            </w:r>
          </w:p>
        </w:tc>
      </w:tr>
      <w:tr w:rsidR="003026FA" w:rsidRPr="00B925D1" w14:paraId="11D9FABF" w14:textId="77777777" w:rsidTr="00436026">
        <w:tc>
          <w:tcPr>
            <w:tcW w:w="1900" w:type="dxa"/>
          </w:tcPr>
          <w:p w14:paraId="1D6F57F1" w14:textId="77777777" w:rsidR="003026FA" w:rsidRPr="00B925D1" w:rsidRDefault="003026FA" w:rsidP="003026FA">
            <w:r w:rsidRPr="00B925D1">
              <w:t>Save All</w:t>
            </w:r>
          </w:p>
        </w:tc>
        <w:tc>
          <w:tcPr>
            <w:tcW w:w="1120" w:type="dxa"/>
          </w:tcPr>
          <w:p w14:paraId="538D81D4" w14:textId="77777777" w:rsidR="003026FA" w:rsidRPr="00B925D1" w:rsidRDefault="003026FA" w:rsidP="003026FA">
            <w:r w:rsidRPr="00B925D1">
              <w:t>Button</w:t>
            </w:r>
          </w:p>
        </w:tc>
        <w:tc>
          <w:tcPr>
            <w:tcW w:w="5080" w:type="dxa"/>
          </w:tcPr>
          <w:p w14:paraId="76BA9494" w14:textId="77777777" w:rsidR="003026FA" w:rsidRPr="00B925D1" w:rsidRDefault="003026FA" w:rsidP="003026FA">
            <w:r w:rsidRPr="00B925D1">
              <w:t xml:space="preserve">Click to save all system parameter </w:t>
            </w:r>
          </w:p>
        </w:tc>
        <w:tc>
          <w:tcPr>
            <w:tcW w:w="1980" w:type="dxa"/>
          </w:tcPr>
          <w:p w14:paraId="6EE2E78D" w14:textId="77777777" w:rsidR="003026FA" w:rsidRPr="00B925D1" w:rsidRDefault="003026FA" w:rsidP="003026FA">
            <w:r w:rsidRPr="00B925D1">
              <w:t>N/A</w:t>
            </w:r>
          </w:p>
        </w:tc>
      </w:tr>
    </w:tbl>
    <w:p w14:paraId="727521DD" w14:textId="77777777" w:rsidR="003026FA" w:rsidRPr="00B925D1" w:rsidRDefault="003026FA" w:rsidP="003026FA"/>
    <w:p w14:paraId="12A10922" w14:textId="77777777" w:rsidR="003026FA" w:rsidRPr="00B925D1" w:rsidRDefault="003026FA" w:rsidP="003026FA">
      <w:pPr>
        <w:pStyle w:val="Heading4"/>
        <w:tabs>
          <w:tab w:val="left" w:pos="1170"/>
        </w:tabs>
        <w:spacing w:after="0"/>
        <w:ind w:hanging="504"/>
      </w:pPr>
      <w:r w:rsidRPr="00B925D1">
        <w:t>User/Security Group</w:t>
      </w:r>
    </w:p>
    <w:p w14:paraId="46E81BEB" w14:textId="77777777" w:rsidR="003026FA" w:rsidRPr="00B925D1" w:rsidRDefault="003026FA" w:rsidP="003026FA">
      <w:pPr>
        <w:ind w:left="360"/>
        <w:rPr>
          <w:rFonts w:eastAsia="SimSun"/>
        </w:rPr>
      </w:pPr>
      <w:proofErr w:type="gramStart"/>
      <w:r w:rsidRPr="00B925D1">
        <w:rPr>
          <w:rFonts w:eastAsia="SimSun"/>
        </w:rPr>
        <w:t>This function can be accessed by the following user(s)</w:t>
      </w:r>
      <w:proofErr w:type="gramEnd"/>
      <w:r w:rsidRPr="00B925D1">
        <w:rPr>
          <w:rFonts w:eastAsia="SimSun"/>
        </w:rPr>
        <w:t>:</w:t>
      </w:r>
    </w:p>
    <w:p w14:paraId="5183D38C" w14:textId="77777777" w:rsidR="003026FA" w:rsidRPr="00B925D1" w:rsidRDefault="003026FA" w:rsidP="003026FA">
      <w:pPr>
        <w:pStyle w:val="ListParagraph"/>
        <w:numPr>
          <w:ilvl w:val="0"/>
          <w:numId w:val="3"/>
        </w:numPr>
        <w:rPr>
          <w:rFonts w:eastAsia="SimSun"/>
        </w:rPr>
      </w:pPr>
      <w:r w:rsidRPr="00B925D1">
        <w:rPr>
          <w:rFonts w:eastAsia="SimSun"/>
        </w:rPr>
        <w:t>System Administrator</w:t>
      </w:r>
    </w:p>
    <w:p w14:paraId="49577F25" w14:textId="77777777" w:rsidR="003026FA" w:rsidRPr="00B925D1" w:rsidRDefault="003026FA" w:rsidP="003026FA">
      <w:pPr>
        <w:ind w:left="360"/>
        <w:rPr>
          <w:rFonts w:eastAsia="SimSun"/>
        </w:rPr>
      </w:pPr>
    </w:p>
    <w:p w14:paraId="3CB58DC0" w14:textId="77777777" w:rsidR="003026FA" w:rsidRPr="00B925D1" w:rsidRDefault="003026FA" w:rsidP="003026FA">
      <w:pPr>
        <w:pStyle w:val="Heading4"/>
        <w:tabs>
          <w:tab w:val="left" w:pos="1170"/>
        </w:tabs>
        <w:spacing w:after="0"/>
        <w:ind w:hanging="504"/>
      </w:pPr>
      <w:r w:rsidRPr="00B925D1">
        <w:t>Assumptions/Constraints</w:t>
      </w:r>
    </w:p>
    <w:p w14:paraId="1C0BDA64" w14:textId="77777777" w:rsidR="003026FA" w:rsidRPr="00B925D1" w:rsidRDefault="003026FA" w:rsidP="003026FA">
      <w:pPr>
        <w:ind w:left="450"/>
        <w:rPr>
          <w:lang w:eastAsia="zh-CN"/>
        </w:rPr>
      </w:pPr>
      <w:r w:rsidRPr="00B925D1">
        <w:rPr>
          <w:lang w:eastAsia="zh-CN"/>
        </w:rPr>
        <w:t xml:space="preserve">Parameter settings will be effective immediately.  </w:t>
      </w:r>
    </w:p>
    <w:p w14:paraId="0DC5E76D" w14:textId="77777777" w:rsidR="003026FA" w:rsidRPr="00B925D1" w:rsidRDefault="003026FA" w:rsidP="003026FA">
      <w:pPr>
        <w:pStyle w:val="Heading4"/>
        <w:tabs>
          <w:tab w:val="left" w:pos="1170"/>
        </w:tabs>
        <w:spacing w:after="0"/>
        <w:ind w:hanging="504"/>
      </w:pPr>
      <w:r w:rsidRPr="00B925D1">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3026FA" w:rsidRPr="00B925D1" w14:paraId="5E9AA28D" w14:textId="77777777" w:rsidTr="003026FA">
        <w:tc>
          <w:tcPr>
            <w:tcW w:w="1420" w:type="dxa"/>
            <w:shd w:val="clear" w:color="auto" w:fill="C6D9F1"/>
          </w:tcPr>
          <w:p w14:paraId="7C4C03CE" w14:textId="77777777" w:rsidR="003026FA" w:rsidRPr="00B925D1" w:rsidRDefault="003026FA" w:rsidP="003026FA">
            <w:pPr>
              <w:pStyle w:val="BodyText"/>
              <w:rPr>
                <w:b/>
              </w:rPr>
            </w:pPr>
            <w:r w:rsidRPr="00B925D1">
              <w:rPr>
                <w:b/>
              </w:rPr>
              <w:t>Error Code</w:t>
            </w:r>
          </w:p>
        </w:tc>
        <w:tc>
          <w:tcPr>
            <w:tcW w:w="1260" w:type="dxa"/>
            <w:shd w:val="clear" w:color="auto" w:fill="C6D9F1"/>
          </w:tcPr>
          <w:p w14:paraId="0B3AF36B" w14:textId="77777777" w:rsidR="003026FA" w:rsidRPr="00B925D1" w:rsidRDefault="003026FA" w:rsidP="003026FA">
            <w:pPr>
              <w:pStyle w:val="BodyText"/>
              <w:rPr>
                <w:b/>
              </w:rPr>
            </w:pPr>
            <w:r w:rsidRPr="00B925D1">
              <w:rPr>
                <w:b/>
              </w:rPr>
              <w:t>Severity</w:t>
            </w:r>
          </w:p>
        </w:tc>
        <w:tc>
          <w:tcPr>
            <w:tcW w:w="7465" w:type="dxa"/>
            <w:shd w:val="clear" w:color="auto" w:fill="C6D9F1"/>
          </w:tcPr>
          <w:p w14:paraId="6F9913D4" w14:textId="77777777" w:rsidR="003026FA" w:rsidRPr="00B925D1" w:rsidRDefault="003026FA" w:rsidP="003026FA">
            <w:pPr>
              <w:pStyle w:val="BodyText"/>
              <w:rPr>
                <w:b/>
              </w:rPr>
            </w:pPr>
            <w:r w:rsidRPr="00B925D1">
              <w:rPr>
                <w:b/>
              </w:rPr>
              <w:t>Error Message</w:t>
            </w:r>
          </w:p>
        </w:tc>
      </w:tr>
      <w:tr w:rsidR="00436026" w:rsidRPr="00B925D1" w14:paraId="32BE3A10" w14:textId="77777777" w:rsidTr="003026FA">
        <w:tc>
          <w:tcPr>
            <w:tcW w:w="1420" w:type="dxa"/>
          </w:tcPr>
          <w:p w14:paraId="1DF48DB2" w14:textId="61CE2046" w:rsidR="00436026" w:rsidRPr="00B925D1" w:rsidRDefault="00436026" w:rsidP="00436026">
            <w:r w:rsidRPr="00C4612B">
              <w:t>S0026</w:t>
            </w:r>
          </w:p>
        </w:tc>
        <w:tc>
          <w:tcPr>
            <w:tcW w:w="1260" w:type="dxa"/>
          </w:tcPr>
          <w:p w14:paraId="49EC9A90" w14:textId="3BB91158" w:rsidR="00436026" w:rsidRPr="00B925D1" w:rsidRDefault="00436026" w:rsidP="00436026">
            <w:r w:rsidRPr="00C4612B">
              <w:t>N/A</w:t>
            </w:r>
          </w:p>
        </w:tc>
        <w:tc>
          <w:tcPr>
            <w:tcW w:w="7465" w:type="dxa"/>
          </w:tcPr>
          <w:p w14:paraId="14F2694C" w14:textId="45DB36BC" w:rsidR="00436026" w:rsidRPr="00B925D1" w:rsidRDefault="00436026" w:rsidP="00436026">
            <w:r w:rsidRPr="00C4612B">
              <w:t>Empty parameter value inputted.</w:t>
            </w:r>
          </w:p>
        </w:tc>
      </w:tr>
      <w:tr w:rsidR="00436026" w:rsidRPr="00B925D1" w14:paraId="5E6EBF4A" w14:textId="77777777" w:rsidTr="003026FA">
        <w:tc>
          <w:tcPr>
            <w:tcW w:w="1420" w:type="dxa"/>
          </w:tcPr>
          <w:p w14:paraId="02997FB3" w14:textId="05CF9501" w:rsidR="00436026" w:rsidRPr="00B925D1" w:rsidRDefault="00436026" w:rsidP="00436026">
            <w:r w:rsidRPr="00C4612B">
              <w:t>S0027</w:t>
            </w:r>
          </w:p>
        </w:tc>
        <w:tc>
          <w:tcPr>
            <w:tcW w:w="1260" w:type="dxa"/>
          </w:tcPr>
          <w:p w14:paraId="55C4AEE6" w14:textId="0793FE84" w:rsidR="00436026" w:rsidRPr="00B925D1" w:rsidRDefault="00436026" w:rsidP="00436026">
            <w:r w:rsidRPr="00C4612B">
              <w:t>N/A</w:t>
            </w:r>
          </w:p>
        </w:tc>
        <w:tc>
          <w:tcPr>
            <w:tcW w:w="7465" w:type="dxa"/>
          </w:tcPr>
          <w:p w14:paraId="75768239" w14:textId="5397B571" w:rsidR="00436026" w:rsidRPr="00B925D1" w:rsidRDefault="00436026" w:rsidP="00436026">
            <w:r w:rsidRPr="00C4612B">
              <w:t>Empty parameter description inputted.</w:t>
            </w:r>
          </w:p>
        </w:tc>
      </w:tr>
    </w:tbl>
    <w:p w14:paraId="536EEE98" w14:textId="77777777" w:rsidR="003026FA" w:rsidRPr="00B925D1" w:rsidRDefault="003026FA" w:rsidP="003026FA">
      <w:pPr>
        <w:ind w:left="450"/>
        <w:rPr>
          <w:lang w:eastAsia="zh-CN"/>
        </w:rPr>
      </w:pPr>
    </w:p>
    <w:p w14:paraId="61C42EE2" w14:textId="77777777" w:rsidR="003026FA" w:rsidRPr="00B925D1" w:rsidRDefault="003026FA" w:rsidP="003026FA">
      <w:r w:rsidRPr="00B925D1">
        <w:br w:type="page"/>
      </w:r>
    </w:p>
    <w:p w14:paraId="3E4782FF" w14:textId="77777777" w:rsidR="003026FA" w:rsidRPr="00B925D1" w:rsidRDefault="003026FA" w:rsidP="003026FA">
      <w:pPr>
        <w:pStyle w:val="Heading2"/>
      </w:pPr>
      <w:bookmarkStart w:id="91" w:name="_Toc471773384"/>
      <w:bookmarkStart w:id="92" w:name="_Toc472133133"/>
      <w:r w:rsidRPr="00B925D1">
        <w:lastRenderedPageBreak/>
        <w:t>Export Daily Report</w:t>
      </w:r>
      <w:bookmarkEnd w:id="91"/>
      <w:bookmarkEnd w:id="92"/>
    </w:p>
    <w:p w14:paraId="587943E2" w14:textId="77777777" w:rsidR="003026FA" w:rsidRPr="00B925D1" w:rsidRDefault="003026FA" w:rsidP="00436026">
      <w:pPr>
        <w:pStyle w:val="Heading3"/>
      </w:pPr>
      <w:r w:rsidRPr="00B925D1">
        <w:t>Description</w:t>
      </w:r>
    </w:p>
    <w:p w14:paraId="3F2E0760" w14:textId="77777777" w:rsidR="003026FA" w:rsidRPr="00B925D1" w:rsidRDefault="003026FA" w:rsidP="00436026">
      <w:pPr>
        <w:jc w:val="both"/>
        <w:rPr>
          <w:lang w:eastAsia="zh-CN"/>
        </w:rPr>
      </w:pPr>
      <w:r w:rsidRPr="00B925D1">
        <w:rPr>
          <w:lang w:eastAsia="zh-CN"/>
        </w:rPr>
        <w:t xml:space="preserve">The “Export Daily Report” function allows system administrator/system operator to export the daily report. </w:t>
      </w:r>
    </w:p>
    <w:p w14:paraId="63DDB248" w14:textId="77777777" w:rsidR="003026FA" w:rsidRPr="00B925D1" w:rsidRDefault="003026FA" w:rsidP="00436026">
      <w:pPr>
        <w:rPr>
          <w:lang w:eastAsia="zh-CN"/>
        </w:rPr>
      </w:pPr>
      <w:r w:rsidRPr="00B925D1">
        <w:rPr>
          <w:lang w:eastAsia="zh-CN"/>
        </w:rPr>
        <w:t>Use Case functions</w:t>
      </w:r>
    </w:p>
    <w:p w14:paraId="4B0D6E24" w14:textId="77777777" w:rsidR="003026FA" w:rsidRPr="00B925D1" w:rsidRDefault="003026FA" w:rsidP="00436026">
      <w:pPr>
        <w:spacing w:after="0"/>
        <w:rPr>
          <w:lang w:eastAsia="zh-CN"/>
        </w:rPr>
      </w:pPr>
      <w:r w:rsidRPr="00B925D1">
        <w:rPr>
          <w:lang w:eastAsia="zh-CN"/>
        </w:rPr>
        <w:t xml:space="preserve"># </w:t>
      </w:r>
      <w:r w:rsidRPr="00B925D1">
        <w:rPr>
          <w:lang w:eastAsia="zh-HK"/>
        </w:rPr>
        <w:t>Export Daily Report</w:t>
      </w:r>
    </w:p>
    <w:p w14:paraId="5D4729D4" w14:textId="77777777" w:rsidR="003026FA" w:rsidRPr="00B925D1" w:rsidRDefault="003026FA" w:rsidP="003026FA">
      <w:pPr>
        <w:ind w:left="450"/>
        <w:rPr>
          <w:lang w:eastAsia="zh-CN"/>
        </w:rPr>
      </w:pPr>
    </w:p>
    <w:p w14:paraId="0E1C8030" w14:textId="77777777" w:rsidR="003026FA" w:rsidRPr="00B925D1" w:rsidRDefault="003026FA" w:rsidP="00436026">
      <w:pPr>
        <w:pStyle w:val="Heading3"/>
      </w:pPr>
      <w:r w:rsidRPr="00B925D1">
        <w:t>Input</w:t>
      </w:r>
    </w:p>
    <w:p w14:paraId="766E6090" w14:textId="77777777" w:rsidR="003026FA" w:rsidRPr="00B925D1" w:rsidRDefault="003026FA" w:rsidP="00436026">
      <w:pPr>
        <w:rPr>
          <w:lang w:eastAsia="zh-CN"/>
        </w:rPr>
      </w:pPr>
      <w:r w:rsidRPr="00B925D1">
        <w:rPr>
          <w:lang w:eastAsia="zh-CN"/>
        </w:rPr>
        <w:t>N/A</w:t>
      </w:r>
    </w:p>
    <w:p w14:paraId="037B7E2F" w14:textId="77777777" w:rsidR="003026FA" w:rsidRPr="00B925D1" w:rsidRDefault="003026FA" w:rsidP="00436026">
      <w:pPr>
        <w:pStyle w:val="Heading3"/>
      </w:pPr>
      <w:r w:rsidRPr="00B925D1">
        <w:t>Output</w:t>
      </w:r>
    </w:p>
    <w:p w14:paraId="33A48CF1" w14:textId="2A872528" w:rsidR="003026FA" w:rsidRPr="00B925D1" w:rsidRDefault="0048517E" w:rsidP="00436026">
      <w:pPr>
        <w:rPr>
          <w:lang w:eastAsia="zh-CN"/>
        </w:rPr>
      </w:pPr>
      <w:r>
        <w:rPr>
          <w:lang w:eastAsia="zh-CN"/>
        </w:rPr>
        <w:t xml:space="preserve">To be specified in technical specification. </w:t>
      </w:r>
    </w:p>
    <w:p w14:paraId="4ABFD869" w14:textId="77777777" w:rsidR="003026FA" w:rsidRPr="00B925D1" w:rsidRDefault="003026FA" w:rsidP="00436026">
      <w:pPr>
        <w:pStyle w:val="Heading3"/>
      </w:pPr>
      <w:r w:rsidRPr="00B925D1">
        <w:t>Maintain System Parameter (List) / (Create/Edit)</w:t>
      </w:r>
    </w:p>
    <w:p w14:paraId="3CDE0C56" w14:textId="77777777" w:rsidR="003026FA" w:rsidRPr="00B925D1" w:rsidRDefault="003026FA" w:rsidP="00436026">
      <w:pPr>
        <w:pStyle w:val="Heading4"/>
      </w:pPr>
      <w:r w:rsidRPr="00B925D1">
        <w:t>Process/Work Flow</w:t>
      </w:r>
    </w:p>
    <w:p w14:paraId="2D8C1111" w14:textId="77777777" w:rsidR="003026FA" w:rsidRPr="00B925D1" w:rsidRDefault="003026FA" w:rsidP="00436026">
      <w:pPr>
        <w:rPr>
          <w:lang w:eastAsia="zh-CN"/>
        </w:rPr>
      </w:pPr>
      <w:r w:rsidRPr="00B925D1">
        <w:rPr>
          <w:lang w:eastAsia="zh-CN"/>
        </w:rPr>
        <w:t xml:space="preserve">This function is to display the application parameters. </w:t>
      </w:r>
    </w:p>
    <w:p w14:paraId="71777A23" w14:textId="77777777" w:rsidR="003026FA" w:rsidRPr="00B925D1" w:rsidRDefault="003026FA" w:rsidP="00436026">
      <w:pPr>
        <w:rPr>
          <w:b/>
          <w:u w:val="single"/>
          <w:lang w:eastAsia="zh-CN"/>
        </w:rPr>
      </w:pPr>
      <w:r w:rsidRPr="00B925D1">
        <w:rPr>
          <w:b/>
          <w:u w:val="single"/>
          <w:lang w:eastAsia="zh-CN"/>
        </w:rPr>
        <w:t>Business Logic</w:t>
      </w:r>
    </w:p>
    <w:p w14:paraId="0F957D10" w14:textId="77777777" w:rsidR="003026FA" w:rsidRPr="00B925D1" w:rsidRDefault="003026FA" w:rsidP="00436026">
      <w:pPr>
        <w:rPr>
          <w:lang w:eastAsia="zh-CN"/>
        </w:rPr>
      </w:pPr>
      <w:r w:rsidRPr="00B925D1">
        <w:rPr>
          <w:lang w:eastAsia="zh-CN"/>
        </w:rPr>
        <w:t xml:space="preserve">The export function to describe the daily running status to users.  </w:t>
      </w:r>
    </w:p>
    <w:p w14:paraId="0DB7F71B" w14:textId="32457440" w:rsidR="003026FA" w:rsidRPr="00B925D1" w:rsidRDefault="003026FA" w:rsidP="0005458D">
      <w:pPr>
        <w:pStyle w:val="ListParagraph"/>
        <w:numPr>
          <w:ilvl w:val="0"/>
          <w:numId w:val="42"/>
        </w:numPr>
        <w:ind w:left="540" w:hanging="540"/>
        <w:rPr>
          <w:lang w:eastAsia="zh-CN"/>
        </w:rPr>
      </w:pPr>
      <w:r w:rsidRPr="00B925D1">
        <w:rPr>
          <w:lang w:eastAsia="zh-CN"/>
        </w:rPr>
        <w:t xml:space="preserve">By default, </w:t>
      </w:r>
      <w:r w:rsidRPr="00B925D1">
        <w:rPr>
          <w:lang w:eastAsia="zh-HK"/>
        </w:rPr>
        <w:t xml:space="preserve">all system parameter information of the system </w:t>
      </w:r>
      <w:proofErr w:type="gramStart"/>
      <w:r w:rsidRPr="00B925D1">
        <w:rPr>
          <w:lang w:eastAsia="zh-HK"/>
        </w:rPr>
        <w:t>will be displayed</w:t>
      </w:r>
      <w:proofErr w:type="gramEnd"/>
      <w:r w:rsidRPr="00B925D1">
        <w:rPr>
          <w:lang w:eastAsia="zh-HK"/>
        </w:rPr>
        <w:t>.</w:t>
      </w:r>
    </w:p>
    <w:p w14:paraId="658F7663" w14:textId="77777777" w:rsidR="003026FA" w:rsidRPr="00B925D1" w:rsidRDefault="003026FA" w:rsidP="00721E69">
      <w:pPr>
        <w:pStyle w:val="Heading4"/>
      </w:pPr>
      <w:r w:rsidRPr="00B925D1">
        <w:t>Screen</w:t>
      </w:r>
    </w:p>
    <w:p w14:paraId="4BBD9AEA" w14:textId="77777777" w:rsidR="003026FA" w:rsidRPr="00B925D1" w:rsidRDefault="003026FA" w:rsidP="00721E69">
      <w:pPr>
        <w:rPr>
          <w:b/>
          <w:u w:val="single"/>
        </w:rPr>
      </w:pPr>
      <w:r w:rsidRPr="00B925D1">
        <w:rPr>
          <w:b/>
          <w:u w:val="single"/>
        </w:rPr>
        <w:t>System Parameter View (List)</w:t>
      </w:r>
    </w:p>
    <w:p w14:paraId="43ECF2E0" w14:textId="77777777" w:rsidR="003026FA" w:rsidRPr="00B925D1" w:rsidRDefault="003026FA" w:rsidP="003026FA">
      <w:pPr>
        <w:ind w:left="360"/>
        <w:jc w:val="center"/>
        <w:rPr>
          <w:b/>
          <w:u w:val="single"/>
        </w:rPr>
      </w:pPr>
      <w:r w:rsidRPr="00B925D1">
        <w:rPr>
          <w:noProof/>
          <w:lang w:eastAsia="zh-CN"/>
        </w:rPr>
        <w:drawing>
          <wp:inline distT="0" distB="0" distL="0" distR="0" wp14:anchorId="47C610FD" wp14:editId="5E977ED3">
            <wp:extent cx="5133946" cy="254445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58116" cy="2556435"/>
                    </a:xfrm>
                    <a:prstGeom prst="rect">
                      <a:avLst/>
                    </a:prstGeom>
                  </pic:spPr>
                </pic:pic>
              </a:graphicData>
            </a:graphic>
          </wp:inline>
        </w:drawing>
      </w:r>
    </w:p>
    <w:p w14:paraId="742E5C7B" w14:textId="77777777" w:rsidR="003026FA" w:rsidRPr="00B925D1" w:rsidRDefault="003026FA" w:rsidP="003026FA">
      <w:pPr>
        <w:ind w:left="450"/>
        <w:rPr>
          <w:lang w:eastAsia="zh-CN"/>
        </w:rPr>
      </w:pPr>
    </w:p>
    <w:p w14:paraId="319EC41C" w14:textId="77777777" w:rsidR="003026FA" w:rsidRPr="00B925D1" w:rsidRDefault="003026FA" w:rsidP="00721E69">
      <w:pPr>
        <w:pStyle w:val="Heading4"/>
      </w:pPr>
      <w:r w:rsidRPr="00B925D1">
        <w:lastRenderedPageBreak/>
        <w:t>Data Fields &amp; Presentation Logic</w:t>
      </w:r>
    </w:p>
    <w:p w14:paraId="32D62F87" w14:textId="77777777" w:rsidR="003026FA" w:rsidRPr="00B925D1" w:rsidRDefault="003026FA" w:rsidP="00721E69">
      <w:pPr>
        <w:spacing w:line="240" w:lineRule="auto"/>
        <w:rPr>
          <w:lang w:eastAsia="zh-CN"/>
        </w:rPr>
      </w:pPr>
      <w:r w:rsidRPr="00B925D1">
        <w:rPr>
          <w:lang w:eastAsia="zh-CN"/>
        </w:rPr>
        <w:t>N/A</w:t>
      </w:r>
    </w:p>
    <w:p w14:paraId="5DEA2136" w14:textId="77777777" w:rsidR="003026FA" w:rsidRPr="00B925D1" w:rsidRDefault="003026FA" w:rsidP="0005458D">
      <w:pPr>
        <w:pStyle w:val="ListParagraph"/>
        <w:numPr>
          <w:ilvl w:val="0"/>
          <w:numId w:val="45"/>
        </w:numPr>
        <w:spacing w:line="240" w:lineRule="auto"/>
        <w:ind w:left="450" w:hanging="450"/>
        <w:rPr>
          <w:lang w:eastAsia="zh-CN"/>
        </w:rPr>
      </w:pPr>
      <w:r w:rsidRPr="00B925D1">
        <w:rPr>
          <w:lang w:eastAsia="zh-CN"/>
        </w:rPr>
        <w:t>Layout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53"/>
        <w:gridCol w:w="1260"/>
        <w:gridCol w:w="1170"/>
        <w:gridCol w:w="1237"/>
        <w:gridCol w:w="1103"/>
        <w:gridCol w:w="1800"/>
        <w:gridCol w:w="2070"/>
      </w:tblGrid>
      <w:tr w:rsidR="003026FA" w:rsidRPr="00B925D1" w14:paraId="59D345F4" w14:textId="77777777" w:rsidTr="00721E69">
        <w:trPr>
          <w:tblHeader/>
        </w:trPr>
        <w:tc>
          <w:tcPr>
            <w:tcW w:w="1553" w:type="dxa"/>
            <w:shd w:val="clear" w:color="auto" w:fill="C6D9F1"/>
            <w:vAlign w:val="center"/>
          </w:tcPr>
          <w:p w14:paraId="7A090648" w14:textId="77777777" w:rsidR="003026FA" w:rsidRPr="00B925D1" w:rsidRDefault="003026FA" w:rsidP="003026FA">
            <w:pPr>
              <w:spacing w:after="0"/>
              <w:rPr>
                <w:b/>
              </w:rPr>
            </w:pPr>
            <w:r w:rsidRPr="00B925D1">
              <w:rPr>
                <w:b/>
              </w:rPr>
              <w:t>Field</w:t>
            </w:r>
          </w:p>
        </w:tc>
        <w:tc>
          <w:tcPr>
            <w:tcW w:w="1260" w:type="dxa"/>
            <w:shd w:val="clear" w:color="auto" w:fill="C6D9F1"/>
            <w:vAlign w:val="center"/>
          </w:tcPr>
          <w:p w14:paraId="4742E70D" w14:textId="77777777" w:rsidR="003026FA" w:rsidRPr="00B925D1" w:rsidRDefault="003026FA" w:rsidP="003026FA">
            <w:pPr>
              <w:spacing w:after="0"/>
              <w:rPr>
                <w:b/>
              </w:rPr>
            </w:pPr>
            <w:r w:rsidRPr="00B925D1">
              <w:rPr>
                <w:b/>
              </w:rPr>
              <w:t>Object Type</w:t>
            </w:r>
          </w:p>
        </w:tc>
        <w:tc>
          <w:tcPr>
            <w:tcW w:w="1170" w:type="dxa"/>
            <w:shd w:val="clear" w:color="auto" w:fill="C6D9F1"/>
            <w:vAlign w:val="center"/>
          </w:tcPr>
          <w:p w14:paraId="6CA6B0F7" w14:textId="77777777" w:rsidR="003026FA" w:rsidRPr="00B925D1" w:rsidRDefault="003026FA" w:rsidP="003026FA">
            <w:pPr>
              <w:spacing w:after="0"/>
              <w:rPr>
                <w:b/>
              </w:rPr>
            </w:pPr>
            <w:r w:rsidRPr="00B925D1">
              <w:rPr>
                <w:b/>
              </w:rPr>
              <w:t>Default Value</w:t>
            </w:r>
          </w:p>
        </w:tc>
        <w:tc>
          <w:tcPr>
            <w:tcW w:w="1237" w:type="dxa"/>
            <w:shd w:val="clear" w:color="auto" w:fill="C6D9F1"/>
            <w:vAlign w:val="center"/>
          </w:tcPr>
          <w:p w14:paraId="51DFEC5D" w14:textId="77777777" w:rsidR="003026FA" w:rsidRPr="00B925D1" w:rsidRDefault="003026FA" w:rsidP="003026FA">
            <w:pPr>
              <w:spacing w:after="0"/>
              <w:rPr>
                <w:b/>
              </w:rPr>
            </w:pPr>
            <w:r w:rsidRPr="00B925D1">
              <w:rPr>
                <w:b/>
              </w:rPr>
              <w:t>Mandatory (M/O/C)</w:t>
            </w:r>
          </w:p>
        </w:tc>
        <w:tc>
          <w:tcPr>
            <w:tcW w:w="1103" w:type="dxa"/>
            <w:shd w:val="clear" w:color="auto" w:fill="C6D9F1"/>
            <w:vAlign w:val="center"/>
          </w:tcPr>
          <w:p w14:paraId="167B96B6" w14:textId="77777777" w:rsidR="003026FA" w:rsidRPr="00B925D1" w:rsidRDefault="003026FA" w:rsidP="003026FA">
            <w:pPr>
              <w:spacing w:after="0"/>
              <w:rPr>
                <w:b/>
              </w:rPr>
            </w:pPr>
            <w:r w:rsidRPr="00B925D1">
              <w:rPr>
                <w:b/>
              </w:rPr>
              <w:t>Format</w:t>
            </w:r>
          </w:p>
        </w:tc>
        <w:tc>
          <w:tcPr>
            <w:tcW w:w="1800" w:type="dxa"/>
            <w:shd w:val="clear" w:color="auto" w:fill="C6D9F1"/>
            <w:vAlign w:val="center"/>
          </w:tcPr>
          <w:p w14:paraId="1E517F50" w14:textId="77777777" w:rsidR="003026FA" w:rsidRPr="00B925D1" w:rsidRDefault="003026FA" w:rsidP="003026FA">
            <w:pPr>
              <w:spacing w:after="0"/>
              <w:rPr>
                <w:b/>
              </w:rPr>
            </w:pPr>
            <w:r w:rsidRPr="00B925D1">
              <w:rPr>
                <w:b/>
              </w:rPr>
              <w:t>Action / Event / Response</w:t>
            </w:r>
          </w:p>
        </w:tc>
        <w:tc>
          <w:tcPr>
            <w:tcW w:w="2070" w:type="dxa"/>
            <w:shd w:val="clear" w:color="auto" w:fill="C6D9F1"/>
            <w:vAlign w:val="center"/>
          </w:tcPr>
          <w:p w14:paraId="378DE692" w14:textId="77777777" w:rsidR="003026FA" w:rsidRPr="00B925D1" w:rsidRDefault="003026FA" w:rsidP="003026FA">
            <w:pPr>
              <w:spacing w:after="0"/>
              <w:rPr>
                <w:b/>
              </w:rPr>
            </w:pPr>
            <w:r w:rsidRPr="00B925D1">
              <w:rPr>
                <w:b/>
              </w:rPr>
              <w:t>Description</w:t>
            </w:r>
          </w:p>
        </w:tc>
      </w:tr>
      <w:tr w:rsidR="003026FA" w:rsidRPr="00B925D1" w14:paraId="107B6FD1" w14:textId="77777777" w:rsidTr="00721E69">
        <w:tc>
          <w:tcPr>
            <w:tcW w:w="1553" w:type="dxa"/>
            <w:vAlign w:val="center"/>
          </w:tcPr>
          <w:p w14:paraId="192F9675" w14:textId="77777777" w:rsidR="003026FA" w:rsidRPr="00B925D1" w:rsidRDefault="003026FA" w:rsidP="003026FA">
            <w:pPr>
              <w:spacing w:after="0"/>
              <w:ind w:left="-18" w:right="-108"/>
              <w:rPr>
                <w:b/>
              </w:rPr>
            </w:pPr>
            <w:r w:rsidRPr="00B925D1">
              <w:rPr>
                <w:b/>
              </w:rPr>
              <w:t>Transaction Date</w:t>
            </w:r>
          </w:p>
        </w:tc>
        <w:tc>
          <w:tcPr>
            <w:tcW w:w="1260" w:type="dxa"/>
            <w:vAlign w:val="center"/>
          </w:tcPr>
          <w:p w14:paraId="51ABC0CC" w14:textId="77777777" w:rsidR="003026FA" w:rsidRPr="00B925D1" w:rsidRDefault="003026FA" w:rsidP="003026FA">
            <w:pPr>
              <w:spacing w:after="0"/>
            </w:pPr>
            <w:r w:rsidRPr="00B925D1">
              <w:t xml:space="preserve">Date picker </w:t>
            </w:r>
          </w:p>
        </w:tc>
        <w:tc>
          <w:tcPr>
            <w:tcW w:w="1170" w:type="dxa"/>
            <w:vAlign w:val="center"/>
          </w:tcPr>
          <w:p w14:paraId="45103816" w14:textId="77777777" w:rsidR="003026FA" w:rsidRPr="00B925D1" w:rsidRDefault="003026FA" w:rsidP="003026FA">
            <w:pPr>
              <w:spacing w:after="0"/>
            </w:pPr>
            <w:r w:rsidRPr="00B925D1">
              <w:t>Current Date</w:t>
            </w:r>
          </w:p>
        </w:tc>
        <w:tc>
          <w:tcPr>
            <w:tcW w:w="1237" w:type="dxa"/>
            <w:vAlign w:val="center"/>
          </w:tcPr>
          <w:p w14:paraId="1A448600" w14:textId="77777777" w:rsidR="003026FA" w:rsidRPr="00B925D1" w:rsidRDefault="003026FA" w:rsidP="003026FA">
            <w:pPr>
              <w:spacing w:after="0"/>
            </w:pPr>
            <w:r w:rsidRPr="00B925D1">
              <w:t>M</w:t>
            </w:r>
          </w:p>
        </w:tc>
        <w:tc>
          <w:tcPr>
            <w:tcW w:w="1103" w:type="dxa"/>
            <w:vAlign w:val="center"/>
          </w:tcPr>
          <w:p w14:paraId="51D577F4" w14:textId="77777777" w:rsidR="003026FA" w:rsidRPr="00B925D1" w:rsidRDefault="003026FA" w:rsidP="003026FA">
            <w:pPr>
              <w:spacing w:after="0"/>
            </w:pPr>
            <w:r w:rsidRPr="00B925D1">
              <w:t>D</w:t>
            </w:r>
          </w:p>
        </w:tc>
        <w:tc>
          <w:tcPr>
            <w:tcW w:w="1800" w:type="dxa"/>
            <w:vAlign w:val="center"/>
          </w:tcPr>
          <w:p w14:paraId="0567B033" w14:textId="77777777" w:rsidR="003026FA" w:rsidRPr="00B925D1" w:rsidRDefault="003026FA" w:rsidP="003026FA">
            <w:pPr>
              <w:spacing w:after="0"/>
            </w:pPr>
            <w:r w:rsidRPr="00B925D1">
              <w:t>-</w:t>
            </w:r>
          </w:p>
        </w:tc>
        <w:tc>
          <w:tcPr>
            <w:tcW w:w="2070" w:type="dxa"/>
            <w:vAlign w:val="center"/>
          </w:tcPr>
          <w:p w14:paraId="75DF3EDC" w14:textId="0F365098" w:rsidR="003026FA" w:rsidRPr="00B925D1" w:rsidRDefault="00721E69" w:rsidP="003026FA">
            <w:pPr>
              <w:spacing w:after="0"/>
            </w:pPr>
            <w:r>
              <w:t>Transaction Date</w:t>
            </w:r>
          </w:p>
        </w:tc>
      </w:tr>
    </w:tbl>
    <w:p w14:paraId="6A7D5BFF" w14:textId="77777777" w:rsidR="003026FA" w:rsidRPr="00B925D1" w:rsidRDefault="003026FA" w:rsidP="003026FA">
      <w:pPr>
        <w:ind w:left="360"/>
        <w:rPr>
          <w:lang w:eastAsia="zh-CN"/>
        </w:rPr>
      </w:pPr>
      <w:r w:rsidRPr="00B925D1">
        <w:rPr>
          <w:lang w:eastAsia="zh-CN"/>
        </w:rPr>
        <w:tab/>
      </w:r>
      <w:r w:rsidRPr="00B925D1">
        <w:rPr>
          <w:lang w:eastAsia="zh-CN"/>
        </w:rPr>
        <w:tab/>
      </w:r>
    </w:p>
    <w:p w14:paraId="663F32E1" w14:textId="77777777" w:rsidR="003026FA" w:rsidRPr="00B925D1" w:rsidRDefault="003026FA" w:rsidP="00721E69">
      <w:pPr>
        <w:pStyle w:val="Heading4"/>
      </w:pPr>
      <w:r w:rsidRPr="00B925D1">
        <w:t>Screen Objects &amp; Action</w:t>
      </w:r>
    </w:p>
    <w:tbl>
      <w:tblPr>
        <w:tblW w:w="101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620"/>
        <w:gridCol w:w="1120"/>
        <w:gridCol w:w="4640"/>
        <w:gridCol w:w="2790"/>
      </w:tblGrid>
      <w:tr w:rsidR="003026FA" w:rsidRPr="00B925D1" w14:paraId="7F4B61B7" w14:textId="77777777" w:rsidTr="00721E69">
        <w:tc>
          <w:tcPr>
            <w:tcW w:w="1620" w:type="dxa"/>
            <w:shd w:val="clear" w:color="auto" w:fill="C6D9F1"/>
          </w:tcPr>
          <w:p w14:paraId="218FDB80" w14:textId="77777777" w:rsidR="003026FA" w:rsidRPr="00B925D1" w:rsidRDefault="003026FA" w:rsidP="00721E69">
            <w:pPr>
              <w:spacing w:after="0"/>
              <w:rPr>
                <w:b/>
              </w:rPr>
            </w:pPr>
            <w:r w:rsidRPr="00B925D1">
              <w:rPr>
                <w:b/>
              </w:rPr>
              <w:t>Screen Object</w:t>
            </w:r>
          </w:p>
        </w:tc>
        <w:tc>
          <w:tcPr>
            <w:tcW w:w="1120" w:type="dxa"/>
            <w:shd w:val="clear" w:color="auto" w:fill="C6D9F1"/>
          </w:tcPr>
          <w:p w14:paraId="26E47759" w14:textId="77777777" w:rsidR="003026FA" w:rsidRPr="00B925D1" w:rsidRDefault="003026FA" w:rsidP="00721E69">
            <w:pPr>
              <w:spacing w:after="0"/>
              <w:rPr>
                <w:b/>
              </w:rPr>
            </w:pPr>
            <w:r w:rsidRPr="00B925D1">
              <w:rPr>
                <w:b/>
              </w:rPr>
              <w:t>Object Type</w:t>
            </w:r>
          </w:p>
        </w:tc>
        <w:tc>
          <w:tcPr>
            <w:tcW w:w="4640" w:type="dxa"/>
            <w:shd w:val="clear" w:color="auto" w:fill="C6D9F1"/>
          </w:tcPr>
          <w:p w14:paraId="25C34D80" w14:textId="77777777" w:rsidR="003026FA" w:rsidRPr="00B925D1" w:rsidRDefault="003026FA" w:rsidP="00721E69">
            <w:pPr>
              <w:spacing w:after="0"/>
              <w:rPr>
                <w:b/>
              </w:rPr>
            </w:pPr>
            <w:r w:rsidRPr="00B925D1">
              <w:rPr>
                <w:b/>
              </w:rPr>
              <w:t>Action / Event / Response</w:t>
            </w:r>
          </w:p>
        </w:tc>
        <w:tc>
          <w:tcPr>
            <w:tcW w:w="2790" w:type="dxa"/>
            <w:shd w:val="clear" w:color="auto" w:fill="C6D9F1"/>
          </w:tcPr>
          <w:p w14:paraId="5080FBDE" w14:textId="77777777" w:rsidR="003026FA" w:rsidRPr="00B925D1" w:rsidRDefault="003026FA" w:rsidP="00721E69">
            <w:pPr>
              <w:spacing w:after="0"/>
              <w:rPr>
                <w:b/>
              </w:rPr>
            </w:pPr>
            <w:r w:rsidRPr="00B925D1">
              <w:rPr>
                <w:b/>
              </w:rPr>
              <w:t>Remarks</w:t>
            </w:r>
          </w:p>
        </w:tc>
      </w:tr>
      <w:tr w:rsidR="003026FA" w:rsidRPr="00B925D1" w14:paraId="46D0CE35" w14:textId="77777777" w:rsidTr="00721E69">
        <w:tc>
          <w:tcPr>
            <w:tcW w:w="1620" w:type="dxa"/>
          </w:tcPr>
          <w:p w14:paraId="09F0A32B" w14:textId="77777777" w:rsidR="003026FA" w:rsidRPr="00B925D1" w:rsidRDefault="003026FA" w:rsidP="00721E69">
            <w:pPr>
              <w:spacing w:after="0"/>
            </w:pPr>
            <w:r w:rsidRPr="00B925D1">
              <w:t>Export</w:t>
            </w:r>
          </w:p>
        </w:tc>
        <w:tc>
          <w:tcPr>
            <w:tcW w:w="1120" w:type="dxa"/>
          </w:tcPr>
          <w:p w14:paraId="6FB05B7F" w14:textId="77777777" w:rsidR="003026FA" w:rsidRPr="00B925D1" w:rsidRDefault="003026FA" w:rsidP="00721E69">
            <w:pPr>
              <w:spacing w:after="0"/>
            </w:pPr>
            <w:r w:rsidRPr="00B925D1">
              <w:t>Button</w:t>
            </w:r>
          </w:p>
        </w:tc>
        <w:tc>
          <w:tcPr>
            <w:tcW w:w="4640" w:type="dxa"/>
          </w:tcPr>
          <w:p w14:paraId="5BB2FDCA" w14:textId="77777777" w:rsidR="003026FA" w:rsidRPr="00B925D1" w:rsidRDefault="003026FA" w:rsidP="00721E69">
            <w:pPr>
              <w:spacing w:after="0"/>
            </w:pPr>
            <w:r w:rsidRPr="00B925D1">
              <w:t xml:space="preserve">Click to export daily report </w:t>
            </w:r>
          </w:p>
        </w:tc>
        <w:tc>
          <w:tcPr>
            <w:tcW w:w="2790" w:type="dxa"/>
          </w:tcPr>
          <w:p w14:paraId="7CBF0286" w14:textId="77777777" w:rsidR="003026FA" w:rsidRPr="00B925D1" w:rsidRDefault="003026FA" w:rsidP="00721E69">
            <w:pPr>
              <w:spacing w:after="0"/>
            </w:pPr>
            <w:r w:rsidRPr="00B925D1">
              <w:t>N/A</w:t>
            </w:r>
          </w:p>
        </w:tc>
      </w:tr>
    </w:tbl>
    <w:p w14:paraId="5383A716" w14:textId="77777777" w:rsidR="003026FA" w:rsidRPr="00B925D1" w:rsidRDefault="003026FA" w:rsidP="003026FA"/>
    <w:p w14:paraId="7CADDD0B" w14:textId="77777777" w:rsidR="003026FA" w:rsidRPr="00B925D1" w:rsidRDefault="003026FA" w:rsidP="00721E69">
      <w:pPr>
        <w:pStyle w:val="Heading4"/>
      </w:pPr>
      <w:r w:rsidRPr="00B925D1">
        <w:t>User/Security Group</w:t>
      </w:r>
    </w:p>
    <w:p w14:paraId="3505D7F9" w14:textId="77777777" w:rsidR="003026FA" w:rsidRPr="00B925D1" w:rsidRDefault="003026FA" w:rsidP="00721E69">
      <w:pPr>
        <w:rPr>
          <w:rFonts w:eastAsia="SimSun"/>
        </w:rPr>
      </w:pPr>
      <w:proofErr w:type="gramStart"/>
      <w:r w:rsidRPr="00B925D1">
        <w:rPr>
          <w:rFonts w:eastAsia="SimSun"/>
        </w:rPr>
        <w:t>This function can be accessed by the following user(s)</w:t>
      </w:r>
      <w:proofErr w:type="gramEnd"/>
      <w:r w:rsidRPr="00B925D1">
        <w:rPr>
          <w:rFonts w:eastAsia="SimSun"/>
        </w:rPr>
        <w:t>:</w:t>
      </w:r>
    </w:p>
    <w:p w14:paraId="3C3B315E" w14:textId="77777777" w:rsidR="003026FA" w:rsidRPr="00B925D1" w:rsidRDefault="003026FA" w:rsidP="00721E69">
      <w:pPr>
        <w:pStyle w:val="ListParagraph"/>
        <w:numPr>
          <w:ilvl w:val="0"/>
          <w:numId w:val="3"/>
        </w:numPr>
        <w:spacing w:after="0"/>
        <w:rPr>
          <w:rFonts w:eastAsia="SimSun"/>
        </w:rPr>
      </w:pPr>
      <w:r w:rsidRPr="00B925D1">
        <w:rPr>
          <w:rFonts w:eastAsia="SimSun"/>
        </w:rPr>
        <w:t>System Administrator</w:t>
      </w:r>
    </w:p>
    <w:p w14:paraId="45E1A8AF" w14:textId="77777777" w:rsidR="003026FA" w:rsidRPr="00B925D1" w:rsidRDefault="003026FA" w:rsidP="00721E69">
      <w:pPr>
        <w:pStyle w:val="ListParagraph"/>
        <w:numPr>
          <w:ilvl w:val="0"/>
          <w:numId w:val="3"/>
        </w:numPr>
        <w:spacing w:after="0"/>
        <w:rPr>
          <w:rFonts w:eastAsia="SimSun"/>
        </w:rPr>
      </w:pPr>
      <w:r w:rsidRPr="00B925D1">
        <w:rPr>
          <w:rFonts w:eastAsia="SimSun"/>
        </w:rPr>
        <w:t xml:space="preserve">System Operator </w:t>
      </w:r>
    </w:p>
    <w:p w14:paraId="7D110AA0" w14:textId="77777777" w:rsidR="003026FA" w:rsidRPr="00B925D1" w:rsidRDefault="003026FA" w:rsidP="003026FA">
      <w:pPr>
        <w:ind w:left="360"/>
        <w:rPr>
          <w:rFonts w:eastAsia="SimSun"/>
        </w:rPr>
      </w:pPr>
    </w:p>
    <w:p w14:paraId="11D1A027" w14:textId="77777777" w:rsidR="003026FA" w:rsidRPr="00B925D1" w:rsidRDefault="003026FA" w:rsidP="00721E69">
      <w:pPr>
        <w:pStyle w:val="Heading4"/>
      </w:pPr>
      <w:r w:rsidRPr="00B925D1">
        <w:t>Assumptions/Constraints</w:t>
      </w:r>
    </w:p>
    <w:p w14:paraId="31F9ADBE" w14:textId="77777777" w:rsidR="003026FA" w:rsidRPr="00B925D1" w:rsidRDefault="003026FA" w:rsidP="00721E69">
      <w:pPr>
        <w:rPr>
          <w:lang w:eastAsia="zh-CN"/>
        </w:rPr>
      </w:pPr>
      <w:r w:rsidRPr="00B925D1">
        <w:rPr>
          <w:lang w:eastAsia="zh-CN"/>
        </w:rPr>
        <w:t xml:space="preserve">Parameter settings will be effective immediately.  </w:t>
      </w:r>
    </w:p>
    <w:p w14:paraId="528B26FE" w14:textId="77777777" w:rsidR="003026FA" w:rsidRPr="00B925D1" w:rsidRDefault="003026FA" w:rsidP="00721E69">
      <w:pPr>
        <w:pStyle w:val="Heading4"/>
      </w:pPr>
      <w:r w:rsidRPr="00B925D1">
        <w:t xml:space="preserve">Error &amp; Exception List </w:t>
      </w:r>
    </w:p>
    <w:p w14:paraId="4F8CEFFF" w14:textId="4EF41E8A" w:rsidR="003026FA" w:rsidRPr="00B925D1" w:rsidRDefault="00721E69" w:rsidP="00721E69">
      <w:pPr>
        <w:rPr>
          <w:lang w:eastAsia="zh-CN"/>
        </w:rPr>
      </w:pPr>
      <w:r>
        <w:rPr>
          <w:lang w:eastAsia="zh-CN"/>
        </w:rPr>
        <w:t>N/A</w:t>
      </w:r>
    </w:p>
    <w:p w14:paraId="21E7AA02" w14:textId="77777777" w:rsidR="007E4470" w:rsidRPr="00184A3A" w:rsidRDefault="007E4470">
      <w:pPr>
        <w:rPr>
          <w:rFonts w:eastAsia="SimSun" w:cs="Microsoft YaHei"/>
          <w:b/>
          <w:bCs/>
          <w:color w:val="365F91" w:themeColor="accent1" w:themeShade="BF"/>
          <w:sz w:val="28"/>
          <w:szCs w:val="28"/>
          <w:lang w:eastAsia="zh-CN"/>
        </w:rPr>
      </w:pPr>
      <w:r w:rsidRPr="00184A3A">
        <w:br w:type="page"/>
      </w:r>
    </w:p>
    <w:p w14:paraId="2F5D4851" w14:textId="01E0A35C" w:rsidR="007E4470" w:rsidRPr="00184A3A" w:rsidRDefault="007E4470" w:rsidP="007E4470">
      <w:pPr>
        <w:pStyle w:val="Heading1"/>
      </w:pPr>
      <w:bookmarkStart w:id="93" w:name="_Toc472133134"/>
      <w:r w:rsidRPr="00184A3A">
        <w:lastRenderedPageBreak/>
        <w:t>Interface Design</w:t>
      </w:r>
      <w:bookmarkEnd w:id="86"/>
      <w:bookmarkEnd w:id="93"/>
    </w:p>
    <w:p w14:paraId="28AC09FE" w14:textId="77777777" w:rsidR="007E4470" w:rsidRPr="00184A3A" w:rsidRDefault="007E4470" w:rsidP="007E4470">
      <w:pPr>
        <w:pStyle w:val="Heading2"/>
      </w:pPr>
      <w:bookmarkStart w:id="94" w:name="_Toc472133135"/>
      <w:r w:rsidRPr="00184A3A">
        <w:t>Sales Data Web Service</w:t>
      </w:r>
      <w:bookmarkEnd w:id="94"/>
    </w:p>
    <w:p w14:paraId="33D7AF36" w14:textId="77777777" w:rsidR="007E4470" w:rsidRPr="00184A3A" w:rsidRDefault="007E4470" w:rsidP="00900E50">
      <w:pPr>
        <w:pStyle w:val="Heading3"/>
        <w:rPr>
          <w:lang w:eastAsia="zh-HK"/>
        </w:rPr>
      </w:pPr>
      <w:r w:rsidRPr="00184A3A">
        <w:t xml:space="preserve">Process/Work Flow </w:t>
      </w:r>
    </w:p>
    <w:p w14:paraId="74698A73" w14:textId="77777777" w:rsidR="007E4470" w:rsidRPr="00184A3A" w:rsidRDefault="007E4470" w:rsidP="007E4470">
      <w:r w:rsidRPr="0057159E">
        <w:rPr>
          <w:noProof/>
          <w:lang w:eastAsia="zh-CN"/>
        </w:rPr>
        <w:drawing>
          <wp:anchor distT="0" distB="0" distL="114300" distR="114300" simplePos="0" relativeHeight="251663360" behindDoc="0" locked="0" layoutInCell="1" allowOverlap="1" wp14:anchorId="0CDFB9C3" wp14:editId="7DE629DB">
            <wp:simplePos x="0" y="0"/>
            <wp:positionH relativeFrom="margin">
              <wp:posOffset>721640</wp:posOffset>
            </wp:positionH>
            <wp:positionV relativeFrom="paragraph">
              <wp:posOffset>35814</wp:posOffset>
            </wp:positionV>
            <wp:extent cx="4274094" cy="1719072"/>
            <wp:effectExtent l="0" t="0" r="0" b="0"/>
            <wp:wrapNone/>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74094" cy="17190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F143D5" w14:textId="77777777" w:rsidR="007E4470" w:rsidRPr="00184A3A" w:rsidRDefault="007E4470" w:rsidP="007E4470"/>
    <w:p w14:paraId="35C40524" w14:textId="77777777" w:rsidR="007E4470" w:rsidRPr="00184A3A" w:rsidRDefault="007E4470" w:rsidP="007E4470"/>
    <w:p w14:paraId="3C0609D9" w14:textId="77777777" w:rsidR="007E4470" w:rsidRPr="00184A3A" w:rsidRDefault="007E4470" w:rsidP="007E4470"/>
    <w:p w14:paraId="4EB4A685" w14:textId="77777777" w:rsidR="007E4470" w:rsidRPr="00184A3A" w:rsidRDefault="007E4470" w:rsidP="007E4470"/>
    <w:p w14:paraId="03650A3F" w14:textId="77777777" w:rsidR="007E4470" w:rsidRPr="00184A3A" w:rsidRDefault="007E4470" w:rsidP="007E4470"/>
    <w:p w14:paraId="5646C2C4" w14:textId="5EDD17E5" w:rsidR="007E4470" w:rsidRPr="00184A3A" w:rsidRDefault="007E4470" w:rsidP="0005458D">
      <w:pPr>
        <w:pStyle w:val="ListParagraph"/>
        <w:numPr>
          <w:ilvl w:val="0"/>
          <w:numId w:val="22"/>
        </w:numPr>
        <w:spacing w:after="0" w:line="240" w:lineRule="auto"/>
      </w:pPr>
      <w:r w:rsidRPr="00184A3A">
        <w:t>Send the request the OSB Restful Sales Data Web Service through HTTP.</w:t>
      </w:r>
    </w:p>
    <w:p w14:paraId="73AAB5A9" w14:textId="4F71E14D" w:rsidR="007E4470" w:rsidRPr="00184A3A" w:rsidRDefault="007E4470" w:rsidP="0005458D">
      <w:pPr>
        <w:pStyle w:val="ListParagraph"/>
        <w:numPr>
          <w:ilvl w:val="0"/>
          <w:numId w:val="22"/>
        </w:numPr>
        <w:spacing w:after="0" w:line="240" w:lineRule="auto"/>
      </w:pPr>
      <w:r w:rsidRPr="00184A3A">
        <w:t>The service will update the EDW by the request content.</w:t>
      </w:r>
    </w:p>
    <w:p w14:paraId="77081A23" w14:textId="77777777" w:rsidR="007E4470" w:rsidRPr="00184A3A" w:rsidRDefault="007E4470" w:rsidP="0005458D">
      <w:pPr>
        <w:pStyle w:val="ListParagraph"/>
        <w:numPr>
          <w:ilvl w:val="0"/>
          <w:numId w:val="22"/>
        </w:numPr>
        <w:spacing w:after="0" w:line="240" w:lineRule="auto"/>
      </w:pPr>
      <w:r w:rsidRPr="00184A3A">
        <w:t>The Service will return the status to indicate whether the update is success.</w:t>
      </w:r>
    </w:p>
    <w:p w14:paraId="00CC0EB8" w14:textId="77777777" w:rsidR="007E4470" w:rsidRPr="00184A3A" w:rsidRDefault="007E4470" w:rsidP="00B63FBB">
      <w:pPr>
        <w:rPr>
          <w:lang w:eastAsia="zh-CN"/>
        </w:rPr>
      </w:pPr>
    </w:p>
    <w:p w14:paraId="149904FA" w14:textId="77777777" w:rsidR="00B63FBB" w:rsidRPr="00184A3A" w:rsidRDefault="00B63FBB" w:rsidP="00DB06B0">
      <w:pPr>
        <w:rPr>
          <w:lang w:eastAsia="zh-CN"/>
        </w:rPr>
      </w:pPr>
    </w:p>
    <w:p w14:paraId="15836EA9" w14:textId="77777777" w:rsidR="002643F7" w:rsidRPr="00184A3A" w:rsidRDefault="002643F7">
      <w:pPr>
        <w:rPr>
          <w:rFonts w:eastAsia="SimSun" w:cs="Microsoft YaHei"/>
          <w:b/>
          <w:bCs/>
          <w:color w:val="365F91" w:themeColor="accent1" w:themeShade="BF"/>
          <w:sz w:val="28"/>
          <w:szCs w:val="28"/>
          <w:lang w:eastAsia="zh-CN"/>
        </w:rPr>
      </w:pPr>
      <w:r w:rsidRPr="00184A3A">
        <w:br w:type="page"/>
      </w:r>
    </w:p>
    <w:p w14:paraId="420FEC29" w14:textId="77777777" w:rsidR="007E4470" w:rsidRPr="00184A3A" w:rsidRDefault="007E4470" w:rsidP="002643F7">
      <w:pPr>
        <w:pStyle w:val="Heading1"/>
        <w:sectPr w:rsidR="007E4470" w:rsidRPr="00184A3A" w:rsidSect="0090729B">
          <w:headerReference w:type="default" r:id="rId38"/>
          <w:footerReference w:type="default" r:id="rId39"/>
          <w:pgSz w:w="12240" w:h="15840"/>
          <w:pgMar w:top="720" w:right="720" w:bottom="720" w:left="720" w:header="720" w:footer="794" w:gutter="0"/>
          <w:cols w:space="720"/>
          <w:docGrid w:linePitch="360"/>
        </w:sectPr>
      </w:pPr>
    </w:p>
    <w:p w14:paraId="4EEE44E7" w14:textId="18D86E66" w:rsidR="002643F7" w:rsidRPr="00184A3A" w:rsidRDefault="00CA287F" w:rsidP="007E4470">
      <w:r w:rsidRPr="00184A3A">
        <w:lastRenderedPageBreak/>
        <w:t>Interface</w:t>
      </w:r>
      <w:r w:rsidR="00D22FDC" w:rsidRPr="00184A3A">
        <w:t xml:space="preserve"> </w:t>
      </w:r>
      <w:r w:rsidR="00664032" w:rsidRPr="00184A3A">
        <w:t>Design</w:t>
      </w:r>
    </w:p>
    <w:p w14:paraId="4A9DA3B2" w14:textId="7455878A" w:rsidR="007E4470" w:rsidRPr="00184A3A" w:rsidRDefault="007E4470" w:rsidP="00ED5E32">
      <w:pPr>
        <w:tabs>
          <w:tab w:val="right" w:pos="14310"/>
        </w:tabs>
      </w:pPr>
      <w:r w:rsidRPr="00184A3A">
        <w:t>Inbound Interface Format</w:t>
      </w:r>
      <w:r w:rsidR="00ED5E32" w:rsidRPr="00184A3A">
        <w:t xml:space="preserve"> </w:t>
      </w:r>
      <w:r w:rsidR="00ED5E32" w:rsidRPr="00184A3A">
        <w:tab/>
        <w:t xml:space="preserve">(Remarks and </w:t>
      </w:r>
      <w:r w:rsidR="003562C8" w:rsidRPr="00184A3A">
        <w:t>JSON Example</w:t>
      </w:r>
      <w:r w:rsidR="00ED5E32" w:rsidRPr="00184A3A">
        <w:t xml:space="preserve"> to </w:t>
      </w:r>
      <w:proofErr w:type="gramStart"/>
      <w:r w:rsidR="00ED5E32" w:rsidRPr="00184A3A">
        <w:t>be provided</w:t>
      </w:r>
      <w:proofErr w:type="gramEnd"/>
      <w:r w:rsidR="00ED5E32" w:rsidRPr="00184A3A">
        <w:t>)</w:t>
      </w:r>
    </w:p>
    <w:p w14:paraId="6B3F46BD" w14:textId="77777777" w:rsidR="007E4470" w:rsidRPr="00184A3A" w:rsidRDefault="007E4470" w:rsidP="007E4470">
      <w:r w:rsidRPr="00184A3A">
        <w:t>&lt;</w:t>
      </w:r>
      <w:proofErr w:type="spellStart"/>
      <w:proofErr w:type="gramStart"/>
      <w:r w:rsidRPr="00184A3A">
        <w:t>salesOrder</w:t>
      </w:r>
      <w:proofErr w:type="spellEnd"/>
      <w:proofErr w:type="gramEnd"/>
      <w:r w:rsidRPr="00184A3A">
        <w:t>&gt;</w:t>
      </w:r>
    </w:p>
    <w:tbl>
      <w:tblPr>
        <w:tblW w:w="146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701"/>
        <w:gridCol w:w="2232"/>
        <w:gridCol w:w="1080"/>
        <w:gridCol w:w="1890"/>
        <w:gridCol w:w="1260"/>
        <w:gridCol w:w="3083"/>
        <w:gridCol w:w="2857"/>
      </w:tblGrid>
      <w:tr w:rsidR="007E4470" w:rsidRPr="00184A3A" w14:paraId="3378E64B" w14:textId="77777777" w:rsidTr="007C4FAF">
        <w:trPr>
          <w:trHeight w:val="300"/>
          <w:tblHeader/>
        </w:trPr>
        <w:tc>
          <w:tcPr>
            <w:tcW w:w="567" w:type="dxa"/>
            <w:tcBorders>
              <w:top w:val="single" w:sz="4" w:space="0" w:color="auto"/>
              <w:left w:val="single" w:sz="4" w:space="0" w:color="auto"/>
              <w:bottom w:val="single" w:sz="4" w:space="0" w:color="auto"/>
              <w:right w:val="single" w:sz="4" w:space="0" w:color="auto"/>
            </w:tcBorders>
            <w:shd w:val="clear" w:color="auto" w:fill="2F5496"/>
            <w:hideMark/>
          </w:tcPr>
          <w:p w14:paraId="3EE704FC"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01" w:type="dxa"/>
            <w:tcBorders>
              <w:top w:val="single" w:sz="4" w:space="0" w:color="auto"/>
              <w:left w:val="single" w:sz="4" w:space="0" w:color="auto"/>
              <w:bottom w:val="single" w:sz="4" w:space="0" w:color="auto"/>
              <w:right w:val="single" w:sz="4" w:space="0" w:color="auto"/>
            </w:tcBorders>
            <w:shd w:val="clear" w:color="auto" w:fill="2F5496"/>
          </w:tcPr>
          <w:p w14:paraId="3FB7010D"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32" w:type="dxa"/>
            <w:tcBorders>
              <w:top w:val="single" w:sz="4" w:space="0" w:color="auto"/>
              <w:left w:val="single" w:sz="4" w:space="0" w:color="auto"/>
              <w:bottom w:val="single" w:sz="4" w:space="0" w:color="auto"/>
              <w:right w:val="single" w:sz="4" w:space="0" w:color="auto"/>
            </w:tcBorders>
            <w:shd w:val="clear" w:color="auto" w:fill="2F5496"/>
            <w:hideMark/>
          </w:tcPr>
          <w:p w14:paraId="6AB030D4"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044E1E72" w14:textId="77777777" w:rsidR="007E4470" w:rsidRPr="00184A3A" w:rsidRDefault="007E4470" w:rsidP="001D733F">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43F29E55"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4DB0EF15" w14:textId="77777777" w:rsidR="007E4470" w:rsidRPr="00184A3A" w:rsidRDefault="007E4470" w:rsidP="007E4470">
            <w:pPr>
              <w:rPr>
                <w:b/>
                <w:bCs/>
                <w:color w:val="FFFFFF"/>
                <w:sz w:val="16"/>
                <w:szCs w:val="16"/>
              </w:rPr>
            </w:pPr>
            <w:r w:rsidRPr="00184A3A">
              <w:rPr>
                <w:b/>
                <w:bCs/>
                <w:color w:val="FFFFFF"/>
                <w:sz w:val="16"/>
                <w:szCs w:val="16"/>
              </w:rPr>
              <w:t>Remarks</w:t>
            </w:r>
          </w:p>
        </w:tc>
        <w:tc>
          <w:tcPr>
            <w:tcW w:w="3083" w:type="dxa"/>
            <w:tcBorders>
              <w:top w:val="single" w:sz="4" w:space="0" w:color="auto"/>
              <w:left w:val="single" w:sz="4" w:space="0" w:color="auto"/>
              <w:bottom w:val="single" w:sz="4" w:space="0" w:color="auto"/>
              <w:right w:val="single" w:sz="4" w:space="0" w:color="auto"/>
            </w:tcBorders>
            <w:shd w:val="clear" w:color="auto" w:fill="2F5496"/>
            <w:hideMark/>
          </w:tcPr>
          <w:p w14:paraId="17D0C80E"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857" w:type="dxa"/>
            <w:tcBorders>
              <w:top w:val="single" w:sz="4" w:space="0" w:color="auto"/>
              <w:left w:val="single" w:sz="4" w:space="0" w:color="auto"/>
              <w:bottom w:val="single" w:sz="4" w:space="0" w:color="auto"/>
              <w:right w:val="single" w:sz="4" w:space="0" w:color="auto"/>
            </w:tcBorders>
            <w:shd w:val="clear" w:color="auto" w:fill="2F5496"/>
            <w:hideMark/>
          </w:tcPr>
          <w:p w14:paraId="3F97893E" w14:textId="2904E08C" w:rsidR="007E4470" w:rsidRPr="00184A3A" w:rsidRDefault="003562C8" w:rsidP="001D733F">
            <w:pPr>
              <w:rPr>
                <w:rFonts w:eastAsia="SimSun"/>
                <w:b/>
                <w:bCs/>
                <w:color w:val="FFFFFF"/>
                <w:sz w:val="16"/>
                <w:szCs w:val="16"/>
              </w:rPr>
            </w:pPr>
            <w:r w:rsidRPr="00184A3A">
              <w:rPr>
                <w:b/>
                <w:bCs/>
                <w:color w:val="FFFFFF"/>
                <w:sz w:val="16"/>
                <w:szCs w:val="16"/>
              </w:rPr>
              <w:t>JSON Example</w:t>
            </w:r>
          </w:p>
        </w:tc>
      </w:tr>
      <w:tr w:rsidR="007E4470" w:rsidRPr="00184A3A" w14:paraId="19222DF3" w14:textId="77777777" w:rsidTr="007C4FAF">
        <w:trPr>
          <w:trHeight w:val="278"/>
        </w:trPr>
        <w:tc>
          <w:tcPr>
            <w:tcW w:w="567" w:type="dxa"/>
            <w:tcBorders>
              <w:top w:val="single" w:sz="4" w:space="0" w:color="auto"/>
              <w:left w:val="single" w:sz="4" w:space="0" w:color="auto"/>
              <w:bottom w:val="single" w:sz="4" w:space="0" w:color="auto"/>
              <w:right w:val="single" w:sz="4" w:space="0" w:color="auto"/>
            </w:tcBorders>
            <w:hideMark/>
          </w:tcPr>
          <w:p w14:paraId="40278BC2" w14:textId="77777777" w:rsidR="007E4470" w:rsidRPr="00184A3A" w:rsidRDefault="007E4470" w:rsidP="007C4FAF">
            <w:pPr>
              <w:spacing w:after="0"/>
              <w:rPr>
                <w:color w:val="000000"/>
                <w:sz w:val="16"/>
                <w:szCs w:val="16"/>
              </w:rPr>
            </w:pPr>
            <w:r w:rsidRPr="00184A3A">
              <w:rPr>
                <w:color w:val="000000"/>
                <w:sz w:val="16"/>
                <w:szCs w:val="16"/>
              </w:rPr>
              <w:t>1</w:t>
            </w:r>
          </w:p>
        </w:tc>
        <w:tc>
          <w:tcPr>
            <w:tcW w:w="1701" w:type="dxa"/>
            <w:tcBorders>
              <w:top w:val="single" w:sz="4" w:space="0" w:color="auto"/>
              <w:left w:val="single" w:sz="4" w:space="0" w:color="auto"/>
              <w:bottom w:val="single" w:sz="4" w:space="0" w:color="auto"/>
              <w:right w:val="single" w:sz="4" w:space="0" w:color="auto"/>
            </w:tcBorders>
            <w:hideMark/>
          </w:tcPr>
          <w:p w14:paraId="48297A60" w14:textId="77777777" w:rsidR="007E4470" w:rsidRPr="00184A3A" w:rsidRDefault="007E4470" w:rsidP="007C4FAF">
            <w:pPr>
              <w:spacing w:after="0"/>
              <w:rPr>
                <w:color w:val="000000"/>
                <w:sz w:val="16"/>
                <w:szCs w:val="16"/>
              </w:rPr>
            </w:pPr>
            <w:proofErr w:type="spellStart"/>
            <w:r w:rsidRPr="00184A3A">
              <w:rPr>
                <w:color w:val="000000"/>
                <w:sz w:val="16"/>
                <w:szCs w:val="16"/>
              </w:rPr>
              <w:t>branchId</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7A489A1A" w14:textId="77777777" w:rsidR="007E4470" w:rsidRPr="00184A3A" w:rsidRDefault="007E4470" w:rsidP="007C4FAF">
            <w:pPr>
              <w:spacing w:after="0"/>
              <w:rPr>
                <w:color w:val="000000"/>
                <w:sz w:val="16"/>
                <w:szCs w:val="16"/>
              </w:rPr>
            </w:pPr>
            <w:r w:rsidRPr="00184A3A">
              <w:rPr>
                <w:color w:val="000000"/>
                <w:sz w:val="16"/>
                <w:szCs w:val="16"/>
              </w:rPr>
              <w:t>Maxim Branch ID</w:t>
            </w:r>
          </w:p>
        </w:tc>
        <w:tc>
          <w:tcPr>
            <w:tcW w:w="1080" w:type="dxa"/>
            <w:tcBorders>
              <w:top w:val="single" w:sz="4" w:space="0" w:color="auto"/>
              <w:left w:val="single" w:sz="4" w:space="0" w:color="auto"/>
              <w:bottom w:val="single" w:sz="4" w:space="0" w:color="auto"/>
              <w:right w:val="single" w:sz="4" w:space="0" w:color="auto"/>
            </w:tcBorders>
            <w:hideMark/>
          </w:tcPr>
          <w:p w14:paraId="4E4CC07F"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1819516"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3415BBD"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78507B46" w14:textId="52A54055" w:rsidR="007C4FAF"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branchId</w:t>
            </w:r>
            <w:proofErr w:type="spellEnd"/>
            <w:r w:rsidRPr="00184A3A">
              <w:rPr>
                <w:color w:val="000000"/>
                <w:sz w:val="16"/>
                <w:szCs w:val="16"/>
              </w:rPr>
              <w:t>&gt;MXM</w:t>
            </w:r>
          </w:p>
          <w:p w14:paraId="560E9259" w14:textId="5AE31BEC" w:rsidR="007E4470" w:rsidRPr="00184A3A" w:rsidRDefault="001D733F" w:rsidP="001D733F">
            <w:pPr>
              <w:spacing w:after="0"/>
              <w:rPr>
                <w:sz w:val="16"/>
                <w:szCs w:val="16"/>
              </w:rPr>
            </w:pPr>
            <w:r w:rsidRPr="00184A3A">
              <w:rPr>
                <w:color w:val="000000"/>
                <w:sz w:val="16"/>
                <w:szCs w:val="16"/>
              </w:rPr>
              <w:t>&lt;/</w:t>
            </w:r>
            <w:proofErr w:type="spellStart"/>
            <w:r w:rsidR="007E4470" w:rsidRPr="00184A3A">
              <w:rPr>
                <w:color w:val="000000"/>
                <w:sz w:val="16"/>
                <w:szCs w:val="16"/>
              </w:rPr>
              <w:t>branchId</w:t>
            </w:r>
            <w:proofErr w:type="spellEnd"/>
            <w:r w:rsidR="007E4470"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0811421E"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branchId</w:t>
            </w:r>
            <w:proofErr w:type="spellEnd"/>
            <w:r w:rsidRPr="00184A3A">
              <w:rPr>
                <w:color w:val="000000"/>
                <w:sz w:val="16"/>
                <w:szCs w:val="16"/>
              </w:rPr>
              <w:t>”:”MXM”}</w:t>
            </w:r>
          </w:p>
        </w:tc>
      </w:tr>
      <w:tr w:rsidR="007E4470" w:rsidRPr="00184A3A" w14:paraId="4BFCEB57"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4F498DD5" w14:textId="77777777" w:rsidR="007E4470" w:rsidRPr="00184A3A" w:rsidRDefault="007E4470" w:rsidP="007C4FAF">
            <w:pPr>
              <w:spacing w:after="0"/>
              <w:rPr>
                <w:color w:val="000000"/>
                <w:sz w:val="16"/>
                <w:szCs w:val="16"/>
              </w:rPr>
            </w:pPr>
            <w:r w:rsidRPr="00184A3A">
              <w:rPr>
                <w:color w:val="000000"/>
                <w:sz w:val="16"/>
                <w:szCs w:val="16"/>
              </w:rPr>
              <w:t>2</w:t>
            </w:r>
          </w:p>
        </w:tc>
        <w:tc>
          <w:tcPr>
            <w:tcW w:w="1701" w:type="dxa"/>
            <w:tcBorders>
              <w:top w:val="single" w:sz="4" w:space="0" w:color="auto"/>
              <w:left w:val="single" w:sz="4" w:space="0" w:color="auto"/>
              <w:bottom w:val="single" w:sz="4" w:space="0" w:color="auto"/>
              <w:right w:val="single" w:sz="4" w:space="0" w:color="auto"/>
            </w:tcBorders>
            <w:hideMark/>
          </w:tcPr>
          <w:p w14:paraId="53D2F3F4" w14:textId="77777777" w:rsidR="007E4470" w:rsidRPr="00184A3A" w:rsidRDefault="007E4470" w:rsidP="007C4FAF">
            <w:pPr>
              <w:spacing w:after="0"/>
              <w:rPr>
                <w:color w:val="000000"/>
                <w:sz w:val="16"/>
                <w:szCs w:val="16"/>
              </w:rPr>
            </w:pPr>
            <w:proofErr w:type="spellStart"/>
            <w:r w:rsidRPr="00184A3A">
              <w:rPr>
                <w:color w:val="000000"/>
                <w:sz w:val="16"/>
                <w:szCs w:val="16"/>
              </w:rPr>
              <w:t>businessDate</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5EE5ADBB" w14:textId="77777777" w:rsidR="007E4470" w:rsidRPr="00184A3A" w:rsidRDefault="007E4470" w:rsidP="007C4FAF">
            <w:pPr>
              <w:spacing w:after="0"/>
              <w:rPr>
                <w:color w:val="000000"/>
                <w:sz w:val="16"/>
                <w:szCs w:val="16"/>
              </w:rPr>
            </w:pPr>
            <w:r w:rsidRPr="00184A3A">
              <w:rPr>
                <w:color w:val="000000"/>
                <w:sz w:val="16"/>
                <w:szCs w:val="16"/>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2C46D3D3"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43906EA" w14:textId="77777777" w:rsidR="007E4470" w:rsidRPr="00184A3A" w:rsidRDefault="007E4470" w:rsidP="007C4FAF">
            <w:pPr>
              <w:spacing w:after="0"/>
              <w:rPr>
                <w:color w:val="000000"/>
                <w:sz w:val="16"/>
                <w:szCs w:val="16"/>
              </w:rPr>
            </w:pPr>
            <w:r w:rsidRPr="00184A3A">
              <w:rPr>
                <w:color w:val="000000"/>
                <w:sz w:val="16"/>
                <w:szCs w:val="16"/>
              </w:rPr>
              <w:t>Date</w:t>
            </w:r>
          </w:p>
        </w:tc>
        <w:tc>
          <w:tcPr>
            <w:tcW w:w="1260" w:type="dxa"/>
            <w:tcBorders>
              <w:top w:val="single" w:sz="4" w:space="0" w:color="auto"/>
              <w:left w:val="single" w:sz="4" w:space="0" w:color="auto"/>
              <w:bottom w:val="single" w:sz="4" w:space="0" w:color="auto"/>
              <w:right w:val="single" w:sz="4" w:space="0" w:color="auto"/>
            </w:tcBorders>
            <w:hideMark/>
          </w:tcPr>
          <w:p w14:paraId="0ACB20DE" w14:textId="77777777" w:rsidR="007E4470" w:rsidRPr="00184A3A" w:rsidRDefault="007E4470" w:rsidP="007C4FAF">
            <w:pPr>
              <w:spacing w:after="0"/>
              <w:rPr>
                <w:sz w:val="16"/>
                <w:szCs w:val="16"/>
              </w:rPr>
            </w:pPr>
            <w:r w:rsidRPr="00184A3A">
              <w:rPr>
                <w:sz w:val="16"/>
                <w:szCs w:val="16"/>
              </w:rPr>
              <w:t xml:space="preserve"> </w:t>
            </w:r>
          </w:p>
        </w:tc>
        <w:tc>
          <w:tcPr>
            <w:tcW w:w="3083" w:type="dxa"/>
            <w:tcBorders>
              <w:top w:val="single" w:sz="4" w:space="0" w:color="auto"/>
              <w:left w:val="single" w:sz="4" w:space="0" w:color="auto"/>
              <w:bottom w:val="single" w:sz="4" w:space="0" w:color="auto"/>
              <w:right w:val="single" w:sz="4" w:space="0" w:color="auto"/>
            </w:tcBorders>
            <w:hideMark/>
          </w:tcPr>
          <w:p w14:paraId="1EF8868E" w14:textId="332282A4" w:rsidR="007E4470" w:rsidRPr="00184A3A" w:rsidRDefault="007E4470" w:rsidP="001D733F">
            <w:pPr>
              <w:spacing w:after="0"/>
              <w:rPr>
                <w:sz w:val="16"/>
                <w:szCs w:val="16"/>
              </w:rPr>
            </w:pPr>
            <w:r w:rsidRPr="00184A3A">
              <w:rPr>
                <w:color w:val="000000"/>
                <w:sz w:val="16"/>
                <w:szCs w:val="16"/>
              </w:rPr>
              <w:t>&lt;</w:t>
            </w:r>
            <w:proofErr w:type="spellStart"/>
            <w:r w:rsidRPr="00184A3A">
              <w:rPr>
                <w:color w:val="000000"/>
                <w:sz w:val="16"/>
                <w:szCs w:val="16"/>
              </w:rPr>
              <w:t>businessDate</w:t>
            </w:r>
            <w:proofErr w:type="spellEnd"/>
            <w:r w:rsidR="0013302E" w:rsidRPr="00184A3A">
              <w:rPr>
                <w:color w:val="000000"/>
                <w:sz w:val="16"/>
                <w:szCs w:val="16"/>
              </w:rPr>
              <w:t>&gt;</w:t>
            </w:r>
            <w:r w:rsidRPr="00184A3A">
              <w:rPr>
                <w:color w:val="000000"/>
                <w:sz w:val="16"/>
                <w:szCs w:val="16"/>
              </w:rPr>
              <w:t>2016-01-01</w:t>
            </w:r>
            <w:r w:rsidR="0013302E" w:rsidRPr="00184A3A">
              <w:rPr>
                <w:color w:val="000000"/>
                <w:sz w:val="16"/>
                <w:szCs w:val="16"/>
              </w:rPr>
              <w:t>&lt;/</w:t>
            </w:r>
            <w:proofErr w:type="spellStart"/>
            <w:r w:rsidRPr="00184A3A">
              <w:rPr>
                <w:color w:val="000000"/>
                <w:sz w:val="16"/>
                <w:szCs w:val="16"/>
              </w:rPr>
              <w:t>businessDate</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3F4EC589" w14:textId="77777777" w:rsidR="007E4470" w:rsidRPr="00184A3A" w:rsidRDefault="007E4470" w:rsidP="007C4FAF">
            <w:pPr>
              <w:spacing w:after="0"/>
              <w:rPr>
                <w:color w:val="000000"/>
                <w:sz w:val="16"/>
                <w:szCs w:val="16"/>
              </w:rPr>
            </w:pPr>
            <w:r w:rsidRPr="00184A3A">
              <w:rPr>
                <w:color w:val="000000"/>
                <w:sz w:val="16"/>
                <w:szCs w:val="16"/>
              </w:rPr>
              <w:t>{“businessDate”:”2016-01-01”}</w:t>
            </w:r>
          </w:p>
        </w:tc>
      </w:tr>
      <w:tr w:rsidR="007E4470" w:rsidRPr="00184A3A" w14:paraId="68A4AD09"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40DD48E3" w14:textId="77777777" w:rsidR="007E4470" w:rsidRPr="00184A3A" w:rsidRDefault="007E4470" w:rsidP="007C4FAF">
            <w:pPr>
              <w:spacing w:after="0"/>
              <w:rPr>
                <w:color w:val="000000"/>
                <w:sz w:val="16"/>
                <w:szCs w:val="16"/>
              </w:rPr>
            </w:pPr>
            <w:r w:rsidRPr="00184A3A">
              <w:rPr>
                <w:color w:val="000000"/>
                <w:sz w:val="16"/>
                <w:szCs w:val="16"/>
              </w:rPr>
              <w:t>3</w:t>
            </w:r>
          </w:p>
        </w:tc>
        <w:tc>
          <w:tcPr>
            <w:tcW w:w="1701" w:type="dxa"/>
            <w:tcBorders>
              <w:top w:val="single" w:sz="4" w:space="0" w:color="auto"/>
              <w:left w:val="single" w:sz="4" w:space="0" w:color="auto"/>
              <w:bottom w:val="single" w:sz="4" w:space="0" w:color="auto"/>
              <w:right w:val="single" w:sz="4" w:space="0" w:color="auto"/>
            </w:tcBorders>
            <w:hideMark/>
          </w:tcPr>
          <w:p w14:paraId="044215F8" w14:textId="77777777" w:rsidR="007E4470" w:rsidRPr="00184A3A" w:rsidRDefault="007E4470" w:rsidP="007C4FAF">
            <w:pPr>
              <w:spacing w:after="0"/>
              <w:rPr>
                <w:color w:val="000000"/>
                <w:sz w:val="16"/>
                <w:szCs w:val="16"/>
              </w:rPr>
            </w:pPr>
            <w:proofErr w:type="spellStart"/>
            <w:r w:rsidRPr="00184A3A">
              <w:rPr>
                <w:color w:val="000000"/>
                <w:sz w:val="16"/>
                <w:szCs w:val="16"/>
              </w:rPr>
              <w:t>orderNo</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765174FA" w14:textId="77777777" w:rsidR="007E4470" w:rsidRPr="00184A3A" w:rsidRDefault="007E4470" w:rsidP="007C4FAF">
            <w:pPr>
              <w:spacing w:after="0"/>
              <w:ind w:left="-11"/>
              <w:rPr>
                <w:rFonts w:cs="Arial"/>
                <w:sz w:val="16"/>
                <w:szCs w:val="16"/>
              </w:rPr>
            </w:pPr>
            <w:r w:rsidRPr="00184A3A">
              <w:rPr>
                <w:rFonts w:cs="Arial"/>
                <w:color w:val="000000"/>
                <w:sz w:val="16"/>
                <w:szCs w:val="16"/>
              </w:rPr>
              <w:t>Transaction order no.</w:t>
            </w:r>
          </w:p>
        </w:tc>
        <w:tc>
          <w:tcPr>
            <w:tcW w:w="1080" w:type="dxa"/>
            <w:tcBorders>
              <w:top w:val="single" w:sz="4" w:space="0" w:color="auto"/>
              <w:left w:val="single" w:sz="4" w:space="0" w:color="auto"/>
              <w:bottom w:val="single" w:sz="4" w:space="0" w:color="auto"/>
              <w:right w:val="single" w:sz="4" w:space="0" w:color="auto"/>
            </w:tcBorders>
            <w:hideMark/>
          </w:tcPr>
          <w:p w14:paraId="2E018944"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BFBC5A8"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54DA6A3D" w14:textId="77777777" w:rsidR="007E4470" w:rsidRPr="00184A3A" w:rsidRDefault="007E4470" w:rsidP="007C4FAF">
            <w:pPr>
              <w:spacing w:after="0"/>
              <w:rPr>
                <w:color w:val="000000"/>
                <w:sz w:val="16"/>
                <w:szCs w:val="16"/>
              </w:rPr>
            </w:pPr>
            <w:r w:rsidRPr="00184A3A">
              <w:rPr>
                <w:color w:val="000000"/>
                <w:sz w:val="16"/>
                <w:szCs w:val="16"/>
              </w:rPr>
              <w:t xml:space="preserve"> </w:t>
            </w:r>
          </w:p>
        </w:tc>
        <w:tc>
          <w:tcPr>
            <w:tcW w:w="3083" w:type="dxa"/>
            <w:tcBorders>
              <w:top w:val="single" w:sz="4" w:space="0" w:color="auto"/>
              <w:left w:val="single" w:sz="4" w:space="0" w:color="auto"/>
              <w:bottom w:val="single" w:sz="4" w:space="0" w:color="auto"/>
              <w:right w:val="single" w:sz="4" w:space="0" w:color="auto"/>
            </w:tcBorders>
            <w:hideMark/>
          </w:tcPr>
          <w:p w14:paraId="5A2A8671" w14:textId="7F21C023"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orderNo</w:t>
            </w:r>
            <w:proofErr w:type="spellEnd"/>
            <w:r w:rsidRPr="00184A3A">
              <w:rPr>
                <w:color w:val="000000"/>
                <w:sz w:val="16"/>
                <w:szCs w:val="16"/>
              </w:rPr>
              <w:t>&gt;OR12345</w:t>
            </w:r>
          </w:p>
          <w:p w14:paraId="2C74868D" w14:textId="754BFC7A" w:rsidR="007E4470" w:rsidRPr="00184A3A" w:rsidRDefault="001D733F" w:rsidP="001D733F">
            <w:pPr>
              <w:spacing w:after="0"/>
              <w:rPr>
                <w:color w:val="000000"/>
                <w:sz w:val="16"/>
                <w:szCs w:val="16"/>
              </w:rPr>
            </w:pPr>
            <w:r w:rsidRPr="00184A3A">
              <w:rPr>
                <w:color w:val="000000"/>
                <w:sz w:val="16"/>
                <w:szCs w:val="16"/>
              </w:rPr>
              <w:t>&lt;/</w:t>
            </w:r>
            <w:proofErr w:type="spellStart"/>
            <w:r w:rsidR="007E4470" w:rsidRPr="00184A3A">
              <w:rPr>
                <w:color w:val="000000"/>
                <w:sz w:val="16"/>
                <w:szCs w:val="16"/>
              </w:rPr>
              <w:t>orderNo</w:t>
            </w:r>
            <w:proofErr w:type="spellEnd"/>
            <w:r w:rsidR="007E4470"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0D5A9F79" w14:textId="77777777" w:rsidR="007E4470" w:rsidRPr="00184A3A" w:rsidRDefault="007E4470" w:rsidP="007C4FAF">
            <w:pPr>
              <w:spacing w:after="0"/>
              <w:rPr>
                <w:color w:val="000000"/>
                <w:sz w:val="16"/>
                <w:szCs w:val="16"/>
              </w:rPr>
            </w:pPr>
            <w:r w:rsidRPr="00184A3A">
              <w:rPr>
                <w:color w:val="000000"/>
                <w:sz w:val="16"/>
                <w:szCs w:val="16"/>
              </w:rPr>
              <w:t>{“orderNo”:”OR12345”}</w:t>
            </w:r>
          </w:p>
        </w:tc>
      </w:tr>
      <w:tr w:rsidR="007E4470" w:rsidRPr="00184A3A" w14:paraId="6A2E33F1"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108F286F" w14:textId="77777777" w:rsidR="007E4470" w:rsidRPr="00184A3A" w:rsidRDefault="007E4470" w:rsidP="007C4FAF">
            <w:pPr>
              <w:spacing w:after="0"/>
              <w:rPr>
                <w:color w:val="000000"/>
                <w:sz w:val="16"/>
                <w:szCs w:val="16"/>
              </w:rPr>
            </w:pPr>
            <w:r w:rsidRPr="00184A3A">
              <w:rPr>
                <w:color w:val="000000"/>
                <w:sz w:val="16"/>
                <w:szCs w:val="16"/>
              </w:rPr>
              <w:t>4</w:t>
            </w:r>
          </w:p>
        </w:tc>
        <w:tc>
          <w:tcPr>
            <w:tcW w:w="1701" w:type="dxa"/>
            <w:tcBorders>
              <w:top w:val="single" w:sz="4" w:space="0" w:color="auto"/>
              <w:left w:val="single" w:sz="4" w:space="0" w:color="auto"/>
              <w:bottom w:val="single" w:sz="4" w:space="0" w:color="auto"/>
              <w:right w:val="single" w:sz="4" w:space="0" w:color="auto"/>
            </w:tcBorders>
            <w:hideMark/>
          </w:tcPr>
          <w:p w14:paraId="5F0EEEF5" w14:textId="77777777" w:rsidR="007E4470" w:rsidRPr="00184A3A" w:rsidRDefault="007E4470" w:rsidP="007C4FAF">
            <w:pPr>
              <w:spacing w:after="0"/>
              <w:rPr>
                <w:color w:val="000000"/>
                <w:sz w:val="16"/>
                <w:szCs w:val="16"/>
              </w:rPr>
            </w:pPr>
            <w:proofErr w:type="spellStart"/>
            <w:r w:rsidRPr="00184A3A">
              <w:rPr>
                <w:color w:val="000000"/>
                <w:sz w:val="16"/>
                <w:szCs w:val="16"/>
              </w:rPr>
              <w:t>orderSequence</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5AF21587" w14:textId="77777777" w:rsidR="007E4470" w:rsidRPr="00184A3A" w:rsidRDefault="007E4470" w:rsidP="007C4FAF">
            <w:pPr>
              <w:spacing w:after="0"/>
              <w:ind w:left="-11"/>
              <w:rPr>
                <w:rFonts w:cs="Arial"/>
                <w:sz w:val="16"/>
                <w:szCs w:val="16"/>
              </w:rPr>
            </w:pPr>
            <w:r w:rsidRPr="00184A3A">
              <w:rPr>
                <w:rFonts w:cs="Arial"/>
                <w:color w:val="000000"/>
                <w:sz w:val="16"/>
                <w:szCs w:val="16"/>
              </w:rPr>
              <w:t>Transaction order sequence</w:t>
            </w:r>
          </w:p>
        </w:tc>
        <w:tc>
          <w:tcPr>
            <w:tcW w:w="1080" w:type="dxa"/>
            <w:tcBorders>
              <w:top w:val="single" w:sz="4" w:space="0" w:color="auto"/>
              <w:left w:val="single" w:sz="4" w:space="0" w:color="auto"/>
              <w:bottom w:val="single" w:sz="4" w:space="0" w:color="auto"/>
              <w:right w:val="single" w:sz="4" w:space="0" w:color="auto"/>
            </w:tcBorders>
            <w:hideMark/>
          </w:tcPr>
          <w:p w14:paraId="1430C4CC"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DFA770A" w14:textId="77777777" w:rsidR="007E4470" w:rsidRPr="00184A3A" w:rsidRDefault="007E4470" w:rsidP="007C4FAF">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7CB5858F" w14:textId="77777777" w:rsidR="007E4470" w:rsidRPr="00184A3A" w:rsidRDefault="007E4470" w:rsidP="007C4FAF">
            <w:pPr>
              <w:spacing w:after="0"/>
              <w:rPr>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5AD1B15D" w14:textId="2514F89D" w:rsidR="007E4470" w:rsidRPr="00184A3A" w:rsidRDefault="007E4470" w:rsidP="007C4FAF">
            <w:pPr>
              <w:spacing w:after="0"/>
              <w:rPr>
                <w:sz w:val="16"/>
                <w:szCs w:val="16"/>
              </w:rPr>
            </w:pPr>
            <w:r w:rsidRPr="00184A3A">
              <w:rPr>
                <w:sz w:val="16"/>
                <w:szCs w:val="16"/>
              </w:rPr>
              <w:t>&lt;</w:t>
            </w:r>
            <w:r w:rsidRPr="00184A3A">
              <w:rPr>
                <w:color w:val="000000"/>
                <w:sz w:val="16"/>
                <w:szCs w:val="16"/>
              </w:rPr>
              <w:t xml:space="preserve"> </w:t>
            </w:r>
            <w:proofErr w:type="spellStart"/>
            <w:r w:rsidRPr="00184A3A">
              <w:rPr>
                <w:color w:val="000000"/>
                <w:sz w:val="16"/>
                <w:szCs w:val="16"/>
              </w:rPr>
              <w:t>orderSequence</w:t>
            </w:r>
            <w:proofErr w:type="spellEnd"/>
            <w:r w:rsidR="0013302E" w:rsidRPr="00184A3A">
              <w:rPr>
                <w:sz w:val="16"/>
                <w:szCs w:val="16"/>
              </w:rPr>
              <w:t>&gt;</w:t>
            </w:r>
            <w:r w:rsidRPr="00184A3A">
              <w:rPr>
                <w:sz w:val="16"/>
                <w:szCs w:val="16"/>
              </w:rPr>
              <w:t>1</w:t>
            </w:r>
          </w:p>
          <w:p w14:paraId="398E24B6" w14:textId="79DE6CF7" w:rsidR="007E4470" w:rsidRPr="00184A3A" w:rsidRDefault="0013302E" w:rsidP="007C4FAF">
            <w:pPr>
              <w:spacing w:after="0"/>
              <w:rPr>
                <w:sz w:val="16"/>
                <w:szCs w:val="16"/>
              </w:rPr>
            </w:pPr>
            <w:r w:rsidRPr="00184A3A">
              <w:rPr>
                <w:sz w:val="16"/>
                <w:szCs w:val="16"/>
              </w:rPr>
              <w:t>&lt;/</w:t>
            </w:r>
            <w:proofErr w:type="spellStart"/>
            <w:r w:rsidR="007E4470" w:rsidRPr="00184A3A">
              <w:rPr>
                <w:color w:val="000000"/>
                <w:sz w:val="16"/>
                <w:szCs w:val="16"/>
              </w:rPr>
              <w:t>orderSequence</w:t>
            </w:r>
            <w:proofErr w:type="spellEnd"/>
            <w:r w:rsidRPr="00184A3A">
              <w:rPr>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1D23317C" w14:textId="77777777" w:rsidR="007E4470" w:rsidRPr="00184A3A" w:rsidRDefault="007E4470" w:rsidP="007C4FAF">
            <w:pPr>
              <w:spacing w:after="0"/>
              <w:rPr>
                <w:sz w:val="16"/>
                <w:szCs w:val="16"/>
              </w:rPr>
            </w:pPr>
            <w:r w:rsidRPr="00184A3A">
              <w:rPr>
                <w:color w:val="000000"/>
                <w:sz w:val="16"/>
                <w:szCs w:val="16"/>
              </w:rPr>
              <w:t>{“orderSequence”:”</w:t>
            </w:r>
            <w:r w:rsidRPr="00184A3A">
              <w:rPr>
                <w:sz w:val="16"/>
                <w:szCs w:val="16"/>
              </w:rPr>
              <w:t>1</w:t>
            </w:r>
            <w:r w:rsidRPr="00184A3A">
              <w:rPr>
                <w:color w:val="000000"/>
                <w:sz w:val="16"/>
                <w:szCs w:val="16"/>
              </w:rPr>
              <w:t>”}</w:t>
            </w:r>
          </w:p>
        </w:tc>
      </w:tr>
      <w:tr w:rsidR="007E4470" w:rsidRPr="00184A3A" w14:paraId="17851A04"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098B92D9" w14:textId="77777777" w:rsidR="007E4470" w:rsidRPr="00184A3A" w:rsidRDefault="007E4470" w:rsidP="007C4FAF">
            <w:pPr>
              <w:spacing w:after="0"/>
              <w:rPr>
                <w:color w:val="000000"/>
                <w:sz w:val="16"/>
                <w:szCs w:val="16"/>
              </w:rPr>
            </w:pPr>
            <w:r w:rsidRPr="00184A3A">
              <w:rPr>
                <w:color w:val="000000"/>
                <w:sz w:val="16"/>
                <w:szCs w:val="16"/>
              </w:rPr>
              <w:t>5</w:t>
            </w:r>
          </w:p>
        </w:tc>
        <w:tc>
          <w:tcPr>
            <w:tcW w:w="1701" w:type="dxa"/>
            <w:tcBorders>
              <w:top w:val="single" w:sz="4" w:space="0" w:color="auto"/>
              <w:left w:val="single" w:sz="4" w:space="0" w:color="auto"/>
              <w:bottom w:val="single" w:sz="4" w:space="0" w:color="auto"/>
              <w:right w:val="single" w:sz="4" w:space="0" w:color="auto"/>
            </w:tcBorders>
            <w:hideMark/>
          </w:tcPr>
          <w:p w14:paraId="4A8D50B2" w14:textId="77777777" w:rsidR="007E4470" w:rsidRPr="00184A3A" w:rsidRDefault="007E4470" w:rsidP="007C4FAF">
            <w:pPr>
              <w:spacing w:after="0"/>
              <w:rPr>
                <w:color w:val="000000"/>
                <w:sz w:val="16"/>
                <w:szCs w:val="16"/>
              </w:rPr>
            </w:pPr>
            <w:proofErr w:type="spellStart"/>
            <w:r w:rsidRPr="00184A3A">
              <w:rPr>
                <w:color w:val="000000"/>
                <w:sz w:val="16"/>
                <w:szCs w:val="16"/>
              </w:rPr>
              <w:t>eventNo</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2A5D898B" w14:textId="77777777" w:rsidR="007E4470" w:rsidRPr="00184A3A" w:rsidRDefault="007E4470" w:rsidP="007C4FAF">
            <w:pPr>
              <w:spacing w:after="0"/>
              <w:ind w:left="-11"/>
              <w:rPr>
                <w:rFonts w:cs="Arial"/>
                <w:sz w:val="16"/>
                <w:szCs w:val="16"/>
              </w:rPr>
            </w:pPr>
            <w:r w:rsidRPr="00184A3A">
              <w:rPr>
                <w:rFonts w:cs="Arial"/>
                <w:color w:val="000000"/>
                <w:sz w:val="16"/>
                <w:szCs w:val="16"/>
              </w:rPr>
              <w:t>Event Order no.</w:t>
            </w:r>
          </w:p>
        </w:tc>
        <w:tc>
          <w:tcPr>
            <w:tcW w:w="1080" w:type="dxa"/>
            <w:tcBorders>
              <w:top w:val="single" w:sz="4" w:space="0" w:color="auto"/>
              <w:left w:val="single" w:sz="4" w:space="0" w:color="auto"/>
              <w:bottom w:val="single" w:sz="4" w:space="0" w:color="auto"/>
              <w:right w:val="single" w:sz="4" w:space="0" w:color="auto"/>
            </w:tcBorders>
            <w:hideMark/>
          </w:tcPr>
          <w:p w14:paraId="61725AE8"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7B166612"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556C10B" w14:textId="77777777" w:rsidR="007E4470" w:rsidRPr="00184A3A" w:rsidRDefault="007E4470" w:rsidP="001D733F">
            <w:pPr>
              <w:widowControl w:val="0"/>
              <w:spacing w:after="0" w:line="240" w:lineRule="auto"/>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0C388A42" w14:textId="06C1D75A"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eventNo</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eventNo</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701CAF7C"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eventNo</w:t>
            </w:r>
            <w:proofErr w:type="spellEnd"/>
            <w:r w:rsidRPr="00184A3A">
              <w:rPr>
                <w:color w:val="000000"/>
                <w:sz w:val="16"/>
                <w:szCs w:val="16"/>
              </w:rPr>
              <w:t>":""}</w:t>
            </w:r>
          </w:p>
        </w:tc>
      </w:tr>
      <w:tr w:rsidR="007E4470" w:rsidRPr="00184A3A" w14:paraId="6D45D998"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6843C991" w14:textId="77777777" w:rsidR="007E4470" w:rsidRPr="00184A3A" w:rsidRDefault="007E4470" w:rsidP="007C4FAF">
            <w:pPr>
              <w:spacing w:after="0"/>
              <w:rPr>
                <w:rFonts w:eastAsia="SimSun"/>
                <w:color w:val="000000"/>
                <w:sz w:val="16"/>
                <w:szCs w:val="16"/>
              </w:rPr>
            </w:pPr>
            <w:r w:rsidRPr="00184A3A">
              <w:rPr>
                <w:color w:val="000000"/>
                <w:sz w:val="16"/>
                <w:szCs w:val="16"/>
              </w:rPr>
              <w:t>6</w:t>
            </w:r>
          </w:p>
        </w:tc>
        <w:tc>
          <w:tcPr>
            <w:tcW w:w="1701" w:type="dxa"/>
            <w:tcBorders>
              <w:top w:val="single" w:sz="4" w:space="0" w:color="auto"/>
              <w:left w:val="single" w:sz="4" w:space="0" w:color="auto"/>
              <w:bottom w:val="single" w:sz="4" w:space="0" w:color="auto"/>
              <w:right w:val="single" w:sz="4" w:space="0" w:color="auto"/>
            </w:tcBorders>
            <w:hideMark/>
          </w:tcPr>
          <w:p w14:paraId="0B98AFC6" w14:textId="77777777" w:rsidR="007E4470" w:rsidRPr="00184A3A" w:rsidRDefault="007E4470" w:rsidP="007C4FAF">
            <w:pPr>
              <w:spacing w:after="0"/>
              <w:rPr>
                <w:color w:val="000000"/>
                <w:sz w:val="16"/>
                <w:szCs w:val="16"/>
              </w:rPr>
            </w:pPr>
            <w:proofErr w:type="spellStart"/>
            <w:r w:rsidRPr="00184A3A">
              <w:rPr>
                <w:color w:val="000000"/>
                <w:sz w:val="16"/>
                <w:szCs w:val="16"/>
              </w:rPr>
              <w:t>tableNo</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7B9BE836" w14:textId="77777777" w:rsidR="007E4470" w:rsidRPr="00184A3A" w:rsidRDefault="007E4470" w:rsidP="007C4FAF">
            <w:pPr>
              <w:spacing w:after="0"/>
              <w:ind w:left="-11"/>
              <w:rPr>
                <w:rFonts w:cs="Arial"/>
                <w:sz w:val="16"/>
                <w:szCs w:val="16"/>
              </w:rPr>
            </w:pPr>
            <w:r w:rsidRPr="00184A3A">
              <w:rPr>
                <w:rFonts w:cs="Arial"/>
                <w:color w:val="000000"/>
                <w:sz w:val="16"/>
                <w:szCs w:val="16"/>
              </w:rPr>
              <w:t>Table no.</w:t>
            </w:r>
          </w:p>
        </w:tc>
        <w:tc>
          <w:tcPr>
            <w:tcW w:w="1080" w:type="dxa"/>
            <w:tcBorders>
              <w:top w:val="single" w:sz="4" w:space="0" w:color="auto"/>
              <w:left w:val="single" w:sz="4" w:space="0" w:color="auto"/>
              <w:bottom w:val="single" w:sz="4" w:space="0" w:color="auto"/>
              <w:right w:val="single" w:sz="4" w:space="0" w:color="auto"/>
            </w:tcBorders>
            <w:hideMark/>
          </w:tcPr>
          <w:p w14:paraId="2728630B"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36C678D"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0CD5BCD" w14:textId="77777777" w:rsidR="007E4470" w:rsidRPr="00184A3A" w:rsidRDefault="007E4470" w:rsidP="001D733F">
            <w:pPr>
              <w:widowControl w:val="0"/>
              <w:spacing w:after="0" w:line="240" w:lineRule="auto"/>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61477733" w14:textId="28EBB0EF"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tableNo</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tableNo</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0DB4D46C"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tableNo</w:t>
            </w:r>
            <w:proofErr w:type="spellEnd"/>
            <w:r w:rsidRPr="00184A3A">
              <w:rPr>
                <w:color w:val="000000"/>
                <w:sz w:val="16"/>
                <w:szCs w:val="16"/>
              </w:rPr>
              <w:t>":""}</w:t>
            </w:r>
          </w:p>
        </w:tc>
      </w:tr>
      <w:tr w:rsidR="007E4470" w:rsidRPr="00184A3A" w14:paraId="4A62B103"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2BB99C6C" w14:textId="77777777" w:rsidR="007E4470" w:rsidRPr="00184A3A" w:rsidRDefault="007E4470" w:rsidP="007C4FAF">
            <w:pPr>
              <w:spacing w:after="0"/>
              <w:rPr>
                <w:color w:val="000000"/>
                <w:sz w:val="16"/>
                <w:szCs w:val="16"/>
              </w:rPr>
            </w:pPr>
            <w:r w:rsidRPr="00184A3A">
              <w:rPr>
                <w:color w:val="000000"/>
                <w:sz w:val="16"/>
                <w:szCs w:val="16"/>
              </w:rPr>
              <w:t>7</w:t>
            </w:r>
          </w:p>
        </w:tc>
        <w:tc>
          <w:tcPr>
            <w:tcW w:w="1701" w:type="dxa"/>
            <w:tcBorders>
              <w:top w:val="single" w:sz="4" w:space="0" w:color="auto"/>
              <w:left w:val="single" w:sz="4" w:space="0" w:color="auto"/>
              <w:bottom w:val="single" w:sz="4" w:space="0" w:color="auto"/>
              <w:right w:val="single" w:sz="4" w:space="0" w:color="auto"/>
            </w:tcBorders>
            <w:hideMark/>
          </w:tcPr>
          <w:p w14:paraId="0AB2ACFC" w14:textId="77777777" w:rsidR="007E4470" w:rsidRPr="00184A3A" w:rsidRDefault="007E4470" w:rsidP="007C4FAF">
            <w:pPr>
              <w:spacing w:after="0"/>
              <w:rPr>
                <w:color w:val="000000"/>
                <w:sz w:val="16"/>
                <w:szCs w:val="16"/>
              </w:rPr>
            </w:pPr>
            <w:r w:rsidRPr="00184A3A">
              <w:rPr>
                <w:color w:val="000000"/>
                <w:sz w:val="16"/>
                <w:szCs w:val="16"/>
              </w:rPr>
              <w:t>guest</w:t>
            </w:r>
          </w:p>
        </w:tc>
        <w:tc>
          <w:tcPr>
            <w:tcW w:w="2232" w:type="dxa"/>
            <w:tcBorders>
              <w:top w:val="single" w:sz="4" w:space="0" w:color="auto"/>
              <w:left w:val="single" w:sz="4" w:space="0" w:color="auto"/>
              <w:bottom w:val="single" w:sz="4" w:space="0" w:color="auto"/>
              <w:right w:val="single" w:sz="4" w:space="0" w:color="auto"/>
            </w:tcBorders>
            <w:hideMark/>
          </w:tcPr>
          <w:p w14:paraId="03A2F98C" w14:textId="77777777" w:rsidR="007E4470" w:rsidRPr="00184A3A" w:rsidRDefault="007E4470" w:rsidP="007C4FAF">
            <w:pPr>
              <w:spacing w:after="0"/>
              <w:ind w:left="-11"/>
              <w:rPr>
                <w:rFonts w:cs="Arial"/>
                <w:sz w:val="16"/>
                <w:szCs w:val="16"/>
              </w:rPr>
            </w:pPr>
            <w:r w:rsidRPr="00184A3A">
              <w:rPr>
                <w:rFonts w:cs="Arial"/>
                <w:color w:val="000000"/>
                <w:sz w:val="16"/>
                <w:szCs w:val="16"/>
              </w:rPr>
              <w:t>Number of guests</w:t>
            </w:r>
          </w:p>
        </w:tc>
        <w:tc>
          <w:tcPr>
            <w:tcW w:w="1080" w:type="dxa"/>
            <w:tcBorders>
              <w:top w:val="single" w:sz="4" w:space="0" w:color="auto"/>
              <w:left w:val="single" w:sz="4" w:space="0" w:color="auto"/>
              <w:bottom w:val="single" w:sz="4" w:space="0" w:color="auto"/>
              <w:right w:val="single" w:sz="4" w:space="0" w:color="auto"/>
            </w:tcBorders>
            <w:hideMark/>
          </w:tcPr>
          <w:p w14:paraId="1E4C139A"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798C712" w14:textId="77777777" w:rsidR="007E4470" w:rsidRPr="00184A3A" w:rsidRDefault="007E4470" w:rsidP="007C4FAF">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6B19EC5B"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5C8D51B3" w14:textId="2644067C" w:rsidR="007E4470" w:rsidRPr="00184A3A" w:rsidRDefault="007E4470" w:rsidP="007C4FAF">
            <w:pPr>
              <w:spacing w:after="0"/>
              <w:rPr>
                <w:color w:val="000000"/>
                <w:sz w:val="16"/>
                <w:szCs w:val="16"/>
              </w:rPr>
            </w:pPr>
            <w:r w:rsidRPr="00184A3A">
              <w:rPr>
                <w:color w:val="000000"/>
                <w:sz w:val="16"/>
                <w:szCs w:val="16"/>
              </w:rPr>
              <w:t xml:space="preserve">&lt;guest&gt;   </w:t>
            </w:r>
            <w:r w:rsidRPr="00184A3A">
              <w:rPr>
                <w:color w:val="000000"/>
                <w:sz w:val="16"/>
                <w:szCs w:val="16"/>
              </w:rPr>
              <w:br/>
            </w:r>
            <w:r w:rsidR="001D733F" w:rsidRPr="00184A3A">
              <w:rPr>
                <w:color w:val="000000"/>
                <w:sz w:val="16"/>
                <w:szCs w:val="16"/>
              </w:rPr>
              <w:t>&lt;/</w:t>
            </w:r>
            <w:r w:rsidRPr="00184A3A">
              <w:rPr>
                <w:color w:val="000000"/>
                <w:sz w:val="16"/>
                <w:szCs w:val="16"/>
              </w:rPr>
              <w:t>guest&gt;</w:t>
            </w:r>
          </w:p>
        </w:tc>
        <w:tc>
          <w:tcPr>
            <w:tcW w:w="2857" w:type="dxa"/>
            <w:tcBorders>
              <w:top w:val="single" w:sz="4" w:space="0" w:color="auto"/>
              <w:left w:val="single" w:sz="4" w:space="0" w:color="auto"/>
              <w:bottom w:val="single" w:sz="4" w:space="0" w:color="auto"/>
              <w:right w:val="single" w:sz="4" w:space="0" w:color="auto"/>
            </w:tcBorders>
            <w:hideMark/>
          </w:tcPr>
          <w:p w14:paraId="34841692" w14:textId="77777777" w:rsidR="007E4470" w:rsidRPr="00184A3A" w:rsidRDefault="007E4470" w:rsidP="007C4FAF">
            <w:pPr>
              <w:spacing w:after="0"/>
              <w:rPr>
                <w:color w:val="000000"/>
                <w:sz w:val="16"/>
                <w:szCs w:val="16"/>
              </w:rPr>
            </w:pPr>
            <w:r w:rsidRPr="00184A3A">
              <w:rPr>
                <w:color w:val="000000"/>
                <w:sz w:val="16"/>
                <w:szCs w:val="16"/>
              </w:rPr>
              <w:t>{"guest":""}</w:t>
            </w:r>
          </w:p>
        </w:tc>
      </w:tr>
      <w:tr w:rsidR="007E4470" w:rsidRPr="00184A3A" w14:paraId="2CEA6A91"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472D8EFD" w14:textId="77777777" w:rsidR="007E4470" w:rsidRPr="00184A3A" w:rsidRDefault="007E4470" w:rsidP="007C4FAF">
            <w:pPr>
              <w:spacing w:after="0"/>
              <w:rPr>
                <w:color w:val="000000"/>
                <w:sz w:val="16"/>
                <w:szCs w:val="16"/>
              </w:rPr>
            </w:pPr>
            <w:r w:rsidRPr="00184A3A">
              <w:rPr>
                <w:color w:val="000000"/>
                <w:sz w:val="16"/>
                <w:szCs w:val="16"/>
              </w:rPr>
              <w:t>8</w:t>
            </w:r>
          </w:p>
        </w:tc>
        <w:tc>
          <w:tcPr>
            <w:tcW w:w="1701" w:type="dxa"/>
            <w:tcBorders>
              <w:top w:val="single" w:sz="4" w:space="0" w:color="auto"/>
              <w:left w:val="single" w:sz="4" w:space="0" w:color="auto"/>
              <w:bottom w:val="single" w:sz="4" w:space="0" w:color="auto"/>
              <w:right w:val="single" w:sz="4" w:space="0" w:color="auto"/>
            </w:tcBorders>
            <w:hideMark/>
          </w:tcPr>
          <w:p w14:paraId="39D36404" w14:textId="77777777" w:rsidR="007E4470" w:rsidRPr="00184A3A" w:rsidRDefault="007E4470" w:rsidP="007C4FAF">
            <w:pPr>
              <w:spacing w:after="0"/>
              <w:rPr>
                <w:rFonts w:cs="Arial"/>
                <w:sz w:val="16"/>
                <w:szCs w:val="16"/>
              </w:rPr>
            </w:pPr>
            <w:proofErr w:type="spellStart"/>
            <w:r w:rsidRPr="00184A3A">
              <w:rPr>
                <w:rFonts w:cs="Arial"/>
                <w:sz w:val="16"/>
                <w:szCs w:val="16"/>
              </w:rPr>
              <w:t>printTimes</w:t>
            </w:r>
            <w:proofErr w:type="spellEnd"/>
          </w:p>
        </w:tc>
        <w:tc>
          <w:tcPr>
            <w:tcW w:w="2232" w:type="dxa"/>
            <w:tcBorders>
              <w:top w:val="single" w:sz="4" w:space="0" w:color="auto"/>
              <w:left w:val="single" w:sz="4" w:space="0" w:color="auto"/>
              <w:bottom w:val="single" w:sz="4" w:space="0" w:color="auto"/>
              <w:right w:val="single" w:sz="4" w:space="0" w:color="auto"/>
            </w:tcBorders>
          </w:tcPr>
          <w:p w14:paraId="7DB0BAB3" w14:textId="77777777" w:rsidR="007E4470" w:rsidRPr="00184A3A" w:rsidRDefault="007E4470" w:rsidP="007C4FAF">
            <w:pPr>
              <w:spacing w:after="0"/>
              <w:ind w:left="-11"/>
              <w:rPr>
                <w:rFonts w:cs="Arial"/>
                <w:sz w:val="16"/>
                <w:szCs w:val="16"/>
              </w:rPr>
            </w:pPr>
            <w:r w:rsidRPr="00184A3A">
              <w:rPr>
                <w:rFonts w:cs="Arial"/>
                <w:color w:val="000000"/>
                <w:sz w:val="16"/>
                <w:szCs w:val="16"/>
              </w:rPr>
              <w:t>Number of times the pay check is printed</w:t>
            </w:r>
          </w:p>
        </w:tc>
        <w:tc>
          <w:tcPr>
            <w:tcW w:w="1080" w:type="dxa"/>
            <w:tcBorders>
              <w:top w:val="single" w:sz="4" w:space="0" w:color="auto"/>
              <w:left w:val="single" w:sz="4" w:space="0" w:color="auto"/>
              <w:bottom w:val="single" w:sz="4" w:space="0" w:color="auto"/>
              <w:right w:val="single" w:sz="4" w:space="0" w:color="auto"/>
            </w:tcBorders>
            <w:hideMark/>
          </w:tcPr>
          <w:p w14:paraId="7FF76FA4"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282E847" w14:textId="77777777" w:rsidR="007E4470" w:rsidRPr="00184A3A" w:rsidRDefault="007E4470" w:rsidP="007C4FAF">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0315D5D2"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19D64D8F" w14:textId="77777777" w:rsidR="001D733F" w:rsidRPr="00184A3A" w:rsidRDefault="007E4470" w:rsidP="001D733F">
            <w:pPr>
              <w:spacing w:after="0"/>
              <w:rPr>
                <w:color w:val="000000"/>
                <w:sz w:val="16"/>
                <w:szCs w:val="16"/>
              </w:rPr>
            </w:pPr>
            <w:r w:rsidRPr="00184A3A">
              <w:rPr>
                <w:color w:val="000000"/>
                <w:sz w:val="16"/>
                <w:szCs w:val="16"/>
              </w:rPr>
              <w:t>&lt;</w:t>
            </w:r>
            <w:proofErr w:type="spellStart"/>
            <w:r w:rsidRPr="00184A3A">
              <w:rPr>
                <w:color w:val="000000"/>
                <w:sz w:val="16"/>
                <w:szCs w:val="16"/>
              </w:rPr>
              <w:t>printTimes</w:t>
            </w:r>
            <w:proofErr w:type="spellEnd"/>
            <w:r w:rsidRPr="00184A3A">
              <w:rPr>
                <w:color w:val="000000"/>
                <w:sz w:val="16"/>
                <w:szCs w:val="16"/>
              </w:rPr>
              <w:t>&gt;</w:t>
            </w:r>
          </w:p>
          <w:p w14:paraId="77B88D96" w14:textId="5AF022BA" w:rsidR="007E4470" w:rsidRPr="00184A3A" w:rsidRDefault="001D733F" w:rsidP="001D733F">
            <w:pPr>
              <w:spacing w:after="0"/>
              <w:rPr>
                <w:color w:val="000000"/>
                <w:sz w:val="16"/>
                <w:szCs w:val="16"/>
              </w:rPr>
            </w:pPr>
            <w:r w:rsidRPr="00184A3A">
              <w:rPr>
                <w:color w:val="000000"/>
                <w:sz w:val="16"/>
                <w:szCs w:val="16"/>
              </w:rPr>
              <w:t>&lt;/</w:t>
            </w:r>
            <w:proofErr w:type="spellStart"/>
            <w:r w:rsidR="007E4470" w:rsidRPr="00184A3A">
              <w:rPr>
                <w:color w:val="000000"/>
                <w:sz w:val="16"/>
                <w:szCs w:val="16"/>
              </w:rPr>
              <w:t>printTimes</w:t>
            </w:r>
            <w:proofErr w:type="spellEnd"/>
            <w:r w:rsidR="007E4470"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7E1CAB74"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printTimes</w:t>
            </w:r>
            <w:proofErr w:type="spellEnd"/>
            <w:r w:rsidRPr="00184A3A">
              <w:rPr>
                <w:color w:val="000000"/>
                <w:sz w:val="16"/>
                <w:szCs w:val="16"/>
              </w:rPr>
              <w:t>":""}</w:t>
            </w:r>
          </w:p>
        </w:tc>
      </w:tr>
      <w:tr w:rsidR="007E4470" w:rsidRPr="00184A3A" w14:paraId="1D31F0F2"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38070608" w14:textId="77777777" w:rsidR="007E4470" w:rsidRPr="00184A3A" w:rsidRDefault="007E4470" w:rsidP="007C4FAF">
            <w:pPr>
              <w:spacing w:after="0"/>
              <w:rPr>
                <w:color w:val="000000"/>
                <w:sz w:val="16"/>
                <w:szCs w:val="16"/>
              </w:rPr>
            </w:pPr>
            <w:r w:rsidRPr="00184A3A">
              <w:rPr>
                <w:color w:val="000000"/>
                <w:sz w:val="16"/>
                <w:szCs w:val="16"/>
              </w:rPr>
              <w:t>9</w:t>
            </w:r>
          </w:p>
        </w:tc>
        <w:tc>
          <w:tcPr>
            <w:tcW w:w="1701" w:type="dxa"/>
            <w:tcBorders>
              <w:top w:val="single" w:sz="4" w:space="0" w:color="auto"/>
              <w:left w:val="single" w:sz="4" w:space="0" w:color="auto"/>
              <w:bottom w:val="single" w:sz="4" w:space="0" w:color="auto"/>
              <w:right w:val="single" w:sz="4" w:space="0" w:color="auto"/>
            </w:tcBorders>
            <w:hideMark/>
          </w:tcPr>
          <w:p w14:paraId="007F3415" w14:textId="77777777" w:rsidR="007E4470" w:rsidRPr="00184A3A" w:rsidRDefault="007E4470" w:rsidP="007C4FAF">
            <w:pPr>
              <w:spacing w:after="0"/>
              <w:rPr>
                <w:rFonts w:cs="Arial"/>
                <w:sz w:val="16"/>
                <w:szCs w:val="16"/>
              </w:rPr>
            </w:pPr>
            <w:r w:rsidRPr="00184A3A">
              <w:rPr>
                <w:sz w:val="16"/>
                <w:szCs w:val="16"/>
              </w:rPr>
              <w:t>printUserId1</w:t>
            </w:r>
          </w:p>
        </w:tc>
        <w:tc>
          <w:tcPr>
            <w:tcW w:w="2232" w:type="dxa"/>
            <w:tcBorders>
              <w:top w:val="single" w:sz="4" w:space="0" w:color="auto"/>
              <w:left w:val="single" w:sz="4" w:space="0" w:color="auto"/>
              <w:bottom w:val="single" w:sz="4" w:space="0" w:color="auto"/>
              <w:right w:val="single" w:sz="4" w:space="0" w:color="auto"/>
            </w:tcBorders>
            <w:hideMark/>
          </w:tcPr>
          <w:p w14:paraId="2AFDAE92" w14:textId="77777777" w:rsidR="007E4470" w:rsidRPr="00184A3A" w:rsidRDefault="007E4470" w:rsidP="007C4FAF">
            <w:pPr>
              <w:spacing w:after="0"/>
              <w:ind w:left="-11"/>
              <w:rPr>
                <w:rFonts w:cs="Arial"/>
                <w:sz w:val="16"/>
                <w:szCs w:val="16"/>
              </w:rPr>
            </w:pPr>
            <w:r w:rsidRPr="00184A3A">
              <w:rPr>
                <w:rFonts w:cs="Arial"/>
                <w:color w:val="000000"/>
                <w:sz w:val="16"/>
                <w:szCs w:val="16"/>
              </w:rPr>
              <w:t>Print User ID 1</w:t>
            </w:r>
          </w:p>
        </w:tc>
        <w:tc>
          <w:tcPr>
            <w:tcW w:w="1080" w:type="dxa"/>
            <w:tcBorders>
              <w:top w:val="single" w:sz="4" w:space="0" w:color="auto"/>
              <w:left w:val="single" w:sz="4" w:space="0" w:color="auto"/>
              <w:bottom w:val="single" w:sz="4" w:space="0" w:color="auto"/>
              <w:right w:val="single" w:sz="4" w:space="0" w:color="auto"/>
            </w:tcBorders>
            <w:hideMark/>
          </w:tcPr>
          <w:p w14:paraId="611EDF92"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7873C2C8"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C0479FB" w14:textId="77777777" w:rsidR="007E4470" w:rsidRPr="0057159E"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22C84776" w14:textId="1258B0F1" w:rsidR="007E4470" w:rsidRPr="00184A3A" w:rsidRDefault="007E4470" w:rsidP="007C4FAF">
            <w:pPr>
              <w:spacing w:after="0"/>
              <w:rPr>
                <w:color w:val="000000"/>
                <w:sz w:val="16"/>
                <w:szCs w:val="16"/>
              </w:rPr>
            </w:pPr>
            <w:r w:rsidRPr="00184A3A">
              <w:rPr>
                <w:color w:val="000000"/>
                <w:sz w:val="16"/>
                <w:szCs w:val="16"/>
              </w:rPr>
              <w:t xml:space="preserve">&lt;printUserId1&gt;   </w:t>
            </w:r>
            <w:r w:rsidRPr="00184A3A">
              <w:rPr>
                <w:color w:val="000000"/>
                <w:sz w:val="16"/>
                <w:szCs w:val="16"/>
              </w:rPr>
              <w:br/>
            </w:r>
            <w:r w:rsidR="001D733F" w:rsidRPr="00184A3A">
              <w:rPr>
                <w:color w:val="000000"/>
                <w:sz w:val="16"/>
                <w:szCs w:val="16"/>
              </w:rPr>
              <w:t>&lt;/</w:t>
            </w:r>
            <w:r w:rsidRPr="00184A3A">
              <w:rPr>
                <w:color w:val="000000"/>
                <w:sz w:val="16"/>
                <w:szCs w:val="16"/>
              </w:rPr>
              <w:t>printUserId1&gt;</w:t>
            </w:r>
          </w:p>
        </w:tc>
        <w:tc>
          <w:tcPr>
            <w:tcW w:w="2857" w:type="dxa"/>
            <w:tcBorders>
              <w:top w:val="single" w:sz="4" w:space="0" w:color="auto"/>
              <w:left w:val="single" w:sz="4" w:space="0" w:color="auto"/>
              <w:bottom w:val="single" w:sz="4" w:space="0" w:color="auto"/>
              <w:right w:val="single" w:sz="4" w:space="0" w:color="auto"/>
            </w:tcBorders>
            <w:hideMark/>
          </w:tcPr>
          <w:p w14:paraId="786A32F6" w14:textId="77777777" w:rsidR="007E4470" w:rsidRPr="00184A3A" w:rsidRDefault="007E4470" w:rsidP="007C4FAF">
            <w:pPr>
              <w:spacing w:after="0"/>
              <w:rPr>
                <w:color w:val="000000"/>
                <w:sz w:val="16"/>
                <w:szCs w:val="16"/>
              </w:rPr>
            </w:pPr>
            <w:r w:rsidRPr="00184A3A">
              <w:rPr>
                <w:color w:val="000000"/>
                <w:sz w:val="16"/>
                <w:szCs w:val="16"/>
              </w:rPr>
              <w:t>{"printUserId1":""}</w:t>
            </w:r>
          </w:p>
        </w:tc>
      </w:tr>
      <w:tr w:rsidR="007E4470" w:rsidRPr="00184A3A" w14:paraId="71E26530"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1FF524D8" w14:textId="77777777" w:rsidR="007E4470" w:rsidRPr="00184A3A" w:rsidRDefault="007E4470" w:rsidP="007C4FAF">
            <w:pPr>
              <w:spacing w:after="0"/>
              <w:rPr>
                <w:color w:val="000000"/>
                <w:sz w:val="16"/>
                <w:szCs w:val="16"/>
              </w:rPr>
            </w:pPr>
            <w:r w:rsidRPr="00184A3A">
              <w:rPr>
                <w:color w:val="000000"/>
                <w:sz w:val="16"/>
                <w:szCs w:val="16"/>
              </w:rPr>
              <w:t>10</w:t>
            </w:r>
          </w:p>
        </w:tc>
        <w:tc>
          <w:tcPr>
            <w:tcW w:w="1701" w:type="dxa"/>
            <w:tcBorders>
              <w:top w:val="single" w:sz="4" w:space="0" w:color="auto"/>
              <w:left w:val="single" w:sz="4" w:space="0" w:color="auto"/>
              <w:bottom w:val="single" w:sz="4" w:space="0" w:color="auto"/>
              <w:right w:val="single" w:sz="4" w:space="0" w:color="auto"/>
            </w:tcBorders>
            <w:hideMark/>
          </w:tcPr>
          <w:p w14:paraId="1A933D66" w14:textId="77777777" w:rsidR="007E4470" w:rsidRPr="00184A3A" w:rsidRDefault="007E4470" w:rsidP="007C4FAF">
            <w:pPr>
              <w:spacing w:after="0"/>
              <w:rPr>
                <w:rFonts w:cs="Arial"/>
                <w:sz w:val="16"/>
                <w:szCs w:val="16"/>
              </w:rPr>
            </w:pPr>
            <w:r w:rsidRPr="00184A3A">
              <w:rPr>
                <w:sz w:val="16"/>
                <w:szCs w:val="16"/>
              </w:rPr>
              <w:t>printUserId2</w:t>
            </w:r>
          </w:p>
        </w:tc>
        <w:tc>
          <w:tcPr>
            <w:tcW w:w="2232" w:type="dxa"/>
            <w:tcBorders>
              <w:top w:val="single" w:sz="4" w:space="0" w:color="auto"/>
              <w:left w:val="single" w:sz="4" w:space="0" w:color="auto"/>
              <w:bottom w:val="single" w:sz="4" w:space="0" w:color="auto"/>
              <w:right w:val="single" w:sz="4" w:space="0" w:color="auto"/>
            </w:tcBorders>
            <w:hideMark/>
          </w:tcPr>
          <w:p w14:paraId="1DA73E1C" w14:textId="77777777" w:rsidR="007E4470" w:rsidRPr="00184A3A" w:rsidRDefault="007E4470" w:rsidP="007C4FAF">
            <w:pPr>
              <w:spacing w:after="0"/>
              <w:ind w:left="-11"/>
              <w:rPr>
                <w:rFonts w:cs="Arial"/>
                <w:sz w:val="16"/>
                <w:szCs w:val="16"/>
              </w:rPr>
            </w:pPr>
            <w:r w:rsidRPr="00184A3A">
              <w:rPr>
                <w:rFonts w:cs="Arial"/>
                <w:color w:val="000000"/>
                <w:sz w:val="16"/>
                <w:szCs w:val="16"/>
              </w:rPr>
              <w:t>Print User ID 2</w:t>
            </w:r>
          </w:p>
        </w:tc>
        <w:tc>
          <w:tcPr>
            <w:tcW w:w="1080" w:type="dxa"/>
            <w:tcBorders>
              <w:top w:val="single" w:sz="4" w:space="0" w:color="auto"/>
              <w:left w:val="single" w:sz="4" w:space="0" w:color="auto"/>
              <w:bottom w:val="single" w:sz="4" w:space="0" w:color="auto"/>
              <w:right w:val="single" w:sz="4" w:space="0" w:color="auto"/>
            </w:tcBorders>
            <w:hideMark/>
          </w:tcPr>
          <w:p w14:paraId="340679A9"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777618CA"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8A1F9C4" w14:textId="77777777" w:rsidR="007E4470" w:rsidRPr="0057159E"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48F79BC2" w14:textId="6B090ABB" w:rsidR="007E4470" w:rsidRPr="00184A3A" w:rsidRDefault="007E4470" w:rsidP="007C4FAF">
            <w:pPr>
              <w:spacing w:after="0"/>
              <w:rPr>
                <w:color w:val="000000"/>
                <w:sz w:val="16"/>
                <w:szCs w:val="16"/>
              </w:rPr>
            </w:pPr>
            <w:r w:rsidRPr="00184A3A">
              <w:rPr>
                <w:color w:val="000000"/>
                <w:sz w:val="16"/>
                <w:szCs w:val="16"/>
              </w:rPr>
              <w:t xml:space="preserve">&lt;printUserId2&gt;   </w:t>
            </w:r>
            <w:r w:rsidRPr="00184A3A">
              <w:rPr>
                <w:color w:val="000000"/>
                <w:sz w:val="16"/>
                <w:szCs w:val="16"/>
              </w:rPr>
              <w:br/>
            </w:r>
            <w:r w:rsidR="001D733F" w:rsidRPr="00184A3A">
              <w:rPr>
                <w:color w:val="000000"/>
                <w:sz w:val="16"/>
                <w:szCs w:val="16"/>
              </w:rPr>
              <w:t>&lt;/</w:t>
            </w:r>
            <w:r w:rsidRPr="00184A3A">
              <w:rPr>
                <w:color w:val="000000"/>
                <w:sz w:val="16"/>
                <w:szCs w:val="16"/>
              </w:rPr>
              <w:t>printUserId2&gt;</w:t>
            </w:r>
          </w:p>
        </w:tc>
        <w:tc>
          <w:tcPr>
            <w:tcW w:w="2857" w:type="dxa"/>
            <w:tcBorders>
              <w:top w:val="single" w:sz="4" w:space="0" w:color="auto"/>
              <w:left w:val="single" w:sz="4" w:space="0" w:color="auto"/>
              <w:bottom w:val="single" w:sz="4" w:space="0" w:color="auto"/>
              <w:right w:val="single" w:sz="4" w:space="0" w:color="auto"/>
            </w:tcBorders>
            <w:hideMark/>
          </w:tcPr>
          <w:p w14:paraId="5E1F4D39" w14:textId="77777777" w:rsidR="007E4470" w:rsidRPr="00184A3A" w:rsidRDefault="007E4470" w:rsidP="007C4FAF">
            <w:pPr>
              <w:spacing w:after="0"/>
              <w:rPr>
                <w:color w:val="000000"/>
                <w:sz w:val="16"/>
                <w:szCs w:val="16"/>
              </w:rPr>
            </w:pPr>
            <w:r w:rsidRPr="00184A3A">
              <w:rPr>
                <w:color w:val="000000"/>
                <w:sz w:val="16"/>
                <w:szCs w:val="16"/>
              </w:rPr>
              <w:t>{"printUserId2":""}</w:t>
            </w:r>
          </w:p>
        </w:tc>
      </w:tr>
      <w:tr w:rsidR="007E4470" w:rsidRPr="00184A3A" w14:paraId="583DF2B2"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1550C858" w14:textId="77777777" w:rsidR="007E4470" w:rsidRPr="00184A3A" w:rsidRDefault="007E4470" w:rsidP="007C4FAF">
            <w:pPr>
              <w:spacing w:after="0"/>
              <w:rPr>
                <w:color w:val="000000"/>
                <w:sz w:val="16"/>
                <w:szCs w:val="16"/>
              </w:rPr>
            </w:pPr>
            <w:r w:rsidRPr="00184A3A">
              <w:rPr>
                <w:color w:val="000000"/>
                <w:sz w:val="16"/>
                <w:szCs w:val="16"/>
              </w:rPr>
              <w:t>11</w:t>
            </w:r>
          </w:p>
        </w:tc>
        <w:tc>
          <w:tcPr>
            <w:tcW w:w="1701" w:type="dxa"/>
            <w:tcBorders>
              <w:top w:val="single" w:sz="4" w:space="0" w:color="auto"/>
              <w:left w:val="single" w:sz="4" w:space="0" w:color="auto"/>
              <w:bottom w:val="single" w:sz="4" w:space="0" w:color="auto"/>
              <w:right w:val="single" w:sz="4" w:space="0" w:color="auto"/>
            </w:tcBorders>
            <w:hideMark/>
          </w:tcPr>
          <w:p w14:paraId="57228CA4" w14:textId="77777777" w:rsidR="007E4470" w:rsidRPr="00184A3A" w:rsidRDefault="007E4470" w:rsidP="007C4FAF">
            <w:pPr>
              <w:spacing w:after="0"/>
              <w:rPr>
                <w:rFonts w:cs="Arial"/>
                <w:sz w:val="16"/>
                <w:szCs w:val="16"/>
              </w:rPr>
            </w:pPr>
            <w:r w:rsidRPr="00184A3A">
              <w:rPr>
                <w:sz w:val="16"/>
                <w:szCs w:val="16"/>
              </w:rPr>
              <w:t>printUserId3</w:t>
            </w:r>
          </w:p>
        </w:tc>
        <w:tc>
          <w:tcPr>
            <w:tcW w:w="2232" w:type="dxa"/>
            <w:tcBorders>
              <w:top w:val="single" w:sz="4" w:space="0" w:color="auto"/>
              <w:left w:val="single" w:sz="4" w:space="0" w:color="auto"/>
              <w:bottom w:val="single" w:sz="4" w:space="0" w:color="auto"/>
              <w:right w:val="single" w:sz="4" w:space="0" w:color="auto"/>
            </w:tcBorders>
            <w:hideMark/>
          </w:tcPr>
          <w:p w14:paraId="637A6404" w14:textId="77777777" w:rsidR="007E4470" w:rsidRPr="00184A3A" w:rsidRDefault="007E4470" w:rsidP="007C4FAF">
            <w:pPr>
              <w:spacing w:after="0"/>
              <w:ind w:left="-11"/>
              <w:rPr>
                <w:rFonts w:cs="Arial"/>
                <w:sz w:val="16"/>
                <w:szCs w:val="16"/>
              </w:rPr>
            </w:pPr>
            <w:r w:rsidRPr="00184A3A">
              <w:rPr>
                <w:rFonts w:cs="Arial"/>
                <w:color w:val="000000"/>
                <w:sz w:val="16"/>
                <w:szCs w:val="16"/>
              </w:rPr>
              <w:t>Print User ID 3</w:t>
            </w:r>
          </w:p>
        </w:tc>
        <w:tc>
          <w:tcPr>
            <w:tcW w:w="1080" w:type="dxa"/>
            <w:tcBorders>
              <w:top w:val="single" w:sz="4" w:space="0" w:color="auto"/>
              <w:left w:val="single" w:sz="4" w:space="0" w:color="auto"/>
              <w:bottom w:val="single" w:sz="4" w:space="0" w:color="auto"/>
              <w:right w:val="single" w:sz="4" w:space="0" w:color="auto"/>
            </w:tcBorders>
            <w:hideMark/>
          </w:tcPr>
          <w:p w14:paraId="695BD1A1"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02860813"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AF07AAB" w14:textId="77777777" w:rsidR="007E4470" w:rsidRPr="00184A3A" w:rsidRDefault="007E4470" w:rsidP="007C4FAF">
            <w:pPr>
              <w:spacing w:after="0"/>
              <w:rPr>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269EF40D" w14:textId="3BABA039" w:rsidR="007E4470" w:rsidRPr="00184A3A" w:rsidRDefault="007E4470" w:rsidP="007C4FAF">
            <w:pPr>
              <w:spacing w:after="0"/>
              <w:rPr>
                <w:color w:val="000000"/>
                <w:sz w:val="16"/>
                <w:szCs w:val="16"/>
              </w:rPr>
            </w:pPr>
            <w:r w:rsidRPr="00184A3A">
              <w:rPr>
                <w:color w:val="000000"/>
                <w:sz w:val="16"/>
                <w:szCs w:val="16"/>
              </w:rPr>
              <w:t xml:space="preserve">&lt;printUserId3&gt;   </w:t>
            </w:r>
            <w:r w:rsidRPr="00184A3A">
              <w:rPr>
                <w:color w:val="000000"/>
                <w:sz w:val="16"/>
                <w:szCs w:val="16"/>
              </w:rPr>
              <w:br/>
            </w:r>
            <w:r w:rsidR="001D733F" w:rsidRPr="00184A3A">
              <w:rPr>
                <w:color w:val="000000"/>
                <w:sz w:val="16"/>
                <w:szCs w:val="16"/>
              </w:rPr>
              <w:t>&lt;/</w:t>
            </w:r>
            <w:r w:rsidRPr="00184A3A">
              <w:rPr>
                <w:color w:val="000000"/>
                <w:sz w:val="16"/>
                <w:szCs w:val="16"/>
              </w:rPr>
              <w:t>printUserId3&gt;</w:t>
            </w:r>
          </w:p>
        </w:tc>
        <w:tc>
          <w:tcPr>
            <w:tcW w:w="2857" w:type="dxa"/>
            <w:tcBorders>
              <w:top w:val="single" w:sz="4" w:space="0" w:color="auto"/>
              <w:left w:val="single" w:sz="4" w:space="0" w:color="auto"/>
              <w:bottom w:val="single" w:sz="4" w:space="0" w:color="auto"/>
              <w:right w:val="single" w:sz="4" w:space="0" w:color="auto"/>
            </w:tcBorders>
            <w:hideMark/>
          </w:tcPr>
          <w:p w14:paraId="3B055FEE" w14:textId="77777777" w:rsidR="007E4470" w:rsidRPr="00184A3A" w:rsidRDefault="007E4470" w:rsidP="007C4FAF">
            <w:pPr>
              <w:spacing w:after="0"/>
              <w:rPr>
                <w:color w:val="000000"/>
                <w:sz w:val="16"/>
                <w:szCs w:val="16"/>
              </w:rPr>
            </w:pPr>
            <w:r w:rsidRPr="00184A3A">
              <w:rPr>
                <w:color w:val="000000"/>
                <w:sz w:val="16"/>
                <w:szCs w:val="16"/>
              </w:rPr>
              <w:t>{"printUserId3":""}</w:t>
            </w:r>
          </w:p>
        </w:tc>
      </w:tr>
      <w:tr w:rsidR="007E4470" w:rsidRPr="00184A3A" w14:paraId="02AFF68A"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5B946A35" w14:textId="77777777" w:rsidR="007E4470" w:rsidRPr="00184A3A" w:rsidRDefault="007E4470" w:rsidP="007C4FAF">
            <w:pPr>
              <w:spacing w:after="0"/>
              <w:rPr>
                <w:color w:val="000000"/>
                <w:sz w:val="16"/>
                <w:szCs w:val="16"/>
              </w:rPr>
            </w:pPr>
            <w:r w:rsidRPr="00184A3A">
              <w:rPr>
                <w:color w:val="000000"/>
                <w:sz w:val="16"/>
                <w:szCs w:val="16"/>
              </w:rPr>
              <w:t>12</w:t>
            </w:r>
          </w:p>
        </w:tc>
        <w:tc>
          <w:tcPr>
            <w:tcW w:w="1701" w:type="dxa"/>
            <w:tcBorders>
              <w:top w:val="single" w:sz="4" w:space="0" w:color="auto"/>
              <w:left w:val="single" w:sz="4" w:space="0" w:color="auto"/>
              <w:bottom w:val="single" w:sz="4" w:space="0" w:color="auto"/>
              <w:right w:val="single" w:sz="4" w:space="0" w:color="auto"/>
            </w:tcBorders>
            <w:hideMark/>
          </w:tcPr>
          <w:p w14:paraId="67BB6165" w14:textId="77777777" w:rsidR="007E4470" w:rsidRPr="00184A3A" w:rsidRDefault="007E4470" w:rsidP="007C4FAF">
            <w:pPr>
              <w:spacing w:after="0"/>
              <w:rPr>
                <w:rFonts w:cs="Arial"/>
                <w:sz w:val="16"/>
                <w:szCs w:val="16"/>
              </w:rPr>
            </w:pPr>
            <w:proofErr w:type="spellStart"/>
            <w:r w:rsidRPr="00184A3A">
              <w:rPr>
                <w:sz w:val="16"/>
                <w:szCs w:val="16"/>
              </w:rPr>
              <w:t>currencyCode</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1A946059" w14:textId="77777777" w:rsidR="007E4470" w:rsidRPr="00184A3A" w:rsidRDefault="007E4470" w:rsidP="007C4FAF">
            <w:pPr>
              <w:spacing w:after="0"/>
              <w:ind w:left="-11"/>
              <w:rPr>
                <w:rFonts w:cs="Arial"/>
                <w:sz w:val="16"/>
                <w:szCs w:val="16"/>
              </w:rPr>
            </w:pPr>
            <w:r w:rsidRPr="00184A3A">
              <w:rPr>
                <w:rFonts w:cs="Arial"/>
                <w:color w:val="000000"/>
                <w:sz w:val="16"/>
                <w:szCs w:val="16"/>
              </w:rPr>
              <w:t>Currency Code</w:t>
            </w:r>
          </w:p>
        </w:tc>
        <w:tc>
          <w:tcPr>
            <w:tcW w:w="1080" w:type="dxa"/>
            <w:tcBorders>
              <w:top w:val="single" w:sz="4" w:space="0" w:color="auto"/>
              <w:left w:val="single" w:sz="4" w:space="0" w:color="auto"/>
              <w:bottom w:val="single" w:sz="4" w:space="0" w:color="auto"/>
              <w:right w:val="single" w:sz="4" w:space="0" w:color="auto"/>
            </w:tcBorders>
            <w:hideMark/>
          </w:tcPr>
          <w:p w14:paraId="4940E516"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9A16404"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F86E44B" w14:textId="77777777" w:rsidR="007E4470" w:rsidRPr="00184A3A" w:rsidRDefault="007E4470" w:rsidP="007C4FAF">
            <w:pPr>
              <w:spacing w:after="0"/>
              <w:rPr>
                <w:color w:val="00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14F0C7DF" w14:textId="0B697A03"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currencyCode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currencyCode</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74307972"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currencyCode</w:t>
            </w:r>
            <w:proofErr w:type="spellEnd"/>
            <w:r w:rsidRPr="00184A3A">
              <w:rPr>
                <w:color w:val="000000"/>
                <w:sz w:val="16"/>
                <w:szCs w:val="16"/>
              </w:rPr>
              <w:t>":""}</w:t>
            </w:r>
          </w:p>
        </w:tc>
      </w:tr>
      <w:tr w:rsidR="007E4470" w:rsidRPr="00184A3A" w14:paraId="34170386"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3391C3CE" w14:textId="77777777" w:rsidR="007E4470" w:rsidRPr="00184A3A" w:rsidRDefault="007E4470" w:rsidP="007C4FAF">
            <w:pPr>
              <w:spacing w:after="0"/>
              <w:rPr>
                <w:color w:val="000000"/>
                <w:sz w:val="16"/>
                <w:szCs w:val="16"/>
              </w:rPr>
            </w:pPr>
            <w:r w:rsidRPr="00184A3A">
              <w:rPr>
                <w:color w:val="000000"/>
                <w:sz w:val="16"/>
                <w:szCs w:val="16"/>
              </w:rPr>
              <w:t>13</w:t>
            </w:r>
          </w:p>
        </w:tc>
        <w:tc>
          <w:tcPr>
            <w:tcW w:w="1701" w:type="dxa"/>
            <w:tcBorders>
              <w:top w:val="single" w:sz="4" w:space="0" w:color="auto"/>
              <w:left w:val="single" w:sz="4" w:space="0" w:color="auto"/>
              <w:bottom w:val="single" w:sz="4" w:space="0" w:color="auto"/>
              <w:right w:val="single" w:sz="4" w:space="0" w:color="auto"/>
            </w:tcBorders>
            <w:hideMark/>
          </w:tcPr>
          <w:p w14:paraId="7A118E1A" w14:textId="77777777" w:rsidR="007E4470" w:rsidRPr="00184A3A" w:rsidRDefault="007E4470" w:rsidP="007C4FAF">
            <w:pPr>
              <w:spacing w:after="0"/>
              <w:rPr>
                <w:rFonts w:cs="Arial"/>
                <w:sz w:val="16"/>
                <w:szCs w:val="16"/>
              </w:rPr>
            </w:pPr>
            <w:proofErr w:type="spellStart"/>
            <w:r w:rsidRPr="00184A3A">
              <w:rPr>
                <w:sz w:val="16"/>
                <w:szCs w:val="16"/>
              </w:rPr>
              <w:t>bevamt</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0E856B3E" w14:textId="77777777" w:rsidR="007E4470" w:rsidRPr="00184A3A" w:rsidRDefault="007E4470" w:rsidP="007C4FAF">
            <w:pPr>
              <w:spacing w:after="0"/>
              <w:ind w:left="-11"/>
              <w:rPr>
                <w:rFonts w:cs="Arial"/>
                <w:sz w:val="16"/>
                <w:szCs w:val="16"/>
              </w:rPr>
            </w:pPr>
            <w:r w:rsidRPr="00184A3A">
              <w:rPr>
                <w:rFonts w:cs="Arial"/>
                <w:color w:val="000000"/>
                <w:sz w:val="16"/>
                <w:szCs w:val="16"/>
              </w:rPr>
              <w:t xml:space="preserve">Beverage Sales Amount </w:t>
            </w:r>
          </w:p>
        </w:tc>
        <w:tc>
          <w:tcPr>
            <w:tcW w:w="1080" w:type="dxa"/>
            <w:tcBorders>
              <w:top w:val="single" w:sz="4" w:space="0" w:color="auto"/>
              <w:left w:val="single" w:sz="4" w:space="0" w:color="auto"/>
              <w:bottom w:val="single" w:sz="4" w:space="0" w:color="auto"/>
              <w:right w:val="single" w:sz="4" w:space="0" w:color="auto"/>
            </w:tcBorders>
            <w:hideMark/>
          </w:tcPr>
          <w:p w14:paraId="2F6FDD4D" w14:textId="77777777" w:rsidR="007E4470" w:rsidRPr="00184A3A" w:rsidRDefault="007E4470" w:rsidP="001D733F">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1899A27" w14:textId="77777777" w:rsidR="007E4470" w:rsidRPr="00184A3A" w:rsidRDefault="007E4470" w:rsidP="007C4FAF">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6EBB970"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5C35CD7C" w14:textId="3E4D7A64"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bevamt</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bevamt</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1718F90C"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bevamt</w:t>
            </w:r>
            <w:proofErr w:type="spellEnd"/>
            <w:r w:rsidRPr="00184A3A">
              <w:rPr>
                <w:color w:val="000000"/>
                <w:sz w:val="16"/>
                <w:szCs w:val="16"/>
              </w:rPr>
              <w:t>":""}</w:t>
            </w:r>
          </w:p>
        </w:tc>
      </w:tr>
      <w:tr w:rsidR="007E4470" w:rsidRPr="00184A3A" w14:paraId="42288169"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71EEEE10" w14:textId="77777777" w:rsidR="007E4470" w:rsidRPr="00184A3A" w:rsidRDefault="007E4470" w:rsidP="007C4FAF">
            <w:pPr>
              <w:spacing w:after="0"/>
              <w:rPr>
                <w:color w:val="000000"/>
                <w:sz w:val="16"/>
                <w:szCs w:val="16"/>
              </w:rPr>
            </w:pPr>
            <w:r w:rsidRPr="00184A3A">
              <w:rPr>
                <w:color w:val="000000"/>
                <w:sz w:val="16"/>
                <w:szCs w:val="16"/>
              </w:rPr>
              <w:t>14</w:t>
            </w:r>
          </w:p>
        </w:tc>
        <w:tc>
          <w:tcPr>
            <w:tcW w:w="1701" w:type="dxa"/>
            <w:tcBorders>
              <w:top w:val="single" w:sz="4" w:space="0" w:color="auto"/>
              <w:left w:val="single" w:sz="4" w:space="0" w:color="auto"/>
              <w:bottom w:val="single" w:sz="4" w:space="0" w:color="auto"/>
              <w:right w:val="single" w:sz="4" w:space="0" w:color="auto"/>
            </w:tcBorders>
            <w:hideMark/>
          </w:tcPr>
          <w:p w14:paraId="762FD977" w14:textId="77777777" w:rsidR="007E4470" w:rsidRPr="00184A3A" w:rsidRDefault="007E4470" w:rsidP="007C4FAF">
            <w:pPr>
              <w:spacing w:after="0"/>
              <w:rPr>
                <w:rFonts w:cs="Arial"/>
                <w:sz w:val="16"/>
                <w:szCs w:val="16"/>
              </w:rPr>
            </w:pPr>
            <w:proofErr w:type="spellStart"/>
            <w:r w:rsidRPr="00184A3A">
              <w:rPr>
                <w:sz w:val="16"/>
                <w:szCs w:val="16"/>
              </w:rPr>
              <w:t>foodamt</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24B69B99" w14:textId="77777777" w:rsidR="007E4470" w:rsidRPr="00184A3A" w:rsidRDefault="007E4470" w:rsidP="007C4FAF">
            <w:pPr>
              <w:spacing w:after="0"/>
              <w:ind w:left="-11"/>
              <w:rPr>
                <w:rFonts w:cs="Arial"/>
                <w:sz w:val="16"/>
                <w:szCs w:val="16"/>
              </w:rPr>
            </w:pPr>
            <w:r w:rsidRPr="00184A3A">
              <w:rPr>
                <w:rFonts w:cs="Arial"/>
                <w:color w:val="000000"/>
                <w:sz w:val="16"/>
                <w:szCs w:val="16"/>
              </w:rPr>
              <w:t>Food Sales Amount</w:t>
            </w:r>
          </w:p>
        </w:tc>
        <w:tc>
          <w:tcPr>
            <w:tcW w:w="1080" w:type="dxa"/>
            <w:tcBorders>
              <w:top w:val="single" w:sz="4" w:space="0" w:color="auto"/>
              <w:left w:val="single" w:sz="4" w:space="0" w:color="auto"/>
              <w:bottom w:val="single" w:sz="4" w:space="0" w:color="auto"/>
              <w:right w:val="single" w:sz="4" w:space="0" w:color="auto"/>
            </w:tcBorders>
            <w:hideMark/>
          </w:tcPr>
          <w:p w14:paraId="0C7C0FAE" w14:textId="77777777" w:rsidR="007E4470" w:rsidRPr="00184A3A" w:rsidRDefault="007E4470" w:rsidP="001D733F">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E724A8D" w14:textId="77777777" w:rsidR="007E4470" w:rsidRPr="00184A3A" w:rsidRDefault="007E4470" w:rsidP="007C4FAF">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51A2A983"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684DD975" w14:textId="3839FE0C"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foodamt</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foodamt</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0D9C59AA"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foodamt</w:t>
            </w:r>
            <w:proofErr w:type="spellEnd"/>
            <w:r w:rsidRPr="00184A3A">
              <w:rPr>
                <w:color w:val="000000"/>
                <w:sz w:val="16"/>
                <w:szCs w:val="16"/>
              </w:rPr>
              <w:t>":""}</w:t>
            </w:r>
          </w:p>
        </w:tc>
      </w:tr>
      <w:tr w:rsidR="007E4470" w:rsidRPr="00184A3A" w14:paraId="22138EF5"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26F96AE5" w14:textId="77777777" w:rsidR="007E4470" w:rsidRPr="00184A3A" w:rsidRDefault="007E4470" w:rsidP="007C4FAF">
            <w:pPr>
              <w:spacing w:after="0"/>
              <w:rPr>
                <w:color w:val="000000"/>
                <w:sz w:val="16"/>
                <w:szCs w:val="16"/>
              </w:rPr>
            </w:pPr>
            <w:r w:rsidRPr="00184A3A">
              <w:rPr>
                <w:color w:val="000000"/>
                <w:sz w:val="16"/>
                <w:szCs w:val="16"/>
              </w:rPr>
              <w:t>15</w:t>
            </w:r>
          </w:p>
        </w:tc>
        <w:tc>
          <w:tcPr>
            <w:tcW w:w="1701" w:type="dxa"/>
            <w:tcBorders>
              <w:top w:val="single" w:sz="4" w:space="0" w:color="auto"/>
              <w:left w:val="single" w:sz="4" w:space="0" w:color="auto"/>
              <w:bottom w:val="single" w:sz="4" w:space="0" w:color="auto"/>
              <w:right w:val="single" w:sz="4" w:space="0" w:color="auto"/>
            </w:tcBorders>
            <w:hideMark/>
          </w:tcPr>
          <w:p w14:paraId="49868D30" w14:textId="77777777" w:rsidR="007E4470" w:rsidRPr="00184A3A" w:rsidRDefault="007E4470" w:rsidP="007C4FAF">
            <w:pPr>
              <w:spacing w:after="0"/>
              <w:rPr>
                <w:rFonts w:cs="Arial"/>
                <w:sz w:val="16"/>
                <w:szCs w:val="16"/>
              </w:rPr>
            </w:pPr>
            <w:proofErr w:type="spellStart"/>
            <w:r w:rsidRPr="00184A3A">
              <w:rPr>
                <w:sz w:val="16"/>
                <w:szCs w:val="16"/>
              </w:rPr>
              <w:t>servamt</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49E3348B" w14:textId="77777777" w:rsidR="007E4470" w:rsidRPr="00184A3A" w:rsidRDefault="007E4470" w:rsidP="007C4FAF">
            <w:pPr>
              <w:spacing w:after="0"/>
              <w:ind w:left="-11"/>
              <w:rPr>
                <w:rFonts w:cs="Arial"/>
                <w:sz w:val="16"/>
                <w:szCs w:val="16"/>
              </w:rPr>
            </w:pPr>
            <w:r w:rsidRPr="00184A3A">
              <w:rPr>
                <w:rFonts w:cs="Arial"/>
                <w:color w:val="000000"/>
                <w:sz w:val="16"/>
                <w:szCs w:val="16"/>
              </w:rPr>
              <w:t>Service Charge Amount</w:t>
            </w:r>
          </w:p>
        </w:tc>
        <w:tc>
          <w:tcPr>
            <w:tcW w:w="1080" w:type="dxa"/>
            <w:tcBorders>
              <w:top w:val="single" w:sz="4" w:space="0" w:color="auto"/>
              <w:left w:val="single" w:sz="4" w:space="0" w:color="auto"/>
              <w:bottom w:val="single" w:sz="4" w:space="0" w:color="auto"/>
              <w:right w:val="single" w:sz="4" w:space="0" w:color="auto"/>
            </w:tcBorders>
            <w:hideMark/>
          </w:tcPr>
          <w:p w14:paraId="2C6384A0" w14:textId="77777777" w:rsidR="007E4470" w:rsidRPr="00184A3A" w:rsidRDefault="007E4470" w:rsidP="001D733F">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0E3B696" w14:textId="77777777" w:rsidR="007E4470" w:rsidRPr="00184A3A" w:rsidRDefault="007E4470" w:rsidP="007C4FAF">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3AE03E68"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47C6F22D" w14:textId="11982F0B"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servamt</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servamt</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364577D9"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servamt</w:t>
            </w:r>
            <w:proofErr w:type="spellEnd"/>
            <w:r w:rsidRPr="00184A3A">
              <w:rPr>
                <w:color w:val="000000"/>
                <w:sz w:val="16"/>
                <w:szCs w:val="16"/>
              </w:rPr>
              <w:t>":""}</w:t>
            </w:r>
          </w:p>
        </w:tc>
      </w:tr>
      <w:tr w:rsidR="007E4470" w:rsidRPr="00184A3A" w14:paraId="4B37FDFA"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63601FA6" w14:textId="77777777" w:rsidR="007E4470" w:rsidRPr="00184A3A" w:rsidRDefault="007E4470" w:rsidP="007C4FAF">
            <w:pPr>
              <w:spacing w:after="0"/>
              <w:rPr>
                <w:color w:val="000000"/>
                <w:sz w:val="16"/>
                <w:szCs w:val="16"/>
              </w:rPr>
            </w:pPr>
            <w:r w:rsidRPr="00184A3A">
              <w:rPr>
                <w:color w:val="000000"/>
                <w:sz w:val="16"/>
                <w:szCs w:val="16"/>
              </w:rPr>
              <w:lastRenderedPageBreak/>
              <w:t>16</w:t>
            </w:r>
          </w:p>
        </w:tc>
        <w:tc>
          <w:tcPr>
            <w:tcW w:w="1701" w:type="dxa"/>
            <w:tcBorders>
              <w:top w:val="single" w:sz="4" w:space="0" w:color="auto"/>
              <w:left w:val="single" w:sz="4" w:space="0" w:color="auto"/>
              <w:bottom w:val="single" w:sz="4" w:space="0" w:color="auto"/>
              <w:right w:val="single" w:sz="4" w:space="0" w:color="auto"/>
            </w:tcBorders>
            <w:hideMark/>
          </w:tcPr>
          <w:p w14:paraId="79AB0A8D" w14:textId="77777777" w:rsidR="007E4470" w:rsidRPr="00184A3A" w:rsidRDefault="007E4470" w:rsidP="007C4FAF">
            <w:pPr>
              <w:spacing w:after="0"/>
              <w:rPr>
                <w:rFonts w:cs="Arial"/>
                <w:sz w:val="16"/>
                <w:szCs w:val="16"/>
              </w:rPr>
            </w:pPr>
            <w:proofErr w:type="spellStart"/>
            <w:r w:rsidRPr="00184A3A">
              <w:rPr>
                <w:sz w:val="16"/>
                <w:szCs w:val="16"/>
              </w:rPr>
              <w:t>discCode</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31C0CEF7" w14:textId="77777777" w:rsidR="007E4470" w:rsidRPr="00184A3A" w:rsidRDefault="007E4470" w:rsidP="007C4FAF">
            <w:pPr>
              <w:spacing w:after="0"/>
              <w:ind w:left="-11"/>
              <w:rPr>
                <w:rFonts w:cs="Arial"/>
                <w:sz w:val="16"/>
                <w:szCs w:val="16"/>
              </w:rPr>
            </w:pPr>
            <w:r w:rsidRPr="00184A3A">
              <w:rPr>
                <w:rFonts w:cs="Arial"/>
                <w:color w:val="000000"/>
                <w:sz w:val="16"/>
                <w:szCs w:val="16"/>
              </w:rPr>
              <w:t>Discount Code</w:t>
            </w:r>
          </w:p>
        </w:tc>
        <w:tc>
          <w:tcPr>
            <w:tcW w:w="1080" w:type="dxa"/>
            <w:tcBorders>
              <w:top w:val="single" w:sz="4" w:space="0" w:color="auto"/>
              <w:left w:val="single" w:sz="4" w:space="0" w:color="auto"/>
              <w:bottom w:val="single" w:sz="4" w:space="0" w:color="auto"/>
              <w:right w:val="single" w:sz="4" w:space="0" w:color="auto"/>
            </w:tcBorders>
            <w:hideMark/>
          </w:tcPr>
          <w:p w14:paraId="4CD0AA6E" w14:textId="77777777" w:rsidR="007E4470" w:rsidRPr="00184A3A" w:rsidRDefault="007E4470" w:rsidP="001D733F">
            <w:pPr>
              <w:spacing w:after="0"/>
              <w:jc w:val="center"/>
              <w:rPr>
                <w:rFonts w:eastAsia="SimSun"/>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7C27097C"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0A3DDDA"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98294CA" w14:textId="4C67D361"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discCode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discCode</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1192E3C0"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discCode</w:t>
            </w:r>
            <w:proofErr w:type="spellEnd"/>
            <w:r w:rsidRPr="00184A3A">
              <w:rPr>
                <w:color w:val="000000"/>
                <w:sz w:val="16"/>
                <w:szCs w:val="16"/>
              </w:rPr>
              <w:t>":""}</w:t>
            </w:r>
          </w:p>
        </w:tc>
      </w:tr>
      <w:tr w:rsidR="007E4470" w:rsidRPr="00184A3A" w14:paraId="15944BC6"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3E172B03" w14:textId="77777777" w:rsidR="007E4470" w:rsidRPr="00184A3A" w:rsidRDefault="007E4470" w:rsidP="007C4FAF">
            <w:pPr>
              <w:spacing w:after="0"/>
              <w:rPr>
                <w:color w:val="000000"/>
                <w:sz w:val="16"/>
                <w:szCs w:val="16"/>
              </w:rPr>
            </w:pPr>
            <w:r w:rsidRPr="00184A3A">
              <w:rPr>
                <w:color w:val="000000"/>
                <w:sz w:val="16"/>
                <w:szCs w:val="16"/>
              </w:rPr>
              <w:t>17</w:t>
            </w:r>
          </w:p>
        </w:tc>
        <w:tc>
          <w:tcPr>
            <w:tcW w:w="1701" w:type="dxa"/>
            <w:tcBorders>
              <w:top w:val="single" w:sz="4" w:space="0" w:color="auto"/>
              <w:left w:val="single" w:sz="4" w:space="0" w:color="auto"/>
              <w:bottom w:val="single" w:sz="4" w:space="0" w:color="auto"/>
              <w:right w:val="single" w:sz="4" w:space="0" w:color="auto"/>
            </w:tcBorders>
            <w:hideMark/>
          </w:tcPr>
          <w:p w14:paraId="19D9E351" w14:textId="77777777" w:rsidR="007E4470" w:rsidRPr="00184A3A" w:rsidRDefault="007E4470" w:rsidP="007C4FAF">
            <w:pPr>
              <w:spacing w:after="0"/>
              <w:rPr>
                <w:rFonts w:cs="Arial"/>
                <w:sz w:val="16"/>
                <w:szCs w:val="16"/>
              </w:rPr>
            </w:pPr>
            <w:proofErr w:type="spellStart"/>
            <w:r w:rsidRPr="00184A3A">
              <w:rPr>
                <w:sz w:val="16"/>
                <w:szCs w:val="16"/>
              </w:rPr>
              <w:t>discRatio</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56F24A01" w14:textId="77777777" w:rsidR="007E4470" w:rsidRPr="00184A3A" w:rsidRDefault="007E4470" w:rsidP="007C4FAF">
            <w:pPr>
              <w:spacing w:after="0"/>
              <w:ind w:left="-11"/>
              <w:rPr>
                <w:rFonts w:cs="Arial"/>
                <w:sz w:val="16"/>
                <w:szCs w:val="16"/>
              </w:rPr>
            </w:pPr>
            <w:r w:rsidRPr="00184A3A">
              <w:rPr>
                <w:rFonts w:cs="Arial"/>
                <w:color w:val="000000"/>
                <w:sz w:val="16"/>
                <w:szCs w:val="16"/>
              </w:rPr>
              <w:t>Discount Ratio</w:t>
            </w:r>
          </w:p>
        </w:tc>
        <w:tc>
          <w:tcPr>
            <w:tcW w:w="1080" w:type="dxa"/>
            <w:tcBorders>
              <w:top w:val="single" w:sz="4" w:space="0" w:color="auto"/>
              <w:left w:val="single" w:sz="4" w:space="0" w:color="auto"/>
              <w:bottom w:val="single" w:sz="4" w:space="0" w:color="auto"/>
              <w:right w:val="single" w:sz="4" w:space="0" w:color="auto"/>
            </w:tcBorders>
            <w:hideMark/>
          </w:tcPr>
          <w:p w14:paraId="280DEF51"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9A2BFEE" w14:textId="77777777" w:rsidR="007E4470" w:rsidRPr="00184A3A" w:rsidRDefault="007E4470" w:rsidP="007C4FAF">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33A9EE92"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19321A1A" w14:textId="1698CC16"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discRatio</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discRatio</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322020BA"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discRatio</w:t>
            </w:r>
            <w:proofErr w:type="spellEnd"/>
            <w:r w:rsidRPr="00184A3A">
              <w:rPr>
                <w:color w:val="000000"/>
                <w:sz w:val="16"/>
                <w:szCs w:val="16"/>
              </w:rPr>
              <w:t>":""}</w:t>
            </w:r>
          </w:p>
        </w:tc>
      </w:tr>
      <w:tr w:rsidR="007E4470" w:rsidRPr="00184A3A" w14:paraId="214C7556"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752BBA5A" w14:textId="77777777" w:rsidR="007E4470" w:rsidRPr="00184A3A" w:rsidRDefault="007E4470" w:rsidP="007C4FAF">
            <w:pPr>
              <w:spacing w:after="0"/>
              <w:rPr>
                <w:color w:val="000000"/>
                <w:sz w:val="16"/>
                <w:szCs w:val="16"/>
              </w:rPr>
            </w:pPr>
            <w:r w:rsidRPr="00184A3A">
              <w:rPr>
                <w:color w:val="000000"/>
                <w:sz w:val="16"/>
                <w:szCs w:val="16"/>
              </w:rPr>
              <w:t>18</w:t>
            </w:r>
          </w:p>
        </w:tc>
        <w:tc>
          <w:tcPr>
            <w:tcW w:w="1701" w:type="dxa"/>
            <w:tcBorders>
              <w:top w:val="single" w:sz="4" w:space="0" w:color="auto"/>
              <w:left w:val="single" w:sz="4" w:space="0" w:color="auto"/>
              <w:bottom w:val="single" w:sz="4" w:space="0" w:color="auto"/>
              <w:right w:val="single" w:sz="4" w:space="0" w:color="auto"/>
            </w:tcBorders>
            <w:hideMark/>
          </w:tcPr>
          <w:p w14:paraId="2998FD37" w14:textId="77777777" w:rsidR="007E4470" w:rsidRPr="00184A3A" w:rsidRDefault="007E4470" w:rsidP="007C4FAF">
            <w:pPr>
              <w:spacing w:after="0"/>
              <w:rPr>
                <w:rFonts w:cs="Arial"/>
                <w:sz w:val="16"/>
                <w:szCs w:val="16"/>
              </w:rPr>
            </w:pPr>
            <w:proofErr w:type="spellStart"/>
            <w:r w:rsidRPr="00184A3A">
              <w:rPr>
                <w:sz w:val="16"/>
                <w:szCs w:val="16"/>
              </w:rPr>
              <w:t>discAmt</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6D36FDD2" w14:textId="77777777" w:rsidR="007E4470" w:rsidRPr="00184A3A" w:rsidRDefault="007E4470" w:rsidP="007C4FAF">
            <w:pPr>
              <w:spacing w:after="0"/>
              <w:ind w:left="-11"/>
              <w:rPr>
                <w:rFonts w:cs="Arial"/>
                <w:sz w:val="16"/>
                <w:szCs w:val="16"/>
              </w:rPr>
            </w:pPr>
            <w:r w:rsidRPr="00184A3A">
              <w:rPr>
                <w:rFonts w:cs="Arial"/>
                <w:color w:val="000000"/>
                <w:sz w:val="16"/>
                <w:szCs w:val="16"/>
              </w:rPr>
              <w:t>Discount Amount</w:t>
            </w:r>
          </w:p>
        </w:tc>
        <w:tc>
          <w:tcPr>
            <w:tcW w:w="1080" w:type="dxa"/>
            <w:tcBorders>
              <w:top w:val="single" w:sz="4" w:space="0" w:color="auto"/>
              <w:left w:val="single" w:sz="4" w:space="0" w:color="auto"/>
              <w:bottom w:val="single" w:sz="4" w:space="0" w:color="auto"/>
              <w:right w:val="single" w:sz="4" w:space="0" w:color="auto"/>
            </w:tcBorders>
            <w:hideMark/>
          </w:tcPr>
          <w:p w14:paraId="71B44F22"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D4CB048" w14:textId="77777777" w:rsidR="007E4470" w:rsidRPr="00184A3A" w:rsidRDefault="007E4470" w:rsidP="007C4FAF">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72138768" w14:textId="77777777" w:rsidR="007E4470" w:rsidRPr="00184A3A" w:rsidRDefault="007E4470" w:rsidP="007C4FAF">
            <w:pPr>
              <w:spacing w:after="0"/>
              <w:rPr>
                <w:rFonts w:eastAsia="SimSun"/>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723E8508" w14:textId="120EA8BE"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discAmt</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discAmt</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6382859B"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discAmt</w:t>
            </w:r>
            <w:proofErr w:type="spellEnd"/>
            <w:r w:rsidRPr="00184A3A">
              <w:rPr>
                <w:color w:val="000000"/>
                <w:sz w:val="16"/>
                <w:szCs w:val="16"/>
              </w:rPr>
              <w:t>":""}</w:t>
            </w:r>
          </w:p>
        </w:tc>
      </w:tr>
      <w:tr w:rsidR="007E4470" w:rsidRPr="00184A3A" w14:paraId="3FA96F53"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0D3E188C" w14:textId="77777777" w:rsidR="007E4470" w:rsidRPr="00184A3A" w:rsidRDefault="007E4470" w:rsidP="007C4FAF">
            <w:pPr>
              <w:spacing w:after="0"/>
              <w:rPr>
                <w:rFonts w:eastAsia="SimSun"/>
                <w:color w:val="000000"/>
                <w:sz w:val="16"/>
                <w:szCs w:val="16"/>
              </w:rPr>
            </w:pPr>
            <w:r w:rsidRPr="00184A3A">
              <w:rPr>
                <w:color w:val="000000"/>
                <w:sz w:val="16"/>
                <w:szCs w:val="16"/>
              </w:rPr>
              <w:t>19</w:t>
            </w:r>
          </w:p>
        </w:tc>
        <w:tc>
          <w:tcPr>
            <w:tcW w:w="1701" w:type="dxa"/>
            <w:tcBorders>
              <w:top w:val="single" w:sz="4" w:space="0" w:color="auto"/>
              <w:left w:val="single" w:sz="4" w:space="0" w:color="auto"/>
              <w:bottom w:val="single" w:sz="4" w:space="0" w:color="auto"/>
              <w:right w:val="single" w:sz="4" w:space="0" w:color="auto"/>
            </w:tcBorders>
            <w:hideMark/>
          </w:tcPr>
          <w:p w14:paraId="22405E18" w14:textId="77777777" w:rsidR="007E4470" w:rsidRPr="00184A3A" w:rsidRDefault="007E4470" w:rsidP="007C4FAF">
            <w:pPr>
              <w:spacing w:after="0"/>
              <w:rPr>
                <w:rFonts w:cs="Arial"/>
                <w:sz w:val="16"/>
                <w:szCs w:val="16"/>
              </w:rPr>
            </w:pPr>
            <w:proofErr w:type="spellStart"/>
            <w:r w:rsidRPr="00184A3A">
              <w:rPr>
                <w:sz w:val="16"/>
                <w:szCs w:val="16"/>
              </w:rPr>
              <w:t>taxCode</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1A669124" w14:textId="77777777" w:rsidR="007E4470" w:rsidRPr="00184A3A" w:rsidRDefault="007E4470" w:rsidP="007C4FAF">
            <w:pPr>
              <w:spacing w:after="0"/>
              <w:ind w:left="-11"/>
              <w:rPr>
                <w:rFonts w:cs="Arial"/>
                <w:sz w:val="16"/>
                <w:szCs w:val="16"/>
              </w:rPr>
            </w:pPr>
            <w:r w:rsidRPr="00184A3A">
              <w:rPr>
                <w:rFonts w:cs="Arial"/>
                <w:color w:val="000000"/>
                <w:sz w:val="16"/>
                <w:szCs w:val="16"/>
              </w:rPr>
              <w:t>Tax Code</w:t>
            </w:r>
          </w:p>
        </w:tc>
        <w:tc>
          <w:tcPr>
            <w:tcW w:w="1080" w:type="dxa"/>
            <w:tcBorders>
              <w:top w:val="single" w:sz="4" w:space="0" w:color="auto"/>
              <w:left w:val="single" w:sz="4" w:space="0" w:color="auto"/>
              <w:bottom w:val="single" w:sz="4" w:space="0" w:color="auto"/>
              <w:right w:val="single" w:sz="4" w:space="0" w:color="auto"/>
            </w:tcBorders>
            <w:hideMark/>
          </w:tcPr>
          <w:p w14:paraId="6BDAE46C"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4779F4FA"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CB7EA78"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26AADAA8" w14:textId="6BD3B36E"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taxCode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taxCode</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03932970"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taxCode</w:t>
            </w:r>
            <w:proofErr w:type="spellEnd"/>
            <w:r w:rsidRPr="00184A3A">
              <w:rPr>
                <w:color w:val="000000"/>
                <w:sz w:val="16"/>
                <w:szCs w:val="16"/>
              </w:rPr>
              <w:t>":""}</w:t>
            </w:r>
          </w:p>
        </w:tc>
      </w:tr>
      <w:tr w:rsidR="007E4470" w:rsidRPr="00184A3A" w14:paraId="3517AC0A"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6220A17C" w14:textId="77777777" w:rsidR="007E4470" w:rsidRPr="00184A3A" w:rsidRDefault="007E4470" w:rsidP="007C4FAF">
            <w:pPr>
              <w:spacing w:after="0"/>
              <w:rPr>
                <w:color w:val="000000"/>
                <w:sz w:val="16"/>
                <w:szCs w:val="16"/>
              </w:rPr>
            </w:pPr>
            <w:r w:rsidRPr="00184A3A">
              <w:rPr>
                <w:color w:val="000000"/>
                <w:sz w:val="16"/>
                <w:szCs w:val="16"/>
              </w:rPr>
              <w:t>20</w:t>
            </w:r>
          </w:p>
        </w:tc>
        <w:tc>
          <w:tcPr>
            <w:tcW w:w="1701" w:type="dxa"/>
            <w:tcBorders>
              <w:top w:val="single" w:sz="4" w:space="0" w:color="auto"/>
              <w:left w:val="single" w:sz="4" w:space="0" w:color="auto"/>
              <w:bottom w:val="single" w:sz="4" w:space="0" w:color="auto"/>
              <w:right w:val="single" w:sz="4" w:space="0" w:color="auto"/>
            </w:tcBorders>
            <w:hideMark/>
          </w:tcPr>
          <w:p w14:paraId="18E00630" w14:textId="77777777" w:rsidR="007E4470" w:rsidRPr="00184A3A" w:rsidRDefault="007E4470" w:rsidP="007C4FAF">
            <w:pPr>
              <w:spacing w:after="0"/>
              <w:rPr>
                <w:rFonts w:cs="Arial"/>
                <w:sz w:val="16"/>
                <w:szCs w:val="16"/>
              </w:rPr>
            </w:pPr>
            <w:proofErr w:type="spellStart"/>
            <w:r w:rsidRPr="00184A3A">
              <w:rPr>
                <w:sz w:val="16"/>
                <w:szCs w:val="16"/>
              </w:rPr>
              <w:t>taxAmt</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655A27BE" w14:textId="77777777" w:rsidR="007E4470" w:rsidRPr="00184A3A" w:rsidRDefault="007E4470" w:rsidP="007C4FAF">
            <w:pPr>
              <w:spacing w:after="0"/>
              <w:ind w:left="-11"/>
              <w:rPr>
                <w:rFonts w:cs="Arial"/>
                <w:sz w:val="16"/>
                <w:szCs w:val="16"/>
              </w:rPr>
            </w:pPr>
            <w:r w:rsidRPr="00184A3A">
              <w:rPr>
                <w:rFonts w:cs="Arial"/>
                <w:color w:val="000000"/>
                <w:sz w:val="16"/>
                <w:szCs w:val="16"/>
              </w:rPr>
              <w:t>Tax Amount</w:t>
            </w:r>
          </w:p>
        </w:tc>
        <w:tc>
          <w:tcPr>
            <w:tcW w:w="1080" w:type="dxa"/>
            <w:tcBorders>
              <w:top w:val="single" w:sz="4" w:space="0" w:color="auto"/>
              <w:left w:val="single" w:sz="4" w:space="0" w:color="auto"/>
              <w:bottom w:val="single" w:sz="4" w:space="0" w:color="auto"/>
              <w:right w:val="single" w:sz="4" w:space="0" w:color="auto"/>
            </w:tcBorders>
            <w:hideMark/>
          </w:tcPr>
          <w:p w14:paraId="4EB388BA"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8912634" w14:textId="77777777" w:rsidR="007E4470" w:rsidRPr="00184A3A" w:rsidRDefault="007E4470" w:rsidP="007C4FAF">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5373828A"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1163C652" w14:textId="54A14A3F"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taxAmt</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taxAmt</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3BBBF7A1"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taxAmt</w:t>
            </w:r>
            <w:proofErr w:type="spellEnd"/>
            <w:r w:rsidRPr="00184A3A">
              <w:rPr>
                <w:color w:val="000000"/>
                <w:sz w:val="16"/>
                <w:szCs w:val="16"/>
              </w:rPr>
              <w:t>":""}</w:t>
            </w:r>
          </w:p>
        </w:tc>
      </w:tr>
      <w:tr w:rsidR="007E4470" w:rsidRPr="00184A3A" w14:paraId="1222D0CC"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682FB939" w14:textId="77777777" w:rsidR="007E4470" w:rsidRPr="00184A3A" w:rsidRDefault="007E4470" w:rsidP="007C4FAF">
            <w:pPr>
              <w:spacing w:after="0"/>
              <w:rPr>
                <w:color w:val="000000"/>
                <w:sz w:val="16"/>
                <w:szCs w:val="16"/>
              </w:rPr>
            </w:pPr>
            <w:r w:rsidRPr="00184A3A">
              <w:rPr>
                <w:color w:val="000000"/>
                <w:sz w:val="16"/>
                <w:szCs w:val="16"/>
              </w:rPr>
              <w:t>21</w:t>
            </w:r>
          </w:p>
        </w:tc>
        <w:tc>
          <w:tcPr>
            <w:tcW w:w="1701" w:type="dxa"/>
            <w:tcBorders>
              <w:top w:val="single" w:sz="4" w:space="0" w:color="auto"/>
              <w:left w:val="single" w:sz="4" w:space="0" w:color="auto"/>
              <w:bottom w:val="single" w:sz="4" w:space="0" w:color="auto"/>
              <w:right w:val="single" w:sz="4" w:space="0" w:color="auto"/>
            </w:tcBorders>
          </w:tcPr>
          <w:p w14:paraId="09E1A563" w14:textId="77777777" w:rsidR="007E4470" w:rsidRPr="00184A3A" w:rsidRDefault="007E4470" w:rsidP="007C4FAF">
            <w:pPr>
              <w:spacing w:after="0"/>
              <w:rPr>
                <w:rFonts w:cs="Arial"/>
                <w:sz w:val="16"/>
                <w:szCs w:val="16"/>
              </w:rPr>
            </w:pPr>
            <w:proofErr w:type="spellStart"/>
            <w:r w:rsidRPr="00184A3A">
              <w:rPr>
                <w:sz w:val="16"/>
                <w:szCs w:val="16"/>
              </w:rPr>
              <w:t>orderType</w:t>
            </w:r>
            <w:proofErr w:type="spellEnd"/>
          </w:p>
        </w:tc>
        <w:tc>
          <w:tcPr>
            <w:tcW w:w="2232" w:type="dxa"/>
            <w:tcBorders>
              <w:top w:val="single" w:sz="4" w:space="0" w:color="auto"/>
              <w:left w:val="single" w:sz="4" w:space="0" w:color="auto"/>
              <w:bottom w:val="single" w:sz="4" w:space="0" w:color="auto"/>
              <w:right w:val="single" w:sz="4" w:space="0" w:color="auto"/>
            </w:tcBorders>
          </w:tcPr>
          <w:p w14:paraId="30928D19" w14:textId="77777777" w:rsidR="007E4470" w:rsidRPr="00184A3A" w:rsidRDefault="007E4470" w:rsidP="007C4FAF">
            <w:pPr>
              <w:spacing w:after="0"/>
              <w:ind w:left="-11"/>
              <w:rPr>
                <w:rFonts w:cs="Arial"/>
                <w:sz w:val="16"/>
                <w:szCs w:val="16"/>
              </w:rPr>
            </w:pPr>
            <w:r w:rsidRPr="00184A3A">
              <w:rPr>
                <w:rFonts w:cs="Arial"/>
                <w:color w:val="000000"/>
                <w:sz w:val="16"/>
                <w:szCs w:val="16"/>
              </w:rPr>
              <w:t>Order type</w:t>
            </w:r>
          </w:p>
        </w:tc>
        <w:tc>
          <w:tcPr>
            <w:tcW w:w="1080" w:type="dxa"/>
            <w:tcBorders>
              <w:top w:val="single" w:sz="4" w:space="0" w:color="auto"/>
              <w:left w:val="single" w:sz="4" w:space="0" w:color="auto"/>
              <w:bottom w:val="single" w:sz="4" w:space="0" w:color="auto"/>
              <w:right w:val="single" w:sz="4" w:space="0" w:color="auto"/>
            </w:tcBorders>
          </w:tcPr>
          <w:p w14:paraId="013BD286"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F081B5E"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50EEA4D"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483F4272" w14:textId="013A2270"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orderType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orderType</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3DE4EB47"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orderType</w:t>
            </w:r>
            <w:proofErr w:type="spellEnd"/>
            <w:r w:rsidRPr="00184A3A">
              <w:rPr>
                <w:color w:val="000000"/>
                <w:sz w:val="16"/>
                <w:szCs w:val="16"/>
              </w:rPr>
              <w:t>":""}</w:t>
            </w:r>
          </w:p>
        </w:tc>
      </w:tr>
      <w:tr w:rsidR="007E4470" w:rsidRPr="00184A3A" w14:paraId="20F20CAA"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5CB0D8F5" w14:textId="77777777" w:rsidR="007E4470" w:rsidRPr="00184A3A" w:rsidRDefault="007E4470" w:rsidP="007C4FAF">
            <w:pPr>
              <w:spacing w:after="0"/>
              <w:rPr>
                <w:color w:val="000000"/>
                <w:sz w:val="16"/>
                <w:szCs w:val="16"/>
              </w:rPr>
            </w:pPr>
            <w:r w:rsidRPr="00184A3A">
              <w:rPr>
                <w:color w:val="000000"/>
                <w:sz w:val="16"/>
                <w:szCs w:val="16"/>
              </w:rPr>
              <w:t>22</w:t>
            </w:r>
          </w:p>
        </w:tc>
        <w:tc>
          <w:tcPr>
            <w:tcW w:w="1701" w:type="dxa"/>
            <w:tcBorders>
              <w:top w:val="single" w:sz="4" w:space="0" w:color="auto"/>
              <w:left w:val="single" w:sz="4" w:space="0" w:color="auto"/>
              <w:bottom w:val="single" w:sz="4" w:space="0" w:color="auto"/>
              <w:right w:val="single" w:sz="4" w:space="0" w:color="auto"/>
            </w:tcBorders>
          </w:tcPr>
          <w:p w14:paraId="07800759" w14:textId="77777777" w:rsidR="007E4470" w:rsidRPr="00184A3A" w:rsidRDefault="007E4470" w:rsidP="007C4FAF">
            <w:pPr>
              <w:spacing w:after="0"/>
              <w:rPr>
                <w:rFonts w:cs="Arial"/>
                <w:sz w:val="16"/>
                <w:szCs w:val="16"/>
              </w:rPr>
            </w:pPr>
            <w:proofErr w:type="spellStart"/>
            <w:r w:rsidRPr="00184A3A">
              <w:rPr>
                <w:sz w:val="16"/>
                <w:szCs w:val="16"/>
              </w:rPr>
              <w:t>spTransType</w:t>
            </w:r>
            <w:proofErr w:type="spellEnd"/>
          </w:p>
        </w:tc>
        <w:tc>
          <w:tcPr>
            <w:tcW w:w="2232" w:type="dxa"/>
            <w:tcBorders>
              <w:top w:val="single" w:sz="4" w:space="0" w:color="auto"/>
              <w:left w:val="single" w:sz="4" w:space="0" w:color="auto"/>
              <w:bottom w:val="single" w:sz="4" w:space="0" w:color="auto"/>
              <w:right w:val="single" w:sz="4" w:space="0" w:color="auto"/>
            </w:tcBorders>
          </w:tcPr>
          <w:p w14:paraId="55A69ABA" w14:textId="77777777" w:rsidR="007E4470" w:rsidRPr="00184A3A" w:rsidRDefault="007E4470" w:rsidP="007C4FAF">
            <w:pPr>
              <w:spacing w:after="0"/>
              <w:ind w:left="-11"/>
              <w:rPr>
                <w:rFonts w:cs="Arial"/>
                <w:sz w:val="16"/>
                <w:szCs w:val="16"/>
              </w:rPr>
            </w:pPr>
          </w:p>
        </w:tc>
        <w:tc>
          <w:tcPr>
            <w:tcW w:w="1080" w:type="dxa"/>
            <w:tcBorders>
              <w:top w:val="single" w:sz="4" w:space="0" w:color="auto"/>
              <w:left w:val="single" w:sz="4" w:space="0" w:color="auto"/>
              <w:bottom w:val="single" w:sz="4" w:space="0" w:color="auto"/>
              <w:right w:val="single" w:sz="4" w:space="0" w:color="auto"/>
            </w:tcBorders>
          </w:tcPr>
          <w:p w14:paraId="738AB0A7"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2AA7E3C4"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5D99BAA"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08358AD9" w14:textId="176B1E5A"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spTransType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spTransType</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091C6241"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spTransType</w:t>
            </w:r>
            <w:proofErr w:type="spellEnd"/>
            <w:r w:rsidRPr="00184A3A">
              <w:rPr>
                <w:color w:val="000000"/>
                <w:sz w:val="16"/>
                <w:szCs w:val="16"/>
              </w:rPr>
              <w:t>":""}</w:t>
            </w:r>
          </w:p>
        </w:tc>
      </w:tr>
      <w:tr w:rsidR="007E4470" w:rsidRPr="00184A3A" w14:paraId="769C7FF9"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00DCA051" w14:textId="77777777" w:rsidR="007E4470" w:rsidRPr="00184A3A" w:rsidRDefault="007E4470" w:rsidP="007C4FAF">
            <w:pPr>
              <w:spacing w:after="0"/>
              <w:rPr>
                <w:color w:val="000000"/>
                <w:sz w:val="16"/>
                <w:szCs w:val="16"/>
              </w:rPr>
            </w:pPr>
            <w:r w:rsidRPr="00184A3A">
              <w:rPr>
                <w:color w:val="000000"/>
                <w:sz w:val="16"/>
                <w:szCs w:val="16"/>
              </w:rPr>
              <w:t>23</w:t>
            </w:r>
          </w:p>
        </w:tc>
        <w:tc>
          <w:tcPr>
            <w:tcW w:w="1701" w:type="dxa"/>
            <w:tcBorders>
              <w:top w:val="single" w:sz="4" w:space="0" w:color="auto"/>
              <w:left w:val="single" w:sz="4" w:space="0" w:color="auto"/>
              <w:bottom w:val="single" w:sz="4" w:space="0" w:color="auto"/>
              <w:right w:val="single" w:sz="4" w:space="0" w:color="auto"/>
            </w:tcBorders>
          </w:tcPr>
          <w:p w14:paraId="2AFEECA3" w14:textId="77777777" w:rsidR="007E4470" w:rsidRPr="00184A3A" w:rsidRDefault="007E4470" w:rsidP="007C4FAF">
            <w:pPr>
              <w:spacing w:after="0"/>
              <w:rPr>
                <w:rFonts w:cs="Arial"/>
                <w:sz w:val="16"/>
                <w:szCs w:val="16"/>
              </w:rPr>
            </w:pPr>
            <w:proofErr w:type="spellStart"/>
            <w:r w:rsidRPr="00184A3A">
              <w:rPr>
                <w:sz w:val="16"/>
                <w:szCs w:val="16"/>
              </w:rPr>
              <w:t>transType</w:t>
            </w:r>
            <w:proofErr w:type="spellEnd"/>
          </w:p>
        </w:tc>
        <w:tc>
          <w:tcPr>
            <w:tcW w:w="2232" w:type="dxa"/>
            <w:tcBorders>
              <w:top w:val="single" w:sz="4" w:space="0" w:color="auto"/>
              <w:left w:val="single" w:sz="4" w:space="0" w:color="auto"/>
              <w:bottom w:val="single" w:sz="4" w:space="0" w:color="auto"/>
              <w:right w:val="single" w:sz="4" w:space="0" w:color="auto"/>
            </w:tcBorders>
          </w:tcPr>
          <w:p w14:paraId="10C8FF50" w14:textId="77777777" w:rsidR="007E4470" w:rsidRPr="00184A3A" w:rsidRDefault="007E4470" w:rsidP="007C4FAF">
            <w:pPr>
              <w:spacing w:after="0"/>
              <w:ind w:left="-11"/>
              <w:rPr>
                <w:rFonts w:cs="Arial"/>
                <w:sz w:val="16"/>
                <w:szCs w:val="16"/>
              </w:rPr>
            </w:pPr>
            <w:r w:rsidRPr="00184A3A">
              <w:rPr>
                <w:rFonts w:cs="Arial"/>
                <w:color w:val="000000"/>
                <w:sz w:val="16"/>
                <w:szCs w:val="16"/>
              </w:rPr>
              <w:t>Transaction type</w:t>
            </w:r>
          </w:p>
        </w:tc>
        <w:tc>
          <w:tcPr>
            <w:tcW w:w="1080" w:type="dxa"/>
            <w:tcBorders>
              <w:top w:val="single" w:sz="4" w:space="0" w:color="auto"/>
              <w:left w:val="single" w:sz="4" w:space="0" w:color="auto"/>
              <w:bottom w:val="single" w:sz="4" w:space="0" w:color="auto"/>
              <w:right w:val="single" w:sz="4" w:space="0" w:color="auto"/>
            </w:tcBorders>
          </w:tcPr>
          <w:p w14:paraId="09F753BB"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053D67B"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B580EF3"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5C4275D7" w14:textId="341DB362"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transType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transType</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7CAF92B7"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transType</w:t>
            </w:r>
            <w:proofErr w:type="spellEnd"/>
            <w:r w:rsidRPr="00184A3A">
              <w:rPr>
                <w:color w:val="000000"/>
                <w:sz w:val="16"/>
                <w:szCs w:val="16"/>
              </w:rPr>
              <w:t>":""}</w:t>
            </w:r>
          </w:p>
        </w:tc>
      </w:tr>
      <w:tr w:rsidR="007E4470" w:rsidRPr="00184A3A" w14:paraId="5CFE1C8F"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6CE65948" w14:textId="77777777" w:rsidR="007E4470" w:rsidRPr="00184A3A" w:rsidRDefault="007E4470" w:rsidP="007C4FAF">
            <w:pPr>
              <w:spacing w:after="0"/>
              <w:rPr>
                <w:color w:val="000000"/>
                <w:sz w:val="16"/>
                <w:szCs w:val="16"/>
              </w:rPr>
            </w:pPr>
            <w:r w:rsidRPr="00184A3A">
              <w:rPr>
                <w:color w:val="000000"/>
                <w:sz w:val="16"/>
                <w:szCs w:val="16"/>
              </w:rPr>
              <w:t>24</w:t>
            </w:r>
          </w:p>
        </w:tc>
        <w:tc>
          <w:tcPr>
            <w:tcW w:w="1701" w:type="dxa"/>
            <w:tcBorders>
              <w:top w:val="single" w:sz="4" w:space="0" w:color="auto"/>
              <w:left w:val="single" w:sz="4" w:space="0" w:color="auto"/>
              <w:bottom w:val="single" w:sz="4" w:space="0" w:color="auto"/>
              <w:right w:val="single" w:sz="4" w:space="0" w:color="auto"/>
            </w:tcBorders>
          </w:tcPr>
          <w:p w14:paraId="5BFC19AA" w14:textId="77777777" w:rsidR="007E4470" w:rsidRPr="00184A3A" w:rsidRDefault="007E4470" w:rsidP="007C4FAF">
            <w:pPr>
              <w:spacing w:after="0"/>
              <w:rPr>
                <w:rFonts w:cs="Arial"/>
                <w:sz w:val="16"/>
                <w:szCs w:val="16"/>
              </w:rPr>
            </w:pPr>
            <w:proofErr w:type="spellStart"/>
            <w:r w:rsidRPr="00184A3A">
              <w:rPr>
                <w:sz w:val="16"/>
                <w:szCs w:val="16"/>
              </w:rPr>
              <w:t>chargeDept</w:t>
            </w:r>
            <w:proofErr w:type="spellEnd"/>
          </w:p>
        </w:tc>
        <w:tc>
          <w:tcPr>
            <w:tcW w:w="2232" w:type="dxa"/>
            <w:tcBorders>
              <w:top w:val="single" w:sz="4" w:space="0" w:color="auto"/>
              <w:left w:val="single" w:sz="4" w:space="0" w:color="auto"/>
              <w:bottom w:val="single" w:sz="4" w:space="0" w:color="auto"/>
              <w:right w:val="single" w:sz="4" w:space="0" w:color="auto"/>
            </w:tcBorders>
          </w:tcPr>
          <w:p w14:paraId="717167FF" w14:textId="77777777" w:rsidR="007E4470" w:rsidRPr="00184A3A" w:rsidRDefault="007E4470" w:rsidP="007C4FAF">
            <w:pPr>
              <w:spacing w:after="0"/>
              <w:ind w:left="-11"/>
              <w:rPr>
                <w:rFonts w:cs="Arial"/>
                <w:sz w:val="16"/>
                <w:szCs w:val="16"/>
              </w:rPr>
            </w:pPr>
            <w:r w:rsidRPr="00184A3A">
              <w:rPr>
                <w:rFonts w:cs="Arial"/>
                <w:color w:val="000000"/>
                <w:sz w:val="16"/>
                <w:szCs w:val="16"/>
              </w:rPr>
              <w:t>Charging Department</w:t>
            </w:r>
          </w:p>
        </w:tc>
        <w:tc>
          <w:tcPr>
            <w:tcW w:w="1080" w:type="dxa"/>
            <w:tcBorders>
              <w:top w:val="single" w:sz="4" w:space="0" w:color="auto"/>
              <w:left w:val="single" w:sz="4" w:space="0" w:color="auto"/>
              <w:bottom w:val="single" w:sz="4" w:space="0" w:color="auto"/>
              <w:right w:val="single" w:sz="4" w:space="0" w:color="auto"/>
            </w:tcBorders>
          </w:tcPr>
          <w:p w14:paraId="26AF884A"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370C5307"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EDA0CB5"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3E265B70" w14:textId="6C39EB55"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chargeDept</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chargeDept</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608EAFE0"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chargeDept</w:t>
            </w:r>
            <w:proofErr w:type="spellEnd"/>
            <w:r w:rsidRPr="00184A3A">
              <w:rPr>
                <w:color w:val="000000"/>
                <w:sz w:val="16"/>
                <w:szCs w:val="16"/>
              </w:rPr>
              <w:t>":""}</w:t>
            </w:r>
          </w:p>
        </w:tc>
      </w:tr>
      <w:tr w:rsidR="007E4470" w:rsidRPr="00184A3A" w14:paraId="746B9A12"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1B9A8147" w14:textId="77777777" w:rsidR="007E4470" w:rsidRPr="00184A3A" w:rsidRDefault="007E4470" w:rsidP="007C4FAF">
            <w:pPr>
              <w:spacing w:after="0"/>
              <w:rPr>
                <w:color w:val="000000"/>
                <w:sz w:val="16"/>
                <w:szCs w:val="16"/>
              </w:rPr>
            </w:pPr>
            <w:r w:rsidRPr="00184A3A">
              <w:rPr>
                <w:color w:val="000000"/>
                <w:sz w:val="16"/>
                <w:szCs w:val="16"/>
              </w:rPr>
              <w:t>25</w:t>
            </w:r>
          </w:p>
        </w:tc>
        <w:tc>
          <w:tcPr>
            <w:tcW w:w="1701" w:type="dxa"/>
            <w:tcBorders>
              <w:top w:val="single" w:sz="4" w:space="0" w:color="auto"/>
              <w:left w:val="single" w:sz="4" w:space="0" w:color="auto"/>
              <w:bottom w:val="single" w:sz="4" w:space="0" w:color="auto"/>
              <w:right w:val="single" w:sz="4" w:space="0" w:color="auto"/>
            </w:tcBorders>
          </w:tcPr>
          <w:p w14:paraId="115E46C7" w14:textId="77777777" w:rsidR="007E4470" w:rsidRPr="00184A3A" w:rsidRDefault="007E4470" w:rsidP="007C4FAF">
            <w:pPr>
              <w:spacing w:after="0"/>
              <w:rPr>
                <w:rFonts w:cs="Arial"/>
                <w:sz w:val="16"/>
                <w:szCs w:val="16"/>
              </w:rPr>
            </w:pPr>
            <w:proofErr w:type="spellStart"/>
            <w:r w:rsidRPr="00184A3A">
              <w:rPr>
                <w:rFonts w:cs="Arial"/>
                <w:sz w:val="16"/>
                <w:szCs w:val="16"/>
              </w:rPr>
              <w:t>chargeReason</w:t>
            </w:r>
            <w:proofErr w:type="spellEnd"/>
          </w:p>
        </w:tc>
        <w:tc>
          <w:tcPr>
            <w:tcW w:w="2232" w:type="dxa"/>
            <w:tcBorders>
              <w:top w:val="single" w:sz="4" w:space="0" w:color="auto"/>
              <w:left w:val="single" w:sz="4" w:space="0" w:color="auto"/>
              <w:bottom w:val="single" w:sz="4" w:space="0" w:color="auto"/>
              <w:right w:val="single" w:sz="4" w:space="0" w:color="auto"/>
            </w:tcBorders>
          </w:tcPr>
          <w:p w14:paraId="68CE0CCB" w14:textId="77777777" w:rsidR="007E4470" w:rsidRPr="00184A3A" w:rsidRDefault="007E4470" w:rsidP="007C4FAF">
            <w:pPr>
              <w:spacing w:after="0"/>
              <w:ind w:left="-11"/>
              <w:rPr>
                <w:rFonts w:cs="Arial"/>
                <w:sz w:val="16"/>
                <w:szCs w:val="16"/>
              </w:rPr>
            </w:pPr>
            <w:r w:rsidRPr="00184A3A">
              <w:rPr>
                <w:rFonts w:cs="Arial"/>
                <w:color w:val="000000"/>
                <w:sz w:val="16"/>
                <w:szCs w:val="16"/>
              </w:rPr>
              <w:t>Charging Reason</w:t>
            </w:r>
          </w:p>
        </w:tc>
        <w:tc>
          <w:tcPr>
            <w:tcW w:w="1080" w:type="dxa"/>
            <w:tcBorders>
              <w:top w:val="single" w:sz="4" w:space="0" w:color="auto"/>
              <w:left w:val="single" w:sz="4" w:space="0" w:color="auto"/>
              <w:bottom w:val="single" w:sz="4" w:space="0" w:color="auto"/>
              <w:right w:val="single" w:sz="4" w:space="0" w:color="auto"/>
            </w:tcBorders>
          </w:tcPr>
          <w:p w14:paraId="43CDB30B"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455A8B08"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D948A2C"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068592C7" w14:textId="55C96AE0"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chargeReason</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chargeReason</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4D5C9922"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chargeReason</w:t>
            </w:r>
            <w:proofErr w:type="spellEnd"/>
            <w:r w:rsidRPr="00184A3A">
              <w:rPr>
                <w:color w:val="000000"/>
                <w:sz w:val="16"/>
                <w:szCs w:val="16"/>
              </w:rPr>
              <w:t>":""}</w:t>
            </w:r>
          </w:p>
        </w:tc>
      </w:tr>
      <w:tr w:rsidR="007E4470" w:rsidRPr="00184A3A" w14:paraId="16070C4B"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5F0293E2" w14:textId="77777777" w:rsidR="007E4470" w:rsidRPr="00184A3A" w:rsidRDefault="007E4470" w:rsidP="007C4FAF">
            <w:pPr>
              <w:spacing w:after="0"/>
              <w:rPr>
                <w:color w:val="000000"/>
                <w:sz w:val="16"/>
                <w:szCs w:val="16"/>
              </w:rPr>
            </w:pPr>
            <w:r w:rsidRPr="00184A3A">
              <w:rPr>
                <w:color w:val="000000"/>
                <w:sz w:val="16"/>
                <w:szCs w:val="16"/>
              </w:rPr>
              <w:t>26</w:t>
            </w:r>
          </w:p>
        </w:tc>
        <w:tc>
          <w:tcPr>
            <w:tcW w:w="1701" w:type="dxa"/>
            <w:tcBorders>
              <w:top w:val="single" w:sz="4" w:space="0" w:color="auto"/>
              <w:left w:val="single" w:sz="4" w:space="0" w:color="auto"/>
              <w:bottom w:val="single" w:sz="4" w:space="0" w:color="auto"/>
              <w:right w:val="single" w:sz="4" w:space="0" w:color="auto"/>
            </w:tcBorders>
          </w:tcPr>
          <w:p w14:paraId="00F01BF3" w14:textId="77777777" w:rsidR="007E4470" w:rsidRPr="00184A3A" w:rsidRDefault="007E4470" w:rsidP="007C4FAF">
            <w:pPr>
              <w:spacing w:after="0"/>
              <w:rPr>
                <w:rFonts w:cs="Arial"/>
                <w:sz w:val="16"/>
                <w:szCs w:val="16"/>
              </w:rPr>
            </w:pPr>
            <w:proofErr w:type="spellStart"/>
            <w:r w:rsidRPr="00184A3A">
              <w:rPr>
                <w:sz w:val="16"/>
                <w:szCs w:val="16"/>
              </w:rPr>
              <w:t>chargeUserId</w:t>
            </w:r>
            <w:proofErr w:type="spellEnd"/>
          </w:p>
        </w:tc>
        <w:tc>
          <w:tcPr>
            <w:tcW w:w="2232" w:type="dxa"/>
            <w:tcBorders>
              <w:top w:val="single" w:sz="4" w:space="0" w:color="auto"/>
              <w:left w:val="single" w:sz="4" w:space="0" w:color="auto"/>
              <w:bottom w:val="single" w:sz="4" w:space="0" w:color="auto"/>
              <w:right w:val="single" w:sz="4" w:space="0" w:color="auto"/>
            </w:tcBorders>
          </w:tcPr>
          <w:p w14:paraId="166CDA66" w14:textId="478AB210" w:rsidR="007E4470" w:rsidRPr="00184A3A" w:rsidRDefault="00ED5E32" w:rsidP="007C4FAF">
            <w:pPr>
              <w:spacing w:after="0"/>
              <w:rPr>
                <w:rFonts w:cs="Arial"/>
                <w:sz w:val="16"/>
                <w:szCs w:val="16"/>
              </w:rPr>
            </w:pPr>
            <w:r w:rsidRPr="00184A3A">
              <w:rPr>
                <w:rFonts w:cs="Arial"/>
                <w:sz w:val="16"/>
                <w:szCs w:val="16"/>
              </w:rPr>
              <w:t>C</w:t>
            </w:r>
            <w:r w:rsidRPr="00184A3A">
              <w:rPr>
                <w:rFonts w:cs="Arial"/>
                <w:sz w:val="16"/>
                <w:szCs w:val="16"/>
                <w:lang w:eastAsia="zh-HK"/>
              </w:rPr>
              <w:t>harge User ID</w:t>
            </w:r>
          </w:p>
        </w:tc>
        <w:tc>
          <w:tcPr>
            <w:tcW w:w="1080" w:type="dxa"/>
            <w:tcBorders>
              <w:top w:val="single" w:sz="4" w:space="0" w:color="auto"/>
              <w:left w:val="single" w:sz="4" w:space="0" w:color="auto"/>
              <w:bottom w:val="single" w:sz="4" w:space="0" w:color="auto"/>
              <w:right w:val="single" w:sz="4" w:space="0" w:color="auto"/>
            </w:tcBorders>
          </w:tcPr>
          <w:p w14:paraId="69033978"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3BC0A1B3"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8081DCD"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1A6C3025" w14:textId="05876E25"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chargeUserId</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chargeUserId</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437FB9C8"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chargeUserId</w:t>
            </w:r>
            <w:proofErr w:type="spellEnd"/>
            <w:r w:rsidRPr="00184A3A">
              <w:rPr>
                <w:color w:val="000000"/>
                <w:sz w:val="16"/>
                <w:szCs w:val="16"/>
              </w:rPr>
              <w:t>":""}</w:t>
            </w:r>
          </w:p>
        </w:tc>
      </w:tr>
      <w:tr w:rsidR="007E4470" w:rsidRPr="00184A3A" w14:paraId="4BA8841D"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276F5C89" w14:textId="77777777" w:rsidR="007E4470" w:rsidRPr="00184A3A" w:rsidRDefault="007E4470" w:rsidP="007C4FAF">
            <w:pPr>
              <w:spacing w:after="0"/>
              <w:rPr>
                <w:color w:val="000000"/>
                <w:sz w:val="16"/>
                <w:szCs w:val="16"/>
              </w:rPr>
            </w:pPr>
            <w:r w:rsidRPr="00184A3A">
              <w:rPr>
                <w:color w:val="000000"/>
                <w:sz w:val="16"/>
                <w:szCs w:val="16"/>
              </w:rPr>
              <w:t>27</w:t>
            </w:r>
          </w:p>
        </w:tc>
        <w:tc>
          <w:tcPr>
            <w:tcW w:w="1701" w:type="dxa"/>
            <w:tcBorders>
              <w:top w:val="single" w:sz="4" w:space="0" w:color="auto"/>
              <w:left w:val="single" w:sz="4" w:space="0" w:color="auto"/>
              <w:bottom w:val="single" w:sz="4" w:space="0" w:color="auto"/>
              <w:right w:val="single" w:sz="4" w:space="0" w:color="auto"/>
            </w:tcBorders>
          </w:tcPr>
          <w:p w14:paraId="763DAB97" w14:textId="77777777" w:rsidR="007E4470" w:rsidRPr="00184A3A" w:rsidRDefault="007E4470" w:rsidP="007C4FAF">
            <w:pPr>
              <w:spacing w:after="0"/>
              <w:rPr>
                <w:rFonts w:cs="Arial"/>
                <w:sz w:val="16"/>
                <w:szCs w:val="16"/>
              </w:rPr>
            </w:pPr>
            <w:proofErr w:type="spellStart"/>
            <w:r w:rsidRPr="00184A3A">
              <w:rPr>
                <w:sz w:val="16"/>
                <w:szCs w:val="16"/>
              </w:rPr>
              <w:t>openTillNo</w:t>
            </w:r>
            <w:proofErr w:type="spellEnd"/>
          </w:p>
        </w:tc>
        <w:tc>
          <w:tcPr>
            <w:tcW w:w="2232" w:type="dxa"/>
            <w:tcBorders>
              <w:top w:val="single" w:sz="4" w:space="0" w:color="auto"/>
              <w:left w:val="single" w:sz="4" w:space="0" w:color="auto"/>
              <w:bottom w:val="single" w:sz="4" w:space="0" w:color="auto"/>
              <w:right w:val="single" w:sz="4" w:space="0" w:color="auto"/>
            </w:tcBorders>
          </w:tcPr>
          <w:p w14:paraId="36ECA60F" w14:textId="77777777" w:rsidR="007E4470" w:rsidRPr="00184A3A" w:rsidRDefault="007E4470" w:rsidP="007C4FAF">
            <w:pPr>
              <w:spacing w:after="0"/>
              <w:ind w:left="-11"/>
              <w:rPr>
                <w:rFonts w:cs="Arial"/>
                <w:sz w:val="16"/>
                <w:szCs w:val="16"/>
              </w:rPr>
            </w:pPr>
            <w:r w:rsidRPr="00184A3A">
              <w:rPr>
                <w:rFonts w:cs="Arial"/>
                <w:color w:val="000000"/>
                <w:sz w:val="16"/>
                <w:szCs w:val="16"/>
              </w:rPr>
              <w:t xml:space="preserve">Till machine on which the sales order is opened </w:t>
            </w:r>
          </w:p>
        </w:tc>
        <w:tc>
          <w:tcPr>
            <w:tcW w:w="1080" w:type="dxa"/>
            <w:tcBorders>
              <w:top w:val="single" w:sz="4" w:space="0" w:color="auto"/>
              <w:left w:val="single" w:sz="4" w:space="0" w:color="auto"/>
              <w:bottom w:val="single" w:sz="4" w:space="0" w:color="auto"/>
              <w:right w:val="single" w:sz="4" w:space="0" w:color="auto"/>
            </w:tcBorders>
          </w:tcPr>
          <w:p w14:paraId="2FAB5E00"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5C41E397"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6C4FD88"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E3F36E7" w14:textId="0B5F0F3F"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openTillNo</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openTillNo</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4A2A165B"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openTillNo</w:t>
            </w:r>
            <w:proofErr w:type="spellEnd"/>
            <w:r w:rsidRPr="00184A3A">
              <w:rPr>
                <w:color w:val="000000"/>
                <w:sz w:val="16"/>
                <w:szCs w:val="16"/>
              </w:rPr>
              <w:t>":""}</w:t>
            </w:r>
          </w:p>
        </w:tc>
      </w:tr>
      <w:tr w:rsidR="007E4470" w:rsidRPr="00184A3A" w14:paraId="0D582576"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1AE12B52" w14:textId="77777777" w:rsidR="007E4470" w:rsidRPr="00184A3A" w:rsidRDefault="007E4470" w:rsidP="007C4FAF">
            <w:pPr>
              <w:spacing w:after="0"/>
              <w:rPr>
                <w:color w:val="000000"/>
                <w:sz w:val="16"/>
                <w:szCs w:val="16"/>
              </w:rPr>
            </w:pPr>
            <w:r w:rsidRPr="00184A3A">
              <w:rPr>
                <w:color w:val="000000"/>
                <w:sz w:val="16"/>
                <w:szCs w:val="16"/>
              </w:rPr>
              <w:t>28</w:t>
            </w:r>
          </w:p>
        </w:tc>
        <w:tc>
          <w:tcPr>
            <w:tcW w:w="1701" w:type="dxa"/>
            <w:tcBorders>
              <w:top w:val="single" w:sz="4" w:space="0" w:color="auto"/>
              <w:left w:val="single" w:sz="4" w:space="0" w:color="auto"/>
              <w:bottom w:val="single" w:sz="4" w:space="0" w:color="auto"/>
              <w:right w:val="single" w:sz="4" w:space="0" w:color="auto"/>
            </w:tcBorders>
          </w:tcPr>
          <w:p w14:paraId="4B47BA03" w14:textId="77777777" w:rsidR="007E4470" w:rsidRPr="00184A3A" w:rsidRDefault="007E4470" w:rsidP="007C4FAF">
            <w:pPr>
              <w:spacing w:after="0"/>
              <w:rPr>
                <w:rFonts w:cs="Arial"/>
                <w:sz w:val="16"/>
                <w:szCs w:val="16"/>
              </w:rPr>
            </w:pPr>
            <w:proofErr w:type="spellStart"/>
            <w:r w:rsidRPr="00184A3A">
              <w:rPr>
                <w:sz w:val="16"/>
                <w:szCs w:val="16"/>
              </w:rPr>
              <w:t>closeTillNo</w:t>
            </w:r>
            <w:proofErr w:type="spellEnd"/>
          </w:p>
        </w:tc>
        <w:tc>
          <w:tcPr>
            <w:tcW w:w="2232" w:type="dxa"/>
            <w:tcBorders>
              <w:top w:val="single" w:sz="4" w:space="0" w:color="auto"/>
              <w:left w:val="single" w:sz="4" w:space="0" w:color="auto"/>
              <w:bottom w:val="single" w:sz="4" w:space="0" w:color="auto"/>
              <w:right w:val="single" w:sz="4" w:space="0" w:color="auto"/>
            </w:tcBorders>
          </w:tcPr>
          <w:p w14:paraId="19B7DB09" w14:textId="77777777" w:rsidR="007E4470" w:rsidRPr="00184A3A" w:rsidRDefault="007E4470" w:rsidP="007C4FAF">
            <w:pPr>
              <w:spacing w:after="0"/>
              <w:ind w:left="-11"/>
              <w:rPr>
                <w:rFonts w:cs="Arial"/>
                <w:sz w:val="16"/>
                <w:szCs w:val="16"/>
              </w:rPr>
            </w:pPr>
            <w:r w:rsidRPr="00184A3A">
              <w:rPr>
                <w:rFonts w:cs="Arial"/>
                <w:color w:val="000000"/>
                <w:sz w:val="16"/>
                <w:szCs w:val="16"/>
              </w:rPr>
              <w:t>Till machine on which the sales order is closed</w:t>
            </w:r>
          </w:p>
        </w:tc>
        <w:tc>
          <w:tcPr>
            <w:tcW w:w="1080" w:type="dxa"/>
            <w:tcBorders>
              <w:top w:val="single" w:sz="4" w:space="0" w:color="auto"/>
              <w:left w:val="single" w:sz="4" w:space="0" w:color="auto"/>
              <w:bottom w:val="single" w:sz="4" w:space="0" w:color="auto"/>
              <w:right w:val="single" w:sz="4" w:space="0" w:color="auto"/>
            </w:tcBorders>
          </w:tcPr>
          <w:p w14:paraId="3D5AA8DC"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5A0CC96D"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7983BB5"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663751D0" w14:textId="072288BF"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closeTillNo</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closeTillNo</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734A8834"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closeTillNo</w:t>
            </w:r>
            <w:proofErr w:type="spellEnd"/>
            <w:r w:rsidRPr="00184A3A">
              <w:rPr>
                <w:color w:val="000000"/>
                <w:sz w:val="16"/>
                <w:szCs w:val="16"/>
              </w:rPr>
              <w:t>":""}</w:t>
            </w:r>
          </w:p>
        </w:tc>
      </w:tr>
      <w:tr w:rsidR="007E4470" w:rsidRPr="00184A3A" w14:paraId="09F35EE0"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09A1C902" w14:textId="77777777" w:rsidR="007E4470" w:rsidRPr="00184A3A" w:rsidRDefault="007E4470" w:rsidP="007C4FAF">
            <w:pPr>
              <w:spacing w:after="0"/>
              <w:rPr>
                <w:color w:val="000000"/>
                <w:sz w:val="16"/>
                <w:szCs w:val="16"/>
              </w:rPr>
            </w:pPr>
            <w:r w:rsidRPr="00184A3A">
              <w:rPr>
                <w:color w:val="000000"/>
                <w:sz w:val="16"/>
                <w:szCs w:val="16"/>
              </w:rPr>
              <w:t>29</w:t>
            </w:r>
          </w:p>
        </w:tc>
        <w:tc>
          <w:tcPr>
            <w:tcW w:w="1701" w:type="dxa"/>
            <w:tcBorders>
              <w:top w:val="single" w:sz="4" w:space="0" w:color="auto"/>
              <w:left w:val="single" w:sz="4" w:space="0" w:color="auto"/>
              <w:bottom w:val="single" w:sz="4" w:space="0" w:color="auto"/>
              <w:right w:val="single" w:sz="4" w:space="0" w:color="auto"/>
            </w:tcBorders>
          </w:tcPr>
          <w:p w14:paraId="1EA8FA7D" w14:textId="77777777" w:rsidR="007E4470" w:rsidRPr="00184A3A" w:rsidRDefault="007E4470" w:rsidP="007C4FAF">
            <w:pPr>
              <w:spacing w:after="0"/>
              <w:rPr>
                <w:rFonts w:cs="Arial"/>
                <w:sz w:val="16"/>
                <w:szCs w:val="16"/>
              </w:rPr>
            </w:pPr>
            <w:proofErr w:type="spellStart"/>
            <w:r w:rsidRPr="00184A3A">
              <w:rPr>
                <w:sz w:val="16"/>
                <w:szCs w:val="16"/>
              </w:rPr>
              <w:t>openUserId</w:t>
            </w:r>
            <w:proofErr w:type="spellEnd"/>
          </w:p>
        </w:tc>
        <w:tc>
          <w:tcPr>
            <w:tcW w:w="2232" w:type="dxa"/>
            <w:tcBorders>
              <w:top w:val="single" w:sz="4" w:space="0" w:color="auto"/>
              <w:left w:val="single" w:sz="4" w:space="0" w:color="auto"/>
              <w:bottom w:val="single" w:sz="4" w:space="0" w:color="auto"/>
              <w:right w:val="single" w:sz="4" w:space="0" w:color="auto"/>
            </w:tcBorders>
          </w:tcPr>
          <w:p w14:paraId="539E600E" w14:textId="77777777" w:rsidR="007E4470" w:rsidRPr="00184A3A" w:rsidRDefault="007E4470" w:rsidP="007C4FAF">
            <w:pPr>
              <w:spacing w:after="0"/>
              <w:ind w:left="-11"/>
              <w:rPr>
                <w:rFonts w:cs="Arial"/>
                <w:sz w:val="16"/>
                <w:szCs w:val="16"/>
              </w:rPr>
            </w:pPr>
            <w:r w:rsidRPr="00184A3A">
              <w:rPr>
                <w:rFonts w:cs="Arial"/>
                <w:color w:val="000000"/>
                <w:sz w:val="16"/>
                <w:szCs w:val="16"/>
              </w:rPr>
              <w:t>User ID of staff who opens the sales order</w:t>
            </w:r>
          </w:p>
        </w:tc>
        <w:tc>
          <w:tcPr>
            <w:tcW w:w="1080" w:type="dxa"/>
            <w:tcBorders>
              <w:top w:val="single" w:sz="4" w:space="0" w:color="auto"/>
              <w:left w:val="single" w:sz="4" w:space="0" w:color="auto"/>
              <w:bottom w:val="single" w:sz="4" w:space="0" w:color="auto"/>
              <w:right w:val="single" w:sz="4" w:space="0" w:color="auto"/>
            </w:tcBorders>
          </w:tcPr>
          <w:p w14:paraId="7DD7E055"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5DC6289E"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6112C76"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BE37665" w14:textId="2CFE1528"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openUserId</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openUserId</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5041DE20"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openUserId</w:t>
            </w:r>
            <w:proofErr w:type="spellEnd"/>
            <w:r w:rsidRPr="00184A3A">
              <w:rPr>
                <w:color w:val="000000"/>
                <w:sz w:val="16"/>
                <w:szCs w:val="16"/>
              </w:rPr>
              <w:t>":""}</w:t>
            </w:r>
          </w:p>
        </w:tc>
      </w:tr>
      <w:tr w:rsidR="007E4470" w:rsidRPr="00184A3A" w14:paraId="6703DF10"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588B6468" w14:textId="77777777" w:rsidR="007E4470" w:rsidRPr="00184A3A" w:rsidRDefault="007E4470" w:rsidP="007C4FAF">
            <w:pPr>
              <w:spacing w:after="0"/>
              <w:rPr>
                <w:color w:val="000000"/>
                <w:sz w:val="16"/>
                <w:szCs w:val="16"/>
              </w:rPr>
            </w:pPr>
            <w:r w:rsidRPr="00184A3A">
              <w:rPr>
                <w:color w:val="000000"/>
                <w:sz w:val="16"/>
                <w:szCs w:val="16"/>
              </w:rPr>
              <w:t>30</w:t>
            </w:r>
          </w:p>
        </w:tc>
        <w:tc>
          <w:tcPr>
            <w:tcW w:w="1701" w:type="dxa"/>
            <w:tcBorders>
              <w:top w:val="single" w:sz="4" w:space="0" w:color="auto"/>
              <w:left w:val="single" w:sz="4" w:space="0" w:color="auto"/>
              <w:bottom w:val="single" w:sz="4" w:space="0" w:color="auto"/>
              <w:right w:val="single" w:sz="4" w:space="0" w:color="auto"/>
            </w:tcBorders>
          </w:tcPr>
          <w:p w14:paraId="7697C9FC" w14:textId="77777777" w:rsidR="007E4470" w:rsidRPr="00184A3A" w:rsidRDefault="007E4470" w:rsidP="007C4FAF">
            <w:pPr>
              <w:spacing w:after="0"/>
              <w:rPr>
                <w:rFonts w:cs="Arial"/>
                <w:sz w:val="16"/>
                <w:szCs w:val="16"/>
              </w:rPr>
            </w:pPr>
            <w:proofErr w:type="spellStart"/>
            <w:r w:rsidRPr="00184A3A">
              <w:rPr>
                <w:sz w:val="16"/>
                <w:szCs w:val="16"/>
              </w:rPr>
              <w:t>closeUserId</w:t>
            </w:r>
            <w:proofErr w:type="spellEnd"/>
          </w:p>
        </w:tc>
        <w:tc>
          <w:tcPr>
            <w:tcW w:w="2232" w:type="dxa"/>
            <w:tcBorders>
              <w:top w:val="single" w:sz="4" w:space="0" w:color="auto"/>
              <w:left w:val="single" w:sz="4" w:space="0" w:color="auto"/>
              <w:bottom w:val="single" w:sz="4" w:space="0" w:color="auto"/>
              <w:right w:val="single" w:sz="4" w:space="0" w:color="auto"/>
            </w:tcBorders>
          </w:tcPr>
          <w:p w14:paraId="382CD171" w14:textId="77777777" w:rsidR="007E4470" w:rsidRPr="00184A3A" w:rsidRDefault="007E4470" w:rsidP="007C4FAF">
            <w:pPr>
              <w:spacing w:after="0"/>
              <w:ind w:left="-11"/>
              <w:rPr>
                <w:rFonts w:cs="Arial"/>
                <w:sz w:val="16"/>
                <w:szCs w:val="16"/>
              </w:rPr>
            </w:pPr>
            <w:r w:rsidRPr="00184A3A">
              <w:rPr>
                <w:rFonts w:cs="Arial"/>
                <w:color w:val="000000"/>
                <w:sz w:val="16"/>
                <w:szCs w:val="16"/>
              </w:rPr>
              <w:t>User ID of staff who closes the sales order</w:t>
            </w:r>
          </w:p>
        </w:tc>
        <w:tc>
          <w:tcPr>
            <w:tcW w:w="1080" w:type="dxa"/>
            <w:tcBorders>
              <w:top w:val="single" w:sz="4" w:space="0" w:color="auto"/>
              <w:left w:val="single" w:sz="4" w:space="0" w:color="auto"/>
              <w:bottom w:val="single" w:sz="4" w:space="0" w:color="auto"/>
              <w:right w:val="single" w:sz="4" w:space="0" w:color="auto"/>
            </w:tcBorders>
          </w:tcPr>
          <w:p w14:paraId="2A6BB07F"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05EC6D1"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EFDE8C3"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7DD75A74" w14:textId="4D4B8DFD"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closeUserId</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closeUserId</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49B605A8"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closeUserId</w:t>
            </w:r>
            <w:proofErr w:type="spellEnd"/>
            <w:r w:rsidRPr="00184A3A">
              <w:rPr>
                <w:color w:val="000000"/>
                <w:sz w:val="16"/>
                <w:szCs w:val="16"/>
              </w:rPr>
              <w:t>":""}</w:t>
            </w:r>
          </w:p>
        </w:tc>
      </w:tr>
      <w:tr w:rsidR="007E4470" w:rsidRPr="00184A3A" w14:paraId="110DA993"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1A914B45" w14:textId="77777777" w:rsidR="007E4470" w:rsidRPr="00184A3A" w:rsidRDefault="007E4470" w:rsidP="007C4FAF">
            <w:pPr>
              <w:spacing w:after="0"/>
              <w:rPr>
                <w:color w:val="000000"/>
                <w:sz w:val="16"/>
                <w:szCs w:val="16"/>
              </w:rPr>
            </w:pPr>
            <w:r w:rsidRPr="00184A3A">
              <w:rPr>
                <w:color w:val="000000"/>
                <w:sz w:val="16"/>
                <w:szCs w:val="16"/>
              </w:rPr>
              <w:t>31</w:t>
            </w:r>
          </w:p>
        </w:tc>
        <w:tc>
          <w:tcPr>
            <w:tcW w:w="1701" w:type="dxa"/>
            <w:tcBorders>
              <w:top w:val="single" w:sz="4" w:space="0" w:color="auto"/>
              <w:left w:val="single" w:sz="4" w:space="0" w:color="auto"/>
              <w:bottom w:val="single" w:sz="4" w:space="0" w:color="auto"/>
              <w:right w:val="single" w:sz="4" w:space="0" w:color="auto"/>
            </w:tcBorders>
          </w:tcPr>
          <w:p w14:paraId="53016377" w14:textId="77777777" w:rsidR="007E4470" w:rsidRPr="00184A3A" w:rsidRDefault="007E4470" w:rsidP="007C4FAF">
            <w:pPr>
              <w:spacing w:after="0"/>
              <w:rPr>
                <w:rFonts w:cs="Arial"/>
                <w:sz w:val="16"/>
                <w:szCs w:val="16"/>
              </w:rPr>
            </w:pPr>
            <w:proofErr w:type="spellStart"/>
            <w:r w:rsidRPr="00184A3A">
              <w:rPr>
                <w:sz w:val="16"/>
                <w:szCs w:val="16"/>
              </w:rPr>
              <w:t>checkInDateTime</w:t>
            </w:r>
            <w:proofErr w:type="spellEnd"/>
          </w:p>
        </w:tc>
        <w:tc>
          <w:tcPr>
            <w:tcW w:w="2232" w:type="dxa"/>
            <w:tcBorders>
              <w:top w:val="single" w:sz="4" w:space="0" w:color="auto"/>
              <w:left w:val="single" w:sz="4" w:space="0" w:color="auto"/>
              <w:bottom w:val="single" w:sz="4" w:space="0" w:color="auto"/>
              <w:right w:val="single" w:sz="4" w:space="0" w:color="auto"/>
            </w:tcBorders>
          </w:tcPr>
          <w:p w14:paraId="7751BE6B" w14:textId="77777777" w:rsidR="007E4470" w:rsidRPr="00184A3A" w:rsidRDefault="007E4470" w:rsidP="007C4FAF">
            <w:pPr>
              <w:spacing w:after="0"/>
              <w:ind w:left="-11"/>
              <w:rPr>
                <w:rFonts w:cs="Arial"/>
                <w:sz w:val="16"/>
                <w:szCs w:val="16"/>
              </w:rPr>
            </w:pPr>
            <w:r w:rsidRPr="00184A3A">
              <w:rPr>
                <w:rFonts w:cs="Arial"/>
                <w:color w:val="000000"/>
                <w:sz w:val="16"/>
                <w:szCs w:val="16"/>
              </w:rPr>
              <w:t>Sales order check-in date time</w:t>
            </w:r>
          </w:p>
        </w:tc>
        <w:tc>
          <w:tcPr>
            <w:tcW w:w="1080" w:type="dxa"/>
            <w:tcBorders>
              <w:top w:val="single" w:sz="4" w:space="0" w:color="auto"/>
              <w:left w:val="single" w:sz="4" w:space="0" w:color="auto"/>
              <w:bottom w:val="single" w:sz="4" w:space="0" w:color="auto"/>
              <w:right w:val="single" w:sz="4" w:space="0" w:color="auto"/>
            </w:tcBorders>
          </w:tcPr>
          <w:p w14:paraId="1603082F"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D5DA98D" w14:textId="77777777" w:rsidR="007E4470" w:rsidRPr="00184A3A" w:rsidRDefault="007E4470" w:rsidP="007C4FAF">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5D3E3BB8"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3785F635" w14:textId="33191F57"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checkInDateTime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checkInDateTime</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29432C77"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checkInDateTime</w:t>
            </w:r>
            <w:proofErr w:type="spellEnd"/>
            <w:r w:rsidRPr="00184A3A">
              <w:rPr>
                <w:color w:val="000000"/>
                <w:sz w:val="16"/>
                <w:szCs w:val="16"/>
              </w:rPr>
              <w:t>":""}</w:t>
            </w:r>
          </w:p>
        </w:tc>
      </w:tr>
      <w:tr w:rsidR="007E4470" w:rsidRPr="00184A3A" w14:paraId="02186A54"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542F25CC" w14:textId="77777777" w:rsidR="007E4470" w:rsidRPr="00184A3A" w:rsidRDefault="007E4470" w:rsidP="007C4FAF">
            <w:pPr>
              <w:spacing w:after="0"/>
              <w:rPr>
                <w:color w:val="000000"/>
                <w:sz w:val="16"/>
                <w:szCs w:val="16"/>
              </w:rPr>
            </w:pPr>
            <w:r w:rsidRPr="00184A3A">
              <w:rPr>
                <w:color w:val="000000"/>
                <w:sz w:val="16"/>
                <w:szCs w:val="16"/>
              </w:rPr>
              <w:t>32</w:t>
            </w:r>
          </w:p>
        </w:tc>
        <w:tc>
          <w:tcPr>
            <w:tcW w:w="1701" w:type="dxa"/>
            <w:tcBorders>
              <w:top w:val="single" w:sz="4" w:space="0" w:color="auto"/>
              <w:left w:val="single" w:sz="4" w:space="0" w:color="auto"/>
              <w:bottom w:val="single" w:sz="4" w:space="0" w:color="auto"/>
              <w:right w:val="single" w:sz="4" w:space="0" w:color="auto"/>
            </w:tcBorders>
          </w:tcPr>
          <w:p w14:paraId="2FC9E232" w14:textId="77777777" w:rsidR="007E4470" w:rsidRPr="00184A3A" w:rsidRDefault="007E4470" w:rsidP="007C4FAF">
            <w:pPr>
              <w:spacing w:after="0"/>
              <w:rPr>
                <w:rFonts w:cs="Arial"/>
                <w:sz w:val="16"/>
                <w:szCs w:val="16"/>
              </w:rPr>
            </w:pPr>
            <w:proofErr w:type="spellStart"/>
            <w:r w:rsidRPr="00184A3A">
              <w:rPr>
                <w:sz w:val="16"/>
                <w:szCs w:val="16"/>
              </w:rPr>
              <w:t>checkOutDateTime</w:t>
            </w:r>
            <w:proofErr w:type="spellEnd"/>
          </w:p>
        </w:tc>
        <w:tc>
          <w:tcPr>
            <w:tcW w:w="2232" w:type="dxa"/>
            <w:tcBorders>
              <w:top w:val="single" w:sz="4" w:space="0" w:color="auto"/>
              <w:left w:val="single" w:sz="4" w:space="0" w:color="auto"/>
              <w:bottom w:val="single" w:sz="4" w:space="0" w:color="auto"/>
              <w:right w:val="single" w:sz="4" w:space="0" w:color="auto"/>
            </w:tcBorders>
          </w:tcPr>
          <w:p w14:paraId="6EF75EE5" w14:textId="77777777" w:rsidR="007E4470" w:rsidRPr="00184A3A" w:rsidRDefault="007E4470" w:rsidP="007C4FAF">
            <w:pPr>
              <w:spacing w:after="0"/>
              <w:ind w:left="-11"/>
              <w:rPr>
                <w:rFonts w:cs="Arial"/>
                <w:sz w:val="16"/>
                <w:szCs w:val="16"/>
              </w:rPr>
            </w:pPr>
            <w:r w:rsidRPr="00184A3A">
              <w:rPr>
                <w:rFonts w:cs="Arial"/>
                <w:color w:val="000000"/>
                <w:sz w:val="16"/>
                <w:szCs w:val="16"/>
              </w:rPr>
              <w:t>Sales order check-out date time</w:t>
            </w:r>
          </w:p>
        </w:tc>
        <w:tc>
          <w:tcPr>
            <w:tcW w:w="1080" w:type="dxa"/>
            <w:tcBorders>
              <w:top w:val="single" w:sz="4" w:space="0" w:color="auto"/>
              <w:left w:val="single" w:sz="4" w:space="0" w:color="auto"/>
              <w:bottom w:val="single" w:sz="4" w:space="0" w:color="auto"/>
              <w:right w:val="single" w:sz="4" w:space="0" w:color="auto"/>
            </w:tcBorders>
          </w:tcPr>
          <w:p w14:paraId="23006304" w14:textId="77777777" w:rsidR="007E4470" w:rsidRPr="00184A3A" w:rsidRDefault="007E4470" w:rsidP="001D733F">
            <w:pPr>
              <w:spacing w:after="0"/>
              <w:jc w:val="center"/>
              <w:rPr>
                <w:color w:val="000000"/>
                <w:sz w:val="16"/>
                <w:szCs w:val="16"/>
              </w:rPr>
            </w:pPr>
            <w:proofErr w:type="spellStart"/>
            <w:r w:rsidRPr="00184A3A">
              <w:rPr>
                <w:color w:val="000000"/>
                <w:sz w:val="16"/>
                <w:szCs w:val="16"/>
              </w:rPr>
              <w:t>lY</w:t>
            </w:r>
            <w:proofErr w:type="spellEnd"/>
          </w:p>
        </w:tc>
        <w:tc>
          <w:tcPr>
            <w:tcW w:w="1890" w:type="dxa"/>
            <w:tcBorders>
              <w:top w:val="single" w:sz="4" w:space="0" w:color="auto"/>
              <w:left w:val="single" w:sz="4" w:space="0" w:color="auto"/>
              <w:bottom w:val="single" w:sz="4" w:space="0" w:color="auto"/>
              <w:right w:val="single" w:sz="4" w:space="0" w:color="auto"/>
            </w:tcBorders>
          </w:tcPr>
          <w:p w14:paraId="60E3529D" w14:textId="77777777" w:rsidR="007E4470" w:rsidRPr="00184A3A" w:rsidRDefault="007E4470" w:rsidP="007C4FAF">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0BE539CA"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73E6AB4F" w14:textId="16ED93ED"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checkOutDateTime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checkOutDateTime</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7346E6FD"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checkOutDateTime</w:t>
            </w:r>
            <w:proofErr w:type="spellEnd"/>
            <w:r w:rsidRPr="00184A3A">
              <w:rPr>
                <w:color w:val="000000"/>
                <w:sz w:val="16"/>
                <w:szCs w:val="16"/>
              </w:rPr>
              <w:t>":""}</w:t>
            </w:r>
          </w:p>
        </w:tc>
      </w:tr>
      <w:tr w:rsidR="007E4470" w:rsidRPr="00184A3A" w14:paraId="0D69DD67"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7DB3DA13" w14:textId="77777777" w:rsidR="007E4470" w:rsidRPr="00184A3A" w:rsidRDefault="007E4470" w:rsidP="007C4FAF">
            <w:pPr>
              <w:spacing w:after="0"/>
              <w:rPr>
                <w:color w:val="000000"/>
                <w:sz w:val="16"/>
                <w:szCs w:val="16"/>
              </w:rPr>
            </w:pPr>
            <w:r w:rsidRPr="00184A3A">
              <w:rPr>
                <w:color w:val="000000"/>
                <w:sz w:val="16"/>
                <w:szCs w:val="16"/>
              </w:rPr>
              <w:t>33</w:t>
            </w:r>
          </w:p>
        </w:tc>
        <w:tc>
          <w:tcPr>
            <w:tcW w:w="1701" w:type="dxa"/>
            <w:tcBorders>
              <w:top w:val="single" w:sz="4" w:space="0" w:color="auto"/>
              <w:left w:val="single" w:sz="4" w:space="0" w:color="auto"/>
              <w:bottom w:val="single" w:sz="4" w:space="0" w:color="auto"/>
              <w:right w:val="single" w:sz="4" w:space="0" w:color="auto"/>
            </w:tcBorders>
          </w:tcPr>
          <w:p w14:paraId="77C208A2" w14:textId="77777777" w:rsidR="007E4470" w:rsidRPr="00184A3A" w:rsidRDefault="007E4470" w:rsidP="007C4FAF">
            <w:pPr>
              <w:spacing w:after="0"/>
              <w:rPr>
                <w:rFonts w:cs="Arial"/>
                <w:sz w:val="16"/>
                <w:szCs w:val="16"/>
              </w:rPr>
            </w:pPr>
            <w:proofErr w:type="spellStart"/>
            <w:r w:rsidRPr="00184A3A">
              <w:rPr>
                <w:sz w:val="16"/>
                <w:szCs w:val="16"/>
              </w:rPr>
              <w:t>voidFlag</w:t>
            </w:r>
            <w:proofErr w:type="spellEnd"/>
          </w:p>
        </w:tc>
        <w:tc>
          <w:tcPr>
            <w:tcW w:w="2232" w:type="dxa"/>
            <w:tcBorders>
              <w:top w:val="single" w:sz="4" w:space="0" w:color="auto"/>
              <w:left w:val="single" w:sz="4" w:space="0" w:color="auto"/>
              <w:bottom w:val="single" w:sz="4" w:space="0" w:color="auto"/>
              <w:right w:val="single" w:sz="4" w:space="0" w:color="auto"/>
            </w:tcBorders>
          </w:tcPr>
          <w:p w14:paraId="69D217D3" w14:textId="77777777" w:rsidR="007E4470" w:rsidRPr="00184A3A" w:rsidRDefault="007E4470" w:rsidP="007C4FAF">
            <w:pPr>
              <w:spacing w:after="0"/>
              <w:ind w:left="-11"/>
              <w:rPr>
                <w:rFonts w:cs="Arial"/>
                <w:sz w:val="16"/>
                <w:szCs w:val="16"/>
              </w:rPr>
            </w:pPr>
            <w:r w:rsidRPr="00184A3A">
              <w:rPr>
                <w:rFonts w:cs="Arial"/>
                <w:color w:val="000000"/>
                <w:sz w:val="16"/>
                <w:szCs w:val="16"/>
              </w:rPr>
              <w:t>Void sales order  flag</w:t>
            </w:r>
          </w:p>
        </w:tc>
        <w:tc>
          <w:tcPr>
            <w:tcW w:w="1080" w:type="dxa"/>
            <w:tcBorders>
              <w:top w:val="single" w:sz="4" w:space="0" w:color="auto"/>
              <w:left w:val="single" w:sz="4" w:space="0" w:color="auto"/>
              <w:bottom w:val="single" w:sz="4" w:space="0" w:color="auto"/>
              <w:right w:val="single" w:sz="4" w:space="0" w:color="auto"/>
            </w:tcBorders>
          </w:tcPr>
          <w:p w14:paraId="3BE8E5ED"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0C97AA1"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C7261E7"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4B22DF04" w14:textId="36FFDDA7"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voidFlag</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voidFlag</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13D27F49"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voidFlag</w:t>
            </w:r>
            <w:proofErr w:type="spellEnd"/>
            <w:r w:rsidRPr="00184A3A">
              <w:rPr>
                <w:color w:val="000000"/>
                <w:sz w:val="16"/>
                <w:szCs w:val="16"/>
              </w:rPr>
              <w:t>":""}</w:t>
            </w:r>
          </w:p>
        </w:tc>
      </w:tr>
      <w:tr w:rsidR="007E4470" w:rsidRPr="00184A3A" w14:paraId="7DD8B955"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315F6FA4" w14:textId="77777777" w:rsidR="007E4470" w:rsidRPr="00184A3A" w:rsidRDefault="007E4470" w:rsidP="007C4FAF">
            <w:pPr>
              <w:spacing w:after="0"/>
              <w:rPr>
                <w:color w:val="000000"/>
                <w:sz w:val="16"/>
                <w:szCs w:val="16"/>
              </w:rPr>
            </w:pPr>
            <w:r w:rsidRPr="00184A3A">
              <w:rPr>
                <w:color w:val="000000"/>
                <w:sz w:val="16"/>
                <w:szCs w:val="16"/>
              </w:rPr>
              <w:lastRenderedPageBreak/>
              <w:t>34</w:t>
            </w:r>
          </w:p>
        </w:tc>
        <w:tc>
          <w:tcPr>
            <w:tcW w:w="1701" w:type="dxa"/>
            <w:tcBorders>
              <w:top w:val="single" w:sz="4" w:space="0" w:color="auto"/>
              <w:left w:val="single" w:sz="4" w:space="0" w:color="auto"/>
              <w:bottom w:val="single" w:sz="4" w:space="0" w:color="auto"/>
              <w:right w:val="single" w:sz="4" w:space="0" w:color="auto"/>
            </w:tcBorders>
          </w:tcPr>
          <w:p w14:paraId="354ABB66" w14:textId="77777777" w:rsidR="007E4470" w:rsidRPr="00184A3A" w:rsidRDefault="007E4470" w:rsidP="007C4FAF">
            <w:pPr>
              <w:spacing w:after="0"/>
              <w:rPr>
                <w:rFonts w:cs="Arial"/>
                <w:sz w:val="16"/>
                <w:szCs w:val="16"/>
              </w:rPr>
            </w:pPr>
            <w:proofErr w:type="spellStart"/>
            <w:r w:rsidRPr="00184A3A">
              <w:rPr>
                <w:sz w:val="16"/>
                <w:szCs w:val="16"/>
              </w:rPr>
              <w:t>voidDateTime</w:t>
            </w:r>
            <w:proofErr w:type="spellEnd"/>
          </w:p>
        </w:tc>
        <w:tc>
          <w:tcPr>
            <w:tcW w:w="2232" w:type="dxa"/>
            <w:tcBorders>
              <w:top w:val="single" w:sz="4" w:space="0" w:color="auto"/>
              <w:left w:val="single" w:sz="4" w:space="0" w:color="auto"/>
              <w:bottom w:val="single" w:sz="4" w:space="0" w:color="auto"/>
              <w:right w:val="single" w:sz="4" w:space="0" w:color="auto"/>
            </w:tcBorders>
          </w:tcPr>
          <w:p w14:paraId="0F040336" w14:textId="77777777" w:rsidR="007E4470" w:rsidRPr="00184A3A" w:rsidRDefault="007E4470" w:rsidP="007C4FAF">
            <w:pPr>
              <w:spacing w:after="0"/>
              <w:ind w:left="-11"/>
              <w:rPr>
                <w:rFonts w:cs="Arial"/>
                <w:sz w:val="16"/>
                <w:szCs w:val="16"/>
              </w:rPr>
            </w:pPr>
            <w:r w:rsidRPr="00184A3A">
              <w:rPr>
                <w:rFonts w:cs="Arial"/>
                <w:color w:val="000000"/>
                <w:sz w:val="16"/>
                <w:szCs w:val="16"/>
              </w:rPr>
              <w:t>Void sale date time</w:t>
            </w:r>
          </w:p>
        </w:tc>
        <w:tc>
          <w:tcPr>
            <w:tcW w:w="1080" w:type="dxa"/>
            <w:tcBorders>
              <w:top w:val="single" w:sz="4" w:space="0" w:color="auto"/>
              <w:left w:val="single" w:sz="4" w:space="0" w:color="auto"/>
              <w:bottom w:val="single" w:sz="4" w:space="0" w:color="auto"/>
              <w:right w:val="single" w:sz="4" w:space="0" w:color="auto"/>
            </w:tcBorders>
          </w:tcPr>
          <w:p w14:paraId="27FBE937"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62E981C" w14:textId="77777777" w:rsidR="007E4470" w:rsidRPr="00184A3A" w:rsidRDefault="007E4470" w:rsidP="007C4FAF">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448E1555"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19D52956" w14:textId="0E139EB4"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voidDateTime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voidDateTime</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219F7859"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voidDateTime</w:t>
            </w:r>
            <w:proofErr w:type="spellEnd"/>
            <w:r w:rsidRPr="00184A3A">
              <w:rPr>
                <w:color w:val="000000"/>
                <w:sz w:val="16"/>
                <w:szCs w:val="16"/>
              </w:rPr>
              <w:t>":""}</w:t>
            </w:r>
          </w:p>
        </w:tc>
      </w:tr>
      <w:tr w:rsidR="007E4470" w:rsidRPr="00184A3A" w14:paraId="1DCDAC0E"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7E4AEB42" w14:textId="77777777" w:rsidR="007E4470" w:rsidRPr="00184A3A" w:rsidRDefault="007E4470" w:rsidP="007C4FAF">
            <w:pPr>
              <w:spacing w:after="0"/>
              <w:rPr>
                <w:color w:val="000000"/>
                <w:sz w:val="16"/>
                <w:szCs w:val="16"/>
              </w:rPr>
            </w:pPr>
            <w:r w:rsidRPr="00184A3A">
              <w:rPr>
                <w:color w:val="000000"/>
                <w:sz w:val="16"/>
                <w:szCs w:val="16"/>
              </w:rPr>
              <w:t>35</w:t>
            </w:r>
          </w:p>
        </w:tc>
        <w:tc>
          <w:tcPr>
            <w:tcW w:w="1701" w:type="dxa"/>
            <w:tcBorders>
              <w:top w:val="single" w:sz="4" w:space="0" w:color="auto"/>
              <w:left w:val="single" w:sz="4" w:space="0" w:color="auto"/>
              <w:bottom w:val="single" w:sz="4" w:space="0" w:color="auto"/>
              <w:right w:val="single" w:sz="4" w:space="0" w:color="auto"/>
            </w:tcBorders>
          </w:tcPr>
          <w:p w14:paraId="1B304D12" w14:textId="77777777" w:rsidR="007E4470" w:rsidRPr="00184A3A" w:rsidRDefault="007E4470" w:rsidP="007C4FAF">
            <w:pPr>
              <w:spacing w:after="0"/>
              <w:rPr>
                <w:rFonts w:cs="Arial"/>
                <w:sz w:val="16"/>
                <w:szCs w:val="16"/>
              </w:rPr>
            </w:pPr>
            <w:proofErr w:type="spellStart"/>
            <w:r w:rsidRPr="00184A3A">
              <w:rPr>
                <w:sz w:val="16"/>
                <w:szCs w:val="16"/>
              </w:rPr>
              <w:t>voidId</w:t>
            </w:r>
            <w:proofErr w:type="spellEnd"/>
          </w:p>
        </w:tc>
        <w:tc>
          <w:tcPr>
            <w:tcW w:w="2232" w:type="dxa"/>
            <w:tcBorders>
              <w:top w:val="single" w:sz="4" w:space="0" w:color="auto"/>
              <w:left w:val="single" w:sz="4" w:space="0" w:color="auto"/>
              <w:bottom w:val="single" w:sz="4" w:space="0" w:color="auto"/>
              <w:right w:val="single" w:sz="4" w:space="0" w:color="auto"/>
            </w:tcBorders>
          </w:tcPr>
          <w:p w14:paraId="27097C63" w14:textId="77777777" w:rsidR="007E4470" w:rsidRPr="00184A3A" w:rsidRDefault="007E4470" w:rsidP="007C4FAF">
            <w:pPr>
              <w:spacing w:after="0"/>
              <w:ind w:left="-11"/>
              <w:rPr>
                <w:rFonts w:cs="Arial"/>
                <w:sz w:val="16"/>
                <w:szCs w:val="16"/>
              </w:rPr>
            </w:pPr>
            <w:r w:rsidRPr="00184A3A">
              <w:rPr>
                <w:rFonts w:cs="Arial"/>
                <w:color w:val="000000"/>
                <w:sz w:val="16"/>
                <w:szCs w:val="16"/>
              </w:rPr>
              <w:t>Void ID</w:t>
            </w:r>
          </w:p>
        </w:tc>
        <w:tc>
          <w:tcPr>
            <w:tcW w:w="1080" w:type="dxa"/>
            <w:tcBorders>
              <w:top w:val="single" w:sz="4" w:space="0" w:color="auto"/>
              <w:left w:val="single" w:sz="4" w:space="0" w:color="auto"/>
              <w:bottom w:val="single" w:sz="4" w:space="0" w:color="auto"/>
              <w:right w:val="single" w:sz="4" w:space="0" w:color="auto"/>
            </w:tcBorders>
          </w:tcPr>
          <w:p w14:paraId="31F5BB6E"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3B244028"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8BE0629"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CFF459C" w14:textId="4AC19711"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voidId</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voidId</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581E4F1B"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voidId</w:t>
            </w:r>
            <w:proofErr w:type="spellEnd"/>
            <w:r w:rsidRPr="00184A3A">
              <w:rPr>
                <w:color w:val="000000"/>
                <w:sz w:val="16"/>
                <w:szCs w:val="16"/>
              </w:rPr>
              <w:t>":""}</w:t>
            </w:r>
          </w:p>
        </w:tc>
      </w:tr>
      <w:tr w:rsidR="007E4470" w:rsidRPr="00184A3A" w14:paraId="2467FB9A"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764E687A" w14:textId="77777777" w:rsidR="007E4470" w:rsidRPr="00184A3A" w:rsidRDefault="007E4470" w:rsidP="007C4FAF">
            <w:pPr>
              <w:spacing w:after="0"/>
              <w:rPr>
                <w:color w:val="000000"/>
                <w:sz w:val="16"/>
                <w:szCs w:val="16"/>
              </w:rPr>
            </w:pPr>
            <w:r w:rsidRPr="00184A3A">
              <w:rPr>
                <w:color w:val="000000"/>
                <w:sz w:val="16"/>
                <w:szCs w:val="16"/>
              </w:rPr>
              <w:t>36</w:t>
            </w:r>
          </w:p>
        </w:tc>
        <w:tc>
          <w:tcPr>
            <w:tcW w:w="1701" w:type="dxa"/>
            <w:tcBorders>
              <w:top w:val="single" w:sz="4" w:space="0" w:color="auto"/>
              <w:left w:val="single" w:sz="4" w:space="0" w:color="auto"/>
              <w:bottom w:val="single" w:sz="4" w:space="0" w:color="auto"/>
              <w:right w:val="single" w:sz="4" w:space="0" w:color="auto"/>
            </w:tcBorders>
          </w:tcPr>
          <w:p w14:paraId="390B16E4" w14:textId="77777777" w:rsidR="007E4470" w:rsidRPr="00184A3A" w:rsidRDefault="007E4470" w:rsidP="007C4FAF">
            <w:pPr>
              <w:spacing w:after="0"/>
              <w:rPr>
                <w:rFonts w:cs="Arial"/>
                <w:sz w:val="16"/>
                <w:szCs w:val="16"/>
              </w:rPr>
            </w:pPr>
            <w:proofErr w:type="spellStart"/>
            <w:r w:rsidRPr="00184A3A">
              <w:rPr>
                <w:sz w:val="16"/>
                <w:szCs w:val="16"/>
              </w:rPr>
              <w:t>reasonCode</w:t>
            </w:r>
            <w:proofErr w:type="spellEnd"/>
          </w:p>
        </w:tc>
        <w:tc>
          <w:tcPr>
            <w:tcW w:w="2232" w:type="dxa"/>
            <w:tcBorders>
              <w:top w:val="single" w:sz="4" w:space="0" w:color="auto"/>
              <w:left w:val="single" w:sz="4" w:space="0" w:color="auto"/>
              <w:bottom w:val="single" w:sz="4" w:space="0" w:color="auto"/>
              <w:right w:val="single" w:sz="4" w:space="0" w:color="auto"/>
            </w:tcBorders>
          </w:tcPr>
          <w:p w14:paraId="797A0B5B" w14:textId="77777777" w:rsidR="007E4470" w:rsidRPr="00184A3A" w:rsidRDefault="007E4470" w:rsidP="007C4FAF">
            <w:pPr>
              <w:spacing w:after="0"/>
              <w:ind w:left="-11"/>
              <w:rPr>
                <w:rFonts w:cs="Arial"/>
                <w:sz w:val="16"/>
                <w:szCs w:val="16"/>
              </w:rPr>
            </w:pPr>
            <w:r w:rsidRPr="00184A3A">
              <w:rPr>
                <w:rFonts w:cs="Arial"/>
                <w:color w:val="000000"/>
                <w:sz w:val="16"/>
                <w:szCs w:val="16"/>
              </w:rPr>
              <w:t>Void reason</w:t>
            </w:r>
          </w:p>
        </w:tc>
        <w:tc>
          <w:tcPr>
            <w:tcW w:w="1080" w:type="dxa"/>
            <w:tcBorders>
              <w:top w:val="single" w:sz="4" w:space="0" w:color="auto"/>
              <w:left w:val="single" w:sz="4" w:space="0" w:color="auto"/>
              <w:bottom w:val="single" w:sz="4" w:space="0" w:color="auto"/>
              <w:right w:val="single" w:sz="4" w:space="0" w:color="auto"/>
            </w:tcBorders>
          </w:tcPr>
          <w:p w14:paraId="5A129CCA"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1715DF9B"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D2FF834"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7451B3E3" w14:textId="7EA8FA9D"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reasonCode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reasonCode</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7D6EF2DD"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reasonCode</w:t>
            </w:r>
            <w:proofErr w:type="spellEnd"/>
            <w:r w:rsidRPr="00184A3A">
              <w:rPr>
                <w:color w:val="000000"/>
                <w:sz w:val="16"/>
                <w:szCs w:val="16"/>
              </w:rPr>
              <w:t>":""}</w:t>
            </w:r>
          </w:p>
        </w:tc>
      </w:tr>
      <w:tr w:rsidR="007E4470" w:rsidRPr="00184A3A" w14:paraId="4AC335BD"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442C0B67" w14:textId="77777777" w:rsidR="007E4470" w:rsidRPr="00184A3A" w:rsidRDefault="007E4470" w:rsidP="007C4FAF">
            <w:pPr>
              <w:spacing w:after="0"/>
              <w:rPr>
                <w:color w:val="000000"/>
                <w:sz w:val="16"/>
                <w:szCs w:val="16"/>
              </w:rPr>
            </w:pPr>
            <w:r w:rsidRPr="00184A3A">
              <w:rPr>
                <w:color w:val="000000"/>
                <w:sz w:val="16"/>
                <w:szCs w:val="16"/>
              </w:rPr>
              <w:t>37</w:t>
            </w:r>
          </w:p>
        </w:tc>
        <w:tc>
          <w:tcPr>
            <w:tcW w:w="1701" w:type="dxa"/>
            <w:tcBorders>
              <w:top w:val="single" w:sz="4" w:space="0" w:color="auto"/>
              <w:left w:val="single" w:sz="4" w:space="0" w:color="auto"/>
              <w:bottom w:val="single" w:sz="4" w:space="0" w:color="auto"/>
              <w:right w:val="single" w:sz="4" w:space="0" w:color="auto"/>
            </w:tcBorders>
          </w:tcPr>
          <w:p w14:paraId="68BE3AB1" w14:textId="77777777" w:rsidR="007E4470" w:rsidRPr="00184A3A" w:rsidRDefault="007E4470" w:rsidP="007C4FAF">
            <w:pPr>
              <w:spacing w:after="0"/>
              <w:rPr>
                <w:rFonts w:cs="Arial"/>
                <w:sz w:val="16"/>
                <w:szCs w:val="16"/>
              </w:rPr>
            </w:pPr>
            <w:r w:rsidRPr="00184A3A">
              <w:rPr>
                <w:sz w:val="16"/>
                <w:szCs w:val="16"/>
              </w:rPr>
              <w:t>remarks01</w:t>
            </w:r>
          </w:p>
        </w:tc>
        <w:tc>
          <w:tcPr>
            <w:tcW w:w="2232" w:type="dxa"/>
            <w:tcBorders>
              <w:top w:val="single" w:sz="4" w:space="0" w:color="auto"/>
              <w:left w:val="single" w:sz="4" w:space="0" w:color="auto"/>
              <w:bottom w:val="single" w:sz="4" w:space="0" w:color="auto"/>
              <w:right w:val="single" w:sz="4" w:space="0" w:color="auto"/>
            </w:tcBorders>
          </w:tcPr>
          <w:p w14:paraId="64DE950E" w14:textId="77777777" w:rsidR="007E4470" w:rsidRPr="00184A3A" w:rsidRDefault="007E4470" w:rsidP="007C4FAF">
            <w:pPr>
              <w:spacing w:after="0"/>
              <w:ind w:left="-11"/>
              <w:rPr>
                <w:rFonts w:cs="Arial"/>
                <w:sz w:val="16"/>
                <w:szCs w:val="16"/>
              </w:rPr>
            </w:pPr>
            <w:r w:rsidRPr="00184A3A">
              <w:rPr>
                <w:rFonts w:cs="Arial"/>
                <w:color w:val="000000"/>
                <w:sz w:val="16"/>
                <w:szCs w:val="16"/>
              </w:rPr>
              <w:t>Remark 1</w:t>
            </w:r>
          </w:p>
        </w:tc>
        <w:tc>
          <w:tcPr>
            <w:tcW w:w="1080" w:type="dxa"/>
            <w:tcBorders>
              <w:top w:val="single" w:sz="4" w:space="0" w:color="auto"/>
              <w:left w:val="single" w:sz="4" w:space="0" w:color="auto"/>
              <w:bottom w:val="single" w:sz="4" w:space="0" w:color="auto"/>
              <w:right w:val="single" w:sz="4" w:space="0" w:color="auto"/>
            </w:tcBorders>
          </w:tcPr>
          <w:p w14:paraId="4A09247C"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5BC98030"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C4794CA"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4124040A" w14:textId="1EA8B3A1" w:rsidR="007E4470" w:rsidRPr="00184A3A" w:rsidRDefault="007E4470" w:rsidP="007C4FAF">
            <w:pPr>
              <w:spacing w:after="0"/>
              <w:rPr>
                <w:color w:val="000000"/>
                <w:sz w:val="16"/>
                <w:szCs w:val="16"/>
              </w:rPr>
            </w:pPr>
            <w:r w:rsidRPr="00184A3A">
              <w:rPr>
                <w:color w:val="000000"/>
                <w:sz w:val="16"/>
                <w:szCs w:val="16"/>
              </w:rPr>
              <w:t xml:space="preserve">&lt;remarks01&gt;   </w:t>
            </w:r>
            <w:r w:rsidRPr="00184A3A">
              <w:rPr>
                <w:color w:val="000000"/>
                <w:sz w:val="16"/>
                <w:szCs w:val="16"/>
              </w:rPr>
              <w:br/>
            </w:r>
            <w:r w:rsidR="001D733F" w:rsidRPr="00184A3A">
              <w:rPr>
                <w:color w:val="000000"/>
                <w:sz w:val="16"/>
                <w:szCs w:val="16"/>
              </w:rPr>
              <w:t>&lt;/</w:t>
            </w:r>
            <w:r w:rsidRPr="00184A3A">
              <w:rPr>
                <w:color w:val="000000"/>
                <w:sz w:val="16"/>
                <w:szCs w:val="16"/>
              </w:rPr>
              <w:t>remarks01&gt;</w:t>
            </w:r>
          </w:p>
        </w:tc>
        <w:tc>
          <w:tcPr>
            <w:tcW w:w="2857" w:type="dxa"/>
            <w:tcBorders>
              <w:top w:val="single" w:sz="4" w:space="0" w:color="auto"/>
              <w:left w:val="single" w:sz="4" w:space="0" w:color="auto"/>
              <w:bottom w:val="single" w:sz="4" w:space="0" w:color="auto"/>
              <w:right w:val="single" w:sz="4" w:space="0" w:color="auto"/>
            </w:tcBorders>
          </w:tcPr>
          <w:p w14:paraId="1DBBDABD" w14:textId="77777777" w:rsidR="007E4470" w:rsidRPr="00184A3A" w:rsidRDefault="007E4470" w:rsidP="007C4FAF">
            <w:pPr>
              <w:spacing w:after="0"/>
              <w:rPr>
                <w:color w:val="000000"/>
                <w:sz w:val="16"/>
                <w:szCs w:val="16"/>
              </w:rPr>
            </w:pPr>
            <w:r w:rsidRPr="00184A3A">
              <w:rPr>
                <w:color w:val="000000"/>
                <w:sz w:val="16"/>
                <w:szCs w:val="16"/>
              </w:rPr>
              <w:t>{"remarks01":""}</w:t>
            </w:r>
          </w:p>
        </w:tc>
      </w:tr>
      <w:tr w:rsidR="007E4470" w:rsidRPr="00184A3A" w14:paraId="5A536071"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3DF16C87" w14:textId="77777777" w:rsidR="007E4470" w:rsidRPr="00184A3A" w:rsidRDefault="007E4470" w:rsidP="007C4FAF">
            <w:pPr>
              <w:spacing w:after="0"/>
              <w:rPr>
                <w:color w:val="000000"/>
                <w:sz w:val="16"/>
                <w:szCs w:val="16"/>
              </w:rPr>
            </w:pPr>
            <w:r w:rsidRPr="00184A3A">
              <w:rPr>
                <w:color w:val="000000"/>
                <w:sz w:val="16"/>
                <w:szCs w:val="16"/>
              </w:rPr>
              <w:t>38</w:t>
            </w:r>
          </w:p>
        </w:tc>
        <w:tc>
          <w:tcPr>
            <w:tcW w:w="1701" w:type="dxa"/>
            <w:tcBorders>
              <w:top w:val="single" w:sz="4" w:space="0" w:color="auto"/>
              <w:left w:val="single" w:sz="4" w:space="0" w:color="auto"/>
              <w:bottom w:val="single" w:sz="4" w:space="0" w:color="auto"/>
              <w:right w:val="single" w:sz="4" w:space="0" w:color="auto"/>
            </w:tcBorders>
          </w:tcPr>
          <w:p w14:paraId="71DD3ADA" w14:textId="77777777" w:rsidR="007E4470" w:rsidRPr="00184A3A" w:rsidRDefault="007E4470" w:rsidP="007C4FAF">
            <w:pPr>
              <w:spacing w:after="0"/>
              <w:rPr>
                <w:rFonts w:cs="Arial"/>
                <w:sz w:val="16"/>
                <w:szCs w:val="16"/>
              </w:rPr>
            </w:pPr>
            <w:r w:rsidRPr="00184A3A">
              <w:rPr>
                <w:sz w:val="16"/>
                <w:szCs w:val="16"/>
              </w:rPr>
              <w:t>remarks02</w:t>
            </w:r>
          </w:p>
        </w:tc>
        <w:tc>
          <w:tcPr>
            <w:tcW w:w="2232" w:type="dxa"/>
            <w:tcBorders>
              <w:top w:val="single" w:sz="4" w:space="0" w:color="auto"/>
              <w:left w:val="single" w:sz="4" w:space="0" w:color="auto"/>
              <w:bottom w:val="single" w:sz="4" w:space="0" w:color="auto"/>
              <w:right w:val="single" w:sz="4" w:space="0" w:color="auto"/>
            </w:tcBorders>
          </w:tcPr>
          <w:p w14:paraId="4F27A5CB" w14:textId="77777777" w:rsidR="007E4470" w:rsidRPr="00184A3A" w:rsidRDefault="007E4470" w:rsidP="007C4FAF">
            <w:pPr>
              <w:spacing w:after="0"/>
              <w:ind w:left="-11"/>
              <w:rPr>
                <w:rFonts w:cs="Arial"/>
                <w:sz w:val="16"/>
                <w:szCs w:val="16"/>
              </w:rPr>
            </w:pPr>
            <w:r w:rsidRPr="00184A3A">
              <w:rPr>
                <w:rFonts w:cs="Arial"/>
                <w:color w:val="000000"/>
                <w:sz w:val="16"/>
                <w:szCs w:val="16"/>
              </w:rPr>
              <w:t>Remark 2</w:t>
            </w:r>
          </w:p>
        </w:tc>
        <w:tc>
          <w:tcPr>
            <w:tcW w:w="1080" w:type="dxa"/>
            <w:tcBorders>
              <w:top w:val="single" w:sz="4" w:space="0" w:color="auto"/>
              <w:left w:val="single" w:sz="4" w:space="0" w:color="auto"/>
              <w:bottom w:val="single" w:sz="4" w:space="0" w:color="auto"/>
              <w:right w:val="single" w:sz="4" w:space="0" w:color="auto"/>
            </w:tcBorders>
          </w:tcPr>
          <w:p w14:paraId="3F104C77"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6F524466"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216EEB9"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04D0F7D1" w14:textId="1F4B702F" w:rsidR="007E4470" w:rsidRPr="00184A3A" w:rsidRDefault="007E4470" w:rsidP="007C4FAF">
            <w:pPr>
              <w:spacing w:after="0"/>
              <w:rPr>
                <w:color w:val="000000"/>
                <w:sz w:val="16"/>
                <w:szCs w:val="16"/>
              </w:rPr>
            </w:pPr>
            <w:r w:rsidRPr="00184A3A">
              <w:rPr>
                <w:color w:val="000000"/>
                <w:sz w:val="16"/>
                <w:szCs w:val="16"/>
              </w:rPr>
              <w:t xml:space="preserve">&lt;remarks02&gt;   </w:t>
            </w:r>
            <w:r w:rsidRPr="00184A3A">
              <w:rPr>
                <w:color w:val="000000"/>
                <w:sz w:val="16"/>
                <w:szCs w:val="16"/>
              </w:rPr>
              <w:br/>
            </w:r>
            <w:r w:rsidR="001D733F" w:rsidRPr="00184A3A">
              <w:rPr>
                <w:color w:val="000000"/>
                <w:sz w:val="16"/>
                <w:szCs w:val="16"/>
              </w:rPr>
              <w:t>&lt;/</w:t>
            </w:r>
            <w:r w:rsidRPr="00184A3A">
              <w:rPr>
                <w:color w:val="000000"/>
                <w:sz w:val="16"/>
                <w:szCs w:val="16"/>
              </w:rPr>
              <w:t>remarks02&gt;</w:t>
            </w:r>
          </w:p>
        </w:tc>
        <w:tc>
          <w:tcPr>
            <w:tcW w:w="2857" w:type="dxa"/>
            <w:tcBorders>
              <w:top w:val="single" w:sz="4" w:space="0" w:color="auto"/>
              <w:left w:val="single" w:sz="4" w:space="0" w:color="auto"/>
              <w:bottom w:val="single" w:sz="4" w:space="0" w:color="auto"/>
              <w:right w:val="single" w:sz="4" w:space="0" w:color="auto"/>
            </w:tcBorders>
          </w:tcPr>
          <w:p w14:paraId="5FBFC0C6" w14:textId="77777777" w:rsidR="007E4470" w:rsidRPr="00184A3A" w:rsidRDefault="007E4470" w:rsidP="007C4FAF">
            <w:pPr>
              <w:spacing w:after="0"/>
              <w:rPr>
                <w:color w:val="000000"/>
                <w:sz w:val="16"/>
                <w:szCs w:val="16"/>
              </w:rPr>
            </w:pPr>
            <w:r w:rsidRPr="00184A3A">
              <w:rPr>
                <w:color w:val="000000"/>
                <w:sz w:val="16"/>
                <w:szCs w:val="16"/>
              </w:rPr>
              <w:t>{"remarks02":""}</w:t>
            </w:r>
          </w:p>
        </w:tc>
      </w:tr>
      <w:tr w:rsidR="007E4470" w:rsidRPr="00184A3A" w14:paraId="4EB48E7B"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4BA7BA33" w14:textId="77777777" w:rsidR="007E4470" w:rsidRPr="00184A3A" w:rsidRDefault="007E4470" w:rsidP="007C4FAF">
            <w:pPr>
              <w:spacing w:after="0"/>
              <w:rPr>
                <w:color w:val="000000"/>
                <w:sz w:val="16"/>
                <w:szCs w:val="16"/>
              </w:rPr>
            </w:pPr>
            <w:r w:rsidRPr="00184A3A">
              <w:rPr>
                <w:color w:val="000000"/>
                <w:sz w:val="16"/>
                <w:szCs w:val="16"/>
              </w:rPr>
              <w:t>39</w:t>
            </w:r>
          </w:p>
        </w:tc>
        <w:tc>
          <w:tcPr>
            <w:tcW w:w="1701" w:type="dxa"/>
            <w:tcBorders>
              <w:top w:val="single" w:sz="4" w:space="0" w:color="auto"/>
              <w:left w:val="single" w:sz="4" w:space="0" w:color="auto"/>
              <w:bottom w:val="single" w:sz="4" w:space="0" w:color="auto"/>
              <w:right w:val="single" w:sz="4" w:space="0" w:color="auto"/>
            </w:tcBorders>
          </w:tcPr>
          <w:p w14:paraId="7C9F069F" w14:textId="77777777" w:rsidR="007E4470" w:rsidRPr="00184A3A" w:rsidRDefault="007E4470" w:rsidP="007C4FAF">
            <w:pPr>
              <w:spacing w:after="0"/>
              <w:rPr>
                <w:rFonts w:cs="Arial"/>
                <w:sz w:val="16"/>
                <w:szCs w:val="16"/>
              </w:rPr>
            </w:pPr>
            <w:r w:rsidRPr="00184A3A">
              <w:rPr>
                <w:sz w:val="16"/>
                <w:szCs w:val="16"/>
              </w:rPr>
              <w:t>remarks03</w:t>
            </w:r>
          </w:p>
        </w:tc>
        <w:tc>
          <w:tcPr>
            <w:tcW w:w="2232" w:type="dxa"/>
            <w:tcBorders>
              <w:top w:val="single" w:sz="4" w:space="0" w:color="auto"/>
              <w:left w:val="single" w:sz="4" w:space="0" w:color="auto"/>
              <w:bottom w:val="single" w:sz="4" w:space="0" w:color="auto"/>
              <w:right w:val="single" w:sz="4" w:space="0" w:color="auto"/>
            </w:tcBorders>
          </w:tcPr>
          <w:p w14:paraId="7BCE08A1" w14:textId="77777777" w:rsidR="007E4470" w:rsidRPr="00184A3A" w:rsidRDefault="007E4470" w:rsidP="007C4FAF">
            <w:pPr>
              <w:spacing w:after="0"/>
              <w:ind w:left="-11"/>
              <w:rPr>
                <w:rFonts w:cs="Arial"/>
                <w:sz w:val="16"/>
                <w:szCs w:val="16"/>
              </w:rPr>
            </w:pPr>
            <w:r w:rsidRPr="00184A3A">
              <w:rPr>
                <w:rFonts w:cs="Arial"/>
                <w:color w:val="000000"/>
                <w:sz w:val="16"/>
                <w:szCs w:val="16"/>
              </w:rPr>
              <w:t>Remark 3</w:t>
            </w:r>
          </w:p>
        </w:tc>
        <w:tc>
          <w:tcPr>
            <w:tcW w:w="1080" w:type="dxa"/>
            <w:tcBorders>
              <w:top w:val="single" w:sz="4" w:space="0" w:color="auto"/>
              <w:left w:val="single" w:sz="4" w:space="0" w:color="auto"/>
              <w:bottom w:val="single" w:sz="4" w:space="0" w:color="auto"/>
              <w:right w:val="single" w:sz="4" w:space="0" w:color="auto"/>
            </w:tcBorders>
          </w:tcPr>
          <w:p w14:paraId="2A2E06E5"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42CB4327"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ADBFF58"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34DF9415" w14:textId="341C4102" w:rsidR="007E4470" w:rsidRPr="00184A3A" w:rsidRDefault="007E4470" w:rsidP="007C4FAF">
            <w:pPr>
              <w:spacing w:after="0"/>
              <w:rPr>
                <w:color w:val="000000"/>
                <w:sz w:val="16"/>
                <w:szCs w:val="16"/>
              </w:rPr>
            </w:pPr>
            <w:r w:rsidRPr="00184A3A">
              <w:rPr>
                <w:color w:val="000000"/>
                <w:sz w:val="16"/>
                <w:szCs w:val="16"/>
              </w:rPr>
              <w:t xml:space="preserve">&lt;remarks03&gt;   </w:t>
            </w:r>
            <w:r w:rsidRPr="00184A3A">
              <w:rPr>
                <w:color w:val="000000"/>
                <w:sz w:val="16"/>
                <w:szCs w:val="16"/>
              </w:rPr>
              <w:br/>
            </w:r>
            <w:r w:rsidR="001D733F" w:rsidRPr="00184A3A">
              <w:rPr>
                <w:color w:val="000000"/>
                <w:sz w:val="16"/>
                <w:szCs w:val="16"/>
              </w:rPr>
              <w:t>&lt;/</w:t>
            </w:r>
            <w:r w:rsidRPr="00184A3A">
              <w:rPr>
                <w:color w:val="000000"/>
                <w:sz w:val="16"/>
                <w:szCs w:val="16"/>
              </w:rPr>
              <w:t>remarks03&gt;</w:t>
            </w:r>
          </w:p>
        </w:tc>
        <w:tc>
          <w:tcPr>
            <w:tcW w:w="2857" w:type="dxa"/>
            <w:tcBorders>
              <w:top w:val="single" w:sz="4" w:space="0" w:color="auto"/>
              <w:left w:val="single" w:sz="4" w:space="0" w:color="auto"/>
              <w:bottom w:val="single" w:sz="4" w:space="0" w:color="auto"/>
              <w:right w:val="single" w:sz="4" w:space="0" w:color="auto"/>
            </w:tcBorders>
          </w:tcPr>
          <w:p w14:paraId="0040BD8E" w14:textId="77777777" w:rsidR="007E4470" w:rsidRPr="00184A3A" w:rsidRDefault="007E4470" w:rsidP="007C4FAF">
            <w:pPr>
              <w:spacing w:after="0"/>
              <w:rPr>
                <w:color w:val="000000"/>
                <w:sz w:val="16"/>
                <w:szCs w:val="16"/>
              </w:rPr>
            </w:pPr>
            <w:r w:rsidRPr="00184A3A">
              <w:rPr>
                <w:color w:val="000000"/>
                <w:sz w:val="16"/>
                <w:szCs w:val="16"/>
              </w:rPr>
              <w:t>{"remarks03":""}</w:t>
            </w:r>
          </w:p>
        </w:tc>
      </w:tr>
      <w:tr w:rsidR="007E4470" w:rsidRPr="00184A3A" w14:paraId="75FC58F5"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7FCAF0BA" w14:textId="77777777" w:rsidR="007E4470" w:rsidRPr="00184A3A" w:rsidRDefault="007E4470" w:rsidP="007C4FAF">
            <w:pPr>
              <w:spacing w:after="0"/>
              <w:rPr>
                <w:color w:val="000000"/>
                <w:sz w:val="16"/>
                <w:szCs w:val="16"/>
              </w:rPr>
            </w:pPr>
            <w:r w:rsidRPr="00184A3A">
              <w:rPr>
                <w:color w:val="000000"/>
                <w:sz w:val="16"/>
                <w:szCs w:val="16"/>
              </w:rPr>
              <w:t>40</w:t>
            </w:r>
          </w:p>
        </w:tc>
        <w:tc>
          <w:tcPr>
            <w:tcW w:w="1701" w:type="dxa"/>
            <w:tcBorders>
              <w:top w:val="single" w:sz="4" w:space="0" w:color="auto"/>
              <w:left w:val="single" w:sz="4" w:space="0" w:color="auto"/>
              <w:bottom w:val="single" w:sz="4" w:space="0" w:color="auto"/>
              <w:right w:val="single" w:sz="4" w:space="0" w:color="auto"/>
            </w:tcBorders>
          </w:tcPr>
          <w:p w14:paraId="27821B50" w14:textId="77777777" w:rsidR="007E4470" w:rsidRPr="00184A3A" w:rsidRDefault="007E4470" w:rsidP="007C4FAF">
            <w:pPr>
              <w:spacing w:after="0"/>
              <w:rPr>
                <w:rFonts w:cs="Arial"/>
                <w:sz w:val="16"/>
                <w:szCs w:val="16"/>
              </w:rPr>
            </w:pPr>
            <w:proofErr w:type="spellStart"/>
            <w:r w:rsidRPr="00184A3A">
              <w:rPr>
                <w:sz w:val="16"/>
                <w:szCs w:val="16"/>
              </w:rPr>
              <w:t>dataSource</w:t>
            </w:r>
            <w:proofErr w:type="spellEnd"/>
          </w:p>
        </w:tc>
        <w:tc>
          <w:tcPr>
            <w:tcW w:w="2232" w:type="dxa"/>
            <w:tcBorders>
              <w:top w:val="single" w:sz="4" w:space="0" w:color="auto"/>
              <w:left w:val="single" w:sz="4" w:space="0" w:color="auto"/>
              <w:bottom w:val="single" w:sz="4" w:space="0" w:color="auto"/>
              <w:right w:val="single" w:sz="4" w:space="0" w:color="auto"/>
            </w:tcBorders>
          </w:tcPr>
          <w:p w14:paraId="455E9CC3" w14:textId="77777777" w:rsidR="007E4470" w:rsidRPr="00184A3A" w:rsidRDefault="007E4470" w:rsidP="007C4FAF">
            <w:pPr>
              <w:spacing w:after="0"/>
              <w:ind w:left="-11"/>
              <w:rPr>
                <w:rFonts w:cs="Arial"/>
                <w:sz w:val="16"/>
                <w:szCs w:val="16"/>
              </w:rPr>
            </w:pPr>
            <w:r w:rsidRPr="00184A3A">
              <w:rPr>
                <w:rFonts w:cs="Arial"/>
                <w:color w:val="000000"/>
                <w:sz w:val="16"/>
                <w:szCs w:val="16"/>
              </w:rPr>
              <w:t>Data Source of the sales (e.g. “OM” for Order Management; “Lunch” for Lunch Box system)</w:t>
            </w:r>
          </w:p>
        </w:tc>
        <w:tc>
          <w:tcPr>
            <w:tcW w:w="1080" w:type="dxa"/>
            <w:tcBorders>
              <w:top w:val="single" w:sz="4" w:space="0" w:color="auto"/>
              <w:left w:val="single" w:sz="4" w:space="0" w:color="auto"/>
              <w:bottom w:val="single" w:sz="4" w:space="0" w:color="auto"/>
              <w:right w:val="single" w:sz="4" w:space="0" w:color="auto"/>
            </w:tcBorders>
          </w:tcPr>
          <w:p w14:paraId="59B0B05E"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A6AE395"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1A9B860"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07130E46" w14:textId="247AA8BA"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dataSource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dataSource</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01174D47"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dataSource</w:t>
            </w:r>
            <w:proofErr w:type="spellEnd"/>
            <w:r w:rsidRPr="00184A3A">
              <w:rPr>
                <w:color w:val="000000"/>
                <w:sz w:val="16"/>
                <w:szCs w:val="16"/>
              </w:rPr>
              <w:t>":""}</w:t>
            </w:r>
          </w:p>
        </w:tc>
      </w:tr>
      <w:tr w:rsidR="007E4470" w:rsidRPr="00184A3A" w14:paraId="4ECBCF23"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6CEDA9BC" w14:textId="77777777" w:rsidR="007E4470" w:rsidRPr="00184A3A" w:rsidRDefault="007E4470" w:rsidP="007C4FAF">
            <w:pPr>
              <w:spacing w:after="0"/>
              <w:rPr>
                <w:color w:val="000000"/>
                <w:sz w:val="16"/>
                <w:szCs w:val="16"/>
              </w:rPr>
            </w:pPr>
            <w:r w:rsidRPr="00184A3A">
              <w:rPr>
                <w:color w:val="000000"/>
                <w:sz w:val="16"/>
                <w:szCs w:val="16"/>
              </w:rPr>
              <w:t>41</w:t>
            </w:r>
          </w:p>
        </w:tc>
        <w:tc>
          <w:tcPr>
            <w:tcW w:w="1701" w:type="dxa"/>
            <w:tcBorders>
              <w:top w:val="single" w:sz="4" w:space="0" w:color="auto"/>
              <w:left w:val="single" w:sz="4" w:space="0" w:color="auto"/>
              <w:bottom w:val="single" w:sz="4" w:space="0" w:color="auto"/>
              <w:right w:val="single" w:sz="4" w:space="0" w:color="auto"/>
            </w:tcBorders>
          </w:tcPr>
          <w:p w14:paraId="74958AE7" w14:textId="77777777" w:rsidR="007E4470" w:rsidRPr="00184A3A" w:rsidRDefault="007E4470" w:rsidP="007C4FAF">
            <w:pPr>
              <w:spacing w:after="0"/>
              <w:rPr>
                <w:rFonts w:cs="Arial"/>
                <w:sz w:val="16"/>
                <w:szCs w:val="16"/>
              </w:rPr>
            </w:pPr>
            <w:proofErr w:type="spellStart"/>
            <w:r w:rsidRPr="00184A3A">
              <w:rPr>
                <w:sz w:val="16"/>
                <w:szCs w:val="16"/>
              </w:rPr>
              <w:t>lastUpdateUser</w:t>
            </w:r>
            <w:proofErr w:type="spellEnd"/>
          </w:p>
        </w:tc>
        <w:tc>
          <w:tcPr>
            <w:tcW w:w="2232" w:type="dxa"/>
            <w:tcBorders>
              <w:top w:val="single" w:sz="4" w:space="0" w:color="auto"/>
              <w:left w:val="single" w:sz="4" w:space="0" w:color="auto"/>
              <w:bottom w:val="single" w:sz="4" w:space="0" w:color="auto"/>
              <w:right w:val="single" w:sz="4" w:space="0" w:color="auto"/>
            </w:tcBorders>
          </w:tcPr>
          <w:p w14:paraId="27FEB8A1" w14:textId="77777777" w:rsidR="007E4470" w:rsidRPr="00184A3A" w:rsidRDefault="007E4470" w:rsidP="007C4FAF">
            <w:pPr>
              <w:spacing w:after="0"/>
              <w:ind w:left="-11"/>
              <w:rPr>
                <w:rFonts w:cs="Arial"/>
                <w:sz w:val="16"/>
                <w:szCs w:val="16"/>
              </w:rPr>
            </w:pPr>
            <w:r w:rsidRPr="00184A3A">
              <w:rPr>
                <w:rFonts w:cs="Arial"/>
                <w:color w:val="000000"/>
                <w:sz w:val="16"/>
                <w:szCs w:val="16"/>
              </w:rPr>
              <w:t>Last update by (user id by which the convert process or adjustment is done)</w:t>
            </w:r>
          </w:p>
        </w:tc>
        <w:tc>
          <w:tcPr>
            <w:tcW w:w="1080" w:type="dxa"/>
            <w:tcBorders>
              <w:top w:val="single" w:sz="4" w:space="0" w:color="auto"/>
              <w:left w:val="single" w:sz="4" w:space="0" w:color="auto"/>
              <w:bottom w:val="single" w:sz="4" w:space="0" w:color="auto"/>
              <w:right w:val="single" w:sz="4" w:space="0" w:color="auto"/>
            </w:tcBorders>
          </w:tcPr>
          <w:p w14:paraId="71FDC3F0"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F52CB05"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64349F9"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E79900D" w14:textId="0924CAD6"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lastUpdateUser</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lastUpdateUser</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08981E37"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lastUpdateUser</w:t>
            </w:r>
            <w:proofErr w:type="spellEnd"/>
            <w:r w:rsidRPr="00184A3A">
              <w:rPr>
                <w:color w:val="000000"/>
                <w:sz w:val="16"/>
                <w:szCs w:val="16"/>
              </w:rPr>
              <w:t>":""}</w:t>
            </w:r>
          </w:p>
        </w:tc>
      </w:tr>
      <w:tr w:rsidR="007E4470" w:rsidRPr="00184A3A" w14:paraId="0036D859"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7BD66387" w14:textId="77777777" w:rsidR="007E4470" w:rsidRPr="00184A3A" w:rsidRDefault="007E4470" w:rsidP="007C4FAF">
            <w:pPr>
              <w:spacing w:after="0"/>
              <w:rPr>
                <w:color w:val="000000"/>
                <w:sz w:val="16"/>
                <w:szCs w:val="16"/>
              </w:rPr>
            </w:pPr>
            <w:r w:rsidRPr="00184A3A">
              <w:rPr>
                <w:color w:val="000000"/>
                <w:sz w:val="16"/>
                <w:szCs w:val="16"/>
              </w:rPr>
              <w:t>42</w:t>
            </w:r>
          </w:p>
        </w:tc>
        <w:tc>
          <w:tcPr>
            <w:tcW w:w="1701" w:type="dxa"/>
            <w:tcBorders>
              <w:top w:val="single" w:sz="4" w:space="0" w:color="auto"/>
              <w:left w:val="single" w:sz="4" w:space="0" w:color="auto"/>
              <w:bottom w:val="single" w:sz="4" w:space="0" w:color="auto"/>
              <w:right w:val="single" w:sz="4" w:space="0" w:color="auto"/>
            </w:tcBorders>
          </w:tcPr>
          <w:p w14:paraId="6AB52EDF" w14:textId="77777777" w:rsidR="007E4470" w:rsidRPr="00184A3A" w:rsidRDefault="007E4470" w:rsidP="007C4FAF">
            <w:pPr>
              <w:spacing w:after="0"/>
              <w:rPr>
                <w:rFonts w:cs="Arial"/>
                <w:sz w:val="16"/>
                <w:szCs w:val="16"/>
              </w:rPr>
            </w:pPr>
            <w:proofErr w:type="spellStart"/>
            <w:r w:rsidRPr="00184A3A">
              <w:rPr>
                <w:sz w:val="16"/>
                <w:szCs w:val="16"/>
              </w:rPr>
              <w:t>lastUpdateTime</w:t>
            </w:r>
            <w:proofErr w:type="spellEnd"/>
          </w:p>
        </w:tc>
        <w:tc>
          <w:tcPr>
            <w:tcW w:w="2232" w:type="dxa"/>
            <w:tcBorders>
              <w:top w:val="single" w:sz="4" w:space="0" w:color="auto"/>
              <w:left w:val="single" w:sz="4" w:space="0" w:color="auto"/>
              <w:bottom w:val="single" w:sz="4" w:space="0" w:color="auto"/>
              <w:right w:val="single" w:sz="4" w:space="0" w:color="auto"/>
            </w:tcBorders>
          </w:tcPr>
          <w:p w14:paraId="43D41287" w14:textId="77777777" w:rsidR="007E4470" w:rsidRPr="00184A3A" w:rsidRDefault="007E4470" w:rsidP="007C4FAF">
            <w:pPr>
              <w:spacing w:after="0"/>
              <w:ind w:left="-11"/>
              <w:rPr>
                <w:rFonts w:cs="Arial"/>
                <w:sz w:val="16"/>
                <w:szCs w:val="16"/>
              </w:rPr>
            </w:pPr>
            <w:r w:rsidRPr="00184A3A">
              <w:rPr>
                <w:rFonts w:cs="Arial"/>
                <w:color w:val="000000"/>
                <w:sz w:val="16"/>
                <w:szCs w:val="16"/>
              </w:rPr>
              <w:t>Last update date time</w:t>
            </w:r>
          </w:p>
        </w:tc>
        <w:tc>
          <w:tcPr>
            <w:tcW w:w="1080" w:type="dxa"/>
            <w:tcBorders>
              <w:top w:val="single" w:sz="4" w:space="0" w:color="auto"/>
              <w:left w:val="single" w:sz="4" w:space="0" w:color="auto"/>
              <w:bottom w:val="single" w:sz="4" w:space="0" w:color="auto"/>
              <w:right w:val="single" w:sz="4" w:space="0" w:color="auto"/>
            </w:tcBorders>
          </w:tcPr>
          <w:p w14:paraId="39D7A600"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108297D" w14:textId="77777777" w:rsidR="007E4470" w:rsidRPr="00184A3A" w:rsidRDefault="007E4470" w:rsidP="007C4FAF">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512C71EE"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311BA947" w14:textId="2D89F648"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lastUpdateTime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lastUpdateTime</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0D39DF43"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lastUpdateTime</w:t>
            </w:r>
            <w:proofErr w:type="spellEnd"/>
            <w:r w:rsidRPr="00184A3A">
              <w:rPr>
                <w:color w:val="000000"/>
                <w:sz w:val="16"/>
                <w:szCs w:val="16"/>
              </w:rPr>
              <w:t>":""}</w:t>
            </w:r>
          </w:p>
        </w:tc>
      </w:tr>
      <w:tr w:rsidR="007E4470" w:rsidRPr="00184A3A" w14:paraId="053A7DAA"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53167AFD" w14:textId="77777777" w:rsidR="007E4470" w:rsidRPr="00184A3A" w:rsidRDefault="007E4470" w:rsidP="007C4FAF">
            <w:pPr>
              <w:spacing w:after="0"/>
              <w:rPr>
                <w:color w:val="000000"/>
                <w:sz w:val="16"/>
                <w:szCs w:val="16"/>
              </w:rPr>
            </w:pPr>
            <w:r w:rsidRPr="00184A3A">
              <w:rPr>
                <w:color w:val="000000"/>
                <w:sz w:val="16"/>
                <w:szCs w:val="16"/>
              </w:rPr>
              <w:t>43</w:t>
            </w:r>
          </w:p>
        </w:tc>
        <w:tc>
          <w:tcPr>
            <w:tcW w:w="1701" w:type="dxa"/>
            <w:tcBorders>
              <w:top w:val="single" w:sz="4" w:space="0" w:color="auto"/>
              <w:left w:val="single" w:sz="4" w:space="0" w:color="auto"/>
              <w:bottom w:val="single" w:sz="4" w:space="0" w:color="auto"/>
              <w:right w:val="single" w:sz="4" w:space="0" w:color="auto"/>
            </w:tcBorders>
          </w:tcPr>
          <w:p w14:paraId="20791FA5" w14:textId="77777777" w:rsidR="007E4470" w:rsidRPr="00184A3A" w:rsidRDefault="007E4470" w:rsidP="007C4FAF">
            <w:pPr>
              <w:spacing w:after="0"/>
              <w:rPr>
                <w:rFonts w:cs="Arial"/>
                <w:sz w:val="16"/>
                <w:szCs w:val="16"/>
              </w:rPr>
            </w:pPr>
            <w:proofErr w:type="spellStart"/>
            <w:r w:rsidRPr="00184A3A">
              <w:rPr>
                <w:sz w:val="16"/>
                <w:szCs w:val="16"/>
              </w:rPr>
              <w:t>workstationName</w:t>
            </w:r>
            <w:proofErr w:type="spellEnd"/>
          </w:p>
        </w:tc>
        <w:tc>
          <w:tcPr>
            <w:tcW w:w="2232" w:type="dxa"/>
            <w:tcBorders>
              <w:top w:val="single" w:sz="4" w:space="0" w:color="auto"/>
              <w:left w:val="single" w:sz="4" w:space="0" w:color="auto"/>
              <w:bottom w:val="single" w:sz="4" w:space="0" w:color="auto"/>
              <w:right w:val="single" w:sz="4" w:space="0" w:color="auto"/>
            </w:tcBorders>
          </w:tcPr>
          <w:p w14:paraId="61BFB5BC" w14:textId="77777777" w:rsidR="007E4470" w:rsidRPr="00184A3A" w:rsidRDefault="007E4470" w:rsidP="007C4FAF">
            <w:pPr>
              <w:spacing w:after="0"/>
              <w:ind w:left="-11"/>
              <w:rPr>
                <w:rFonts w:cs="Arial"/>
                <w:sz w:val="16"/>
                <w:szCs w:val="16"/>
              </w:rPr>
            </w:pPr>
            <w:r w:rsidRPr="00184A3A">
              <w:rPr>
                <w:rFonts w:cs="Arial"/>
                <w:color w:val="000000"/>
                <w:sz w:val="16"/>
                <w:szCs w:val="16"/>
              </w:rPr>
              <w:t>Server at which the convert process take place</w:t>
            </w:r>
          </w:p>
        </w:tc>
        <w:tc>
          <w:tcPr>
            <w:tcW w:w="1080" w:type="dxa"/>
            <w:tcBorders>
              <w:top w:val="single" w:sz="4" w:space="0" w:color="auto"/>
              <w:left w:val="single" w:sz="4" w:space="0" w:color="auto"/>
              <w:bottom w:val="single" w:sz="4" w:space="0" w:color="auto"/>
              <w:right w:val="single" w:sz="4" w:space="0" w:color="auto"/>
            </w:tcBorders>
          </w:tcPr>
          <w:p w14:paraId="12ABE15D"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6F16E1F"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71A8416"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F4A1E41" w14:textId="1B55C087"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workstationName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workstationName</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49776A6C"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workstationName</w:t>
            </w:r>
            <w:proofErr w:type="spellEnd"/>
            <w:r w:rsidRPr="00184A3A">
              <w:rPr>
                <w:color w:val="000000"/>
                <w:sz w:val="16"/>
                <w:szCs w:val="16"/>
              </w:rPr>
              <w:t>":""}</w:t>
            </w:r>
          </w:p>
        </w:tc>
      </w:tr>
      <w:tr w:rsidR="007E4470" w:rsidRPr="00184A3A" w14:paraId="4B355FC9"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2FF3A0BA" w14:textId="77777777" w:rsidR="007E4470" w:rsidRPr="00184A3A" w:rsidRDefault="007E4470" w:rsidP="007C4FAF">
            <w:pPr>
              <w:spacing w:after="0"/>
              <w:rPr>
                <w:color w:val="000000"/>
                <w:sz w:val="16"/>
                <w:szCs w:val="16"/>
              </w:rPr>
            </w:pPr>
            <w:r w:rsidRPr="00184A3A">
              <w:rPr>
                <w:color w:val="000000"/>
                <w:sz w:val="16"/>
                <w:szCs w:val="16"/>
              </w:rPr>
              <w:t>44</w:t>
            </w:r>
          </w:p>
        </w:tc>
        <w:tc>
          <w:tcPr>
            <w:tcW w:w="1701" w:type="dxa"/>
            <w:tcBorders>
              <w:top w:val="single" w:sz="4" w:space="0" w:color="auto"/>
              <w:left w:val="single" w:sz="4" w:space="0" w:color="auto"/>
              <w:bottom w:val="single" w:sz="4" w:space="0" w:color="auto"/>
              <w:right w:val="single" w:sz="4" w:space="0" w:color="auto"/>
            </w:tcBorders>
          </w:tcPr>
          <w:p w14:paraId="3069BB5D" w14:textId="77777777" w:rsidR="007E4470" w:rsidRPr="00184A3A" w:rsidRDefault="007E4470" w:rsidP="007C4FAF">
            <w:pPr>
              <w:spacing w:after="0"/>
              <w:rPr>
                <w:rFonts w:cs="Arial"/>
                <w:sz w:val="16"/>
                <w:szCs w:val="16"/>
              </w:rPr>
            </w:pPr>
            <w:proofErr w:type="spellStart"/>
            <w:r w:rsidRPr="00184A3A">
              <w:rPr>
                <w:sz w:val="16"/>
                <w:szCs w:val="16"/>
              </w:rPr>
              <w:t>appNmae</w:t>
            </w:r>
            <w:proofErr w:type="spellEnd"/>
          </w:p>
        </w:tc>
        <w:tc>
          <w:tcPr>
            <w:tcW w:w="2232" w:type="dxa"/>
            <w:tcBorders>
              <w:top w:val="single" w:sz="4" w:space="0" w:color="auto"/>
              <w:left w:val="single" w:sz="4" w:space="0" w:color="auto"/>
              <w:bottom w:val="single" w:sz="4" w:space="0" w:color="auto"/>
              <w:right w:val="single" w:sz="4" w:space="0" w:color="auto"/>
            </w:tcBorders>
          </w:tcPr>
          <w:p w14:paraId="6345B6AD" w14:textId="77777777" w:rsidR="007E4470" w:rsidRPr="00184A3A" w:rsidRDefault="007E4470" w:rsidP="007C4FAF">
            <w:pPr>
              <w:spacing w:after="0"/>
              <w:ind w:left="-11"/>
              <w:rPr>
                <w:rFonts w:cs="Arial"/>
                <w:sz w:val="16"/>
                <w:szCs w:val="16"/>
              </w:rPr>
            </w:pPr>
            <w:r w:rsidRPr="00184A3A">
              <w:rPr>
                <w:rFonts w:cs="Arial"/>
                <w:color w:val="000000"/>
                <w:sz w:val="16"/>
                <w:szCs w:val="16"/>
              </w:rPr>
              <w:t>Program name of convert process</w:t>
            </w:r>
          </w:p>
        </w:tc>
        <w:tc>
          <w:tcPr>
            <w:tcW w:w="1080" w:type="dxa"/>
            <w:tcBorders>
              <w:top w:val="single" w:sz="4" w:space="0" w:color="auto"/>
              <w:left w:val="single" w:sz="4" w:space="0" w:color="auto"/>
              <w:bottom w:val="single" w:sz="4" w:space="0" w:color="auto"/>
              <w:right w:val="single" w:sz="4" w:space="0" w:color="auto"/>
            </w:tcBorders>
          </w:tcPr>
          <w:p w14:paraId="047DE72A"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D19E157"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4E6B175"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713289E0" w14:textId="5E931515"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appNmae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appNmae</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3AE0554E"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appNmae</w:t>
            </w:r>
            <w:proofErr w:type="spellEnd"/>
            <w:r w:rsidRPr="00184A3A">
              <w:rPr>
                <w:color w:val="000000"/>
                <w:sz w:val="16"/>
                <w:szCs w:val="16"/>
              </w:rPr>
              <w:t>":""}</w:t>
            </w:r>
          </w:p>
        </w:tc>
      </w:tr>
      <w:tr w:rsidR="007E4470" w:rsidRPr="00184A3A" w14:paraId="57BBC599"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59A882AD" w14:textId="77777777" w:rsidR="007E4470" w:rsidRPr="00184A3A" w:rsidRDefault="007E4470" w:rsidP="007C4FAF">
            <w:pPr>
              <w:spacing w:after="0"/>
              <w:rPr>
                <w:color w:val="000000"/>
                <w:sz w:val="16"/>
                <w:szCs w:val="16"/>
              </w:rPr>
            </w:pPr>
            <w:r w:rsidRPr="00184A3A">
              <w:rPr>
                <w:color w:val="000000"/>
                <w:sz w:val="16"/>
                <w:szCs w:val="16"/>
              </w:rPr>
              <w:t>45</w:t>
            </w:r>
          </w:p>
        </w:tc>
        <w:tc>
          <w:tcPr>
            <w:tcW w:w="1701" w:type="dxa"/>
            <w:tcBorders>
              <w:top w:val="single" w:sz="4" w:space="0" w:color="auto"/>
              <w:left w:val="single" w:sz="4" w:space="0" w:color="auto"/>
              <w:bottom w:val="single" w:sz="4" w:space="0" w:color="auto"/>
              <w:right w:val="single" w:sz="4" w:space="0" w:color="auto"/>
            </w:tcBorders>
          </w:tcPr>
          <w:p w14:paraId="30AA0CD4" w14:textId="77777777" w:rsidR="007E4470" w:rsidRPr="00184A3A" w:rsidRDefault="007E4470" w:rsidP="007C4FAF">
            <w:pPr>
              <w:spacing w:after="0"/>
              <w:rPr>
                <w:rFonts w:cs="Arial"/>
                <w:sz w:val="16"/>
                <w:szCs w:val="16"/>
              </w:rPr>
            </w:pPr>
            <w:proofErr w:type="spellStart"/>
            <w:r w:rsidRPr="00184A3A">
              <w:rPr>
                <w:sz w:val="16"/>
                <w:szCs w:val="16"/>
              </w:rPr>
              <w:t>runno</w:t>
            </w:r>
            <w:proofErr w:type="spellEnd"/>
          </w:p>
        </w:tc>
        <w:tc>
          <w:tcPr>
            <w:tcW w:w="2232" w:type="dxa"/>
            <w:tcBorders>
              <w:top w:val="single" w:sz="4" w:space="0" w:color="auto"/>
              <w:left w:val="single" w:sz="4" w:space="0" w:color="auto"/>
              <w:bottom w:val="single" w:sz="4" w:space="0" w:color="auto"/>
              <w:right w:val="single" w:sz="4" w:space="0" w:color="auto"/>
            </w:tcBorders>
          </w:tcPr>
          <w:p w14:paraId="06BADCAA" w14:textId="77777777" w:rsidR="007E4470" w:rsidRPr="00184A3A" w:rsidRDefault="007E4470" w:rsidP="007C4FAF">
            <w:pPr>
              <w:spacing w:after="0"/>
              <w:ind w:left="-11"/>
              <w:rPr>
                <w:rFonts w:cs="Arial"/>
                <w:sz w:val="16"/>
                <w:szCs w:val="16"/>
              </w:rPr>
            </w:pPr>
            <w:r w:rsidRPr="00184A3A">
              <w:rPr>
                <w:rFonts w:cs="Arial"/>
                <w:color w:val="000000"/>
                <w:sz w:val="16"/>
                <w:szCs w:val="16"/>
              </w:rPr>
              <w:t>Run ID of the convert process</w:t>
            </w:r>
          </w:p>
        </w:tc>
        <w:tc>
          <w:tcPr>
            <w:tcW w:w="1080" w:type="dxa"/>
            <w:tcBorders>
              <w:top w:val="single" w:sz="4" w:space="0" w:color="auto"/>
              <w:left w:val="single" w:sz="4" w:space="0" w:color="auto"/>
              <w:bottom w:val="single" w:sz="4" w:space="0" w:color="auto"/>
              <w:right w:val="single" w:sz="4" w:space="0" w:color="auto"/>
            </w:tcBorders>
          </w:tcPr>
          <w:p w14:paraId="49B00959"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1637FE4" w14:textId="77777777" w:rsidR="007E4470" w:rsidRPr="00184A3A" w:rsidRDefault="007E4470" w:rsidP="007C4FAF">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612DF829"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3B962ECA" w14:textId="5420BD9E"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runno</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runno</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0B8DBDEC"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runno</w:t>
            </w:r>
            <w:proofErr w:type="spellEnd"/>
            <w:r w:rsidRPr="00184A3A">
              <w:rPr>
                <w:color w:val="000000"/>
                <w:sz w:val="16"/>
                <w:szCs w:val="16"/>
              </w:rPr>
              <w:t>":""}</w:t>
            </w:r>
          </w:p>
        </w:tc>
      </w:tr>
      <w:tr w:rsidR="007E4470" w:rsidRPr="00184A3A" w14:paraId="74ABB94D"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599867A1" w14:textId="77777777" w:rsidR="007E4470" w:rsidRPr="00184A3A" w:rsidRDefault="007E4470" w:rsidP="007C4FAF">
            <w:pPr>
              <w:spacing w:after="0"/>
              <w:rPr>
                <w:color w:val="000000"/>
                <w:sz w:val="16"/>
                <w:szCs w:val="16"/>
              </w:rPr>
            </w:pPr>
            <w:r w:rsidRPr="00184A3A">
              <w:rPr>
                <w:color w:val="000000"/>
                <w:sz w:val="16"/>
                <w:szCs w:val="16"/>
              </w:rPr>
              <w:t>46</w:t>
            </w:r>
          </w:p>
        </w:tc>
        <w:tc>
          <w:tcPr>
            <w:tcW w:w="1701" w:type="dxa"/>
            <w:tcBorders>
              <w:top w:val="single" w:sz="4" w:space="0" w:color="auto"/>
              <w:left w:val="single" w:sz="4" w:space="0" w:color="auto"/>
              <w:bottom w:val="single" w:sz="4" w:space="0" w:color="auto"/>
              <w:right w:val="single" w:sz="4" w:space="0" w:color="auto"/>
            </w:tcBorders>
          </w:tcPr>
          <w:p w14:paraId="46CC7EA7" w14:textId="77777777" w:rsidR="007E4470" w:rsidRPr="00184A3A" w:rsidRDefault="007E4470" w:rsidP="007C4FAF">
            <w:pPr>
              <w:spacing w:after="0"/>
              <w:rPr>
                <w:rFonts w:cs="Arial"/>
                <w:sz w:val="16"/>
                <w:szCs w:val="16"/>
              </w:rPr>
            </w:pPr>
            <w:r w:rsidRPr="00184A3A">
              <w:rPr>
                <w:sz w:val="16"/>
                <w:szCs w:val="16"/>
              </w:rPr>
              <w:t>status</w:t>
            </w:r>
          </w:p>
        </w:tc>
        <w:tc>
          <w:tcPr>
            <w:tcW w:w="2232" w:type="dxa"/>
            <w:tcBorders>
              <w:top w:val="single" w:sz="4" w:space="0" w:color="auto"/>
              <w:left w:val="single" w:sz="4" w:space="0" w:color="auto"/>
              <w:bottom w:val="single" w:sz="4" w:space="0" w:color="auto"/>
              <w:right w:val="single" w:sz="4" w:space="0" w:color="auto"/>
            </w:tcBorders>
          </w:tcPr>
          <w:p w14:paraId="2E23AD7A" w14:textId="77777777" w:rsidR="007E4470" w:rsidRPr="00184A3A" w:rsidRDefault="007E4470" w:rsidP="007C4FAF">
            <w:pPr>
              <w:spacing w:after="0"/>
              <w:ind w:left="-11"/>
              <w:rPr>
                <w:rFonts w:cs="Arial"/>
                <w:sz w:val="16"/>
                <w:szCs w:val="16"/>
              </w:rPr>
            </w:pPr>
            <w:r w:rsidRPr="00184A3A">
              <w:rPr>
                <w:rFonts w:cs="Arial"/>
                <w:color w:val="000000"/>
                <w:sz w:val="16"/>
                <w:szCs w:val="16"/>
              </w:rPr>
              <w:t>Whether or not the sales data is counted as store sales</w:t>
            </w:r>
          </w:p>
        </w:tc>
        <w:tc>
          <w:tcPr>
            <w:tcW w:w="1080" w:type="dxa"/>
            <w:tcBorders>
              <w:top w:val="single" w:sz="4" w:space="0" w:color="auto"/>
              <w:left w:val="single" w:sz="4" w:space="0" w:color="auto"/>
              <w:bottom w:val="single" w:sz="4" w:space="0" w:color="auto"/>
              <w:right w:val="single" w:sz="4" w:space="0" w:color="auto"/>
            </w:tcBorders>
          </w:tcPr>
          <w:p w14:paraId="29C2EEDF"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3652BAC7"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ED42F00"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4D1BCA26" w14:textId="1F94067B" w:rsidR="007E4470" w:rsidRPr="00184A3A" w:rsidRDefault="007E4470" w:rsidP="007C4FAF">
            <w:pPr>
              <w:spacing w:after="0"/>
              <w:rPr>
                <w:color w:val="000000"/>
                <w:sz w:val="16"/>
                <w:szCs w:val="16"/>
              </w:rPr>
            </w:pPr>
            <w:r w:rsidRPr="00184A3A">
              <w:rPr>
                <w:color w:val="000000"/>
                <w:sz w:val="16"/>
                <w:szCs w:val="16"/>
              </w:rPr>
              <w:t xml:space="preserve">&lt;status&gt;   </w:t>
            </w:r>
            <w:r w:rsidRPr="00184A3A">
              <w:rPr>
                <w:color w:val="000000"/>
                <w:sz w:val="16"/>
                <w:szCs w:val="16"/>
              </w:rPr>
              <w:br/>
            </w:r>
            <w:r w:rsidR="001D733F" w:rsidRPr="00184A3A">
              <w:rPr>
                <w:color w:val="000000"/>
                <w:sz w:val="16"/>
                <w:szCs w:val="16"/>
              </w:rPr>
              <w:t>&lt;/</w:t>
            </w:r>
            <w:r w:rsidRPr="00184A3A">
              <w:rPr>
                <w:color w:val="000000"/>
                <w:sz w:val="16"/>
                <w:szCs w:val="16"/>
              </w:rPr>
              <w:t>status&gt;</w:t>
            </w:r>
          </w:p>
        </w:tc>
        <w:tc>
          <w:tcPr>
            <w:tcW w:w="2857" w:type="dxa"/>
            <w:tcBorders>
              <w:top w:val="single" w:sz="4" w:space="0" w:color="auto"/>
              <w:left w:val="single" w:sz="4" w:space="0" w:color="auto"/>
              <w:bottom w:val="single" w:sz="4" w:space="0" w:color="auto"/>
              <w:right w:val="single" w:sz="4" w:space="0" w:color="auto"/>
            </w:tcBorders>
          </w:tcPr>
          <w:p w14:paraId="3E26E1A8" w14:textId="77777777" w:rsidR="007E4470" w:rsidRPr="00184A3A" w:rsidRDefault="007E4470" w:rsidP="007C4FAF">
            <w:pPr>
              <w:spacing w:after="0"/>
              <w:rPr>
                <w:color w:val="000000"/>
                <w:sz w:val="16"/>
                <w:szCs w:val="16"/>
              </w:rPr>
            </w:pPr>
            <w:r w:rsidRPr="00184A3A">
              <w:rPr>
                <w:color w:val="000000"/>
                <w:sz w:val="16"/>
                <w:szCs w:val="16"/>
              </w:rPr>
              <w:t>{"status":""}</w:t>
            </w:r>
          </w:p>
        </w:tc>
      </w:tr>
    </w:tbl>
    <w:p w14:paraId="7AF0C5EA" w14:textId="77777777" w:rsidR="007E4470" w:rsidRPr="00184A3A" w:rsidRDefault="007E4470" w:rsidP="007E4470">
      <w:pPr>
        <w:pStyle w:val="Texte1"/>
        <w:rPr>
          <w:rFonts w:ascii="Palatino Linotype" w:hAnsi="Palatino Linotype"/>
        </w:rPr>
      </w:pPr>
      <w:r w:rsidRPr="00184A3A">
        <w:rPr>
          <w:rFonts w:ascii="Palatino Linotype" w:hAnsi="Palatino Linotype"/>
        </w:rPr>
        <w:t xml:space="preserve"> </w:t>
      </w:r>
    </w:p>
    <w:p w14:paraId="01E5A776" w14:textId="77777777" w:rsidR="007E4470" w:rsidRPr="00184A3A" w:rsidRDefault="007E4470" w:rsidP="007E4470">
      <w:r w:rsidRPr="00184A3A">
        <w:br w:type="page"/>
      </w:r>
    </w:p>
    <w:p w14:paraId="6255FA4F" w14:textId="77777777" w:rsidR="007E4470" w:rsidRPr="00184A3A" w:rsidRDefault="007E4470" w:rsidP="007E4470">
      <w:r w:rsidRPr="00184A3A">
        <w:lastRenderedPageBreak/>
        <w:t>&lt;</w:t>
      </w:r>
      <w:proofErr w:type="spellStart"/>
      <w:proofErr w:type="gramStart"/>
      <w:r w:rsidRPr="00184A3A">
        <w:t>salesItem</w:t>
      </w:r>
      <w:proofErr w:type="spellEnd"/>
      <w:proofErr w:type="gramEnd"/>
      <w:r w:rsidRPr="00184A3A">
        <w:t>&gt;</w:t>
      </w:r>
    </w:p>
    <w:tbl>
      <w:tblPr>
        <w:tblW w:w="146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800"/>
        <w:gridCol w:w="2160"/>
        <w:gridCol w:w="1080"/>
        <w:gridCol w:w="1890"/>
        <w:gridCol w:w="1260"/>
        <w:gridCol w:w="3060"/>
        <w:gridCol w:w="2880"/>
      </w:tblGrid>
      <w:tr w:rsidR="007E4470" w:rsidRPr="00184A3A" w14:paraId="074E904F" w14:textId="77777777" w:rsidTr="0013302E">
        <w:trPr>
          <w:trHeight w:val="300"/>
          <w:tblHeader/>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560A05BE"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800" w:type="dxa"/>
            <w:tcBorders>
              <w:top w:val="single" w:sz="4" w:space="0" w:color="auto"/>
              <w:left w:val="single" w:sz="4" w:space="0" w:color="auto"/>
              <w:bottom w:val="single" w:sz="4" w:space="0" w:color="auto"/>
              <w:right w:val="single" w:sz="4" w:space="0" w:color="auto"/>
            </w:tcBorders>
            <w:shd w:val="clear" w:color="auto" w:fill="2F5496"/>
          </w:tcPr>
          <w:p w14:paraId="598B231D"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160" w:type="dxa"/>
            <w:tcBorders>
              <w:top w:val="single" w:sz="4" w:space="0" w:color="auto"/>
              <w:left w:val="single" w:sz="4" w:space="0" w:color="auto"/>
              <w:bottom w:val="single" w:sz="4" w:space="0" w:color="auto"/>
              <w:right w:val="single" w:sz="4" w:space="0" w:color="auto"/>
            </w:tcBorders>
            <w:shd w:val="clear" w:color="auto" w:fill="2F5496"/>
            <w:hideMark/>
          </w:tcPr>
          <w:p w14:paraId="49CEE840"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21B0BB7D" w14:textId="77777777" w:rsidR="007E4470" w:rsidRPr="00184A3A" w:rsidRDefault="007E4470" w:rsidP="0013302E">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141574E4"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16321770"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1AB9D78A"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880" w:type="dxa"/>
            <w:tcBorders>
              <w:top w:val="single" w:sz="4" w:space="0" w:color="auto"/>
              <w:left w:val="single" w:sz="4" w:space="0" w:color="auto"/>
              <w:bottom w:val="single" w:sz="4" w:space="0" w:color="auto"/>
              <w:right w:val="single" w:sz="4" w:space="0" w:color="auto"/>
            </w:tcBorders>
            <w:shd w:val="clear" w:color="auto" w:fill="2F5496"/>
            <w:hideMark/>
          </w:tcPr>
          <w:p w14:paraId="668E9748" w14:textId="68E436CB"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74BF963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C02D06F" w14:textId="77777777" w:rsidR="007E4470" w:rsidRPr="00184A3A" w:rsidRDefault="007E4470" w:rsidP="0013302E">
            <w:pPr>
              <w:spacing w:after="0"/>
              <w:rPr>
                <w:color w:val="000000"/>
                <w:sz w:val="16"/>
                <w:szCs w:val="16"/>
              </w:rPr>
            </w:pPr>
            <w:r w:rsidRPr="00184A3A">
              <w:rPr>
                <w:color w:val="000000"/>
                <w:sz w:val="16"/>
                <w:szCs w:val="16"/>
              </w:rPr>
              <w:t>1</w:t>
            </w:r>
          </w:p>
        </w:tc>
        <w:tc>
          <w:tcPr>
            <w:tcW w:w="1800" w:type="dxa"/>
            <w:tcBorders>
              <w:top w:val="single" w:sz="4" w:space="0" w:color="auto"/>
              <w:left w:val="single" w:sz="4" w:space="0" w:color="auto"/>
              <w:bottom w:val="single" w:sz="4" w:space="0" w:color="auto"/>
              <w:right w:val="single" w:sz="4" w:space="0" w:color="auto"/>
            </w:tcBorders>
            <w:hideMark/>
          </w:tcPr>
          <w:p w14:paraId="430312D5" w14:textId="77777777" w:rsidR="007E4470" w:rsidRPr="00184A3A" w:rsidRDefault="007E4470" w:rsidP="0013302E">
            <w:pPr>
              <w:spacing w:after="0"/>
              <w:rPr>
                <w:color w:val="000000"/>
                <w:sz w:val="16"/>
                <w:szCs w:val="16"/>
              </w:rPr>
            </w:pPr>
            <w:proofErr w:type="spellStart"/>
            <w:r w:rsidRPr="00184A3A">
              <w:rPr>
                <w:color w:val="000000"/>
                <w:sz w:val="16"/>
                <w:szCs w:val="16"/>
              </w:rPr>
              <w:t>branchId</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67F64D6B" w14:textId="77777777" w:rsidR="007E4470" w:rsidRPr="00184A3A" w:rsidRDefault="007E4470" w:rsidP="0013302E">
            <w:pPr>
              <w:spacing w:after="0"/>
              <w:rPr>
                <w:color w:val="000000"/>
                <w:sz w:val="16"/>
                <w:szCs w:val="16"/>
              </w:rPr>
            </w:pPr>
            <w:r w:rsidRPr="00184A3A">
              <w:rPr>
                <w:color w:val="000000"/>
                <w:sz w:val="16"/>
                <w:szCs w:val="16"/>
              </w:rPr>
              <w:t>Maxim Branch ID</w:t>
            </w:r>
          </w:p>
        </w:tc>
        <w:tc>
          <w:tcPr>
            <w:tcW w:w="1080" w:type="dxa"/>
            <w:tcBorders>
              <w:top w:val="single" w:sz="4" w:space="0" w:color="auto"/>
              <w:left w:val="single" w:sz="4" w:space="0" w:color="auto"/>
              <w:bottom w:val="single" w:sz="4" w:space="0" w:color="auto"/>
              <w:right w:val="single" w:sz="4" w:space="0" w:color="auto"/>
            </w:tcBorders>
            <w:hideMark/>
          </w:tcPr>
          <w:p w14:paraId="6F04EC1E"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AE32A78"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7E102E6"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E39326F" w14:textId="68D6E603" w:rsidR="007E4470" w:rsidRPr="00184A3A" w:rsidRDefault="007E4470" w:rsidP="0013302E">
            <w:pPr>
              <w:spacing w:after="0"/>
              <w:rPr>
                <w:color w:val="000000"/>
                <w:sz w:val="16"/>
                <w:szCs w:val="16"/>
              </w:rPr>
            </w:pPr>
            <w:r w:rsidRPr="00184A3A">
              <w:rPr>
                <w:color w:val="000000"/>
                <w:sz w:val="16"/>
                <w:szCs w:val="16"/>
              </w:rPr>
              <w:t xml:space="preserve">&lt; </w:t>
            </w:r>
            <w:proofErr w:type="spellStart"/>
            <w:r w:rsidRPr="00184A3A">
              <w:rPr>
                <w:color w:val="000000"/>
                <w:sz w:val="16"/>
                <w:szCs w:val="16"/>
              </w:rPr>
              <w:t>branchId</w:t>
            </w:r>
            <w:proofErr w:type="spellEnd"/>
            <w:r w:rsidR="0013302E" w:rsidRPr="00184A3A">
              <w:rPr>
                <w:color w:val="000000"/>
                <w:sz w:val="16"/>
                <w:szCs w:val="16"/>
              </w:rPr>
              <w:t>&gt;</w:t>
            </w:r>
            <w:r w:rsidRPr="00184A3A">
              <w:rPr>
                <w:color w:val="000000"/>
                <w:sz w:val="16"/>
                <w:szCs w:val="16"/>
              </w:rPr>
              <w:t>MXM</w:t>
            </w:r>
          </w:p>
          <w:p w14:paraId="33508FFC" w14:textId="7E340755" w:rsidR="007E4470" w:rsidRPr="00184A3A" w:rsidRDefault="0013302E" w:rsidP="0013302E">
            <w:pPr>
              <w:spacing w:after="0"/>
              <w:rPr>
                <w:sz w:val="16"/>
                <w:szCs w:val="16"/>
              </w:rPr>
            </w:pPr>
            <w:r w:rsidRPr="00184A3A">
              <w:rPr>
                <w:color w:val="000000"/>
                <w:sz w:val="16"/>
                <w:szCs w:val="16"/>
              </w:rPr>
              <w:t>&lt;/</w:t>
            </w:r>
            <w:proofErr w:type="spellStart"/>
            <w:r w:rsidR="007E4470" w:rsidRPr="00184A3A">
              <w:rPr>
                <w:color w:val="000000"/>
                <w:sz w:val="16"/>
                <w:szCs w:val="16"/>
              </w:rPr>
              <w:t>branchId</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34B09136"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branchId</w:t>
            </w:r>
            <w:proofErr w:type="spellEnd"/>
            <w:r w:rsidRPr="00184A3A">
              <w:rPr>
                <w:color w:val="000000"/>
                <w:sz w:val="16"/>
                <w:szCs w:val="16"/>
              </w:rPr>
              <w:t>”:”MXM”}</w:t>
            </w:r>
          </w:p>
        </w:tc>
      </w:tr>
      <w:tr w:rsidR="007E4470" w:rsidRPr="00184A3A" w14:paraId="4D2EB5C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4F28E66" w14:textId="77777777" w:rsidR="007E4470" w:rsidRPr="00184A3A" w:rsidRDefault="007E4470" w:rsidP="0013302E">
            <w:pPr>
              <w:spacing w:after="0"/>
              <w:rPr>
                <w:color w:val="000000"/>
                <w:sz w:val="16"/>
                <w:szCs w:val="16"/>
              </w:rPr>
            </w:pPr>
            <w:r w:rsidRPr="00184A3A">
              <w:rPr>
                <w:color w:val="000000"/>
                <w:sz w:val="16"/>
                <w:szCs w:val="16"/>
              </w:rPr>
              <w:t>2</w:t>
            </w:r>
          </w:p>
        </w:tc>
        <w:tc>
          <w:tcPr>
            <w:tcW w:w="1800" w:type="dxa"/>
            <w:tcBorders>
              <w:top w:val="single" w:sz="4" w:space="0" w:color="auto"/>
              <w:left w:val="single" w:sz="4" w:space="0" w:color="auto"/>
              <w:bottom w:val="single" w:sz="4" w:space="0" w:color="auto"/>
              <w:right w:val="single" w:sz="4" w:space="0" w:color="auto"/>
            </w:tcBorders>
            <w:hideMark/>
          </w:tcPr>
          <w:p w14:paraId="184DD7C4" w14:textId="77777777" w:rsidR="007E4470" w:rsidRPr="00184A3A" w:rsidRDefault="007E4470" w:rsidP="0013302E">
            <w:pPr>
              <w:spacing w:after="0"/>
              <w:rPr>
                <w:color w:val="000000"/>
                <w:sz w:val="16"/>
                <w:szCs w:val="16"/>
              </w:rPr>
            </w:pPr>
            <w:proofErr w:type="spellStart"/>
            <w:r w:rsidRPr="00184A3A">
              <w:rPr>
                <w:color w:val="000000"/>
                <w:sz w:val="16"/>
                <w:szCs w:val="16"/>
              </w:rPr>
              <w:t>businessDate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7D5B45A7" w14:textId="77777777" w:rsidR="007E4470" w:rsidRPr="00184A3A" w:rsidRDefault="007E4470" w:rsidP="0013302E">
            <w:pPr>
              <w:spacing w:after="0"/>
              <w:rPr>
                <w:color w:val="000000"/>
                <w:sz w:val="16"/>
                <w:szCs w:val="16"/>
              </w:rPr>
            </w:pPr>
            <w:r w:rsidRPr="00184A3A">
              <w:rPr>
                <w:color w:val="000000"/>
                <w:sz w:val="16"/>
                <w:szCs w:val="16"/>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318C1480"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5FB3DA7" w14:textId="77777777" w:rsidR="007E4470" w:rsidRPr="00184A3A" w:rsidRDefault="007E4470" w:rsidP="0013302E">
            <w:pPr>
              <w:spacing w:after="0"/>
              <w:rPr>
                <w:color w:val="000000"/>
                <w:sz w:val="16"/>
                <w:szCs w:val="16"/>
              </w:rPr>
            </w:pPr>
            <w:r w:rsidRPr="00184A3A">
              <w:rPr>
                <w:color w:val="000000"/>
                <w:sz w:val="16"/>
                <w:szCs w:val="16"/>
              </w:rPr>
              <w:t>Date</w:t>
            </w:r>
          </w:p>
        </w:tc>
        <w:tc>
          <w:tcPr>
            <w:tcW w:w="1260" w:type="dxa"/>
            <w:tcBorders>
              <w:top w:val="single" w:sz="4" w:space="0" w:color="auto"/>
              <w:left w:val="single" w:sz="4" w:space="0" w:color="auto"/>
              <w:bottom w:val="single" w:sz="4" w:space="0" w:color="auto"/>
              <w:right w:val="single" w:sz="4" w:space="0" w:color="auto"/>
            </w:tcBorders>
            <w:hideMark/>
          </w:tcPr>
          <w:p w14:paraId="7279109F" w14:textId="77777777" w:rsidR="007E4470" w:rsidRPr="00184A3A" w:rsidRDefault="007E4470" w:rsidP="0013302E">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297FA59D" w14:textId="7D1D6F26" w:rsidR="007E4470" w:rsidRPr="00184A3A" w:rsidRDefault="007E4470" w:rsidP="0013302E">
            <w:pPr>
              <w:spacing w:after="0"/>
              <w:rPr>
                <w:color w:val="000000"/>
                <w:sz w:val="16"/>
                <w:szCs w:val="16"/>
              </w:rPr>
            </w:pPr>
            <w:r w:rsidRPr="00184A3A">
              <w:rPr>
                <w:color w:val="000000"/>
                <w:sz w:val="16"/>
                <w:szCs w:val="16"/>
              </w:rPr>
              <w:t xml:space="preserve">&lt; </w:t>
            </w:r>
            <w:proofErr w:type="spellStart"/>
            <w:r w:rsidRPr="00184A3A">
              <w:rPr>
                <w:color w:val="000000"/>
                <w:sz w:val="16"/>
                <w:szCs w:val="16"/>
              </w:rPr>
              <w:t>businessDate</w:t>
            </w:r>
            <w:proofErr w:type="spellEnd"/>
            <w:r w:rsidR="0013302E" w:rsidRPr="00184A3A">
              <w:rPr>
                <w:color w:val="000000"/>
                <w:sz w:val="16"/>
                <w:szCs w:val="16"/>
              </w:rPr>
              <w:t>&gt;</w:t>
            </w:r>
            <w:r w:rsidRPr="00184A3A">
              <w:rPr>
                <w:color w:val="000000"/>
                <w:sz w:val="16"/>
                <w:szCs w:val="16"/>
              </w:rPr>
              <w:t>2016-01-01</w:t>
            </w:r>
          </w:p>
          <w:p w14:paraId="210149A2" w14:textId="00E83D2B" w:rsidR="007E4470" w:rsidRPr="00184A3A" w:rsidRDefault="0013302E" w:rsidP="0013302E">
            <w:pPr>
              <w:spacing w:after="0"/>
              <w:rPr>
                <w:sz w:val="16"/>
                <w:szCs w:val="16"/>
              </w:rPr>
            </w:pPr>
            <w:r w:rsidRPr="00184A3A">
              <w:rPr>
                <w:color w:val="000000"/>
                <w:sz w:val="16"/>
                <w:szCs w:val="16"/>
              </w:rPr>
              <w:t>&lt;/</w:t>
            </w:r>
            <w:proofErr w:type="spellStart"/>
            <w:r w:rsidR="007E4470" w:rsidRPr="00184A3A">
              <w:rPr>
                <w:color w:val="000000"/>
                <w:sz w:val="16"/>
                <w:szCs w:val="16"/>
              </w:rPr>
              <w:t>businessDate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49729E46" w14:textId="77777777" w:rsidR="007E4470" w:rsidRPr="00184A3A" w:rsidRDefault="007E4470" w:rsidP="0013302E">
            <w:pPr>
              <w:spacing w:after="0"/>
              <w:rPr>
                <w:color w:val="000000"/>
                <w:sz w:val="16"/>
                <w:szCs w:val="16"/>
              </w:rPr>
            </w:pPr>
            <w:r w:rsidRPr="00184A3A">
              <w:rPr>
                <w:color w:val="000000"/>
                <w:sz w:val="16"/>
                <w:szCs w:val="16"/>
              </w:rPr>
              <w:t>{“businessDate”:”2016-01-01”}</w:t>
            </w:r>
          </w:p>
        </w:tc>
      </w:tr>
      <w:tr w:rsidR="007E4470" w:rsidRPr="00184A3A" w14:paraId="4663866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4005EAD" w14:textId="77777777" w:rsidR="007E4470" w:rsidRPr="00184A3A" w:rsidRDefault="007E4470" w:rsidP="0013302E">
            <w:pPr>
              <w:spacing w:after="0"/>
              <w:rPr>
                <w:color w:val="000000"/>
                <w:sz w:val="16"/>
                <w:szCs w:val="16"/>
              </w:rPr>
            </w:pPr>
            <w:r w:rsidRPr="00184A3A">
              <w:rPr>
                <w:color w:val="000000"/>
                <w:sz w:val="16"/>
                <w:szCs w:val="16"/>
              </w:rPr>
              <w:t>3</w:t>
            </w:r>
          </w:p>
        </w:tc>
        <w:tc>
          <w:tcPr>
            <w:tcW w:w="1800" w:type="dxa"/>
            <w:tcBorders>
              <w:top w:val="single" w:sz="4" w:space="0" w:color="auto"/>
              <w:left w:val="single" w:sz="4" w:space="0" w:color="auto"/>
              <w:bottom w:val="single" w:sz="4" w:space="0" w:color="auto"/>
              <w:right w:val="single" w:sz="4" w:space="0" w:color="auto"/>
            </w:tcBorders>
            <w:hideMark/>
          </w:tcPr>
          <w:p w14:paraId="6D3CBBFB" w14:textId="77777777" w:rsidR="007E4470" w:rsidRPr="00184A3A" w:rsidRDefault="007E4470" w:rsidP="0013302E">
            <w:pPr>
              <w:spacing w:after="0"/>
              <w:rPr>
                <w:color w:val="000000"/>
                <w:sz w:val="16"/>
                <w:szCs w:val="16"/>
              </w:rPr>
            </w:pPr>
            <w:proofErr w:type="spellStart"/>
            <w:r w:rsidRPr="00184A3A">
              <w:rPr>
                <w:color w:val="000000"/>
                <w:sz w:val="16"/>
                <w:szCs w:val="16"/>
              </w:rPr>
              <w:t>orderNo</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4E0481AC"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order no.</w:t>
            </w:r>
          </w:p>
        </w:tc>
        <w:tc>
          <w:tcPr>
            <w:tcW w:w="1080" w:type="dxa"/>
            <w:tcBorders>
              <w:top w:val="single" w:sz="4" w:space="0" w:color="auto"/>
              <w:left w:val="single" w:sz="4" w:space="0" w:color="auto"/>
              <w:bottom w:val="single" w:sz="4" w:space="0" w:color="auto"/>
              <w:right w:val="single" w:sz="4" w:space="0" w:color="auto"/>
            </w:tcBorders>
            <w:hideMark/>
          </w:tcPr>
          <w:p w14:paraId="1DEF7622"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693B73E"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6BE98489" w14:textId="77777777" w:rsidR="007E4470" w:rsidRPr="00184A3A" w:rsidRDefault="007E4470" w:rsidP="0013302E">
            <w:pPr>
              <w:spacing w:after="0"/>
              <w:rPr>
                <w:color w:val="000000"/>
                <w:sz w:val="16"/>
                <w:szCs w:val="16"/>
              </w:rPr>
            </w:pPr>
            <w:r w:rsidRPr="00184A3A">
              <w:rPr>
                <w:color w:val="000000"/>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788E72C1" w14:textId="75FDF119" w:rsidR="007E4470" w:rsidRPr="00184A3A" w:rsidRDefault="007E4470" w:rsidP="0013302E">
            <w:pPr>
              <w:spacing w:after="0"/>
              <w:rPr>
                <w:color w:val="000000"/>
                <w:sz w:val="16"/>
                <w:szCs w:val="16"/>
              </w:rPr>
            </w:pPr>
            <w:r w:rsidRPr="00184A3A">
              <w:rPr>
                <w:color w:val="000000"/>
                <w:sz w:val="16"/>
                <w:szCs w:val="16"/>
              </w:rPr>
              <w:t xml:space="preserve">&lt; </w:t>
            </w:r>
            <w:proofErr w:type="spellStart"/>
            <w:r w:rsidRPr="00184A3A">
              <w:rPr>
                <w:color w:val="000000"/>
                <w:sz w:val="16"/>
                <w:szCs w:val="16"/>
              </w:rPr>
              <w:t>orderNo</w:t>
            </w:r>
            <w:proofErr w:type="spellEnd"/>
            <w:r w:rsidR="0013302E" w:rsidRPr="00184A3A">
              <w:rPr>
                <w:color w:val="000000"/>
                <w:sz w:val="16"/>
                <w:szCs w:val="16"/>
              </w:rPr>
              <w:t>&gt;</w:t>
            </w:r>
            <w:r w:rsidRPr="00184A3A">
              <w:rPr>
                <w:color w:val="000000"/>
                <w:sz w:val="16"/>
                <w:szCs w:val="16"/>
              </w:rPr>
              <w:t>OR12345</w:t>
            </w:r>
          </w:p>
          <w:p w14:paraId="0BD5410A" w14:textId="5A27063B" w:rsidR="007E4470" w:rsidRPr="00184A3A" w:rsidRDefault="0013302E" w:rsidP="0013302E">
            <w:pPr>
              <w:spacing w:after="0"/>
              <w:rPr>
                <w:color w:val="000000"/>
                <w:sz w:val="16"/>
                <w:szCs w:val="16"/>
              </w:rPr>
            </w:pPr>
            <w:r w:rsidRPr="00184A3A">
              <w:rPr>
                <w:color w:val="000000"/>
                <w:sz w:val="16"/>
                <w:szCs w:val="16"/>
              </w:rPr>
              <w:t>&lt;/</w:t>
            </w:r>
            <w:proofErr w:type="spellStart"/>
            <w:r w:rsidR="007E4470" w:rsidRPr="00184A3A">
              <w:rPr>
                <w:color w:val="000000"/>
                <w:sz w:val="16"/>
                <w:szCs w:val="16"/>
              </w:rPr>
              <w:t>orderNo</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0F2CD7E8" w14:textId="77777777" w:rsidR="007E4470" w:rsidRPr="00184A3A" w:rsidRDefault="007E4470" w:rsidP="0013302E">
            <w:pPr>
              <w:spacing w:after="0"/>
              <w:rPr>
                <w:color w:val="000000"/>
                <w:sz w:val="16"/>
                <w:szCs w:val="16"/>
              </w:rPr>
            </w:pPr>
            <w:r w:rsidRPr="00184A3A">
              <w:rPr>
                <w:color w:val="000000"/>
                <w:sz w:val="16"/>
                <w:szCs w:val="16"/>
              </w:rPr>
              <w:t>{“orderNo”:”OR12345”}</w:t>
            </w:r>
          </w:p>
        </w:tc>
      </w:tr>
      <w:tr w:rsidR="007E4470" w:rsidRPr="00184A3A" w14:paraId="528BD480"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327A37C" w14:textId="77777777" w:rsidR="007E4470" w:rsidRPr="00184A3A" w:rsidRDefault="007E4470" w:rsidP="0013302E">
            <w:pPr>
              <w:spacing w:after="0"/>
              <w:rPr>
                <w:color w:val="000000"/>
                <w:sz w:val="16"/>
                <w:szCs w:val="16"/>
              </w:rPr>
            </w:pPr>
            <w:r w:rsidRPr="00184A3A">
              <w:rPr>
                <w:color w:val="000000"/>
                <w:sz w:val="16"/>
                <w:szCs w:val="16"/>
              </w:rPr>
              <w:t>4</w:t>
            </w:r>
          </w:p>
        </w:tc>
        <w:tc>
          <w:tcPr>
            <w:tcW w:w="1800" w:type="dxa"/>
            <w:tcBorders>
              <w:top w:val="single" w:sz="4" w:space="0" w:color="auto"/>
              <w:left w:val="single" w:sz="4" w:space="0" w:color="auto"/>
              <w:bottom w:val="single" w:sz="4" w:space="0" w:color="auto"/>
              <w:right w:val="single" w:sz="4" w:space="0" w:color="auto"/>
            </w:tcBorders>
            <w:hideMark/>
          </w:tcPr>
          <w:p w14:paraId="52B7C13C" w14:textId="77777777" w:rsidR="007E4470" w:rsidRPr="00184A3A" w:rsidRDefault="007E4470" w:rsidP="0013302E">
            <w:pPr>
              <w:spacing w:after="0"/>
              <w:rPr>
                <w:color w:val="000000"/>
                <w:sz w:val="16"/>
                <w:szCs w:val="16"/>
              </w:rPr>
            </w:pPr>
            <w:proofErr w:type="spellStart"/>
            <w:r w:rsidRPr="00184A3A">
              <w:rPr>
                <w:color w:val="000000"/>
                <w:sz w:val="16"/>
                <w:szCs w:val="16"/>
              </w:rPr>
              <w:t>orderSequence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6E7CF7EE"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order sequence</w:t>
            </w:r>
          </w:p>
        </w:tc>
        <w:tc>
          <w:tcPr>
            <w:tcW w:w="1080" w:type="dxa"/>
            <w:tcBorders>
              <w:top w:val="single" w:sz="4" w:space="0" w:color="auto"/>
              <w:left w:val="single" w:sz="4" w:space="0" w:color="auto"/>
              <w:bottom w:val="single" w:sz="4" w:space="0" w:color="auto"/>
              <w:right w:val="single" w:sz="4" w:space="0" w:color="auto"/>
            </w:tcBorders>
            <w:hideMark/>
          </w:tcPr>
          <w:p w14:paraId="4B405D32"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F442B31" w14:textId="77777777" w:rsidR="007E4470" w:rsidRPr="00184A3A" w:rsidRDefault="007E4470" w:rsidP="0013302E">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7539E372" w14:textId="77777777" w:rsidR="007E4470" w:rsidRPr="00184A3A" w:rsidRDefault="007E4470" w:rsidP="0013302E">
            <w:pPr>
              <w:spacing w:after="0"/>
              <w:rPr>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48D774F0" w14:textId="3BC37870" w:rsidR="007E4470" w:rsidRPr="00184A3A" w:rsidRDefault="007E4470" w:rsidP="0013302E">
            <w:pPr>
              <w:spacing w:after="0"/>
              <w:rPr>
                <w:sz w:val="16"/>
                <w:szCs w:val="16"/>
              </w:rPr>
            </w:pPr>
            <w:r w:rsidRPr="00184A3A">
              <w:rPr>
                <w:sz w:val="16"/>
                <w:szCs w:val="16"/>
              </w:rPr>
              <w:t>&lt;</w:t>
            </w:r>
            <w:r w:rsidRPr="00184A3A">
              <w:rPr>
                <w:color w:val="000000"/>
                <w:sz w:val="16"/>
                <w:szCs w:val="16"/>
              </w:rPr>
              <w:t xml:space="preserve"> </w:t>
            </w:r>
            <w:proofErr w:type="spellStart"/>
            <w:r w:rsidRPr="00184A3A">
              <w:rPr>
                <w:color w:val="000000"/>
                <w:sz w:val="16"/>
                <w:szCs w:val="16"/>
              </w:rPr>
              <w:t>orderSequence</w:t>
            </w:r>
            <w:proofErr w:type="spellEnd"/>
            <w:r w:rsidR="0013302E" w:rsidRPr="00184A3A">
              <w:rPr>
                <w:sz w:val="16"/>
                <w:szCs w:val="16"/>
              </w:rPr>
              <w:t>&gt;</w:t>
            </w:r>
            <w:r w:rsidRPr="00184A3A">
              <w:rPr>
                <w:sz w:val="16"/>
                <w:szCs w:val="16"/>
              </w:rPr>
              <w:t>1</w:t>
            </w:r>
          </w:p>
          <w:p w14:paraId="0CAE0404" w14:textId="2074EE09" w:rsidR="007E4470" w:rsidRPr="00184A3A" w:rsidRDefault="0013302E" w:rsidP="0013302E">
            <w:pPr>
              <w:spacing w:after="0"/>
              <w:rPr>
                <w:sz w:val="16"/>
                <w:szCs w:val="16"/>
              </w:rPr>
            </w:pPr>
            <w:r w:rsidRPr="00184A3A">
              <w:rPr>
                <w:sz w:val="16"/>
                <w:szCs w:val="16"/>
              </w:rPr>
              <w:t>&lt;/</w:t>
            </w:r>
            <w:proofErr w:type="spellStart"/>
            <w:r w:rsidR="007E4470" w:rsidRPr="00184A3A">
              <w:rPr>
                <w:color w:val="000000"/>
                <w:sz w:val="16"/>
                <w:szCs w:val="16"/>
              </w:rPr>
              <w:t>orderSequence</w:t>
            </w:r>
            <w:proofErr w:type="spellEnd"/>
            <w:r w:rsidRPr="00184A3A">
              <w:rPr>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0ADCC55A" w14:textId="77777777" w:rsidR="007E4470" w:rsidRPr="00184A3A" w:rsidRDefault="007E4470" w:rsidP="0013302E">
            <w:pPr>
              <w:spacing w:after="0"/>
              <w:rPr>
                <w:sz w:val="16"/>
                <w:szCs w:val="16"/>
              </w:rPr>
            </w:pPr>
            <w:r w:rsidRPr="00184A3A">
              <w:rPr>
                <w:color w:val="000000"/>
                <w:sz w:val="16"/>
                <w:szCs w:val="16"/>
              </w:rPr>
              <w:t>{“orderSequence”:”</w:t>
            </w:r>
            <w:r w:rsidRPr="00184A3A">
              <w:rPr>
                <w:sz w:val="16"/>
                <w:szCs w:val="16"/>
              </w:rPr>
              <w:t>1</w:t>
            </w:r>
            <w:r w:rsidRPr="00184A3A">
              <w:rPr>
                <w:color w:val="000000"/>
                <w:sz w:val="16"/>
                <w:szCs w:val="16"/>
              </w:rPr>
              <w:t>”}</w:t>
            </w:r>
          </w:p>
        </w:tc>
      </w:tr>
      <w:tr w:rsidR="007E4470" w:rsidRPr="00184A3A" w14:paraId="25425FA2"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964254A" w14:textId="77777777" w:rsidR="007E4470" w:rsidRPr="00184A3A" w:rsidRDefault="007E4470" w:rsidP="0013302E">
            <w:pPr>
              <w:spacing w:after="0"/>
              <w:rPr>
                <w:color w:val="000000"/>
                <w:sz w:val="16"/>
                <w:szCs w:val="16"/>
              </w:rPr>
            </w:pPr>
            <w:r w:rsidRPr="00184A3A">
              <w:rPr>
                <w:color w:val="000000"/>
                <w:sz w:val="16"/>
                <w:szCs w:val="16"/>
              </w:rPr>
              <w:t>5</w:t>
            </w:r>
          </w:p>
        </w:tc>
        <w:tc>
          <w:tcPr>
            <w:tcW w:w="1800" w:type="dxa"/>
            <w:tcBorders>
              <w:top w:val="single" w:sz="4" w:space="0" w:color="auto"/>
              <w:left w:val="single" w:sz="4" w:space="0" w:color="auto"/>
              <w:bottom w:val="single" w:sz="4" w:space="0" w:color="auto"/>
              <w:right w:val="single" w:sz="4" w:space="0" w:color="auto"/>
            </w:tcBorders>
            <w:hideMark/>
          </w:tcPr>
          <w:p w14:paraId="71F76C36" w14:textId="77777777" w:rsidR="007E4470" w:rsidRPr="00184A3A" w:rsidRDefault="007E4470" w:rsidP="0013302E">
            <w:pPr>
              <w:spacing w:after="0"/>
              <w:rPr>
                <w:color w:val="000000"/>
                <w:sz w:val="16"/>
                <w:szCs w:val="16"/>
              </w:rPr>
            </w:pPr>
            <w:proofErr w:type="spellStart"/>
            <w:r w:rsidRPr="00184A3A">
              <w:rPr>
                <w:color w:val="000000"/>
                <w:sz w:val="16"/>
                <w:szCs w:val="16"/>
              </w:rPr>
              <w:t>eventNo</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3BFF35C6" w14:textId="77777777" w:rsidR="007E4470" w:rsidRPr="00184A3A" w:rsidRDefault="007E4470" w:rsidP="0013302E">
            <w:pPr>
              <w:spacing w:after="0"/>
              <w:ind w:left="-11"/>
              <w:rPr>
                <w:rFonts w:cs="Arial"/>
                <w:sz w:val="16"/>
                <w:szCs w:val="16"/>
              </w:rPr>
            </w:pPr>
            <w:r w:rsidRPr="00184A3A">
              <w:rPr>
                <w:rFonts w:cs="Arial"/>
                <w:color w:val="000000"/>
                <w:sz w:val="16"/>
                <w:szCs w:val="16"/>
              </w:rPr>
              <w:t>Event Order no.</w:t>
            </w:r>
          </w:p>
        </w:tc>
        <w:tc>
          <w:tcPr>
            <w:tcW w:w="1080" w:type="dxa"/>
            <w:tcBorders>
              <w:top w:val="single" w:sz="4" w:space="0" w:color="auto"/>
              <w:left w:val="single" w:sz="4" w:space="0" w:color="auto"/>
              <w:bottom w:val="single" w:sz="4" w:space="0" w:color="auto"/>
              <w:right w:val="single" w:sz="4" w:space="0" w:color="auto"/>
            </w:tcBorders>
            <w:hideMark/>
          </w:tcPr>
          <w:p w14:paraId="48BEC4F8"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59974857"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BBF212D" w14:textId="77777777" w:rsidR="007E4470" w:rsidRPr="00184A3A" w:rsidRDefault="007E4470" w:rsidP="0013302E">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E688096" w14:textId="1F5467C9"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eventNo</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eventNo</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5A19A7AC"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eventNo</w:t>
            </w:r>
            <w:proofErr w:type="spellEnd"/>
            <w:r w:rsidRPr="00184A3A">
              <w:rPr>
                <w:color w:val="000000"/>
                <w:sz w:val="16"/>
                <w:szCs w:val="16"/>
              </w:rPr>
              <w:t>":""}</w:t>
            </w:r>
          </w:p>
        </w:tc>
      </w:tr>
      <w:tr w:rsidR="007E4470" w:rsidRPr="00184A3A" w14:paraId="67B4D90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E5B7DC6" w14:textId="77777777" w:rsidR="007E4470" w:rsidRPr="00184A3A" w:rsidRDefault="007E4470" w:rsidP="0013302E">
            <w:pPr>
              <w:spacing w:after="0"/>
              <w:rPr>
                <w:rFonts w:eastAsia="SimSun"/>
                <w:color w:val="000000"/>
                <w:sz w:val="16"/>
                <w:szCs w:val="16"/>
              </w:rPr>
            </w:pPr>
            <w:r w:rsidRPr="00184A3A">
              <w:rPr>
                <w:color w:val="000000"/>
                <w:sz w:val="16"/>
                <w:szCs w:val="16"/>
              </w:rPr>
              <w:t>6</w:t>
            </w:r>
          </w:p>
        </w:tc>
        <w:tc>
          <w:tcPr>
            <w:tcW w:w="1800" w:type="dxa"/>
            <w:tcBorders>
              <w:top w:val="single" w:sz="4" w:space="0" w:color="auto"/>
              <w:left w:val="single" w:sz="4" w:space="0" w:color="auto"/>
              <w:bottom w:val="single" w:sz="4" w:space="0" w:color="auto"/>
              <w:right w:val="single" w:sz="4" w:space="0" w:color="auto"/>
            </w:tcBorders>
            <w:hideMark/>
          </w:tcPr>
          <w:p w14:paraId="16F5106A" w14:textId="77777777" w:rsidR="007E4470" w:rsidRPr="00184A3A" w:rsidRDefault="007E4470" w:rsidP="0013302E">
            <w:pPr>
              <w:spacing w:after="0"/>
              <w:rPr>
                <w:rFonts w:cs="Arial"/>
                <w:sz w:val="16"/>
                <w:szCs w:val="16"/>
              </w:rPr>
            </w:pPr>
            <w:proofErr w:type="spellStart"/>
            <w:r w:rsidRPr="00184A3A">
              <w:rPr>
                <w:rFonts w:cs="Arial"/>
                <w:sz w:val="16"/>
                <w:szCs w:val="16"/>
              </w:rPr>
              <w:t>itemSequence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5283732C"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item sequence</w:t>
            </w:r>
          </w:p>
        </w:tc>
        <w:tc>
          <w:tcPr>
            <w:tcW w:w="1080" w:type="dxa"/>
            <w:tcBorders>
              <w:top w:val="single" w:sz="4" w:space="0" w:color="auto"/>
              <w:left w:val="single" w:sz="4" w:space="0" w:color="auto"/>
              <w:bottom w:val="single" w:sz="4" w:space="0" w:color="auto"/>
              <w:right w:val="single" w:sz="4" w:space="0" w:color="auto"/>
            </w:tcBorders>
            <w:hideMark/>
          </w:tcPr>
          <w:p w14:paraId="17E62F76"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4B7787D" w14:textId="77777777" w:rsidR="007E4470" w:rsidRPr="00184A3A" w:rsidRDefault="007E4470" w:rsidP="0013302E">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3D963D36" w14:textId="77777777" w:rsidR="007E4470" w:rsidRPr="00184A3A" w:rsidRDefault="007E4470" w:rsidP="0013302E">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47B70660" w14:textId="1B6B71CC"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itemSequence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itemSequence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537C6ED6"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itemSequence</w:t>
            </w:r>
            <w:proofErr w:type="spellEnd"/>
            <w:r w:rsidRPr="00184A3A">
              <w:rPr>
                <w:color w:val="000000"/>
                <w:sz w:val="16"/>
                <w:szCs w:val="16"/>
              </w:rPr>
              <w:t>":""}</w:t>
            </w:r>
          </w:p>
        </w:tc>
      </w:tr>
      <w:tr w:rsidR="007E4470" w:rsidRPr="00184A3A" w14:paraId="4DA6E43B"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FF7318C" w14:textId="77777777" w:rsidR="007E4470" w:rsidRPr="00184A3A" w:rsidRDefault="007E4470" w:rsidP="0013302E">
            <w:pPr>
              <w:spacing w:after="0"/>
              <w:rPr>
                <w:color w:val="000000"/>
                <w:sz w:val="16"/>
                <w:szCs w:val="16"/>
              </w:rPr>
            </w:pPr>
            <w:r w:rsidRPr="00184A3A">
              <w:rPr>
                <w:color w:val="000000"/>
                <w:sz w:val="16"/>
                <w:szCs w:val="16"/>
              </w:rPr>
              <w:t>7</w:t>
            </w:r>
          </w:p>
        </w:tc>
        <w:tc>
          <w:tcPr>
            <w:tcW w:w="1800" w:type="dxa"/>
            <w:tcBorders>
              <w:top w:val="single" w:sz="4" w:space="0" w:color="auto"/>
              <w:left w:val="single" w:sz="4" w:space="0" w:color="auto"/>
              <w:bottom w:val="single" w:sz="4" w:space="0" w:color="auto"/>
              <w:right w:val="single" w:sz="4" w:space="0" w:color="auto"/>
            </w:tcBorders>
            <w:hideMark/>
          </w:tcPr>
          <w:p w14:paraId="69348453" w14:textId="77777777" w:rsidR="007E4470" w:rsidRPr="00184A3A" w:rsidRDefault="007E4470" w:rsidP="0013302E">
            <w:pPr>
              <w:spacing w:after="0"/>
              <w:rPr>
                <w:rFonts w:cs="Arial"/>
                <w:sz w:val="16"/>
                <w:szCs w:val="16"/>
              </w:rPr>
            </w:pPr>
            <w:proofErr w:type="spellStart"/>
            <w:r w:rsidRPr="00184A3A">
              <w:rPr>
                <w:sz w:val="16"/>
                <w:szCs w:val="16"/>
              </w:rPr>
              <w:t>subitemSequence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1EC55466"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item sub-sequence</w:t>
            </w:r>
          </w:p>
        </w:tc>
        <w:tc>
          <w:tcPr>
            <w:tcW w:w="1080" w:type="dxa"/>
            <w:tcBorders>
              <w:top w:val="single" w:sz="4" w:space="0" w:color="auto"/>
              <w:left w:val="single" w:sz="4" w:space="0" w:color="auto"/>
              <w:bottom w:val="single" w:sz="4" w:space="0" w:color="auto"/>
              <w:right w:val="single" w:sz="4" w:space="0" w:color="auto"/>
            </w:tcBorders>
            <w:hideMark/>
          </w:tcPr>
          <w:p w14:paraId="13438448"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0366C9D" w14:textId="77777777" w:rsidR="007E4470" w:rsidRPr="00184A3A" w:rsidRDefault="007E4470" w:rsidP="0013302E">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62F18E3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67E8A865" w14:textId="107763EF"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subitemSequence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subitemSequence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6391062D"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subitemSequence</w:t>
            </w:r>
            <w:proofErr w:type="spellEnd"/>
            <w:r w:rsidRPr="00184A3A">
              <w:rPr>
                <w:color w:val="000000"/>
                <w:sz w:val="16"/>
                <w:szCs w:val="16"/>
              </w:rPr>
              <w:t>":""}</w:t>
            </w:r>
          </w:p>
        </w:tc>
      </w:tr>
      <w:tr w:rsidR="007E4470" w:rsidRPr="00184A3A" w14:paraId="69FB27A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68E9D41" w14:textId="77777777" w:rsidR="007E4470" w:rsidRPr="00184A3A" w:rsidRDefault="007E4470" w:rsidP="0013302E">
            <w:pPr>
              <w:spacing w:after="0"/>
              <w:rPr>
                <w:color w:val="000000"/>
                <w:sz w:val="16"/>
                <w:szCs w:val="16"/>
              </w:rPr>
            </w:pPr>
            <w:r w:rsidRPr="00184A3A">
              <w:rPr>
                <w:color w:val="000000"/>
                <w:sz w:val="16"/>
                <w:szCs w:val="16"/>
              </w:rPr>
              <w:t>8</w:t>
            </w:r>
          </w:p>
        </w:tc>
        <w:tc>
          <w:tcPr>
            <w:tcW w:w="1800" w:type="dxa"/>
            <w:tcBorders>
              <w:top w:val="single" w:sz="4" w:space="0" w:color="auto"/>
              <w:left w:val="single" w:sz="4" w:space="0" w:color="auto"/>
              <w:bottom w:val="single" w:sz="4" w:space="0" w:color="auto"/>
              <w:right w:val="single" w:sz="4" w:space="0" w:color="auto"/>
            </w:tcBorders>
            <w:hideMark/>
          </w:tcPr>
          <w:p w14:paraId="783376B7" w14:textId="296A774A" w:rsidR="007E4470" w:rsidRPr="00184A3A" w:rsidRDefault="007E4470" w:rsidP="0013302E">
            <w:pPr>
              <w:spacing w:after="0"/>
              <w:rPr>
                <w:rFonts w:cs="Arial"/>
                <w:sz w:val="16"/>
                <w:szCs w:val="16"/>
              </w:rPr>
            </w:pPr>
            <w:proofErr w:type="spellStart"/>
            <w:r w:rsidRPr="00184A3A">
              <w:rPr>
                <w:sz w:val="16"/>
                <w:szCs w:val="16"/>
              </w:rPr>
              <w:t>item</w:t>
            </w:r>
            <w:r w:rsidR="00ED5E32" w:rsidRPr="00184A3A">
              <w:rPr>
                <w:sz w:val="16"/>
                <w:szCs w:val="16"/>
              </w:rPr>
              <w:t>n</w:t>
            </w:r>
            <w:r w:rsidRPr="00184A3A">
              <w:rPr>
                <w:sz w:val="16"/>
                <w:szCs w:val="16"/>
              </w:rPr>
              <w:t>o</w:t>
            </w:r>
            <w:proofErr w:type="spellEnd"/>
          </w:p>
        </w:tc>
        <w:tc>
          <w:tcPr>
            <w:tcW w:w="2160" w:type="dxa"/>
            <w:tcBorders>
              <w:top w:val="single" w:sz="4" w:space="0" w:color="auto"/>
              <w:left w:val="single" w:sz="4" w:space="0" w:color="auto"/>
              <w:bottom w:val="single" w:sz="4" w:space="0" w:color="auto"/>
              <w:right w:val="single" w:sz="4" w:space="0" w:color="auto"/>
            </w:tcBorders>
          </w:tcPr>
          <w:p w14:paraId="695E3BD8" w14:textId="5424764B" w:rsidR="007E4470" w:rsidRPr="00184A3A" w:rsidRDefault="007E4470" w:rsidP="0013302E">
            <w:pPr>
              <w:spacing w:after="0"/>
              <w:ind w:left="-11"/>
              <w:rPr>
                <w:rFonts w:cs="Arial"/>
                <w:sz w:val="16"/>
                <w:szCs w:val="16"/>
              </w:rPr>
            </w:pPr>
            <w:r w:rsidRPr="00184A3A">
              <w:rPr>
                <w:rFonts w:cs="Arial"/>
                <w:color w:val="000000"/>
                <w:sz w:val="16"/>
                <w:szCs w:val="16"/>
              </w:rPr>
              <w:t xml:space="preserve">Item </w:t>
            </w:r>
            <w:r w:rsidR="00ED5E32" w:rsidRPr="00184A3A">
              <w:rPr>
                <w:rFonts w:cs="Arial"/>
                <w:color w:val="000000"/>
                <w:sz w:val="16"/>
                <w:szCs w:val="16"/>
              </w:rPr>
              <w:t>no.</w:t>
            </w:r>
          </w:p>
        </w:tc>
        <w:tc>
          <w:tcPr>
            <w:tcW w:w="1080" w:type="dxa"/>
            <w:tcBorders>
              <w:top w:val="single" w:sz="4" w:space="0" w:color="auto"/>
              <w:left w:val="single" w:sz="4" w:space="0" w:color="auto"/>
              <w:bottom w:val="single" w:sz="4" w:space="0" w:color="auto"/>
              <w:right w:val="single" w:sz="4" w:space="0" w:color="auto"/>
            </w:tcBorders>
            <w:hideMark/>
          </w:tcPr>
          <w:p w14:paraId="5F2AC6ED"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71E5CCD" w14:textId="77777777" w:rsidR="007E4470" w:rsidRPr="00184A3A" w:rsidRDefault="007E4470" w:rsidP="0013302E">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32DACAC3"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EA16DB7" w14:textId="1D3B351F"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itemno</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itemno</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61FAB4E9"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itemno</w:t>
            </w:r>
            <w:proofErr w:type="spellEnd"/>
            <w:r w:rsidRPr="00184A3A">
              <w:rPr>
                <w:color w:val="000000"/>
                <w:sz w:val="16"/>
                <w:szCs w:val="16"/>
              </w:rPr>
              <w:t>":""}</w:t>
            </w:r>
          </w:p>
        </w:tc>
      </w:tr>
      <w:tr w:rsidR="007E4470" w:rsidRPr="00184A3A" w14:paraId="39ACEFF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32D5024" w14:textId="77777777" w:rsidR="007E4470" w:rsidRPr="00184A3A" w:rsidRDefault="007E4470" w:rsidP="0013302E">
            <w:pPr>
              <w:spacing w:after="0"/>
              <w:rPr>
                <w:color w:val="000000"/>
                <w:sz w:val="16"/>
                <w:szCs w:val="16"/>
              </w:rPr>
            </w:pPr>
            <w:r w:rsidRPr="00184A3A">
              <w:rPr>
                <w:color w:val="000000"/>
                <w:sz w:val="16"/>
                <w:szCs w:val="16"/>
              </w:rPr>
              <w:t>9</w:t>
            </w:r>
          </w:p>
        </w:tc>
        <w:tc>
          <w:tcPr>
            <w:tcW w:w="1800" w:type="dxa"/>
            <w:tcBorders>
              <w:top w:val="single" w:sz="4" w:space="0" w:color="auto"/>
              <w:left w:val="single" w:sz="4" w:space="0" w:color="auto"/>
              <w:bottom w:val="single" w:sz="4" w:space="0" w:color="auto"/>
              <w:right w:val="single" w:sz="4" w:space="0" w:color="auto"/>
            </w:tcBorders>
            <w:hideMark/>
          </w:tcPr>
          <w:p w14:paraId="5C68556F" w14:textId="77777777" w:rsidR="007E4470" w:rsidRPr="00184A3A" w:rsidRDefault="007E4470" w:rsidP="0013302E">
            <w:pPr>
              <w:spacing w:after="0"/>
              <w:rPr>
                <w:rFonts w:cs="Arial"/>
                <w:sz w:val="16"/>
                <w:szCs w:val="16"/>
              </w:rPr>
            </w:pPr>
            <w:r w:rsidRPr="00184A3A">
              <w:rPr>
                <w:rFonts w:cs="Arial"/>
                <w:color w:val="000000"/>
                <w:sz w:val="16"/>
                <w:szCs w:val="16"/>
              </w:rPr>
              <w:t>category</w:t>
            </w:r>
          </w:p>
        </w:tc>
        <w:tc>
          <w:tcPr>
            <w:tcW w:w="2160" w:type="dxa"/>
            <w:tcBorders>
              <w:top w:val="single" w:sz="4" w:space="0" w:color="auto"/>
              <w:left w:val="single" w:sz="4" w:space="0" w:color="auto"/>
              <w:bottom w:val="single" w:sz="4" w:space="0" w:color="auto"/>
              <w:right w:val="single" w:sz="4" w:space="0" w:color="auto"/>
            </w:tcBorders>
            <w:hideMark/>
          </w:tcPr>
          <w:p w14:paraId="29A273CB" w14:textId="77777777" w:rsidR="007E4470" w:rsidRPr="00184A3A" w:rsidRDefault="007E4470" w:rsidP="0013302E">
            <w:pPr>
              <w:spacing w:after="0"/>
              <w:ind w:left="-11"/>
              <w:rPr>
                <w:rFonts w:cs="Arial"/>
                <w:sz w:val="16"/>
                <w:szCs w:val="16"/>
              </w:rPr>
            </w:pPr>
            <w:r w:rsidRPr="00184A3A">
              <w:rPr>
                <w:rFonts w:cs="Arial"/>
                <w:color w:val="000000"/>
                <w:sz w:val="16"/>
                <w:szCs w:val="16"/>
              </w:rPr>
              <w:t>Item category</w:t>
            </w:r>
          </w:p>
        </w:tc>
        <w:tc>
          <w:tcPr>
            <w:tcW w:w="1080" w:type="dxa"/>
            <w:tcBorders>
              <w:top w:val="single" w:sz="4" w:space="0" w:color="auto"/>
              <w:left w:val="single" w:sz="4" w:space="0" w:color="auto"/>
              <w:bottom w:val="single" w:sz="4" w:space="0" w:color="auto"/>
              <w:right w:val="single" w:sz="4" w:space="0" w:color="auto"/>
            </w:tcBorders>
            <w:hideMark/>
          </w:tcPr>
          <w:p w14:paraId="5840FEDF"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07E9FD4"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4C67AA8" w14:textId="77777777" w:rsidR="007E4470" w:rsidRPr="0057159E"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6D5C556C" w14:textId="3C1A6BAE" w:rsidR="007E4470" w:rsidRPr="00184A3A" w:rsidRDefault="007E4470" w:rsidP="0013302E">
            <w:pPr>
              <w:spacing w:after="0"/>
              <w:rPr>
                <w:color w:val="000000"/>
                <w:sz w:val="16"/>
                <w:szCs w:val="16"/>
              </w:rPr>
            </w:pPr>
            <w:r w:rsidRPr="00184A3A">
              <w:rPr>
                <w:color w:val="000000"/>
                <w:sz w:val="16"/>
                <w:szCs w:val="16"/>
              </w:rPr>
              <w:t xml:space="preserve">&lt;category&gt;   </w:t>
            </w:r>
            <w:r w:rsidRPr="00184A3A">
              <w:rPr>
                <w:color w:val="000000"/>
                <w:sz w:val="16"/>
                <w:szCs w:val="16"/>
              </w:rPr>
              <w:br/>
            </w:r>
            <w:r w:rsidR="001D733F" w:rsidRPr="00184A3A">
              <w:rPr>
                <w:color w:val="000000"/>
                <w:sz w:val="16"/>
                <w:szCs w:val="16"/>
              </w:rPr>
              <w:t>&lt;/</w:t>
            </w:r>
            <w:r w:rsidRPr="00184A3A">
              <w:rPr>
                <w:color w:val="000000"/>
                <w:sz w:val="16"/>
                <w:szCs w:val="16"/>
              </w:rPr>
              <w:t>category&gt;</w:t>
            </w:r>
          </w:p>
        </w:tc>
        <w:tc>
          <w:tcPr>
            <w:tcW w:w="2880" w:type="dxa"/>
            <w:tcBorders>
              <w:top w:val="single" w:sz="4" w:space="0" w:color="auto"/>
              <w:left w:val="single" w:sz="4" w:space="0" w:color="auto"/>
              <w:bottom w:val="single" w:sz="4" w:space="0" w:color="auto"/>
              <w:right w:val="single" w:sz="4" w:space="0" w:color="auto"/>
            </w:tcBorders>
            <w:hideMark/>
          </w:tcPr>
          <w:p w14:paraId="0A45FAA3" w14:textId="77777777" w:rsidR="007E4470" w:rsidRPr="00184A3A" w:rsidRDefault="007E4470" w:rsidP="0013302E">
            <w:pPr>
              <w:spacing w:after="0"/>
              <w:rPr>
                <w:color w:val="000000"/>
                <w:sz w:val="16"/>
                <w:szCs w:val="16"/>
              </w:rPr>
            </w:pPr>
            <w:r w:rsidRPr="00184A3A">
              <w:rPr>
                <w:color w:val="000000"/>
                <w:sz w:val="16"/>
                <w:szCs w:val="16"/>
              </w:rPr>
              <w:t>{"category":""}</w:t>
            </w:r>
          </w:p>
        </w:tc>
      </w:tr>
      <w:tr w:rsidR="007E4470" w:rsidRPr="00184A3A" w14:paraId="3B49D72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A7FC6A1" w14:textId="77777777" w:rsidR="007E4470" w:rsidRPr="00184A3A" w:rsidRDefault="007E4470" w:rsidP="0013302E">
            <w:pPr>
              <w:spacing w:after="0"/>
              <w:rPr>
                <w:color w:val="000000"/>
                <w:sz w:val="16"/>
                <w:szCs w:val="16"/>
              </w:rPr>
            </w:pPr>
            <w:r w:rsidRPr="00184A3A">
              <w:rPr>
                <w:color w:val="000000"/>
                <w:sz w:val="16"/>
                <w:szCs w:val="16"/>
              </w:rPr>
              <w:t>10</w:t>
            </w:r>
          </w:p>
        </w:tc>
        <w:tc>
          <w:tcPr>
            <w:tcW w:w="1800" w:type="dxa"/>
            <w:tcBorders>
              <w:top w:val="single" w:sz="4" w:space="0" w:color="auto"/>
              <w:left w:val="single" w:sz="4" w:space="0" w:color="auto"/>
              <w:bottom w:val="single" w:sz="4" w:space="0" w:color="auto"/>
              <w:right w:val="single" w:sz="4" w:space="0" w:color="auto"/>
            </w:tcBorders>
            <w:hideMark/>
          </w:tcPr>
          <w:p w14:paraId="52F3E2C8" w14:textId="77777777" w:rsidR="007E4470" w:rsidRPr="00184A3A" w:rsidRDefault="007E4470" w:rsidP="0013302E">
            <w:pPr>
              <w:spacing w:after="0"/>
              <w:rPr>
                <w:rFonts w:cs="Arial"/>
                <w:sz w:val="16"/>
                <w:szCs w:val="16"/>
              </w:rPr>
            </w:pPr>
            <w:proofErr w:type="spellStart"/>
            <w:r w:rsidRPr="00184A3A">
              <w:rPr>
                <w:sz w:val="16"/>
                <w:szCs w:val="16"/>
              </w:rPr>
              <w:t>item</w:t>
            </w:r>
            <w:r w:rsidRPr="00184A3A">
              <w:rPr>
                <w:rFonts w:cs="Arial"/>
                <w:color w:val="000000"/>
                <w:sz w:val="16"/>
                <w:szCs w:val="16"/>
              </w:rPr>
              <w:t>Description</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714FF9C1" w14:textId="77777777" w:rsidR="007E4470" w:rsidRPr="00184A3A" w:rsidRDefault="007E4470" w:rsidP="0013302E">
            <w:pPr>
              <w:spacing w:after="0"/>
              <w:ind w:left="-11"/>
              <w:rPr>
                <w:rFonts w:cs="Arial"/>
                <w:sz w:val="16"/>
                <w:szCs w:val="16"/>
              </w:rPr>
            </w:pPr>
            <w:r w:rsidRPr="00184A3A">
              <w:rPr>
                <w:rFonts w:cs="Arial"/>
                <w:color w:val="000000"/>
                <w:sz w:val="16"/>
                <w:szCs w:val="16"/>
              </w:rPr>
              <w:t>Item code description</w:t>
            </w:r>
          </w:p>
        </w:tc>
        <w:tc>
          <w:tcPr>
            <w:tcW w:w="1080" w:type="dxa"/>
            <w:tcBorders>
              <w:top w:val="single" w:sz="4" w:space="0" w:color="auto"/>
              <w:left w:val="single" w:sz="4" w:space="0" w:color="auto"/>
              <w:bottom w:val="single" w:sz="4" w:space="0" w:color="auto"/>
              <w:right w:val="single" w:sz="4" w:space="0" w:color="auto"/>
            </w:tcBorders>
            <w:hideMark/>
          </w:tcPr>
          <w:p w14:paraId="242D5EEB"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B9F364F"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5F365D8" w14:textId="77777777" w:rsidR="007E4470" w:rsidRPr="0057159E"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596CDBD" w14:textId="46827BDE"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itemDescription</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itemDescription</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055F7CF8"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itemDescription</w:t>
            </w:r>
            <w:proofErr w:type="spellEnd"/>
            <w:r w:rsidRPr="00184A3A">
              <w:rPr>
                <w:color w:val="000000"/>
                <w:sz w:val="16"/>
                <w:szCs w:val="16"/>
              </w:rPr>
              <w:t>":""}</w:t>
            </w:r>
          </w:p>
        </w:tc>
      </w:tr>
      <w:tr w:rsidR="007E4470" w:rsidRPr="00184A3A" w14:paraId="4E174B5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ACF3787" w14:textId="77777777" w:rsidR="007E4470" w:rsidRPr="00184A3A" w:rsidRDefault="007E4470" w:rsidP="0013302E">
            <w:pPr>
              <w:spacing w:after="0"/>
              <w:rPr>
                <w:color w:val="000000"/>
                <w:sz w:val="16"/>
                <w:szCs w:val="16"/>
              </w:rPr>
            </w:pPr>
            <w:r w:rsidRPr="00184A3A">
              <w:rPr>
                <w:color w:val="000000"/>
                <w:sz w:val="16"/>
                <w:szCs w:val="16"/>
              </w:rPr>
              <w:t>11</w:t>
            </w:r>
          </w:p>
        </w:tc>
        <w:tc>
          <w:tcPr>
            <w:tcW w:w="1800" w:type="dxa"/>
            <w:tcBorders>
              <w:top w:val="single" w:sz="4" w:space="0" w:color="auto"/>
              <w:left w:val="single" w:sz="4" w:space="0" w:color="auto"/>
              <w:bottom w:val="single" w:sz="4" w:space="0" w:color="auto"/>
              <w:right w:val="single" w:sz="4" w:space="0" w:color="auto"/>
            </w:tcBorders>
            <w:hideMark/>
          </w:tcPr>
          <w:p w14:paraId="1A91F968" w14:textId="77777777" w:rsidR="007E4470" w:rsidRPr="00184A3A" w:rsidRDefault="007E4470" w:rsidP="0013302E">
            <w:pPr>
              <w:spacing w:after="0"/>
              <w:rPr>
                <w:rFonts w:cs="Arial"/>
                <w:sz w:val="16"/>
                <w:szCs w:val="16"/>
              </w:rPr>
            </w:pPr>
            <w:proofErr w:type="spellStart"/>
            <w:r w:rsidRPr="00184A3A">
              <w:rPr>
                <w:sz w:val="16"/>
                <w:szCs w:val="16"/>
              </w:rPr>
              <w:t>listPrice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6D19C992" w14:textId="77777777" w:rsidR="007E4470" w:rsidRPr="00184A3A" w:rsidRDefault="007E4470" w:rsidP="0013302E">
            <w:pPr>
              <w:spacing w:after="0"/>
              <w:ind w:left="-11"/>
              <w:rPr>
                <w:rFonts w:cs="Arial"/>
                <w:sz w:val="16"/>
                <w:szCs w:val="16"/>
              </w:rPr>
            </w:pPr>
            <w:r w:rsidRPr="00184A3A">
              <w:rPr>
                <w:rFonts w:cs="Arial"/>
                <w:color w:val="000000"/>
                <w:sz w:val="16"/>
                <w:szCs w:val="16"/>
              </w:rPr>
              <w:t>Listed Unit price</w:t>
            </w:r>
          </w:p>
        </w:tc>
        <w:tc>
          <w:tcPr>
            <w:tcW w:w="1080" w:type="dxa"/>
            <w:tcBorders>
              <w:top w:val="single" w:sz="4" w:space="0" w:color="auto"/>
              <w:left w:val="single" w:sz="4" w:space="0" w:color="auto"/>
              <w:bottom w:val="single" w:sz="4" w:space="0" w:color="auto"/>
              <w:right w:val="single" w:sz="4" w:space="0" w:color="auto"/>
            </w:tcBorders>
            <w:hideMark/>
          </w:tcPr>
          <w:p w14:paraId="1156C820"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9481E42"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6EBDB160" w14:textId="77777777" w:rsidR="007E4470" w:rsidRPr="00184A3A" w:rsidRDefault="007E4470" w:rsidP="0013302E">
            <w:pPr>
              <w:spacing w:after="0"/>
              <w:rPr>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7E4AA330" w14:textId="4AE656F3"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listPrice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listPrice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10635742"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listPrice</w:t>
            </w:r>
            <w:proofErr w:type="spellEnd"/>
            <w:r w:rsidRPr="00184A3A">
              <w:rPr>
                <w:color w:val="000000"/>
                <w:sz w:val="16"/>
                <w:szCs w:val="16"/>
              </w:rPr>
              <w:t>":""}</w:t>
            </w:r>
          </w:p>
        </w:tc>
      </w:tr>
      <w:tr w:rsidR="007E4470" w:rsidRPr="00184A3A" w14:paraId="6787A52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EB1B2E0" w14:textId="77777777" w:rsidR="007E4470" w:rsidRPr="00184A3A" w:rsidRDefault="007E4470" w:rsidP="0013302E">
            <w:pPr>
              <w:spacing w:after="0"/>
              <w:rPr>
                <w:color w:val="000000"/>
                <w:sz w:val="16"/>
                <w:szCs w:val="16"/>
              </w:rPr>
            </w:pPr>
            <w:r w:rsidRPr="00184A3A">
              <w:rPr>
                <w:color w:val="000000"/>
                <w:sz w:val="16"/>
                <w:szCs w:val="16"/>
              </w:rPr>
              <w:t>12</w:t>
            </w:r>
          </w:p>
        </w:tc>
        <w:tc>
          <w:tcPr>
            <w:tcW w:w="1800" w:type="dxa"/>
            <w:tcBorders>
              <w:top w:val="single" w:sz="4" w:space="0" w:color="auto"/>
              <w:left w:val="single" w:sz="4" w:space="0" w:color="auto"/>
              <w:bottom w:val="single" w:sz="4" w:space="0" w:color="auto"/>
              <w:right w:val="single" w:sz="4" w:space="0" w:color="auto"/>
            </w:tcBorders>
            <w:hideMark/>
          </w:tcPr>
          <w:p w14:paraId="322821A7" w14:textId="77777777" w:rsidR="007E4470" w:rsidRPr="00184A3A" w:rsidRDefault="007E4470" w:rsidP="0013302E">
            <w:pPr>
              <w:spacing w:after="0"/>
              <w:rPr>
                <w:rFonts w:cs="Arial"/>
                <w:sz w:val="16"/>
                <w:szCs w:val="16"/>
              </w:rPr>
            </w:pPr>
            <w:r w:rsidRPr="00184A3A">
              <w:rPr>
                <w:sz w:val="16"/>
                <w:szCs w:val="16"/>
              </w:rPr>
              <w:t>price</w:t>
            </w:r>
          </w:p>
        </w:tc>
        <w:tc>
          <w:tcPr>
            <w:tcW w:w="2160" w:type="dxa"/>
            <w:tcBorders>
              <w:top w:val="single" w:sz="4" w:space="0" w:color="auto"/>
              <w:left w:val="single" w:sz="4" w:space="0" w:color="auto"/>
              <w:bottom w:val="single" w:sz="4" w:space="0" w:color="auto"/>
              <w:right w:val="single" w:sz="4" w:space="0" w:color="auto"/>
            </w:tcBorders>
            <w:hideMark/>
          </w:tcPr>
          <w:p w14:paraId="489FDB42" w14:textId="77777777" w:rsidR="007E4470" w:rsidRPr="00184A3A" w:rsidRDefault="007E4470" w:rsidP="0013302E">
            <w:pPr>
              <w:spacing w:after="0"/>
              <w:ind w:left="-11"/>
              <w:rPr>
                <w:rFonts w:cs="Arial"/>
                <w:sz w:val="16"/>
                <w:szCs w:val="16"/>
              </w:rPr>
            </w:pPr>
            <w:r w:rsidRPr="00184A3A">
              <w:rPr>
                <w:rFonts w:cs="Arial"/>
                <w:color w:val="000000"/>
                <w:sz w:val="16"/>
                <w:szCs w:val="16"/>
              </w:rPr>
              <w:t>Unit price</w:t>
            </w:r>
          </w:p>
        </w:tc>
        <w:tc>
          <w:tcPr>
            <w:tcW w:w="1080" w:type="dxa"/>
            <w:tcBorders>
              <w:top w:val="single" w:sz="4" w:space="0" w:color="auto"/>
              <w:left w:val="single" w:sz="4" w:space="0" w:color="auto"/>
              <w:bottom w:val="single" w:sz="4" w:space="0" w:color="auto"/>
              <w:right w:val="single" w:sz="4" w:space="0" w:color="auto"/>
            </w:tcBorders>
            <w:hideMark/>
          </w:tcPr>
          <w:p w14:paraId="37AB59C7"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3A00939"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6D8EB90E" w14:textId="77777777" w:rsidR="007E4470" w:rsidRPr="00184A3A" w:rsidRDefault="007E4470" w:rsidP="0013302E">
            <w:pPr>
              <w:spacing w:after="0"/>
              <w:rPr>
                <w:color w:val="00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75E36C3" w14:textId="54D08EC4" w:rsidR="007E4470" w:rsidRPr="00184A3A" w:rsidRDefault="007E4470" w:rsidP="0013302E">
            <w:pPr>
              <w:spacing w:after="0"/>
              <w:rPr>
                <w:color w:val="000000"/>
                <w:sz w:val="16"/>
                <w:szCs w:val="16"/>
              </w:rPr>
            </w:pPr>
            <w:r w:rsidRPr="00184A3A">
              <w:rPr>
                <w:color w:val="000000"/>
                <w:sz w:val="16"/>
                <w:szCs w:val="16"/>
              </w:rPr>
              <w:t xml:space="preserve">&lt;price&gt;   </w:t>
            </w:r>
            <w:r w:rsidRPr="00184A3A">
              <w:rPr>
                <w:color w:val="000000"/>
                <w:sz w:val="16"/>
                <w:szCs w:val="16"/>
              </w:rPr>
              <w:br/>
            </w:r>
            <w:r w:rsidR="001D733F" w:rsidRPr="00184A3A">
              <w:rPr>
                <w:color w:val="000000"/>
                <w:sz w:val="16"/>
                <w:szCs w:val="16"/>
              </w:rPr>
              <w:t>&lt;/</w:t>
            </w:r>
            <w:r w:rsidRPr="00184A3A">
              <w:rPr>
                <w:color w:val="000000"/>
                <w:sz w:val="16"/>
                <w:szCs w:val="16"/>
              </w:rPr>
              <w:t>price&gt;</w:t>
            </w:r>
          </w:p>
        </w:tc>
        <w:tc>
          <w:tcPr>
            <w:tcW w:w="2880" w:type="dxa"/>
            <w:tcBorders>
              <w:top w:val="single" w:sz="4" w:space="0" w:color="auto"/>
              <w:left w:val="single" w:sz="4" w:space="0" w:color="auto"/>
              <w:bottom w:val="single" w:sz="4" w:space="0" w:color="auto"/>
              <w:right w:val="single" w:sz="4" w:space="0" w:color="auto"/>
            </w:tcBorders>
            <w:hideMark/>
          </w:tcPr>
          <w:p w14:paraId="1467A73E" w14:textId="77777777" w:rsidR="007E4470" w:rsidRPr="00184A3A" w:rsidRDefault="007E4470" w:rsidP="0013302E">
            <w:pPr>
              <w:spacing w:after="0"/>
              <w:rPr>
                <w:color w:val="000000"/>
                <w:sz w:val="16"/>
                <w:szCs w:val="16"/>
              </w:rPr>
            </w:pPr>
            <w:r w:rsidRPr="00184A3A">
              <w:rPr>
                <w:color w:val="000000"/>
                <w:sz w:val="16"/>
                <w:szCs w:val="16"/>
              </w:rPr>
              <w:t>{"price":""}</w:t>
            </w:r>
          </w:p>
        </w:tc>
      </w:tr>
      <w:tr w:rsidR="007E4470" w:rsidRPr="00184A3A" w14:paraId="25EA1D6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9D89D44" w14:textId="77777777" w:rsidR="007E4470" w:rsidRPr="00184A3A" w:rsidRDefault="007E4470" w:rsidP="0013302E">
            <w:pPr>
              <w:spacing w:after="0"/>
              <w:rPr>
                <w:color w:val="000000"/>
                <w:sz w:val="16"/>
                <w:szCs w:val="16"/>
              </w:rPr>
            </w:pPr>
            <w:r w:rsidRPr="00184A3A">
              <w:rPr>
                <w:color w:val="000000"/>
                <w:sz w:val="16"/>
                <w:szCs w:val="16"/>
              </w:rPr>
              <w:t>13</w:t>
            </w:r>
          </w:p>
        </w:tc>
        <w:tc>
          <w:tcPr>
            <w:tcW w:w="1800" w:type="dxa"/>
            <w:tcBorders>
              <w:top w:val="single" w:sz="4" w:space="0" w:color="auto"/>
              <w:left w:val="single" w:sz="4" w:space="0" w:color="auto"/>
              <w:bottom w:val="single" w:sz="4" w:space="0" w:color="auto"/>
              <w:right w:val="single" w:sz="4" w:space="0" w:color="auto"/>
            </w:tcBorders>
            <w:hideMark/>
          </w:tcPr>
          <w:p w14:paraId="66162573" w14:textId="77777777" w:rsidR="007E4470" w:rsidRPr="00184A3A" w:rsidRDefault="007E4470" w:rsidP="0013302E">
            <w:pPr>
              <w:spacing w:after="0"/>
              <w:rPr>
                <w:rFonts w:cs="Arial"/>
                <w:sz w:val="16"/>
                <w:szCs w:val="16"/>
              </w:rPr>
            </w:pPr>
            <w:proofErr w:type="spellStart"/>
            <w:r w:rsidRPr="00184A3A">
              <w:rPr>
                <w:sz w:val="16"/>
                <w:szCs w:val="16"/>
              </w:rPr>
              <w:t>qty</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7AA78E41"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Quantity</w:t>
            </w:r>
          </w:p>
        </w:tc>
        <w:tc>
          <w:tcPr>
            <w:tcW w:w="1080" w:type="dxa"/>
            <w:tcBorders>
              <w:top w:val="single" w:sz="4" w:space="0" w:color="auto"/>
              <w:left w:val="single" w:sz="4" w:space="0" w:color="auto"/>
              <w:bottom w:val="single" w:sz="4" w:space="0" w:color="auto"/>
              <w:right w:val="single" w:sz="4" w:space="0" w:color="auto"/>
            </w:tcBorders>
            <w:hideMark/>
          </w:tcPr>
          <w:p w14:paraId="09095FE2" w14:textId="77777777" w:rsidR="007E4470" w:rsidRPr="00184A3A" w:rsidRDefault="007E4470" w:rsidP="0013302E">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7B015C7"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940415E"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1189754" w14:textId="3FD29D3F"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qty</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qty</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677245BC"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qty</w:t>
            </w:r>
            <w:proofErr w:type="spellEnd"/>
            <w:r w:rsidRPr="00184A3A">
              <w:rPr>
                <w:color w:val="000000"/>
                <w:sz w:val="16"/>
                <w:szCs w:val="16"/>
              </w:rPr>
              <w:t>":""}</w:t>
            </w:r>
          </w:p>
        </w:tc>
      </w:tr>
      <w:tr w:rsidR="007E4470" w:rsidRPr="00184A3A" w14:paraId="170880B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177E087" w14:textId="77777777" w:rsidR="007E4470" w:rsidRPr="00184A3A" w:rsidRDefault="007E4470" w:rsidP="0013302E">
            <w:pPr>
              <w:spacing w:after="0"/>
              <w:rPr>
                <w:color w:val="000000"/>
                <w:sz w:val="16"/>
                <w:szCs w:val="16"/>
              </w:rPr>
            </w:pPr>
            <w:r w:rsidRPr="00184A3A">
              <w:rPr>
                <w:color w:val="000000"/>
                <w:sz w:val="16"/>
                <w:szCs w:val="16"/>
              </w:rPr>
              <w:t>14</w:t>
            </w:r>
          </w:p>
        </w:tc>
        <w:tc>
          <w:tcPr>
            <w:tcW w:w="1800" w:type="dxa"/>
            <w:tcBorders>
              <w:top w:val="single" w:sz="4" w:space="0" w:color="auto"/>
              <w:left w:val="single" w:sz="4" w:space="0" w:color="auto"/>
              <w:bottom w:val="single" w:sz="4" w:space="0" w:color="auto"/>
              <w:right w:val="single" w:sz="4" w:space="0" w:color="auto"/>
            </w:tcBorders>
            <w:hideMark/>
          </w:tcPr>
          <w:p w14:paraId="0EED4D2C" w14:textId="77777777" w:rsidR="007E4470" w:rsidRPr="00184A3A" w:rsidRDefault="007E4470" w:rsidP="0013302E">
            <w:pPr>
              <w:spacing w:after="0"/>
              <w:rPr>
                <w:rFonts w:cs="Arial"/>
                <w:sz w:val="16"/>
                <w:szCs w:val="16"/>
              </w:rPr>
            </w:pPr>
            <w:proofErr w:type="spellStart"/>
            <w:r w:rsidRPr="00184A3A">
              <w:rPr>
                <w:sz w:val="16"/>
                <w:szCs w:val="16"/>
              </w:rPr>
              <w:t>itemTot</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40B65851" w14:textId="77777777" w:rsidR="007E4470" w:rsidRPr="00184A3A" w:rsidRDefault="007E4470" w:rsidP="0013302E">
            <w:pPr>
              <w:spacing w:after="0"/>
              <w:ind w:left="-11"/>
              <w:rPr>
                <w:rFonts w:cs="Arial"/>
                <w:sz w:val="16"/>
                <w:szCs w:val="16"/>
              </w:rPr>
            </w:pPr>
            <w:r w:rsidRPr="00184A3A">
              <w:rPr>
                <w:rFonts w:cs="Arial"/>
                <w:color w:val="000000"/>
                <w:sz w:val="16"/>
                <w:szCs w:val="16"/>
              </w:rPr>
              <w:t>Item sales total</w:t>
            </w:r>
          </w:p>
        </w:tc>
        <w:tc>
          <w:tcPr>
            <w:tcW w:w="1080" w:type="dxa"/>
            <w:tcBorders>
              <w:top w:val="single" w:sz="4" w:space="0" w:color="auto"/>
              <w:left w:val="single" w:sz="4" w:space="0" w:color="auto"/>
              <w:bottom w:val="single" w:sz="4" w:space="0" w:color="auto"/>
              <w:right w:val="single" w:sz="4" w:space="0" w:color="auto"/>
            </w:tcBorders>
            <w:hideMark/>
          </w:tcPr>
          <w:p w14:paraId="2E66F245" w14:textId="77777777" w:rsidR="007E4470" w:rsidRPr="00184A3A" w:rsidRDefault="007E4470" w:rsidP="0013302E">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E69088C"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5E79C7A3"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0EC9DD2" w14:textId="7CB7ECEE"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itemTot</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itemTot</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106F4075"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itemTot</w:t>
            </w:r>
            <w:proofErr w:type="spellEnd"/>
            <w:r w:rsidRPr="00184A3A">
              <w:rPr>
                <w:color w:val="000000"/>
                <w:sz w:val="16"/>
                <w:szCs w:val="16"/>
              </w:rPr>
              <w:t>":""}</w:t>
            </w:r>
          </w:p>
        </w:tc>
      </w:tr>
      <w:tr w:rsidR="007E4470" w:rsidRPr="00184A3A" w14:paraId="49700BF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C3E4136" w14:textId="77777777" w:rsidR="007E4470" w:rsidRPr="00184A3A" w:rsidRDefault="007E4470" w:rsidP="0013302E">
            <w:pPr>
              <w:spacing w:after="0"/>
              <w:rPr>
                <w:color w:val="000000"/>
                <w:sz w:val="16"/>
                <w:szCs w:val="16"/>
              </w:rPr>
            </w:pPr>
            <w:r w:rsidRPr="00184A3A">
              <w:rPr>
                <w:color w:val="000000"/>
                <w:sz w:val="16"/>
                <w:szCs w:val="16"/>
              </w:rPr>
              <w:t>15</w:t>
            </w:r>
          </w:p>
        </w:tc>
        <w:tc>
          <w:tcPr>
            <w:tcW w:w="1800" w:type="dxa"/>
            <w:tcBorders>
              <w:top w:val="single" w:sz="4" w:space="0" w:color="auto"/>
              <w:left w:val="single" w:sz="4" w:space="0" w:color="auto"/>
              <w:bottom w:val="single" w:sz="4" w:space="0" w:color="auto"/>
              <w:right w:val="single" w:sz="4" w:space="0" w:color="auto"/>
            </w:tcBorders>
            <w:hideMark/>
          </w:tcPr>
          <w:p w14:paraId="3B587F35" w14:textId="77777777" w:rsidR="007E4470" w:rsidRPr="00184A3A" w:rsidRDefault="007E4470" w:rsidP="0013302E">
            <w:pPr>
              <w:spacing w:after="0"/>
              <w:rPr>
                <w:rFonts w:cs="Arial"/>
                <w:sz w:val="16"/>
                <w:szCs w:val="16"/>
              </w:rPr>
            </w:pPr>
            <w:proofErr w:type="spellStart"/>
            <w:r w:rsidRPr="00184A3A">
              <w:rPr>
                <w:sz w:val="16"/>
                <w:szCs w:val="16"/>
              </w:rPr>
              <w:t>servFlag</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4D14FA75" w14:textId="77777777" w:rsidR="007E4470" w:rsidRPr="00184A3A" w:rsidRDefault="007E4470" w:rsidP="0013302E">
            <w:pPr>
              <w:spacing w:after="0"/>
              <w:ind w:left="-11"/>
              <w:rPr>
                <w:rFonts w:cs="Arial"/>
                <w:sz w:val="16"/>
                <w:szCs w:val="16"/>
              </w:rPr>
            </w:pPr>
            <w:r w:rsidRPr="00184A3A">
              <w:rPr>
                <w:rFonts w:cs="Arial"/>
                <w:color w:val="000000"/>
                <w:sz w:val="16"/>
                <w:szCs w:val="16"/>
              </w:rPr>
              <w:t>Service type</w:t>
            </w:r>
          </w:p>
        </w:tc>
        <w:tc>
          <w:tcPr>
            <w:tcW w:w="1080" w:type="dxa"/>
            <w:tcBorders>
              <w:top w:val="single" w:sz="4" w:space="0" w:color="auto"/>
              <w:left w:val="single" w:sz="4" w:space="0" w:color="auto"/>
              <w:bottom w:val="single" w:sz="4" w:space="0" w:color="auto"/>
              <w:right w:val="single" w:sz="4" w:space="0" w:color="auto"/>
            </w:tcBorders>
            <w:hideMark/>
          </w:tcPr>
          <w:p w14:paraId="38D92B0D" w14:textId="77777777" w:rsidR="007E4470" w:rsidRPr="00184A3A" w:rsidRDefault="007E4470" w:rsidP="0013302E">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E5575AC"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F905387"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EE12840" w14:textId="7FB70DDD"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servFlag</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servFlag</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2ED200A8"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servFlag</w:t>
            </w:r>
            <w:proofErr w:type="spellEnd"/>
            <w:r w:rsidRPr="00184A3A">
              <w:rPr>
                <w:color w:val="000000"/>
                <w:sz w:val="16"/>
                <w:szCs w:val="16"/>
              </w:rPr>
              <w:t>":""}</w:t>
            </w:r>
          </w:p>
        </w:tc>
      </w:tr>
      <w:tr w:rsidR="007E4470" w:rsidRPr="00184A3A" w14:paraId="2E1D67E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A87E1E3" w14:textId="77777777" w:rsidR="007E4470" w:rsidRPr="00184A3A" w:rsidRDefault="007E4470" w:rsidP="0013302E">
            <w:pPr>
              <w:spacing w:after="0"/>
              <w:rPr>
                <w:color w:val="000000"/>
                <w:sz w:val="16"/>
                <w:szCs w:val="16"/>
              </w:rPr>
            </w:pPr>
            <w:r w:rsidRPr="00184A3A">
              <w:rPr>
                <w:color w:val="000000"/>
                <w:sz w:val="16"/>
                <w:szCs w:val="16"/>
              </w:rPr>
              <w:t>16</w:t>
            </w:r>
          </w:p>
        </w:tc>
        <w:tc>
          <w:tcPr>
            <w:tcW w:w="1800" w:type="dxa"/>
            <w:tcBorders>
              <w:top w:val="single" w:sz="4" w:space="0" w:color="auto"/>
              <w:left w:val="single" w:sz="4" w:space="0" w:color="auto"/>
              <w:bottom w:val="single" w:sz="4" w:space="0" w:color="auto"/>
              <w:right w:val="single" w:sz="4" w:space="0" w:color="auto"/>
            </w:tcBorders>
            <w:hideMark/>
          </w:tcPr>
          <w:p w14:paraId="79F1B587" w14:textId="77777777" w:rsidR="007E4470" w:rsidRPr="00184A3A" w:rsidRDefault="007E4470" w:rsidP="0013302E">
            <w:pPr>
              <w:spacing w:after="0"/>
              <w:rPr>
                <w:rFonts w:cs="Arial"/>
                <w:sz w:val="16"/>
                <w:szCs w:val="16"/>
              </w:rPr>
            </w:pPr>
            <w:proofErr w:type="spellStart"/>
            <w:r w:rsidRPr="00184A3A">
              <w:rPr>
                <w:sz w:val="16"/>
                <w:szCs w:val="16"/>
              </w:rPr>
              <w:t>setmenu</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48CDE3BE" w14:textId="77777777" w:rsidR="007E4470" w:rsidRPr="00184A3A" w:rsidRDefault="007E4470" w:rsidP="0013302E">
            <w:pPr>
              <w:spacing w:after="0"/>
              <w:ind w:left="-11"/>
              <w:rPr>
                <w:rFonts w:cs="Arial"/>
                <w:sz w:val="16"/>
                <w:szCs w:val="16"/>
              </w:rPr>
            </w:pPr>
            <w:r w:rsidRPr="00184A3A">
              <w:rPr>
                <w:rFonts w:cs="Arial"/>
                <w:color w:val="000000"/>
                <w:sz w:val="16"/>
                <w:szCs w:val="16"/>
              </w:rPr>
              <w:t>Set menu item code</w:t>
            </w:r>
          </w:p>
        </w:tc>
        <w:tc>
          <w:tcPr>
            <w:tcW w:w="1080" w:type="dxa"/>
            <w:tcBorders>
              <w:top w:val="single" w:sz="4" w:space="0" w:color="auto"/>
              <w:left w:val="single" w:sz="4" w:space="0" w:color="auto"/>
              <w:bottom w:val="single" w:sz="4" w:space="0" w:color="auto"/>
              <w:right w:val="single" w:sz="4" w:space="0" w:color="auto"/>
            </w:tcBorders>
            <w:hideMark/>
          </w:tcPr>
          <w:p w14:paraId="1DA6D8DA" w14:textId="77777777" w:rsidR="007E4470" w:rsidRPr="00184A3A" w:rsidRDefault="007E4470" w:rsidP="0013302E">
            <w:pPr>
              <w:spacing w:after="0"/>
              <w:jc w:val="center"/>
              <w:rPr>
                <w:rFonts w:eastAsia="SimSun"/>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24D9DB18"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4B6EE86"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8E97D79" w14:textId="6EC9A90F"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setmenu</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setmenu</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007F48ED"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setmenu</w:t>
            </w:r>
            <w:proofErr w:type="spellEnd"/>
            <w:r w:rsidRPr="00184A3A">
              <w:rPr>
                <w:color w:val="000000"/>
                <w:sz w:val="16"/>
                <w:szCs w:val="16"/>
              </w:rPr>
              <w:t>":""}</w:t>
            </w:r>
          </w:p>
        </w:tc>
      </w:tr>
      <w:tr w:rsidR="007E4470" w:rsidRPr="00184A3A" w14:paraId="38757FA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9276DB9" w14:textId="77777777" w:rsidR="007E4470" w:rsidRPr="00184A3A" w:rsidRDefault="007E4470" w:rsidP="0013302E">
            <w:pPr>
              <w:spacing w:after="0"/>
              <w:rPr>
                <w:color w:val="000000"/>
                <w:sz w:val="16"/>
                <w:szCs w:val="16"/>
              </w:rPr>
            </w:pPr>
            <w:r w:rsidRPr="00184A3A">
              <w:rPr>
                <w:color w:val="000000"/>
                <w:sz w:val="16"/>
                <w:szCs w:val="16"/>
              </w:rPr>
              <w:t>17</w:t>
            </w:r>
          </w:p>
        </w:tc>
        <w:tc>
          <w:tcPr>
            <w:tcW w:w="1800" w:type="dxa"/>
            <w:tcBorders>
              <w:top w:val="single" w:sz="4" w:space="0" w:color="auto"/>
              <w:left w:val="single" w:sz="4" w:space="0" w:color="auto"/>
              <w:bottom w:val="single" w:sz="4" w:space="0" w:color="auto"/>
              <w:right w:val="single" w:sz="4" w:space="0" w:color="auto"/>
            </w:tcBorders>
            <w:hideMark/>
          </w:tcPr>
          <w:p w14:paraId="38A913A8" w14:textId="77777777" w:rsidR="007E4470" w:rsidRPr="00184A3A" w:rsidRDefault="007E4470" w:rsidP="0013302E">
            <w:pPr>
              <w:spacing w:after="0"/>
              <w:rPr>
                <w:rFonts w:cs="Arial"/>
                <w:sz w:val="16"/>
                <w:szCs w:val="16"/>
              </w:rPr>
            </w:pPr>
            <w:proofErr w:type="spellStart"/>
            <w:r w:rsidRPr="00184A3A">
              <w:rPr>
                <w:sz w:val="16"/>
                <w:szCs w:val="16"/>
              </w:rPr>
              <w:t>setFlag</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4963F417" w14:textId="77777777" w:rsidR="007E4470" w:rsidRPr="00184A3A" w:rsidRDefault="007E4470" w:rsidP="0013302E">
            <w:pPr>
              <w:spacing w:after="0"/>
              <w:ind w:left="-11"/>
              <w:rPr>
                <w:rFonts w:cs="Arial"/>
                <w:sz w:val="16"/>
                <w:szCs w:val="16"/>
              </w:rPr>
            </w:pPr>
            <w:r w:rsidRPr="00184A3A">
              <w:rPr>
                <w:rFonts w:cs="Arial"/>
                <w:color w:val="000000"/>
                <w:sz w:val="16"/>
                <w:szCs w:val="16"/>
              </w:rPr>
              <w:t>Set menu item indicator</w:t>
            </w:r>
          </w:p>
        </w:tc>
        <w:tc>
          <w:tcPr>
            <w:tcW w:w="1080" w:type="dxa"/>
            <w:tcBorders>
              <w:top w:val="single" w:sz="4" w:space="0" w:color="auto"/>
              <w:left w:val="single" w:sz="4" w:space="0" w:color="auto"/>
              <w:bottom w:val="single" w:sz="4" w:space="0" w:color="auto"/>
              <w:right w:val="single" w:sz="4" w:space="0" w:color="auto"/>
            </w:tcBorders>
            <w:hideMark/>
          </w:tcPr>
          <w:p w14:paraId="1A97EAF4"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11D48E3"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B8219C8"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79240E61" w14:textId="2495357D"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setFlag</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setFlag</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7748A1D6"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setFlag</w:t>
            </w:r>
            <w:proofErr w:type="spellEnd"/>
            <w:r w:rsidRPr="00184A3A">
              <w:rPr>
                <w:color w:val="000000"/>
                <w:sz w:val="16"/>
                <w:szCs w:val="16"/>
              </w:rPr>
              <w:t>":""}</w:t>
            </w:r>
          </w:p>
        </w:tc>
      </w:tr>
      <w:tr w:rsidR="007E4470" w:rsidRPr="00184A3A" w14:paraId="15ECC84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EAF460C" w14:textId="77777777" w:rsidR="007E4470" w:rsidRPr="00184A3A" w:rsidRDefault="007E4470" w:rsidP="0013302E">
            <w:pPr>
              <w:spacing w:after="0"/>
              <w:rPr>
                <w:color w:val="000000"/>
                <w:sz w:val="16"/>
                <w:szCs w:val="16"/>
              </w:rPr>
            </w:pPr>
            <w:r w:rsidRPr="00184A3A">
              <w:rPr>
                <w:color w:val="000000"/>
                <w:sz w:val="16"/>
                <w:szCs w:val="16"/>
              </w:rPr>
              <w:lastRenderedPageBreak/>
              <w:t>18</w:t>
            </w:r>
          </w:p>
        </w:tc>
        <w:tc>
          <w:tcPr>
            <w:tcW w:w="1800" w:type="dxa"/>
            <w:tcBorders>
              <w:top w:val="single" w:sz="4" w:space="0" w:color="auto"/>
              <w:left w:val="single" w:sz="4" w:space="0" w:color="auto"/>
              <w:bottom w:val="single" w:sz="4" w:space="0" w:color="auto"/>
              <w:right w:val="single" w:sz="4" w:space="0" w:color="auto"/>
            </w:tcBorders>
            <w:hideMark/>
          </w:tcPr>
          <w:p w14:paraId="751EF10E" w14:textId="77777777" w:rsidR="007E4470" w:rsidRPr="00184A3A" w:rsidRDefault="007E4470" w:rsidP="0013302E">
            <w:pPr>
              <w:spacing w:after="0"/>
              <w:rPr>
                <w:rFonts w:cs="Arial"/>
                <w:sz w:val="16"/>
                <w:szCs w:val="16"/>
              </w:rPr>
            </w:pPr>
            <w:proofErr w:type="spellStart"/>
            <w:r w:rsidRPr="00184A3A">
              <w:rPr>
                <w:sz w:val="16"/>
                <w:szCs w:val="16"/>
              </w:rPr>
              <w:t>discCode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3F1296DA" w14:textId="77777777" w:rsidR="007E4470" w:rsidRPr="00184A3A" w:rsidRDefault="007E4470" w:rsidP="0013302E">
            <w:pPr>
              <w:spacing w:after="0"/>
              <w:ind w:left="-11"/>
              <w:rPr>
                <w:rFonts w:cs="Arial"/>
                <w:sz w:val="16"/>
                <w:szCs w:val="16"/>
              </w:rPr>
            </w:pPr>
            <w:r w:rsidRPr="00184A3A">
              <w:rPr>
                <w:rFonts w:cs="Arial"/>
                <w:color w:val="000000"/>
                <w:sz w:val="16"/>
                <w:szCs w:val="16"/>
              </w:rPr>
              <w:t>Item Discount Code</w:t>
            </w:r>
          </w:p>
        </w:tc>
        <w:tc>
          <w:tcPr>
            <w:tcW w:w="1080" w:type="dxa"/>
            <w:tcBorders>
              <w:top w:val="single" w:sz="4" w:space="0" w:color="auto"/>
              <w:left w:val="single" w:sz="4" w:space="0" w:color="auto"/>
              <w:bottom w:val="single" w:sz="4" w:space="0" w:color="auto"/>
              <w:right w:val="single" w:sz="4" w:space="0" w:color="auto"/>
            </w:tcBorders>
            <w:hideMark/>
          </w:tcPr>
          <w:p w14:paraId="47321145"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66CD695E"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1502B2A" w14:textId="77777777" w:rsidR="007E4470" w:rsidRPr="00184A3A" w:rsidRDefault="007E4470" w:rsidP="0013302E">
            <w:pPr>
              <w:spacing w:after="0"/>
              <w:rPr>
                <w:rFonts w:eastAsia="SimSun"/>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B94D94E" w14:textId="0E886E5F"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discCode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discCode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0861404F"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discCode</w:t>
            </w:r>
            <w:proofErr w:type="spellEnd"/>
            <w:r w:rsidRPr="00184A3A">
              <w:rPr>
                <w:color w:val="000000"/>
                <w:sz w:val="16"/>
                <w:szCs w:val="16"/>
              </w:rPr>
              <w:t>":""}</w:t>
            </w:r>
          </w:p>
        </w:tc>
      </w:tr>
      <w:tr w:rsidR="007E4470" w:rsidRPr="00184A3A" w14:paraId="50FFCCC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7CD1541" w14:textId="77777777" w:rsidR="007E4470" w:rsidRPr="00184A3A" w:rsidRDefault="007E4470" w:rsidP="0013302E">
            <w:pPr>
              <w:spacing w:after="0"/>
              <w:rPr>
                <w:rFonts w:eastAsia="SimSun"/>
                <w:color w:val="000000"/>
                <w:sz w:val="16"/>
                <w:szCs w:val="16"/>
              </w:rPr>
            </w:pPr>
            <w:r w:rsidRPr="00184A3A">
              <w:rPr>
                <w:color w:val="000000"/>
                <w:sz w:val="16"/>
                <w:szCs w:val="16"/>
              </w:rPr>
              <w:t>19</w:t>
            </w:r>
          </w:p>
        </w:tc>
        <w:tc>
          <w:tcPr>
            <w:tcW w:w="1800" w:type="dxa"/>
            <w:tcBorders>
              <w:top w:val="single" w:sz="4" w:space="0" w:color="auto"/>
              <w:left w:val="single" w:sz="4" w:space="0" w:color="auto"/>
              <w:bottom w:val="single" w:sz="4" w:space="0" w:color="auto"/>
              <w:right w:val="single" w:sz="4" w:space="0" w:color="auto"/>
            </w:tcBorders>
            <w:hideMark/>
          </w:tcPr>
          <w:p w14:paraId="51B52BF0" w14:textId="77777777" w:rsidR="007E4470" w:rsidRPr="00184A3A" w:rsidRDefault="007E4470" w:rsidP="0013302E">
            <w:pPr>
              <w:spacing w:after="0"/>
              <w:rPr>
                <w:rFonts w:cs="Arial"/>
                <w:sz w:val="16"/>
                <w:szCs w:val="16"/>
              </w:rPr>
            </w:pPr>
            <w:proofErr w:type="spellStart"/>
            <w:r w:rsidRPr="00184A3A">
              <w:rPr>
                <w:sz w:val="16"/>
                <w:szCs w:val="16"/>
              </w:rPr>
              <w:t>discRatio</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2E638169" w14:textId="77777777" w:rsidR="007E4470" w:rsidRPr="00184A3A" w:rsidRDefault="007E4470" w:rsidP="0013302E">
            <w:pPr>
              <w:spacing w:after="0"/>
              <w:ind w:left="-11"/>
              <w:rPr>
                <w:rFonts w:cs="Arial"/>
                <w:sz w:val="16"/>
                <w:szCs w:val="16"/>
              </w:rPr>
            </w:pPr>
            <w:r w:rsidRPr="00184A3A">
              <w:rPr>
                <w:rFonts w:cs="Arial"/>
                <w:color w:val="000000"/>
                <w:sz w:val="16"/>
                <w:szCs w:val="16"/>
              </w:rPr>
              <w:t>Item Discount Ratio</w:t>
            </w:r>
          </w:p>
        </w:tc>
        <w:tc>
          <w:tcPr>
            <w:tcW w:w="1080" w:type="dxa"/>
            <w:tcBorders>
              <w:top w:val="single" w:sz="4" w:space="0" w:color="auto"/>
              <w:left w:val="single" w:sz="4" w:space="0" w:color="auto"/>
              <w:bottom w:val="single" w:sz="4" w:space="0" w:color="auto"/>
              <w:right w:val="single" w:sz="4" w:space="0" w:color="auto"/>
            </w:tcBorders>
            <w:hideMark/>
          </w:tcPr>
          <w:p w14:paraId="3A687036"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3A5A401"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149192C8"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FB8C305" w14:textId="265CDD02"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discRatio</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discRatio</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5E1E71C7"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discRatio</w:t>
            </w:r>
            <w:proofErr w:type="spellEnd"/>
            <w:r w:rsidRPr="00184A3A">
              <w:rPr>
                <w:color w:val="000000"/>
                <w:sz w:val="16"/>
                <w:szCs w:val="16"/>
              </w:rPr>
              <w:t>":""}</w:t>
            </w:r>
          </w:p>
        </w:tc>
      </w:tr>
      <w:tr w:rsidR="007E4470" w:rsidRPr="00184A3A" w14:paraId="70835CD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05F3D25" w14:textId="77777777" w:rsidR="007E4470" w:rsidRPr="00184A3A" w:rsidRDefault="007E4470" w:rsidP="0013302E">
            <w:pPr>
              <w:spacing w:after="0"/>
              <w:rPr>
                <w:color w:val="000000"/>
                <w:sz w:val="16"/>
                <w:szCs w:val="16"/>
              </w:rPr>
            </w:pPr>
            <w:r w:rsidRPr="00184A3A">
              <w:rPr>
                <w:color w:val="000000"/>
                <w:sz w:val="16"/>
                <w:szCs w:val="16"/>
              </w:rPr>
              <w:t>20</w:t>
            </w:r>
          </w:p>
        </w:tc>
        <w:tc>
          <w:tcPr>
            <w:tcW w:w="1800" w:type="dxa"/>
            <w:tcBorders>
              <w:top w:val="single" w:sz="4" w:space="0" w:color="auto"/>
              <w:left w:val="single" w:sz="4" w:space="0" w:color="auto"/>
              <w:bottom w:val="single" w:sz="4" w:space="0" w:color="auto"/>
              <w:right w:val="single" w:sz="4" w:space="0" w:color="auto"/>
            </w:tcBorders>
            <w:hideMark/>
          </w:tcPr>
          <w:p w14:paraId="60B961EC" w14:textId="77777777" w:rsidR="007E4470" w:rsidRPr="00184A3A" w:rsidRDefault="007E4470" w:rsidP="0013302E">
            <w:pPr>
              <w:spacing w:after="0"/>
              <w:rPr>
                <w:rFonts w:cs="Arial"/>
                <w:sz w:val="16"/>
                <w:szCs w:val="16"/>
              </w:rPr>
            </w:pPr>
            <w:proofErr w:type="spellStart"/>
            <w:r w:rsidRPr="00184A3A">
              <w:rPr>
                <w:sz w:val="16"/>
                <w:szCs w:val="16"/>
              </w:rPr>
              <w:t>discAmt</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42EE7E64" w14:textId="77777777" w:rsidR="007E4470" w:rsidRPr="00184A3A" w:rsidRDefault="007E4470" w:rsidP="0013302E">
            <w:pPr>
              <w:spacing w:after="0"/>
              <w:ind w:left="-11"/>
              <w:rPr>
                <w:rFonts w:cs="Arial"/>
                <w:sz w:val="16"/>
                <w:szCs w:val="16"/>
              </w:rPr>
            </w:pPr>
            <w:r w:rsidRPr="00184A3A">
              <w:rPr>
                <w:rFonts w:cs="Arial"/>
                <w:color w:val="000000"/>
                <w:sz w:val="16"/>
                <w:szCs w:val="16"/>
              </w:rPr>
              <w:t>Item Discount Amount</w:t>
            </w:r>
          </w:p>
        </w:tc>
        <w:tc>
          <w:tcPr>
            <w:tcW w:w="1080" w:type="dxa"/>
            <w:tcBorders>
              <w:top w:val="single" w:sz="4" w:space="0" w:color="auto"/>
              <w:left w:val="single" w:sz="4" w:space="0" w:color="auto"/>
              <w:bottom w:val="single" w:sz="4" w:space="0" w:color="auto"/>
              <w:right w:val="single" w:sz="4" w:space="0" w:color="auto"/>
            </w:tcBorders>
            <w:hideMark/>
          </w:tcPr>
          <w:p w14:paraId="52739A85"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7FBB224"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DEDD00A"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752FBFB" w14:textId="718097CA"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discAmt</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discAmt</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059998B0"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discAmt</w:t>
            </w:r>
            <w:proofErr w:type="spellEnd"/>
            <w:r w:rsidRPr="00184A3A">
              <w:rPr>
                <w:color w:val="000000"/>
                <w:sz w:val="16"/>
                <w:szCs w:val="16"/>
              </w:rPr>
              <w:t>":""}</w:t>
            </w:r>
          </w:p>
        </w:tc>
      </w:tr>
      <w:tr w:rsidR="007E4470" w:rsidRPr="00184A3A" w14:paraId="63409F4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A8EB50B" w14:textId="77777777" w:rsidR="007E4470" w:rsidRPr="00184A3A" w:rsidRDefault="007E4470" w:rsidP="0013302E">
            <w:pPr>
              <w:spacing w:after="0"/>
              <w:rPr>
                <w:color w:val="000000"/>
                <w:sz w:val="16"/>
                <w:szCs w:val="16"/>
              </w:rPr>
            </w:pPr>
            <w:r w:rsidRPr="00184A3A">
              <w:rPr>
                <w:color w:val="000000"/>
                <w:sz w:val="16"/>
                <w:szCs w:val="16"/>
              </w:rPr>
              <w:t>21</w:t>
            </w:r>
          </w:p>
        </w:tc>
        <w:tc>
          <w:tcPr>
            <w:tcW w:w="1800" w:type="dxa"/>
            <w:tcBorders>
              <w:top w:val="single" w:sz="4" w:space="0" w:color="auto"/>
              <w:left w:val="single" w:sz="4" w:space="0" w:color="auto"/>
              <w:bottom w:val="single" w:sz="4" w:space="0" w:color="auto"/>
              <w:right w:val="single" w:sz="4" w:space="0" w:color="auto"/>
            </w:tcBorders>
          </w:tcPr>
          <w:p w14:paraId="4FC465B3" w14:textId="77777777" w:rsidR="007E4470" w:rsidRPr="00184A3A" w:rsidRDefault="007E4470" w:rsidP="0013302E">
            <w:pPr>
              <w:spacing w:after="0"/>
              <w:rPr>
                <w:rFonts w:cs="Arial"/>
                <w:sz w:val="16"/>
                <w:szCs w:val="16"/>
              </w:rPr>
            </w:pPr>
            <w:proofErr w:type="spellStart"/>
            <w:r w:rsidRPr="00184A3A">
              <w:rPr>
                <w:rFonts w:cs="Arial"/>
                <w:color w:val="000000"/>
                <w:sz w:val="16"/>
                <w:szCs w:val="16"/>
              </w:rPr>
              <w:t>modifiedAmt</w:t>
            </w:r>
            <w:proofErr w:type="spellEnd"/>
          </w:p>
        </w:tc>
        <w:tc>
          <w:tcPr>
            <w:tcW w:w="2160" w:type="dxa"/>
            <w:tcBorders>
              <w:top w:val="single" w:sz="4" w:space="0" w:color="auto"/>
              <w:left w:val="single" w:sz="4" w:space="0" w:color="auto"/>
              <w:bottom w:val="single" w:sz="4" w:space="0" w:color="auto"/>
              <w:right w:val="single" w:sz="4" w:space="0" w:color="auto"/>
            </w:tcBorders>
          </w:tcPr>
          <w:p w14:paraId="3C7E63DC" w14:textId="77777777" w:rsidR="007E4470" w:rsidRPr="00184A3A" w:rsidRDefault="007E4470" w:rsidP="0013302E">
            <w:pPr>
              <w:spacing w:after="0"/>
              <w:ind w:left="-11"/>
              <w:rPr>
                <w:rFonts w:cs="Arial"/>
                <w:sz w:val="16"/>
                <w:szCs w:val="16"/>
              </w:rPr>
            </w:pPr>
            <w:r w:rsidRPr="00184A3A">
              <w:rPr>
                <w:rFonts w:cs="Arial"/>
                <w:color w:val="000000"/>
                <w:sz w:val="16"/>
                <w:szCs w:val="16"/>
              </w:rPr>
              <w:t>Modified Amount</w:t>
            </w:r>
          </w:p>
        </w:tc>
        <w:tc>
          <w:tcPr>
            <w:tcW w:w="1080" w:type="dxa"/>
            <w:tcBorders>
              <w:top w:val="single" w:sz="4" w:space="0" w:color="auto"/>
              <w:left w:val="single" w:sz="4" w:space="0" w:color="auto"/>
              <w:bottom w:val="single" w:sz="4" w:space="0" w:color="auto"/>
              <w:right w:val="single" w:sz="4" w:space="0" w:color="auto"/>
            </w:tcBorders>
          </w:tcPr>
          <w:p w14:paraId="57C9D4F9"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4FC3D6E"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0BCD9129"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8469075" w14:textId="18777B1D"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modifiedAmt</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modifiedAmt</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7620CC0A"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modifiedAmt</w:t>
            </w:r>
            <w:proofErr w:type="spellEnd"/>
            <w:r w:rsidRPr="00184A3A">
              <w:rPr>
                <w:color w:val="000000"/>
                <w:sz w:val="16"/>
                <w:szCs w:val="16"/>
              </w:rPr>
              <w:t>":""}</w:t>
            </w:r>
          </w:p>
        </w:tc>
      </w:tr>
      <w:tr w:rsidR="007E4470" w:rsidRPr="00184A3A" w14:paraId="43BF1FD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12B6C8A" w14:textId="77777777" w:rsidR="007E4470" w:rsidRPr="00184A3A" w:rsidRDefault="007E4470" w:rsidP="0013302E">
            <w:pPr>
              <w:spacing w:after="0"/>
              <w:rPr>
                <w:color w:val="000000"/>
                <w:sz w:val="16"/>
                <w:szCs w:val="16"/>
              </w:rPr>
            </w:pPr>
            <w:r w:rsidRPr="00184A3A">
              <w:rPr>
                <w:color w:val="000000"/>
                <w:sz w:val="16"/>
                <w:szCs w:val="16"/>
              </w:rPr>
              <w:t>22</w:t>
            </w:r>
          </w:p>
        </w:tc>
        <w:tc>
          <w:tcPr>
            <w:tcW w:w="1800" w:type="dxa"/>
            <w:tcBorders>
              <w:top w:val="single" w:sz="4" w:space="0" w:color="auto"/>
              <w:left w:val="single" w:sz="4" w:space="0" w:color="auto"/>
              <w:bottom w:val="single" w:sz="4" w:space="0" w:color="auto"/>
              <w:right w:val="single" w:sz="4" w:space="0" w:color="auto"/>
            </w:tcBorders>
          </w:tcPr>
          <w:p w14:paraId="39EFCCBD" w14:textId="77777777" w:rsidR="007E4470" w:rsidRPr="00184A3A" w:rsidRDefault="007E4470" w:rsidP="0013302E">
            <w:pPr>
              <w:spacing w:after="0"/>
              <w:rPr>
                <w:rFonts w:cs="Arial"/>
                <w:sz w:val="16"/>
                <w:szCs w:val="16"/>
              </w:rPr>
            </w:pPr>
            <w:r w:rsidRPr="00184A3A">
              <w:rPr>
                <w:rFonts w:cs="Arial"/>
                <w:sz w:val="16"/>
                <w:szCs w:val="16"/>
              </w:rPr>
              <w:t>cost</w:t>
            </w:r>
          </w:p>
        </w:tc>
        <w:tc>
          <w:tcPr>
            <w:tcW w:w="2160" w:type="dxa"/>
            <w:tcBorders>
              <w:top w:val="single" w:sz="4" w:space="0" w:color="auto"/>
              <w:left w:val="single" w:sz="4" w:space="0" w:color="auto"/>
              <w:bottom w:val="single" w:sz="4" w:space="0" w:color="auto"/>
              <w:right w:val="single" w:sz="4" w:space="0" w:color="auto"/>
            </w:tcBorders>
          </w:tcPr>
          <w:p w14:paraId="3F8E4A00" w14:textId="77777777" w:rsidR="007E4470" w:rsidRPr="00184A3A" w:rsidRDefault="007E4470" w:rsidP="0013302E">
            <w:pPr>
              <w:spacing w:after="0"/>
              <w:ind w:left="-11"/>
              <w:rPr>
                <w:rFonts w:cs="Arial"/>
                <w:sz w:val="16"/>
                <w:szCs w:val="16"/>
              </w:rPr>
            </w:pPr>
            <w:r w:rsidRPr="00184A3A">
              <w:rPr>
                <w:rFonts w:cs="Arial"/>
                <w:color w:val="000000"/>
                <w:sz w:val="16"/>
                <w:szCs w:val="16"/>
              </w:rPr>
              <w:t>Item Cost</w:t>
            </w:r>
          </w:p>
        </w:tc>
        <w:tc>
          <w:tcPr>
            <w:tcW w:w="1080" w:type="dxa"/>
            <w:tcBorders>
              <w:top w:val="single" w:sz="4" w:space="0" w:color="auto"/>
              <w:left w:val="single" w:sz="4" w:space="0" w:color="auto"/>
              <w:bottom w:val="single" w:sz="4" w:space="0" w:color="auto"/>
              <w:right w:val="single" w:sz="4" w:space="0" w:color="auto"/>
            </w:tcBorders>
          </w:tcPr>
          <w:p w14:paraId="50B9A596"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D123F2F"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00EEA28"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739D295" w14:textId="288E34CC" w:rsidR="007E4470" w:rsidRPr="00184A3A" w:rsidRDefault="007E4470" w:rsidP="0013302E">
            <w:pPr>
              <w:spacing w:after="0"/>
              <w:rPr>
                <w:color w:val="000000"/>
                <w:sz w:val="16"/>
                <w:szCs w:val="16"/>
              </w:rPr>
            </w:pPr>
            <w:r w:rsidRPr="00184A3A">
              <w:rPr>
                <w:color w:val="000000"/>
                <w:sz w:val="16"/>
                <w:szCs w:val="16"/>
              </w:rPr>
              <w:t xml:space="preserve">&lt;cost&gt;   </w:t>
            </w:r>
            <w:r w:rsidRPr="00184A3A">
              <w:rPr>
                <w:color w:val="000000"/>
                <w:sz w:val="16"/>
                <w:szCs w:val="16"/>
              </w:rPr>
              <w:br/>
            </w:r>
            <w:r w:rsidR="001D733F" w:rsidRPr="00184A3A">
              <w:rPr>
                <w:color w:val="000000"/>
                <w:sz w:val="16"/>
                <w:szCs w:val="16"/>
              </w:rPr>
              <w:t>&lt;/</w:t>
            </w:r>
            <w:r w:rsidRPr="00184A3A">
              <w:rPr>
                <w:color w:val="000000"/>
                <w:sz w:val="16"/>
                <w:szCs w:val="16"/>
              </w:rPr>
              <w:t>cost&gt;</w:t>
            </w:r>
          </w:p>
        </w:tc>
        <w:tc>
          <w:tcPr>
            <w:tcW w:w="2880" w:type="dxa"/>
            <w:tcBorders>
              <w:top w:val="single" w:sz="4" w:space="0" w:color="auto"/>
              <w:left w:val="single" w:sz="4" w:space="0" w:color="auto"/>
              <w:bottom w:val="single" w:sz="4" w:space="0" w:color="auto"/>
              <w:right w:val="single" w:sz="4" w:space="0" w:color="auto"/>
            </w:tcBorders>
          </w:tcPr>
          <w:p w14:paraId="20504DA3" w14:textId="77777777" w:rsidR="007E4470" w:rsidRPr="00184A3A" w:rsidRDefault="007E4470" w:rsidP="0013302E">
            <w:pPr>
              <w:spacing w:after="0"/>
              <w:rPr>
                <w:color w:val="000000"/>
                <w:sz w:val="16"/>
                <w:szCs w:val="16"/>
              </w:rPr>
            </w:pPr>
            <w:r w:rsidRPr="00184A3A">
              <w:rPr>
                <w:color w:val="000000"/>
                <w:sz w:val="16"/>
                <w:szCs w:val="16"/>
              </w:rPr>
              <w:t>{"cost":""}</w:t>
            </w:r>
          </w:p>
        </w:tc>
      </w:tr>
      <w:tr w:rsidR="007E4470" w:rsidRPr="00184A3A" w14:paraId="05124E7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635225F" w14:textId="77777777" w:rsidR="007E4470" w:rsidRPr="00184A3A" w:rsidRDefault="007E4470" w:rsidP="0013302E">
            <w:pPr>
              <w:spacing w:after="0"/>
              <w:rPr>
                <w:color w:val="000000"/>
                <w:sz w:val="16"/>
                <w:szCs w:val="16"/>
              </w:rPr>
            </w:pPr>
            <w:r w:rsidRPr="00184A3A">
              <w:rPr>
                <w:color w:val="000000"/>
                <w:sz w:val="16"/>
                <w:szCs w:val="16"/>
              </w:rPr>
              <w:t>23</w:t>
            </w:r>
          </w:p>
        </w:tc>
        <w:tc>
          <w:tcPr>
            <w:tcW w:w="1800" w:type="dxa"/>
            <w:tcBorders>
              <w:top w:val="single" w:sz="4" w:space="0" w:color="auto"/>
              <w:left w:val="single" w:sz="4" w:space="0" w:color="auto"/>
              <w:bottom w:val="single" w:sz="4" w:space="0" w:color="auto"/>
              <w:right w:val="single" w:sz="4" w:space="0" w:color="auto"/>
            </w:tcBorders>
          </w:tcPr>
          <w:p w14:paraId="0F7450E2" w14:textId="77777777" w:rsidR="007E4470" w:rsidRPr="00184A3A" w:rsidRDefault="007E4470" w:rsidP="0013302E">
            <w:pPr>
              <w:spacing w:after="0"/>
              <w:rPr>
                <w:rFonts w:cs="Arial"/>
                <w:sz w:val="16"/>
                <w:szCs w:val="16"/>
              </w:rPr>
            </w:pPr>
            <w:proofErr w:type="spellStart"/>
            <w:r w:rsidRPr="00184A3A">
              <w:rPr>
                <w:sz w:val="16"/>
                <w:szCs w:val="16"/>
              </w:rPr>
              <w:t>taxCode</w:t>
            </w:r>
            <w:proofErr w:type="spellEnd"/>
          </w:p>
        </w:tc>
        <w:tc>
          <w:tcPr>
            <w:tcW w:w="2160" w:type="dxa"/>
            <w:tcBorders>
              <w:top w:val="single" w:sz="4" w:space="0" w:color="auto"/>
              <w:left w:val="single" w:sz="4" w:space="0" w:color="auto"/>
              <w:bottom w:val="single" w:sz="4" w:space="0" w:color="auto"/>
              <w:right w:val="single" w:sz="4" w:space="0" w:color="auto"/>
            </w:tcBorders>
          </w:tcPr>
          <w:p w14:paraId="7C4FB4AE" w14:textId="77777777" w:rsidR="007E4470" w:rsidRPr="00184A3A" w:rsidRDefault="007E4470" w:rsidP="0013302E">
            <w:pPr>
              <w:spacing w:after="0"/>
              <w:ind w:left="-11"/>
              <w:rPr>
                <w:rFonts w:cs="Arial"/>
                <w:sz w:val="16"/>
                <w:szCs w:val="16"/>
              </w:rPr>
            </w:pPr>
            <w:r w:rsidRPr="00184A3A">
              <w:rPr>
                <w:rFonts w:cs="Arial"/>
                <w:color w:val="000000"/>
                <w:sz w:val="16"/>
                <w:szCs w:val="16"/>
              </w:rPr>
              <w:t>Tax Code</w:t>
            </w:r>
          </w:p>
        </w:tc>
        <w:tc>
          <w:tcPr>
            <w:tcW w:w="1080" w:type="dxa"/>
            <w:tcBorders>
              <w:top w:val="single" w:sz="4" w:space="0" w:color="auto"/>
              <w:left w:val="single" w:sz="4" w:space="0" w:color="auto"/>
              <w:bottom w:val="single" w:sz="4" w:space="0" w:color="auto"/>
              <w:right w:val="single" w:sz="4" w:space="0" w:color="auto"/>
            </w:tcBorders>
          </w:tcPr>
          <w:p w14:paraId="18D37B76"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04342846"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FF9C711"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C56B584" w14:textId="0B03B90A"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taxCode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taxCode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757E305D"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taxCode</w:t>
            </w:r>
            <w:proofErr w:type="spellEnd"/>
            <w:r w:rsidRPr="00184A3A">
              <w:rPr>
                <w:color w:val="000000"/>
                <w:sz w:val="16"/>
                <w:szCs w:val="16"/>
              </w:rPr>
              <w:t>":""}</w:t>
            </w:r>
          </w:p>
        </w:tc>
      </w:tr>
      <w:tr w:rsidR="007E4470" w:rsidRPr="00184A3A" w14:paraId="552869C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A589CEC" w14:textId="77777777" w:rsidR="007E4470" w:rsidRPr="00184A3A" w:rsidRDefault="007E4470" w:rsidP="0013302E">
            <w:pPr>
              <w:spacing w:after="0"/>
              <w:rPr>
                <w:color w:val="000000"/>
                <w:sz w:val="16"/>
                <w:szCs w:val="16"/>
              </w:rPr>
            </w:pPr>
            <w:r w:rsidRPr="00184A3A">
              <w:rPr>
                <w:color w:val="000000"/>
                <w:sz w:val="16"/>
                <w:szCs w:val="16"/>
              </w:rPr>
              <w:t>24</w:t>
            </w:r>
          </w:p>
        </w:tc>
        <w:tc>
          <w:tcPr>
            <w:tcW w:w="1800" w:type="dxa"/>
            <w:tcBorders>
              <w:top w:val="single" w:sz="4" w:space="0" w:color="auto"/>
              <w:left w:val="single" w:sz="4" w:space="0" w:color="auto"/>
              <w:bottom w:val="single" w:sz="4" w:space="0" w:color="auto"/>
              <w:right w:val="single" w:sz="4" w:space="0" w:color="auto"/>
            </w:tcBorders>
          </w:tcPr>
          <w:p w14:paraId="2488C8FA" w14:textId="77777777" w:rsidR="007E4470" w:rsidRPr="00184A3A" w:rsidRDefault="007E4470" w:rsidP="0013302E">
            <w:pPr>
              <w:spacing w:after="0"/>
              <w:rPr>
                <w:rFonts w:cs="Arial"/>
                <w:sz w:val="16"/>
                <w:szCs w:val="16"/>
              </w:rPr>
            </w:pPr>
            <w:proofErr w:type="spellStart"/>
            <w:r w:rsidRPr="00184A3A">
              <w:rPr>
                <w:sz w:val="16"/>
                <w:szCs w:val="16"/>
              </w:rPr>
              <w:t>taxAmt</w:t>
            </w:r>
            <w:proofErr w:type="spellEnd"/>
          </w:p>
        </w:tc>
        <w:tc>
          <w:tcPr>
            <w:tcW w:w="2160" w:type="dxa"/>
            <w:tcBorders>
              <w:top w:val="single" w:sz="4" w:space="0" w:color="auto"/>
              <w:left w:val="single" w:sz="4" w:space="0" w:color="auto"/>
              <w:bottom w:val="single" w:sz="4" w:space="0" w:color="auto"/>
              <w:right w:val="single" w:sz="4" w:space="0" w:color="auto"/>
            </w:tcBorders>
          </w:tcPr>
          <w:p w14:paraId="2E92DDFC" w14:textId="77777777" w:rsidR="007E4470" w:rsidRPr="00184A3A" w:rsidRDefault="007E4470" w:rsidP="0013302E">
            <w:pPr>
              <w:spacing w:after="0"/>
              <w:ind w:left="-11"/>
              <w:rPr>
                <w:rFonts w:cs="Arial"/>
                <w:sz w:val="16"/>
                <w:szCs w:val="16"/>
              </w:rPr>
            </w:pPr>
            <w:r w:rsidRPr="00184A3A">
              <w:rPr>
                <w:rFonts w:cs="Arial"/>
                <w:color w:val="000000"/>
                <w:sz w:val="16"/>
                <w:szCs w:val="16"/>
              </w:rPr>
              <w:t>Tax Amount</w:t>
            </w:r>
          </w:p>
        </w:tc>
        <w:tc>
          <w:tcPr>
            <w:tcW w:w="1080" w:type="dxa"/>
            <w:tcBorders>
              <w:top w:val="single" w:sz="4" w:space="0" w:color="auto"/>
              <w:left w:val="single" w:sz="4" w:space="0" w:color="auto"/>
              <w:bottom w:val="single" w:sz="4" w:space="0" w:color="auto"/>
              <w:right w:val="single" w:sz="4" w:space="0" w:color="auto"/>
            </w:tcBorders>
          </w:tcPr>
          <w:p w14:paraId="535AEB1B"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1FA4D7D"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5A7B96B7"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251D04F" w14:textId="79693387"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taxAmt</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taxAmt</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27B13AC5"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taxAmt</w:t>
            </w:r>
            <w:proofErr w:type="spellEnd"/>
            <w:r w:rsidRPr="00184A3A">
              <w:rPr>
                <w:color w:val="000000"/>
                <w:sz w:val="16"/>
                <w:szCs w:val="16"/>
              </w:rPr>
              <w:t>":""}</w:t>
            </w:r>
          </w:p>
        </w:tc>
      </w:tr>
      <w:tr w:rsidR="007E4470" w:rsidRPr="00184A3A" w14:paraId="1217FBF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A6E41A6" w14:textId="77777777" w:rsidR="007E4470" w:rsidRPr="00184A3A" w:rsidRDefault="007E4470" w:rsidP="0013302E">
            <w:pPr>
              <w:spacing w:after="0"/>
              <w:rPr>
                <w:color w:val="000000"/>
                <w:sz w:val="16"/>
                <w:szCs w:val="16"/>
              </w:rPr>
            </w:pPr>
            <w:r w:rsidRPr="00184A3A">
              <w:rPr>
                <w:color w:val="000000"/>
                <w:sz w:val="16"/>
                <w:szCs w:val="16"/>
              </w:rPr>
              <w:t>25</w:t>
            </w:r>
          </w:p>
        </w:tc>
        <w:tc>
          <w:tcPr>
            <w:tcW w:w="1800" w:type="dxa"/>
            <w:tcBorders>
              <w:top w:val="single" w:sz="4" w:space="0" w:color="auto"/>
              <w:left w:val="single" w:sz="4" w:space="0" w:color="auto"/>
              <w:bottom w:val="single" w:sz="4" w:space="0" w:color="auto"/>
              <w:right w:val="single" w:sz="4" w:space="0" w:color="auto"/>
            </w:tcBorders>
          </w:tcPr>
          <w:p w14:paraId="42D92EAF" w14:textId="77777777" w:rsidR="007E4470" w:rsidRPr="00184A3A" w:rsidRDefault="007E4470" w:rsidP="0013302E">
            <w:pPr>
              <w:spacing w:after="0"/>
              <w:rPr>
                <w:rFonts w:cs="Arial"/>
                <w:sz w:val="16"/>
                <w:szCs w:val="16"/>
              </w:rPr>
            </w:pPr>
            <w:proofErr w:type="spellStart"/>
            <w:r w:rsidRPr="00184A3A">
              <w:rPr>
                <w:sz w:val="16"/>
                <w:szCs w:val="16"/>
              </w:rPr>
              <w:t>orderType</w:t>
            </w:r>
            <w:proofErr w:type="spellEnd"/>
          </w:p>
        </w:tc>
        <w:tc>
          <w:tcPr>
            <w:tcW w:w="2160" w:type="dxa"/>
            <w:tcBorders>
              <w:top w:val="single" w:sz="4" w:space="0" w:color="auto"/>
              <w:left w:val="single" w:sz="4" w:space="0" w:color="auto"/>
              <w:bottom w:val="single" w:sz="4" w:space="0" w:color="auto"/>
              <w:right w:val="single" w:sz="4" w:space="0" w:color="auto"/>
            </w:tcBorders>
          </w:tcPr>
          <w:p w14:paraId="20E0BDF4" w14:textId="77777777" w:rsidR="007E4470" w:rsidRPr="00184A3A" w:rsidRDefault="007E4470" w:rsidP="0013302E">
            <w:pPr>
              <w:spacing w:after="0"/>
              <w:ind w:left="-11"/>
              <w:rPr>
                <w:rFonts w:cs="Arial"/>
                <w:sz w:val="16"/>
                <w:szCs w:val="16"/>
              </w:rPr>
            </w:pPr>
            <w:r w:rsidRPr="00184A3A">
              <w:rPr>
                <w:rFonts w:cs="Arial"/>
                <w:color w:val="000000"/>
                <w:sz w:val="16"/>
                <w:szCs w:val="16"/>
              </w:rPr>
              <w:t>Order type</w:t>
            </w:r>
          </w:p>
        </w:tc>
        <w:tc>
          <w:tcPr>
            <w:tcW w:w="1080" w:type="dxa"/>
            <w:tcBorders>
              <w:top w:val="single" w:sz="4" w:space="0" w:color="auto"/>
              <w:left w:val="single" w:sz="4" w:space="0" w:color="auto"/>
              <w:bottom w:val="single" w:sz="4" w:space="0" w:color="auto"/>
              <w:right w:val="single" w:sz="4" w:space="0" w:color="auto"/>
            </w:tcBorders>
          </w:tcPr>
          <w:p w14:paraId="68E3ECF7"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B06A9D5"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9AE0BA6"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501ACC8" w14:textId="6EFA0A57"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orderType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orderType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6C4E4773"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orderType</w:t>
            </w:r>
            <w:proofErr w:type="spellEnd"/>
            <w:r w:rsidRPr="00184A3A">
              <w:rPr>
                <w:color w:val="000000"/>
                <w:sz w:val="16"/>
                <w:szCs w:val="16"/>
              </w:rPr>
              <w:t>":""}</w:t>
            </w:r>
          </w:p>
        </w:tc>
      </w:tr>
      <w:tr w:rsidR="007E4470" w:rsidRPr="00184A3A" w14:paraId="1CD43B3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D2A0FDE" w14:textId="77777777" w:rsidR="007E4470" w:rsidRPr="00184A3A" w:rsidRDefault="007E4470" w:rsidP="0013302E">
            <w:pPr>
              <w:spacing w:after="0"/>
              <w:rPr>
                <w:color w:val="000000"/>
                <w:sz w:val="16"/>
                <w:szCs w:val="16"/>
              </w:rPr>
            </w:pPr>
            <w:r w:rsidRPr="00184A3A">
              <w:rPr>
                <w:color w:val="000000"/>
                <w:sz w:val="16"/>
                <w:szCs w:val="16"/>
              </w:rPr>
              <w:t>26</w:t>
            </w:r>
          </w:p>
        </w:tc>
        <w:tc>
          <w:tcPr>
            <w:tcW w:w="1800" w:type="dxa"/>
            <w:tcBorders>
              <w:top w:val="single" w:sz="4" w:space="0" w:color="auto"/>
              <w:left w:val="single" w:sz="4" w:space="0" w:color="auto"/>
              <w:bottom w:val="single" w:sz="4" w:space="0" w:color="auto"/>
              <w:right w:val="single" w:sz="4" w:space="0" w:color="auto"/>
            </w:tcBorders>
          </w:tcPr>
          <w:p w14:paraId="11AF8906" w14:textId="77777777" w:rsidR="007E4470" w:rsidRPr="00184A3A" w:rsidRDefault="007E4470" w:rsidP="0013302E">
            <w:pPr>
              <w:spacing w:after="0"/>
              <w:rPr>
                <w:rFonts w:cs="Arial"/>
                <w:sz w:val="16"/>
                <w:szCs w:val="16"/>
              </w:rPr>
            </w:pPr>
            <w:proofErr w:type="spellStart"/>
            <w:r w:rsidRPr="00184A3A">
              <w:rPr>
                <w:sz w:val="16"/>
                <w:szCs w:val="16"/>
              </w:rPr>
              <w:t>transType</w:t>
            </w:r>
            <w:proofErr w:type="spellEnd"/>
          </w:p>
        </w:tc>
        <w:tc>
          <w:tcPr>
            <w:tcW w:w="2160" w:type="dxa"/>
            <w:tcBorders>
              <w:top w:val="single" w:sz="4" w:space="0" w:color="auto"/>
              <w:left w:val="single" w:sz="4" w:space="0" w:color="auto"/>
              <w:bottom w:val="single" w:sz="4" w:space="0" w:color="auto"/>
              <w:right w:val="single" w:sz="4" w:space="0" w:color="auto"/>
            </w:tcBorders>
          </w:tcPr>
          <w:p w14:paraId="162868B3"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type</w:t>
            </w:r>
          </w:p>
        </w:tc>
        <w:tc>
          <w:tcPr>
            <w:tcW w:w="1080" w:type="dxa"/>
            <w:tcBorders>
              <w:top w:val="single" w:sz="4" w:space="0" w:color="auto"/>
              <w:left w:val="single" w:sz="4" w:space="0" w:color="auto"/>
              <w:bottom w:val="single" w:sz="4" w:space="0" w:color="auto"/>
              <w:right w:val="single" w:sz="4" w:space="0" w:color="auto"/>
            </w:tcBorders>
          </w:tcPr>
          <w:p w14:paraId="27455360"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99C5421"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D54500D"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68FE94C" w14:textId="001E733B"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transType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transType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69F5FC12"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transType</w:t>
            </w:r>
            <w:proofErr w:type="spellEnd"/>
            <w:r w:rsidRPr="00184A3A">
              <w:rPr>
                <w:color w:val="000000"/>
                <w:sz w:val="16"/>
                <w:szCs w:val="16"/>
              </w:rPr>
              <w:t>":""}</w:t>
            </w:r>
          </w:p>
        </w:tc>
      </w:tr>
      <w:tr w:rsidR="007E4470" w:rsidRPr="00184A3A" w14:paraId="08B7800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4F0B6C7" w14:textId="77777777" w:rsidR="007E4470" w:rsidRPr="00184A3A" w:rsidRDefault="007E4470" w:rsidP="0013302E">
            <w:pPr>
              <w:spacing w:after="0"/>
              <w:rPr>
                <w:color w:val="000000"/>
                <w:sz w:val="16"/>
                <w:szCs w:val="16"/>
              </w:rPr>
            </w:pPr>
            <w:r w:rsidRPr="00184A3A">
              <w:rPr>
                <w:color w:val="000000"/>
                <w:sz w:val="16"/>
                <w:szCs w:val="16"/>
              </w:rPr>
              <w:t>27</w:t>
            </w:r>
          </w:p>
        </w:tc>
        <w:tc>
          <w:tcPr>
            <w:tcW w:w="1800" w:type="dxa"/>
            <w:tcBorders>
              <w:top w:val="single" w:sz="4" w:space="0" w:color="auto"/>
              <w:left w:val="single" w:sz="4" w:space="0" w:color="auto"/>
              <w:bottom w:val="single" w:sz="4" w:space="0" w:color="auto"/>
              <w:right w:val="single" w:sz="4" w:space="0" w:color="auto"/>
            </w:tcBorders>
          </w:tcPr>
          <w:p w14:paraId="71A0A531" w14:textId="77777777" w:rsidR="007E4470" w:rsidRPr="00184A3A" w:rsidRDefault="007E4470" w:rsidP="0013302E">
            <w:pPr>
              <w:spacing w:after="0"/>
              <w:rPr>
                <w:rFonts w:cs="Arial"/>
                <w:sz w:val="16"/>
                <w:szCs w:val="16"/>
              </w:rPr>
            </w:pPr>
            <w:proofErr w:type="spellStart"/>
            <w:r w:rsidRPr="00184A3A">
              <w:rPr>
                <w:sz w:val="16"/>
                <w:szCs w:val="16"/>
              </w:rPr>
              <w:t>tillNo</w:t>
            </w:r>
            <w:proofErr w:type="spellEnd"/>
          </w:p>
        </w:tc>
        <w:tc>
          <w:tcPr>
            <w:tcW w:w="2160" w:type="dxa"/>
            <w:tcBorders>
              <w:top w:val="single" w:sz="4" w:space="0" w:color="auto"/>
              <w:left w:val="single" w:sz="4" w:space="0" w:color="auto"/>
              <w:bottom w:val="single" w:sz="4" w:space="0" w:color="auto"/>
              <w:right w:val="single" w:sz="4" w:space="0" w:color="auto"/>
            </w:tcBorders>
          </w:tcPr>
          <w:p w14:paraId="3AEE2BC8" w14:textId="77777777" w:rsidR="007E4470" w:rsidRPr="00184A3A" w:rsidRDefault="007E4470" w:rsidP="0013302E">
            <w:pPr>
              <w:spacing w:after="0"/>
              <w:ind w:left="-11"/>
              <w:rPr>
                <w:rFonts w:cs="Arial"/>
                <w:sz w:val="16"/>
                <w:szCs w:val="16"/>
              </w:rPr>
            </w:pPr>
            <w:r w:rsidRPr="00184A3A">
              <w:rPr>
                <w:rFonts w:cs="Arial"/>
                <w:color w:val="000000"/>
                <w:sz w:val="16"/>
                <w:szCs w:val="16"/>
              </w:rPr>
              <w:t>Till machine on which the ordered item is made</w:t>
            </w:r>
          </w:p>
        </w:tc>
        <w:tc>
          <w:tcPr>
            <w:tcW w:w="1080" w:type="dxa"/>
            <w:tcBorders>
              <w:top w:val="single" w:sz="4" w:space="0" w:color="auto"/>
              <w:left w:val="single" w:sz="4" w:space="0" w:color="auto"/>
              <w:bottom w:val="single" w:sz="4" w:space="0" w:color="auto"/>
              <w:right w:val="single" w:sz="4" w:space="0" w:color="auto"/>
            </w:tcBorders>
          </w:tcPr>
          <w:p w14:paraId="5E126F8C"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44E2A2D"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5B4AB6E"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F2185CF" w14:textId="0673309F"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tillNo</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tillNo</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041730CB"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tillNo</w:t>
            </w:r>
            <w:proofErr w:type="spellEnd"/>
            <w:r w:rsidRPr="00184A3A">
              <w:rPr>
                <w:color w:val="000000"/>
                <w:sz w:val="16"/>
                <w:szCs w:val="16"/>
              </w:rPr>
              <w:t>":""}</w:t>
            </w:r>
          </w:p>
        </w:tc>
      </w:tr>
      <w:tr w:rsidR="007E4470" w:rsidRPr="00184A3A" w14:paraId="1353334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2B6C9A3" w14:textId="77777777" w:rsidR="007E4470" w:rsidRPr="00184A3A" w:rsidRDefault="007E4470" w:rsidP="0013302E">
            <w:pPr>
              <w:spacing w:after="0"/>
              <w:rPr>
                <w:color w:val="000000"/>
                <w:sz w:val="16"/>
                <w:szCs w:val="16"/>
              </w:rPr>
            </w:pPr>
            <w:r w:rsidRPr="00184A3A">
              <w:rPr>
                <w:color w:val="000000"/>
                <w:sz w:val="16"/>
                <w:szCs w:val="16"/>
              </w:rPr>
              <w:t>28</w:t>
            </w:r>
          </w:p>
        </w:tc>
        <w:tc>
          <w:tcPr>
            <w:tcW w:w="1800" w:type="dxa"/>
            <w:tcBorders>
              <w:top w:val="single" w:sz="4" w:space="0" w:color="auto"/>
              <w:left w:val="single" w:sz="4" w:space="0" w:color="auto"/>
              <w:bottom w:val="single" w:sz="4" w:space="0" w:color="auto"/>
              <w:right w:val="single" w:sz="4" w:space="0" w:color="auto"/>
            </w:tcBorders>
          </w:tcPr>
          <w:p w14:paraId="39621DD3" w14:textId="77777777" w:rsidR="007E4470" w:rsidRPr="00184A3A" w:rsidRDefault="007E4470" w:rsidP="0013302E">
            <w:pPr>
              <w:spacing w:after="0"/>
              <w:rPr>
                <w:rFonts w:cs="Arial"/>
                <w:sz w:val="16"/>
                <w:szCs w:val="16"/>
              </w:rPr>
            </w:pPr>
            <w:proofErr w:type="spellStart"/>
            <w:r w:rsidRPr="00184A3A">
              <w:rPr>
                <w:sz w:val="16"/>
                <w:szCs w:val="16"/>
              </w:rPr>
              <w:t>inputDateTime</w:t>
            </w:r>
            <w:proofErr w:type="spellEnd"/>
          </w:p>
        </w:tc>
        <w:tc>
          <w:tcPr>
            <w:tcW w:w="2160" w:type="dxa"/>
            <w:tcBorders>
              <w:top w:val="single" w:sz="4" w:space="0" w:color="auto"/>
              <w:left w:val="single" w:sz="4" w:space="0" w:color="auto"/>
              <w:bottom w:val="single" w:sz="4" w:space="0" w:color="auto"/>
              <w:right w:val="single" w:sz="4" w:space="0" w:color="auto"/>
            </w:tcBorders>
          </w:tcPr>
          <w:p w14:paraId="041EF68F" w14:textId="77777777" w:rsidR="007E4470" w:rsidRPr="00184A3A" w:rsidRDefault="007E4470" w:rsidP="0013302E">
            <w:pPr>
              <w:spacing w:after="0"/>
              <w:ind w:left="-11"/>
              <w:rPr>
                <w:rFonts w:cs="Arial"/>
                <w:sz w:val="16"/>
                <w:szCs w:val="16"/>
              </w:rPr>
            </w:pPr>
            <w:r w:rsidRPr="00184A3A">
              <w:rPr>
                <w:rFonts w:cs="Arial"/>
                <w:color w:val="000000"/>
                <w:sz w:val="16"/>
                <w:szCs w:val="16"/>
              </w:rPr>
              <w:t>Sales item input date time</w:t>
            </w:r>
          </w:p>
        </w:tc>
        <w:tc>
          <w:tcPr>
            <w:tcW w:w="1080" w:type="dxa"/>
            <w:tcBorders>
              <w:top w:val="single" w:sz="4" w:space="0" w:color="auto"/>
              <w:left w:val="single" w:sz="4" w:space="0" w:color="auto"/>
              <w:bottom w:val="single" w:sz="4" w:space="0" w:color="auto"/>
              <w:right w:val="single" w:sz="4" w:space="0" w:color="auto"/>
            </w:tcBorders>
          </w:tcPr>
          <w:p w14:paraId="32E57A55"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892D311" w14:textId="77777777" w:rsidR="007E4470" w:rsidRPr="00184A3A" w:rsidRDefault="007E4470" w:rsidP="0013302E">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23B7F1E5"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2C792F0" w14:textId="4D629B0C"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inputDateTime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inputDateTime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1D5CFC99"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inputDateTime</w:t>
            </w:r>
            <w:proofErr w:type="spellEnd"/>
            <w:r w:rsidRPr="00184A3A">
              <w:rPr>
                <w:color w:val="000000"/>
                <w:sz w:val="16"/>
                <w:szCs w:val="16"/>
              </w:rPr>
              <w:t>":""}</w:t>
            </w:r>
          </w:p>
        </w:tc>
      </w:tr>
      <w:tr w:rsidR="007E4470" w:rsidRPr="00184A3A" w14:paraId="32A4887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9E2FF62" w14:textId="77777777" w:rsidR="007E4470" w:rsidRPr="00184A3A" w:rsidRDefault="007E4470" w:rsidP="0013302E">
            <w:pPr>
              <w:spacing w:after="0"/>
              <w:rPr>
                <w:color w:val="000000"/>
                <w:sz w:val="16"/>
                <w:szCs w:val="16"/>
              </w:rPr>
            </w:pPr>
            <w:r w:rsidRPr="00184A3A">
              <w:rPr>
                <w:color w:val="000000"/>
                <w:sz w:val="16"/>
                <w:szCs w:val="16"/>
              </w:rPr>
              <w:t>29</w:t>
            </w:r>
          </w:p>
        </w:tc>
        <w:tc>
          <w:tcPr>
            <w:tcW w:w="1800" w:type="dxa"/>
            <w:tcBorders>
              <w:top w:val="single" w:sz="4" w:space="0" w:color="auto"/>
              <w:left w:val="single" w:sz="4" w:space="0" w:color="auto"/>
              <w:bottom w:val="single" w:sz="4" w:space="0" w:color="auto"/>
              <w:right w:val="single" w:sz="4" w:space="0" w:color="auto"/>
            </w:tcBorders>
          </w:tcPr>
          <w:p w14:paraId="146C5594" w14:textId="77777777" w:rsidR="007E4470" w:rsidRPr="00184A3A" w:rsidRDefault="007E4470" w:rsidP="0013302E">
            <w:pPr>
              <w:spacing w:after="0"/>
              <w:rPr>
                <w:rFonts w:cs="Arial"/>
                <w:sz w:val="16"/>
                <w:szCs w:val="16"/>
              </w:rPr>
            </w:pPr>
            <w:proofErr w:type="spellStart"/>
            <w:r w:rsidRPr="00184A3A">
              <w:rPr>
                <w:sz w:val="16"/>
                <w:szCs w:val="16"/>
              </w:rPr>
              <w:t>inputId</w:t>
            </w:r>
            <w:proofErr w:type="spellEnd"/>
          </w:p>
        </w:tc>
        <w:tc>
          <w:tcPr>
            <w:tcW w:w="2160" w:type="dxa"/>
            <w:tcBorders>
              <w:top w:val="single" w:sz="4" w:space="0" w:color="auto"/>
              <w:left w:val="single" w:sz="4" w:space="0" w:color="auto"/>
              <w:bottom w:val="single" w:sz="4" w:space="0" w:color="auto"/>
              <w:right w:val="single" w:sz="4" w:space="0" w:color="auto"/>
            </w:tcBorders>
          </w:tcPr>
          <w:p w14:paraId="1B1BD5BA" w14:textId="77777777" w:rsidR="007E4470" w:rsidRPr="00184A3A" w:rsidRDefault="007E4470" w:rsidP="0013302E">
            <w:pPr>
              <w:spacing w:after="0"/>
              <w:ind w:left="-11"/>
              <w:rPr>
                <w:rFonts w:cs="Arial"/>
                <w:sz w:val="16"/>
                <w:szCs w:val="16"/>
              </w:rPr>
            </w:pPr>
            <w:r w:rsidRPr="00184A3A">
              <w:rPr>
                <w:rFonts w:cs="Arial"/>
                <w:color w:val="000000"/>
                <w:sz w:val="16"/>
                <w:szCs w:val="16"/>
              </w:rPr>
              <w:t>User ID of staff who input the item</w:t>
            </w:r>
          </w:p>
        </w:tc>
        <w:tc>
          <w:tcPr>
            <w:tcW w:w="1080" w:type="dxa"/>
            <w:tcBorders>
              <w:top w:val="single" w:sz="4" w:space="0" w:color="auto"/>
              <w:left w:val="single" w:sz="4" w:space="0" w:color="auto"/>
              <w:bottom w:val="single" w:sz="4" w:space="0" w:color="auto"/>
              <w:right w:val="single" w:sz="4" w:space="0" w:color="auto"/>
            </w:tcBorders>
          </w:tcPr>
          <w:p w14:paraId="15E2F493"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3ECD6120"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813EB87"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F3F9141" w14:textId="529FF7C6"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inputId</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inputId</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24B44414"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inputId</w:t>
            </w:r>
            <w:proofErr w:type="spellEnd"/>
            <w:r w:rsidRPr="00184A3A">
              <w:rPr>
                <w:color w:val="000000"/>
                <w:sz w:val="16"/>
                <w:szCs w:val="16"/>
              </w:rPr>
              <w:t>":""}</w:t>
            </w:r>
          </w:p>
        </w:tc>
      </w:tr>
      <w:tr w:rsidR="007E4470" w:rsidRPr="00184A3A" w14:paraId="4F817D8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D13DE7F" w14:textId="77777777" w:rsidR="007E4470" w:rsidRPr="00184A3A" w:rsidRDefault="007E4470" w:rsidP="0013302E">
            <w:pPr>
              <w:spacing w:after="0"/>
              <w:rPr>
                <w:color w:val="000000"/>
                <w:sz w:val="16"/>
                <w:szCs w:val="16"/>
              </w:rPr>
            </w:pPr>
            <w:r w:rsidRPr="00184A3A">
              <w:rPr>
                <w:color w:val="000000"/>
                <w:sz w:val="16"/>
                <w:szCs w:val="16"/>
              </w:rPr>
              <w:t>30</w:t>
            </w:r>
          </w:p>
        </w:tc>
        <w:tc>
          <w:tcPr>
            <w:tcW w:w="1800" w:type="dxa"/>
            <w:tcBorders>
              <w:top w:val="single" w:sz="4" w:space="0" w:color="auto"/>
              <w:left w:val="single" w:sz="4" w:space="0" w:color="auto"/>
              <w:bottom w:val="single" w:sz="4" w:space="0" w:color="auto"/>
              <w:right w:val="single" w:sz="4" w:space="0" w:color="auto"/>
            </w:tcBorders>
          </w:tcPr>
          <w:p w14:paraId="2E4BA0DA" w14:textId="77777777" w:rsidR="007E4470" w:rsidRPr="00184A3A" w:rsidRDefault="007E4470" w:rsidP="0013302E">
            <w:pPr>
              <w:spacing w:after="0"/>
              <w:rPr>
                <w:rFonts w:cs="Arial"/>
                <w:sz w:val="16"/>
                <w:szCs w:val="16"/>
              </w:rPr>
            </w:pPr>
            <w:proofErr w:type="spellStart"/>
            <w:r w:rsidRPr="00184A3A">
              <w:rPr>
                <w:sz w:val="16"/>
                <w:szCs w:val="16"/>
              </w:rPr>
              <w:t>voidFlag</w:t>
            </w:r>
            <w:proofErr w:type="spellEnd"/>
          </w:p>
        </w:tc>
        <w:tc>
          <w:tcPr>
            <w:tcW w:w="2160" w:type="dxa"/>
            <w:tcBorders>
              <w:top w:val="single" w:sz="4" w:space="0" w:color="auto"/>
              <w:left w:val="single" w:sz="4" w:space="0" w:color="auto"/>
              <w:bottom w:val="single" w:sz="4" w:space="0" w:color="auto"/>
              <w:right w:val="single" w:sz="4" w:space="0" w:color="auto"/>
            </w:tcBorders>
          </w:tcPr>
          <w:p w14:paraId="2666A8A2" w14:textId="77777777" w:rsidR="007E4470" w:rsidRPr="00184A3A" w:rsidRDefault="007E4470" w:rsidP="0013302E">
            <w:pPr>
              <w:spacing w:after="0"/>
              <w:ind w:left="-11"/>
              <w:rPr>
                <w:rFonts w:cs="Arial"/>
                <w:sz w:val="16"/>
                <w:szCs w:val="16"/>
              </w:rPr>
            </w:pPr>
            <w:r w:rsidRPr="00184A3A">
              <w:rPr>
                <w:rFonts w:cs="Arial"/>
                <w:color w:val="000000"/>
                <w:sz w:val="16"/>
                <w:szCs w:val="16"/>
              </w:rPr>
              <w:t>Void sales item flag</w:t>
            </w:r>
          </w:p>
        </w:tc>
        <w:tc>
          <w:tcPr>
            <w:tcW w:w="1080" w:type="dxa"/>
            <w:tcBorders>
              <w:top w:val="single" w:sz="4" w:space="0" w:color="auto"/>
              <w:left w:val="single" w:sz="4" w:space="0" w:color="auto"/>
              <w:bottom w:val="single" w:sz="4" w:space="0" w:color="auto"/>
              <w:right w:val="single" w:sz="4" w:space="0" w:color="auto"/>
            </w:tcBorders>
          </w:tcPr>
          <w:p w14:paraId="4B6015BC"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402EA0B1"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7D78682"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2500BC3" w14:textId="0AA4FEDF"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voidFlag</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voidFlag</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53DFE5D8"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voidFlag</w:t>
            </w:r>
            <w:proofErr w:type="spellEnd"/>
            <w:r w:rsidRPr="00184A3A">
              <w:rPr>
                <w:color w:val="000000"/>
                <w:sz w:val="16"/>
                <w:szCs w:val="16"/>
              </w:rPr>
              <w:t>":""}</w:t>
            </w:r>
          </w:p>
        </w:tc>
      </w:tr>
      <w:tr w:rsidR="007E4470" w:rsidRPr="00184A3A" w14:paraId="5540B85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5BA0175" w14:textId="77777777" w:rsidR="007E4470" w:rsidRPr="00184A3A" w:rsidRDefault="007E4470" w:rsidP="0013302E">
            <w:pPr>
              <w:spacing w:after="0"/>
              <w:rPr>
                <w:color w:val="000000"/>
                <w:sz w:val="16"/>
                <w:szCs w:val="16"/>
              </w:rPr>
            </w:pPr>
            <w:r w:rsidRPr="00184A3A">
              <w:rPr>
                <w:color w:val="000000"/>
                <w:sz w:val="16"/>
                <w:szCs w:val="16"/>
              </w:rPr>
              <w:t>31</w:t>
            </w:r>
          </w:p>
        </w:tc>
        <w:tc>
          <w:tcPr>
            <w:tcW w:w="1800" w:type="dxa"/>
            <w:tcBorders>
              <w:top w:val="single" w:sz="4" w:space="0" w:color="auto"/>
              <w:left w:val="single" w:sz="4" w:space="0" w:color="auto"/>
              <w:bottom w:val="single" w:sz="4" w:space="0" w:color="auto"/>
              <w:right w:val="single" w:sz="4" w:space="0" w:color="auto"/>
            </w:tcBorders>
          </w:tcPr>
          <w:p w14:paraId="3BD6B5AE" w14:textId="77777777" w:rsidR="007E4470" w:rsidRPr="00184A3A" w:rsidRDefault="007E4470" w:rsidP="0013302E">
            <w:pPr>
              <w:spacing w:after="0"/>
              <w:rPr>
                <w:rFonts w:cs="Arial"/>
                <w:sz w:val="16"/>
                <w:szCs w:val="16"/>
              </w:rPr>
            </w:pPr>
            <w:proofErr w:type="spellStart"/>
            <w:r w:rsidRPr="00184A3A">
              <w:rPr>
                <w:sz w:val="16"/>
                <w:szCs w:val="16"/>
              </w:rPr>
              <w:t>voidDateTime</w:t>
            </w:r>
            <w:proofErr w:type="spellEnd"/>
          </w:p>
        </w:tc>
        <w:tc>
          <w:tcPr>
            <w:tcW w:w="2160" w:type="dxa"/>
            <w:tcBorders>
              <w:top w:val="single" w:sz="4" w:space="0" w:color="auto"/>
              <w:left w:val="single" w:sz="4" w:space="0" w:color="auto"/>
              <w:bottom w:val="single" w:sz="4" w:space="0" w:color="auto"/>
              <w:right w:val="single" w:sz="4" w:space="0" w:color="auto"/>
            </w:tcBorders>
          </w:tcPr>
          <w:p w14:paraId="37049553" w14:textId="77777777" w:rsidR="007E4470" w:rsidRPr="00184A3A" w:rsidRDefault="007E4470" w:rsidP="0013302E">
            <w:pPr>
              <w:spacing w:after="0"/>
              <w:ind w:left="-11"/>
              <w:rPr>
                <w:rFonts w:cs="Arial"/>
                <w:sz w:val="16"/>
                <w:szCs w:val="16"/>
              </w:rPr>
            </w:pPr>
            <w:r w:rsidRPr="00184A3A">
              <w:rPr>
                <w:rFonts w:cs="Arial"/>
                <w:color w:val="000000"/>
                <w:sz w:val="16"/>
                <w:szCs w:val="16"/>
              </w:rPr>
              <w:t>Void sale date time</w:t>
            </w:r>
          </w:p>
        </w:tc>
        <w:tc>
          <w:tcPr>
            <w:tcW w:w="1080" w:type="dxa"/>
            <w:tcBorders>
              <w:top w:val="single" w:sz="4" w:space="0" w:color="auto"/>
              <w:left w:val="single" w:sz="4" w:space="0" w:color="auto"/>
              <w:bottom w:val="single" w:sz="4" w:space="0" w:color="auto"/>
              <w:right w:val="single" w:sz="4" w:space="0" w:color="auto"/>
            </w:tcBorders>
          </w:tcPr>
          <w:p w14:paraId="45E16512"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2EF4E29" w14:textId="77777777" w:rsidR="007E4470" w:rsidRPr="00184A3A" w:rsidRDefault="007E4470" w:rsidP="0013302E">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619666F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1F802B1" w14:textId="0245EB7D"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voidDateTime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voidDateTime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028C23A9"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voidDateTime</w:t>
            </w:r>
            <w:proofErr w:type="spellEnd"/>
            <w:r w:rsidRPr="00184A3A">
              <w:rPr>
                <w:color w:val="000000"/>
                <w:sz w:val="16"/>
                <w:szCs w:val="16"/>
              </w:rPr>
              <w:t>":""}</w:t>
            </w:r>
          </w:p>
        </w:tc>
      </w:tr>
      <w:tr w:rsidR="007E4470" w:rsidRPr="00184A3A" w14:paraId="1C8FB6C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EEC2F42" w14:textId="77777777" w:rsidR="007E4470" w:rsidRPr="00184A3A" w:rsidRDefault="007E4470" w:rsidP="0013302E">
            <w:pPr>
              <w:spacing w:after="0"/>
              <w:rPr>
                <w:color w:val="000000"/>
                <w:sz w:val="16"/>
                <w:szCs w:val="16"/>
              </w:rPr>
            </w:pPr>
            <w:r w:rsidRPr="00184A3A">
              <w:rPr>
                <w:color w:val="000000"/>
                <w:sz w:val="16"/>
                <w:szCs w:val="16"/>
              </w:rPr>
              <w:t>32</w:t>
            </w:r>
          </w:p>
        </w:tc>
        <w:tc>
          <w:tcPr>
            <w:tcW w:w="1800" w:type="dxa"/>
            <w:tcBorders>
              <w:top w:val="single" w:sz="4" w:space="0" w:color="auto"/>
              <w:left w:val="single" w:sz="4" w:space="0" w:color="auto"/>
              <w:bottom w:val="single" w:sz="4" w:space="0" w:color="auto"/>
              <w:right w:val="single" w:sz="4" w:space="0" w:color="auto"/>
            </w:tcBorders>
          </w:tcPr>
          <w:p w14:paraId="35DDBF0F" w14:textId="77777777" w:rsidR="007E4470" w:rsidRPr="00184A3A" w:rsidRDefault="007E4470" w:rsidP="0013302E">
            <w:pPr>
              <w:spacing w:after="0"/>
              <w:rPr>
                <w:rFonts w:cs="Arial"/>
                <w:sz w:val="16"/>
                <w:szCs w:val="16"/>
              </w:rPr>
            </w:pPr>
            <w:proofErr w:type="spellStart"/>
            <w:r w:rsidRPr="00184A3A">
              <w:rPr>
                <w:sz w:val="16"/>
                <w:szCs w:val="16"/>
              </w:rPr>
              <w:t>voidId</w:t>
            </w:r>
            <w:proofErr w:type="spellEnd"/>
          </w:p>
        </w:tc>
        <w:tc>
          <w:tcPr>
            <w:tcW w:w="2160" w:type="dxa"/>
            <w:tcBorders>
              <w:top w:val="single" w:sz="4" w:space="0" w:color="auto"/>
              <w:left w:val="single" w:sz="4" w:space="0" w:color="auto"/>
              <w:bottom w:val="single" w:sz="4" w:space="0" w:color="auto"/>
              <w:right w:val="single" w:sz="4" w:space="0" w:color="auto"/>
            </w:tcBorders>
          </w:tcPr>
          <w:p w14:paraId="16F77240" w14:textId="77777777" w:rsidR="007E4470" w:rsidRPr="00184A3A" w:rsidRDefault="007E4470" w:rsidP="0013302E">
            <w:pPr>
              <w:spacing w:after="0"/>
              <w:ind w:left="-11"/>
              <w:rPr>
                <w:rFonts w:cs="Arial"/>
                <w:sz w:val="16"/>
                <w:szCs w:val="16"/>
              </w:rPr>
            </w:pPr>
            <w:r w:rsidRPr="00184A3A">
              <w:rPr>
                <w:rFonts w:cs="Arial"/>
                <w:color w:val="000000"/>
                <w:sz w:val="16"/>
                <w:szCs w:val="16"/>
              </w:rPr>
              <w:t>Void ID</w:t>
            </w:r>
          </w:p>
        </w:tc>
        <w:tc>
          <w:tcPr>
            <w:tcW w:w="1080" w:type="dxa"/>
            <w:tcBorders>
              <w:top w:val="single" w:sz="4" w:space="0" w:color="auto"/>
              <w:left w:val="single" w:sz="4" w:space="0" w:color="auto"/>
              <w:bottom w:val="single" w:sz="4" w:space="0" w:color="auto"/>
              <w:right w:val="single" w:sz="4" w:space="0" w:color="auto"/>
            </w:tcBorders>
          </w:tcPr>
          <w:p w14:paraId="2DE6C5E3"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94257A1"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1287DE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971D1AB" w14:textId="5C9D0BC6"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voidId</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voidId</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3E85580D"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voidId</w:t>
            </w:r>
            <w:proofErr w:type="spellEnd"/>
            <w:r w:rsidRPr="00184A3A">
              <w:rPr>
                <w:color w:val="000000"/>
                <w:sz w:val="16"/>
                <w:szCs w:val="16"/>
              </w:rPr>
              <w:t>":""}</w:t>
            </w:r>
          </w:p>
        </w:tc>
      </w:tr>
      <w:tr w:rsidR="007E4470" w:rsidRPr="00184A3A" w14:paraId="28AE4FF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5063B1C8" w14:textId="77777777" w:rsidR="007E4470" w:rsidRPr="00184A3A" w:rsidRDefault="007E4470" w:rsidP="0013302E">
            <w:pPr>
              <w:spacing w:after="0"/>
              <w:rPr>
                <w:color w:val="000000"/>
                <w:sz w:val="16"/>
                <w:szCs w:val="16"/>
              </w:rPr>
            </w:pPr>
            <w:r w:rsidRPr="00184A3A">
              <w:rPr>
                <w:color w:val="000000"/>
                <w:sz w:val="16"/>
                <w:szCs w:val="16"/>
              </w:rPr>
              <w:t>33</w:t>
            </w:r>
          </w:p>
        </w:tc>
        <w:tc>
          <w:tcPr>
            <w:tcW w:w="1800" w:type="dxa"/>
            <w:tcBorders>
              <w:top w:val="single" w:sz="4" w:space="0" w:color="auto"/>
              <w:left w:val="single" w:sz="4" w:space="0" w:color="auto"/>
              <w:bottom w:val="single" w:sz="4" w:space="0" w:color="auto"/>
              <w:right w:val="single" w:sz="4" w:space="0" w:color="auto"/>
            </w:tcBorders>
          </w:tcPr>
          <w:p w14:paraId="1BA8160F" w14:textId="77777777" w:rsidR="007E4470" w:rsidRPr="00184A3A" w:rsidRDefault="007E4470" w:rsidP="0013302E">
            <w:pPr>
              <w:spacing w:after="0"/>
              <w:rPr>
                <w:rFonts w:cs="Arial"/>
                <w:sz w:val="16"/>
                <w:szCs w:val="16"/>
              </w:rPr>
            </w:pPr>
            <w:proofErr w:type="spellStart"/>
            <w:r w:rsidRPr="00184A3A">
              <w:rPr>
                <w:sz w:val="16"/>
                <w:szCs w:val="16"/>
              </w:rPr>
              <w:t>reasonCode</w:t>
            </w:r>
            <w:proofErr w:type="spellEnd"/>
          </w:p>
        </w:tc>
        <w:tc>
          <w:tcPr>
            <w:tcW w:w="2160" w:type="dxa"/>
            <w:tcBorders>
              <w:top w:val="single" w:sz="4" w:space="0" w:color="auto"/>
              <w:left w:val="single" w:sz="4" w:space="0" w:color="auto"/>
              <w:bottom w:val="single" w:sz="4" w:space="0" w:color="auto"/>
              <w:right w:val="single" w:sz="4" w:space="0" w:color="auto"/>
            </w:tcBorders>
          </w:tcPr>
          <w:p w14:paraId="1A62ED1B" w14:textId="77777777" w:rsidR="007E4470" w:rsidRPr="00184A3A" w:rsidRDefault="007E4470" w:rsidP="0013302E">
            <w:pPr>
              <w:spacing w:after="0"/>
              <w:ind w:left="-11"/>
              <w:rPr>
                <w:rFonts w:cs="Arial"/>
                <w:sz w:val="16"/>
                <w:szCs w:val="16"/>
              </w:rPr>
            </w:pPr>
            <w:r w:rsidRPr="00184A3A">
              <w:rPr>
                <w:rFonts w:cs="Arial"/>
                <w:color w:val="000000"/>
                <w:sz w:val="16"/>
                <w:szCs w:val="16"/>
              </w:rPr>
              <w:t>Void reason</w:t>
            </w:r>
          </w:p>
        </w:tc>
        <w:tc>
          <w:tcPr>
            <w:tcW w:w="1080" w:type="dxa"/>
            <w:tcBorders>
              <w:top w:val="single" w:sz="4" w:space="0" w:color="auto"/>
              <w:left w:val="single" w:sz="4" w:space="0" w:color="auto"/>
              <w:bottom w:val="single" w:sz="4" w:space="0" w:color="auto"/>
              <w:right w:val="single" w:sz="4" w:space="0" w:color="auto"/>
            </w:tcBorders>
          </w:tcPr>
          <w:p w14:paraId="602EEC5D"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032E9789"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D781DE4"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41F735E" w14:textId="2B59369B"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reasonCode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reasonCode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7599CF30"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reasonCode</w:t>
            </w:r>
            <w:proofErr w:type="spellEnd"/>
            <w:r w:rsidRPr="00184A3A">
              <w:rPr>
                <w:color w:val="000000"/>
                <w:sz w:val="16"/>
                <w:szCs w:val="16"/>
              </w:rPr>
              <w:t>":""}</w:t>
            </w:r>
          </w:p>
        </w:tc>
      </w:tr>
      <w:tr w:rsidR="007E4470" w:rsidRPr="00184A3A" w14:paraId="20DD8E3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23E5D05" w14:textId="77777777" w:rsidR="007E4470" w:rsidRPr="00184A3A" w:rsidRDefault="007E4470" w:rsidP="0013302E">
            <w:pPr>
              <w:spacing w:after="0"/>
              <w:rPr>
                <w:color w:val="000000"/>
                <w:sz w:val="16"/>
                <w:szCs w:val="16"/>
              </w:rPr>
            </w:pPr>
            <w:r w:rsidRPr="00184A3A">
              <w:rPr>
                <w:color w:val="000000"/>
                <w:sz w:val="16"/>
                <w:szCs w:val="16"/>
              </w:rPr>
              <w:t>34</w:t>
            </w:r>
          </w:p>
        </w:tc>
        <w:tc>
          <w:tcPr>
            <w:tcW w:w="1800" w:type="dxa"/>
            <w:tcBorders>
              <w:top w:val="single" w:sz="4" w:space="0" w:color="auto"/>
              <w:left w:val="single" w:sz="4" w:space="0" w:color="auto"/>
              <w:bottom w:val="single" w:sz="4" w:space="0" w:color="auto"/>
              <w:right w:val="single" w:sz="4" w:space="0" w:color="auto"/>
            </w:tcBorders>
          </w:tcPr>
          <w:p w14:paraId="6D835BAF" w14:textId="77777777" w:rsidR="007E4470" w:rsidRPr="00184A3A" w:rsidRDefault="007E4470" w:rsidP="0013302E">
            <w:pPr>
              <w:spacing w:after="0"/>
              <w:rPr>
                <w:rFonts w:cs="Arial"/>
                <w:sz w:val="16"/>
                <w:szCs w:val="16"/>
              </w:rPr>
            </w:pPr>
            <w:r w:rsidRPr="00184A3A">
              <w:rPr>
                <w:sz w:val="16"/>
                <w:szCs w:val="16"/>
              </w:rPr>
              <w:t>remarks01</w:t>
            </w:r>
          </w:p>
        </w:tc>
        <w:tc>
          <w:tcPr>
            <w:tcW w:w="2160" w:type="dxa"/>
            <w:tcBorders>
              <w:top w:val="single" w:sz="4" w:space="0" w:color="auto"/>
              <w:left w:val="single" w:sz="4" w:space="0" w:color="auto"/>
              <w:bottom w:val="single" w:sz="4" w:space="0" w:color="auto"/>
              <w:right w:val="single" w:sz="4" w:space="0" w:color="auto"/>
            </w:tcBorders>
          </w:tcPr>
          <w:p w14:paraId="636144BB" w14:textId="77777777" w:rsidR="007E4470" w:rsidRPr="00184A3A" w:rsidRDefault="007E4470" w:rsidP="0013302E">
            <w:pPr>
              <w:spacing w:after="0"/>
              <w:ind w:left="-11"/>
              <w:rPr>
                <w:rFonts w:cs="Arial"/>
                <w:sz w:val="16"/>
                <w:szCs w:val="16"/>
              </w:rPr>
            </w:pPr>
            <w:r w:rsidRPr="00184A3A">
              <w:rPr>
                <w:rFonts w:cs="Arial"/>
                <w:color w:val="000000"/>
                <w:sz w:val="16"/>
                <w:szCs w:val="16"/>
              </w:rPr>
              <w:t>Remark 1</w:t>
            </w:r>
          </w:p>
        </w:tc>
        <w:tc>
          <w:tcPr>
            <w:tcW w:w="1080" w:type="dxa"/>
            <w:tcBorders>
              <w:top w:val="single" w:sz="4" w:space="0" w:color="auto"/>
              <w:left w:val="single" w:sz="4" w:space="0" w:color="auto"/>
              <w:bottom w:val="single" w:sz="4" w:space="0" w:color="auto"/>
              <w:right w:val="single" w:sz="4" w:space="0" w:color="auto"/>
            </w:tcBorders>
          </w:tcPr>
          <w:p w14:paraId="25969306"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1C9325E6"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4219E6D"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28C7AC71" w14:textId="7DD93DF8" w:rsidR="007E4470" w:rsidRPr="00184A3A" w:rsidRDefault="007E4470" w:rsidP="0013302E">
            <w:pPr>
              <w:spacing w:after="0"/>
              <w:rPr>
                <w:color w:val="000000"/>
                <w:sz w:val="16"/>
                <w:szCs w:val="16"/>
              </w:rPr>
            </w:pPr>
            <w:r w:rsidRPr="00184A3A">
              <w:rPr>
                <w:color w:val="000000"/>
                <w:sz w:val="16"/>
                <w:szCs w:val="16"/>
              </w:rPr>
              <w:t xml:space="preserve">&lt;remarks01&gt;   </w:t>
            </w:r>
            <w:r w:rsidRPr="00184A3A">
              <w:rPr>
                <w:color w:val="000000"/>
                <w:sz w:val="16"/>
                <w:szCs w:val="16"/>
              </w:rPr>
              <w:br/>
            </w:r>
            <w:r w:rsidR="001D733F" w:rsidRPr="00184A3A">
              <w:rPr>
                <w:color w:val="000000"/>
                <w:sz w:val="16"/>
                <w:szCs w:val="16"/>
              </w:rPr>
              <w:t>&lt;/</w:t>
            </w:r>
            <w:r w:rsidRPr="00184A3A">
              <w:rPr>
                <w:color w:val="000000"/>
                <w:sz w:val="16"/>
                <w:szCs w:val="16"/>
              </w:rPr>
              <w:t>remarks01&gt;</w:t>
            </w:r>
          </w:p>
        </w:tc>
        <w:tc>
          <w:tcPr>
            <w:tcW w:w="2880" w:type="dxa"/>
            <w:tcBorders>
              <w:top w:val="single" w:sz="4" w:space="0" w:color="auto"/>
              <w:left w:val="single" w:sz="4" w:space="0" w:color="auto"/>
              <w:bottom w:val="single" w:sz="4" w:space="0" w:color="auto"/>
              <w:right w:val="single" w:sz="4" w:space="0" w:color="auto"/>
            </w:tcBorders>
          </w:tcPr>
          <w:p w14:paraId="0F2F33A9" w14:textId="77777777" w:rsidR="007E4470" w:rsidRPr="00184A3A" w:rsidRDefault="007E4470" w:rsidP="0013302E">
            <w:pPr>
              <w:spacing w:after="0"/>
              <w:rPr>
                <w:color w:val="000000"/>
                <w:sz w:val="16"/>
                <w:szCs w:val="16"/>
              </w:rPr>
            </w:pPr>
            <w:r w:rsidRPr="00184A3A">
              <w:rPr>
                <w:color w:val="000000"/>
                <w:sz w:val="16"/>
                <w:szCs w:val="16"/>
              </w:rPr>
              <w:t>{"remarks01":""}</w:t>
            </w:r>
          </w:p>
        </w:tc>
      </w:tr>
      <w:tr w:rsidR="007E4470" w:rsidRPr="00184A3A" w14:paraId="16D28140"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EA6D509" w14:textId="77777777" w:rsidR="007E4470" w:rsidRPr="00184A3A" w:rsidRDefault="007E4470" w:rsidP="0013302E">
            <w:pPr>
              <w:spacing w:after="0"/>
              <w:rPr>
                <w:color w:val="000000"/>
                <w:sz w:val="16"/>
                <w:szCs w:val="16"/>
              </w:rPr>
            </w:pPr>
            <w:r w:rsidRPr="00184A3A">
              <w:rPr>
                <w:color w:val="000000"/>
                <w:sz w:val="16"/>
                <w:szCs w:val="16"/>
              </w:rPr>
              <w:t>35</w:t>
            </w:r>
          </w:p>
        </w:tc>
        <w:tc>
          <w:tcPr>
            <w:tcW w:w="1800" w:type="dxa"/>
            <w:tcBorders>
              <w:top w:val="single" w:sz="4" w:space="0" w:color="auto"/>
              <w:left w:val="single" w:sz="4" w:space="0" w:color="auto"/>
              <w:bottom w:val="single" w:sz="4" w:space="0" w:color="auto"/>
              <w:right w:val="single" w:sz="4" w:space="0" w:color="auto"/>
            </w:tcBorders>
          </w:tcPr>
          <w:p w14:paraId="1147A56C" w14:textId="77777777" w:rsidR="007E4470" w:rsidRPr="00184A3A" w:rsidRDefault="007E4470" w:rsidP="0013302E">
            <w:pPr>
              <w:spacing w:after="0"/>
              <w:rPr>
                <w:rFonts w:cs="Arial"/>
                <w:sz w:val="16"/>
                <w:szCs w:val="16"/>
              </w:rPr>
            </w:pPr>
            <w:r w:rsidRPr="00184A3A">
              <w:rPr>
                <w:sz w:val="16"/>
                <w:szCs w:val="16"/>
              </w:rPr>
              <w:t>remarks02</w:t>
            </w:r>
          </w:p>
        </w:tc>
        <w:tc>
          <w:tcPr>
            <w:tcW w:w="2160" w:type="dxa"/>
            <w:tcBorders>
              <w:top w:val="single" w:sz="4" w:space="0" w:color="auto"/>
              <w:left w:val="single" w:sz="4" w:space="0" w:color="auto"/>
              <w:bottom w:val="single" w:sz="4" w:space="0" w:color="auto"/>
              <w:right w:val="single" w:sz="4" w:space="0" w:color="auto"/>
            </w:tcBorders>
          </w:tcPr>
          <w:p w14:paraId="04A1CA20" w14:textId="77777777" w:rsidR="007E4470" w:rsidRPr="00184A3A" w:rsidRDefault="007E4470" w:rsidP="0013302E">
            <w:pPr>
              <w:spacing w:after="0"/>
              <w:ind w:left="-11"/>
              <w:rPr>
                <w:rFonts w:cs="Arial"/>
                <w:sz w:val="16"/>
                <w:szCs w:val="16"/>
              </w:rPr>
            </w:pPr>
            <w:r w:rsidRPr="00184A3A">
              <w:rPr>
                <w:rFonts w:cs="Arial"/>
                <w:color w:val="000000"/>
                <w:sz w:val="16"/>
                <w:szCs w:val="16"/>
              </w:rPr>
              <w:t>Remark 2</w:t>
            </w:r>
          </w:p>
        </w:tc>
        <w:tc>
          <w:tcPr>
            <w:tcW w:w="1080" w:type="dxa"/>
            <w:tcBorders>
              <w:top w:val="single" w:sz="4" w:space="0" w:color="auto"/>
              <w:left w:val="single" w:sz="4" w:space="0" w:color="auto"/>
              <w:bottom w:val="single" w:sz="4" w:space="0" w:color="auto"/>
              <w:right w:val="single" w:sz="4" w:space="0" w:color="auto"/>
            </w:tcBorders>
          </w:tcPr>
          <w:p w14:paraId="4DD3CF58"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51C632C4"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B967434"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5F4B10E" w14:textId="24B6EA75" w:rsidR="007E4470" w:rsidRPr="00184A3A" w:rsidRDefault="007E4470" w:rsidP="0013302E">
            <w:pPr>
              <w:spacing w:after="0"/>
              <w:rPr>
                <w:color w:val="000000"/>
                <w:sz w:val="16"/>
                <w:szCs w:val="16"/>
              </w:rPr>
            </w:pPr>
            <w:r w:rsidRPr="00184A3A">
              <w:rPr>
                <w:color w:val="000000"/>
                <w:sz w:val="16"/>
                <w:szCs w:val="16"/>
              </w:rPr>
              <w:t xml:space="preserve">&lt;remarks02&gt;   </w:t>
            </w:r>
            <w:r w:rsidRPr="00184A3A">
              <w:rPr>
                <w:color w:val="000000"/>
                <w:sz w:val="16"/>
                <w:szCs w:val="16"/>
              </w:rPr>
              <w:br/>
            </w:r>
            <w:r w:rsidR="001D733F" w:rsidRPr="00184A3A">
              <w:rPr>
                <w:color w:val="000000"/>
                <w:sz w:val="16"/>
                <w:szCs w:val="16"/>
              </w:rPr>
              <w:t>&lt;/</w:t>
            </w:r>
            <w:r w:rsidRPr="00184A3A">
              <w:rPr>
                <w:color w:val="000000"/>
                <w:sz w:val="16"/>
                <w:szCs w:val="16"/>
              </w:rPr>
              <w:t>remarks02&gt;</w:t>
            </w:r>
          </w:p>
        </w:tc>
        <w:tc>
          <w:tcPr>
            <w:tcW w:w="2880" w:type="dxa"/>
            <w:tcBorders>
              <w:top w:val="single" w:sz="4" w:space="0" w:color="auto"/>
              <w:left w:val="single" w:sz="4" w:space="0" w:color="auto"/>
              <w:bottom w:val="single" w:sz="4" w:space="0" w:color="auto"/>
              <w:right w:val="single" w:sz="4" w:space="0" w:color="auto"/>
            </w:tcBorders>
          </w:tcPr>
          <w:p w14:paraId="67392878" w14:textId="77777777" w:rsidR="007E4470" w:rsidRPr="00184A3A" w:rsidRDefault="007E4470" w:rsidP="0013302E">
            <w:pPr>
              <w:spacing w:after="0"/>
              <w:rPr>
                <w:color w:val="000000"/>
                <w:sz w:val="16"/>
                <w:szCs w:val="16"/>
              </w:rPr>
            </w:pPr>
            <w:r w:rsidRPr="00184A3A">
              <w:rPr>
                <w:color w:val="000000"/>
                <w:sz w:val="16"/>
                <w:szCs w:val="16"/>
              </w:rPr>
              <w:t>{"remarks02":""}</w:t>
            </w:r>
          </w:p>
        </w:tc>
      </w:tr>
      <w:tr w:rsidR="007E4470" w:rsidRPr="00184A3A" w14:paraId="70B7547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4B53F2E" w14:textId="77777777" w:rsidR="007E4470" w:rsidRPr="00184A3A" w:rsidRDefault="007E4470" w:rsidP="0013302E">
            <w:pPr>
              <w:spacing w:after="0"/>
              <w:rPr>
                <w:color w:val="000000"/>
                <w:sz w:val="16"/>
                <w:szCs w:val="16"/>
              </w:rPr>
            </w:pPr>
            <w:r w:rsidRPr="00184A3A">
              <w:rPr>
                <w:color w:val="000000"/>
                <w:sz w:val="16"/>
                <w:szCs w:val="16"/>
              </w:rPr>
              <w:lastRenderedPageBreak/>
              <w:t>36</w:t>
            </w:r>
          </w:p>
        </w:tc>
        <w:tc>
          <w:tcPr>
            <w:tcW w:w="1800" w:type="dxa"/>
            <w:tcBorders>
              <w:top w:val="single" w:sz="4" w:space="0" w:color="auto"/>
              <w:left w:val="single" w:sz="4" w:space="0" w:color="auto"/>
              <w:bottom w:val="single" w:sz="4" w:space="0" w:color="auto"/>
              <w:right w:val="single" w:sz="4" w:space="0" w:color="auto"/>
            </w:tcBorders>
          </w:tcPr>
          <w:p w14:paraId="584593C3" w14:textId="77777777" w:rsidR="007E4470" w:rsidRPr="00184A3A" w:rsidRDefault="007E4470" w:rsidP="0013302E">
            <w:pPr>
              <w:spacing w:after="0"/>
              <w:rPr>
                <w:rFonts w:cs="Arial"/>
                <w:sz w:val="16"/>
                <w:szCs w:val="16"/>
              </w:rPr>
            </w:pPr>
            <w:r w:rsidRPr="00184A3A">
              <w:rPr>
                <w:sz w:val="16"/>
                <w:szCs w:val="16"/>
              </w:rPr>
              <w:t>remarks03</w:t>
            </w:r>
          </w:p>
        </w:tc>
        <w:tc>
          <w:tcPr>
            <w:tcW w:w="2160" w:type="dxa"/>
            <w:tcBorders>
              <w:top w:val="single" w:sz="4" w:space="0" w:color="auto"/>
              <w:left w:val="single" w:sz="4" w:space="0" w:color="auto"/>
              <w:bottom w:val="single" w:sz="4" w:space="0" w:color="auto"/>
              <w:right w:val="single" w:sz="4" w:space="0" w:color="auto"/>
            </w:tcBorders>
          </w:tcPr>
          <w:p w14:paraId="004287B2" w14:textId="77777777" w:rsidR="007E4470" w:rsidRPr="00184A3A" w:rsidRDefault="007E4470" w:rsidP="0013302E">
            <w:pPr>
              <w:spacing w:after="0"/>
              <w:ind w:left="-11"/>
              <w:rPr>
                <w:rFonts w:cs="Arial"/>
                <w:sz w:val="16"/>
                <w:szCs w:val="16"/>
              </w:rPr>
            </w:pPr>
            <w:r w:rsidRPr="00184A3A">
              <w:rPr>
                <w:rFonts w:cs="Arial"/>
                <w:color w:val="000000"/>
                <w:sz w:val="16"/>
                <w:szCs w:val="16"/>
              </w:rPr>
              <w:t>Remark 3</w:t>
            </w:r>
          </w:p>
        </w:tc>
        <w:tc>
          <w:tcPr>
            <w:tcW w:w="1080" w:type="dxa"/>
            <w:tcBorders>
              <w:top w:val="single" w:sz="4" w:space="0" w:color="auto"/>
              <w:left w:val="single" w:sz="4" w:space="0" w:color="auto"/>
              <w:bottom w:val="single" w:sz="4" w:space="0" w:color="auto"/>
              <w:right w:val="single" w:sz="4" w:space="0" w:color="auto"/>
            </w:tcBorders>
          </w:tcPr>
          <w:p w14:paraId="135C61B4"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5A1CE60C"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1B23049"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BF328FA" w14:textId="68B99C0C" w:rsidR="007E4470" w:rsidRPr="00184A3A" w:rsidRDefault="007E4470" w:rsidP="0013302E">
            <w:pPr>
              <w:spacing w:after="0"/>
              <w:rPr>
                <w:color w:val="000000"/>
                <w:sz w:val="16"/>
                <w:szCs w:val="16"/>
              </w:rPr>
            </w:pPr>
            <w:r w:rsidRPr="00184A3A">
              <w:rPr>
                <w:color w:val="000000"/>
                <w:sz w:val="16"/>
                <w:szCs w:val="16"/>
              </w:rPr>
              <w:t xml:space="preserve">&lt;remarks03&gt;   </w:t>
            </w:r>
            <w:r w:rsidRPr="00184A3A">
              <w:rPr>
                <w:color w:val="000000"/>
                <w:sz w:val="16"/>
                <w:szCs w:val="16"/>
              </w:rPr>
              <w:br/>
            </w:r>
            <w:r w:rsidR="001D733F" w:rsidRPr="00184A3A">
              <w:rPr>
                <w:color w:val="000000"/>
                <w:sz w:val="16"/>
                <w:szCs w:val="16"/>
              </w:rPr>
              <w:t>&lt;/</w:t>
            </w:r>
            <w:r w:rsidRPr="00184A3A">
              <w:rPr>
                <w:color w:val="000000"/>
                <w:sz w:val="16"/>
                <w:szCs w:val="16"/>
              </w:rPr>
              <w:t>remarks03&gt;</w:t>
            </w:r>
          </w:p>
        </w:tc>
        <w:tc>
          <w:tcPr>
            <w:tcW w:w="2880" w:type="dxa"/>
            <w:tcBorders>
              <w:top w:val="single" w:sz="4" w:space="0" w:color="auto"/>
              <w:left w:val="single" w:sz="4" w:space="0" w:color="auto"/>
              <w:bottom w:val="single" w:sz="4" w:space="0" w:color="auto"/>
              <w:right w:val="single" w:sz="4" w:space="0" w:color="auto"/>
            </w:tcBorders>
          </w:tcPr>
          <w:p w14:paraId="4A77CB19" w14:textId="77777777" w:rsidR="007E4470" w:rsidRPr="00184A3A" w:rsidRDefault="007E4470" w:rsidP="0013302E">
            <w:pPr>
              <w:spacing w:after="0"/>
              <w:rPr>
                <w:color w:val="000000"/>
                <w:sz w:val="16"/>
                <w:szCs w:val="16"/>
              </w:rPr>
            </w:pPr>
            <w:r w:rsidRPr="00184A3A">
              <w:rPr>
                <w:color w:val="000000"/>
                <w:sz w:val="16"/>
                <w:szCs w:val="16"/>
              </w:rPr>
              <w:t>{"remarks03":""}</w:t>
            </w:r>
          </w:p>
        </w:tc>
      </w:tr>
      <w:tr w:rsidR="007E4470" w:rsidRPr="00184A3A" w14:paraId="667DA51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430905B" w14:textId="77777777" w:rsidR="007E4470" w:rsidRPr="00184A3A" w:rsidRDefault="007E4470" w:rsidP="0013302E">
            <w:pPr>
              <w:spacing w:after="0"/>
              <w:rPr>
                <w:color w:val="000000"/>
                <w:sz w:val="16"/>
                <w:szCs w:val="16"/>
              </w:rPr>
            </w:pPr>
            <w:r w:rsidRPr="00184A3A">
              <w:rPr>
                <w:color w:val="000000"/>
                <w:sz w:val="16"/>
                <w:szCs w:val="16"/>
              </w:rPr>
              <w:t>37</w:t>
            </w:r>
          </w:p>
        </w:tc>
        <w:tc>
          <w:tcPr>
            <w:tcW w:w="1800" w:type="dxa"/>
            <w:tcBorders>
              <w:top w:val="single" w:sz="4" w:space="0" w:color="auto"/>
              <w:left w:val="single" w:sz="4" w:space="0" w:color="auto"/>
              <w:bottom w:val="single" w:sz="4" w:space="0" w:color="auto"/>
              <w:right w:val="single" w:sz="4" w:space="0" w:color="auto"/>
            </w:tcBorders>
          </w:tcPr>
          <w:p w14:paraId="161ECA34" w14:textId="77777777" w:rsidR="007E4470" w:rsidRPr="00184A3A" w:rsidRDefault="007E4470" w:rsidP="0013302E">
            <w:pPr>
              <w:spacing w:after="0"/>
              <w:rPr>
                <w:rFonts w:cs="Arial"/>
                <w:sz w:val="16"/>
                <w:szCs w:val="16"/>
              </w:rPr>
            </w:pPr>
            <w:proofErr w:type="spellStart"/>
            <w:r w:rsidRPr="00184A3A">
              <w:rPr>
                <w:sz w:val="16"/>
                <w:szCs w:val="16"/>
              </w:rPr>
              <w:t>dataSource</w:t>
            </w:r>
            <w:proofErr w:type="spellEnd"/>
          </w:p>
        </w:tc>
        <w:tc>
          <w:tcPr>
            <w:tcW w:w="2160" w:type="dxa"/>
            <w:tcBorders>
              <w:top w:val="single" w:sz="4" w:space="0" w:color="auto"/>
              <w:left w:val="single" w:sz="4" w:space="0" w:color="auto"/>
              <w:bottom w:val="single" w:sz="4" w:space="0" w:color="auto"/>
              <w:right w:val="single" w:sz="4" w:space="0" w:color="auto"/>
            </w:tcBorders>
          </w:tcPr>
          <w:p w14:paraId="363FE9E2" w14:textId="77777777" w:rsidR="007E4470" w:rsidRPr="00184A3A" w:rsidRDefault="007E4470" w:rsidP="0013302E">
            <w:pPr>
              <w:spacing w:after="0"/>
              <w:ind w:left="-11"/>
              <w:rPr>
                <w:rFonts w:cs="Arial"/>
                <w:sz w:val="16"/>
                <w:szCs w:val="16"/>
              </w:rPr>
            </w:pPr>
            <w:r w:rsidRPr="00184A3A">
              <w:rPr>
                <w:rFonts w:cs="Arial"/>
                <w:color w:val="000000"/>
                <w:sz w:val="16"/>
                <w:szCs w:val="16"/>
              </w:rPr>
              <w:t>Data Source of the sales (e.g. “OM” for Order Management; “Lunch” for Lunch Box system)</w:t>
            </w:r>
          </w:p>
        </w:tc>
        <w:tc>
          <w:tcPr>
            <w:tcW w:w="1080" w:type="dxa"/>
            <w:tcBorders>
              <w:top w:val="single" w:sz="4" w:space="0" w:color="auto"/>
              <w:left w:val="single" w:sz="4" w:space="0" w:color="auto"/>
              <w:bottom w:val="single" w:sz="4" w:space="0" w:color="auto"/>
              <w:right w:val="single" w:sz="4" w:space="0" w:color="auto"/>
            </w:tcBorders>
          </w:tcPr>
          <w:p w14:paraId="4CFC5765"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7B1A4CC"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50BD73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24B254D" w14:textId="4713E519"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dataSource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dataSource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47E2E525"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dataSource</w:t>
            </w:r>
            <w:proofErr w:type="spellEnd"/>
            <w:r w:rsidRPr="00184A3A">
              <w:rPr>
                <w:color w:val="000000"/>
                <w:sz w:val="16"/>
                <w:szCs w:val="16"/>
              </w:rPr>
              <w:t>":""}</w:t>
            </w:r>
          </w:p>
        </w:tc>
      </w:tr>
      <w:tr w:rsidR="007E4470" w:rsidRPr="00184A3A" w14:paraId="34D85C1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D344038" w14:textId="77777777" w:rsidR="007E4470" w:rsidRPr="00184A3A" w:rsidRDefault="007E4470" w:rsidP="007E4470">
            <w:pPr>
              <w:rPr>
                <w:color w:val="000000"/>
                <w:sz w:val="16"/>
                <w:szCs w:val="16"/>
              </w:rPr>
            </w:pPr>
            <w:r w:rsidRPr="00184A3A">
              <w:rPr>
                <w:color w:val="000000"/>
                <w:sz w:val="16"/>
                <w:szCs w:val="16"/>
              </w:rPr>
              <w:t>38</w:t>
            </w:r>
          </w:p>
        </w:tc>
        <w:tc>
          <w:tcPr>
            <w:tcW w:w="1800" w:type="dxa"/>
            <w:tcBorders>
              <w:top w:val="single" w:sz="4" w:space="0" w:color="auto"/>
              <w:left w:val="single" w:sz="4" w:space="0" w:color="auto"/>
              <w:bottom w:val="single" w:sz="4" w:space="0" w:color="auto"/>
              <w:right w:val="single" w:sz="4" w:space="0" w:color="auto"/>
            </w:tcBorders>
          </w:tcPr>
          <w:p w14:paraId="589099C1" w14:textId="77777777" w:rsidR="007E4470" w:rsidRPr="00184A3A" w:rsidRDefault="007E4470" w:rsidP="007E4470">
            <w:pPr>
              <w:spacing w:before="60" w:after="60"/>
              <w:rPr>
                <w:rFonts w:cs="Arial"/>
                <w:sz w:val="16"/>
                <w:szCs w:val="16"/>
              </w:rPr>
            </w:pPr>
            <w:proofErr w:type="spellStart"/>
            <w:r w:rsidRPr="00184A3A">
              <w:rPr>
                <w:sz w:val="16"/>
                <w:szCs w:val="16"/>
              </w:rPr>
              <w:t>lastUpdateUser</w:t>
            </w:r>
            <w:proofErr w:type="spellEnd"/>
          </w:p>
        </w:tc>
        <w:tc>
          <w:tcPr>
            <w:tcW w:w="2160" w:type="dxa"/>
            <w:tcBorders>
              <w:top w:val="single" w:sz="4" w:space="0" w:color="auto"/>
              <w:left w:val="single" w:sz="4" w:space="0" w:color="auto"/>
              <w:bottom w:val="single" w:sz="4" w:space="0" w:color="auto"/>
              <w:right w:val="single" w:sz="4" w:space="0" w:color="auto"/>
            </w:tcBorders>
          </w:tcPr>
          <w:p w14:paraId="3E67733B" w14:textId="25B5C75C" w:rsidR="007E4470" w:rsidRPr="00184A3A" w:rsidRDefault="007E4470">
            <w:pPr>
              <w:spacing w:before="60" w:after="60"/>
              <w:ind w:left="-11"/>
              <w:rPr>
                <w:rFonts w:cs="Arial"/>
                <w:sz w:val="16"/>
                <w:szCs w:val="16"/>
              </w:rPr>
            </w:pPr>
            <w:r w:rsidRPr="00184A3A">
              <w:rPr>
                <w:rFonts w:cs="Arial"/>
                <w:color w:val="000000"/>
                <w:sz w:val="16"/>
                <w:szCs w:val="16"/>
              </w:rPr>
              <w:t xml:space="preserve">Last update by (user id by which the </w:t>
            </w:r>
            <w:del w:id="95" w:author="Edward Leung" w:date="2017-01-17T16:58:00Z">
              <w:r w:rsidRPr="00184A3A" w:rsidDel="005E4AA0">
                <w:rPr>
                  <w:rFonts w:cs="Arial"/>
                  <w:color w:val="000000"/>
                  <w:sz w:val="16"/>
                  <w:szCs w:val="16"/>
                </w:rPr>
                <w:delText xml:space="preserve">convert </w:delText>
              </w:r>
            </w:del>
            <w:ins w:id="96" w:author="Edward Leung" w:date="2017-01-17T16:58:00Z">
              <w:r w:rsidR="005E4AA0">
                <w:rPr>
                  <w:rFonts w:cs="Arial"/>
                  <w:color w:val="000000"/>
                  <w:sz w:val="16"/>
                  <w:szCs w:val="16"/>
                </w:rPr>
                <w:t>log</w:t>
              </w:r>
              <w:r w:rsidR="005E4AA0" w:rsidRPr="00184A3A">
                <w:rPr>
                  <w:rFonts w:cs="Arial"/>
                  <w:color w:val="000000"/>
                  <w:sz w:val="16"/>
                  <w:szCs w:val="16"/>
                </w:rPr>
                <w:t xml:space="preserve"> </w:t>
              </w:r>
            </w:ins>
            <w:r w:rsidRPr="00184A3A">
              <w:rPr>
                <w:rFonts w:cs="Arial"/>
                <w:color w:val="000000"/>
                <w:sz w:val="16"/>
                <w:szCs w:val="16"/>
              </w:rPr>
              <w:t>process or adjustment is done)</w:t>
            </w:r>
          </w:p>
        </w:tc>
        <w:tc>
          <w:tcPr>
            <w:tcW w:w="1080" w:type="dxa"/>
            <w:tcBorders>
              <w:top w:val="single" w:sz="4" w:space="0" w:color="auto"/>
              <w:left w:val="single" w:sz="4" w:space="0" w:color="auto"/>
              <w:bottom w:val="single" w:sz="4" w:space="0" w:color="auto"/>
              <w:right w:val="single" w:sz="4" w:space="0" w:color="auto"/>
            </w:tcBorders>
          </w:tcPr>
          <w:p w14:paraId="21BC6A6A" w14:textId="77777777" w:rsidR="007E4470" w:rsidRPr="00184A3A" w:rsidRDefault="007E4470" w:rsidP="0013302E">
            <w:pPr>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544B1F07" w14:textId="77777777" w:rsidR="007E4470" w:rsidRPr="00184A3A" w:rsidRDefault="007E4470" w:rsidP="007E4470">
            <w:pPr>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60F2240F" w14:textId="77777777" w:rsidR="007E4470" w:rsidRPr="00184A3A"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45E4F75" w14:textId="3FDEDB43" w:rsidR="007E4470" w:rsidRPr="00184A3A" w:rsidRDefault="007E4470" w:rsidP="007E4470">
            <w:pPr>
              <w:rPr>
                <w:color w:val="000000"/>
                <w:sz w:val="16"/>
                <w:szCs w:val="16"/>
              </w:rPr>
            </w:pPr>
            <w:r w:rsidRPr="00184A3A">
              <w:rPr>
                <w:color w:val="000000"/>
                <w:sz w:val="16"/>
                <w:szCs w:val="16"/>
              </w:rPr>
              <w:t>&lt;</w:t>
            </w:r>
            <w:proofErr w:type="spellStart"/>
            <w:r w:rsidRPr="00184A3A">
              <w:rPr>
                <w:color w:val="000000"/>
                <w:sz w:val="16"/>
                <w:szCs w:val="16"/>
              </w:rPr>
              <w:t>lastUpdateUser</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lastUpdateUser</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711B0694" w14:textId="77777777" w:rsidR="007E4470" w:rsidRPr="00184A3A" w:rsidRDefault="007E4470" w:rsidP="007E4470">
            <w:pPr>
              <w:rPr>
                <w:color w:val="000000"/>
                <w:sz w:val="16"/>
                <w:szCs w:val="16"/>
              </w:rPr>
            </w:pPr>
            <w:r w:rsidRPr="00184A3A">
              <w:rPr>
                <w:color w:val="000000"/>
                <w:sz w:val="16"/>
                <w:szCs w:val="16"/>
              </w:rPr>
              <w:t>{"</w:t>
            </w:r>
            <w:proofErr w:type="spellStart"/>
            <w:r w:rsidRPr="00184A3A">
              <w:rPr>
                <w:color w:val="000000"/>
                <w:sz w:val="16"/>
                <w:szCs w:val="16"/>
              </w:rPr>
              <w:t>lastUpdateUser</w:t>
            </w:r>
            <w:proofErr w:type="spellEnd"/>
            <w:r w:rsidRPr="00184A3A">
              <w:rPr>
                <w:color w:val="000000"/>
                <w:sz w:val="16"/>
                <w:szCs w:val="16"/>
              </w:rPr>
              <w:t>":""}</w:t>
            </w:r>
          </w:p>
        </w:tc>
      </w:tr>
      <w:tr w:rsidR="007E4470" w:rsidRPr="00184A3A" w14:paraId="781AFB8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B52CA94" w14:textId="77777777" w:rsidR="007E4470" w:rsidRPr="00184A3A" w:rsidRDefault="007E4470" w:rsidP="007E4470">
            <w:pPr>
              <w:rPr>
                <w:color w:val="000000"/>
                <w:sz w:val="16"/>
                <w:szCs w:val="16"/>
              </w:rPr>
            </w:pPr>
            <w:r w:rsidRPr="00184A3A">
              <w:rPr>
                <w:color w:val="000000"/>
                <w:sz w:val="16"/>
                <w:szCs w:val="16"/>
              </w:rPr>
              <w:t>39</w:t>
            </w:r>
          </w:p>
        </w:tc>
        <w:tc>
          <w:tcPr>
            <w:tcW w:w="1800" w:type="dxa"/>
            <w:tcBorders>
              <w:top w:val="single" w:sz="4" w:space="0" w:color="auto"/>
              <w:left w:val="single" w:sz="4" w:space="0" w:color="auto"/>
              <w:bottom w:val="single" w:sz="4" w:space="0" w:color="auto"/>
              <w:right w:val="single" w:sz="4" w:space="0" w:color="auto"/>
            </w:tcBorders>
          </w:tcPr>
          <w:p w14:paraId="62328E3E" w14:textId="77777777" w:rsidR="007E4470" w:rsidRPr="00184A3A" w:rsidRDefault="007E4470" w:rsidP="007E4470">
            <w:pPr>
              <w:spacing w:before="60" w:after="60"/>
              <w:rPr>
                <w:rFonts w:cs="Arial"/>
                <w:sz w:val="16"/>
                <w:szCs w:val="16"/>
              </w:rPr>
            </w:pPr>
            <w:proofErr w:type="spellStart"/>
            <w:r w:rsidRPr="00184A3A">
              <w:rPr>
                <w:sz w:val="16"/>
                <w:szCs w:val="16"/>
              </w:rPr>
              <w:t>lastUpdateTime</w:t>
            </w:r>
            <w:proofErr w:type="spellEnd"/>
          </w:p>
        </w:tc>
        <w:tc>
          <w:tcPr>
            <w:tcW w:w="2160" w:type="dxa"/>
            <w:tcBorders>
              <w:top w:val="single" w:sz="4" w:space="0" w:color="auto"/>
              <w:left w:val="single" w:sz="4" w:space="0" w:color="auto"/>
              <w:bottom w:val="single" w:sz="4" w:space="0" w:color="auto"/>
              <w:right w:val="single" w:sz="4" w:space="0" w:color="auto"/>
            </w:tcBorders>
          </w:tcPr>
          <w:p w14:paraId="4887D1BD" w14:textId="77777777" w:rsidR="007E4470" w:rsidRPr="00184A3A" w:rsidRDefault="007E4470" w:rsidP="007E4470">
            <w:pPr>
              <w:spacing w:before="60" w:after="60"/>
              <w:ind w:left="-11"/>
              <w:rPr>
                <w:rFonts w:cs="Arial"/>
                <w:sz w:val="16"/>
                <w:szCs w:val="16"/>
              </w:rPr>
            </w:pPr>
            <w:r w:rsidRPr="00184A3A">
              <w:rPr>
                <w:rFonts w:cs="Arial"/>
                <w:color w:val="000000"/>
                <w:sz w:val="16"/>
                <w:szCs w:val="16"/>
              </w:rPr>
              <w:t>Last update date time</w:t>
            </w:r>
          </w:p>
        </w:tc>
        <w:tc>
          <w:tcPr>
            <w:tcW w:w="1080" w:type="dxa"/>
            <w:tcBorders>
              <w:top w:val="single" w:sz="4" w:space="0" w:color="auto"/>
              <w:left w:val="single" w:sz="4" w:space="0" w:color="auto"/>
              <w:bottom w:val="single" w:sz="4" w:space="0" w:color="auto"/>
              <w:right w:val="single" w:sz="4" w:space="0" w:color="auto"/>
            </w:tcBorders>
          </w:tcPr>
          <w:p w14:paraId="1D862B1C" w14:textId="77777777" w:rsidR="007E4470" w:rsidRPr="00184A3A" w:rsidRDefault="007E4470" w:rsidP="0013302E">
            <w:pPr>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3F3096C8" w14:textId="77777777" w:rsidR="007E4470" w:rsidRPr="00184A3A" w:rsidRDefault="007E4470" w:rsidP="007E4470">
            <w:pPr>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61546AE" w14:textId="77777777" w:rsidR="007E4470" w:rsidRPr="00184A3A"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9455AC0" w14:textId="6910F276" w:rsidR="007E4470" w:rsidRPr="00184A3A" w:rsidRDefault="007E4470" w:rsidP="007E4470">
            <w:pPr>
              <w:rPr>
                <w:color w:val="000000"/>
                <w:sz w:val="16"/>
                <w:szCs w:val="16"/>
              </w:rPr>
            </w:pPr>
            <w:r w:rsidRPr="00184A3A">
              <w:rPr>
                <w:color w:val="000000"/>
                <w:sz w:val="16"/>
                <w:szCs w:val="16"/>
              </w:rPr>
              <w:t>&lt;</w:t>
            </w:r>
            <w:proofErr w:type="spellStart"/>
            <w:r w:rsidRPr="00184A3A">
              <w:rPr>
                <w:color w:val="000000"/>
                <w:sz w:val="16"/>
                <w:szCs w:val="16"/>
              </w:rPr>
              <w:t>lastUpdateTime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lastUpdateTime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34B753EA" w14:textId="77777777" w:rsidR="007E4470" w:rsidRPr="00184A3A" w:rsidRDefault="007E4470" w:rsidP="007E4470">
            <w:pPr>
              <w:rPr>
                <w:color w:val="000000"/>
                <w:sz w:val="16"/>
                <w:szCs w:val="16"/>
              </w:rPr>
            </w:pPr>
            <w:r w:rsidRPr="00184A3A">
              <w:rPr>
                <w:color w:val="000000"/>
                <w:sz w:val="16"/>
                <w:szCs w:val="16"/>
              </w:rPr>
              <w:t>{"</w:t>
            </w:r>
            <w:proofErr w:type="spellStart"/>
            <w:r w:rsidRPr="00184A3A">
              <w:rPr>
                <w:color w:val="000000"/>
                <w:sz w:val="16"/>
                <w:szCs w:val="16"/>
              </w:rPr>
              <w:t>lastUpdateTime</w:t>
            </w:r>
            <w:proofErr w:type="spellEnd"/>
            <w:r w:rsidRPr="00184A3A">
              <w:rPr>
                <w:color w:val="000000"/>
                <w:sz w:val="16"/>
                <w:szCs w:val="16"/>
              </w:rPr>
              <w:t>":""}</w:t>
            </w:r>
          </w:p>
        </w:tc>
      </w:tr>
      <w:tr w:rsidR="007E4470" w:rsidRPr="00184A3A" w14:paraId="2025DDF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E2FEA0B" w14:textId="77777777" w:rsidR="007E4470" w:rsidRPr="00184A3A" w:rsidRDefault="007E4470" w:rsidP="007E4470">
            <w:pPr>
              <w:rPr>
                <w:color w:val="000000"/>
                <w:sz w:val="16"/>
                <w:szCs w:val="16"/>
              </w:rPr>
            </w:pPr>
            <w:r w:rsidRPr="00184A3A">
              <w:rPr>
                <w:color w:val="000000"/>
                <w:sz w:val="16"/>
                <w:szCs w:val="16"/>
              </w:rPr>
              <w:t>40</w:t>
            </w:r>
          </w:p>
        </w:tc>
        <w:tc>
          <w:tcPr>
            <w:tcW w:w="1800" w:type="dxa"/>
            <w:tcBorders>
              <w:top w:val="single" w:sz="4" w:space="0" w:color="auto"/>
              <w:left w:val="single" w:sz="4" w:space="0" w:color="auto"/>
              <w:bottom w:val="single" w:sz="4" w:space="0" w:color="auto"/>
              <w:right w:val="single" w:sz="4" w:space="0" w:color="auto"/>
            </w:tcBorders>
          </w:tcPr>
          <w:p w14:paraId="4F3281D6" w14:textId="77777777" w:rsidR="007E4470" w:rsidRPr="00184A3A" w:rsidRDefault="007E4470" w:rsidP="007E4470">
            <w:pPr>
              <w:spacing w:before="60" w:after="60"/>
              <w:rPr>
                <w:rFonts w:cs="Arial"/>
                <w:sz w:val="16"/>
                <w:szCs w:val="16"/>
              </w:rPr>
            </w:pPr>
            <w:proofErr w:type="spellStart"/>
            <w:r w:rsidRPr="00184A3A">
              <w:rPr>
                <w:sz w:val="16"/>
                <w:szCs w:val="16"/>
              </w:rPr>
              <w:t>workstationName</w:t>
            </w:r>
            <w:proofErr w:type="spellEnd"/>
          </w:p>
        </w:tc>
        <w:tc>
          <w:tcPr>
            <w:tcW w:w="2160" w:type="dxa"/>
            <w:tcBorders>
              <w:top w:val="single" w:sz="4" w:space="0" w:color="auto"/>
              <w:left w:val="single" w:sz="4" w:space="0" w:color="auto"/>
              <w:bottom w:val="single" w:sz="4" w:space="0" w:color="auto"/>
              <w:right w:val="single" w:sz="4" w:space="0" w:color="auto"/>
            </w:tcBorders>
          </w:tcPr>
          <w:p w14:paraId="5FABC06A" w14:textId="77777777" w:rsidR="007E4470" w:rsidRPr="00184A3A" w:rsidRDefault="007E4470" w:rsidP="007E4470">
            <w:pPr>
              <w:spacing w:before="60" w:after="60"/>
              <w:ind w:left="-11"/>
              <w:rPr>
                <w:rFonts w:cs="Arial"/>
                <w:sz w:val="16"/>
                <w:szCs w:val="16"/>
              </w:rPr>
            </w:pPr>
            <w:r w:rsidRPr="00184A3A">
              <w:rPr>
                <w:rFonts w:cs="Arial"/>
                <w:color w:val="000000"/>
                <w:sz w:val="16"/>
                <w:szCs w:val="16"/>
              </w:rPr>
              <w:t>Server at which the convert process take place</w:t>
            </w:r>
          </w:p>
        </w:tc>
        <w:tc>
          <w:tcPr>
            <w:tcW w:w="1080" w:type="dxa"/>
            <w:tcBorders>
              <w:top w:val="single" w:sz="4" w:space="0" w:color="auto"/>
              <w:left w:val="single" w:sz="4" w:space="0" w:color="auto"/>
              <w:bottom w:val="single" w:sz="4" w:space="0" w:color="auto"/>
              <w:right w:val="single" w:sz="4" w:space="0" w:color="auto"/>
            </w:tcBorders>
          </w:tcPr>
          <w:p w14:paraId="5B017BE5" w14:textId="77777777" w:rsidR="007E4470" w:rsidRPr="00184A3A" w:rsidRDefault="007E4470" w:rsidP="0013302E">
            <w:pPr>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2FAF4C7" w14:textId="77777777" w:rsidR="007E4470" w:rsidRPr="00184A3A" w:rsidRDefault="007E4470" w:rsidP="007E4470">
            <w:pPr>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08D6868" w14:textId="77777777" w:rsidR="007E4470" w:rsidRPr="00184A3A"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BEB501F" w14:textId="0F445A73" w:rsidR="007E4470" w:rsidRPr="00184A3A" w:rsidRDefault="007E4470" w:rsidP="007E4470">
            <w:pPr>
              <w:rPr>
                <w:color w:val="000000"/>
                <w:sz w:val="16"/>
                <w:szCs w:val="16"/>
              </w:rPr>
            </w:pPr>
            <w:r w:rsidRPr="00184A3A">
              <w:rPr>
                <w:color w:val="000000"/>
                <w:sz w:val="16"/>
                <w:szCs w:val="16"/>
              </w:rPr>
              <w:t>&lt;</w:t>
            </w:r>
            <w:proofErr w:type="spellStart"/>
            <w:r w:rsidRPr="00184A3A">
              <w:rPr>
                <w:color w:val="000000"/>
                <w:sz w:val="16"/>
                <w:szCs w:val="16"/>
              </w:rPr>
              <w:t>workstationName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workstationName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6D6D9624" w14:textId="77777777" w:rsidR="007E4470" w:rsidRPr="00184A3A" w:rsidRDefault="007E4470" w:rsidP="007E4470">
            <w:pPr>
              <w:rPr>
                <w:color w:val="000000"/>
                <w:sz w:val="16"/>
                <w:szCs w:val="16"/>
              </w:rPr>
            </w:pPr>
            <w:r w:rsidRPr="00184A3A">
              <w:rPr>
                <w:color w:val="000000"/>
                <w:sz w:val="16"/>
                <w:szCs w:val="16"/>
              </w:rPr>
              <w:t>{"</w:t>
            </w:r>
            <w:proofErr w:type="spellStart"/>
            <w:r w:rsidRPr="00184A3A">
              <w:rPr>
                <w:color w:val="000000"/>
                <w:sz w:val="16"/>
                <w:szCs w:val="16"/>
              </w:rPr>
              <w:t>workstationName</w:t>
            </w:r>
            <w:proofErr w:type="spellEnd"/>
            <w:r w:rsidRPr="00184A3A">
              <w:rPr>
                <w:color w:val="000000"/>
                <w:sz w:val="16"/>
                <w:szCs w:val="16"/>
              </w:rPr>
              <w:t>":""}</w:t>
            </w:r>
          </w:p>
        </w:tc>
      </w:tr>
      <w:tr w:rsidR="007E4470" w:rsidRPr="00184A3A" w14:paraId="78199BFB"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7C0FC02" w14:textId="77777777" w:rsidR="007E4470" w:rsidRPr="00184A3A" w:rsidRDefault="007E4470" w:rsidP="007E4470">
            <w:pPr>
              <w:rPr>
                <w:color w:val="000000"/>
                <w:sz w:val="16"/>
                <w:szCs w:val="16"/>
              </w:rPr>
            </w:pPr>
            <w:r w:rsidRPr="00184A3A">
              <w:rPr>
                <w:color w:val="000000"/>
                <w:sz w:val="16"/>
                <w:szCs w:val="16"/>
              </w:rPr>
              <w:t>41</w:t>
            </w:r>
          </w:p>
        </w:tc>
        <w:tc>
          <w:tcPr>
            <w:tcW w:w="1800" w:type="dxa"/>
            <w:tcBorders>
              <w:top w:val="single" w:sz="4" w:space="0" w:color="auto"/>
              <w:left w:val="single" w:sz="4" w:space="0" w:color="auto"/>
              <w:bottom w:val="single" w:sz="4" w:space="0" w:color="auto"/>
              <w:right w:val="single" w:sz="4" w:space="0" w:color="auto"/>
            </w:tcBorders>
          </w:tcPr>
          <w:p w14:paraId="7190CA2A" w14:textId="77777777" w:rsidR="007E4470" w:rsidRPr="00184A3A" w:rsidRDefault="007E4470" w:rsidP="007E4470">
            <w:pPr>
              <w:spacing w:before="60" w:after="60"/>
              <w:rPr>
                <w:rFonts w:cs="Arial"/>
                <w:sz w:val="16"/>
                <w:szCs w:val="16"/>
              </w:rPr>
            </w:pPr>
            <w:proofErr w:type="spellStart"/>
            <w:r w:rsidRPr="00184A3A">
              <w:rPr>
                <w:sz w:val="16"/>
                <w:szCs w:val="16"/>
              </w:rPr>
              <w:t>appNmae</w:t>
            </w:r>
            <w:proofErr w:type="spellEnd"/>
          </w:p>
        </w:tc>
        <w:tc>
          <w:tcPr>
            <w:tcW w:w="2160" w:type="dxa"/>
            <w:tcBorders>
              <w:top w:val="single" w:sz="4" w:space="0" w:color="auto"/>
              <w:left w:val="single" w:sz="4" w:space="0" w:color="auto"/>
              <w:bottom w:val="single" w:sz="4" w:space="0" w:color="auto"/>
              <w:right w:val="single" w:sz="4" w:space="0" w:color="auto"/>
            </w:tcBorders>
          </w:tcPr>
          <w:p w14:paraId="5AA8AD9C" w14:textId="77777777" w:rsidR="007E4470" w:rsidRPr="00184A3A" w:rsidRDefault="007E4470" w:rsidP="007E4470">
            <w:pPr>
              <w:spacing w:before="60" w:after="60"/>
              <w:ind w:left="-11"/>
              <w:rPr>
                <w:rFonts w:cs="Arial"/>
                <w:sz w:val="16"/>
                <w:szCs w:val="16"/>
              </w:rPr>
            </w:pPr>
            <w:r w:rsidRPr="00184A3A">
              <w:rPr>
                <w:rFonts w:cs="Arial"/>
                <w:color w:val="000000"/>
                <w:sz w:val="16"/>
                <w:szCs w:val="16"/>
              </w:rPr>
              <w:t>Program name of convert process</w:t>
            </w:r>
          </w:p>
        </w:tc>
        <w:tc>
          <w:tcPr>
            <w:tcW w:w="1080" w:type="dxa"/>
            <w:tcBorders>
              <w:top w:val="single" w:sz="4" w:space="0" w:color="auto"/>
              <w:left w:val="single" w:sz="4" w:space="0" w:color="auto"/>
              <w:bottom w:val="single" w:sz="4" w:space="0" w:color="auto"/>
              <w:right w:val="single" w:sz="4" w:space="0" w:color="auto"/>
            </w:tcBorders>
          </w:tcPr>
          <w:p w14:paraId="1419195C" w14:textId="77777777" w:rsidR="007E4470" w:rsidRPr="00184A3A" w:rsidRDefault="007E4470" w:rsidP="0013302E">
            <w:pPr>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1EE902D" w14:textId="77777777" w:rsidR="007E4470" w:rsidRPr="00184A3A" w:rsidRDefault="007E4470" w:rsidP="007E4470">
            <w:pPr>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81DD933" w14:textId="77777777" w:rsidR="007E4470" w:rsidRPr="00184A3A"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C2264FA" w14:textId="02F9C4D8" w:rsidR="007E4470" w:rsidRPr="00184A3A" w:rsidRDefault="007E4470" w:rsidP="007E4470">
            <w:pPr>
              <w:rPr>
                <w:color w:val="000000"/>
                <w:sz w:val="16"/>
                <w:szCs w:val="16"/>
              </w:rPr>
            </w:pPr>
            <w:r w:rsidRPr="00184A3A">
              <w:rPr>
                <w:color w:val="000000"/>
                <w:sz w:val="16"/>
                <w:szCs w:val="16"/>
              </w:rPr>
              <w:t>&lt;</w:t>
            </w:r>
            <w:proofErr w:type="spellStart"/>
            <w:r w:rsidRPr="00184A3A">
              <w:rPr>
                <w:color w:val="000000"/>
                <w:sz w:val="16"/>
                <w:szCs w:val="16"/>
              </w:rPr>
              <w:t>appNmae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appNmae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1E88906E" w14:textId="77777777" w:rsidR="007E4470" w:rsidRPr="00184A3A" w:rsidRDefault="007E4470" w:rsidP="007E4470">
            <w:pPr>
              <w:rPr>
                <w:color w:val="000000"/>
                <w:sz w:val="16"/>
                <w:szCs w:val="16"/>
              </w:rPr>
            </w:pPr>
            <w:r w:rsidRPr="00184A3A">
              <w:rPr>
                <w:color w:val="000000"/>
                <w:sz w:val="16"/>
                <w:szCs w:val="16"/>
              </w:rPr>
              <w:t>{"</w:t>
            </w:r>
            <w:proofErr w:type="spellStart"/>
            <w:r w:rsidRPr="00184A3A">
              <w:rPr>
                <w:color w:val="000000"/>
                <w:sz w:val="16"/>
                <w:szCs w:val="16"/>
              </w:rPr>
              <w:t>appNmae</w:t>
            </w:r>
            <w:proofErr w:type="spellEnd"/>
            <w:r w:rsidRPr="00184A3A">
              <w:rPr>
                <w:color w:val="000000"/>
                <w:sz w:val="16"/>
                <w:szCs w:val="16"/>
              </w:rPr>
              <w:t>":""}</w:t>
            </w:r>
          </w:p>
        </w:tc>
      </w:tr>
      <w:tr w:rsidR="007E4470" w:rsidRPr="00184A3A" w14:paraId="1D3B0C6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981EC17" w14:textId="77777777" w:rsidR="007E4470" w:rsidRPr="00184A3A" w:rsidRDefault="007E4470" w:rsidP="007E4470">
            <w:pPr>
              <w:rPr>
                <w:color w:val="000000"/>
                <w:sz w:val="16"/>
                <w:szCs w:val="16"/>
              </w:rPr>
            </w:pPr>
            <w:r w:rsidRPr="00184A3A">
              <w:rPr>
                <w:color w:val="000000"/>
                <w:sz w:val="16"/>
                <w:szCs w:val="16"/>
              </w:rPr>
              <w:t>42</w:t>
            </w:r>
          </w:p>
        </w:tc>
        <w:tc>
          <w:tcPr>
            <w:tcW w:w="1800" w:type="dxa"/>
            <w:tcBorders>
              <w:top w:val="single" w:sz="4" w:space="0" w:color="auto"/>
              <w:left w:val="single" w:sz="4" w:space="0" w:color="auto"/>
              <w:bottom w:val="single" w:sz="4" w:space="0" w:color="auto"/>
              <w:right w:val="single" w:sz="4" w:space="0" w:color="auto"/>
            </w:tcBorders>
          </w:tcPr>
          <w:p w14:paraId="584AE43A" w14:textId="77777777" w:rsidR="007E4470" w:rsidRPr="00184A3A" w:rsidRDefault="007E4470" w:rsidP="007E4470">
            <w:pPr>
              <w:spacing w:before="60" w:after="60"/>
              <w:rPr>
                <w:rFonts w:cs="Arial"/>
                <w:sz w:val="16"/>
                <w:szCs w:val="16"/>
              </w:rPr>
            </w:pPr>
            <w:proofErr w:type="spellStart"/>
            <w:r w:rsidRPr="00184A3A">
              <w:rPr>
                <w:sz w:val="16"/>
                <w:szCs w:val="16"/>
              </w:rPr>
              <w:t>runno</w:t>
            </w:r>
            <w:proofErr w:type="spellEnd"/>
          </w:p>
        </w:tc>
        <w:tc>
          <w:tcPr>
            <w:tcW w:w="2160" w:type="dxa"/>
            <w:tcBorders>
              <w:top w:val="single" w:sz="4" w:space="0" w:color="auto"/>
              <w:left w:val="single" w:sz="4" w:space="0" w:color="auto"/>
              <w:bottom w:val="single" w:sz="4" w:space="0" w:color="auto"/>
              <w:right w:val="single" w:sz="4" w:space="0" w:color="auto"/>
            </w:tcBorders>
          </w:tcPr>
          <w:p w14:paraId="4C2275E9" w14:textId="77777777" w:rsidR="007E4470" w:rsidRPr="00184A3A" w:rsidRDefault="007E4470" w:rsidP="007E4470">
            <w:pPr>
              <w:spacing w:before="60" w:after="60"/>
              <w:ind w:left="-11"/>
              <w:rPr>
                <w:rFonts w:cs="Arial"/>
                <w:sz w:val="16"/>
                <w:szCs w:val="16"/>
              </w:rPr>
            </w:pPr>
            <w:r w:rsidRPr="00184A3A">
              <w:rPr>
                <w:rFonts w:cs="Arial"/>
                <w:color w:val="000000"/>
                <w:sz w:val="16"/>
                <w:szCs w:val="16"/>
              </w:rPr>
              <w:t>Run ID of the convert process</w:t>
            </w:r>
          </w:p>
        </w:tc>
        <w:tc>
          <w:tcPr>
            <w:tcW w:w="1080" w:type="dxa"/>
            <w:tcBorders>
              <w:top w:val="single" w:sz="4" w:space="0" w:color="auto"/>
              <w:left w:val="single" w:sz="4" w:space="0" w:color="auto"/>
              <w:bottom w:val="single" w:sz="4" w:space="0" w:color="auto"/>
              <w:right w:val="single" w:sz="4" w:space="0" w:color="auto"/>
            </w:tcBorders>
          </w:tcPr>
          <w:p w14:paraId="61125A9D" w14:textId="77777777" w:rsidR="007E4470" w:rsidRPr="00184A3A" w:rsidRDefault="007E4470" w:rsidP="0013302E">
            <w:pPr>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182B1340" w14:textId="77777777" w:rsidR="007E4470" w:rsidRPr="00184A3A" w:rsidRDefault="007E4470" w:rsidP="007E4470">
            <w:pPr>
              <w:rPr>
                <w:color w:val="000000"/>
                <w:sz w:val="16"/>
                <w:szCs w:val="16"/>
              </w:rPr>
            </w:pPr>
            <w:r w:rsidRPr="00184A3A">
              <w:rPr>
                <w:color w:val="000000"/>
                <w:sz w:val="16"/>
                <w:szCs w:val="16"/>
              </w:rPr>
              <w:t>Numeric (10,0)</w:t>
            </w:r>
          </w:p>
        </w:tc>
        <w:tc>
          <w:tcPr>
            <w:tcW w:w="1260" w:type="dxa"/>
            <w:tcBorders>
              <w:top w:val="single" w:sz="4" w:space="0" w:color="auto"/>
              <w:left w:val="single" w:sz="4" w:space="0" w:color="auto"/>
              <w:bottom w:val="single" w:sz="4" w:space="0" w:color="auto"/>
              <w:right w:val="single" w:sz="4" w:space="0" w:color="auto"/>
            </w:tcBorders>
          </w:tcPr>
          <w:p w14:paraId="478E4C66" w14:textId="77777777" w:rsidR="007E4470" w:rsidRPr="00184A3A"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915D034" w14:textId="242FB7B8" w:rsidR="007E4470" w:rsidRPr="00184A3A" w:rsidRDefault="007E4470" w:rsidP="007E4470">
            <w:pPr>
              <w:rPr>
                <w:color w:val="000000"/>
                <w:sz w:val="16"/>
                <w:szCs w:val="16"/>
              </w:rPr>
            </w:pPr>
            <w:r w:rsidRPr="00184A3A">
              <w:rPr>
                <w:color w:val="000000"/>
                <w:sz w:val="16"/>
                <w:szCs w:val="16"/>
              </w:rPr>
              <w:t>&lt;</w:t>
            </w:r>
            <w:proofErr w:type="spellStart"/>
            <w:r w:rsidRPr="00184A3A">
              <w:rPr>
                <w:color w:val="000000"/>
                <w:sz w:val="16"/>
                <w:szCs w:val="16"/>
              </w:rPr>
              <w:t>runno</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runno</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14E12AFE" w14:textId="77777777" w:rsidR="007E4470" w:rsidRPr="00184A3A" w:rsidRDefault="007E4470" w:rsidP="007E4470">
            <w:pPr>
              <w:rPr>
                <w:color w:val="000000"/>
                <w:sz w:val="16"/>
                <w:szCs w:val="16"/>
              </w:rPr>
            </w:pPr>
            <w:r w:rsidRPr="00184A3A">
              <w:rPr>
                <w:color w:val="000000"/>
                <w:sz w:val="16"/>
                <w:szCs w:val="16"/>
              </w:rPr>
              <w:t>{"</w:t>
            </w:r>
            <w:proofErr w:type="spellStart"/>
            <w:r w:rsidRPr="00184A3A">
              <w:rPr>
                <w:color w:val="000000"/>
                <w:sz w:val="16"/>
                <w:szCs w:val="16"/>
              </w:rPr>
              <w:t>runno</w:t>
            </w:r>
            <w:proofErr w:type="spellEnd"/>
            <w:r w:rsidRPr="00184A3A">
              <w:rPr>
                <w:color w:val="000000"/>
                <w:sz w:val="16"/>
                <w:szCs w:val="16"/>
              </w:rPr>
              <w:t>":""}</w:t>
            </w:r>
          </w:p>
        </w:tc>
      </w:tr>
      <w:tr w:rsidR="007E4470" w:rsidRPr="00184A3A" w14:paraId="3C2DBA0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D583CE9" w14:textId="77777777" w:rsidR="007E4470" w:rsidRPr="00184A3A" w:rsidRDefault="007E4470" w:rsidP="007E4470">
            <w:pPr>
              <w:rPr>
                <w:color w:val="000000"/>
                <w:sz w:val="16"/>
                <w:szCs w:val="16"/>
              </w:rPr>
            </w:pPr>
            <w:r w:rsidRPr="00184A3A">
              <w:rPr>
                <w:color w:val="000000"/>
                <w:sz w:val="16"/>
                <w:szCs w:val="16"/>
              </w:rPr>
              <w:t>43</w:t>
            </w:r>
          </w:p>
        </w:tc>
        <w:tc>
          <w:tcPr>
            <w:tcW w:w="1800" w:type="dxa"/>
            <w:tcBorders>
              <w:top w:val="single" w:sz="4" w:space="0" w:color="auto"/>
              <w:left w:val="single" w:sz="4" w:space="0" w:color="auto"/>
              <w:bottom w:val="single" w:sz="4" w:space="0" w:color="auto"/>
              <w:right w:val="single" w:sz="4" w:space="0" w:color="auto"/>
            </w:tcBorders>
          </w:tcPr>
          <w:p w14:paraId="3D25A0E5" w14:textId="77777777" w:rsidR="007E4470" w:rsidRPr="00184A3A" w:rsidRDefault="007E4470" w:rsidP="007E4470">
            <w:pPr>
              <w:spacing w:before="60" w:after="60"/>
              <w:rPr>
                <w:rFonts w:cs="Arial"/>
                <w:sz w:val="16"/>
                <w:szCs w:val="16"/>
              </w:rPr>
            </w:pPr>
            <w:r w:rsidRPr="00184A3A">
              <w:rPr>
                <w:sz w:val="16"/>
                <w:szCs w:val="16"/>
              </w:rPr>
              <w:t>status</w:t>
            </w:r>
          </w:p>
        </w:tc>
        <w:tc>
          <w:tcPr>
            <w:tcW w:w="2160" w:type="dxa"/>
            <w:tcBorders>
              <w:top w:val="single" w:sz="4" w:space="0" w:color="auto"/>
              <w:left w:val="single" w:sz="4" w:space="0" w:color="auto"/>
              <w:bottom w:val="single" w:sz="4" w:space="0" w:color="auto"/>
              <w:right w:val="single" w:sz="4" w:space="0" w:color="auto"/>
            </w:tcBorders>
          </w:tcPr>
          <w:p w14:paraId="679A3A8B" w14:textId="77777777" w:rsidR="007E4470" w:rsidRPr="00184A3A" w:rsidRDefault="007E4470" w:rsidP="007E4470">
            <w:pPr>
              <w:spacing w:before="60" w:after="60"/>
              <w:ind w:left="-11"/>
              <w:rPr>
                <w:rFonts w:cs="Arial"/>
                <w:sz w:val="16"/>
                <w:szCs w:val="16"/>
              </w:rPr>
            </w:pPr>
            <w:r w:rsidRPr="00184A3A">
              <w:rPr>
                <w:rFonts w:cs="Arial"/>
                <w:color w:val="000000"/>
                <w:sz w:val="16"/>
                <w:szCs w:val="16"/>
              </w:rPr>
              <w:t>Whether or not the sales data is counted as store sales</w:t>
            </w:r>
          </w:p>
        </w:tc>
        <w:tc>
          <w:tcPr>
            <w:tcW w:w="1080" w:type="dxa"/>
            <w:tcBorders>
              <w:top w:val="single" w:sz="4" w:space="0" w:color="auto"/>
              <w:left w:val="single" w:sz="4" w:space="0" w:color="auto"/>
              <w:bottom w:val="single" w:sz="4" w:space="0" w:color="auto"/>
              <w:right w:val="single" w:sz="4" w:space="0" w:color="auto"/>
            </w:tcBorders>
          </w:tcPr>
          <w:p w14:paraId="22C4E008" w14:textId="77777777" w:rsidR="007E4470" w:rsidRPr="00184A3A" w:rsidRDefault="007E4470" w:rsidP="0013302E">
            <w:pPr>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75D35E35" w14:textId="77777777" w:rsidR="007E4470" w:rsidRPr="00184A3A" w:rsidRDefault="007E4470" w:rsidP="007E4470">
            <w:pPr>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8D20626" w14:textId="77777777" w:rsidR="007E4470" w:rsidRPr="00184A3A"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C42B30D" w14:textId="210928F2" w:rsidR="007E4470" w:rsidRPr="00184A3A" w:rsidRDefault="007E4470" w:rsidP="007E4470">
            <w:pPr>
              <w:rPr>
                <w:color w:val="000000"/>
                <w:sz w:val="16"/>
                <w:szCs w:val="16"/>
              </w:rPr>
            </w:pPr>
            <w:r w:rsidRPr="00184A3A">
              <w:rPr>
                <w:color w:val="000000"/>
                <w:sz w:val="16"/>
                <w:szCs w:val="16"/>
              </w:rPr>
              <w:t xml:space="preserve">&lt;status&gt;   </w:t>
            </w:r>
            <w:r w:rsidRPr="00184A3A">
              <w:rPr>
                <w:color w:val="000000"/>
                <w:sz w:val="16"/>
                <w:szCs w:val="16"/>
              </w:rPr>
              <w:br/>
            </w:r>
            <w:r w:rsidR="001D733F" w:rsidRPr="00184A3A">
              <w:rPr>
                <w:color w:val="000000"/>
                <w:sz w:val="16"/>
                <w:szCs w:val="16"/>
              </w:rPr>
              <w:t>&lt;/</w:t>
            </w:r>
            <w:r w:rsidRPr="00184A3A">
              <w:rPr>
                <w:color w:val="000000"/>
                <w:sz w:val="16"/>
                <w:szCs w:val="16"/>
              </w:rPr>
              <w:t>status&gt;</w:t>
            </w:r>
          </w:p>
        </w:tc>
        <w:tc>
          <w:tcPr>
            <w:tcW w:w="2880" w:type="dxa"/>
            <w:tcBorders>
              <w:top w:val="single" w:sz="4" w:space="0" w:color="auto"/>
              <w:left w:val="single" w:sz="4" w:space="0" w:color="auto"/>
              <w:bottom w:val="single" w:sz="4" w:space="0" w:color="auto"/>
              <w:right w:val="single" w:sz="4" w:space="0" w:color="auto"/>
            </w:tcBorders>
          </w:tcPr>
          <w:p w14:paraId="65DBCBFE" w14:textId="77777777" w:rsidR="007E4470" w:rsidRPr="00184A3A" w:rsidRDefault="007E4470" w:rsidP="007E4470">
            <w:pPr>
              <w:rPr>
                <w:color w:val="000000"/>
                <w:sz w:val="16"/>
                <w:szCs w:val="16"/>
              </w:rPr>
            </w:pPr>
            <w:r w:rsidRPr="00184A3A">
              <w:rPr>
                <w:color w:val="000000"/>
                <w:sz w:val="16"/>
                <w:szCs w:val="16"/>
              </w:rPr>
              <w:t>{"status":""}</w:t>
            </w:r>
          </w:p>
        </w:tc>
      </w:tr>
    </w:tbl>
    <w:p w14:paraId="414731FB" w14:textId="77777777" w:rsidR="007E4470" w:rsidRPr="00184A3A" w:rsidRDefault="007E4470" w:rsidP="007E4470"/>
    <w:p w14:paraId="635538EE" w14:textId="77777777" w:rsidR="007E4470" w:rsidRPr="00184A3A" w:rsidRDefault="007E4470" w:rsidP="007E4470">
      <w:r w:rsidRPr="00184A3A">
        <w:br w:type="page"/>
      </w:r>
    </w:p>
    <w:p w14:paraId="64C42BC4" w14:textId="56B69D47" w:rsidR="007E4470" w:rsidRPr="00184A3A" w:rsidRDefault="007E4470" w:rsidP="007E4470">
      <w:r w:rsidRPr="00184A3A">
        <w:lastRenderedPageBreak/>
        <w:t>&lt;</w:t>
      </w:r>
      <w:proofErr w:type="spellStart"/>
      <w:proofErr w:type="gramStart"/>
      <w:r w:rsidRPr="00184A3A">
        <w:t>salesPay</w:t>
      </w:r>
      <w:proofErr w:type="spellEnd"/>
      <w:proofErr w:type="gramEnd"/>
      <w:r w:rsidR="00ED5E32" w:rsidRPr="00184A3A">
        <w:t>&gt;</w:t>
      </w:r>
    </w:p>
    <w:tbl>
      <w:tblPr>
        <w:tblW w:w="146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28"/>
        <w:gridCol w:w="2232"/>
        <w:gridCol w:w="1080"/>
        <w:gridCol w:w="1890"/>
        <w:gridCol w:w="1260"/>
        <w:gridCol w:w="3060"/>
        <w:gridCol w:w="2880"/>
      </w:tblGrid>
      <w:tr w:rsidR="007E4470" w:rsidRPr="00184A3A" w14:paraId="5AADB743" w14:textId="77777777" w:rsidTr="0013302E">
        <w:trPr>
          <w:trHeight w:val="300"/>
          <w:tblHeader/>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54CFE1B5"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28" w:type="dxa"/>
            <w:tcBorders>
              <w:top w:val="single" w:sz="4" w:space="0" w:color="auto"/>
              <w:left w:val="single" w:sz="4" w:space="0" w:color="auto"/>
              <w:bottom w:val="single" w:sz="4" w:space="0" w:color="auto"/>
              <w:right w:val="single" w:sz="4" w:space="0" w:color="auto"/>
            </w:tcBorders>
            <w:shd w:val="clear" w:color="auto" w:fill="2F5496"/>
          </w:tcPr>
          <w:p w14:paraId="4612BEFC"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32" w:type="dxa"/>
            <w:tcBorders>
              <w:top w:val="single" w:sz="4" w:space="0" w:color="auto"/>
              <w:left w:val="single" w:sz="4" w:space="0" w:color="auto"/>
              <w:bottom w:val="single" w:sz="4" w:space="0" w:color="auto"/>
              <w:right w:val="single" w:sz="4" w:space="0" w:color="auto"/>
            </w:tcBorders>
            <w:shd w:val="clear" w:color="auto" w:fill="2F5496"/>
            <w:hideMark/>
          </w:tcPr>
          <w:p w14:paraId="5835A868"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1D8A75F9" w14:textId="77777777" w:rsidR="007E4470" w:rsidRPr="00184A3A" w:rsidRDefault="007E4470" w:rsidP="0013302E">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63DCA347"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2270C21F"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5AD3E53E"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880" w:type="dxa"/>
            <w:tcBorders>
              <w:top w:val="single" w:sz="4" w:space="0" w:color="auto"/>
              <w:left w:val="single" w:sz="4" w:space="0" w:color="auto"/>
              <w:bottom w:val="single" w:sz="4" w:space="0" w:color="auto"/>
              <w:right w:val="single" w:sz="4" w:space="0" w:color="auto"/>
            </w:tcBorders>
            <w:shd w:val="clear" w:color="auto" w:fill="2F5496"/>
            <w:hideMark/>
          </w:tcPr>
          <w:p w14:paraId="0E0E6E64" w14:textId="0B27F500"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277883E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55C6360" w14:textId="77777777" w:rsidR="007E4470" w:rsidRPr="00184A3A" w:rsidRDefault="007E4470" w:rsidP="003562C8">
            <w:pPr>
              <w:spacing w:after="0"/>
              <w:rPr>
                <w:color w:val="000000"/>
                <w:sz w:val="16"/>
                <w:szCs w:val="16"/>
              </w:rPr>
            </w:pPr>
            <w:r w:rsidRPr="00184A3A">
              <w:rPr>
                <w:color w:val="000000"/>
                <w:sz w:val="16"/>
                <w:szCs w:val="16"/>
              </w:rPr>
              <w:t>1</w:t>
            </w:r>
          </w:p>
        </w:tc>
        <w:tc>
          <w:tcPr>
            <w:tcW w:w="1728" w:type="dxa"/>
            <w:tcBorders>
              <w:top w:val="single" w:sz="4" w:space="0" w:color="auto"/>
              <w:left w:val="single" w:sz="4" w:space="0" w:color="auto"/>
              <w:bottom w:val="single" w:sz="4" w:space="0" w:color="auto"/>
              <w:right w:val="single" w:sz="4" w:space="0" w:color="auto"/>
            </w:tcBorders>
            <w:hideMark/>
          </w:tcPr>
          <w:p w14:paraId="545D3224" w14:textId="77777777" w:rsidR="007E4470" w:rsidRPr="00184A3A" w:rsidRDefault="007E4470" w:rsidP="003562C8">
            <w:pPr>
              <w:spacing w:after="0"/>
              <w:rPr>
                <w:color w:val="000000"/>
                <w:sz w:val="16"/>
                <w:szCs w:val="16"/>
              </w:rPr>
            </w:pPr>
            <w:proofErr w:type="spellStart"/>
            <w:r w:rsidRPr="00184A3A">
              <w:rPr>
                <w:color w:val="000000"/>
                <w:sz w:val="16"/>
                <w:szCs w:val="16"/>
              </w:rPr>
              <w:t>branchId</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165967DF" w14:textId="77777777" w:rsidR="007E4470" w:rsidRPr="00184A3A" w:rsidRDefault="007E4470" w:rsidP="003562C8">
            <w:pPr>
              <w:spacing w:after="0"/>
              <w:rPr>
                <w:color w:val="000000"/>
                <w:sz w:val="16"/>
                <w:szCs w:val="16"/>
              </w:rPr>
            </w:pPr>
            <w:r w:rsidRPr="00184A3A">
              <w:rPr>
                <w:color w:val="000000"/>
                <w:sz w:val="16"/>
                <w:szCs w:val="16"/>
              </w:rPr>
              <w:t>Maxim Branch ID</w:t>
            </w:r>
          </w:p>
        </w:tc>
        <w:tc>
          <w:tcPr>
            <w:tcW w:w="1080" w:type="dxa"/>
            <w:tcBorders>
              <w:top w:val="single" w:sz="4" w:space="0" w:color="auto"/>
              <w:left w:val="single" w:sz="4" w:space="0" w:color="auto"/>
              <w:bottom w:val="single" w:sz="4" w:space="0" w:color="auto"/>
              <w:right w:val="single" w:sz="4" w:space="0" w:color="auto"/>
            </w:tcBorders>
            <w:hideMark/>
          </w:tcPr>
          <w:p w14:paraId="7EF292DA"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AF8A1EB"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F687D6C"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6A09C43" w14:textId="67514264" w:rsidR="007E4470" w:rsidRPr="00184A3A" w:rsidRDefault="007E4470" w:rsidP="003562C8">
            <w:pPr>
              <w:spacing w:after="0"/>
              <w:rPr>
                <w:color w:val="000000"/>
                <w:sz w:val="16"/>
                <w:szCs w:val="16"/>
              </w:rPr>
            </w:pPr>
            <w:r w:rsidRPr="00184A3A">
              <w:rPr>
                <w:color w:val="000000"/>
                <w:sz w:val="16"/>
                <w:szCs w:val="16"/>
              </w:rPr>
              <w:t xml:space="preserve">&lt; </w:t>
            </w:r>
            <w:proofErr w:type="spellStart"/>
            <w:r w:rsidRPr="00184A3A">
              <w:rPr>
                <w:color w:val="000000"/>
                <w:sz w:val="16"/>
                <w:szCs w:val="16"/>
              </w:rPr>
              <w:t>branchId</w:t>
            </w:r>
            <w:proofErr w:type="spellEnd"/>
            <w:r w:rsidR="0013302E" w:rsidRPr="00184A3A">
              <w:rPr>
                <w:color w:val="000000"/>
                <w:sz w:val="16"/>
                <w:szCs w:val="16"/>
              </w:rPr>
              <w:t>&gt;</w:t>
            </w:r>
            <w:r w:rsidRPr="00184A3A">
              <w:rPr>
                <w:color w:val="000000"/>
                <w:sz w:val="16"/>
                <w:szCs w:val="16"/>
              </w:rPr>
              <w:t>MXM</w:t>
            </w:r>
          </w:p>
          <w:p w14:paraId="2A976BEA" w14:textId="7506FEEA" w:rsidR="007E4470" w:rsidRPr="00184A3A" w:rsidRDefault="0013302E" w:rsidP="003562C8">
            <w:pPr>
              <w:spacing w:after="0"/>
              <w:rPr>
                <w:sz w:val="16"/>
                <w:szCs w:val="16"/>
              </w:rPr>
            </w:pPr>
            <w:r w:rsidRPr="00184A3A">
              <w:rPr>
                <w:color w:val="000000"/>
                <w:sz w:val="16"/>
                <w:szCs w:val="16"/>
              </w:rPr>
              <w:t>&lt;/</w:t>
            </w:r>
            <w:proofErr w:type="spellStart"/>
            <w:r w:rsidR="007E4470" w:rsidRPr="00184A3A">
              <w:rPr>
                <w:color w:val="000000"/>
                <w:sz w:val="16"/>
                <w:szCs w:val="16"/>
              </w:rPr>
              <w:t>branchId</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0E13C4FB"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branchId</w:t>
            </w:r>
            <w:proofErr w:type="spellEnd"/>
            <w:r w:rsidRPr="00184A3A">
              <w:rPr>
                <w:color w:val="000000"/>
                <w:sz w:val="16"/>
                <w:szCs w:val="16"/>
              </w:rPr>
              <w:t>”:”MXM”}</w:t>
            </w:r>
          </w:p>
        </w:tc>
      </w:tr>
      <w:tr w:rsidR="007E4470" w:rsidRPr="00184A3A" w14:paraId="7E54A51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5695A5C" w14:textId="77777777" w:rsidR="007E4470" w:rsidRPr="00184A3A" w:rsidRDefault="007E4470" w:rsidP="003562C8">
            <w:pPr>
              <w:spacing w:after="0"/>
              <w:rPr>
                <w:color w:val="000000"/>
                <w:sz w:val="16"/>
                <w:szCs w:val="16"/>
              </w:rPr>
            </w:pPr>
            <w:r w:rsidRPr="00184A3A">
              <w:rPr>
                <w:color w:val="000000"/>
                <w:sz w:val="16"/>
                <w:szCs w:val="16"/>
              </w:rPr>
              <w:t>2</w:t>
            </w:r>
          </w:p>
        </w:tc>
        <w:tc>
          <w:tcPr>
            <w:tcW w:w="1728" w:type="dxa"/>
            <w:tcBorders>
              <w:top w:val="single" w:sz="4" w:space="0" w:color="auto"/>
              <w:left w:val="single" w:sz="4" w:space="0" w:color="auto"/>
              <w:bottom w:val="single" w:sz="4" w:space="0" w:color="auto"/>
              <w:right w:val="single" w:sz="4" w:space="0" w:color="auto"/>
            </w:tcBorders>
            <w:hideMark/>
          </w:tcPr>
          <w:p w14:paraId="45BC57A9" w14:textId="77777777" w:rsidR="007E4470" w:rsidRPr="00184A3A" w:rsidRDefault="007E4470" w:rsidP="003562C8">
            <w:pPr>
              <w:spacing w:after="0"/>
              <w:rPr>
                <w:color w:val="000000"/>
                <w:sz w:val="16"/>
                <w:szCs w:val="16"/>
              </w:rPr>
            </w:pPr>
            <w:proofErr w:type="spellStart"/>
            <w:r w:rsidRPr="00184A3A">
              <w:rPr>
                <w:color w:val="000000"/>
                <w:sz w:val="16"/>
                <w:szCs w:val="16"/>
              </w:rPr>
              <w:t>businessDate</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657BB8DF" w14:textId="77777777" w:rsidR="007E4470" w:rsidRPr="00184A3A" w:rsidRDefault="007E4470" w:rsidP="003562C8">
            <w:pPr>
              <w:spacing w:after="0"/>
              <w:rPr>
                <w:color w:val="000000"/>
                <w:sz w:val="16"/>
                <w:szCs w:val="16"/>
              </w:rPr>
            </w:pPr>
            <w:r w:rsidRPr="00184A3A">
              <w:rPr>
                <w:color w:val="000000"/>
                <w:sz w:val="16"/>
                <w:szCs w:val="16"/>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567031FB"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93A4466" w14:textId="77777777" w:rsidR="007E4470" w:rsidRPr="00184A3A" w:rsidRDefault="007E4470" w:rsidP="003562C8">
            <w:pPr>
              <w:spacing w:after="0"/>
              <w:rPr>
                <w:color w:val="000000"/>
                <w:sz w:val="16"/>
                <w:szCs w:val="16"/>
              </w:rPr>
            </w:pPr>
            <w:r w:rsidRPr="00184A3A">
              <w:rPr>
                <w:color w:val="000000"/>
                <w:sz w:val="16"/>
                <w:szCs w:val="16"/>
              </w:rPr>
              <w:t>Date</w:t>
            </w:r>
          </w:p>
        </w:tc>
        <w:tc>
          <w:tcPr>
            <w:tcW w:w="1260" w:type="dxa"/>
            <w:tcBorders>
              <w:top w:val="single" w:sz="4" w:space="0" w:color="auto"/>
              <w:left w:val="single" w:sz="4" w:space="0" w:color="auto"/>
              <w:bottom w:val="single" w:sz="4" w:space="0" w:color="auto"/>
              <w:right w:val="single" w:sz="4" w:space="0" w:color="auto"/>
            </w:tcBorders>
            <w:hideMark/>
          </w:tcPr>
          <w:p w14:paraId="3B5ECB35" w14:textId="77777777" w:rsidR="007E4470" w:rsidRPr="00184A3A" w:rsidRDefault="007E4470" w:rsidP="003562C8">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3EA6750A" w14:textId="291AC6B6" w:rsidR="007E4470" w:rsidRPr="00184A3A" w:rsidRDefault="007E4470" w:rsidP="003562C8">
            <w:pPr>
              <w:spacing w:after="0"/>
              <w:rPr>
                <w:color w:val="000000"/>
                <w:sz w:val="16"/>
                <w:szCs w:val="16"/>
              </w:rPr>
            </w:pPr>
            <w:r w:rsidRPr="00184A3A">
              <w:rPr>
                <w:color w:val="000000"/>
                <w:sz w:val="16"/>
                <w:szCs w:val="16"/>
              </w:rPr>
              <w:t xml:space="preserve">&lt; </w:t>
            </w:r>
            <w:proofErr w:type="spellStart"/>
            <w:r w:rsidRPr="00184A3A">
              <w:rPr>
                <w:color w:val="000000"/>
                <w:sz w:val="16"/>
                <w:szCs w:val="16"/>
              </w:rPr>
              <w:t>businessDate</w:t>
            </w:r>
            <w:proofErr w:type="spellEnd"/>
            <w:r w:rsidR="0013302E" w:rsidRPr="00184A3A">
              <w:rPr>
                <w:color w:val="000000"/>
                <w:sz w:val="16"/>
                <w:szCs w:val="16"/>
              </w:rPr>
              <w:t>&gt;</w:t>
            </w:r>
            <w:r w:rsidRPr="00184A3A">
              <w:rPr>
                <w:color w:val="000000"/>
                <w:sz w:val="16"/>
                <w:szCs w:val="16"/>
              </w:rPr>
              <w:t>2016-01-01</w:t>
            </w:r>
          </w:p>
          <w:p w14:paraId="12E4D0BC" w14:textId="3086EDB4" w:rsidR="007E4470" w:rsidRPr="00184A3A" w:rsidRDefault="0013302E" w:rsidP="003562C8">
            <w:pPr>
              <w:spacing w:after="0"/>
              <w:rPr>
                <w:sz w:val="16"/>
                <w:szCs w:val="16"/>
              </w:rPr>
            </w:pPr>
            <w:r w:rsidRPr="00184A3A">
              <w:rPr>
                <w:color w:val="000000"/>
                <w:sz w:val="16"/>
                <w:szCs w:val="16"/>
              </w:rPr>
              <w:t>&lt;/</w:t>
            </w:r>
            <w:proofErr w:type="spellStart"/>
            <w:r w:rsidR="007E4470" w:rsidRPr="00184A3A">
              <w:rPr>
                <w:color w:val="000000"/>
                <w:sz w:val="16"/>
                <w:szCs w:val="16"/>
              </w:rPr>
              <w:t>businessDate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6F287670" w14:textId="77777777" w:rsidR="007E4470" w:rsidRPr="00184A3A" w:rsidRDefault="007E4470" w:rsidP="003562C8">
            <w:pPr>
              <w:spacing w:after="0"/>
              <w:rPr>
                <w:color w:val="000000"/>
                <w:sz w:val="16"/>
                <w:szCs w:val="16"/>
              </w:rPr>
            </w:pPr>
            <w:r w:rsidRPr="00184A3A">
              <w:rPr>
                <w:color w:val="000000"/>
                <w:sz w:val="16"/>
                <w:szCs w:val="16"/>
              </w:rPr>
              <w:t>{“businessDate”:”2016-01-01”}</w:t>
            </w:r>
          </w:p>
        </w:tc>
      </w:tr>
      <w:tr w:rsidR="007E4470" w:rsidRPr="00184A3A" w14:paraId="071B586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04E4DAF" w14:textId="77777777" w:rsidR="007E4470" w:rsidRPr="00184A3A" w:rsidRDefault="007E4470" w:rsidP="003562C8">
            <w:pPr>
              <w:spacing w:after="0"/>
              <w:rPr>
                <w:color w:val="000000"/>
                <w:sz w:val="16"/>
                <w:szCs w:val="16"/>
              </w:rPr>
            </w:pPr>
            <w:r w:rsidRPr="00184A3A">
              <w:rPr>
                <w:color w:val="000000"/>
                <w:sz w:val="16"/>
                <w:szCs w:val="16"/>
              </w:rPr>
              <w:t>3</w:t>
            </w:r>
          </w:p>
        </w:tc>
        <w:tc>
          <w:tcPr>
            <w:tcW w:w="1728" w:type="dxa"/>
            <w:tcBorders>
              <w:top w:val="single" w:sz="4" w:space="0" w:color="auto"/>
              <w:left w:val="single" w:sz="4" w:space="0" w:color="auto"/>
              <w:bottom w:val="single" w:sz="4" w:space="0" w:color="auto"/>
              <w:right w:val="single" w:sz="4" w:space="0" w:color="auto"/>
            </w:tcBorders>
            <w:hideMark/>
          </w:tcPr>
          <w:p w14:paraId="2706DC76" w14:textId="77777777" w:rsidR="007E4470" w:rsidRPr="00184A3A" w:rsidRDefault="007E4470" w:rsidP="003562C8">
            <w:pPr>
              <w:spacing w:after="0"/>
              <w:rPr>
                <w:color w:val="000000"/>
                <w:sz w:val="16"/>
                <w:szCs w:val="16"/>
              </w:rPr>
            </w:pPr>
            <w:proofErr w:type="spellStart"/>
            <w:r w:rsidRPr="00184A3A">
              <w:rPr>
                <w:color w:val="000000"/>
                <w:sz w:val="16"/>
                <w:szCs w:val="16"/>
              </w:rPr>
              <w:t>orderNo</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4D4462F3" w14:textId="77777777" w:rsidR="007E4470" w:rsidRPr="00184A3A" w:rsidRDefault="007E4470" w:rsidP="003562C8">
            <w:pPr>
              <w:spacing w:after="0"/>
              <w:ind w:left="-11"/>
              <w:rPr>
                <w:rFonts w:cs="Arial"/>
                <w:sz w:val="16"/>
                <w:szCs w:val="16"/>
              </w:rPr>
            </w:pPr>
            <w:r w:rsidRPr="00184A3A">
              <w:rPr>
                <w:rFonts w:cs="Arial"/>
                <w:color w:val="000000"/>
                <w:sz w:val="16"/>
                <w:szCs w:val="16"/>
              </w:rPr>
              <w:t>Transaction order no.</w:t>
            </w:r>
          </w:p>
        </w:tc>
        <w:tc>
          <w:tcPr>
            <w:tcW w:w="1080" w:type="dxa"/>
            <w:tcBorders>
              <w:top w:val="single" w:sz="4" w:space="0" w:color="auto"/>
              <w:left w:val="single" w:sz="4" w:space="0" w:color="auto"/>
              <w:bottom w:val="single" w:sz="4" w:space="0" w:color="auto"/>
              <w:right w:val="single" w:sz="4" w:space="0" w:color="auto"/>
            </w:tcBorders>
            <w:hideMark/>
          </w:tcPr>
          <w:p w14:paraId="5394D413"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F98C7E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7339AB14" w14:textId="77777777" w:rsidR="007E4470" w:rsidRPr="00184A3A" w:rsidRDefault="007E4470" w:rsidP="003562C8">
            <w:pPr>
              <w:spacing w:after="0"/>
              <w:rPr>
                <w:color w:val="000000"/>
                <w:sz w:val="16"/>
                <w:szCs w:val="16"/>
              </w:rPr>
            </w:pPr>
            <w:r w:rsidRPr="00184A3A">
              <w:rPr>
                <w:color w:val="000000"/>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06650705" w14:textId="6BA8DD87" w:rsidR="007E4470" w:rsidRPr="00184A3A" w:rsidRDefault="007E4470" w:rsidP="003562C8">
            <w:pPr>
              <w:spacing w:after="0"/>
              <w:rPr>
                <w:color w:val="000000"/>
                <w:sz w:val="16"/>
                <w:szCs w:val="16"/>
              </w:rPr>
            </w:pPr>
            <w:r w:rsidRPr="00184A3A">
              <w:rPr>
                <w:color w:val="000000"/>
                <w:sz w:val="16"/>
                <w:szCs w:val="16"/>
              </w:rPr>
              <w:t xml:space="preserve">&lt; </w:t>
            </w:r>
            <w:proofErr w:type="spellStart"/>
            <w:r w:rsidRPr="00184A3A">
              <w:rPr>
                <w:color w:val="000000"/>
                <w:sz w:val="16"/>
                <w:szCs w:val="16"/>
              </w:rPr>
              <w:t>orderNo</w:t>
            </w:r>
            <w:proofErr w:type="spellEnd"/>
            <w:r w:rsidR="0013302E" w:rsidRPr="00184A3A">
              <w:rPr>
                <w:color w:val="000000"/>
                <w:sz w:val="16"/>
                <w:szCs w:val="16"/>
              </w:rPr>
              <w:t>&gt;</w:t>
            </w:r>
            <w:r w:rsidRPr="00184A3A">
              <w:rPr>
                <w:color w:val="000000"/>
                <w:sz w:val="16"/>
                <w:szCs w:val="16"/>
              </w:rPr>
              <w:t>OR12345</w:t>
            </w:r>
          </w:p>
          <w:p w14:paraId="6CCAFBE4" w14:textId="7A477B07" w:rsidR="007E4470" w:rsidRPr="00184A3A" w:rsidRDefault="0013302E" w:rsidP="003562C8">
            <w:pPr>
              <w:spacing w:after="0"/>
              <w:rPr>
                <w:color w:val="000000"/>
                <w:sz w:val="16"/>
                <w:szCs w:val="16"/>
              </w:rPr>
            </w:pPr>
            <w:r w:rsidRPr="00184A3A">
              <w:rPr>
                <w:color w:val="000000"/>
                <w:sz w:val="16"/>
                <w:szCs w:val="16"/>
              </w:rPr>
              <w:t>&lt;/</w:t>
            </w:r>
            <w:proofErr w:type="spellStart"/>
            <w:r w:rsidR="007E4470" w:rsidRPr="00184A3A">
              <w:rPr>
                <w:color w:val="000000"/>
                <w:sz w:val="16"/>
                <w:szCs w:val="16"/>
              </w:rPr>
              <w:t>orderNo</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422E590E" w14:textId="77777777" w:rsidR="007E4470" w:rsidRPr="00184A3A" w:rsidRDefault="007E4470" w:rsidP="003562C8">
            <w:pPr>
              <w:spacing w:after="0"/>
              <w:rPr>
                <w:color w:val="000000"/>
                <w:sz w:val="16"/>
                <w:szCs w:val="16"/>
              </w:rPr>
            </w:pPr>
            <w:r w:rsidRPr="00184A3A">
              <w:rPr>
                <w:color w:val="000000"/>
                <w:sz w:val="16"/>
                <w:szCs w:val="16"/>
              </w:rPr>
              <w:t>{“orderNo”:”OR12345”}</w:t>
            </w:r>
          </w:p>
        </w:tc>
      </w:tr>
      <w:tr w:rsidR="007E4470" w:rsidRPr="00184A3A" w14:paraId="7BF23F6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F1B8451" w14:textId="77777777" w:rsidR="007E4470" w:rsidRPr="00184A3A" w:rsidRDefault="007E4470" w:rsidP="003562C8">
            <w:pPr>
              <w:spacing w:after="0"/>
              <w:rPr>
                <w:color w:val="000000"/>
                <w:sz w:val="16"/>
                <w:szCs w:val="16"/>
              </w:rPr>
            </w:pPr>
            <w:r w:rsidRPr="00184A3A">
              <w:rPr>
                <w:color w:val="000000"/>
                <w:sz w:val="16"/>
                <w:szCs w:val="16"/>
              </w:rPr>
              <w:t>4</w:t>
            </w:r>
          </w:p>
        </w:tc>
        <w:tc>
          <w:tcPr>
            <w:tcW w:w="1728" w:type="dxa"/>
            <w:tcBorders>
              <w:top w:val="single" w:sz="4" w:space="0" w:color="auto"/>
              <w:left w:val="single" w:sz="4" w:space="0" w:color="auto"/>
              <w:bottom w:val="single" w:sz="4" w:space="0" w:color="auto"/>
              <w:right w:val="single" w:sz="4" w:space="0" w:color="auto"/>
            </w:tcBorders>
            <w:hideMark/>
          </w:tcPr>
          <w:p w14:paraId="1DAFFEE7" w14:textId="77777777" w:rsidR="007E4470" w:rsidRPr="00184A3A" w:rsidRDefault="007E4470" w:rsidP="003562C8">
            <w:pPr>
              <w:spacing w:after="0"/>
              <w:rPr>
                <w:color w:val="000000"/>
                <w:sz w:val="16"/>
                <w:szCs w:val="16"/>
              </w:rPr>
            </w:pPr>
            <w:proofErr w:type="spellStart"/>
            <w:r w:rsidRPr="00184A3A">
              <w:rPr>
                <w:color w:val="000000"/>
                <w:sz w:val="16"/>
                <w:szCs w:val="16"/>
              </w:rPr>
              <w:t>orderSequence</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03D2B7D7" w14:textId="77777777" w:rsidR="007E4470" w:rsidRPr="00184A3A" w:rsidRDefault="007E4470" w:rsidP="003562C8">
            <w:pPr>
              <w:spacing w:after="0"/>
              <w:ind w:left="-11"/>
              <w:rPr>
                <w:rFonts w:cs="Arial"/>
                <w:sz w:val="16"/>
                <w:szCs w:val="16"/>
              </w:rPr>
            </w:pPr>
            <w:r w:rsidRPr="00184A3A">
              <w:rPr>
                <w:rFonts w:cs="Arial"/>
                <w:color w:val="000000"/>
                <w:sz w:val="16"/>
                <w:szCs w:val="16"/>
              </w:rPr>
              <w:t>Transaction order sequence</w:t>
            </w:r>
          </w:p>
        </w:tc>
        <w:tc>
          <w:tcPr>
            <w:tcW w:w="1080" w:type="dxa"/>
            <w:tcBorders>
              <w:top w:val="single" w:sz="4" w:space="0" w:color="auto"/>
              <w:left w:val="single" w:sz="4" w:space="0" w:color="auto"/>
              <w:bottom w:val="single" w:sz="4" w:space="0" w:color="auto"/>
              <w:right w:val="single" w:sz="4" w:space="0" w:color="auto"/>
            </w:tcBorders>
            <w:hideMark/>
          </w:tcPr>
          <w:p w14:paraId="45E3775D"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26716D5" w14:textId="77777777" w:rsidR="007E4470" w:rsidRPr="00184A3A" w:rsidRDefault="007E4470" w:rsidP="003562C8">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07E3C060" w14:textId="77777777" w:rsidR="007E4470" w:rsidRPr="00184A3A" w:rsidRDefault="007E4470" w:rsidP="003562C8">
            <w:pPr>
              <w:spacing w:after="0"/>
              <w:rPr>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4757D1EE" w14:textId="10F4CBD5" w:rsidR="007E4470" w:rsidRPr="00184A3A" w:rsidRDefault="007E4470" w:rsidP="003562C8">
            <w:pPr>
              <w:spacing w:after="0"/>
              <w:rPr>
                <w:sz w:val="16"/>
                <w:szCs w:val="16"/>
              </w:rPr>
            </w:pPr>
            <w:r w:rsidRPr="00184A3A">
              <w:rPr>
                <w:sz w:val="16"/>
                <w:szCs w:val="16"/>
              </w:rPr>
              <w:t>&lt;</w:t>
            </w:r>
            <w:r w:rsidRPr="00184A3A">
              <w:rPr>
                <w:color w:val="000000"/>
                <w:sz w:val="16"/>
                <w:szCs w:val="16"/>
              </w:rPr>
              <w:t xml:space="preserve"> </w:t>
            </w:r>
            <w:proofErr w:type="spellStart"/>
            <w:r w:rsidRPr="00184A3A">
              <w:rPr>
                <w:color w:val="000000"/>
                <w:sz w:val="16"/>
                <w:szCs w:val="16"/>
              </w:rPr>
              <w:t>orderSequence</w:t>
            </w:r>
            <w:proofErr w:type="spellEnd"/>
            <w:r w:rsidR="0013302E" w:rsidRPr="00184A3A">
              <w:rPr>
                <w:sz w:val="16"/>
                <w:szCs w:val="16"/>
              </w:rPr>
              <w:t>&gt;</w:t>
            </w:r>
            <w:r w:rsidRPr="00184A3A">
              <w:rPr>
                <w:sz w:val="16"/>
                <w:szCs w:val="16"/>
              </w:rPr>
              <w:t>1</w:t>
            </w:r>
          </w:p>
          <w:p w14:paraId="0F1D7400" w14:textId="178D9BE2" w:rsidR="007E4470" w:rsidRPr="00184A3A" w:rsidRDefault="0013302E" w:rsidP="003562C8">
            <w:pPr>
              <w:spacing w:after="0"/>
              <w:rPr>
                <w:sz w:val="16"/>
                <w:szCs w:val="16"/>
              </w:rPr>
            </w:pPr>
            <w:r w:rsidRPr="00184A3A">
              <w:rPr>
                <w:sz w:val="16"/>
                <w:szCs w:val="16"/>
              </w:rPr>
              <w:t>&lt;/</w:t>
            </w:r>
            <w:proofErr w:type="spellStart"/>
            <w:r w:rsidR="007E4470" w:rsidRPr="00184A3A">
              <w:rPr>
                <w:color w:val="000000"/>
                <w:sz w:val="16"/>
                <w:szCs w:val="16"/>
              </w:rPr>
              <w:t>orderSequence</w:t>
            </w:r>
            <w:proofErr w:type="spellEnd"/>
            <w:r w:rsidRPr="00184A3A">
              <w:rPr>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77F7E3FC" w14:textId="77777777" w:rsidR="007E4470" w:rsidRPr="00184A3A" w:rsidRDefault="007E4470" w:rsidP="003562C8">
            <w:pPr>
              <w:spacing w:after="0"/>
              <w:rPr>
                <w:sz w:val="16"/>
                <w:szCs w:val="16"/>
              </w:rPr>
            </w:pPr>
            <w:r w:rsidRPr="00184A3A">
              <w:rPr>
                <w:color w:val="000000"/>
                <w:sz w:val="16"/>
                <w:szCs w:val="16"/>
              </w:rPr>
              <w:t>{“orderSequence”:”</w:t>
            </w:r>
            <w:r w:rsidRPr="00184A3A">
              <w:rPr>
                <w:sz w:val="16"/>
                <w:szCs w:val="16"/>
              </w:rPr>
              <w:t>1</w:t>
            </w:r>
            <w:r w:rsidRPr="00184A3A">
              <w:rPr>
                <w:color w:val="000000"/>
                <w:sz w:val="16"/>
                <w:szCs w:val="16"/>
              </w:rPr>
              <w:t>”}</w:t>
            </w:r>
          </w:p>
        </w:tc>
      </w:tr>
      <w:tr w:rsidR="007E4470" w:rsidRPr="00184A3A" w14:paraId="6F2F1C9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776E17B" w14:textId="77777777" w:rsidR="007E4470" w:rsidRPr="00184A3A" w:rsidRDefault="007E4470" w:rsidP="003562C8">
            <w:pPr>
              <w:spacing w:after="0"/>
              <w:rPr>
                <w:color w:val="000000"/>
                <w:sz w:val="16"/>
                <w:szCs w:val="16"/>
              </w:rPr>
            </w:pPr>
            <w:r w:rsidRPr="00184A3A">
              <w:rPr>
                <w:color w:val="000000"/>
                <w:sz w:val="16"/>
                <w:szCs w:val="16"/>
              </w:rPr>
              <w:t>5</w:t>
            </w:r>
          </w:p>
        </w:tc>
        <w:tc>
          <w:tcPr>
            <w:tcW w:w="1728" w:type="dxa"/>
            <w:tcBorders>
              <w:top w:val="single" w:sz="4" w:space="0" w:color="auto"/>
              <w:left w:val="single" w:sz="4" w:space="0" w:color="auto"/>
              <w:bottom w:val="single" w:sz="4" w:space="0" w:color="auto"/>
              <w:right w:val="single" w:sz="4" w:space="0" w:color="auto"/>
            </w:tcBorders>
            <w:hideMark/>
          </w:tcPr>
          <w:p w14:paraId="46B4F2CA" w14:textId="77777777" w:rsidR="007E4470" w:rsidRPr="00184A3A" w:rsidRDefault="007E4470" w:rsidP="003562C8">
            <w:pPr>
              <w:spacing w:after="0"/>
              <w:rPr>
                <w:color w:val="000000"/>
                <w:sz w:val="16"/>
                <w:szCs w:val="16"/>
              </w:rPr>
            </w:pPr>
            <w:proofErr w:type="spellStart"/>
            <w:r w:rsidRPr="00184A3A">
              <w:rPr>
                <w:color w:val="000000"/>
                <w:sz w:val="16"/>
                <w:szCs w:val="16"/>
              </w:rPr>
              <w:t>eventNo</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26D317AF" w14:textId="77777777" w:rsidR="007E4470" w:rsidRPr="00184A3A" w:rsidRDefault="007E4470" w:rsidP="003562C8">
            <w:pPr>
              <w:spacing w:after="0"/>
              <w:ind w:left="-11"/>
              <w:rPr>
                <w:rFonts w:cs="Arial"/>
                <w:sz w:val="16"/>
                <w:szCs w:val="16"/>
              </w:rPr>
            </w:pPr>
            <w:r w:rsidRPr="00184A3A">
              <w:rPr>
                <w:rFonts w:cs="Arial"/>
                <w:color w:val="000000"/>
                <w:sz w:val="16"/>
                <w:szCs w:val="16"/>
              </w:rPr>
              <w:t>Event Order no.</w:t>
            </w:r>
          </w:p>
        </w:tc>
        <w:tc>
          <w:tcPr>
            <w:tcW w:w="1080" w:type="dxa"/>
            <w:tcBorders>
              <w:top w:val="single" w:sz="4" w:space="0" w:color="auto"/>
              <w:left w:val="single" w:sz="4" w:space="0" w:color="auto"/>
              <w:bottom w:val="single" w:sz="4" w:space="0" w:color="auto"/>
              <w:right w:val="single" w:sz="4" w:space="0" w:color="auto"/>
            </w:tcBorders>
            <w:hideMark/>
          </w:tcPr>
          <w:p w14:paraId="0B40686C"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40F2B48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A0468D9" w14:textId="77777777" w:rsidR="007E4470" w:rsidRPr="00184A3A" w:rsidRDefault="007E4470" w:rsidP="003562C8">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6372373" w14:textId="6B620685"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eventNo</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eventNo</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1C57CBB8"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eventNo</w:t>
            </w:r>
            <w:proofErr w:type="spellEnd"/>
            <w:r w:rsidRPr="00184A3A">
              <w:rPr>
                <w:color w:val="000000"/>
                <w:sz w:val="16"/>
                <w:szCs w:val="16"/>
              </w:rPr>
              <w:t>":""}</w:t>
            </w:r>
          </w:p>
        </w:tc>
      </w:tr>
      <w:tr w:rsidR="007E4470" w:rsidRPr="00184A3A" w14:paraId="336C72A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D69E43D" w14:textId="77777777" w:rsidR="007E4470" w:rsidRPr="00184A3A" w:rsidRDefault="007E4470" w:rsidP="003562C8">
            <w:pPr>
              <w:spacing w:after="0"/>
              <w:rPr>
                <w:rFonts w:eastAsia="SimSun"/>
                <w:color w:val="000000"/>
                <w:sz w:val="16"/>
                <w:szCs w:val="16"/>
              </w:rPr>
            </w:pPr>
            <w:r w:rsidRPr="00184A3A">
              <w:rPr>
                <w:color w:val="000000"/>
                <w:sz w:val="16"/>
                <w:szCs w:val="16"/>
              </w:rPr>
              <w:t>6</w:t>
            </w:r>
          </w:p>
        </w:tc>
        <w:tc>
          <w:tcPr>
            <w:tcW w:w="1728" w:type="dxa"/>
            <w:tcBorders>
              <w:top w:val="single" w:sz="4" w:space="0" w:color="auto"/>
              <w:left w:val="single" w:sz="4" w:space="0" w:color="auto"/>
              <w:bottom w:val="single" w:sz="4" w:space="0" w:color="auto"/>
              <w:right w:val="single" w:sz="4" w:space="0" w:color="auto"/>
            </w:tcBorders>
            <w:hideMark/>
          </w:tcPr>
          <w:p w14:paraId="6265E853" w14:textId="77777777" w:rsidR="007E4470" w:rsidRPr="00184A3A" w:rsidRDefault="007E4470" w:rsidP="003562C8">
            <w:pPr>
              <w:spacing w:after="0"/>
              <w:rPr>
                <w:rFonts w:cs="Arial"/>
                <w:sz w:val="16"/>
                <w:szCs w:val="16"/>
              </w:rPr>
            </w:pPr>
            <w:proofErr w:type="spellStart"/>
            <w:r w:rsidRPr="00184A3A">
              <w:rPr>
                <w:rFonts w:cs="Arial"/>
                <w:color w:val="000000"/>
                <w:sz w:val="16"/>
                <w:szCs w:val="16"/>
              </w:rPr>
              <w:t>paymentSequence</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7A8EB534" w14:textId="77777777" w:rsidR="007E4470" w:rsidRPr="00184A3A" w:rsidRDefault="007E4470" w:rsidP="003562C8">
            <w:pPr>
              <w:spacing w:after="0"/>
              <w:ind w:left="-11"/>
              <w:rPr>
                <w:rFonts w:cs="Arial"/>
                <w:sz w:val="16"/>
                <w:szCs w:val="16"/>
              </w:rPr>
            </w:pPr>
            <w:r w:rsidRPr="00184A3A">
              <w:rPr>
                <w:rFonts w:cs="Arial"/>
                <w:color w:val="000000"/>
                <w:sz w:val="16"/>
                <w:szCs w:val="16"/>
              </w:rPr>
              <w:t>Payment sequence</w:t>
            </w:r>
          </w:p>
        </w:tc>
        <w:tc>
          <w:tcPr>
            <w:tcW w:w="1080" w:type="dxa"/>
            <w:tcBorders>
              <w:top w:val="single" w:sz="4" w:space="0" w:color="auto"/>
              <w:left w:val="single" w:sz="4" w:space="0" w:color="auto"/>
              <w:bottom w:val="single" w:sz="4" w:space="0" w:color="auto"/>
              <w:right w:val="single" w:sz="4" w:space="0" w:color="auto"/>
            </w:tcBorders>
            <w:hideMark/>
          </w:tcPr>
          <w:p w14:paraId="4FCA9229"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9561BEB" w14:textId="77777777" w:rsidR="007E4470" w:rsidRPr="00184A3A" w:rsidRDefault="007E4470" w:rsidP="003562C8">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6779C4DC" w14:textId="77777777" w:rsidR="007E4470" w:rsidRPr="00184A3A" w:rsidRDefault="007E4470" w:rsidP="003562C8">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4582187E" w14:textId="02400719"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paymentSequence</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paymentSequence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2AF27B2F"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paymentSequence</w:t>
            </w:r>
            <w:proofErr w:type="spellEnd"/>
            <w:r w:rsidRPr="00184A3A">
              <w:rPr>
                <w:color w:val="000000"/>
                <w:sz w:val="16"/>
                <w:szCs w:val="16"/>
              </w:rPr>
              <w:t>":""}</w:t>
            </w:r>
          </w:p>
        </w:tc>
      </w:tr>
      <w:tr w:rsidR="007E4470" w:rsidRPr="00184A3A" w14:paraId="754CDAD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2770319" w14:textId="77777777" w:rsidR="007E4470" w:rsidRPr="00184A3A" w:rsidRDefault="007E4470" w:rsidP="003562C8">
            <w:pPr>
              <w:spacing w:after="0"/>
              <w:rPr>
                <w:color w:val="000000"/>
                <w:sz w:val="16"/>
                <w:szCs w:val="16"/>
              </w:rPr>
            </w:pPr>
            <w:r w:rsidRPr="00184A3A">
              <w:rPr>
                <w:color w:val="000000"/>
                <w:sz w:val="16"/>
                <w:szCs w:val="16"/>
              </w:rPr>
              <w:t>7</w:t>
            </w:r>
          </w:p>
        </w:tc>
        <w:tc>
          <w:tcPr>
            <w:tcW w:w="1728" w:type="dxa"/>
            <w:tcBorders>
              <w:top w:val="single" w:sz="4" w:space="0" w:color="auto"/>
              <w:left w:val="single" w:sz="4" w:space="0" w:color="auto"/>
              <w:bottom w:val="single" w:sz="4" w:space="0" w:color="auto"/>
              <w:right w:val="single" w:sz="4" w:space="0" w:color="auto"/>
            </w:tcBorders>
            <w:hideMark/>
          </w:tcPr>
          <w:p w14:paraId="0ABECA26" w14:textId="77777777" w:rsidR="007E4470" w:rsidRPr="00184A3A" w:rsidRDefault="007E4470" w:rsidP="003562C8">
            <w:pPr>
              <w:spacing w:after="0"/>
              <w:rPr>
                <w:rFonts w:cs="Arial"/>
                <w:sz w:val="16"/>
                <w:szCs w:val="16"/>
              </w:rPr>
            </w:pPr>
            <w:proofErr w:type="spellStart"/>
            <w:r w:rsidRPr="00184A3A">
              <w:rPr>
                <w:rFonts w:cs="Arial"/>
                <w:color w:val="000000"/>
                <w:sz w:val="16"/>
                <w:szCs w:val="16"/>
              </w:rPr>
              <w:t>paymenType</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545DD524" w14:textId="77777777" w:rsidR="007E4470" w:rsidRPr="00184A3A" w:rsidRDefault="007E4470" w:rsidP="003562C8">
            <w:pPr>
              <w:spacing w:after="0"/>
              <w:ind w:left="-11"/>
              <w:rPr>
                <w:rFonts w:cs="Arial"/>
                <w:sz w:val="16"/>
                <w:szCs w:val="16"/>
              </w:rPr>
            </w:pPr>
            <w:r w:rsidRPr="00184A3A">
              <w:rPr>
                <w:rFonts w:cs="Arial"/>
                <w:color w:val="000000"/>
                <w:sz w:val="16"/>
                <w:szCs w:val="16"/>
              </w:rPr>
              <w:t>Payment Type</w:t>
            </w:r>
          </w:p>
        </w:tc>
        <w:tc>
          <w:tcPr>
            <w:tcW w:w="1080" w:type="dxa"/>
            <w:tcBorders>
              <w:top w:val="single" w:sz="4" w:space="0" w:color="auto"/>
              <w:left w:val="single" w:sz="4" w:space="0" w:color="auto"/>
              <w:bottom w:val="single" w:sz="4" w:space="0" w:color="auto"/>
              <w:right w:val="single" w:sz="4" w:space="0" w:color="auto"/>
            </w:tcBorders>
            <w:hideMark/>
          </w:tcPr>
          <w:p w14:paraId="2EC6AEE7"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1730B22E"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2305585"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34D9BBE" w14:textId="2466BDE4"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paymenType</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paymenType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635CAC5A"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paymenType</w:t>
            </w:r>
            <w:proofErr w:type="spellEnd"/>
            <w:r w:rsidRPr="00184A3A">
              <w:rPr>
                <w:color w:val="000000"/>
                <w:sz w:val="16"/>
                <w:szCs w:val="16"/>
              </w:rPr>
              <w:t>":""}</w:t>
            </w:r>
          </w:p>
        </w:tc>
      </w:tr>
      <w:tr w:rsidR="007E4470" w:rsidRPr="00184A3A" w14:paraId="5CA2CF4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074B517" w14:textId="77777777" w:rsidR="007E4470" w:rsidRPr="00184A3A" w:rsidRDefault="007E4470" w:rsidP="003562C8">
            <w:pPr>
              <w:spacing w:after="0"/>
              <w:rPr>
                <w:color w:val="000000"/>
                <w:sz w:val="16"/>
                <w:szCs w:val="16"/>
              </w:rPr>
            </w:pPr>
            <w:r w:rsidRPr="00184A3A">
              <w:rPr>
                <w:color w:val="000000"/>
                <w:sz w:val="16"/>
                <w:szCs w:val="16"/>
              </w:rPr>
              <w:t>8</w:t>
            </w:r>
          </w:p>
        </w:tc>
        <w:tc>
          <w:tcPr>
            <w:tcW w:w="1728" w:type="dxa"/>
            <w:tcBorders>
              <w:top w:val="single" w:sz="4" w:space="0" w:color="auto"/>
              <w:left w:val="single" w:sz="4" w:space="0" w:color="auto"/>
              <w:bottom w:val="single" w:sz="4" w:space="0" w:color="auto"/>
              <w:right w:val="single" w:sz="4" w:space="0" w:color="auto"/>
            </w:tcBorders>
            <w:hideMark/>
          </w:tcPr>
          <w:p w14:paraId="3853E961" w14:textId="77777777" w:rsidR="007E4470" w:rsidRPr="00184A3A" w:rsidRDefault="007E4470" w:rsidP="003562C8">
            <w:pPr>
              <w:spacing w:after="0"/>
              <w:rPr>
                <w:rFonts w:cs="Arial"/>
                <w:sz w:val="16"/>
                <w:szCs w:val="16"/>
              </w:rPr>
            </w:pPr>
            <w:proofErr w:type="spellStart"/>
            <w:r w:rsidRPr="00184A3A">
              <w:rPr>
                <w:sz w:val="16"/>
                <w:szCs w:val="16"/>
              </w:rPr>
              <w:t>posPayType</w:t>
            </w:r>
            <w:proofErr w:type="spellEnd"/>
          </w:p>
        </w:tc>
        <w:tc>
          <w:tcPr>
            <w:tcW w:w="2232" w:type="dxa"/>
            <w:tcBorders>
              <w:top w:val="single" w:sz="4" w:space="0" w:color="auto"/>
              <w:left w:val="single" w:sz="4" w:space="0" w:color="auto"/>
              <w:bottom w:val="single" w:sz="4" w:space="0" w:color="auto"/>
              <w:right w:val="single" w:sz="4" w:space="0" w:color="auto"/>
            </w:tcBorders>
          </w:tcPr>
          <w:p w14:paraId="062D06A8" w14:textId="77777777" w:rsidR="007E4470" w:rsidRPr="00184A3A" w:rsidRDefault="007E4470" w:rsidP="003562C8">
            <w:pPr>
              <w:spacing w:after="0"/>
              <w:ind w:left="-11"/>
              <w:rPr>
                <w:rFonts w:cs="Arial"/>
                <w:sz w:val="16"/>
                <w:szCs w:val="16"/>
              </w:rPr>
            </w:pPr>
            <w:r w:rsidRPr="00184A3A">
              <w:rPr>
                <w:rFonts w:cs="Arial"/>
                <w:color w:val="000000"/>
                <w:sz w:val="16"/>
                <w:szCs w:val="16"/>
              </w:rPr>
              <w:t>POS Payment Type</w:t>
            </w:r>
          </w:p>
        </w:tc>
        <w:tc>
          <w:tcPr>
            <w:tcW w:w="1080" w:type="dxa"/>
            <w:tcBorders>
              <w:top w:val="single" w:sz="4" w:space="0" w:color="auto"/>
              <w:left w:val="single" w:sz="4" w:space="0" w:color="auto"/>
              <w:bottom w:val="single" w:sz="4" w:space="0" w:color="auto"/>
              <w:right w:val="single" w:sz="4" w:space="0" w:color="auto"/>
            </w:tcBorders>
            <w:hideMark/>
          </w:tcPr>
          <w:p w14:paraId="08651B66"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9D8CCA8"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D301023"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7E7F704" w14:textId="65236085"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posPayType</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posPayType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58FC284C"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posPayType</w:t>
            </w:r>
            <w:proofErr w:type="spellEnd"/>
            <w:r w:rsidRPr="00184A3A">
              <w:rPr>
                <w:color w:val="000000"/>
                <w:sz w:val="16"/>
                <w:szCs w:val="16"/>
              </w:rPr>
              <w:t>":""}</w:t>
            </w:r>
          </w:p>
        </w:tc>
      </w:tr>
      <w:tr w:rsidR="007E4470" w:rsidRPr="00184A3A" w14:paraId="157FA81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CF62D81" w14:textId="77777777" w:rsidR="007E4470" w:rsidRPr="00184A3A" w:rsidRDefault="007E4470" w:rsidP="003562C8">
            <w:pPr>
              <w:spacing w:after="0"/>
              <w:rPr>
                <w:color w:val="000000"/>
                <w:sz w:val="16"/>
                <w:szCs w:val="16"/>
              </w:rPr>
            </w:pPr>
            <w:r w:rsidRPr="00184A3A">
              <w:rPr>
                <w:color w:val="000000"/>
                <w:sz w:val="16"/>
                <w:szCs w:val="16"/>
              </w:rPr>
              <w:t>9</w:t>
            </w:r>
          </w:p>
        </w:tc>
        <w:tc>
          <w:tcPr>
            <w:tcW w:w="1728" w:type="dxa"/>
            <w:tcBorders>
              <w:top w:val="single" w:sz="4" w:space="0" w:color="auto"/>
              <w:left w:val="single" w:sz="4" w:space="0" w:color="auto"/>
              <w:bottom w:val="single" w:sz="4" w:space="0" w:color="auto"/>
              <w:right w:val="single" w:sz="4" w:space="0" w:color="auto"/>
            </w:tcBorders>
            <w:hideMark/>
          </w:tcPr>
          <w:p w14:paraId="3B3CAAD8" w14:textId="77777777" w:rsidR="007E4470" w:rsidRPr="00184A3A" w:rsidRDefault="007E4470" w:rsidP="003562C8">
            <w:pPr>
              <w:spacing w:after="0"/>
              <w:rPr>
                <w:rFonts w:cs="Arial"/>
                <w:sz w:val="16"/>
                <w:szCs w:val="16"/>
              </w:rPr>
            </w:pPr>
            <w:proofErr w:type="spellStart"/>
            <w:r w:rsidRPr="00184A3A">
              <w:rPr>
                <w:sz w:val="16"/>
                <w:szCs w:val="16"/>
              </w:rPr>
              <w:t>paid</w:t>
            </w:r>
            <w:r w:rsidRPr="00184A3A">
              <w:rPr>
                <w:rFonts w:cs="Arial"/>
                <w:color w:val="000000"/>
                <w:sz w:val="16"/>
                <w:szCs w:val="16"/>
              </w:rPr>
              <w:t>Quantity</w:t>
            </w:r>
            <w:proofErr w:type="spellEnd"/>
            <w:r w:rsidRPr="00184A3A">
              <w:rPr>
                <w:sz w:val="16"/>
                <w:szCs w:val="16"/>
              </w:rPr>
              <w:t xml:space="preserve"> </w:t>
            </w:r>
          </w:p>
        </w:tc>
        <w:tc>
          <w:tcPr>
            <w:tcW w:w="2232" w:type="dxa"/>
            <w:tcBorders>
              <w:top w:val="single" w:sz="4" w:space="0" w:color="auto"/>
              <w:left w:val="single" w:sz="4" w:space="0" w:color="auto"/>
              <w:bottom w:val="single" w:sz="4" w:space="0" w:color="auto"/>
              <w:right w:val="single" w:sz="4" w:space="0" w:color="auto"/>
            </w:tcBorders>
            <w:hideMark/>
          </w:tcPr>
          <w:p w14:paraId="2172F969" w14:textId="77777777" w:rsidR="007E4470" w:rsidRPr="00184A3A" w:rsidRDefault="007E4470" w:rsidP="003562C8">
            <w:pPr>
              <w:spacing w:after="0"/>
              <w:ind w:left="-11"/>
              <w:rPr>
                <w:rFonts w:cs="Arial"/>
                <w:sz w:val="16"/>
                <w:szCs w:val="16"/>
              </w:rPr>
            </w:pPr>
            <w:r w:rsidRPr="00184A3A">
              <w:rPr>
                <w:rFonts w:cs="Arial"/>
                <w:color w:val="000000"/>
                <w:sz w:val="16"/>
                <w:szCs w:val="16"/>
              </w:rPr>
              <w:t>Paid quantity</w:t>
            </w:r>
          </w:p>
        </w:tc>
        <w:tc>
          <w:tcPr>
            <w:tcW w:w="1080" w:type="dxa"/>
            <w:tcBorders>
              <w:top w:val="single" w:sz="4" w:space="0" w:color="auto"/>
              <w:left w:val="single" w:sz="4" w:space="0" w:color="auto"/>
              <w:bottom w:val="single" w:sz="4" w:space="0" w:color="auto"/>
              <w:right w:val="single" w:sz="4" w:space="0" w:color="auto"/>
            </w:tcBorders>
            <w:hideMark/>
          </w:tcPr>
          <w:p w14:paraId="52D6FBEC"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1C8B7137"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2C8314B6" w14:textId="77777777" w:rsidR="007E4470" w:rsidRPr="0057159E"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BBE59C4" w14:textId="29B00D13"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paidQuantity</w:t>
            </w:r>
            <w:proofErr w:type="spellEnd"/>
            <w:r w:rsidR="0013302E"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paidQuantity</w:t>
            </w:r>
            <w:proofErr w:type="spellEnd"/>
            <w:r w:rsidR="0013302E"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10869144"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paidQuantity</w:t>
            </w:r>
            <w:proofErr w:type="spellEnd"/>
            <w:r w:rsidRPr="00184A3A">
              <w:rPr>
                <w:color w:val="000000"/>
                <w:sz w:val="16"/>
                <w:szCs w:val="16"/>
              </w:rPr>
              <w:t xml:space="preserve"> ":""}</w:t>
            </w:r>
          </w:p>
        </w:tc>
      </w:tr>
      <w:tr w:rsidR="007E4470" w:rsidRPr="00184A3A" w14:paraId="3D3AD79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D60FBCF" w14:textId="77777777" w:rsidR="007E4470" w:rsidRPr="00184A3A" w:rsidRDefault="007E4470" w:rsidP="003562C8">
            <w:pPr>
              <w:spacing w:after="0"/>
              <w:rPr>
                <w:color w:val="000000"/>
                <w:sz w:val="16"/>
                <w:szCs w:val="16"/>
              </w:rPr>
            </w:pPr>
            <w:r w:rsidRPr="00184A3A">
              <w:rPr>
                <w:color w:val="000000"/>
                <w:sz w:val="16"/>
                <w:szCs w:val="16"/>
              </w:rPr>
              <w:t>10</w:t>
            </w:r>
          </w:p>
        </w:tc>
        <w:tc>
          <w:tcPr>
            <w:tcW w:w="1728" w:type="dxa"/>
            <w:tcBorders>
              <w:top w:val="single" w:sz="4" w:space="0" w:color="auto"/>
              <w:left w:val="single" w:sz="4" w:space="0" w:color="auto"/>
              <w:bottom w:val="single" w:sz="4" w:space="0" w:color="auto"/>
              <w:right w:val="single" w:sz="4" w:space="0" w:color="auto"/>
            </w:tcBorders>
            <w:hideMark/>
          </w:tcPr>
          <w:p w14:paraId="6CA91288" w14:textId="77777777" w:rsidR="007E4470" w:rsidRPr="00184A3A" w:rsidRDefault="007E4470" w:rsidP="003562C8">
            <w:pPr>
              <w:spacing w:after="0"/>
              <w:rPr>
                <w:rFonts w:cs="Arial"/>
                <w:sz w:val="16"/>
                <w:szCs w:val="16"/>
              </w:rPr>
            </w:pPr>
            <w:proofErr w:type="spellStart"/>
            <w:r w:rsidRPr="00184A3A">
              <w:rPr>
                <w:sz w:val="16"/>
                <w:szCs w:val="16"/>
              </w:rPr>
              <w:t>paid</w:t>
            </w:r>
            <w:r w:rsidRPr="00184A3A">
              <w:rPr>
                <w:rFonts w:cs="Arial"/>
                <w:color w:val="000000"/>
                <w:sz w:val="16"/>
                <w:szCs w:val="16"/>
              </w:rPr>
              <w:t>Currency</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2D38DF8C" w14:textId="77777777" w:rsidR="007E4470" w:rsidRPr="00184A3A" w:rsidRDefault="007E4470" w:rsidP="003562C8">
            <w:pPr>
              <w:spacing w:after="0"/>
              <w:ind w:left="-11"/>
              <w:rPr>
                <w:rFonts w:cs="Arial"/>
                <w:sz w:val="16"/>
                <w:szCs w:val="16"/>
              </w:rPr>
            </w:pPr>
            <w:r w:rsidRPr="00184A3A">
              <w:rPr>
                <w:rFonts w:cs="Arial"/>
                <w:color w:val="000000"/>
                <w:sz w:val="16"/>
                <w:szCs w:val="16"/>
              </w:rPr>
              <w:t>Paid currency</w:t>
            </w:r>
          </w:p>
        </w:tc>
        <w:tc>
          <w:tcPr>
            <w:tcW w:w="1080" w:type="dxa"/>
            <w:tcBorders>
              <w:top w:val="single" w:sz="4" w:space="0" w:color="auto"/>
              <w:left w:val="single" w:sz="4" w:space="0" w:color="auto"/>
              <w:bottom w:val="single" w:sz="4" w:space="0" w:color="auto"/>
              <w:right w:val="single" w:sz="4" w:space="0" w:color="auto"/>
            </w:tcBorders>
            <w:hideMark/>
          </w:tcPr>
          <w:p w14:paraId="79E4C650"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898DDB4"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B7E18EE" w14:textId="77777777" w:rsidR="007E4470" w:rsidRPr="0057159E"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F8F5ACC" w14:textId="5C07681B"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paidCurrency</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paidCurrency</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299B1329"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paidCurrency</w:t>
            </w:r>
            <w:proofErr w:type="spellEnd"/>
            <w:r w:rsidRPr="00184A3A">
              <w:rPr>
                <w:color w:val="000000"/>
                <w:sz w:val="16"/>
                <w:szCs w:val="16"/>
              </w:rPr>
              <w:t>":""}</w:t>
            </w:r>
          </w:p>
        </w:tc>
      </w:tr>
      <w:tr w:rsidR="007E4470" w:rsidRPr="00184A3A" w14:paraId="1B162B9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56CE76A" w14:textId="77777777" w:rsidR="007E4470" w:rsidRPr="00184A3A" w:rsidRDefault="007E4470" w:rsidP="003562C8">
            <w:pPr>
              <w:spacing w:after="0"/>
              <w:rPr>
                <w:color w:val="000000"/>
                <w:sz w:val="16"/>
                <w:szCs w:val="16"/>
              </w:rPr>
            </w:pPr>
            <w:r w:rsidRPr="00184A3A">
              <w:rPr>
                <w:color w:val="000000"/>
                <w:sz w:val="16"/>
                <w:szCs w:val="16"/>
              </w:rPr>
              <w:t>11</w:t>
            </w:r>
          </w:p>
        </w:tc>
        <w:tc>
          <w:tcPr>
            <w:tcW w:w="1728" w:type="dxa"/>
            <w:tcBorders>
              <w:top w:val="single" w:sz="4" w:space="0" w:color="auto"/>
              <w:left w:val="single" w:sz="4" w:space="0" w:color="auto"/>
              <w:bottom w:val="single" w:sz="4" w:space="0" w:color="auto"/>
              <w:right w:val="single" w:sz="4" w:space="0" w:color="auto"/>
            </w:tcBorders>
            <w:hideMark/>
          </w:tcPr>
          <w:p w14:paraId="0DF68C27" w14:textId="77777777" w:rsidR="007E4470" w:rsidRPr="00184A3A" w:rsidRDefault="007E4470" w:rsidP="003562C8">
            <w:pPr>
              <w:spacing w:after="0"/>
              <w:rPr>
                <w:rFonts w:cs="Arial"/>
                <w:sz w:val="16"/>
                <w:szCs w:val="16"/>
              </w:rPr>
            </w:pPr>
            <w:proofErr w:type="spellStart"/>
            <w:r w:rsidRPr="00184A3A">
              <w:rPr>
                <w:sz w:val="16"/>
                <w:szCs w:val="16"/>
              </w:rPr>
              <w:t>paidAmount</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466B61F3" w14:textId="77777777" w:rsidR="007E4470" w:rsidRPr="00184A3A" w:rsidRDefault="007E4470" w:rsidP="003562C8">
            <w:pPr>
              <w:spacing w:after="0"/>
              <w:ind w:left="-11"/>
              <w:rPr>
                <w:rFonts w:cs="Arial"/>
                <w:sz w:val="16"/>
                <w:szCs w:val="16"/>
              </w:rPr>
            </w:pPr>
            <w:r w:rsidRPr="00184A3A">
              <w:rPr>
                <w:rFonts w:cs="Arial"/>
                <w:color w:val="000000"/>
                <w:sz w:val="16"/>
                <w:szCs w:val="16"/>
              </w:rPr>
              <w:t>Paid amount</w:t>
            </w:r>
          </w:p>
        </w:tc>
        <w:tc>
          <w:tcPr>
            <w:tcW w:w="1080" w:type="dxa"/>
            <w:tcBorders>
              <w:top w:val="single" w:sz="4" w:space="0" w:color="auto"/>
              <w:left w:val="single" w:sz="4" w:space="0" w:color="auto"/>
              <w:bottom w:val="single" w:sz="4" w:space="0" w:color="auto"/>
              <w:right w:val="single" w:sz="4" w:space="0" w:color="auto"/>
            </w:tcBorders>
            <w:hideMark/>
          </w:tcPr>
          <w:p w14:paraId="20998072"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BE14EBC"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D965A69" w14:textId="77777777" w:rsidR="007E4470" w:rsidRPr="00184A3A" w:rsidRDefault="007E4470" w:rsidP="003562C8">
            <w:pPr>
              <w:spacing w:after="0"/>
              <w:rPr>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C175F5D" w14:textId="44D1001D"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paidAmount</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paidAmount</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47B237DE"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paidAmount</w:t>
            </w:r>
            <w:proofErr w:type="spellEnd"/>
            <w:r w:rsidRPr="00184A3A">
              <w:rPr>
                <w:color w:val="000000"/>
                <w:sz w:val="16"/>
                <w:szCs w:val="16"/>
              </w:rPr>
              <w:t>":""}</w:t>
            </w:r>
          </w:p>
        </w:tc>
      </w:tr>
      <w:tr w:rsidR="007E4470" w:rsidRPr="00184A3A" w14:paraId="77F70980"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C9442C9" w14:textId="77777777" w:rsidR="007E4470" w:rsidRPr="00184A3A" w:rsidRDefault="007E4470" w:rsidP="003562C8">
            <w:pPr>
              <w:spacing w:after="0"/>
              <w:rPr>
                <w:color w:val="000000"/>
                <w:sz w:val="16"/>
                <w:szCs w:val="16"/>
              </w:rPr>
            </w:pPr>
            <w:r w:rsidRPr="00184A3A">
              <w:rPr>
                <w:color w:val="000000"/>
                <w:sz w:val="16"/>
                <w:szCs w:val="16"/>
              </w:rPr>
              <w:t>12</w:t>
            </w:r>
          </w:p>
        </w:tc>
        <w:tc>
          <w:tcPr>
            <w:tcW w:w="1728" w:type="dxa"/>
            <w:tcBorders>
              <w:top w:val="single" w:sz="4" w:space="0" w:color="auto"/>
              <w:left w:val="single" w:sz="4" w:space="0" w:color="auto"/>
              <w:bottom w:val="single" w:sz="4" w:space="0" w:color="auto"/>
              <w:right w:val="single" w:sz="4" w:space="0" w:color="auto"/>
            </w:tcBorders>
            <w:hideMark/>
          </w:tcPr>
          <w:p w14:paraId="1ED2F290" w14:textId="77777777" w:rsidR="007E4470" w:rsidRPr="00184A3A" w:rsidRDefault="007E4470" w:rsidP="003562C8">
            <w:pPr>
              <w:spacing w:after="0"/>
              <w:rPr>
                <w:rFonts w:cs="Arial"/>
                <w:sz w:val="16"/>
                <w:szCs w:val="16"/>
              </w:rPr>
            </w:pPr>
            <w:r w:rsidRPr="00184A3A">
              <w:rPr>
                <w:sz w:val="16"/>
                <w:szCs w:val="16"/>
              </w:rPr>
              <w:t>change</w:t>
            </w:r>
          </w:p>
        </w:tc>
        <w:tc>
          <w:tcPr>
            <w:tcW w:w="2232" w:type="dxa"/>
            <w:tcBorders>
              <w:top w:val="single" w:sz="4" w:space="0" w:color="auto"/>
              <w:left w:val="single" w:sz="4" w:space="0" w:color="auto"/>
              <w:bottom w:val="single" w:sz="4" w:space="0" w:color="auto"/>
              <w:right w:val="single" w:sz="4" w:space="0" w:color="auto"/>
            </w:tcBorders>
            <w:hideMark/>
          </w:tcPr>
          <w:p w14:paraId="1DB0341D" w14:textId="0E382A78" w:rsidR="007E4470" w:rsidRPr="00184A3A" w:rsidRDefault="007E4470" w:rsidP="003562C8">
            <w:pPr>
              <w:spacing w:after="0"/>
              <w:ind w:left="-11"/>
              <w:rPr>
                <w:rFonts w:cs="Arial"/>
                <w:sz w:val="16"/>
                <w:szCs w:val="16"/>
              </w:rPr>
            </w:pPr>
          </w:p>
        </w:tc>
        <w:tc>
          <w:tcPr>
            <w:tcW w:w="1080" w:type="dxa"/>
            <w:tcBorders>
              <w:top w:val="single" w:sz="4" w:space="0" w:color="auto"/>
              <w:left w:val="single" w:sz="4" w:space="0" w:color="auto"/>
              <w:bottom w:val="single" w:sz="4" w:space="0" w:color="auto"/>
              <w:right w:val="single" w:sz="4" w:space="0" w:color="auto"/>
            </w:tcBorders>
            <w:hideMark/>
          </w:tcPr>
          <w:p w14:paraId="0BCC000D"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C2A9916"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793FBAD4" w14:textId="77777777" w:rsidR="007E4470" w:rsidRPr="00184A3A" w:rsidRDefault="007E4470" w:rsidP="003562C8">
            <w:pPr>
              <w:spacing w:after="0"/>
              <w:rPr>
                <w:color w:val="00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CEF4F0E" w14:textId="52ABA0E0" w:rsidR="007E4470" w:rsidRPr="00184A3A" w:rsidRDefault="007E4470" w:rsidP="003562C8">
            <w:pPr>
              <w:spacing w:after="0"/>
              <w:rPr>
                <w:color w:val="000000"/>
                <w:sz w:val="16"/>
                <w:szCs w:val="16"/>
              </w:rPr>
            </w:pPr>
            <w:r w:rsidRPr="00184A3A">
              <w:rPr>
                <w:color w:val="000000"/>
                <w:sz w:val="16"/>
                <w:szCs w:val="16"/>
              </w:rPr>
              <w:t>&lt;change&gt;</w:t>
            </w:r>
            <w:r w:rsidRPr="00184A3A">
              <w:rPr>
                <w:color w:val="000000"/>
                <w:sz w:val="16"/>
                <w:szCs w:val="16"/>
              </w:rPr>
              <w:br/>
            </w:r>
            <w:r w:rsidR="001D733F" w:rsidRPr="00184A3A">
              <w:rPr>
                <w:color w:val="000000"/>
                <w:sz w:val="16"/>
                <w:szCs w:val="16"/>
              </w:rPr>
              <w:t>&lt;/</w:t>
            </w:r>
            <w:r w:rsidRPr="00184A3A">
              <w:rPr>
                <w:color w:val="000000"/>
                <w:sz w:val="16"/>
                <w:szCs w:val="16"/>
              </w:rPr>
              <w:t>change&gt;</w:t>
            </w:r>
          </w:p>
        </w:tc>
        <w:tc>
          <w:tcPr>
            <w:tcW w:w="2880" w:type="dxa"/>
            <w:tcBorders>
              <w:top w:val="single" w:sz="4" w:space="0" w:color="auto"/>
              <w:left w:val="single" w:sz="4" w:space="0" w:color="auto"/>
              <w:bottom w:val="single" w:sz="4" w:space="0" w:color="auto"/>
              <w:right w:val="single" w:sz="4" w:space="0" w:color="auto"/>
            </w:tcBorders>
            <w:hideMark/>
          </w:tcPr>
          <w:p w14:paraId="23B87F44" w14:textId="77777777" w:rsidR="007E4470" w:rsidRPr="00184A3A" w:rsidRDefault="007E4470" w:rsidP="003562C8">
            <w:pPr>
              <w:spacing w:after="0"/>
              <w:rPr>
                <w:color w:val="000000"/>
                <w:sz w:val="16"/>
                <w:szCs w:val="16"/>
              </w:rPr>
            </w:pPr>
            <w:r w:rsidRPr="00184A3A">
              <w:rPr>
                <w:color w:val="000000"/>
                <w:sz w:val="16"/>
                <w:szCs w:val="16"/>
              </w:rPr>
              <w:t>{"change":""}</w:t>
            </w:r>
          </w:p>
        </w:tc>
      </w:tr>
      <w:tr w:rsidR="007E4470" w:rsidRPr="00184A3A" w14:paraId="76562C5B"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B345D5F" w14:textId="77777777" w:rsidR="007E4470" w:rsidRPr="00184A3A" w:rsidRDefault="007E4470" w:rsidP="003562C8">
            <w:pPr>
              <w:spacing w:after="0"/>
              <w:rPr>
                <w:color w:val="000000"/>
                <w:sz w:val="16"/>
                <w:szCs w:val="16"/>
              </w:rPr>
            </w:pPr>
            <w:r w:rsidRPr="00184A3A">
              <w:rPr>
                <w:color w:val="000000"/>
                <w:sz w:val="16"/>
                <w:szCs w:val="16"/>
              </w:rPr>
              <w:t>13</w:t>
            </w:r>
          </w:p>
        </w:tc>
        <w:tc>
          <w:tcPr>
            <w:tcW w:w="1728" w:type="dxa"/>
            <w:tcBorders>
              <w:top w:val="single" w:sz="4" w:space="0" w:color="auto"/>
              <w:left w:val="single" w:sz="4" w:space="0" w:color="auto"/>
              <w:bottom w:val="single" w:sz="4" w:space="0" w:color="auto"/>
              <w:right w:val="single" w:sz="4" w:space="0" w:color="auto"/>
            </w:tcBorders>
            <w:hideMark/>
          </w:tcPr>
          <w:p w14:paraId="02EEF8AE" w14:textId="77777777" w:rsidR="007E4470" w:rsidRPr="00184A3A" w:rsidRDefault="007E4470" w:rsidP="003562C8">
            <w:pPr>
              <w:spacing w:after="0"/>
              <w:rPr>
                <w:rFonts w:cs="Arial"/>
                <w:sz w:val="16"/>
                <w:szCs w:val="16"/>
              </w:rPr>
            </w:pPr>
            <w:r w:rsidRPr="00184A3A">
              <w:rPr>
                <w:sz w:val="16"/>
                <w:szCs w:val="16"/>
              </w:rPr>
              <w:t>tips</w:t>
            </w:r>
          </w:p>
        </w:tc>
        <w:tc>
          <w:tcPr>
            <w:tcW w:w="2232" w:type="dxa"/>
            <w:tcBorders>
              <w:top w:val="single" w:sz="4" w:space="0" w:color="auto"/>
              <w:left w:val="single" w:sz="4" w:space="0" w:color="auto"/>
              <w:bottom w:val="single" w:sz="4" w:space="0" w:color="auto"/>
              <w:right w:val="single" w:sz="4" w:space="0" w:color="auto"/>
            </w:tcBorders>
            <w:hideMark/>
          </w:tcPr>
          <w:p w14:paraId="24C6E5A8" w14:textId="77777777" w:rsidR="007E4470" w:rsidRPr="00184A3A" w:rsidRDefault="007E4470" w:rsidP="003562C8">
            <w:pPr>
              <w:spacing w:after="0"/>
              <w:ind w:left="-11"/>
              <w:rPr>
                <w:rFonts w:cs="Arial"/>
                <w:sz w:val="16"/>
                <w:szCs w:val="16"/>
              </w:rPr>
            </w:pPr>
            <w:r w:rsidRPr="00184A3A">
              <w:rPr>
                <w:rFonts w:cs="Arial"/>
                <w:color w:val="000000"/>
                <w:sz w:val="16"/>
                <w:szCs w:val="16"/>
              </w:rPr>
              <w:t>Tips paid</w:t>
            </w:r>
          </w:p>
        </w:tc>
        <w:tc>
          <w:tcPr>
            <w:tcW w:w="1080" w:type="dxa"/>
            <w:tcBorders>
              <w:top w:val="single" w:sz="4" w:space="0" w:color="auto"/>
              <w:left w:val="single" w:sz="4" w:space="0" w:color="auto"/>
              <w:bottom w:val="single" w:sz="4" w:space="0" w:color="auto"/>
              <w:right w:val="single" w:sz="4" w:space="0" w:color="auto"/>
            </w:tcBorders>
            <w:hideMark/>
          </w:tcPr>
          <w:p w14:paraId="7D652B95" w14:textId="77777777" w:rsidR="007E4470" w:rsidRPr="00184A3A" w:rsidRDefault="007E4470" w:rsidP="003562C8">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D45E3E6"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6D44B04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F2B0601" w14:textId="5C4193D3" w:rsidR="007E4470" w:rsidRPr="00184A3A" w:rsidRDefault="007E4470" w:rsidP="003562C8">
            <w:pPr>
              <w:spacing w:after="0"/>
              <w:rPr>
                <w:color w:val="000000"/>
                <w:sz w:val="16"/>
                <w:szCs w:val="16"/>
              </w:rPr>
            </w:pPr>
            <w:r w:rsidRPr="00184A3A">
              <w:rPr>
                <w:color w:val="000000"/>
                <w:sz w:val="16"/>
                <w:szCs w:val="16"/>
              </w:rPr>
              <w:t>&lt;tips&gt;</w:t>
            </w:r>
            <w:r w:rsidRPr="00184A3A">
              <w:rPr>
                <w:color w:val="000000"/>
                <w:sz w:val="16"/>
                <w:szCs w:val="16"/>
              </w:rPr>
              <w:br/>
            </w:r>
            <w:r w:rsidR="001D733F" w:rsidRPr="00184A3A">
              <w:rPr>
                <w:color w:val="000000"/>
                <w:sz w:val="16"/>
                <w:szCs w:val="16"/>
              </w:rPr>
              <w:t>&lt;/</w:t>
            </w:r>
            <w:r w:rsidRPr="00184A3A">
              <w:rPr>
                <w:color w:val="000000"/>
                <w:sz w:val="16"/>
                <w:szCs w:val="16"/>
              </w:rPr>
              <w:t>tips&gt;</w:t>
            </w:r>
          </w:p>
        </w:tc>
        <w:tc>
          <w:tcPr>
            <w:tcW w:w="2880" w:type="dxa"/>
            <w:tcBorders>
              <w:top w:val="single" w:sz="4" w:space="0" w:color="auto"/>
              <w:left w:val="single" w:sz="4" w:space="0" w:color="auto"/>
              <w:bottom w:val="single" w:sz="4" w:space="0" w:color="auto"/>
              <w:right w:val="single" w:sz="4" w:space="0" w:color="auto"/>
            </w:tcBorders>
            <w:hideMark/>
          </w:tcPr>
          <w:p w14:paraId="30924462" w14:textId="77777777" w:rsidR="007E4470" w:rsidRPr="00184A3A" w:rsidRDefault="007E4470" w:rsidP="003562C8">
            <w:pPr>
              <w:spacing w:after="0"/>
              <w:rPr>
                <w:color w:val="000000"/>
                <w:sz w:val="16"/>
                <w:szCs w:val="16"/>
              </w:rPr>
            </w:pPr>
            <w:r w:rsidRPr="00184A3A">
              <w:rPr>
                <w:color w:val="000000"/>
                <w:sz w:val="16"/>
                <w:szCs w:val="16"/>
              </w:rPr>
              <w:t>{"tips":""}</w:t>
            </w:r>
          </w:p>
        </w:tc>
      </w:tr>
      <w:tr w:rsidR="007E4470" w:rsidRPr="00184A3A" w14:paraId="32ADAA4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2F08735" w14:textId="77777777" w:rsidR="007E4470" w:rsidRPr="00184A3A" w:rsidRDefault="007E4470" w:rsidP="003562C8">
            <w:pPr>
              <w:spacing w:after="0"/>
              <w:rPr>
                <w:color w:val="000000"/>
                <w:sz w:val="16"/>
                <w:szCs w:val="16"/>
              </w:rPr>
            </w:pPr>
            <w:r w:rsidRPr="00184A3A">
              <w:rPr>
                <w:color w:val="000000"/>
                <w:sz w:val="16"/>
                <w:szCs w:val="16"/>
              </w:rPr>
              <w:t>14</w:t>
            </w:r>
          </w:p>
        </w:tc>
        <w:tc>
          <w:tcPr>
            <w:tcW w:w="1728" w:type="dxa"/>
            <w:tcBorders>
              <w:top w:val="single" w:sz="4" w:space="0" w:color="auto"/>
              <w:left w:val="single" w:sz="4" w:space="0" w:color="auto"/>
              <w:bottom w:val="single" w:sz="4" w:space="0" w:color="auto"/>
              <w:right w:val="single" w:sz="4" w:space="0" w:color="auto"/>
            </w:tcBorders>
            <w:hideMark/>
          </w:tcPr>
          <w:p w14:paraId="407FE8AD" w14:textId="77777777" w:rsidR="007E4470" w:rsidRPr="00184A3A" w:rsidRDefault="007E4470" w:rsidP="003562C8">
            <w:pPr>
              <w:spacing w:after="0"/>
              <w:rPr>
                <w:rFonts w:cs="Arial"/>
                <w:sz w:val="16"/>
                <w:szCs w:val="16"/>
              </w:rPr>
            </w:pPr>
            <w:proofErr w:type="spellStart"/>
            <w:r w:rsidRPr="00184A3A">
              <w:rPr>
                <w:sz w:val="16"/>
                <w:szCs w:val="16"/>
              </w:rPr>
              <w:t>local</w:t>
            </w:r>
            <w:r w:rsidRPr="00184A3A">
              <w:rPr>
                <w:rFonts w:cs="Arial"/>
                <w:color w:val="000000"/>
                <w:sz w:val="16"/>
                <w:szCs w:val="16"/>
              </w:rPr>
              <w:t>Currency</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060E0852" w14:textId="77777777" w:rsidR="007E4470" w:rsidRPr="00184A3A" w:rsidRDefault="007E4470" w:rsidP="003562C8">
            <w:pPr>
              <w:spacing w:after="0"/>
              <w:ind w:left="-11"/>
              <w:rPr>
                <w:rFonts w:cs="Arial"/>
                <w:sz w:val="16"/>
                <w:szCs w:val="16"/>
              </w:rPr>
            </w:pPr>
            <w:r w:rsidRPr="00184A3A">
              <w:rPr>
                <w:rFonts w:cs="Arial"/>
                <w:color w:val="000000"/>
                <w:sz w:val="16"/>
                <w:szCs w:val="16"/>
              </w:rPr>
              <w:t>POS local currency</w:t>
            </w:r>
          </w:p>
        </w:tc>
        <w:tc>
          <w:tcPr>
            <w:tcW w:w="1080" w:type="dxa"/>
            <w:tcBorders>
              <w:top w:val="single" w:sz="4" w:space="0" w:color="auto"/>
              <w:left w:val="single" w:sz="4" w:space="0" w:color="auto"/>
              <w:bottom w:val="single" w:sz="4" w:space="0" w:color="auto"/>
              <w:right w:val="single" w:sz="4" w:space="0" w:color="auto"/>
            </w:tcBorders>
            <w:hideMark/>
          </w:tcPr>
          <w:p w14:paraId="6361F29A" w14:textId="77777777" w:rsidR="007E4470" w:rsidRPr="00184A3A" w:rsidRDefault="007E4470" w:rsidP="003562C8">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FA4DC5B"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2A663CE"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44F9A06" w14:textId="1BBE6391"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localCurrency</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localCurrency</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6CD496E4"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localCurrency</w:t>
            </w:r>
            <w:proofErr w:type="spellEnd"/>
            <w:r w:rsidRPr="00184A3A">
              <w:rPr>
                <w:color w:val="000000"/>
                <w:sz w:val="16"/>
                <w:szCs w:val="16"/>
              </w:rPr>
              <w:t>":""}</w:t>
            </w:r>
          </w:p>
        </w:tc>
      </w:tr>
      <w:tr w:rsidR="007E4470" w:rsidRPr="00184A3A" w14:paraId="049D749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4B6B4761" w14:textId="77777777" w:rsidR="007E4470" w:rsidRPr="00184A3A" w:rsidRDefault="007E4470" w:rsidP="003562C8">
            <w:pPr>
              <w:spacing w:after="0"/>
              <w:rPr>
                <w:color w:val="000000"/>
                <w:sz w:val="16"/>
                <w:szCs w:val="16"/>
              </w:rPr>
            </w:pPr>
            <w:r w:rsidRPr="00184A3A">
              <w:rPr>
                <w:color w:val="000000"/>
                <w:sz w:val="16"/>
                <w:szCs w:val="16"/>
              </w:rPr>
              <w:t>15</w:t>
            </w:r>
          </w:p>
        </w:tc>
        <w:tc>
          <w:tcPr>
            <w:tcW w:w="1728" w:type="dxa"/>
            <w:tcBorders>
              <w:top w:val="single" w:sz="4" w:space="0" w:color="auto"/>
              <w:left w:val="single" w:sz="4" w:space="0" w:color="auto"/>
              <w:bottom w:val="single" w:sz="4" w:space="0" w:color="auto"/>
              <w:right w:val="single" w:sz="4" w:space="0" w:color="auto"/>
            </w:tcBorders>
            <w:hideMark/>
          </w:tcPr>
          <w:p w14:paraId="6D9E344B" w14:textId="77777777" w:rsidR="007E4470" w:rsidRPr="00184A3A" w:rsidRDefault="007E4470" w:rsidP="003562C8">
            <w:pPr>
              <w:spacing w:after="0"/>
              <w:rPr>
                <w:rFonts w:cs="Arial"/>
                <w:sz w:val="16"/>
                <w:szCs w:val="16"/>
              </w:rPr>
            </w:pPr>
            <w:proofErr w:type="spellStart"/>
            <w:r w:rsidRPr="00184A3A">
              <w:rPr>
                <w:sz w:val="16"/>
                <w:szCs w:val="16"/>
              </w:rPr>
              <w:t>localAmount</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69491C34" w14:textId="77777777" w:rsidR="007E4470" w:rsidRPr="00184A3A" w:rsidRDefault="007E4470" w:rsidP="003562C8">
            <w:pPr>
              <w:spacing w:after="0"/>
              <w:ind w:left="-11"/>
              <w:rPr>
                <w:rFonts w:cs="Arial"/>
                <w:sz w:val="16"/>
                <w:szCs w:val="16"/>
              </w:rPr>
            </w:pPr>
            <w:r w:rsidRPr="00184A3A">
              <w:rPr>
                <w:rFonts w:cs="Arial"/>
                <w:color w:val="000000"/>
                <w:sz w:val="16"/>
                <w:szCs w:val="16"/>
              </w:rPr>
              <w:t>Paid amount in local currency</w:t>
            </w:r>
          </w:p>
        </w:tc>
        <w:tc>
          <w:tcPr>
            <w:tcW w:w="1080" w:type="dxa"/>
            <w:tcBorders>
              <w:top w:val="single" w:sz="4" w:space="0" w:color="auto"/>
              <w:left w:val="single" w:sz="4" w:space="0" w:color="auto"/>
              <w:bottom w:val="single" w:sz="4" w:space="0" w:color="auto"/>
              <w:right w:val="single" w:sz="4" w:space="0" w:color="auto"/>
            </w:tcBorders>
            <w:hideMark/>
          </w:tcPr>
          <w:p w14:paraId="34CBD394" w14:textId="77777777" w:rsidR="007E4470" w:rsidRPr="00184A3A" w:rsidRDefault="007E4470" w:rsidP="003562C8">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A80A2B2"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03EE368C"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4AF4EF5" w14:textId="493BC6AA"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localAmount</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localAmount</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3474EC63"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localAmount</w:t>
            </w:r>
            <w:proofErr w:type="spellEnd"/>
            <w:r w:rsidRPr="00184A3A">
              <w:rPr>
                <w:color w:val="000000"/>
                <w:sz w:val="16"/>
                <w:szCs w:val="16"/>
              </w:rPr>
              <w:t>":""}</w:t>
            </w:r>
          </w:p>
        </w:tc>
      </w:tr>
      <w:tr w:rsidR="007E4470" w:rsidRPr="00184A3A" w14:paraId="281ECBD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78DE061" w14:textId="77777777" w:rsidR="007E4470" w:rsidRPr="00184A3A" w:rsidRDefault="007E4470" w:rsidP="003562C8">
            <w:pPr>
              <w:spacing w:after="0"/>
              <w:rPr>
                <w:color w:val="000000"/>
                <w:sz w:val="16"/>
                <w:szCs w:val="16"/>
              </w:rPr>
            </w:pPr>
            <w:r w:rsidRPr="00184A3A">
              <w:rPr>
                <w:color w:val="000000"/>
                <w:sz w:val="16"/>
                <w:szCs w:val="16"/>
              </w:rPr>
              <w:t>16</w:t>
            </w:r>
          </w:p>
        </w:tc>
        <w:tc>
          <w:tcPr>
            <w:tcW w:w="1728" w:type="dxa"/>
            <w:tcBorders>
              <w:top w:val="single" w:sz="4" w:space="0" w:color="auto"/>
              <w:left w:val="single" w:sz="4" w:space="0" w:color="auto"/>
              <w:bottom w:val="single" w:sz="4" w:space="0" w:color="auto"/>
              <w:right w:val="single" w:sz="4" w:space="0" w:color="auto"/>
            </w:tcBorders>
            <w:hideMark/>
          </w:tcPr>
          <w:p w14:paraId="08E5ACD4" w14:textId="77777777" w:rsidR="007E4470" w:rsidRPr="00184A3A" w:rsidRDefault="007E4470" w:rsidP="003562C8">
            <w:pPr>
              <w:spacing w:after="0"/>
              <w:rPr>
                <w:rFonts w:cs="Arial"/>
                <w:sz w:val="16"/>
                <w:szCs w:val="16"/>
              </w:rPr>
            </w:pPr>
            <w:proofErr w:type="spellStart"/>
            <w:r w:rsidRPr="00184A3A">
              <w:rPr>
                <w:sz w:val="16"/>
                <w:szCs w:val="16"/>
              </w:rPr>
              <w:t>exchangeRate</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6E23EE58" w14:textId="77777777" w:rsidR="007E4470" w:rsidRPr="00184A3A" w:rsidRDefault="007E4470" w:rsidP="003562C8">
            <w:pPr>
              <w:spacing w:after="0"/>
              <w:ind w:left="-11"/>
              <w:rPr>
                <w:rFonts w:cs="Arial"/>
                <w:sz w:val="16"/>
                <w:szCs w:val="16"/>
              </w:rPr>
            </w:pPr>
            <w:r w:rsidRPr="00184A3A">
              <w:rPr>
                <w:rFonts w:cs="Arial"/>
                <w:color w:val="000000"/>
                <w:sz w:val="16"/>
                <w:szCs w:val="16"/>
              </w:rPr>
              <w:t>Exchange rate to change Paid amount to Local amount</w:t>
            </w:r>
          </w:p>
        </w:tc>
        <w:tc>
          <w:tcPr>
            <w:tcW w:w="1080" w:type="dxa"/>
            <w:tcBorders>
              <w:top w:val="single" w:sz="4" w:space="0" w:color="auto"/>
              <w:left w:val="single" w:sz="4" w:space="0" w:color="auto"/>
              <w:bottom w:val="single" w:sz="4" w:space="0" w:color="auto"/>
              <w:right w:val="single" w:sz="4" w:space="0" w:color="auto"/>
            </w:tcBorders>
            <w:hideMark/>
          </w:tcPr>
          <w:p w14:paraId="737BA20C" w14:textId="77777777" w:rsidR="007E4470" w:rsidRPr="00184A3A" w:rsidRDefault="007E4470" w:rsidP="003562C8">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9049EC4"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714BC182"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24B7F2F" w14:textId="04D74CBD"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exchangeRate</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exchangeRate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255AD15E"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exchangeRate</w:t>
            </w:r>
            <w:proofErr w:type="spellEnd"/>
            <w:r w:rsidRPr="00184A3A">
              <w:rPr>
                <w:color w:val="000000"/>
                <w:sz w:val="16"/>
                <w:szCs w:val="16"/>
              </w:rPr>
              <w:t>":""}</w:t>
            </w:r>
          </w:p>
        </w:tc>
      </w:tr>
      <w:tr w:rsidR="007E4470" w:rsidRPr="00184A3A" w14:paraId="4DCF1F4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407E7C33" w14:textId="77777777" w:rsidR="007E4470" w:rsidRPr="00184A3A" w:rsidRDefault="007E4470" w:rsidP="003562C8">
            <w:pPr>
              <w:spacing w:after="0"/>
              <w:rPr>
                <w:color w:val="000000"/>
                <w:sz w:val="16"/>
                <w:szCs w:val="16"/>
              </w:rPr>
            </w:pPr>
            <w:r w:rsidRPr="00184A3A">
              <w:rPr>
                <w:color w:val="000000"/>
                <w:sz w:val="16"/>
                <w:szCs w:val="16"/>
              </w:rPr>
              <w:lastRenderedPageBreak/>
              <w:t>17</w:t>
            </w:r>
          </w:p>
        </w:tc>
        <w:tc>
          <w:tcPr>
            <w:tcW w:w="1728" w:type="dxa"/>
            <w:tcBorders>
              <w:top w:val="single" w:sz="4" w:space="0" w:color="auto"/>
              <w:left w:val="single" w:sz="4" w:space="0" w:color="auto"/>
              <w:bottom w:val="single" w:sz="4" w:space="0" w:color="auto"/>
              <w:right w:val="single" w:sz="4" w:space="0" w:color="auto"/>
            </w:tcBorders>
            <w:hideMark/>
          </w:tcPr>
          <w:p w14:paraId="4F6F97DA" w14:textId="77777777" w:rsidR="007E4470" w:rsidRPr="00184A3A" w:rsidRDefault="007E4470" w:rsidP="003562C8">
            <w:pPr>
              <w:spacing w:after="0"/>
              <w:rPr>
                <w:rFonts w:cs="Arial"/>
                <w:sz w:val="16"/>
                <w:szCs w:val="16"/>
              </w:rPr>
            </w:pPr>
            <w:proofErr w:type="spellStart"/>
            <w:r w:rsidRPr="00184A3A">
              <w:rPr>
                <w:sz w:val="16"/>
                <w:szCs w:val="16"/>
              </w:rPr>
              <w:t>discType</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0721728C" w14:textId="77777777" w:rsidR="007E4470" w:rsidRPr="00184A3A" w:rsidRDefault="007E4470" w:rsidP="003562C8">
            <w:pPr>
              <w:spacing w:after="0"/>
              <w:ind w:left="-11"/>
              <w:rPr>
                <w:rFonts w:cs="Arial"/>
                <w:sz w:val="16"/>
                <w:szCs w:val="16"/>
              </w:rPr>
            </w:pPr>
            <w:r w:rsidRPr="00184A3A">
              <w:rPr>
                <w:rFonts w:cs="Arial"/>
                <w:color w:val="000000"/>
                <w:sz w:val="16"/>
                <w:szCs w:val="16"/>
              </w:rPr>
              <w:t>Payment discount type</w:t>
            </w:r>
          </w:p>
        </w:tc>
        <w:tc>
          <w:tcPr>
            <w:tcW w:w="1080" w:type="dxa"/>
            <w:tcBorders>
              <w:top w:val="single" w:sz="4" w:space="0" w:color="auto"/>
              <w:left w:val="single" w:sz="4" w:space="0" w:color="auto"/>
              <w:bottom w:val="single" w:sz="4" w:space="0" w:color="auto"/>
              <w:right w:val="single" w:sz="4" w:space="0" w:color="auto"/>
            </w:tcBorders>
            <w:hideMark/>
          </w:tcPr>
          <w:p w14:paraId="29340B00"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C96C3EF"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EE785DC"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3072131" w14:textId="0493A3ED"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discType</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discType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6391073A"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discType</w:t>
            </w:r>
            <w:proofErr w:type="spellEnd"/>
            <w:r w:rsidRPr="00184A3A">
              <w:rPr>
                <w:color w:val="000000"/>
                <w:sz w:val="16"/>
                <w:szCs w:val="16"/>
              </w:rPr>
              <w:t>":""}</w:t>
            </w:r>
          </w:p>
        </w:tc>
      </w:tr>
      <w:tr w:rsidR="007E4470" w:rsidRPr="00184A3A" w14:paraId="645436D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DEFAD27" w14:textId="77777777" w:rsidR="007E4470" w:rsidRPr="00184A3A" w:rsidRDefault="007E4470" w:rsidP="003562C8">
            <w:pPr>
              <w:spacing w:after="0"/>
              <w:rPr>
                <w:color w:val="000000"/>
                <w:sz w:val="16"/>
                <w:szCs w:val="16"/>
              </w:rPr>
            </w:pPr>
            <w:r w:rsidRPr="00184A3A">
              <w:rPr>
                <w:color w:val="000000"/>
                <w:sz w:val="16"/>
                <w:szCs w:val="16"/>
              </w:rPr>
              <w:t>18</w:t>
            </w:r>
          </w:p>
        </w:tc>
        <w:tc>
          <w:tcPr>
            <w:tcW w:w="1728" w:type="dxa"/>
            <w:tcBorders>
              <w:top w:val="single" w:sz="4" w:space="0" w:color="auto"/>
              <w:left w:val="single" w:sz="4" w:space="0" w:color="auto"/>
              <w:bottom w:val="single" w:sz="4" w:space="0" w:color="auto"/>
              <w:right w:val="single" w:sz="4" w:space="0" w:color="auto"/>
            </w:tcBorders>
            <w:hideMark/>
          </w:tcPr>
          <w:p w14:paraId="0ED27A27" w14:textId="77777777" w:rsidR="007E4470" w:rsidRPr="00184A3A" w:rsidRDefault="007E4470" w:rsidP="003562C8">
            <w:pPr>
              <w:spacing w:after="0"/>
              <w:rPr>
                <w:rFonts w:cs="Arial"/>
                <w:sz w:val="16"/>
                <w:szCs w:val="16"/>
              </w:rPr>
            </w:pPr>
            <w:proofErr w:type="spellStart"/>
            <w:r w:rsidRPr="00184A3A">
              <w:rPr>
                <w:sz w:val="16"/>
                <w:szCs w:val="16"/>
              </w:rPr>
              <w:t>discAmt</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3BA4DA7F" w14:textId="77777777" w:rsidR="007E4470" w:rsidRPr="00184A3A" w:rsidRDefault="007E4470" w:rsidP="003562C8">
            <w:pPr>
              <w:spacing w:after="0"/>
              <w:ind w:left="-11"/>
              <w:rPr>
                <w:rFonts w:cs="Arial"/>
                <w:sz w:val="16"/>
                <w:szCs w:val="16"/>
              </w:rPr>
            </w:pPr>
            <w:r w:rsidRPr="00184A3A">
              <w:rPr>
                <w:rFonts w:cs="Arial"/>
                <w:color w:val="000000"/>
                <w:sz w:val="16"/>
                <w:szCs w:val="16"/>
              </w:rPr>
              <w:t>Payment discount amount</w:t>
            </w:r>
          </w:p>
        </w:tc>
        <w:tc>
          <w:tcPr>
            <w:tcW w:w="1080" w:type="dxa"/>
            <w:tcBorders>
              <w:top w:val="single" w:sz="4" w:space="0" w:color="auto"/>
              <w:left w:val="single" w:sz="4" w:space="0" w:color="auto"/>
              <w:bottom w:val="single" w:sz="4" w:space="0" w:color="auto"/>
              <w:right w:val="single" w:sz="4" w:space="0" w:color="auto"/>
            </w:tcBorders>
            <w:hideMark/>
          </w:tcPr>
          <w:p w14:paraId="3E5F1A0C"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1770504"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2E084F4F" w14:textId="77777777" w:rsidR="007E4470" w:rsidRPr="00184A3A" w:rsidRDefault="007E4470" w:rsidP="003562C8">
            <w:pPr>
              <w:spacing w:after="0"/>
              <w:rPr>
                <w:rFonts w:eastAsia="SimSun"/>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FD74FE9" w14:textId="55DF686C"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discAmt</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discAmt</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522158B0"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discAmt</w:t>
            </w:r>
            <w:proofErr w:type="spellEnd"/>
            <w:r w:rsidRPr="00184A3A">
              <w:rPr>
                <w:color w:val="000000"/>
                <w:sz w:val="16"/>
                <w:szCs w:val="16"/>
              </w:rPr>
              <w:t>":""}</w:t>
            </w:r>
          </w:p>
        </w:tc>
      </w:tr>
      <w:tr w:rsidR="007E4470" w:rsidRPr="00184A3A" w14:paraId="7D90D29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DC9E82D" w14:textId="77777777" w:rsidR="007E4470" w:rsidRPr="00184A3A" w:rsidRDefault="007E4470" w:rsidP="003562C8">
            <w:pPr>
              <w:spacing w:after="0"/>
              <w:rPr>
                <w:rFonts w:eastAsia="SimSun"/>
                <w:color w:val="000000"/>
                <w:sz w:val="16"/>
                <w:szCs w:val="16"/>
              </w:rPr>
            </w:pPr>
            <w:r w:rsidRPr="00184A3A">
              <w:rPr>
                <w:color w:val="000000"/>
                <w:sz w:val="16"/>
                <w:szCs w:val="16"/>
              </w:rPr>
              <w:t>19</w:t>
            </w:r>
          </w:p>
        </w:tc>
        <w:tc>
          <w:tcPr>
            <w:tcW w:w="1728" w:type="dxa"/>
            <w:tcBorders>
              <w:top w:val="single" w:sz="4" w:space="0" w:color="auto"/>
              <w:left w:val="single" w:sz="4" w:space="0" w:color="auto"/>
              <w:bottom w:val="single" w:sz="4" w:space="0" w:color="auto"/>
              <w:right w:val="single" w:sz="4" w:space="0" w:color="auto"/>
            </w:tcBorders>
            <w:hideMark/>
          </w:tcPr>
          <w:p w14:paraId="15DCADB0" w14:textId="77777777" w:rsidR="007E4470" w:rsidRPr="00184A3A" w:rsidRDefault="007E4470" w:rsidP="003562C8">
            <w:pPr>
              <w:spacing w:after="0"/>
              <w:rPr>
                <w:rFonts w:cs="Arial"/>
                <w:sz w:val="16"/>
                <w:szCs w:val="16"/>
              </w:rPr>
            </w:pPr>
            <w:proofErr w:type="spellStart"/>
            <w:r w:rsidRPr="00184A3A">
              <w:rPr>
                <w:sz w:val="16"/>
                <w:szCs w:val="16"/>
              </w:rPr>
              <w:t>cardType</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4DFFFA46" w14:textId="77777777" w:rsidR="007E4470" w:rsidRPr="00184A3A" w:rsidRDefault="007E4470" w:rsidP="003562C8">
            <w:pPr>
              <w:spacing w:after="0"/>
              <w:ind w:left="-11"/>
              <w:rPr>
                <w:rFonts w:cs="Arial"/>
                <w:sz w:val="16"/>
                <w:szCs w:val="16"/>
              </w:rPr>
            </w:pPr>
            <w:r w:rsidRPr="00184A3A">
              <w:rPr>
                <w:rFonts w:cs="Arial"/>
                <w:color w:val="000000"/>
                <w:sz w:val="16"/>
                <w:szCs w:val="16"/>
              </w:rPr>
              <w:t xml:space="preserve">Card type (e.g. Visa, membership card, </w:t>
            </w:r>
            <w:proofErr w:type="spellStart"/>
            <w:r w:rsidRPr="00184A3A">
              <w:rPr>
                <w:rFonts w:cs="Arial"/>
                <w:color w:val="000000"/>
                <w:sz w:val="16"/>
                <w:szCs w:val="16"/>
              </w:rPr>
              <w:t>etc</w:t>
            </w:r>
            <w:proofErr w:type="spellEnd"/>
            <w:r w:rsidRPr="00184A3A">
              <w:rPr>
                <w:rFonts w:cs="Arial"/>
                <w:color w:val="000000"/>
                <w:sz w:val="16"/>
                <w:szCs w:val="16"/>
              </w:rPr>
              <w:t>)</w:t>
            </w:r>
          </w:p>
        </w:tc>
        <w:tc>
          <w:tcPr>
            <w:tcW w:w="1080" w:type="dxa"/>
            <w:tcBorders>
              <w:top w:val="single" w:sz="4" w:space="0" w:color="auto"/>
              <w:left w:val="single" w:sz="4" w:space="0" w:color="auto"/>
              <w:bottom w:val="single" w:sz="4" w:space="0" w:color="auto"/>
              <w:right w:val="single" w:sz="4" w:space="0" w:color="auto"/>
            </w:tcBorders>
            <w:hideMark/>
          </w:tcPr>
          <w:p w14:paraId="70313840"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2B47F3E0"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2639F56"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42E45A3E" w14:textId="3861D4BB"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cardType</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cardType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4D66D89D"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cardType</w:t>
            </w:r>
            <w:proofErr w:type="spellEnd"/>
            <w:r w:rsidRPr="00184A3A">
              <w:rPr>
                <w:color w:val="000000"/>
                <w:sz w:val="16"/>
                <w:szCs w:val="16"/>
              </w:rPr>
              <w:t>":""}</w:t>
            </w:r>
          </w:p>
        </w:tc>
      </w:tr>
      <w:tr w:rsidR="007E4470" w:rsidRPr="00184A3A" w14:paraId="2A433BB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7EB65E9" w14:textId="77777777" w:rsidR="007E4470" w:rsidRPr="00184A3A" w:rsidRDefault="007E4470" w:rsidP="003562C8">
            <w:pPr>
              <w:spacing w:after="0"/>
              <w:rPr>
                <w:color w:val="000000"/>
                <w:sz w:val="16"/>
                <w:szCs w:val="16"/>
              </w:rPr>
            </w:pPr>
            <w:r w:rsidRPr="00184A3A">
              <w:rPr>
                <w:color w:val="000000"/>
                <w:sz w:val="16"/>
                <w:szCs w:val="16"/>
              </w:rPr>
              <w:t>20</w:t>
            </w:r>
          </w:p>
        </w:tc>
        <w:tc>
          <w:tcPr>
            <w:tcW w:w="1728" w:type="dxa"/>
            <w:tcBorders>
              <w:top w:val="single" w:sz="4" w:space="0" w:color="auto"/>
              <w:left w:val="single" w:sz="4" w:space="0" w:color="auto"/>
              <w:bottom w:val="single" w:sz="4" w:space="0" w:color="auto"/>
              <w:right w:val="single" w:sz="4" w:space="0" w:color="auto"/>
            </w:tcBorders>
            <w:hideMark/>
          </w:tcPr>
          <w:p w14:paraId="5CB17615" w14:textId="77777777" w:rsidR="007E4470" w:rsidRPr="00184A3A" w:rsidRDefault="007E4470" w:rsidP="003562C8">
            <w:pPr>
              <w:spacing w:after="0"/>
              <w:rPr>
                <w:rFonts w:cs="Arial"/>
                <w:sz w:val="16"/>
                <w:szCs w:val="16"/>
              </w:rPr>
            </w:pPr>
            <w:proofErr w:type="spellStart"/>
            <w:r w:rsidRPr="00184A3A">
              <w:rPr>
                <w:sz w:val="16"/>
                <w:szCs w:val="16"/>
              </w:rPr>
              <w:t>cardNo</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1F0BE6B0" w14:textId="77777777" w:rsidR="007E4470" w:rsidRPr="00184A3A" w:rsidRDefault="007E4470" w:rsidP="003562C8">
            <w:pPr>
              <w:spacing w:after="0"/>
              <w:ind w:left="-11"/>
              <w:rPr>
                <w:rFonts w:cs="Arial"/>
                <w:sz w:val="16"/>
                <w:szCs w:val="16"/>
              </w:rPr>
            </w:pPr>
            <w:r w:rsidRPr="00184A3A">
              <w:rPr>
                <w:rFonts w:cs="Arial"/>
                <w:color w:val="000000"/>
                <w:sz w:val="16"/>
                <w:szCs w:val="16"/>
              </w:rPr>
              <w:t>Card Number</w:t>
            </w:r>
          </w:p>
        </w:tc>
        <w:tc>
          <w:tcPr>
            <w:tcW w:w="1080" w:type="dxa"/>
            <w:tcBorders>
              <w:top w:val="single" w:sz="4" w:space="0" w:color="auto"/>
              <w:left w:val="single" w:sz="4" w:space="0" w:color="auto"/>
              <w:bottom w:val="single" w:sz="4" w:space="0" w:color="auto"/>
              <w:right w:val="single" w:sz="4" w:space="0" w:color="auto"/>
            </w:tcBorders>
            <w:hideMark/>
          </w:tcPr>
          <w:p w14:paraId="269DA65C"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0903E8A6"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600D7E2"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966E00E" w14:textId="32490D6F"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cardNo</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cardNo</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1AAE42BE"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cardNo</w:t>
            </w:r>
            <w:proofErr w:type="spellEnd"/>
            <w:r w:rsidRPr="00184A3A">
              <w:rPr>
                <w:color w:val="000000"/>
                <w:sz w:val="16"/>
                <w:szCs w:val="16"/>
              </w:rPr>
              <w:t>":""}</w:t>
            </w:r>
          </w:p>
        </w:tc>
      </w:tr>
      <w:tr w:rsidR="007E4470" w:rsidRPr="00184A3A" w14:paraId="18F52B1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0564992" w14:textId="77777777" w:rsidR="007E4470" w:rsidRPr="00184A3A" w:rsidRDefault="007E4470" w:rsidP="003562C8">
            <w:pPr>
              <w:spacing w:after="0"/>
              <w:rPr>
                <w:color w:val="000000"/>
                <w:sz w:val="16"/>
                <w:szCs w:val="16"/>
              </w:rPr>
            </w:pPr>
            <w:r w:rsidRPr="00184A3A">
              <w:rPr>
                <w:color w:val="000000"/>
                <w:sz w:val="16"/>
                <w:szCs w:val="16"/>
              </w:rPr>
              <w:t>21</w:t>
            </w:r>
          </w:p>
        </w:tc>
        <w:tc>
          <w:tcPr>
            <w:tcW w:w="1728" w:type="dxa"/>
            <w:tcBorders>
              <w:top w:val="single" w:sz="4" w:space="0" w:color="auto"/>
              <w:left w:val="single" w:sz="4" w:space="0" w:color="auto"/>
              <w:bottom w:val="single" w:sz="4" w:space="0" w:color="auto"/>
              <w:right w:val="single" w:sz="4" w:space="0" w:color="auto"/>
            </w:tcBorders>
          </w:tcPr>
          <w:p w14:paraId="3951566F" w14:textId="77777777" w:rsidR="007E4470" w:rsidRPr="00184A3A" w:rsidRDefault="007E4470" w:rsidP="003562C8">
            <w:pPr>
              <w:spacing w:after="0"/>
              <w:rPr>
                <w:rFonts w:cs="Arial"/>
                <w:sz w:val="16"/>
                <w:szCs w:val="16"/>
              </w:rPr>
            </w:pPr>
            <w:proofErr w:type="spellStart"/>
            <w:r w:rsidRPr="00184A3A">
              <w:rPr>
                <w:sz w:val="16"/>
                <w:szCs w:val="16"/>
              </w:rPr>
              <w:t>cardUser</w:t>
            </w:r>
            <w:proofErr w:type="spellEnd"/>
          </w:p>
        </w:tc>
        <w:tc>
          <w:tcPr>
            <w:tcW w:w="2232" w:type="dxa"/>
            <w:tcBorders>
              <w:top w:val="single" w:sz="4" w:space="0" w:color="auto"/>
              <w:left w:val="single" w:sz="4" w:space="0" w:color="auto"/>
              <w:bottom w:val="single" w:sz="4" w:space="0" w:color="auto"/>
              <w:right w:val="single" w:sz="4" w:space="0" w:color="auto"/>
            </w:tcBorders>
          </w:tcPr>
          <w:p w14:paraId="006DA57D" w14:textId="77777777" w:rsidR="007E4470" w:rsidRPr="00184A3A" w:rsidRDefault="007E4470" w:rsidP="003562C8">
            <w:pPr>
              <w:spacing w:after="0"/>
              <w:ind w:left="-11"/>
              <w:rPr>
                <w:rFonts w:cs="Arial"/>
                <w:sz w:val="16"/>
                <w:szCs w:val="16"/>
              </w:rPr>
            </w:pPr>
            <w:r w:rsidRPr="00184A3A">
              <w:rPr>
                <w:rFonts w:cs="Arial"/>
                <w:color w:val="000000"/>
                <w:sz w:val="16"/>
                <w:szCs w:val="16"/>
              </w:rPr>
              <w:t>Card holder name</w:t>
            </w:r>
          </w:p>
        </w:tc>
        <w:tc>
          <w:tcPr>
            <w:tcW w:w="1080" w:type="dxa"/>
            <w:tcBorders>
              <w:top w:val="single" w:sz="4" w:space="0" w:color="auto"/>
              <w:left w:val="single" w:sz="4" w:space="0" w:color="auto"/>
              <w:bottom w:val="single" w:sz="4" w:space="0" w:color="auto"/>
              <w:right w:val="single" w:sz="4" w:space="0" w:color="auto"/>
            </w:tcBorders>
          </w:tcPr>
          <w:p w14:paraId="097252A1"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01D89008"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C1A41F5"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6613B4B" w14:textId="6FEC3789"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cardUser</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cardUser</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1B2C98F8"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cardUser</w:t>
            </w:r>
            <w:proofErr w:type="spellEnd"/>
            <w:r w:rsidRPr="00184A3A">
              <w:rPr>
                <w:color w:val="000000"/>
                <w:sz w:val="16"/>
                <w:szCs w:val="16"/>
              </w:rPr>
              <w:t>":""}</w:t>
            </w:r>
          </w:p>
        </w:tc>
      </w:tr>
      <w:tr w:rsidR="007E4470" w:rsidRPr="00184A3A" w14:paraId="7B2F0C50"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0824E99" w14:textId="77777777" w:rsidR="007E4470" w:rsidRPr="00184A3A" w:rsidRDefault="007E4470" w:rsidP="003562C8">
            <w:pPr>
              <w:spacing w:after="0"/>
              <w:rPr>
                <w:color w:val="000000"/>
                <w:sz w:val="16"/>
                <w:szCs w:val="16"/>
              </w:rPr>
            </w:pPr>
            <w:r w:rsidRPr="00184A3A">
              <w:rPr>
                <w:color w:val="000000"/>
                <w:sz w:val="16"/>
                <w:szCs w:val="16"/>
              </w:rPr>
              <w:t>22</w:t>
            </w:r>
          </w:p>
        </w:tc>
        <w:tc>
          <w:tcPr>
            <w:tcW w:w="1728" w:type="dxa"/>
            <w:tcBorders>
              <w:top w:val="single" w:sz="4" w:space="0" w:color="auto"/>
              <w:left w:val="single" w:sz="4" w:space="0" w:color="auto"/>
              <w:bottom w:val="single" w:sz="4" w:space="0" w:color="auto"/>
              <w:right w:val="single" w:sz="4" w:space="0" w:color="auto"/>
            </w:tcBorders>
          </w:tcPr>
          <w:p w14:paraId="720DFD20" w14:textId="77777777" w:rsidR="007E4470" w:rsidRPr="00184A3A" w:rsidRDefault="007E4470" w:rsidP="003562C8">
            <w:pPr>
              <w:spacing w:after="0"/>
              <w:rPr>
                <w:rFonts w:cs="Arial"/>
                <w:sz w:val="16"/>
                <w:szCs w:val="16"/>
              </w:rPr>
            </w:pPr>
            <w:proofErr w:type="spellStart"/>
            <w:r w:rsidRPr="00184A3A">
              <w:rPr>
                <w:sz w:val="16"/>
                <w:szCs w:val="16"/>
              </w:rPr>
              <w:t>refNo</w:t>
            </w:r>
            <w:proofErr w:type="spellEnd"/>
          </w:p>
        </w:tc>
        <w:tc>
          <w:tcPr>
            <w:tcW w:w="2232" w:type="dxa"/>
            <w:tcBorders>
              <w:top w:val="single" w:sz="4" w:space="0" w:color="auto"/>
              <w:left w:val="single" w:sz="4" w:space="0" w:color="auto"/>
              <w:bottom w:val="single" w:sz="4" w:space="0" w:color="auto"/>
              <w:right w:val="single" w:sz="4" w:space="0" w:color="auto"/>
            </w:tcBorders>
          </w:tcPr>
          <w:p w14:paraId="1DB4A1A6" w14:textId="77777777" w:rsidR="007E4470" w:rsidRPr="00184A3A" w:rsidRDefault="007E4470" w:rsidP="003562C8">
            <w:pPr>
              <w:spacing w:after="0"/>
              <w:ind w:left="-11"/>
              <w:rPr>
                <w:rFonts w:cs="Arial"/>
                <w:sz w:val="16"/>
                <w:szCs w:val="16"/>
              </w:rPr>
            </w:pPr>
            <w:r w:rsidRPr="00184A3A">
              <w:rPr>
                <w:rFonts w:cs="Arial"/>
                <w:color w:val="000000"/>
                <w:sz w:val="16"/>
                <w:szCs w:val="16"/>
              </w:rPr>
              <w:t>Reference No.</w:t>
            </w:r>
          </w:p>
        </w:tc>
        <w:tc>
          <w:tcPr>
            <w:tcW w:w="1080" w:type="dxa"/>
            <w:tcBorders>
              <w:top w:val="single" w:sz="4" w:space="0" w:color="auto"/>
              <w:left w:val="single" w:sz="4" w:space="0" w:color="auto"/>
              <w:bottom w:val="single" w:sz="4" w:space="0" w:color="auto"/>
              <w:right w:val="single" w:sz="4" w:space="0" w:color="auto"/>
            </w:tcBorders>
          </w:tcPr>
          <w:p w14:paraId="35AA1BDF"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59FC0730"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4AC99B9"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C922D84" w14:textId="3A380D59"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refNo</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refNo</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6EE8FC96"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refNo</w:t>
            </w:r>
            <w:proofErr w:type="spellEnd"/>
            <w:r w:rsidRPr="00184A3A">
              <w:rPr>
                <w:color w:val="000000"/>
                <w:sz w:val="16"/>
                <w:szCs w:val="16"/>
              </w:rPr>
              <w:t>":""}</w:t>
            </w:r>
          </w:p>
        </w:tc>
      </w:tr>
      <w:tr w:rsidR="007E4470" w:rsidRPr="00184A3A" w14:paraId="1CA913A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56F842C9" w14:textId="77777777" w:rsidR="007E4470" w:rsidRPr="00184A3A" w:rsidRDefault="007E4470" w:rsidP="003562C8">
            <w:pPr>
              <w:spacing w:after="0"/>
              <w:rPr>
                <w:color w:val="000000"/>
                <w:sz w:val="16"/>
                <w:szCs w:val="16"/>
              </w:rPr>
            </w:pPr>
            <w:r w:rsidRPr="00184A3A">
              <w:rPr>
                <w:color w:val="000000"/>
                <w:sz w:val="16"/>
                <w:szCs w:val="16"/>
              </w:rPr>
              <w:t>23</w:t>
            </w:r>
          </w:p>
        </w:tc>
        <w:tc>
          <w:tcPr>
            <w:tcW w:w="1728" w:type="dxa"/>
            <w:tcBorders>
              <w:top w:val="single" w:sz="4" w:space="0" w:color="auto"/>
              <w:left w:val="single" w:sz="4" w:space="0" w:color="auto"/>
              <w:bottom w:val="single" w:sz="4" w:space="0" w:color="auto"/>
              <w:right w:val="single" w:sz="4" w:space="0" w:color="auto"/>
            </w:tcBorders>
          </w:tcPr>
          <w:p w14:paraId="0D26FE40" w14:textId="77777777" w:rsidR="007E4470" w:rsidRPr="00184A3A" w:rsidRDefault="007E4470" w:rsidP="003562C8">
            <w:pPr>
              <w:spacing w:after="0"/>
              <w:rPr>
                <w:rFonts w:cs="Arial"/>
                <w:sz w:val="16"/>
                <w:szCs w:val="16"/>
              </w:rPr>
            </w:pPr>
            <w:proofErr w:type="spellStart"/>
            <w:r w:rsidRPr="00184A3A">
              <w:rPr>
                <w:sz w:val="16"/>
                <w:szCs w:val="16"/>
              </w:rPr>
              <w:t>traceNo</w:t>
            </w:r>
            <w:proofErr w:type="spellEnd"/>
          </w:p>
        </w:tc>
        <w:tc>
          <w:tcPr>
            <w:tcW w:w="2232" w:type="dxa"/>
            <w:tcBorders>
              <w:top w:val="single" w:sz="4" w:space="0" w:color="auto"/>
              <w:left w:val="single" w:sz="4" w:space="0" w:color="auto"/>
              <w:bottom w:val="single" w:sz="4" w:space="0" w:color="auto"/>
              <w:right w:val="single" w:sz="4" w:space="0" w:color="auto"/>
            </w:tcBorders>
          </w:tcPr>
          <w:p w14:paraId="2BF49FF0" w14:textId="77777777" w:rsidR="007E4470" w:rsidRPr="00184A3A" w:rsidRDefault="007E4470" w:rsidP="003562C8">
            <w:pPr>
              <w:spacing w:after="0"/>
              <w:ind w:left="-11"/>
              <w:rPr>
                <w:rFonts w:cs="Arial"/>
                <w:sz w:val="16"/>
                <w:szCs w:val="16"/>
              </w:rPr>
            </w:pPr>
            <w:r w:rsidRPr="00184A3A">
              <w:rPr>
                <w:rFonts w:cs="Arial"/>
                <w:color w:val="000000"/>
                <w:sz w:val="16"/>
                <w:szCs w:val="16"/>
              </w:rPr>
              <w:t>Trace no.</w:t>
            </w:r>
          </w:p>
        </w:tc>
        <w:tc>
          <w:tcPr>
            <w:tcW w:w="1080" w:type="dxa"/>
            <w:tcBorders>
              <w:top w:val="single" w:sz="4" w:space="0" w:color="auto"/>
              <w:left w:val="single" w:sz="4" w:space="0" w:color="auto"/>
              <w:bottom w:val="single" w:sz="4" w:space="0" w:color="auto"/>
              <w:right w:val="single" w:sz="4" w:space="0" w:color="auto"/>
            </w:tcBorders>
          </w:tcPr>
          <w:p w14:paraId="62A886FD"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764F78B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1D6F865"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F041489" w14:textId="2143AF4E"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traceNo</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traceNo</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2A947714"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traceNo</w:t>
            </w:r>
            <w:proofErr w:type="spellEnd"/>
            <w:r w:rsidRPr="00184A3A">
              <w:rPr>
                <w:color w:val="000000"/>
                <w:sz w:val="16"/>
                <w:szCs w:val="16"/>
              </w:rPr>
              <w:t>":""}</w:t>
            </w:r>
          </w:p>
        </w:tc>
      </w:tr>
      <w:tr w:rsidR="007E4470" w:rsidRPr="00184A3A" w14:paraId="2DE522D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D63E242" w14:textId="77777777" w:rsidR="007E4470" w:rsidRPr="00184A3A" w:rsidRDefault="007E4470" w:rsidP="003562C8">
            <w:pPr>
              <w:spacing w:after="0"/>
              <w:rPr>
                <w:color w:val="000000"/>
                <w:sz w:val="16"/>
                <w:szCs w:val="16"/>
              </w:rPr>
            </w:pPr>
            <w:r w:rsidRPr="00184A3A">
              <w:rPr>
                <w:color w:val="000000"/>
                <w:sz w:val="16"/>
                <w:szCs w:val="16"/>
              </w:rPr>
              <w:t>24</w:t>
            </w:r>
          </w:p>
        </w:tc>
        <w:tc>
          <w:tcPr>
            <w:tcW w:w="1728" w:type="dxa"/>
            <w:tcBorders>
              <w:top w:val="single" w:sz="4" w:space="0" w:color="auto"/>
              <w:left w:val="single" w:sz="4" w:space="0" w:color="auto"/>
              <w:bottom w:val="single" w:sz="4" w:space="0" w:color="auto"/>
              <w:right w:val="single" w:sz="4" w:space="0" w:color="auto"/>
            </w:tcBorders>
          </w:tcPr>
          <w:p w14:paraId="1BEBC9BB" w14:textId="77777777" w:rsidR="007E4470" w:rsidRPr="00184A3A" w:rsidRDefault="007E4470" w:rsidP="003562C8">
            <w:pPr>
              <w:spacing w:after="0"/>
              <w:rPr>
                <w:rFonts w:cs="Arial"/>
                <w:sz w:val="16"/>
                <w:szCs w:val="16"/>
              </w:rPr>
            </w:pPr>
            <w:proofErr w:type="spellStart"/>
            <w:r w:rsidRPr="00184A3A">
              <w:rPr>
                <w:sz w:val="16"/>
                <w:szCs w:val="16"/>
              </w:rPr>
              <w:t>approvalCode</w:t>
            </w:r>
            <w:proofErr w:type="spellEnd"/>
          </w:p>
        </w:tc>
        <w:tc>
          <w:tcPr>
            <w:tcW w:w="2232" w:type="dxa"/>
            <w:tcBorders>
              <w:top w:val="single" w:sz="4" w:space="0" w:color="auto"/>
              <w:left w:val="single" w:sz="4" w:space="0" w:color="auto"/>
              <w:bottom w:val="single" w:sz="4" w:space="0" w:color="auto"/>
              <w:right w:val="single" w:sz="4" w:space="0" w:color="auto"/>
            </w:tcBorders>
          </w:tcPr>
          <w:p w14:paraId="3FA6D6E9" w14:textId="77777777" w:rsidR="007E4470" w:rsidRPr="00184A3A" w:rsidRDefault="007E4470" w:rsidP="003562C8">
            <w:pPr>
              <w:spacing w:after="0"/>
              <w:ind w:left="-11"/>
              <w:rPr>
                <w:rFonts w:cs="Arial"/>
                <w:sz w:val="16"/>
                <w:szCs w:val="16"/>
              </w:rPr>
            </w:pPr>
            <w:r w:rsidRPr="00184A3A">
              <w:rPr>
                <w:rFonts w:cs="Arial"/>
                <w:color w:val="000000"/>
                <w:sz w:val="16"/>
                <w:szCs w:val="16"/>
              </w:rPr>
              <w:t>Approval code</w:t>
            </w:r>
          </w:p>
        </w:tc>
        <w:tc>
          <w:tcPr>
            <w:tcW w:w="1080" w:type="dxa"/>
            <w:tcBorders>
              <w:top w:val="single" w:sz="4" w:space="0" w:color="auto"/>
              <w:left w:val="single" w:sz="4" w:space="0" w:color="auto"/>
              <w:bottom w:val="single" w:sz="4" w:space="0" w:color="auto"/>
              <w:right w:val="single" w:sz="4" w:space="0" w:color="auto"/>
            </w:tcBorders>
          </w:tcPr>
          <w:p w14:paraId="7E8F8986"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639BD48F"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C366DF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F251B14" w14:textId="3C169872"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approvalCode</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approvalCode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4D8CCEC4"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approvalCode</w:t>
            </w:r>
            <w:proofErr w:type="spellEnd"/>
            <w:r w:rsidRPr="00184A3A">
              <w:rPr>
                <w:color w:val="000000"/>
                <w:sz w:val="16"/>
                <w:szCs w:val="16"/>
              </w:rPr>
              <w:t>":""}</w:t>
            </w:r>
          </w:p>
        </w:tc>
      </w:tr>
      <w:tr w:rsidR="007E4470" w:rsidRPr="00184A3A" w14:paraId="6425B8C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A75C887" w14:textId="77777777" w:rsidR="007E4470" w:rsidRPr="00184A3A" w:rsidRDefault="007E4470" w:rsidP="003562C8">
            <w:pPr>
              <w:spacing w:after="0"/>
              <w:rPr>
                <w:color w:val="000000"/>
                <w:sz w:val="16"/>
                <w:szCs w:val="16"/>
              </w:rPr>
            </w:pPr>
            <w:r w:rsidRPr="00184A3A">
              <w:rPr>
                <w:color w:val="000000"/>
                <w:sz w:val="16"/>
                <w:szCs w:val="16"/>
              </w:rPr>
              <w:t>25</w:t>
            </w:r>
          </w:p>
        </w:tc>
        <w:tc>
          <w:tcPr>
            <w:tcW w:w="1728" w:type="dxa"/>
            <w:tcBorders>
              <w:top w:val="single" w:sz="4" w:space="0" w:color="auto"/>
              <w:left w:val="single" w:sz="4" w:space="0" w:color="auto"/>
              <w:bottom w:val="single" w:sz="4" w:space="0" w:color="auto"/>
              <w:right w:val="single" w:sz="4" w:space="0" w:color="auto"/>
            </w:tcBorders>
          </w:tcPr>
          <w:p w14:paraId="239AAEA6" w14:textId="77777777" w:rsidR="007E4470" w:rsidRPr="00184A3A" w:rsidRDefault="007E4470" w:rsidP="003562C8">
            <w:pPr>
              <w:spacing w:after="0"/>
              <w:rPr>
                <w:rFonts w:cs="Arial"/>
                <w:sz w:val="16"/>
                <w:szCs w:val="16"/>
              </w:rPr>
            </w:pPr>
            <w:proofErr w:type="spellStart"/>
            <w:r w:rsidRPr="00184A3A">
              <w:rPr>
                <w:sz w:val="16"/>
                <w:szCs w:val="16"/>
              </w:rPr>
              <w:t>orderType</w:t>
            </w:r>
            <w:proofErr w:type="spellEnd"/>
          </w:p>
        </w:tc>
        <w:tc>
          <w:tcPr>
            <w:tcW w:w="2232" w:type="dxa"/>
            <w:tcBorders>
              <w:top w:val="single" w:sz="4" w:space="0" w:color="auto"/>
              <w:left w:val="single" w:sz="4" w:space="0" w:color="auto"/>
              <w:bottom w:val="single" w:sz="4" w:space="0" w:color="auto"/>
              <w:right w:val="single" w:sz="4" w:space="0" w:color="auto"/>
            </w:tcBorders>
          </w:tcPr>
          <w:p w14:paraId="002AD459" w14:textId="77777777" w:rsidR="007E4470" w:rsidRPr="00184A3A" w:rsidRDefault="007E4470" w:rsidP="003562C8">
            <w:pPr>
              <w:spacing w:after="0"/>
              <w:ind w:left="-11"/>
              <w:rPr>
                <w:rFonts w:cs="Arial"/>
                <w:sz w:val="16"/>
                <w:szCs w:val="16"/>
              </w:rPr>
            </w:pPr>
            <w:r w:rsidRPr="00184A3A">
              <w:rPr>
                <w:rFonts w:cs="Arial"/>
                <w:color w:val="000000"/>
                <w:sz w:val="16"/>
                <w:szCs w:val="16"/>
              </w:rPr>
              <w:t>Order type</w:t>
            </w:r>
          </w:p>
        </w:tc>
        <w:tc>
          <w:tcPr>
            <w:tcW w:w="1080" w:type="dxa"/>
            <w:tcBorders>
              <w:top w:val="single" w:sz="4" w:space="0" w:color="auto"/>
              <w:left w:val="single" w:sz="4" w:space="0" w:color="auto"/>
              <w:bottom w:val="single" w:sz="4" w:space="0" w:color="auto"/>
              <w:right w:val="single" w:sz="4" w:space="0" w:color="auto"/>
            </w:tcBorders>
          </w:tcPr>
          <w:p w14:paraId="06211D19"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3F65F57E"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587A778"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0307F3D" w14:textId="2AECD435"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orderType</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orderType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5F8DF610"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orderType</w:t>
            </w:r>
            <w:proofErr w:type="spellEnd"/>
            <w:r w:rsidRPr="00184A3A">
              <w:rPr>
                <w:color w:val="000000"/>
                <w:sz w:val="16"/>
                <w:szCs w:val="16"/>
              </w:rPr>
              <w:t>":""}</w:t>
            </w:r>
          </w:p>
        </w:tc>
      </w:tr>
      <w:tr w:rsidR="007E4470" w:rsidRPr="00184A3A" w14:paraId="16FFF48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62E80EA" w14:textId="77777777" w:rsidR="007E4470" w:rsidRPr="00184A3A" w:rsidRDefault="007E4470" w:rsidP="003562C8">
            <w:pPr>
              <w:spacing w:after="0"/>
              <w:rPr>
                <w:color w:val="000000"/>
                <w:sz w:val="16"/>
                <w:szCs w:val="16"/>
              </w:rPr>
            </w:pPr>
            <w:r w:rsidRPr="00184A3A">
              <w:rPr>
                <w:color w:val="000000"/>
                <w:sz w:val="16"/>
                <w:szCs w:val="16"/>
              </w:rPr>
              <w:t>26</w:t>
            </w:r>
          </w:p>
        </w:tc>
        <w:tc>
          <w:tcPr>
            <w:tcW w:w="1728" w:type="dxa"/>
            <w:tcBorders>
              <w:top w:val="single" w:sz="4" w:space="0" w:color="auto"/>
              <w:left w:val="single" w:sz="4" w:space="0" w:color="auto"/>
              <w:bottom w:val="single" w:sz="4" w:space="0" w:color="auto"/>
              <w:right w:val="single" w:sz="4" w:space="0" w:color="auto"/>
            </w:tcBorders>
          </w:tcPr>
          <w:p w14:paraId="11144396" w14:textId="77777777" w:rsidR="007E4470" w:rsidRPr="00184A3A" w:rsidRDefault="007E4470" w:rsidP="003562C8">
            <w:pPr>
              <w:spacing w:after="0"/>
              <w:rPr>
                <w:rFonts w:cs="Arial"/>
                <w:sz w:val="16"/>
                <w:szCs w:val="16"/>
              </w:rPr>
            </w:pPr>
            <w:proofErr w:type="spellStart"/>
            <w:r w:rsidRPr="00184A3A">
              <w:rPr>
                <w:sz w:val="16"/>
                <w:szCs w:val="16"/>
              </w:rPr>
              <w:t>transType</w:t>
            </w:r>
            <w:proofErr w:type="spellEnd"/>
          </w:p>
        </w:tc>
        <w:tc>
          <w:tcPr>
            <w:tcW w:w="2232" w:type="dxa"/>
            <w:tcBorders>
              <w:top w:val="single" w:sz="4" w:space="0" w:color="auto"/>
              <w:left w:val="single" w:sz="4" w:space="0" w:color="auto"/>
              <w:bottom w:val="single" w:sz="4" w:space="0" w:color="auto"/>
              <w:right w:val="single" w:sz="4" w:space="0" w:color="auto"/>
            </w:tcBorders>
          </w:tcPr>
          <w:p w14:paraId="51719C45" w14:textId="77777777" w:rsidR="007E4470" w:rsidRPr="00184A3A" w:rsidRDefault="007E4470" w:rsidP="003562C8">
            <w:pPr>
              <w:spacing w:after="0"/>
              <w:ind w:left="-11"/>
              <w:rPr>
                <w:rFonts w:cs="Arial"/>
                <w:sz w:val="16"/>
                <w:szCs w:val="16"/>
              </w:rPr>
            </w:pPr>
            <w:r w:rsidRPr="00184A3A">
              <w:rPr>
                <w:rFonts w:cs="Arial"/>
                <w:color w:val="000000"/>
                <w:sz w:val="16"/>
                <w:szCs w:val="16"/>
              </w:rPr>
              <w:t>Transaction type</w:t>
            </w:r>
          </w:p>
        </w:tc>
        <w:tc>
          <w:tcPr>
            <w:tcW w:w="1080" w:type="dxa"/>
            <w:tcBorders>
              <w:top w:val="single" w:sz="4" w:space="0" w:color="auto"/>
              <w:left w:val="single" w:sz="4" w:space="0" w:color="auto"/>
              <w:bottom w:val="single" w:sz="4" w:space="0" w:color="auto"/>
              <w:right w:val="single" w:sz="4" w:space="0" w:color="auto"/>
            </w:tcBorders>
          </w:tcPr>
          <w:p w14:paraId="0E84E78C"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1BB3AF9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7640381"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2E748ED" w14:textId="3FDD8166"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transType</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transType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6DE57680"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transType</w:t>
            </w:r>
            <w:proofErr w:type="spellEnd"/>
            <w:r w:rsidRPr="00184A3A">
              <w:rPr>
                <w:color w:val="000000"/>
                <w:sz w:val="16"/>
                <w:szCs w:val="16"/>
              </w:rPr>
              <w:t>":""}</w:t>
            </w:r>
          </w:p>
        </w:tc>
      </w:tr>
      <w:tr w:rsidR="007E4470" w:rsidRPr="00184A3A" w14:paraId="4F41EB5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453B0D5" w14:textId="77777777" w:rsidR="007E4470" w:rsidRPr="00184A3A" w:rsidRDefault="007E4470" w:rsidP="003562C8">
            <w:pPr>
              <w:spacing w:after="0"/>
              <w:rPr>
                <w:color w:val="000000"/>
                <w:sz w:val="16"/>
                <w:szCs w:val="16"/>
              </w:rPr>
            </w:pPr>
            <w:r w:rsidRPr="00184A3A">
              <w:rPr>
                <w:color w:val="000000"/>
                <w:sz w:val="16"/>
                <w:szCs w:val="16"/>
              </w:rPr>
              <w:t>27</w:t>
            </w:r>
          </w:p>
        </w:tc>
        <w:tc>
          <w:tcPr>
            <w:tcW w:w="1728" w:type="dxa"/>
            <w:tcBorders>
              <w:top w:val="single" w:sz="4" w:space="0" w:color="auto"/>
              <w:left w:val="single" w:sz="4" w:space="0" w:color="auto"/>
              <w:bottom w:val="single" w:sz="4" w:space="0" w:color="auto"/>
              <w:right w:val="single" w:sz="4" w:space="0" w:color="auto"/>
            </w:tcBorders>
          </w:tcPr>
          <w:p w14:paraId="49B3CF84" w14:textId="77777777" w:rsidR="007E4470" w:rsidRPr="00184A3A" w:rsidRDefault="007E4470" w:rsidP="003562C8">
            <w:pPr>
              <w:spacing w:after="0"/>
              <w:rPr>
                <w:rFonts w:cs="Arial"/>
                <w:sz w:val="16"/>
                <w:szCs w:val="16"/>
              </w:rPr>
            </w:pPr>
            <w:proofErr w:type="spellStart"/>
            <w:r w:rsidRPr="00184A3A">
              <w:rPr>
                <w:sz w:val="16"/>
                <w:szCs w:val="16"/>
              </w:rPr>
              <w:t>tillNo</w:t>
            </w:r>
            <w:proofErr w:type="spellEnd"/>
          </w:p>
        </w:tc>
        <w:tc>
          <w:tcPr>
            <w:tcW w:w="2232" w:type="dxa"/>
            <w:tcBorders>
              <w:top w:val="single" w:sz="4" w:space="0" w:color="auto"/>
              <w:left w:val="single" w:sz="4" w:space="0" w:color="auto"/>
              <w:bottom w:val="single" w:sz="4" w:space="0" w:color="auto"/>
              <w:right w:val="single" w:sz="4" w:space="0" w:color="auto"/>
            </w:tcBorders>
          </w:tcPr>
          <w:p w14:paraId="122CE9C6" w14:textId="77777777" w:rsidR="007E4470" w:rsidRPr="00184A3A" w:rsidRDefault="007E4470" w:rsidP="003562C8">
            <w:pPr>
              <w:spacing w:after="0"/>
              <w:ind w:left="-11"/>
              <w:rPr>
                <w:rFonts w:cs="Arial"/>
                <w:sz w:val="16"/>
                <w:szCs w:val="16"/>
              </w:rPr>
            </w:pPr>
            <w:r w:rsidRPr="00184A3A">
              <w:rPr>
                <w:rFonts w:cs="Arial"/>
                <w:color w:val="000000"/>
                <w:sz w:val="16"/>
                <w:szCs w:val="16"/>
              </w:rPr>
              <w:t>Till machine on which the ordered item is made</w:t>
            </w:r>
          </w:p>
        </w:tc>
        <w:tc>
          <w:tcPr>
            <w:tcW w:w="1080" w:type="dxa"/>
            <w:tcBorders>
              <w:top w:val="single" w:sz="4" w:space="0" w:color="auto"/>
              <w:left w:val="single" w:sz="4" w:space="0" w:color="auto"/>
              <w:bottom w:val="single" w:sz="4" w:space="0" w:color="auto"/>
              <w:right w:val="single" w:sz="4" w:space="0" w:color="auto"/>
            </w:tcBorders>
          </w:tcPr>
          <w:p w14:paraId="60111D34"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B9A50A6"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A14B457"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75744BF" w14:textId="0F6F50C9"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tillNo</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tillNo</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79F536BD"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tillNo</w:t>
            </w:r>
            <w:proofErr w:type="spellEnd"/>
            <w:r w:rsidRPr="00184A3A">
              <w:rPr>
                <w:color w:val="000000"/>
                <w:sz w:val="16"/>
                <w:szCs w:val="16"/>
              </w:rPr>
              <w:t>":""}</w:t>
            </w:r>
          </w:p>
        </w:tc>
      </w:tr>
      <w:tr w:rsidR="007E4470" w:rsidRPr="00184A3A" w14:paraId="7769D312"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EED699A" w14:textId="77777777" w:rsidR="007E4470" w:rsidRPr="00184A3A" w:rsidRDefault="007E4470" w:rsidP="003562C8">
            <w:pPr>
              <w:spacing w:after="0"/>
              <w:rPr>
                <w:color w:val="000000"/>
                <w:sz w:val="16"/>
                <w:szCs w:val="16"/>
              </w:rPr>
            </w:pPr>
            <w:r w:rsidRPr="00184A3A">
              <w:rPr>
                <w:color w:val="000000"/>
                <w:sz w:val="16"/>
                <w:szCs w:val="16"/>
              </w:rPr>
              <w:t>28</w:t>
            </w:r>
          </w:p>
        </w:tc>
        <w:tc>
          <w:tcPr>
            <w:tcW w:w="1728" w:type="dxa"/>
            <w:tcBorders>
              <w:top w:val="single" w:sz="4" w:space="0" w:color="auto"/>
              <w:left w:val="single" w:sz="4" w:space="0" w:color="auto"/>
              <w:bottom w:val="single" w:sz="4" w:space="0" w:color="auto"/>
              <w:right w:val="single" w:sz="4" w:space="0" w:color="auto"/>
            </w:tcBorders>
          </w:tcPr>
          <w:p w14:paraId="64F9175A" w14:textId="77777777" w:rsidR="007E4470" w:rsidRPr="00184A3A" w:rsidRDefault="007E4470" w:rsidP="003562C8">
            <w:pPr>
              <w:spacing w:after="0"/>
              <w:rPr>
                <w:rFonts w:cs="Arial"/>
                <w:sz w:val="16"/>
                <w:szCs w:val="16"/>
              </w:rPr>
            </w:pPr>
            <w:proofErr w:type="spellStart"/>
            <w:r w:rsidRPr="00184A3A">
              <w:rPr>
                <w:sz w:val="16"/>
                <w:szCs w:val="16"/>
              </w:rPr>
              <w:t>inputDateTime</w:t>
            </w:r>
            <w:proofErr w:type="spellEnd"/>
          </w:p>
        </w:tc>
        <w:tc>
          <w:tcPr>
            <w:tcW w:w="2232" w:type="dxa"/>
            <w:tcBorders>
              <w:top w:val="single" w:sz="4" w:space="0" w:color="auto"/>
              <w:left w:val="single" w:sz="4" w:space="0" w:color="auto"/>
              <w:bottom w:val="single" w:sz="4" w:space="0" w:color="auto"/>
              <w:right w:val="single" w:sz="4" w:space="0" w:color="auto"/>
            </w:tcBorders>
          </w:tcPr>
          <w:p w14:paraId="4301D2CD" w14:textId="77777777" w:rsidR="007E4470" w:rsidRPr="00184A3A" w:rsidRDefault="007E4470" w:rsidP="003562C8">
            <w:pPr>
              <w:spacing w:after="0"/>
              <w:ind w:left="-11"/>
              <w:rPr>
                <w:rFonts w:cs="Arial"/>
                <w:sz w:val="16"/>
                <w:szCs w:val="16"/>
              </w:rPr>
            </w:pPr>
            <w:r w:rsidRPr="00184A3A">
              <w:rPr>
                <w:rFonts w:cs="Arial"/>
                <w:color w:val="000000"/>
                <w:sz w:val="16"/>
                <w:szCs w:val="16"/>
              </w:rPr>
              <w:t>Sales item input date time</w:t>
            </w:r>
          </w:p>
        </w:tc>
        <w:tc>
          <w:tcPr>
            <w:tcW w:w="1080" w:type="dxa"/>
            <w:tcBorders>
              <w:top w:val="single" w:sz="4" w:space="0" w:color="auto"/>
              <w:left w:val="single" w:sz="4" w:space="0" w:color="auto"/>
              <w:bottom w:val="single" w:sz="4" w:space="0" w:color="auto"/>
              <w:right w:val="single" w:sz="4" w:space="0" w:color="auto"/>
            </w:tcBorders>
          </w:tcPr>
          <w:p w14:paraId="3800ED06"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1691BDE6" w14:textId="77777777" w:rsidR="007E4470" w:rsidRPr="00184A3A" w:rsidRDefault="007E4470" w:rsidP="003562C8">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702ED54D"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FB9E661" w14:textId="5410341F"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inputDateTime</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inputDateTime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29C7F75F"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inputDateTime</w:t>
            </w:r>
            <w:proofErr w:type="spellEnd"/>
            <w:r w:rsidRPr="00184A3A">
              <w:rPr>
                <w:color w:val="000000"/>
                <w:sz w:val="16"/>
                <w:szCs w:val="16"/>
              </w:rPr>
              <w:t>":""}</w:t>
            </w:r>
          </w:p>
        </w:tc>
      </w:tr>
      <w:tr w:rsidR="007E4470" w:rsidRPr="00184A3A" w14:paraId="67DCA9F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1D35865" w14:textId="77777777" w:rsidR="007E4470" w:rsidRPr="00184A3A" w:rsidRDefault="007E4470" w:rsidP="003562C8">
            <w:pPr>
              <w:spacing w:after="0"/>
              <w:rPr>
                <w:color w:val="000000"/>
                <w:sz w:val="16"/>
                <w:szCs w:val="16"/>
              </w:rPr>
            </w:pPr>
            <w:r w:rsidRPr="00184A3A">
              <w:rPr>
                <w:color w:val="000000"/>
                <w:sz w:val="16"/>
                <w:szCs w:val="16"/>
              </w:rPr>
              <w:t>29</w:t>
            </w:r>
          </w:p>
        </w:tc>
        <w:tc>
          <w:tcPr>
            <w:tcW w:w="1728" w:type="dxa"/>
            <w:tcBorders>
              <w:top w:val="single" w:sz="4" w:space="0" w:color="auto"/>
              <w:left w:val="single" w:sz="4" w:space="0" w:color="auto"/>
              <w:bottom w:val="single" w:sz="4" w:space="0" w:color="auto"/>
              <w:right w:val="single" w:sz="4" w:space="0" w:color="auto"/>
            </w:tcBorders>
          </w:tcPr>
          <w:p w14:paraId="13F2E21A" w14:textId="77777777" w:rsidR="007E4470" w:rsidRPr="00184A3A" w:rsidRDefault="007E4470" w:rsidP="003562C8">
            <w:pPr>
              <w:spacing w:after="0"/>
              <w:rPr>
                <w:rFonts w:cs="Arial"/>
                <w:sz w:val="16"/>
                <w:szCs w:val="16"/>
              </w:rPr>
            </w:pPr>
            <w:proofErr w:type="spellStart"/>
            <w:r w:rsidRPr="00184A3A">
              <w:rPr>
                <w:sz w:val="16"/>
                <w:szCs w:val="16"/>
              </w:rPr>
              <w:t>inputId</w:t>
            </w:r>
            <w:proofErr w:type="spellEnd"/>
          </w:p>
        </w:tc>
        <w:tc>
          <w:tcPr>
            <w:tcW w:w="2232" w:type="dxa"/>
            <w:tcBorders>
              <w:top w:val="single" w:sz="4" w:space="0" w:color="auto"/>
              <w:left w:val="single" w:sz="4" w:space="0" w:color="auto"/>
              <w:bottom w:val="single" w:sz="4" w:space="0" w:color="auto"/>
              <w:right w:val="single" w:sz="4" w:space="0" w:color="auto"/>
            </w:tcBorders>
          </w:tcPr>
          <w:p w14:paraId="67D8B6E4" w14:textId="77777777" w:rsidR="007E4470" w:rsidRPr="00184A3A" w:rsidRDefault="007E4470" w:rsidP="003562C8">
            <w:pPr>
              <w:spacing w:after="0"/>
              <w:ind w:left="-11"/>
              <w:rPr>
                <w:rFonts w:cs="Arial"/>
                <w:sz w:val="16"/>
                <w:szCs w:val="16"/>
              </w:rPr>
            </w:pPr>
            <w:r w:rsidRPr="00184A3A">
              <w:rPr>
                <w:rFonts w:cs="Arial"/>
                <w:color w:val="000000"/>
                <w:sz w:val="16"/>
                <w:szCs w:val="16"/>
              </w:rPr>
              <w:t>User ID of staff who input the item</w:t>
            </w:r>
          </w:p>
        </w:tc>
        <w:tc>
          <w:tcPr>
            <w:tcW w:w="1080" w:type="dxa"/>
            <w:tcBorders>
              <w:top w:val="single" w:sz="4" w:space="0" w:color="auto"/>
              <w:left w:val="single" w:sz="4" w:space="0" w:color="auto"/>
              <w:bottom w:val="single" w:sz="4" w:space="0" w:color="auto"/>
              <w:right w:val="single" w:sz="4" w:space="0" w:color="auto"/>
            </w:tcBorders>
          </w:tcPr>
          <w:p w14:paraId="7FED328C"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49B93060"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081B51B"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B0DABAA" w14:textId="503CA1C2"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inputId</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inputId</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067F9751"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inputId</w:t>
            </w:r>
            <w:proofErr w:type="spellEnd"/>
            <w:r w:rsidRPr="00184A3A">
              <w:rPr>
                <w:color w:val="000000"/>
                <w:sz w:val="16"/>
                <w:szCs w:val="16"/>
              </w:rPr>
              <w:t>":""}</w:t>
            </w:r>
          </w:p>
        </w:tc>
      </w:tr>
      <w:tr w:rsidR="007E4470" w:rsidRPr="00184A3A" w14:paraId="16ACB01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7710A4D" w14:textId="77777777" w:rsidR="007E4470" w:rsidRPr="00184A3A" w:rsidRDefault="007E4470" w:rsidP="003562C8">
            <w:pPr>
              <w:spacing w:after="0"/>
              <w:rPr>
                <w:color w:val="000000"/>
                <w:sz w:val="16"/>
                <w:szCs w:val="16"/>
              </w:rPr>
            </w:pPr>
            <w:r w:rsidRPr="00184A3A">
              <w:rPr>
                <w:color w:val="000000"/>
                <w:sz w:val="16"/>
                <w:szCs w:val="16"/>
              </w:rPr>
              <w:t>30</w:t>
            </w:r>
          </w:p>
        </w:tc>
        <w:tc>
          <w:tcPr>
            <w:tcW w:w="1728" w:type="dxa"/>
            <w:tcBorders>
              <w:top w:val="single" w:sz="4" w:space="0" w:color="auto"/>
              <w:left w:val="single" w:sz="4" w:space="0" w:color="auto"/>
              <w:bottom w:val="single" w:sz="4" w:space="0" w:color="auto"/>
              <w:right w:val="single" w:sz="4" w:space="0" w:color="auto"/>
            </w:tcBorders>
          </w:tcPr>
          <w:p w14:paraId="66A4EDD5" w14:textId="77777777" w:rsidR="007E4470" w:rsidRPr="00184A3A" w:rsidRDefault="007E4470" w:rsidP="003562C8">
            <w:pPr>
              <w:spacing w:after="0"/>
              <w:rPr>
                <w:rFonts w:cs="Arial"/>
                <w:sz w:val="16"/>
                <w:szCs w:val="16"/>
              </w:rPr>
            </w:pPr>
            <w:proofErr w:type="spellStart"/>
            <w:r w:rsidRPr="00184A3A">
              <w:rPr>
                <w:sz w:val="16"/>
                <w:szCs w:val="16"/>
              </w:rPr>
              <w:t>voidFlag</w:t>
            </w:r>
            <w:proofErr w:type="spellEnd"/>
          </w:p>
        </w:tc>
        <w:tc>
          <w:tcPr>
            <w:tcW w:w="2232" w:type="dxa"/>
            <w:tcBorders>
              <w:top w:val="single" w:sz="4" w:space="0" w:color="auto"/>
              <w:left w:val="single" w:sz="4" w:space="0" w:color="auto"/>
              <w:bottom w:val="single" w:sz="4" w:space="0" w:color="auto"/>
              <w:right w:val="single" w:sz="4" w:space="0" w:color="auto"/>
            </w:tcBorders>
          </w:tcPr>
          <w:p w14:paraId="6044F79E" w14:textId="77777777" w:rsidR="007E4470" w:rsidRPr="00184A3A" w:rsidRDefault="007E4470" w:rsidP="003562C8">
            <w:pPr>
              <w:spacing w:after="0"/>
              <w:ind w:left="-11"/>
              <w:rPr>
                <w:rFonts w:cs="Arial"/>
                <w:sz w:val="16"/>
                <w:szCs w:val="16"/>
              </w:rPr>
            </w:pPr>
            <w:r w:rsidRPr="00184A3A">
              <w:rPr>
                <w:rFonts w:cs="Arial"/>
                <w:color w:val="000000"/>
                <w:sz w:val="16"/>
                <w:szCs w:val="16"/>
              </w:rPr>
              <w:t>Void sales item flag</w:t>
            </w:r>
          </w:p>
        </w:tc>
        <w:tc>
          <w:tcPr>
            <w:tcW w:w="1080" w:type="dxa"/>
            <w:tcBorders>
              <w:top w:val="single" w:sz="4" w:space="0" w:color="auto"/>
              <w:left w:val="single" w:sz="4" w:space="0" w:color="auto"/>
              <w:bottom w:val="single" w:sz="4" w:space="0" w:color="auto"/>
              <w:right w:val="single" w:sz="4" w:space="0" w:color="auto"/>
            </w:tcBorders>
          </w:tcPr>
          <w:p w14:paraId="50DC502C"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EFC97C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B57876F"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7F37481" w14:textId="14A4F0A9"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voidFlag</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voidFlag</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31C96822"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voidFlag</w:t>
            </w:r>
            <w:proofErr w:type="spellEnd"/>
            <w:r w:rsidRPr="00184A3A">
              <w:rPr>
                <w:color w:val="000000"/>
                <w:sz w:val="16"/>
                <w:szCs w:val="16"/>
              </w:rPr>
              <w:t>":""}</w:t>
            </w:r>
          </w:p>
        </w:tc>
      </w:tr>
      <w:tr w:rsidR="007E4470" w:rsidRPr="00184A3A" w14:paraId="6A1E02E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9EBACEE" w14:textId="77777777" w:rsidR="007E4470" w:rsidRPr="00184A3A" w:rsidRDefault="007E4470" w:rsidP="003562C8">
            <w:pPr>
              <w:spacing w:after="0"/>
              <w:rPr>
                <w:color w:val="000000"/>
                <w:sz w:val="16"/>
                <w:szCs w:val="16"/>
              </w:rPr>
            </w:pPr>
            <w:r w:rsidRPr="00184A3A">
              <w:rPr>
                <w:color w:val="000000"/>
                <w:sz w:val="16"/>
                <w:szCs w:val="16"/>
              </w:rPr>
              <w:t>31</w:t>
            </w:r>
          </w:p>
        </w:tc>
        <w:tc>
          <w:tcPr>
            <w:tcW w:w="1728" w:type="dxa"/>
            <w:tcBorders>
              <w:top w:val="single" w:sz="4" w:space="0" w:color="auto"/>
              <w:left w:val="single" w:sz="4" w:space="0" w:color="auto"/>
              <w:bottom w:val="single" w:sz="4" w:space="0" w:color="auto"/>
              <w:right w:val="single" w:sz="4" w:space="0" w:color="auto"/>
            </w:tcBorders>
          </w:tcPr>
          <w:p w14:paraId="6156131B" w14:textId="77777777" w:rsidR="007E4470" w:rsidRPr="00184A3A" w:rsidRDefault="007E4470" w:rsidP="003562C8">
            <w:pPr>
              <w:spacing w:after="0"/>
              <w:rPr>
                <w:rFonts w:cs="Arial"/>
                <w:sz w:val="16"/>
                <w:szCs w:val="16"/>
              </w:rPr>
            </w:pPr>
            <w:proofErr w:type="spellStart"/>
            <w:r w:rsidRPr="00184A3A">
              <w:rPr>
                <w:sz w:val="16"/>
                <w:szCs w:val="16"/>
              </w:rPr>
              <w:t>voidDateTime</w:t>
            </w:r>
            <w:proofErr w:type="spellEnd"/>
          </w:p>
        </w:tc>
        <w:tc>
          <w:tcPr>
            <w:tcW w:w="2232" w:type="dxa"/>
            <w:tcBorders>
              <w:top w:val="single" w:sz="4" w:space="0" w:color="auto"/>
              <w:left w:val="single" w:sz="4" w:space="0" w:color="auto"/>
              <w:bottom w:val="single" w:sz="4" w:space="0" w:color="auto"/>
              <w:right w:val="single" w:sz="4" w:space="0" w:color="auto"/>
            </w:tcBorders>
          </w:tcPr>
          <w:p w14:paraId="3E27DB56" w14:textId="77777777" w:rsidR="007E4470" w:rsidRPr="00184A3A" w:rsidRDefault="007E4470" w:rsidP="003562C8">
            <w:pPr>
              <w:spacing w:after="0"/>
              <w:ind w:left="-11"/>
              <w:rPr>
                <w:rFonts w:cs="Arial"/>
                <w:sz w:val="16"/>
                <w:szCs w:val="16"/>
              </w:rPr>
            </w:pPr>
            <w:r w:rsidRPr="00184A3A">
              <w:rPr>
                <w:rFonts w:cs="Arial"/>
                <w:color w:val="000000"/>
                <w:sz w:val="16"/>
                <w:szCs w:val="16"/>
              </w:rPr>
              <w:t>Void sale date time</w:t>
            </w:r>
          </w:p>
        </w:tc>
        <w:tc>
          <w:tcPr>
            <w:tcW w:w="1080" w:type="dxa"/>
            <w:tcBorders>
              <w:top w:val="single" w:sz="4" w:space="0" w:color="auto"/>
              <w:left w:val="single" w:sz="4" w:space="0" w:color="auto"/>
              <w:bottom w:val="single" w:sz="4" w:space="0" w:color="auto"/>
              <w:right w:val="single" w:sz="4" w:space="0" w:color="auto"/>
            </w:tcBorders>
          </w:tcPr>
          <w:p w14:paraId="1A1634A2"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0EDDBC7" w14:textId="77777777" w:rsidR="007E4470" w:rsidRPr="00184A3A" w:rsidRDefault="007E4470" w:rsidP="003562C8">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20155296"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D0E108B" w14:textId="286A70FC"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voidDateTime</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voidDateTime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4F9D8C59"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voidDateTime</w:t>
            </w:r>
            <w:proofErr w:type="spellEnd"/>
            <w:r w:rsidRPr="00184A3A">
              <w:rPr>
                <w:color w:val="000000"/>
                <w:sz w:val="16"/>
                <w:szCs w:val="16"/>
              </w:rPr>
              <w:t>":""}</w:t>
            </w:r>
          </w:p>
        </w:tc>
      </w:tr>
      <w:tr w:rsidR="007E4470" w:rsidRPr="00184A3A" w14:paraId="6A715B3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C6155B2" w14:textId="77777777" w:rsidR="007E4470" w:rsidRPr="00184A3A" w:rsidRDefault="007E4470" w:rsidP="003562C8">
            <w:pPr>
              <w:spacing w:after="0"/>
              <w:rPr>
                <w:color w:val="000000"/>
                <w:sz w:val="16"/>
                <w:szCs w:val="16"/>
              </w:rPr>
            </w:pPr>
            <w:r w:rsidRPr="00184A3A">
              <w:rPr>
                <w:color w:val="000000"/>
                <w:sz w:val="16"/>
                <w:szCs w:val="16"/>
              </w:rPr>
              <w:t>32</w:t>
            </w:r>
          </w:p>
        </w:tc>
        <w:tc>
          <w:tcPr>
            <w:tcW w:w="1728" w:type="dxa"/>
            <w:tcBorders>
              <w:top w:val="single" w:sz="4" w:space="0" w:color="auto"/>
              <w:left w:val="single" w:sz="4" w:space="0" w:color="auto"/>
              <w:bottom w:val="single" w:sz="4" w:space="0" w:color="auto"/>
              <w:right w:val="single" w:sz="4" w:space="0" w:color="auto"/>
            </w:tcBorders>
          </w:tcPr>
          <w:p w14:paraId="5D214CFA" w14:textId="77777777" w:rsidR="007E4470" w:rsidRPr="00184A3A" w:rsidRDefault="007E4470" w:rsidP="003562C8">
            <w:pPr>
              <w:spacing w:after="0"/>
              <w:rPr>
                <w:rFonts w:cs="Arial"/>
                <w:sz w:val="16"/>
                <w:szCs w:val="16"/>
              </w:rPr>
            </w:pPr>
            <w:proofErr w:type="spellStart"/>
            <w:r w:rsidRPr="00184A3A">
              <w:rPr>
                <w:sz w:val="16"/>
                <w:szCs w:val="16"/>
              </w:rPr>
              <w:t>voidId</w:t>
            </w:r>
            <w:proofErr w:type="spellEnd"/>
          </w:p>
        </w:tc>
        <w:tc>
          <w:tcPr>
            <w:tcW w:w="2232" w:type="dxa"/>
            <w:tcBorders>
              <w:top w:val="single" w:sz="4" w:space="0" w:color="auto"/>
              <w:left w:val="single" w:sz="4" w:space="0" w:color="auto"/>
              <w:bottom w:val="single" w:sz="4" w:space="0" w:color="auto"/>
              <w:right w:val="single" w:sz="4" w:space="0" w:color="auto"/>
            </w:tcBorders>
          </w:tcPr>
          <w:p w14:paraId="6192FF51" w14:textId="77777777" w:rsidR="007E4470" w:rsidRPr="00184A3A" w:rsidRDefault="007E4470" w:rsidP="003562C8">
            <w:pPr>
              <w:spacing w:after="0"/>
              <w:ind w:left="-11"/>
              <w:rPr>
                <w:rFonts w:cs="Arial"/>
                <w:sz w:val="16"/>
                <w:szCs w:val="16"/>
              </w:rPr>
            </w:pPr>
            <w:r w:rsidRPr="00184A3A">
              <w:rPr>
                <w:rFonts w:cs="Arial"/>
                <w:color w:val="000000"/>
                <w:sz w:val="16"/>
                <w:szCs w:val="16"/>
              </w:rPr>
              <w:t>Void ID</w:t>
            </w:r>
          </w:p>
        </w:tc>
        <w:tc>
          <w:tcPr>
            <w:tcW w:w="1080" w:type="dxa"/>
            <w:tcBorders>
              <w:top w:val="single" w:sz="4" w:space="0" w:color="auto"/>
              <w:left w:val="single" w:sz="4" w:space="0" w:color="auto"/>
              <w:bottom w:val="single" w:sz="4" w:space="0" w:color="auto"/>
              <w:right w:val="single" w:sz="4" w:space="0" w:color="auto"/>
            </w:tcBorders>
          </w:tcPr>
          <w:p w14:paraId="5F59A0DD"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0C7D2158"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774E56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A90FE8E" w14:textId="5FAA0529"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voidId</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voidId</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47823D2A"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voidId</w:t>
            </w:r>
            <w:proofErr w:type="spellEnd"/>
            <w:r w:rsidRPr="00184A3A">
              <w:rPr>
                <w:color w:val="000000"/>
                <w:sz w:val="16"/>
                <w:szCs w:val="16"/>
              </w:rPr>
              <w:t>":""}</w:t>
            </w:r>
          </w:p>
        </w:tc>
      </w:tr>
      <w:tr w:rsidR="007E4470" w:rsidRPr="00184A3A" w14:paraId="6FE4161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9C4F020" w14:textId="77777777" w:rsidR="007E4470" w:rsidRPr="00184A3A" w:rsidRDefault="007E4470" w:rsidP="003562C8">
            <w:pPr>
              <w:spacing w:after="0"/>
              <w:rPr>
                <w:color w:val="000000"/>
                <w:sz w:val="16"/>
                <w:szCs w:val="16"/>
              </w:rPr>
            </w:pPr>
            <w:r w:rsidRPr="00184A3A">
              <w:rPr>
                <w:color w:val="000000"/>
                <w:sz w:val="16"/>
                <w:szCs w:val="16"/>
              </w:rPr>
              <w:t>33</w:t>
            </w:r>
          </w:p>
        </w:tc>
        <w:tc>
          <w:tcPr>
            <w:tcW w:w="1728" w:type="dxa"/>
            <w:tcBorders>
              <w:top w:val="single" w:sz="4" w:space="0" w:color="auto"/>
              <w:left w:val="single" w:sz="4" w:space="0" w:color="auto"/>
              <w:bottom w:val="single" w:sz="4" w:space="0" w:color="auto"/>
              <w:right w:val="single" w:sz="4" w:space="0" w:color="auto"/>
            </w:tcBorders>
          </w:tcPr>
          <w:p w14:paraId="333CB65F" w14:textId="77777777" w:rsidR="007E4470" w:rsidRPr="00184A3A" w:rsidRDefault="007E4470" w:rsidP="003562C8">
            <w:pPr>
              <w:spacing w:after="0"/>
              <w:rPr>
                <w:rFonts w:cs="Arial"/>
                <w:sz w:val="16"/>
                <w:szCs w:val="16"/>
              </w:rPr>
            </w:pPr>
            <w:proofErr w:type="spellStart"/>
            <w:r w:rsidRPr="00184A3A">
              <w:rPr>
                <w:sz w:val="16"/>
                <w:szCs w:val="16"/>
              </w:rPr>
              <w:t>reasonCode</w:t>
            </w:r>
            <w:proofErr w:type="spellEnd"/>
          </w:p>
        </w:tc>
        <w:tc>
          <w:tcPr>
            <w:tcW w:w="2232" w:type="dxa"/>
            <w:tcBorders>
              <w:top w:val="single" w:sz="4" w:space="0" w:color="auto"/>
              <w:left w:val="single" w:sz="4" w:space="0" w:color="auto"/>
              <w:bottom w:val="single" w:sz="4" w:space="0" w:color="auto"/>
              <w:right w:val="single" w:sz="4" w:space="0" w:color="auto"/>
            </w:tcBorders>
          </w:tcPr>
          <w:p w14:paraId="3B2D1D93" w14:textId="77777777" w:rsidR="007E4470" w:rsidRPr="00184A3A" w:rsidRDefault="007E4470" w:rsidP="003562C8">
            <w:pPr>
              <w:spacing w:after="0"/>
              <w:ind w:left="-11"/>
              <w:rPr>
                <w:rFonts w:cs="Arial"/>
                <w:sz w:val="16"/>
                <w:szCs w:val="16"/>
              </w:rPr>
            </w:pPr>
            <w:r w:rsidRPr="00184A3A">
              <w:rPr>
                <w:rFonts w:cs="Arial"/>
                <w:color w:val="000000"/>
                <w:sz w:val="16"/>
                <w:szCs w:val="16"/>
              </w:rPr>
              <w:t>Void reason</w:t>
            </w:r>
          </w:p>
        </w:tc>
        <w:tc>
          <w:tcPr>
            <w:tcW w:w="1080" w:type="dxa"/>
            <w:tcBorders>
              <w:top w:val="single" w:sz="4" w:space="0" w:color="auto"/>
              <w:left w:val="single" w:sz="4" w:space="0" w:color="auto"/>
              <w:bottom w:val="single" w:sz="4" w:space="0" w:color="auto"/>
              <w:right w:val="single" w:sz="4" w:space="0" w:color="auto"/>
            </w:tcBorders>
          </w:tcPr>
          <w:p w14:paraId="4CD459AF"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09815AC8"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28453B8"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98C81FF" w14:textId="243F1F70"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reasonCode</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reasonCode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4E6410C4"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reasonCode</w:t>
            </w:r>
            <w:proofErr w:type="spellEnd"/>
            <w:r w:rsidRPr="00184A3A">
              <w:rPr>
                <w:color w:val="000000"/>
                <w:sz w:val="16"/>
                <w:szCs w:val="16"/>
              </w:rPr>
              <w:t>":""}</w:t>
            </w:r>
          </w:p>
        </w:tc>
      </w:tr>
      <w:tr w:rsidR="007E4470" w:rsidRPr="00184A3A" w14:paraId="44BFC79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C2FE62B" w14:textId="77777777" w:rsidR="007E4470" w:rsidRPr="00184A3A" w:rsidRDefault="007E4470" w:rsidP="003562C8">
            <w:pPr>
              <w:spacing w:after="0"/>
              <w:rPr>
                <w:color w:val="000000"/>
                <w:sz w:val="16"/>
                <w:szCs w:val="16"/>
              </w:rPr>
            </w:pPr>
            <w:r w:rsidRPr="00184A3A">
              <w:rPr>
                <w:color w:val="000000"/>
                <w:sz w:val="16"/>
                <w:szCs w:val="16"/>
              </w:rPr>
              <w:t>34</w:t>
            </w:r>
          </w:p>
        </w:tc>
        <w:tc>
          <w:tcPr>
            <w:tcW w:w="1728" w:type="dxa"/>
            <w:tcBorders>
              <w:top w:val="single" w:sz="4" w:space="0" w:color="auto"/>
              <w:left w:val="single" w:sz="4" w:space="0" w:color="auto"/>
              <w:bottom w:val="single" w:sz="4" w:space="0" w:color="auto"/>
              <w:right w:val="single" w:sz="4" w:space="0" w:color="auto"/>
            </w:tcBorders>
          </w:tcPr>
          <w:p w14:paraId="749DBE7C" w14:textId="77777777" w:rsidR="007E4470" w:rsidRPr="00184A3A" w:rsidRDefault="007E4470" w:rsidP="003562C8">
            <w:pPr>
              <w:spacing w:after="0"/>
              <w:rPr>
                <w:rFonts w:cs="Arial"/>
                <w:sz w:val="16"/>
                <w:szCs w:val="16"/>
              </w:rPr>
            </w:pPr>
            <w:r w:rsidRPr="00184A3A">
              <w:rPr>
                <w:sz w:val="16"/>
                <w:szCs w:val="16"/>
              </w:rPr>
              <w:t>remarks01</w:t>
            </w:r>
          </w:p>
        </w:tc>
        <w:tc>
          <w:tcPr>
            <w:tcW w:w="2232" w:type="dxa"/>
            <w:tcBorders>
              <w:top w:val="single" w:sz="4" w:space="0" w:color="auto"/>
              <w:left w:val="single" w:sz="4" w:space="0" w:color="auto"/>
              <w:bottom w:val="single" w:sz="4" w:space="0" w:color="auto"/>
              <w:right w:val="single" w:sz="4" w:space="0" w:color="auto"/>
            </w:tcBorders>
          </w:tcPr>
          <w:p w14:paraId="62A18418" w14:textId="77777777" w:rsidR="007E4470" w:rsidRPr="00184A3A" w:rsidRDefault="007E4470" w:rsidP="003562C8">
            <w:pPr>
              <w:spacing w:after="0"/>
              <w:ind w:left="-11"/>
              <w:rPr>
                <w:rFonts w:cs="Arial"/>
                <w:sz w:val="16"/>
                <w:szCs w:val="16"/>
              </w:rPr>
            </w:pPr>
            <w:r w:rsidRPr="00184A3A">
              <w:rPr>
                <w:rFonts w:cs="Arial"/>
                <w:color w:val="000000"/>
                <w:sz w:val="16"/>
                <w:szCs w:val="16"/>
              </w:rPr>
              <w:t>Remark 1</w:t>
            </w:r>
          </w:p>
        </w:tc>
        <w:tc>
          <w:tcPr>
            <w:tcW w:w="1080" w:type="dxa"/>
            <w:tcBorders>
              <w:top w:val="single" w:sz="4" w:space="0" w:color="auto"/>
              <w:left w:val="single" w:sz="4" w:space="0" w:color="auto"/>
              <w:bottom w:val="single" w:sz="4" w:space="0" w:color="auto"/>
              <w:right w:val="single" w:sz="4" w:space="0" w:color="auto"/>
            </w:tcBorders>
          </w:tcPr>
          <w:p w14:paraId="69558008"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101DA1A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BCF48FA"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A2F7956" w14:textId="0A8027EF" w:rsidR="007E4470" w:rsidRPr="00184A3A" w:rsidRDefault="007E4470" w:rsidP="003562C8">
            <w:pPr>
              <w:spacing w:after="0"/>
              <w:rPr>
                <w:color w:val="000000"/>
                <w:sz w:val="16"/>
                <w:szCs w:val="16"/>
              </w:rPr>
            </w:pPr>
            <w:r w:rsidRPr="00184A3A">
              <w:rPr>
                <w:color w:val="000000"/>
                <w:sz w:val="16"/>
                <w:szCs w:val="16"/>
              </w:rPr>
              <w:t xml:space="preserve">&lt;remarks01&gt;   </w:t>
            </w:r>
            <w:r w:rsidRPr="00184A3A">
              <w:rPr>
                <w:color w:val="000000"/>
                <w:sz w:val="16"/>
                <w:szCs w:val="16"/>
              </w:rPr>
              <w:br/>
            </w:r>
            <w:r w:rsidR="001D733F" w:rsidRPr="00184A3A">
              <w:rPr>
                <w:color w:val="000000"/>
                <w:sz w:val="16"/>
                <w:szCs w:val="16"/>
              </w:rPr>
              <w:t>&lt;/</w:t>
            </w:r>
            <w:r w:rsidRPr="00184A3A">
              <w:rPr>
                <w:color w:val="000000"/>
                <w:sz w:val="16"/>
                <w:szCs w:val="16"/>
              </w:rPr>
              <w:t>remarks01&gt;</w:t>
            </w:r>
          </w:p>
        </w:tc>
        <w:tc>
          <w:tcPr>
            <w:tcW w:w="2880" w:type="dxa"/>
            <w:tcBorders>
              <w:top w:val="single" w:sz="4" w:space="0" w:color="auto"/>
              <w:left w:val="single" w:sz="4" w:space="0" w:color="auto"/>
              <w:bottom w:val="single" w:sz="4" w:space="0" w:color="auto"/>
              <w:right w:val="single" w:sz="4" w:space="0" w:color="auto"/>
            </w:tcBorders>
          </w:tcPr>
          <w:p w14:paraId="4A4E9BE7" w14:textId="77777777" w:rsidR="007E4470" w:rsidRPr="00184A3A" w:rsidRDefault="007E4470" w:rsidP="003562C8">
            <w:pPr>
              <w:spacing w:after="0"/>
              <w:rPr>
                <w:color w:val="000000"/>
                <w:sz w:val="16"/>
                <w:szCs w:val="16"/>
              </w:rPr>
            </w:pPr>
            <w:r w:rsidRPr="00184A3A">
              <w:rPr>
                <w:color w:val="000000"/>
                <w:sz w:val="16"/>
                <w:szCs w:val="16"/>
              </w:rPr>
              <w:t>{"remarks01":""}</w:t>
            </w:r>
          </w:p>
        </w:tc>
      </w:tr>
      <w:tr w:rsidR="007E4470" w:rsidRPr="00184A3A" w14:paraId="760D5AA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C5870BB" w14:textId="77777777" w:rsidR="007E4470" w:rsidRPr="00184A3A" w:rsidRDefault="007E4470" w:rsidP="003562C8">
            <w:pPr>
              <w:spacing w:after="0"/>
              <w:rPr>
                <w:color w:val="000000"/>
                <w:sz w:val="16"/>
                <w:szCs w:val="16"/>
              </w:rPr>
            </w:pPr>
            <w:r w:rsidRPr="00184A3A">
              <w:rPr>
                <w:color w:val="000000"/>
                <w:sz w:val="16"/>
                <w:szCs w:val="16"/>
              </w:rPr>
              <w:lastRenderedPageBreak/>
              <w:t>35</w:t>
            </w:r>
          </w:p>
        </w:tc>
        <w:tc>
          <w:tcPr>
            <w:tcW w:w="1728" w:type="dxa"/>
            <w:tcBorders>
              <w:top w:val="single" w:sz="4" w:space="0" w:color="auto"/>
              <w:left w:val="single" w:sz="4" w:space="0" w:color="auto"/>
              <w:bottom w:val="single" w:sz="4" w:space="0" w:color="auto"/>
              <w:right w:val="single" w:sz="4" w:space="0" w:color="auto"/>
            </w:tcBorders>
          </w:tcPr>
          <w:p w14:paraId="37E961FE" w14:textId="77777777" w:rsidR="007E4470" w:rsidRPr="00184A3A" w:rsidRDefault="007E4470" w:rsidP="003562C8">
            <w:pPr>
              <w:spacing w:after="0"/>
              <w:rPr>
                <w:rFonts w:cs="Arial"/>
                <w:sz w:val="16"/>
                <w:szCs w:val="16"/>
              </w:rPr>
            </w:pPr>
            <w:r w:rsidRPr="00184A3A">
              <w:rPr>
                <w:sz w:val="16"/>
                <w:szCs w:val="16"/>
              </w:rPr>
              <w:t>remarks02</w:t>
            </w:r>
          </w:p>
        </w:tc>
        <w:tc>
          <w:tcPr>
            <w:tcW w:w="2232" w:type="dxa"/>
            <w:tcBorders>
              <w:top w:val="single" w:sz="4" w:space="0" w:color="auto"/>
              <w:left w:val="single" w:sz="4" w:space="0" w:color="auto"/>
              <w:bottom w:val="single" w:sz="4" w:space="0" w:color="auto"/>
              <w:right w:val="single" w:sz="4" w:space="0" w:color="auto"/>
            </w:tcBorders>
          </w:tcPr>
          <w:p w14:paraId="0F611F9F" w14:textId="77777777" w:rsidR="007E4470" w:rsidRPr="00184A3A" w:rsidRDefault="007E4470" w:rsidP="003562C8">
            <w:pPr>
              <w:spacing w:after="0"/>
              <w:ind w:left="-11"/>
              <w:rPr>
                <w:rFonts w:cs="Arial"/>
                <w:sz w:val="16"/>
                <w:szCs w:val="16"/>
              </w:rPr>
            </w:pPr>
            <w:r w:rsidRPr="00184A3A">
              <w:rPr>
                <w:rFonts w:cs="Arial"/>
                <w:color w:val="000000"/>
                <w:sz w:val="16"/>
                <w:szCs w:val="16"/>
              </w:rPr>
              <w:t>Remark 2</w:t>
            </w:r>
          </w:p>
        </w:tc>
        <w:tc>
          <w:tcPr>
            <w:tcW w:w="1080" w:type="dxa"/>
            <w:tcBorders>
              <w:top w:val="single" w:sz="4" w:space="0" w:color="auto"/>
              <w:left w:val="single" w:sz="4" w:space="0" w:color="auto"/>
              <w:bottom w:val="single" w:sz="4" w:space="0" w:color="auto"/>
              <w:right w:val="single" w:sz="4" w:space="0" w:color="auto"/>
            </w:tcBorders>
          </w:tcPr>
          <w:p w14:paraId="1C06E224"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4F1E4E94"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8B952E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8ADC779" w14:textId="26746F38" w:rsidR="007E4470" w:rsidRPr="00184A3A" w:rsidRDefault="007E4470" w:rsidP="003562C8">
            <w:pPr>
              <w:spacing w:after="0"/>
              <w:rPr>
                <w:color w:val="000000"/>
                <w:sz w:val="16"/>
                <w:szCs w:val="16"/>
              </w:rPr>
            </w:pPr>
            <w:r w:rsidRPr="00184A3A">
              <w:rPr>
                <w:color w:val="000000"/>
                <w:sz w:val="16"/>
                <w:szCs w:val="16"/>
              </w:rPr>
              <w:t xml:space="preserve">&lt;remarks02&gt;   </w:t>
            </w:r>
            <w:r w:rsidRPr="00184A3A">
              <w:rPr>
                <w:color w:val="000000"/>
                <w:sz w:val="16"/>
                <w:szCs w:val="16"/>
              </w:rPr>
              <w:br/>
            </w:r>
            <w:r w:rsidR="001D733F" w:rsidRPr="00184A3A">
              <w:rPr>
                <w:color w:val="000000"/>
                <w:sz w:val="16"/>
                <w:szCs w:val="16"/>
              </w:rPr>
              <w:t>&lt;/</w:t>
            </w:r>
            <w:r w:rsidRPr="00184A3A">
              <w:rPr>
                <w:color w:val="000000"/>
                <w:sz w:val="16"/>
                <w:szCs w:val="16"/>
              </w:rPr>
              <w:t>remarks02&gt;</w:t>
            </w:r>
          </w:p>
        </w:tc>
        <w:tc>
          <w:tcPr>
            <w:tcW w:w="2880" w:type="dxa"/>
            <w:tcBorders>
              <w:top w:val="single" w:sz="4" w:space="0" w:color="auto"/>
              <w:left w:val="single" w:sz="4" w:space="0" w:color="auto"/>
              <w:bottom w:val="single" w:sz="4" w:space="0" w:color="auto"/>
              <w:right w:val="single" w:sz="4" w:space="0" w:color="auto"/>
            </w:tcBorders>
          </w:tcPr>
          <w:p w14:paraId="1DCA5436" w14:textId="77777777" w:rsidR="007E4470" w:rsidRPr="00184A3A" w:rsidRDefault="007E4470" w:rsidP="003562C8">
            <w:pPr>
              <w:spacing w:after="0"/>
              <w:rPr>
                <w:color w:val="000000"/>
                <w:sz w:val="16"/>
                <w:szCs w:val="16"/>
              </w:rPr>
            </w:pPr>
            <w:r w:rsidRPr="00184A3A">
              <w:rPr>
                <w:color w:val="000000"/>
                <w:sz w:val="16"/>
                <w:szCs w:val="16"/>
              </w:rPr>
              <w:t>{"remarks02":""}</w:t>
            </w:r>
          </w:p>
        </w:tc>
      </w:tr>
      <w:tr w:rsidR="007E4470" w:rsidRPr="00184A3A" w14:paraId="56E9F4C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95AC979" w14:textId="77777777" w:rsidR="007E4470" w:rsidRPr="00184A3A" w:rsidRDefault="007E4470" w:rsidP="003562C8">
            <w:pPr>
              <w:spacing w:after="0"/>
              <w:rPr>
                <w:color w:val="000000"/>
                <w:sz w:val="16"/>
                <w:szCs w:val="16"/>
              </w:rPr>
            </w:pPr>
            <w:r w:rsidRPr="00184A3A">
              <w:rPr>
                <w:color w:val="000000"/>
                <w:sz w:val="16"/>
                <w:szCs w:val="16"/>
              </w:rPr>
              <w:t>36</w:t>
            </w:r>
          </w:p>
        </w:tc>
        <w:tc>
          <w:tcPr>
            <w:tcW w:w="1728" w:type="dxa"/>
            <w:tcBorders>
              <w:top w:val="single" w:sz="4" w:space="0" w:color="auto"/>
              <w:left w:val="single" w:sz="4" w:space="0" w:color="auto"/>
              <w:bottom w:val="single" w:sz="4" w:space="0" w:color="auto"/>
              <w:right w:val="single" w:sz="4" w:space="0" w:color="auto"/>
            </w:tcBorders>
          </w:tcPr>
          <w:p w14:paraId="2AF011E2" w14:textId="77777777" w:rsidR="007E4470" w:rsidRPr="00184A3A" w:rsidRDefault="007E4470" w:rsidP="003562C8">
            <w:pPr>
              <w:spacing w:after="0"/>
              <w:rPr>
                <w:rFonts w:cs="Arial"/>
                <w:sz w:val="16"/>
                <w:szCs w:val="16"/>
              </w:rPr>
            </w:pPr>
            <w:r w:rsidRPr="00184A3A">
              <w:rPr>
                <w:sz w:val="16"/>
                <w:szCs w:val="16"/>
              </w:rPr>
              <w:t>remarks03</w:t>
            </w:r>
          </w:p>
        </w:tc>
        <w:tc>
          <w:tcPr>
            <w:tcW w:w="2232" w:type="dxa"/>
            <w:tcBorders>
              <w:top w:val="single" w:sz="4" w:space="0" w:color="auto"/>
              <w:left w:val="single" w:sz="4" w:space="0" w:color="auto"/>
              <w:bottom w:val="single" w:sz="4" w:space="0" w:color="auto"/>
              <w:right w:val="single" w:sz="4" w:space="0" w:color="auto"/>
            </w:tcBorders>
          </w:tcPr>
          <w:p w14:paraId="56EAC65E" w14:textId="77777777" w:rsidR="007E4470" w:rsidRPr="00184A3A" w:rsidRDefault="007E4470" w:rsidP="003562C8">
            <w:pPr>
              <w:spacing w:after="0"/>
              <w:ind w:left="-11"/>
              <w:rPr>
                <w:rFonts w:cs="Arial"/>
                <w:sz w:val="16"/>
                <w:szCs w:val="16"/>
              </w:rPr>
            </w:pPr>
            <w:r w:rsidRPr="00184A3A">
              <w:rPr>
                <w:rFonts w:cs="Arial"/>
                <w:color w:val="000000"/>
                <w:sz w:val="16"/>
                <w:szCs w:val="16"/>
              </w:rPr>
              <w:t>Remark 3</w:t>
            </w:r>
          </w:p>
        </w:tc>
        <w:tc>
          <w:tcPr>
            <w:tcW w:w="1080" w:type="dxa"/>
            <w:tcBorders>
              <w:top w:val="single" w:sz="4" w:space="0" w:color="auto"/>
              <w:left w:val="single" w:sz="4" w:space="0" w:color="auto"/>
              <w:bottom w:val="single" w:sz="4" w:space="0" w:color="auto"/>
              <w:right w:val="single" w:sz="4" w:space="0" w:color="auto"/>
            </w:tcBorders>
          </w:tcPr>
          <w:p w14:paraId="07C8F7FE"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43DE77B5"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8A3299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67EEFE7" w14:textId="10B6D140" w:rsidR="007E4470" w:rsidRPr="00184A3A" w:rsidRDefault="007E4470" w:rsidP="003562C8">
            <w:pPr>
              <w:spacing w:after="0"/>
              <w:rPr>
                <w:color w:val="000000"/>
                <w:sz w:val="16"/>
                <w:szCs w:val="16"/>
              </w:rPr>
            </w:pPr>
            <w:r w:rsidRPr="00184A3A">
              <w:rPr>
                <w:color w:val="000000"/>
                <w:sz w:val="16"/>
                <w:szCs w:val="16"/>
              </w:rPr>
              <w:t xml:space="preserve">&lt;remarks03&gt;   </w:t>
            </w:r>
            <w:r w:rsidRPr="00184A3A">
              <w:rPr>
                <w:color w:val="000000"/>
                <w:sz w:val="16"/>
                <w:szCs w:val="16"/>
              </w:rPr>
              <w:br/>
            </w:r>
            <w:r w:rsidR="001D733F" w:rsidRPr="00184A3A">
              <w:rPr>
                <w:color w:val="000000"/>
                <w:sz w:val="16"/>
                <w:szCs w:val="16"/>
              </w:rPr>
              <w:t>&lt;/</w:t>
            </w:r>
            <w:r w:rsidRPr="00184A3A">
              <w:rPr>
                <w:color w:val="000000"/>
                <w:sz w:val="16"/>
                <w:szCs w:val="16"/>
              </w:rPr>
              <w:t>remarks03&gt;</w:t>
            </w:r>
          </w:p>
        </w:tc>
        <w:tc>
          <w:tcPr>
            <w:tcW w:w="2880" w:type="dxa"/>
            <w:tcBorders>
              <w:top w:val="single" w:sz="4" w:space="0" w:color="auto"/>
              <w:left w:val="single" w:sz="4" w:space="0" w:color="auto"/>
              <w:bottom w:val="single" w:sz="4" w:space="0" w:color="auto"/>
              <w:right w:val="single" w:sz="4" w:space="0" w:color="auto"/>
            </w:tcBorders>
          </w:tcPr>
          <w:p w14:paraId="3EC6424A" w14:textId="77777777" w:rsidR="007E4470" w:rsidRPr="00184A3A" w:rsidRDefault="007E4470" w:rsidP="003562C8">
            <w:pPr>
              <w:spacing w:after="0"/>
              <w:rPr>
                <w:color w:val="000000"/>
                <w:sz w:val="16"/>
                <w:szCs w:val="16"/>
              </w:rPr>
            </w:pPr>
            <w:r w:rsidRPr="00184A3A">
              <w:rPr>
                <w:color w:val="000000"/>
                <w:sz w:val="16"/>
                <w:szCs w:val="16"/>
              </w:rPr>
              <w:t>{"remarks03":""}</w:t>
            </w:r>
          </w:p>
        </w:tc>
      </w:tr>
      <w:tr w:rsidR="007E4470" w:rsidRPr="00184A3A" w14:paraId="1873E7B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85FBB8C" w14:textId="77777777" w:rsidR="007E4470" w:rsidRPr="00184A3A" w:rsidRDefault="007E4470" w:rsidP="003562C8">
            <w:pPr>
              <w:spacing w:after="0"/>
              <w:rPr>
                <w:color w:val="000000"/>
                <w:sz w:val="16"/>
                <w:szCs w:val="16"/>
              </w:rPr>
            </w:pPr>
            <w:r w:rsidRPr="00184A3A">
              <w:rPr>
                <w:color w:val="000000"/>
                <w:sz w:val="16"/>
                <w:szCs w:val="16"/>
              </w:rPr>
              <w:t>37</w:t>
            </w:r>
          </w:p>
        </w:tc>
        <w:tc>
          <w:tcPr>
            <w:tcW w:w="1728" w:type="dxa"/>
            <w:tcBorders>
              <w:top w:val="single" w:sz="4" w:space="0" w:color="auto"/>
              <w:left w:val="single" w:sz="4" w:space="0" w:color="auto"/>
              <w:bottom w:val="single" w:sz="4" w:space="0" w:color="auto"/>
              <w:right w:val="single" w:sz="4" w:space="0" w:color="auto"/>
            </w:tcBorders>
          </w:tcPr>
          <w:p w14:paraId="3BAADA7A" w14:textId="77777777" w:rsidR="007E4470" w:rsidRPr="00184A3A" w:rsidRDefault="007E4470" w:rsidP="003562C8">
            <w:pPr>
              <w:spacing w:after="0"/>
              <w:rPr>
                <w:rFonts w:cs="Arial"/>
                <w:sz w:val="16"/>
                <w:szCs w:val="16"/>
              </w:rPr>
            </w:pPr>
            <w:proofErr w:type="spellStart"/>
            <w:r w:rsidRPr="00184A3A">
              <w:rPr>
                <w:sz w:val="16"/>
                <w:szCs w:val="16"/>
              </w:rPr>
              <w:t>dataSource</w:t>
            </w:r>
            <w:proofErr w:type="spellEnd"/>
          </w:p>
        </w:tc>
        <w:tc>
          <w:tcPr>
            <w:tcW w:w="2232" w:type="dxa"/>
            <w:tcBorders>
              <w:top w:val="single" w:sz="4" w:space="0" w:color="auto"/>
              <w:left w:val="single" w:sz="4" w:space="0" w:color="auto"/>
              <w:bottom w:val="single" w:sz="4" w:space="0" w:color="auto"/>
              <w:right w:val="single" w:sz="4" w:space="0" w:color="auto"/>
            </w:tcBorders>
          </w:tcPr>
          <w:p w14:paraId="248C5463" w14:textId="77777777" w:rsidR="007E4470" w:rsidRPr="00184A3A" w:rsidRDefault="007E4470" w:rsidP="003562C8">
            <w:pPr>
              <w:spacing w:after="0"/>
              <w:ind w:left="-11"/>
              <w:rPr>
                <w:rFonts w:cs="Arial"/>
                <w:sz w:val="16"/>
                <w:szCs w:val="16"/>
              </w:rPr>
            </w:pPr>
            <w:r w:rsidRPr="00184A3A">
              <w:rPr>
                <w:rFonts w:cs="Arial"/>
                <w:color w:val="000000"/>
                <w:sz w:val="16"/>
                <w:szCs w:val="16"/>
              </w:rPr>
              <w:t>Data Source of the sales (e.g. “OM” for Order Management; “Lunch” for Lunch Box system)</w:t>
            </w:r>
          </w:p>
        </w:tc>
        <w:tc>
          <w:tcPr>
            <w:tcW w:w="1080" w:type="dxa"/>
            <w:tcBorders>
              <w:top w:val="single" w:sz="4" w:space="0" w:color="auto"/>
              <w:left w:val="single" w:sz="4" w:space="0" w:color="auto"/>
              <w:bottom w:val="single" w:sz="4" w:space="0" w:color="auto"/>
              <w:right w:val="single" w:sz="4" w:space="0" w:color="auto"/>
            </w:tcBorders>
          </w:tcPr>
          <w:p w14:paraId="368E1A2E"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48F23BE"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25AD903"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2440946" w14:textId="49569DC2"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dataSource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dataSource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3724C3AF"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dataSource</w:t>
            </w:r>
            <w:proofErr w:type="spellEnd"/>
            <w:r w:rsidRPr="00184A3A">
              <w:rPr>
                <w:color w:val="000000"/>
                <w:sz w:val="16"/>
                <w:szCs w:val="16"/>
              </w:rPr>
              <w:t>":""}</w:t>
            </w:r>
          </w:p>
        </w:tc>
      </w:tr>
      <w:tr w:rsidR="007E4470" w:rsidRPr="00184A3A" w14:paraId="630BF95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18D3AD6" w14:textId="77777777" w:rsidR="007E4470" w:rsidRPr="00184A3A" w:rsidRDefault="007E4470" w:rsidP="003562C8">
            <w:pPr>
              <w:spacing w:after="0"/>
              <w:rPr>
                <w:color w:val="000000"/>
                <w:sz w:val="16"/>
                <w:szCs w:val="16"/>
              </w:rPr>
            </w:pPr>
            <w:r w:rsidRPr="00184A3A">
              <w:rPr>
                <w:color w:val="000000"/>
                <w:sz w:val="16"/>
                <w:szCs w:val="16"/>
              </w:rPr>
              <w:t>38</w:t>
            </w:r>
          </w:p>
        </w:tc>
        <w:tc>
          <w:tcPr>
            <w:tcW w:w="1728" w:type="dxa"/>
            <w:tcBorders>
              <w:top w:val="single" w:sz="4" w:space="0" w:color="auto"/>
              <w:left w:val="single" w:sz="4" w:space="0" w:color="auto"/>
              <w:bottom w:val="single" w:sz="4" w:space="0" w:color="auto"/>
              <w:right w:val="single" w:sz="4" w:space="0" w:color="auto"/>
            </w:tcBorders>
          </w:tcPr>
          <w:p w14:paraId="1216F80A" w14:textId="77777777" w:rsidR="007E4470" w:rsidRPr="00184A3A" w:rsidRDefault="007E4470" w:rsidP="003562C8">
            <w:pPr>
              <w:spacing w:after="0"/>
              <w:rPr>
                <w:rFonts w:cs="Arial"/>
                <w:sz w:val="16"/>
                <w:szCs w:val="16"/>
              </w:rPr>
            </w:pPr>
            <w:proofErr w:type="spellStart"/>
            <w:r w:rsidRPr="00184A3A">
              <w:rPr>
                <w:sz w:val="16"/>
                <w:szCs w:val="16"/>
              </w:rPr>
              <w:t>lastUpdateUser</w:t>
            </w:r>
            <w:proofErr w:type="spellEnd"/>
          </w:p>
        </w:tc>
        <w:tc>
          <w:tcPr>
            <w:tcW w:w="2232" w:type="dxa"/>
            <w:tcBorders>
              <w:top w:val="single" w:sz="4" w:space="0" w:color="auto"/>
              <w:left w:val="single" w:sz="4" w:space="0" w:color="auto"/>
              <w:bottom w:val="single" w:sz="4" w:space="0" w:color="auto"/>
              <w:right w:val="single" w:sz="4" w:space="0" w:color="auto"/>
            </w:tcBorders>
          </w:tcPr>
          <w:p w14:paraId="16365860" w14:textId="77777777" w:rsidR="007E4470" w:rsidRPr="00184A3A" w:rsidRDefault="007E4470" w:rsidP="003562C8">
            <w:pPr>
              <w:spacing w:after="0"/>
              <w:ind w:left="-11"/>
              <w:rPr>
                <w:rFonts w:cs="Arial"/>
                <w:sz w:val="16"/>
                <w:szCs w:val="16"/>
              </w:rPr>
            </w:pPr>
            <w:r w:rsidRPr="00184A3A">
              <w:rPr>
                <w:rFonts w:cs="Arial"/>
                <w:color w:val="000000"/>
                <w:sz w:val="16"/>
                <w:szCs w:val="16"/>
              </w:rPr>
              <w:t>Last update by (user id by which the convert process or adjustment is done)</w:t>
            </w:r>
          </w:p>
        </w:tc>
        <w:tc>
          <w:tcPr>
            <w:tcW w:w="1080" w:type="dxa"/>
            <w:tcBorders>
              <w:top w:val="single" w:sz="4" w:space="0" w:color="auto"/>
              <w:left w:val="single" w:sz="4" w:space="0" w:color="auto"/>
              <w:bottom w:val="single" w:sz="4" w:space="0" w:color="auto"/>
              <w:right w:val="single" w:sz="4" w:space="0" w:color="auto"/>
            </w:tcBorders>
          </w:tcPr>
          <w:p w14:paraId="3DE90BF4"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307C6882" w14:textId="77777777" w:rsidR="007E4470" w:rsidRPr="00184A3A" w:rsidRDefault="007E4470" w:rsidP="003562C8">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2FC2070A"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194CCDF" w14:textId="5C06B8F1"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lastUpdateUser</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lastUpdateUser</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0484505F"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lastUpdateUser</w:t>
            </w:r>
            <w:proofErr w:type="spellEnd"/>
            <w:r w:rsidRPr="00184A3A">
              <w:rPr>
                <w:color w:val="000000"/>
                <w:sz w:val="16"/>
                <w:szCs w:val="16"/>
              </w:rPr>
              <w:t>":""}</w:t>
            </w:r>
          </w:p>
        </w:tc>
      </w:tr>
      <w:tr w:rsidR="007E4470" w:rsidRPr="00184A3A" w14:paraId="062D74E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5D688A17" w14:textId="77777777" w:rsidR="007E4470" w:rsidRPr="00184A3A" w:rsidRDefault="007E4470" w:rsidP="003562C8">
            <w:pPr>
              <w:spacing w:after="0"/>
              <w:rPr>
                <w:color w:val="000000"/>
                <w:sz w:val="16"/>
                <w:szCs w:val="16"/>
              </w:rPr>
            </w:pPr>
            <w:r w:rsidRPr="00184A3A">
              <w:rPr>
                <w:color w:val="000000"/>
                <w:sz w:val="16"/>
                <w:szCs w:val="16"/>
              </w:rPr>
              <w:t>39</w:t>
            </w:r>
          </w:p>
        </w:tc>
        <w:tc>
          <w:tcPr>
            <w:tcW w:w="1728" w:type="dxa"/>
            <w:tcBorders>
              <w:top w:val="single" w:sz="4" w:space="0" w:color="auto"/>
              <w:left w:val="single" w:sz="4" w:space="0" w:color="auto"/>
              <w:bottom w:val="single" w:sz="4" w:space="0" w:color="auto"/>
              <w:right w:val="single" w:sz="4" w:space="0" w:color="auto"/>
            </w:tcBorders>
          </w:tcPr>
          <w:p w14:paraId="0E868341" w14:textId="77777777" w:rsidR="007E4470" w:rsidRPr="00184A3A" w:rsidRDefault="007E4470" w:rsidP="003562C8">
            <w:pPr>
              <w:spacing w:after="0"/>
              <w:rPr>
                <w:rFonts w:cs="Arial"/>
                <w:sz w:val="16"/>
                <w:szCs w:val="16"/>
              </w:rPr>
            </w:pPr>
            <w:proofErr w:type="spellStart"/>
            <w:r w:rsidRPr="00184A3A">
              <w:rPr>
                <w:sz w:val="16"/>
                <w:szCs w:val="16"/>
              </w:rPr>
              <w:t>lastUpdateTime</w:t>
            </w:r>
            <w:proofErr w:type="spellEnd"/>
          </w:p>
        </w:tc>
        <w:tc>
          <w:tcPr>
            <w:tcW w:w="2232" w:type="dxa"/>
            <w:tcBorders>
              <w:top w:val="single" w:sz="4" w:space="0" w:color="auto"/>
              <w:left w:val="single" w:sz="4" w:space="0" w:color="auto"/>
              <w:bottom w:val="single" w:sz="4" w:space="0" w:color="auto"/>
              <w:right w:val="single" w:sz="4" w:space="0" w:color="auto"/>
            </w:tcBorders>
          </w:tcPr>
          <w:p w14:paraId="5966017E" w14:textId="77777777" w:rsidR="007E4470" w:rsidRPr="00184A3A" w:rsidRDefault="007E4470" w:rsidP="003562C8">
            <w:pPr>
              <w:spacing w:after="0"/>
              <w:ind w:left="-11"/>
              <w:rPr>
                <w:rFonts w:cs="Arial"/>
                <w:sz w:val="16"/>
                <w:szCs w:val="16"/>
              </w:rPr>
            </w:pPr>
            <w:r w:rsidRPr="00184A3A">
              <w:rPr>
                <w:rFonts w:cs="Arial"/>
                <w:color w:val="000000"/>
                <w:sz w:val="16"/>
                <w:szCs w:val="16"/>
              </w:rPr>
              <w:t>Last update date time</w:t>
            </w:r>
          </w:p>
        </w:tc>
        <w:tc>
          <w:tcPr>
            <w:tcW w:w="1080" w:type="dxa"/>
            <w:tcBorders>
              <w:top w:val="single" w:sz="4" w:space="0" w:color="auto"/>
              <w:left w:val="single" w:sz="4" w:space="0" w:color="auto"/>
              <w:bottom w:val="single" w:sz="4" w:space="0" w:color="auto"/>
              <w:right w:val="single" w:sz="4" w:space="0" w:color="auto"/>
            </w:tcBorders>
          </w:tcPr>
          <w:p w14:paraId="39543769"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EDE7B8D"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836CA3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8F82202" w14:textId="41B369B9"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lastUpdateTime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lastUpdateTime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023D5689"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lastUpdateTime</w:t>
            </w:r>
            <w:proofErr w:type="spellEnd"/>
            <w:r w:rsidRPr="00184A3A">
              <w:rPr>
                <w:color w:val="000000"/>
                <w:sz w:val="16"/>
                <w:szCs w:val="16"/>
              </w:rPr>
              <w:t>":""}</w:t>
            </w:r>
          </w:p>
        </w:tc>
      </w:tr>
      <w:tr w:rsidR="007E4470" w:rsidRPr="00184A3A" w14:paraId="3C78C01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8EA7F11" w14:textId="77777777" w:rsidR="007E4470" w:rsidRPr="00184A3A" w:rsidRDefault="007E4470" w:rsidP="003562C8">
            <w:pPr>
              <w:spacing w:after="0"/>
              <w:rPr>
                <w:color w:val="000000"/>
                <w:sz w:val="16"/>
                <w:szCs w:val="16"/>
              </w:rPr>
            </w:pPr>
            <w:r w:rsidRPr="00184A3A">
              <w:rPr>
                <w:color w:val="000000"/>
                <w:sz w:val="16"/>
                <w:szCs w:val="16"/>
              </w:rPr>
              <w:t>40</w:t>
            </w:r>
          </w:p>
        </w:tc>
        <w:tc>
          <w:tcPr>
            <w:tcW w:w="1728" w:type="dxa"/>
            <w:tcBorders>
              <w:top w:val="single" w:sz="4" w:space="0" w:color="auto"/>
              <w:left w:val="single" w:sz="4" w:space="0" w:color="auto"/>
              <w:bottom w:val="single" w:sz="4" w:space="0" w:color="auto"/>
              <w:right w:val="single" w:sz="4" w:space="0" w:color="auto"/>
            </w:tcBorders>
          </w:tcPr>
          <w:p w14:paraId="77195BAC" w14:textId="77777777" w:rsidR="007E4470" w:rsidRPr="00184A3A" w:rsidRDefault="007E4470" w:rsidP="003562C8">
            <w:pPr>
              <w:spacing w:after="0"/>
              <w:rPr>
                <w:rFonts w:cs="Arial"/>
                <w:sz w:val="16"/>
                <w:szCs w:val="16"/>
              </w:rPr>
            </w:pPr>
            <w:proofErr w:type="spellStart"/>
            <w:r w:rsidRPr="00184A3A">
              <w:rPr>
                <w:sz w:val="16"/>
                <w:szCs w:val="16"/>
              </w:rPr>
              <w:t>workstationName</w:t>
            </w:r>
            <w:proofErr w:type="spellEnd"/>
          </w:p>
        </w:tc>
        <w:tc>
          <w:tcPr>
            <w:tcW w:w="2232" w:type="dxa"/>
            <w:tcBorders>
              <w:top w:val="single" w:sz="4" w:space="0" w:color="auto"/>
              <w:left w:val="single" w:sz="4" w:space="0" w:color="auto"/>
              <w:bottom w:val="single" w:sz="4" w:space="0" w:color="auto"/>
              <w:right w:val="single" w:sz="4" w:space="0" w:color="auto"/>
            </w:tcBorders>
          </w:tcPr>
          <w:p w14:paraId="22DEC265" w14:textId="77777777" w:rsidR="007E4470" w:rsidRPr="00184A3A" w:rsidRDefault="007E4470" w:rsidP="003562C8">
            <w:pPr>
              <w:spacing w:after="0"/>
              <w:ind w:left="-11"/>
              <w:rPr>
                <w:rFonts w:cs="Arial"/>
                <w:sz w:val="16"/>
                <w:szCs w:val="16"/>
              </w:rPr>
            </w:pPr>
            <w:r w:rsidRPr="00184A3A">
              <w:rPr>
                <w:rFonts w:cs="Arial"/>
                <w:color w:val="000000"/>
                <w:sz w:val="16"/>
                <w:szCs w:val="16"/>
              </w:rPr>
              <w:t>Server at which the convert process take place</w:t>
            </w:r>
          </w:p>
        </w:tc>
        <w:tc>
          <w:tcPr>
            <w:tcW w:w="1080" w:type="dxa"/>
            <w:tcBorders>
              <w:top w:val="single" w:sz="4" w:space="0" w:color="auto"/>
              <w:left w:val="single" w:sz="4" w:space="0" w:color="auto"/>
              <w:bottom w:val="single" w:sz="4" w:space="0" w:color="auto"/>
              <w:right w:val="single" w:sz="4" w:space="0" w:color="auto"/>
            </w:tcBorders>
          </w:tcPr>
          <w:p w14:paraId="56D463F2"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D0B312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16970C6"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51819F8" w14:textId="5E00CD0D"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workstationName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workstationName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68A92837"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workstationName</w:t>
            </w:r>
            <w:proofErr w:type="spellEnd"/>
            <w:r w:rsidRPr="00184A3A">
              <w:rPr>
                <w:color w:val="000000"/>
                <w:sz w:val="16"/>
                <w:szCs w:val="16"/>
              </w:rPr>
              <w:t>":""}</w:t>
            </w:r>
          </w:p>
        </w:tc>
      </w:tr>
      <w:tr w:rsidR="007E4470" w:rsidRPr="00184A3A" w14:paraId="307C4F4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F6EF538" w14:textId="77777777" w:rsidR="007E4470" w:rsidRPr="00184A3A" w:rsidRDefault="007E4470" w:rsidP="003562C8">
            <w:pPr>
              <w:spacing w:after="0"/>
              <w:rPr>
                <w:color w:val="000000"/>
                <w:sz w:val="16"/>
                <w:szCs w:val="16"/>
              </w:rPr>
            </w:pPr>
            <w:r w:rsidRPr="00184A3A">
              <w:rPr>
                <w:color w:val="000000"/>
                <w:sz w:val="16"/>
                <w:szCs w:val="16"/>
              </w:rPr>
              <w:t>41</w:t>
            </w:r>
          </w:p>
        </w:tc>
        <w:tc>
          <w:tcPr>
            <w:tcW w:w="1728" w:type="dxa"/>
            <w:tcBorders>
              <w:top w:val="single" w:sz="4" w:space="0" w:color="auto"/>
              <w:left w:val="single" w:sz="4" w:space="0" w:color="auto"/>
              <w:bottom w:val="single" w:sz="4" w:space="0" w:color="auto"/>
              <w:right w:val="single" w:sz="4" w:space="0" w:color="auto"/>
            </w:tcBorders>
          </w:tcPr>
          <w:p w14:paraId="5EC259A2" w14:textId="77777777" w:rsidR="007E4470" w:rsidRPr="00184A3A" w:rsidRDefault="007E4470" w:rsidP="003562C8">
            <w:pPr>
              <w:spacing w:after="0"/>
              <w:rPr>
                <w:rFonts w:cs="Arial"/>
                <w:sz w:val="16"/>
                <w:szCs w:val="16"/>
              </w:rPr>
            </w:pPr>
            <w:proofErr w:type="spellStart"/>
            <w:r w:rsidRPr="00184A3A">
              <w:rPr>
                <w:sz w:val="16"/>
                <w:szCs w:val="16"/>
              </w:rPr>
              <w:t>appNmae</w:t>
            </w:r>
            <w:proofErr w:type="spellEnd"/>
          </w:p>
        </w:tc>
        <w:tc>
          <w:tcPr>
            <w:tcW w:w="2232" w:type="dxa"/>
            <w:tcBorders>
              <w:top w:val="single" w:sz="4" w:space="0" w:color="auto"/>
              <w:left w:val="single" w:sz="4" w:space="0" w:color="auto"/>
              <w:bottom w:val="single" w:sz="4" w:space="0" w:color="auto"/>
              <w:right w:val="single" w:sz="4" w:space="0" w:color="auto"/>
            </w:tcBorders>
          </w:tcPr>
          <w:p w14:paraId="60F57218" w14:textId="77777777" w:rsidR="007E4470" w:rsidRPr="00184A3A" w:rsidRDefault="007E4470" w:rsidP="003562C8">
            <w:pPr>
              <w:spacing w:after="0"/>
              <w:ind w:left="-11"/>
              <w:rPr>
                <w:rFonts w:cs="Arial"/>
                <w:sz w:val="16"/>
                <w:szCs w:val="16"/>
              </w:rPr>
            </w:pPr>
            <w:r w:rsidRPr="00184A3A">
              <w:rPr>
                <w:rFonts w:cs="Arial"/>
                <w:color w:val="000000"/>
                <w:sz w:val="16"/>
                <w:szCs w:val="16"/>
              </w:rPr>
              <w:t>Program name of convert process</w:t>
            </w:r>
          </w:p>
        </w:tc>
        <w:tc>
          <w:tcPr>
            <w:tcW w:w="1080" w:type="dxa"/>
            <w:tcBorders>
              <w:top w:val="single" w:sz="4" w:space="0" w:color="auto"/>
              <w:left w:val="single" w:sz="4" w:space="0" w:color="auto"/>
              <w:bottom w:val="single" w:sz="4" w:space="0" w:color="auto"/>
              <w:right w:val="single" w:sz="4" w:space="0" w:color="auto"/>
            </w:tcBorders>
          </w:tcPr>
          <w:p w14:paraId="4326DF2E"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454CC718"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D7EC653"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38B397D" w14:textId="7B656FBD"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appNmae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appNmae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3F295A5C"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appNmae</w:t>
            </w:r>
            <w:proofErr w:type="spellEnd"/>
            <w:r w:rsidRPr="00184A3A">
              <w:rPr>
                <w:color w:val="000000"/>
                <w:sz w:val="16"/>
                <w:szCs w:val="16"/>
              </w:rPr>
              <w:t>":""}</w:t>
            </w:r>
          </w:p>
        </w:tc>
      </w:tr>
      <w:tr w:rsidR="007E4470" w:rsidRPr="00184A3A" w14:paraId="7FE4D85B"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BF9C75C" w14:textId="77777777" w:rsidR="007E4470" w:rsidRPr="00184A3A" w:rsidRDefault="007E4470" w:rsidP="003562C8">
            <w:pPr>
              <w:spacing w:after="0"/>
              <w:rPr>
                <w:color w:val="000000"/>
                <w:sz w:val="16"/>
                <w:szCs w:val="16"/>
              </w:rPr>
            </w:pPr>
            <w:r w:rsidRPr="00184A3A">
              <w:rPr>
                <w:color w:val="000000"/>
                <w:sz w:val="16"/>
                <w:szCs w:val="16"/>
              </w:rPr>
              <w:t>42</w:t>
            </w:r>
          </w:p>
        </w:tc>
        <w:tc>
          <w:tcPr>
            <w:tcW w:w="1728" w:type="dxa"/>
            <w:tcBorders>
              <w:top w:val="single" w:sz="4" w:space="0" w:color="auto"/>
              <w:left w:val="single" w:sz="4" w:space="0" w:color="auto"/>
              <w:bottom w:val="single" w:sz="4" w:space="0" w:color="auto"/>
              <w:right w:val="single" w:sz="4" w:space="0" w:color="auto"/>
            </w:tcBorders>
          </w:tcPr>
          <w:p w14:paraId="2861DE3A" w14:textId="77777777" w:rsidR="007E4470" w:rsidRPr="00184A3A" w:rsidRDefault="007E4470" w:rsidP="003562C8">
            <w:pPr>
              <w:spacing w:after="0"/>
              <w:rPr>
                <w:rFonts w:cs="Arial"/>
                <w:sz w:val="16"/>
                <w:szCs w:val="16"/>
              </w:rPr>
            </w:pPr>
            <w:proofErr w:type="spellStart"/>
            <w:r w:rsidRPr="00184A3A">
              <w:rPr>
                <w:sz w:val="16"/>
                <w:szCs w:val="16"/>
              </w:rPr>
              <w:t>runno</w:t>
            </w:r>
            <w:proofErr w:type="spellEnd"/>
          </w:p>
        </w:tc>
        <w:tc>
          <w:tcPr>
            <w:tcW w:w="2232" w:type="dxa"/>
            <w:tcBorders>
              <w:top w:val="single" w:sz="4" w:space="0" w:color="auto"/>
              <w:left w:val="single" w:sz="4" w:space="0" w:color="auto"/>
              <w:bottom w:val="single" w:sz="4" w:space="0" w:color="auto"/>
              <w:right w:val="single" w:sz="4" w:space="0" w:color="auto"/>
            </w:tcBorders>
          </w:tcPr>
          <w:p w14:paraId="4D972DB0" w14:textId="77777777" w:rsidR="007E4470" w:rsidRPr="00184A3A" w:rsidRDefault="007E4470" w:rsidP="003562C8">
            <w:pPr>
              <w:spacing w:after="0"/>
              <w:ind w:left="-11"/>
              <w:rPr>
                <w:rFonts w:cs="Arial"/>
                <w:sz w:val="16"/>
                <w:szCs w:val="16"/>
              </w:rPr>
            </w:pPr>
            <w:r w:rsidRPr="00184A3A">
              <w:rPr>
                <w:rFonts w:cs="Arial"/>
                <w:color w:val="000000"/>
                <w:sz w:val="16"/>
                <w:szCs w:val="16"/>
              </w:rPr>
              <w:t>Run ID of the convert process</w:t>
            </w:r>
          </w:p>
        </w:tc>
        <w:tc>
          <w:tcPr>
            <w:tcW w:w="1080" w:type="dxa"/>
            <w:tcBorders>
              <w:top w:val="single" w:sz="4" w:space="0" w:color="auto"/>
              <w:left w:val="single" w:sz="4" w:space="0" w:color="auto"/>
              <w:bottom w:val="single" w:sz="4" w:space="0" w:color="auto"/>
              <w:right w:val="single" w:sz="4" w:space="0" w:color="auto"/>
            </w:tcBorders>
          </w:tcPr>
          <w:p w14:paraId="3BC091E1"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5A92F84" w14:textId="77777777" w:rsidR="007E4470" w:rsidRPr="00184A3A" w:rsidRDefault="007E4470" w:rsidP="003562C8">
            <w:pPr>
              <w:spacing w:after="0"/>
              <w:rPr>
                <w:color w:val="000000"/>
                <w:sz w:val="16"/>
                <w:szCs w:val="16"/>
              </w:rPr>
            </w:pPr>
            <w:r w:rsidRPr="00184A3A">
              <w:rPr>
                <w:color w:val="000000"/>
                <w:sz w:val="16"/>
                <w:szCs w:val="16"/>
              </w:rPr>
              <w:t>Numeric (10,0)</w:t>
            </w:r>
          </w:p>
        </w:tc>
        <w:tc>
          <w:tcPr>
            <w:tcW w:w="1260" w:type="dxa"/>
            <w:tcBorders>
              <w:top w:val="single" w:sz="4" w:space="0" w:color="auto"/>
              <w:left w:val="single" w:sz="4" w:space="0" w:color="auto"/>
              <w:bottom w:val="single" w:sz="4" w:space="0" w:color="auto"/>
              <w:right w:val="single" w:sz="4" w:space="0" w:color="auto"/>
            </w:tcBorders>
          </w:tcPr>
          <w:p w14:paraId="2690BF6F"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A0CCF0E" w14:textId="31CBA2D8"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runno</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runno</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78701BBB"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runno</w:t>
            </w:r>
            <w:proofErr w:type="spellEnd"/>
            <w:r w:rsidRPr="00184A3A">
              <w:rPr>
                <w:color w:val="000000"/>
                <w:sz w:val="16"/>
                <w:szCs w:val="16"/>
              </w:rPr>
              <w:t>":""}</w:t>
            </w:r>
          </w:p>
        </w:tc>
      </w:tr>
      <w:tr w:rsidR="007E4470" w:rsidRPr="00184A3A" w14:paraId="5FA9858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94D0BFB" w14:textId="77777777" w:rsidR="007E4470" w:rsidRPr="00184A3A" w:rsidRDefault="007E4470" w:rsidP="003562C8">
            <w:pPr>
              <w:spacing w:after="0"/>
              <w:rPr>
                <w:color w:val="000000"/>
                <w:sz w:val="16"/>
                <w:szCs w:val="16"/>
              </w:rPr>
            </w:pPr>
            <w:r w:rsidRPr="00184A3A">
              <w:rPr>
                <w:color w:val="000000"/>
                <w:sz w:val="16"/>
                <w:szCs w:val="16"/>
              </w:rPr>
              <w:t>43</w:t>
            </w:r>
          </w:p>
        </w:tc>
        <w:tc>
          <w:tcPr>
            <w:tcW w:w="1728" w:type="dxa"/>
            <w:tcBorders>
              <w:top w:val="single" w:sz="4" w:space="0" w:color="auto"/>
              <w:left w:val="single" w:sz="4" w:space="0" w:color="auto"/>
              <w:bottom w:val="single" w:sz="4" w:space="0" w:color="auto"/>
              <w:right w:val="single" w:sz="4" w:space="0" w:color="auto"/>
            </w:tcBorders>
          </w:tcPr>
          <w:p w14:paraId="6BD14577" w14:textId="77777777" w:rsidR="007E4470" w:rsidRPr="00184A3A" w:rsidRDefault="007E4470" w:rsidP="003562C8">
            <w:pPr>
              <w:spacing w:after="0"/>
              <w:rPr>
                <w:rFonts w:cs="Arial"/>
                <w:sz w:val="16"/>
                <w:szCs w:val="16"/>
              </w:rPr>
            </w:pPr>
            <w:r w:rsidRPr="00184A3A">
              <w:rPr>
                <w:sz w:val="16"/>
                <w:szCs w:val="16"/>
              </w:rPr>
              <w:t>status</w:t>
            </w:r>
          </w:p>
        </w:tc>
        <w:tc>
          <w:tcPr>
            <w:tcW w:w="2232" w:type="dxa"/>
            <w:tcBorders>
              <w:top w:val="single" w:sz="4" w:space="0" w:color="auto"/>
              <w:left w:val="single" w:sz="4" w:space="0" w:color="auto"/>
              <w:bottom w:val="single" w:sz="4" w:space="0" w:color="auto"/>
              <w:right w:val="single" w:sz="4" w:space="0" w:color="auto"/>
            </w:tcBorders>
          </w:tcPr>
          <w:p w14:paraId="5662E9A7" w14:textId="77777777" w:rsidR="007E4470" w:rsidRPr="00184A3A" w:rsidRDefault="007E4470" w:rsidP="003562C8">
            <w:pPr>
              <w:spacing w:after="0"/>
              <w:ind w:left="-11"/>
              <w:rPr>
                <w:rFonts w:cs="Arial"/>
                <w:sz w:val="16"/>
                <w:szCs w:val="16"/>
              </w:rPr>
            </w:pPr>
            <w:r w:rsidRPr="00184A3A">
              <w:rPr>
                <w:rFonts w:cs="Arial"/>
                <w:color w:val="000000"/>
                <w:sz w:val="16"/>
                <w:szCs w:val="16"/>
              </w:rPr>
              <w:t>Whether or not the sales data is counted as store sales</w:t>
            </w:r>
          </w:p>
        </w:tc>
        <w:tc>
          <w:tcPr>
            <w:tcW w:w="1080" w:type="dxa"/>
            <w:tcBorders>
              <w:top w:val="single" w:sz="4" w:space="0" w:color="auto"/>
              <w:left w:val="single" w:sz="4" w:space="0" w:color="auto"/>
              <w:bottom w:val="single" w:sz="4" w:space="0" w:color="auto"/>
              <w:right w:val="single" w:sz="4" w:space="0" w:color="auto"/>
            </w:tcBorders>
          </w:tcPr>
          <w:p w14:paraId="2BAA9C96"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4B45F611"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5FDC04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2C5E598" w14:textId="7C7507D6" w:rsidR="007E4470" w:rsidRPr="00184A3A" w:rsidRDefault="007E4470" w:rsidP="003562C8">
            <w:pPr>
              <w:spacing w:after="0"/>
              <w:rPr>
                <w:color w:val="000000"/>
                <w:sz w:val="16"/>
                <w:szCs w:val="16"/>
              </w:rPr>
            </w:pPr>
            <w:r w:rsidRPr="00184A3A">
              <w:rPr>
                <w:color w:val="000000"/>
                <w:sz w:val="16"/>
                <w:szCs w:val="16"/>
              </w:rPr>
              <w:t xml:space="preserve">&lt;status&gt;   </w:t>
            </w:r>
            <w:r w:rsidRPr="00184A3A">
              <w:rPr>
                <w:color w:val="000000"/>
                <w:sz w:val="16"/>
                <w:szCs w:val="16"/>
              </w:rPr>
              <w:br/>
            </w:r>
            <w:r w:rsidR="001D733F" w:rsidRPr="00184A3A">
              <w:rPr>
                <w:color w:val="000000"/>
                <w:sz w:val="16"/>
                <w:szCs w:val="16"/>
              </w:rPr>
              <w:t>&lt;/</w:t>
            </w:r>
            <w:r w:rsidRPr="00184A3A">
              <w:rPr>
                <w:color w:val="000000"/>
                <w:sz w:val="16"/>
                <w:szCs w:val="16"/>
              </w:rPr>
              <w:t>status&gt;</w:t>
            </w:r>
          </w:p>
        </w:tc>
        <w:tc>
          <w:tcPr>
            <w:tcW w:w="2880" w:type="dxa"/>
            <w:tcBorders>
              <w:top w:val="single" w:sz="4" w:space="0" w:color="auto"/>
              <w:left w:val="single" w:sz="4" w:space="0" w:color="auto"/>
              <w:bottom w:val="single" w:sz="4" w:space="0" w:color="auto"/>
              <w:right w:val="single" w:sz="4" w:space="0" w:color="auto"/>
            </w:tcBorders>
          </w:tcPr>
          <w:p w14:paraId="7D05B97A" w14:textId="77777777" w:rsidR="007E4470" w:rsidRPr="00184A3A" w:rsidRDefault="007E4470" w:rsidP="003562C8">
            <w:pPr>
              <w:spacing w:after="0"/>
              <w:rPr>
                <w:color w:val="000000"/>
                <w:sz w:val="16"/>
                <w:szCs w:val="16"/>
              </w:rPr>
            </w:pPr>
            <w:r w:rsidRPr="00184A3A">
              <w:rPr>
                <w:color w:val="000000"/>
                <w:sz w:val="16"/>
                <w:szCs w:val="16"/>
              </w:rPr>
              <w:t>{"status":""}</w:t>
            </w:r>
          </w:p>
        </w:tc>
      </w:tr>
    </w:tbl>
    <w:p w14:paraId="0574F898" w14:textId="77777777" w:rsidR="007E4470" w:rsidRPr="00184A3A" w:rsidRDefault="007E4470" w:rsidP="007E4470"/>
    <w:p w14:paraId="7371A38D" w14:textId="77777777" w:rsidR="007E4470" w:rsidRPr="00184A3A" w:rsidRDefault="007E4470" w:rsidP="007E4470"/>
    <w:p w14:paraId="7C359B18" w14:textId="77777777" w:rsidR="0013302E" w:rsidRPr="00184A3A" w:rsidRDefault="0013302E">
      <w:r w:rsidRPr="00184A3A">
        <w:br w:type="page"/>
      </w:r>
    </w:p>
    <w:p w14:paraId="699C4B3C" w14:textId="1BC1FDE2" w:rsidR="007E4470" w:rsidRPr="00184A3A" w:rsidRDefault="007E4470" w:rsidP="007E4470">
      <w:r w:rsidRPr="00184A3A">
        <w:lastRenderedPageBreak/>
        <w:t>&lt;</w:t>
      </w:r>
      <w:proofErr w:type="spellStart"/>
      <w:proofErr w:type="gramStart"/>
      <w:r w:rsidRPr="00184A3A">
        <w:t>salesPayfig</w:t>
      </w:r>
      <w:proofErr w:type="spellEnd"/>
      <w:proofErr w:type="gramEnd"/>
      <w:r w:rsidRPr="00184A3A">
        <w:t>&gt;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01"/>
        <w:gridCol w:w="2259"/>
        <w:gridCol w:w="1080"/>
        <w:gridCol w:w="1890"/>
        <w:gridCol w:w="1260"/>
        <w:gridCol w:w="3060"/>
        <w:gridCol w:w="2790"/>
      </w:tblGrid>
      <w:tr w:rsidR="007E4470" w:rsidRPr="00184A3A" w14:paraId="1F5238D3" w14:textId="77777777" w:rsidTr="0013302E">
        <w:trPr>
          <w:trHeight w:val="300"/>
          <w:tblHeader/>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2BFF361B"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01" w:type="dxa"/>
            <w:tcBorders>
              <w:top w:val="single" w:sz="4" w:space="0" w:color="auto"/>
              <w:left w:val="single" w:sz="4" w:space="0" w:color="auto"/>
              <w:bottom w:val="single" w:sz="4" w:space="0" w:color="auto"/>
              <w:right w:val="single" w:sz="4" w:space="0" w:color="auto"/>
            </w:tcBorders>
            <w:shd w:val="clear" w:color="auto" w:fill="2F5496"/>
          </w:tcPr>
          <w:p w14:paraId="78CB8691"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59" w:type="dxa"/>
            <w:tcBorders>
              <w:top w:val="single" w:sz="4" w:space="0" w:color="auto"/>
              <w:left w:val="single" w:sz="4" w:space="0" w:color="auto"/>
              <w:bottom w:val="single" w:sz="4" w:space="0" w:color="auto"/>
              <w:right w:val="single" w:sz="4" w:space="0" w:color="auto"/>
            </w:tcBorders>
            <w:shd w:val="clear" w:color="auto" w:fill="2F5496"/>
            <w:hideMark/>
          </w:tcPr>
          <w:p w14:paraId="32F663EF"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31649A06" w14:textId="77777777" w:rsidR="007E4470" w:rsidRPr="00184A3A" w:rsidRDefault="007E4470" w:rsidP="007E4470">
            <w:pP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7B75959E"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68F9CC80"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52273F50"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46B4C0B8" w14:textId="5C7AB5EB"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25280E9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05AB24C" w14:textId="77777777" w:rsidR="007E4470" w:rsidRPr="00184A3A" w:rsidRDefault="007E4470" w:rsidP="0013302E">
            <w:pPr>
              <w:spacing w:after="0"/>
              <w:rPr>
                <w:color w:val="000000"/>
                <w:sz w:val="16"/>
                <w:szCs w:val="16"/>
              </w:rPr>
            </w:pPr>
            <w:r w:rsidRPr="00184A3A">
              <w:rPr>
                <w:color w:val="000000"/>
                <w:sz w:val="16"/>
                <w:szCs w:val="16"/>
              </w:rPr>
              <w:t>1</w:t>
            </w:r>
          </w:p>
        </w:tc>
        <w:tc>
          <w:tcPr>
            <w:tcW w:w="1701" w:type="dxa"/>
            <w:tcBorders>
              <w:top w:val="single" w:sz="4" w:space="0" w:color="auto"/>
              <w:left w:val="single" w:sz="4" w:space="0" w:color="auto"/>
              <w:bottom w:val="single" w:sz="4" w:space="0" w:color="auto"/>
              <w:right w:val="single" w:sz="4" w:space="0" w:color="auto"/>
            </w:tcBorders>
            <w:hideMark/>
          </w:tcPr>
          <w:p w14:paraId="2276D791" w14:textId="77777777" w:rsidR="007E4470" w:rsidRPr="00184A3A" w:rsidRDefault="007E4470" w:rsidP="0013302E">
            <w:pPr>
              <w:spacing w:after="0"/>
              <w:rPr>
                <w:color w:val="000000"/>
                <w:sz w:val="16"/>
                <w:szCs w:val="16"/>
              </w:rPr>
            </w:pPr>
            <w:proofErr w:type="spellStart"/>
            <w:r w:rsidRPr="00184A3A">
              <w:rPr>
                <w:color w:val="000000"/>
                <w:sz w:val="16"/>
                <w:szCs w:val="16"/>
              </w:rPr>
              <w:t>branchId</w:t>
            </w:r>
            <w:proofErr w:type="spellEnd"/>
          </w:p>
        </w:tc>
        <w:tc>
          <w:tcPr>
            <w:tcW w:w="2259" w:type="dxa"/>
            <w:tcBorders>
              <w:top w:val="single" w:sz="4" w:space="0" w:color="auto"/>
              <w:left w:val="single" w:sz="4" w:space="0" w:color="auto"/>
              <w:bottom w:val="single" w:sz="4" w:space="0" w:color="auto"/>
              <w:right w:val="single" w:sz="4" w:space="0" w:color="auto"/>
            </w:tcBorders>
            <w:hideMark/>
          </w:tcPr>
          <w:p w14:paraId="443893DE" w14:textId="77777777" w:rsidR="007E4470" w:rsidRPr="00184A3A" w:rsidRDefault="007E4470" w:rsidP="0013302E">
            <w:pPr>
              <w:spacing w:after="0"/>
              <w:ind w:left="-11"/>
              <w:rPr>
                <w:rFonts w:cs="Arial"/>
                <w:sz w:val="16"/>
                <w:szCs w:val="16"/>
              </w:rPr>
            </w:pPr>
            <w:r w:rsidRPr="00184A3A">
              <w:rPr>
                <w:rFonts w:cs="Arial"/>
                <w:color w:val="000000"/>
                <w:sz w:val="16"/>
                <w:szCs w:val="16"/>
              </w:rPr>
              <w:t>Maxim’s branch ID</w:t>
            </w:r>
          </w:p>
        </w:tc>
        <w:tc>
          <w:tcPr>
            <w:tcW w:w="1080" w:type="dxa"/>
            <w:tcBorders>
              <w:top w:val="single" w:sz="4" w:space="0" w:color="auto"/>
              <w:left w:val="single" w:sz="4" w:space="0" w:color="auto"/>
              <w:bottom w:val="single" w:sz="4" w:space="0" w:color="auto"/>
              <w:right w:val="single" w:sz="4" w:space="0" w:color="auto"/>
            </w:tcBorders>
            <w:hideMark/>
          </w:tcPr>
          <w:p w14:paraId="498D7C59"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3E82DDC"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D342E5C"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5E3464E" w14:textId="27F1B9AD" w:rsidR="007E4470" w:rsidRPr="00184A3A" w:rsidRDefault="007E4470" w:rsidP="0013302E">
            <w:pPr>
              <w:spacing w:after="0"/>
              <w:rPr>
                <w:color w:val="000000"/>
                <w:sz w:val="16"/>
                <w:szCs w:val="16"/>
              </w:rPr>
            </w:pPr>
            <w:r w:rsidRPr="00184A3A">
              <w:rPr>
                <w:color w:val="000000"/>
                <w:sz w:val="16"/>
                <w:szCs w:val="16"/>
              </w:rPr>
              <w:t xml:space="preserve">&lt; </w:t>
            </w:r>
            <w:proofErr w:type="spellStart"/>
            <w:r w:rsidRPr="00184A3A">
              <w:rPr>
                <w:color w:val="000000"/>
                <w:sz w:val="16"/>
                <w:szCs w:val="16"/>
              </w:rPr>
              <w:t>branchId</w:t>
            </w:r>
            <w:proofErr w:type="spellEnd"/>
            <w:r w:rsidR="0013302E" w:rsidRPr="00184A3A">
              <w:rPr>
                <w:color w:val="000000"/>
                <w:sz w:val="16"/>
                <w:szCs w:val="16"/>
              </w:rPr>
              <w:t>&gt;</w:t>
            </w:r>
            <w:r w:rsidRPr="00184A3A">
              <w:rPr>
                <w:color w:val="000000"/>
                <w:sz w:val="16"/>
                <w:szCs w:val="16"/>
              </w:rPr>
              <w:t>MXM</w:t>
            </w:r>
          </w:p>
          <w:p w14:paraId="1B0CF1BC" w14:textId="12178B16" w:rsidR="007E4470" w:rsidRPr="00184A3A" w:rsidRDefault="0013302E" w:rsidP="0013302E">
            <w:pPr>
              <w:spacing w:after="0"/>
              <w:rPr>
                <w:sz w:val="16"/>
                <w:szCs w:val="16"/>
              </w:rPr>
            </w:pPr>
            <w:r w:rsidRPr="00184A3A">
              <w:rPr>
                <w:color w:val="000000"/>
                <w:sz w:val="16"/>
                <w:szCs w:val="16"/>
              </w:rPr>
              <w:t>&lt;/</w:t>
            </w:r>
            <w:proofErr w:type="spellStart"/>
            <w:r w:rsidR="007E4470" w:rsidRPr="00184A3A">
              <w:rPr>
                <w:color w:val="000000"/>
                <w:sz w:val="16"/>
                <w:szCs w:val="16"/>
              </w:rPr>
              <w:t>branchId</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5AA27324"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branchId</w:t>
            </w:r>
            <w:proofErr w:type="spellEnd"/>
            <w:r w:rsidRPr="00184A3A">
              <w:rPr>
                <w:color w:val="000000"/>
                <w:sz w:val="16"/>
                <w:szCs w:val="16"/>
              </w:rPr>
              <w:t>”:”MXM”}</w:t>
            </w:r>
          </w:p>
        </w:tc>
      </w:tr>
      <w:tr w:rsidR="007E4470" w:rsidRPr="00184A3A" w14:paraId="5B781DE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CC54B0B" w14:textId="77777777" w:rsidR="007E4470" w:rsidRPr="00184A3A" w:rsidRDefault="007E4470" w:rsidP="0013302E">
            <w:pPr>
              <w:spacing w:after="0"/>
              <w:rPr>
                <w:color w:val="000000"/>
                <w:sz w:val="16"/>
                <w:szCs w:val="16"/>
              </w:rPr>
            </w:pPr>
            <w:r w:rsidRPr="00184A3A">
              <w:rPr>
                <w:color w:val="000000"/>
                <w:sz w:val="16"/>
                <w:szCs w:val="16"/>
              </w:rPr>
              <w:t>2</w:t>
            </w:r>
          </w:p>
        </w:tc>
        <w:tc>
          <w:tcPr>
            <w:tcW w:w="1701" w:type="dxa"/>
            <w:tcBorders>
              <w:top w:val="single" w:sz="4" w:space="0" w:color="auto"/>
              <w:left w:val="single" w:sz="4" w:space="0" w:color="auto"/>
              <w:bottom w:val="single" w:sz="4" w:space="0" w:color="auto"/>
              <w:right w:val="single" w:sz="4" w:space="0" w:color="auto"/>
            </w:tcBorders>
            <w:hideMark/>
          </w:tcPr>
          <w:p w14:paraId="07DCACB5" w14:textId="77777777" w:rsidR="007E4470" w:rsidRPr="00184A3A" w:rsidRDefault="007E4470" w:rsidP="0013302E">
            <w:pPr>
              <w:spacing w:after="0"/>
              <w:rPr>
                <w:color w:val="000000"/>
                <w:sz w:val="16"/>
                <w:szCs w:val="16"/>
              </w:rPr>
            </w:pPr>
            <w:proofErr w:type="spellStart"/>
            <w:r w:rsidRPr="00184A3A">
              <w:rPr>
                <w:color w:val="000000"/>
                <w:sz w:val="16"/>
                <w:szCs w:val="16"/>
              </w:rPr>
              <w:t>businessDate</w:t>
            </w:r>
            <w:proofErr w:type="spellEnd"/>
          </w:p>
        </w:tc>
        <w:tc>
          <w:tcPr>
            <w:tcW w:w="2259" w:type="dxa"/>
            <w:tcBorders>
              <w:top w:val="single" w:sz="4" w:space="0" w:color="auto"/>
              <w:left w:val="single" w:sz="4" w:space="0" w:color="auto"/>
              <w:bottom w:val="single" w:sz="4" w:space="0" w:color="auto"/>
              <w:right w:val="single" w:sz="4" w:space="0" w:color="auto"/>
            </w:tcBorders>
            <w:hideMark/>
          </w:tcPr>
          <w:p w14:paraId="37DA48B6"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4C24475B"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6D254B6" w14:textId="77777777" w:rsidR="007E4470" w:rsidRPr="00184A3A" w:rsidRDefault="007E4470" w:rsidP="0013302E">
            <w:pPr>
              <w:spacing w:after="0"/>
              <w:rPr>
                <w:color w:val="000000"/>
                <w:sz w:val="16"/>
                <w:szCs w:val="16"/>
              </w:rPr>
            </w:pPr>
            <w:r w:rsidRPr="00184A3A">
              <w:rPr>
                <w:color w:val="000000"/>
                <w:sz w:val="16"/>
                <w:szCs w:val="16"/>
              </w:rPr>
              <w:t>Date</w:t>
            </w:r>
          </w:p>
        </w:tc>
        <w:tc>
          <w:tcPr>
            <w:tcW w:w="1260" w:type="dxa"/>
            <w:tcBorders>
              <w:top w:val="single" w:sz="4" w:space="0" w:color="auto"/>
              <w:left w:val="single" w:sz="4" w:space="0" w:color="auto"/>
              <w:bottom w:val="single" w:sz="4" w:space="0" w:color="auto"/>
              <w:right w:val="single" w:sz="4" w:space="0" w:color="auto"/>
            </w:tcBorders>
            <w:hideMark/>
          </w:tcPr>
          <w:p w14:paraId="6E089E1C" w14:textId="77777777" w:rsidR="007E4470" w:rsidRPr="00184A3A" w:rsidRDefault="007E4470" w:rsidP="0013302E">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5BA689C3" w14:textId="1EDD257D" w:rsidR="007E4470" w:rsidRPr="00184A3A" w:rsidRDefault="007E4470" w:rsidP="0013302E">
            <w:pPr>
              <w:spacing w:after="0"/>
              <w:rPr>
                <w:color w:val="000000"/>
                <w:sz w:val="16"/>
                <w:szCs w:val="16"/>
              </w:rPr>
            </w:pPr>
            <w:r w:rsidRPr="00184A3A">
              <w:rPr>
                <w:color w:val="000000"/>
                <w:sz w:val="16"/>
                <w:szCs w:val="16"/>
              </w:rPr>
              <w:t xml:space="preserve">&lt; </w:t>
            </w:r>
            <w:proofErr w:type="spellStart"/>
            <w:r w:rsidRPr="00184A3A">
              <w:rPr>
                <w:color w:val="000000"/>
                <w:sz w:val="16"/>
                <w:szCs w:val="16"/>
              </w:rPr>
              <w:t>businessDate</w:t>
            </w:r>
            <w:proofErr w:type="spellEnd"/>
            <w:r w:rsidR="0013302E" w:rsidRPr="00184A3A">
              <w:rPr>
                <w:color w:val="000000"/>
                <w:sz w:val="16"/>
                <w:szCs w:val="16"/>
              </w:rPr>
              <w:t>&gt;</w:t>
            </w:r>
            <w:r w:rsidRPr="00184A3A">
              <w:rPr>
                <w:color w:val="000000"/>
                <w:sz w:val="16"/>
                <w:szCs w:val="16"/>
              </w:rPr>
              <w:t>2016-01-01</w:t>
            </w:r>
          </w:p>
          <w:p w14:paraId="1EFFE5C5" w14:textId="3AA75BB9" w:rsidR="007E4470" w:rsidRPr="00184A3A" w:rsidRDefault="0013302E" w:rsidP="0013302E">
            <w:pPr>
              <w:spacing w:after="0"/>
              <w:rPr>
                <w:sz w:val="16"/>
                <w:szCs w:val="16"/>
              </w:rPr>
            </w:pPr>
            <w:r w:rsidRPr="00184A3A">
              <w:rPr>
                <w:color w:val="000000"/>
                <w:sz w:val="16"/>
                <w:szCs w:val="16"/>
              </w:rPr>
              <w:t>&lt;/</w:t>
            </w:r>
            <w:proofErr w:type="spellStart"/>
            <w:r w:rsidR="007E4470" w:rsidRPr="00184A3A">
              <w:rPr>
                <w:color w:val="000000"/>
                <w:sz w:val="16"/>
                <w:szCs w:val="16"/>
              </w:rPr>
              <w:t>businessDate</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5A1E6791" w14:textId="77777777" w:rsidR="007E4470" w:rsidRPr="00184A3A" w:rsidRDefault="007E4470" w:rsidP="0013302E">
            <w:pPr>
              <w:spacing w:after="0"/>
              <w:rPr>
                <w:color w:val="000000"/>
                <w:sz w:val="16"/>
                <w:szCs w:val="16"/>
              </w:rPr>
            </w:pPr>
            <w:r w:rsidRPr="00184A3A">
              <w:rPr>
                <w:color w:val="000000"/>
                <w:sz w:val="16"/>
                <w:szCs w:val="16"/>
              </w:rPr>
              <w:t>{“businessDate”:”2016-01-01”}</w:t>
            </w:r>
          </w:p>
        </w:tc>
      </w:tr>
      <w:tr w:rsidR="007E4470" w:rsidRPr="00184A3A" w14:paraId="77AEC12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A21481F" w14:textId="77777777" w:rsidR="007E4470" w:rsidRPr="00184A3A" w:rsidRDefault="007E4470" w:rsidP="0013302E">
            <w:pPr>
              <w:spacing w:after="0"/>
              <w:rPr>
                <w:color w:val="000000"/>
                <w:sz w:val="16"/>
                <w:szCs w:val="16"/>
              </w:rPr>
            </w:pPr>
            <w:r w:rsidRPr="00184A3A">
              <w:rPr>
                <w:color w:val="000000"/>
                <w:sz w:val="16"/>
                <w:szCs w:val="16"/>
              </w:rPr>
              <w:t>3</w:t>
            </w:r>
          </w:p>
        </w:tc>
        <w:tc>
          <w:tcPr>
            <w:tcW w:w="1701" w:type="dxa"/>
            <w:tcBorders>
              <w:top w:val="single" w:sz="4" w:space="0" w:color="auto"/>
              <w:left w:val="single" w:sz="4" w:space="0" w:color="auto"/>
              <w:bottom w:val="single" w:sz="4" w:space="0" w:color="auto"/>
              <w:right w:val="single" w:sz="4" w:space="0" w:color="auto"/>
            </w:tcBorders>
            <w:hideMark/>
          </w:tcPr>
          <w:p w14:paraId="59D88F1F" w14:textId="77777777" w:rsidR="007E4470" w:rsidRPr="00184A3A" w:rsidRDefault="007E4470" w:rsidP="0013302E">
            <w:pPr>
              <w:spacing w:after="0"/>
              <w:rPr>
                <w:color w:val="000000"/>
                <w:sz w:val="16"/>
                <w:szCs w:val="16"/>
              </w:rPr>
            </w:pPr>
            <w:proofErr w:type="spellStart"/>
            <w:r w:rsidRPr="00184A3A">
              <w:rPr>
                <w:color w:val="000000"/>
                <w:sz w:val="16"/>
                <w:szCs w:val="16"/>
              </w:rPr>
              <w:t>rectype</w:t>
            </w:r>
            <w:proofErr w:type="spellEnd"/>
          </w:p>
        </w:tc>
        <w:tc>
          <w:tcPr>
            <w:tcW w:w="2259" w:type="dxa"/>
            <w:tcBorders>
              <w:top w:val="single" w:sz="4" w:space="0" w:color="auto"/>
              <w:left w:val="single" w:sz="4" w:space="0" w:color="auto"/>
              <w:bottom w:val="single" w:sz="4" w:space="0" w:color="auto"/>
              <w:right w:val="single" w:sz="4" w:space="0" w:color="auto"/>
            </w:tcBorders>
            <w:hideMark/>
          </w:tcPr>
          <w:p w14:paraId="63F78B80" w14:textId="77777777" w:rsidR="007E4470" w:rsidRPr="00184A3A" w:rsidRDefault="007E4470" w:rsidP="0013302E">
            <w:pPr>
              <w:spacing w:after="0"/>
              <w:ind w:left="-11"/>
              <w:rPr>
                <w:rFonts w:cs="Arial"/>
                <w:sz w:val="16"/>
                <w:szCs w:val="16"/>
              </w:rPr>
            </w:pPr>
            <w:r w:rsidRPr="00184A3A">
              <w:rPr>
                <w:rFonts w:cs="Arial"/>
                <w:color w:val="000000"/>
                <w:sz w:val="16"/>
                <w:szCs w:val="16"/>
              </w:rPr>
              <w:t>Record type</w:t>
            </w:r>
          </w:p>
        </w:tc>
        <w:tc>
          <w:tcPr>
            <w:tcW w:w="1080" w:type="dxa"/>
            <w:tcBorders>
              <w:top w:val="single" w:sz="4" w:space="0" w:color="auto"/>
              <w:left w:val="single" w:sz="4" w:space="0" w:color="auto"/>
              <w:bottom w:val="single" w:sz="4" w:space="0" w:color="auto"/>
              <w:right w:val="single" w:sz="4" w:space="0" w:color="auto"/>
            </w:tcBorders>
            <w:hideMark/>
          </w:tcPr>
          <w:p w14:paraId="2AAF9547"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CFE8E39"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3CA2FAD9" w14:textId="77777777" w:rsidR="007E4470" w:rsidRPr="00184A3A" w:rsidRDefault="007E4470" w:rsidP="0013302E">
            <w:pPr>
              <w:spacing w:after="0"/>
              <w:rPr>
                <w:color w:val="000000"/>
                <w:sz w:val="16"/>
                <w:szCs w:val="16"/>
              </w:rPr>
            </w:pPr>
            <w:r w:rsidRPr="00184A3A">
              <w:rPr>
                <w:color w:val="000000"/>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537E1E03" w14:textId="2777012C"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rectype</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rectype</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2852485C"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rectype</w:t>
            </w:r>
            <w:proofErr w:type="spellEnd"/>
            <w:r w:rsidRPr="00184A3A">
              <w:rPr>
                <w:color w:val="000000"/>
                <w:sz w:val="16"/>
                <w:szCs w:val="16"/>
              </w:rPr>
              <w:t>":""}</w:t>
            </w:r>
          </w:p>
        </w:tc>
      </w:tr>
      <w:tr w:rsidR="007E4470" w:rsidRPr="00184A3A" w14:paraId="6274F4D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6348C79" w14:textId="77777777" w:rsidR="007E4470" w:rsidRPr="00184A3A" w:rsidRDefault="007E4470" w:rsidP="0013302E">
            <w:pPr>
              <w:spacing w:after="0"/>
              <w:rPr>
                <w:color w:val="000000"/>
                <w:sz w:val="16"/>
                <w:szCs w:val="16"/>
              </w:rPr>
            </w:pPr>
            <w:r w:rsidRPr="00184A3A">
              <w:rPr>
                <w:color w:val="000000"/>
                <w:sz w:val="16"/>
                <w:szCs w:val="16"/>
              </w:rPr>
              <w:t>4</w:t>
            </w:r>
          </w:p>
        </w:tc>
        <w:tc>
          <w:tcPr>
            <w:tcW w:w="1701" w:type="dxa"/>
            <w:tcBorders>
              <w:top w:val="single" w:sz="4" w:space="0" w:color="auto"/>
              <w:left w:val="single" w:sz="4" w:space="0" w:color="auto"/>
              <w:bottom w:val="single" w:sz="4" w:space="0" w:color="auto"/>
              <w:right w:val="single" w:sz="4" w:space="0" w:color="auto"/>
            </w:tcBorders>
            <w:hideMark/>
          </w:tcPr>
          <w:p w14:paraId="28FDC451" w14:textId="77777777" w:rsidR="007E4470" w:rsidRPr="00184A3A" w:rsidRDefault="007E4470" w:rsidP="0013302E">
            <w:pPr>
              <w:spacing w:after="0"/>
              <w:rPr>
                <w:color w:val="000000"/>
                <w:sz w:val="16"/>
                <w:szCs w:val="16"/>
              </w:rPr>
            </w:pPr>
            <w:proofErr w:type="spellStart"/>
            <w:r w:rsidRPr="00184A3A">
              <w:rPr>
                <w:color w:val="000000"/>
                <w:sz w:val="16"/>
                <w:szCs w:val="16"/>
              </w:rPr>
              <w:t>recdesc</w:t>
            </w:r>
            <w:proofErr w:type="spellEnd"/>
          </w:p>
        </w:tc>
        <w:tc>
          <w:tcPr>
            <w:tcW w:w="2259" w:type="dxa"/>
            <w:tcBorders>
              <w:top w:val="single" w:sz="4" w:space="0" w:color="auto"/>
              <w:left w:val="single" w:sz="4" w:space="0" w:color="auto"/>
              <w:bottom w:val="single" w:sz="4" w:space="0" w:color="auto"/>
              <w:right w:val="single" w:sz="4" w:space="0" w:color="auto"/>
            </w:tcBorders>
            <w:hideMark/>
          </w:tcPr>
          <w:p w14:paraId="2A612068" w14:textId="77777777" w:rsidR="007E4470" w:rsidRPr="00184A3A" w:rsidRDefault="007E4470" w:rsidP="0013302E">
            <w:pPr>
              <w:spacing w:after="0"/>
              <w:ind w:left="-11"/>
              <w:rPr>
                <w:rFonts w:cs="Arial"/>
                <w:sz w:val="16"/>
                <w:szCs w:val="16"/>
              </w:rPr>
            </w:pPr>
            <w:r w:rsidRPr="00184A3A">
              <w:rPr>
                <w:rFonts w:cs="Arial"/>
                <w:color w:val="000000"/>
                <w:sz w:val="16"/>
                <w:szCs w:val="16"/>
              </w:rPr>
              <w:t>Record type description</w:t>
            </w:r>
          </w:p>
        </w:tc>
        <w:tc>
          <w:tcPr>
            <w:tcW w:w="1080" w:type="dxa"/>
            <w:tcBorders>
              <w:top w:val="single" w:sz="4" w:space="0" w:color="auto"/>
              <w:left w:val="single" w:sz="4" w:space="0" w:color="auto"/>
              <w:bottom w:val="single" w:sz="4" w:space="0" w:color="auto"/>
              <w:right w:val="single" w:sz="4" w:space="0" w:color="auto"/>
            </w:tcBorders>
            <w:hideMark/>
          </w:tcPr>
          <w:p w14:paraId="6B250C79"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75C5DDE" w14:textId="77777777" w:rsidR="007E4470" w:rsidRPr="00184A3A" w:rsidRDefault="007E4470" w:rsidP="0013302E">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7D89D44D" w14:textId="77777777" w:rsidR="007E4470" w:rsidRPr="00184A3A" w:rsidRDefault="007E4470" w:rsidP="0013302E">
            <w:pPr>
              <w:spacing w:after="0"/>
              <w:rPr>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BA29931" w14:textId="6663DD8B"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recdesc</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recdesc</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17DBB329"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recdesc</w:t>
            </w:r>
            <w:proofErr w:type="spellEnd"/>
            <w:r w:rsidRPr="00184A3A">
              <w:rPr>
                <w:color w:val="000000"/>
                <w:sz w:val="16"/>
                <w:szCs w:val="16"/>
              </w:rPr>
              <w:t>":""}</w:t>
            </w:r>
          </w:p>
        </w:tc>
      </w:tr>
      <w:tr w:rsidR="007E4470" w:rsidRPr="00184A3A" w14:paraId="1224A47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BE30C11" w14:textId="77777777" w:rsidR="007E4470" w:rsidRPr="00184A3A" w:rsidRDefault="007E4470" w:rsidP="0013302E">
            <w:pPr>
              <w:spacing w:after="0"/>
              <w:rPr>
                <w:color w:val="000000"/>
                <w:sz w:val="16"/>
                <w:szCs w:val="16"/>
              </w:rPr>
            </w:pPr>
            <w:r w:rsidRPr="00184A3A">
              <w:rPr>
                <w:color w:val="000000"/>
                <w:sz w:val="16"/>
                <w:szCs w:val="16"/>
              </w:rPr>
              <w:t>5</w:t>
            </w:r>
          </w:p>
        </w:tc>
        <w:tc>
          <w:tcPr>
            <w:tcW w:w="1701" w:type="dxa"/>
            <w:tcBorders>
              <w:top w:val="single" w:sz="4" w:space="0" w:color="auto"/>
              <w:left w:val="single" w:sz="4" w:space="0" w:color="auto"/>
              <w:bottom w:val="single" w:sz="4" w:space="0" w:color="auto"/>
              <w:right w:val="single" w:sz="4" w:space="0" w:color="auto"/>
            </w:tcBorders>
            <w:hideMark/>
          </w:tcPr>
          <w:p w14:paraId="1052C816" w14:textId="77777777" w:rsidR="007E4470" w:rsidRPr="00184A3A" w:rsidRDefault="007E4470" w:rsidP="0013302E">
            <w:pPr>
              <w:spacing w:after="0"/>
              <w:rPr>
                <w:color w:val="000000"/>
                <w:sz w:val="16"/>
                <w:szCs w:val="16"/>
              </w:rPr>
            </w:pPr>
            <w:proofErr w:type="spellStart"/>
            <w:r w:rsidRPr="00184A3A">
              <w:rPr>
                <w:color w:val="000000"/>
                <w:sz w:val="16"/>
                <w:szCs w:val="16"/>
              </w:rPr>
              <w:t>currencyCode</w:t>
            </w:r>
            <w:proofErr w:type="spellEnd"/>
          </w:p>
        </w:tc>
        <w:tc>
          <w:tcPr>
            <w:tcW w:w="2259" w:type="dxa"/>
            <w:tcBorders>
              <w:top w:val="single" w:sz="4" w:space="0" w:color="auto"/>
              <w:left w:val="single" w:sz="4" w:space="0" w:color="auto"/>
              <w:bottom w:val="single" w:sz="4" w:space="0" w:color="auto"/>
              <w:right w:val="single" w:sz="4" w:space="0" w:color="auto"/>
            </w:tcBorders>
            <w:hideMark/>
          </w:tcPr>
          <w:p w14:paraId="52D2BAA6" w14:textId="77777777" w:rsidR="007E4470" w:rsidRPr="00184A3A" w:rsidRDefault="007E4470" w:rsidP="0013302E">
            <w:pPr>
              <w:spacing w:after="0"/>
              <w:ind w:left="-11"/>
              <w:rPr>
                <w:rFonts w:cs="Arial"/>
                <w:sz w:val="16"/>
                <w:szCs w:val="16"/>
              </w:rPr>
            </w:pPr>
            <w:r w:rsidRPr="00184A3A">
              <w:rPr>
                <w:rFonts w:cs="Arial"/>
                <w:color w:val="000000"/>
                <w:sz w:val="16"/>
                <w:szCs w:val="16"/>
              </w:rPr>
              <w:t>Currency Code for the “total amount”</w:t>
            </w:r>
          </w:p>
        </w:tc>
        <w:tc>
          <w:tcPr>
            <w:tcW w:w="1080" w:type="dxa"/>
            <w:tcBorders>
              <w:top w:val="single" w:sz="4" w:space="0" w:color="auto"/>
              <w:left w:val="single" w:sz="4" w:space="0" w:color="auto"/>
              <w:bottom w:val="single" w:sz="4" w:space="0" w:color="auto"/>
              <w:right w:val="single" w:sz="4" w:space="0" w:color="auto"/>
            </w:tcBorders>
            <w:hideMark/>
          </w:tcPr>
          <w:p w14:paraId="794F5728"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3CF8619"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B5874EC" w14:textId="77777777" w:rsidR="007E4470" w:rsidRPr="00184A3A" w:rsidRDefault="007E4470" w:rsidP="0013302E">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B8A8E14" w14:textId="7CA95723"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currencyCode</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currencyCode</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5D7950FB"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currencyCode</w:t>
            </w:r>
            <w:proofErr w:type="spellEnd"/>
            <w:r w:rsidRPr="00184A3A">
              <w:rPr>
                <w:color w:val="000000"/>
                <w:sz w:val="16"/>
                <w:szCs w:val="16"/>
              </w:rPr>
              <w:t>":""}</w:t>
            </w:r>
          </w:p>
        </w:tc>
      </w:tr>
      <w:tr w:rsidR="007E4470" w:rsidRPr="00184A3A" w14:paraId="0ADB9AD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2C67007" w14:textId="77777777" w:rsidR="007E4470" w:rsidRPr="00184A3A" w:rsidRDefault="007E4470" w:rsidP="0013302E">
            <w:pPr>
              <w:spacing w:after="0"/>
              <w:rPr>
                <w:rFonts w:eastAsia="SimSun"/>
                <w:color w:val="000000"/>
                <w:sz w:val="16"/>
                <w:szCs w:val="16"/>
              </w:rPr>
            </w:pPr>
            <w:r w:rsidRPr="00184A3A">
              <w:rPr>
                <w:color w:val="000000"/>
                <w:sz w:val="16"/>
                <w:szCs w:val="16"/>
              </w:rPr>
              <w:t>6</w:t>
            </w:r>
          </w:p>
        </w:tc>
        <w:tc>
          <w:tcPr>
            <w:tcW w:w="1701" w:type="dxa"/>
            <w:tcBorders>
              <w:top w:val="single" w:sz="4" w:space="0" w:color="auto"/>
              <w:left w:val="single" w:sz="4" w:space="0" w:color="auto"/>
              <w:bottom w:val="single" w:sz="4" w:space="0" w:color="auto"/>
              <w:right w:val="single" w:sz="4" w:space="0" w:color="auto"/>
            </w:tcBorders>
            <w:hideMark/>
          </w:tcPr>
          <w:p w14:paraId="31C48D9E" w14:textId="77777777" w:rsidR="007E4470" w:rsidRPr="00184A3A" w:rsidRDefault="007E4470" w:rsidP="0013302E">
            <w:pPr>
              <w:spacing w:after="0"/>
              <w:rPr>
                <w:rFonts w:cs="Arial"/>
                <w:sz w:val="16"/>
                <w:szCs w:val="16"/>
              </w:rPr>
            </w:pPr>
            <w:proofErr w:type="spellStart"/>
            <w:r w:rsidRPr="00184A3A">
              <w:rPr>
                <w:rFonts w:cs="Arial"/>
                <w:color w:val="000000"/>
                <w:sz w:val="16"/>
                <w:szCs w:val="16"/>
              </w:rPr>
              <w:t>totalAmount</w:t>
            </w:r>
            <w:proofErr w:type="spellEnd"/>
          </w:p>
        </w:tc>
        <w:tc>
          <w:tcPr>
            <w:tcW w:w="2259" w:type="dxa"/>
            <w:tcBorders>
              <w:top w:val="single" w:sz="4" w:space="0" w:color="auto"/>
              <w:left w:val="single" w:sz="4" w:space="0" w:color="auto"/>
              <w:bottom w:val="single" w:sz="4" w:space="0" w:color="auto"/>
              <w:right w:val="single" w:sz="4" w:space="0" w:color="auto"/>
            </w:tcBorders>
            <w:hideMark/>
          </w:tcPr>
          <w:p w14:paraId="5C79AE67" w14:textId="77777777" w:rsidR="007E4470" w:rsidRPr="00184A3A" w:rsidRDefault="007E4470" w:rsidP="0013302E">
            <w:pPr>
              <w:spacing w:after="0"/>
              <w:ind w:left="-11"/>
              <w:rPr>
                <w:rFonts w:cs="Arial"/>
                <w:sz w:val="16"/>
                <w:szCs w:val="16"/>
              </w:rPr>
            </w:pPr>
            <w:r w:rsidRPr="00184A3A">
              <w:rPr>
                <w:rFonts w:cs="Arial"/>
                <w:color w:val="000000"/>
                <w:sz w:val="16"/>
                <w:szCs w:val="16"/>
              </w:rPr>
              <w:t>Total amount for this Record type</w:t>
            </w:r>
          </w:p>
        </w:tc>
        <w:tc>
          <w:tcPr>
            <w:tcW w:w="1080" w:type="dxa"/>
            <w:tcBorders>
              <w:top w:val="single" w:sz="4" w:space="0" w:color="auto"/>
              <w:left w:val="single" w:sz="4" w:space="0" w:color="auto"/>
              <w:bottom w:val="single" w:sz="4" w:space="0" w:color="auto"/>
              <w:right w:val="single" w:sz="4" w:space="0" w:color="auto"/>
            </w:tcBorders>
            <w:hideMark/>
          </w:tcPr>
          <w:p w14:paraId="4324949D"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D6613CA" w14:textId="77777777" w:rsidR="007E4470" w:rsidRPr="00184A3A" w:rsidRDefault="007E4470" w:rsidP="0013302E">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0012148A" w14:textId="77777777" w:rsidR="007E4470" w:rsidRPr="00184A3A" w:rsidRDefault="007E4470" w:rsidP="0013302E">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0AA91D4" w14:textId="743AC94B"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totalAmount</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totalAmount</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3AA9457D"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totalAmount</w:t>
            </w:r>
            <w:proofErr w:type="spellEnd"/>
            <w:r w:rsidRPr="00184A3A">
              <w:rPr>
                <w:color w:val="000000"/>
                <w:sz w:val="16"/>
                <w:szCs w:val="16"/>
              </w:rPr>
              <w:t>":""}</w:t>
            </w:r>
          </w:p>
        </w:tc>
      </w:tr>
      <w:tr w:rsidR="007E4470" w:rsidRPr="00184A3A" w14:paraId="1E9C636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5D0CA95" w14:textId="77777777" w:rsidR="007E4470" w:rsidRPr="00184A3A" w:rsidRDefault="007E4470" w:rsidP="0013302E">
            <w:pPr>
              <w:spacing w:after="0"/>
              <w:rPr>
                <w:color w:val="000000"/>
                <w:sz w:val="16"/>
                <w:szCs w:val="16"/>
              </w:rPr>
            </w:pPr>
            <w:r w:rsidRPr="00184A3A">
              <w:rPr>
                <w:color w:val="000000"/>
                <w:sz w:val="16"/>
                <w:szCs w:val="16"/>
              </w:rPr>
              <w:t>7</w:t>
            </w:r>
          </w:p>
        </w:tc>
        <w:tc>
          <w:tcPr>
            <w:tcW w:w="1701" w:type="dxa"/>
            <w:tcBorders>
              <w:top w:val="single" w:sz="4" w:space="0" w:color="auto"/>
              <w:left w:val="single" w:sz="4" w:space="0" w:color="auto"/>
              <w:bottom w:val="single" w:sz="4" w:space="0" w:color="auto"/>
              <w:right w:val="single" w:sz="4" w:space="0" w:color="auto"/>
            </w:tcBorders>
            <w:hideMark/>
          </w:tcPr>
          <w:p w14:paraId="55F875BE" w14:textId="77777777" w:rsidR="007E4470" w:rsidRPr="00184A3A" w:rsidRDefault="007E4470" w:rsidP="0013302E">
            <w:pPr>
              <w:spacing w:after="0"/>
              <w:rPr>
                <w:rFonts w:cs="Arial"/>
                <w:sz w:val="16"/>
                <w:szCs w:val="16"/>
              </w:rPr>
            </w:pPr>
            <w:proofErr w:type="spellStart"/>
            <w:r w:rsidRPr="00184A3A">
              <w:rPr>
                <w:rFonts w:cs="Arial"/>
                <w:color w:val="000000"/>
                <w:sz w:val="16"/>
                <w:szCs w:val="16"/>
              </w:rPr>
              <w:t>qty</w:t>
            </w:r>
            <w:proofErr w:type="spellEnd"/>
          </w:p>
        </w:tc>
        <w:tc>
          <w:tcPr>
            <w:tcW w:w="2259" w:type="dxa"/>
            <w:tcBorders>
              <w:top w:val="single" w:sz="4" w:space="0" w:color="auto"/>
              <w:left w:val="single" w:sz="4" w:space="0" w:color="auto"/>
              <w:bottom w:val="single" w:sz="4" w:space="0" w:color="auto"/>
              <w:right w:val="single" w:sz="4" w:space="0" w:color="auto"/>
            </w:tcBorders>
            <w:hideMark/>
          </w:tcPr>
          <w:p w14:paraId="37C9DC08" w14:textId="77777777" w:rsidR="007E4470" w:rsidRPr="00184A3A" w:rsidRDefault="007E4470" w:rsidP="0013302E">
            <w:pPr>
              <w:spacing w:after="0"/>
              <w:ind w:left="-11"/>
              <w:rPr>
                <w:rFonts w:cs="Arial"/>
                <w:sz w:val="16"/>
                <w:szCs w:val="16"/>
              </w:rPr>
            </w:pPr>
            <w:r w:rsidRPr="00184A3A">
              <w:rPr>
                <w:rFonts w:cs="Arial"/>
                <w:color w:val="000000"/>
                <w:sz w:val="16"/>
                <w:szCs w:val="16"/>
              </w:rPr>
              <w:t>Total quantity for this Record type</w:t>
            </w:r>
          </w:p>
        </w:tc>
        <w:tc>
          <w:tcPr>
            <w:tcW w:w="1080" w:type="dxa"/>
            <w:tcBorders>
              <w:top w:val="single" w:sz="4" w:space="0" w:color="auto"/>
              <w:left w:val="single" w:sz="4" w:space="0" w:color="auto"/>
              <w:bottom w:val="single" w:sz="4" w:space="0" w:color="auto"/>
              <w:right w:val="single" w:sz="4" w:space="0" w:color="auto"/>
            </w:tcBorders>
            <w:hideMark/>
          </w:tcPr>
          <w:p w14:paraId="560AE8DC"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B942479"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D482D04"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4F3E46B" w14:textId="27B2D3B3"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qty</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qty</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2B8EC15A"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qty</w:t>
            </w:r>
            <w:proofErr w:type="spellEnd"/>
            <w:r w:rsidRPr="00184A3A">
              <w:rPr>
                <w:color w:val="000000"/>
                <w:sz w:val="16"/>
                <w:szCs w:val="16"/>
              </w:rPr>
              <w:t>":""}</w:t>
            </w:r>
          </w:p>
        </w:tc>
      </w:tr>
      <w:tr w:rsidR="007E4470" w:rsidRPr="00184A3A" w14:paraId="7C4FDCA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09F1C3E" w14:textId="77777777" w:rsidR="007E4470" w:rsidRPr="00184A3A" w:rsidRDefault="007E4470" w:rsidP="0013302E">
            <w:pPr>
              <w:spacing w:after="0"/>
              <w:rPr>
                <w:color w:val="000000"/>
                <w:sz w:val="16"/>
                <w:szCs w:val="16"/>
              </w:rPr>
            </w:pPr>
            <w:r w:rsidRPr="00184A3A">
              <w:rPr>
                <w:color w:val="000000"/>
                <w:sz w:val="16"/>
                <w:szCs w:val="16"/>
              </w:rPr>
              <w:t>8</w:t>
            </w:r>
          </w:p>
        </w:tc>
        <w:tc>
          <w:tcPr>
            <w:tcW w:w="1701" w:type="dxa"/>
            <w:tcBorders>
              <w:top w:val="single" w:sz="4" w:space="0" w:color="auto"/>
              <w:left w:val="single" w:sz="4" w:space="0" w:color="auto"/>
              <w:bottom w:val="single" w:sz="4" w:space="0" w:color="auto"/>
              <w:right w:val="single" w:sz="4" w:space="0" w:color="auto"/>
            </w:tcBorders>
            <w:hideMark/>
          </w:tcPr>
          <w:p w14:paraId="230B79F3" w14:textId="77777777" w:rsidR="007E4470" w:rsidRPr="00184A3A" w:rsidRDefault="007E4470" w:rsidP="0013302E">
            <w:pPr>
              <w:spacing w:after="0"/>
              <w:rPr>
                <w:rFonts w:cs="Arial"/>
                <w:sz w:val="16"/>
                <w:szCs w:val="16"/>
              </w:rPr>
            </w:pPr>
            <w:r w:rsidRPr="00184A3A">
              <w:rPr>
                <w:sz w:val="16"/>
                <w:szCs w:val="16"/>
              </w:rPr>
              <w:t>author</w:t>
            </w:r>
          </w:p>
        </w:tc>
        <w:tc>
          <w:tcPr>
            <w:tcW w:w="2259" w:type="dxa"/>
            <w:tcBorders>
              <w:top w:val="single" w:sz="4" w:space="0" w:color="auto"/>
              <w:left w:val="single" w:sz="4" w:space="0" w:color="auto"/>
              <w:bottom w:val="single" w:sz="4" w:space="0" w:color="auto"/>
              <w:right w:val="single" w:sz="4" w:space="0" w:color="auto"/>
            </w:tcBorders>
          </w:tcPr>
          <w:p w14:paraId="0A5229D6" w14:textId="77777777" w:rsidR="007E4470" w:rsidRPr="00184A3A" w:rsidRDefault="007E4470" w:rsidP="0013302E">
            <w:pPr>
              <w:spacing w:after="0"/>
              <w:ind w:left="-11"/>
              <w:rPr>
                <w:rFonts w:cs="Arial"/>
                <w:sz w:val="16"/>
                <w:szCs w:val="16"/>
              </w:rPr>
            </w:pPr>
            <w:r w:rsidRPr="00184A3A">
              <w:rPr>
                <w:rFonts w:cs="Arial"/>
                <w:color w:val="000000"/>
                <w:sz w:val="16"/>
                <w:szCs w:val="16"/>
              </w:rPr>
              <w:t>Author</w:t>
            </w:r>
          </w:p>
        </w:tc>
        <w:tc>
          <w:tcPr>
            <w:tcW w:w="1080" w:type="dxa"/>
            <w:tcBorders>
              <w:top w:val="single" w:sz="4" w:space="0" w:color="auto"/>
              <w:left w:val="single" w:sz="4" w:space="0" w:color="auto"/>
              <w:bottom w:val="single" w:sz="4" w:space="0" w:color="auto"/>
              <w:right w:val="single" w:sz="4" w:space="0" w:color="auto"/>
            </w:tcBorders>
            <w:hideMark/>
          </w:tcPr>
          <w:p w14:paraId="0D1B9FF5"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7D429BB"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151DFD3"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D0462EA" w14:textId="7A345E7B" w:rsidR="007E4470" w:rsidRPr="00184A3A" w:rsidRDefault="007E4470" w:rsidP="0013302E">
            <w:pPr>
              <w:spacing w:after="0"/>
              <w:rPr>
                <w:color w:val="000000"/>
                <w:sz w:val="16"/>
                <w:szCs w:val="16"/>
              </w:rPr>
            </w:pPr>
            <w:r w:rsidRPr="00184A3A">
              <w:rPr>
                <w:color w:val="000000"/>
                <w:sz w:val="16"/>
                <w:szCs w:val="16"/>
              </w:rPr>
              <w:t>&lt;author&gt;</w:t>
            </w:r>
            <w:r w:rsidRPr="00184A3A">
              <w:rPr>
                <w:color w:val="000000"/>
                <w:sz w:val="16"/>
                <w:szCs w:val="16"/>
              </w:rPr>
              <w:br/>
            </w:r>
            <w:r w:rsidR="001D733F" w:rsidRPr="00184A3A">
              <w:rPr>
                <w:color w:val="000000"/>
                <w:sz w:val="16"/>
                <w:szCs w:val="16"/>
              </w:rPr>
              <w:t>&lt;/</w:t>
            </w:r>
            <w:r w:rsidRPr="00184A3A">
              <w:rPr>
                <w:color w:val="000000"/>
                <w:sz w:val="16"/>
                <w:szCs w:val="16"/>
              </w:rPr>
              <w:t>author&gt;</w:t>
            </w:r>
          </w:p>
        </w:tc>
        <w:tc>
          <w:tcPr>
            <w:tcW w:w="2790" w:type="dxa"/>
            <w:tcBorders>
              <w:top w:val="single" w:sz="4" w:space="0" w:color="auto"/>
              <w:left w:val="single" w:sz="4" w:space="0" w:color="auto"/>
              <w:bottom w:val="single" w:sz="4" w:space="0" w:color="auto"/>
              <w:right w:val="single" w:sz="4" w:space="0" w:color="auto"/>
            </w:tcBorders>
            <w:hideMark/>
          </w:tcPr>
          <w:p w14:paraId="0C538CDE" w14:textId="77777777" w:rsidR="007E4470" w:rsidRPr="00184A3A" w:rsidRDefault="007E4470" w:rsidP="0013302E">
            <w:pPr>
              <w:spacing w:after="0"/>
              <w:rPr>
                <w:color w:val="000000"/>
                <w:sz w:val="16"/>
                <w:szCs w:val="16"/>
              </w:rPr>
            </w:pPr>
            <w:r w:rsidRPr="00184A3A">
              <w:rPr>
                <w:color w:val="000000"/>
                <w:sz w:val="16"/>
                <w:szCs w:val="16"/>
              </w:rPr>
              <w:t>{"author":""}</w:t>
            </w:r>
          </w:p>
        </w:tc>
      </w:tr>
      <w:tr w:rsidR="007E4470" w:rsidRPr="00184A3A" w14:paraId="1AEDCDD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ED1528E" w14:textId="77777777" w:rsidR="007E4470" w:rsidRPr="00184A3A" w:rsidRDefault="007E4470" w:rsidP="0013302E">
            <w:pPr>
              <w:spacing w:after="0"/>
              <w:rPr>
                <w:color w:val="000000"/>
                <w:sz w:val="16"/>
                <w:szCs w:val="16"/>
              </w:rPr>
            </w:pPr>
            <w:r w:rsidRPr="00184A3A">
              <w:rPr>
                <w:color w:val="000000"/>
                <w:sz w:val="16"/>
                <w:szCs w:val="16"/>
              </w:rPr>
              <w:t>9</w:t>
            </w:r>
          </w:p>
        </w:tc>
        <w:tc>
          <w:tcPr>
            <w:tcW w:w="1701" w:type="dxa"/>
            <w:tcBorders>
              <w:top w:val="single" w:sz="4" w:space="0" w:color="auto"/>
              <w:left w:val="single" w:sz="4" w:space="0" w:color="auto"/>
              <w:bottom w:val="single" w:sz="4" w:space="0" w:color="auto"/>
              <w:right w:val="single" w:sz="4" w:space="0" w:color="auto"/>
            </w:tcBorders>
            <w:hideMark/>
          </w:tcPr>
          <w:p w14:paraId="5F58E188" w14:textId="77777777" w:rsidR="007E4470" w:rsidRPr="00184A3A" w:rsidRDefault="007E4470" w:rsidP="0013302E">
            <w:pPr>
              <w:spacing w:after="0"/>
              <w:rPr>
                <w:rFonts w:cs="Arial"/>
                <w:sz w:val="16"/>
                <w:szCs w:val="16"/>
              </w:rPr>
            </w:pPr>
            <w:proofErr w:type="spellStart"/>
            <w:r w:rsidRPr="00184A3A">
              <w:rPr>
                <w:sz w:val="16"/>
                <w:szCs w:val="16"/>
              </w:rPr>
              <w:t>local</w:t>
            </w:r>
            <w:r w:rsidRPr="00184A3A">
              <w:rPr>
                <w:rFonts w:cs="Arial"/>
                <w:color w:val="000000"/>
                <w:sz w:val="16"/>
                <w:szCs w:val="16"/>
              </w:rPr>
              <w:t>Currency</w:t>
            </w:r>
            <w:proofErr w:type="spellEnd"/>
          </w:p>
        </w:tc>
        <w:tc>
          <w:tcPr>
            <w:tcW w:w="2259" w:type="dxa"/>
            <w:tcBorders>
              <w:top w:val="single" w:sz="4" w:space="0" w:color="auto"/>
              <w:left w:val="single" w:sz="4" w:space="0" w:color="auto"/>
              <w:bottom w:val="single" w:sz="4" w:space="0" w:color="auto"/>
              <w:right w:val="single" w:sz="4" w:space="0" w:color="auto"/>
            </w:tcBorders>
            <w:hideMark/>
          </w:tcPr>
          <w:p w14:paraId="6FD11757" w14:textId="77777777" w:rsidR="007E4470" w:rsidRPr="00184A3A" w:rsidRDefault="007E4470" w:rsidP="0013302E">
            <w:pPr>
              <w:spacing w:after="0"/>
              <w:ind w:left="-11"/>
              <w:rPr>
                <w:rFonts w:cs="Arial"/>
                <w:sz w:val="16"/>
                <w:szCs w:val="16"/>
              </w:rPr>
            </w:pPr>
            <w:r w:rsidRPr="00184A3A">
              <w:rPr>
                <w:rFonts w:cs="Arial"/>
                <w:color w:val="000000"/>
                <w:sz w:val="16"/>
                <w:szCs w:val="16"/>
              </w:rPr>
              <w:t xml:space="preserve">Currency Code for the “local amount” </w:t>
            </w:r>
          </w:p>
        </w:tc>
        <w:tc>
          <w:tcPr>
            <w:tcW w:w="1080" w:type="dxa"/>
            <w:tcBorders>
              <w:top w:val="single" w:sz="4" w:space="0" w:color="auto"/>
              <w:left w:val="single" w:sz="4" w:space="0" w:color="auto"/>
              <w:bottom w:val="single" w:sz="4" w:space="0" w:color="auto"/>
              <w:right w:val="single" w:sz="4" w:space="0" w:color="auto"/>
            </w:tcBorders>
            <w:hideMark/>
          </w:tcPr>
          <w:p w14:paraId="437944E3" w14:textId="77777777" w:rsidR="007E4470" w:rsidRPr="00184A3A" w:rsidRDefault="007E4470" w:rsidP="0013302E">
            <w:pPr>
              <w:spacing w:after="0"/>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1E54A20B"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FD930DA"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A33DF28" w14:textId="5E2F7D1C"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localCurrency</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localCurrency</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7304D1B4"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localCurrency</w:t>
            </w:r>
            <w:proofErr w:type="spellEnd"/>
            <w:r w:rsidRPr="00184A3A">
              <w:rPr>
                <w:color w:val="000000"/>
                <w:sz w:val="16"/>
                <w:szCs w:val="16"/>
              </w:rPr>
              <w:t>":""}</w:t>
            </w:r>
          </w:p>
        </w:tc>
      </w:tr>
      <w:tr w:rsidR="007E4470" w:rsidRPr="00184A3A" w14:paraId="6F27C0B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FFF91A5" w14:textId="77777777" w:rsidR="007E4470" w:rsidRPr="00184A3A" w:rsidRDefault="007E4470" w:rsidP="0013302E">
            <w:pPr>
              <w:spacing w:after="0"/>
              <w:rPr>
                <w:color w:val="000000"/>
                <w:sz w:val="16"/>
                <w:szCs w:val="16"/>
              </w:rPr>
            </w:pPr>
            <w:r w:rsidRPr="00184A3A">
              <w:rPr>
                <w:color w:val="000000"/>
                <w:sz w:val="16"/>
                <w:szCs w:val="16"/>
              </w:rPr>
              <w:t>10</w:t>
            </w:r>
          </w:p>
        </w:tc>
        <w:tc>
          <w:tcPr>
            <w:tcW w:w="1701" w:type="dxa"/>
            <w:tcBorders>
              <w:top w:val="single" w:sz="4" w:space="0" w:color="auto"/>
              <w:left w:val="single" w:sz="4" w:space="0" w:color="auto"/>
              <w:bottom w:val="single" w:sz="4" w:space="0" w:color="auto"/>
              <w:right w:val="single" w:sz="4" w:space="0" w:color="auto"/>
            </w:tcBorders>
            <w:hideMark/>
          </w:tcPr>
          <w:p w14:paraId="7A83322B" w14:textId="77777777" w:rsidR="007E4470" w:rsidRPr="00184A3A" w:rsidRDefault="007E4470" w:rsidP="0013302E">
            <w:pPr>
              <w:spacing w:after="0"/>
              <w:rPr>
                <w:rFonts w:cs="Arial"/>
                <w:sz w:val="16"/>
                <w:szCs w:val="16"/>
              </w:rPr>
            </w:pPr>
            <w:proofErr w:type="spellStart"/>
            <w:r w:rsidRPr="00184A3A">
              <w:rPr>
                <w:sz w:val="16"/>
                <w:szCs w:val="16"/>
              </w:rPr>
              <w:t>localAmount</w:t>
            </w:r>
            <w:proofErr w:type="spellEnd"/>
          </w:p>
        </w:tc>
        <w:tc>
          <w:tcPr>
            <w:tcW w:w="2259" w:type="dxa"/>
            <w:tcBorders>
              <w:top w:val="single" w:sz="4" w:space="0" w:color="auto"/>
              <w:left w:val="single" w:sz="4" w:space="0" w:color="auto"/>
              <w:bottom w:val="single" w:sz="4" w:space="0" w:color="auto"/>
              <w:right w:val="single" w:sz="4" w:space="0" w:color="auto"/>
            </w:tcBorders>
            <w:hideMark/>
          </w:tcPr>
          <w:p w14:paraId="1628838D" w14:textId="77777777" w:rsidR="007E4470" w:rsidRPr="00184A3A" w:rsidRDefault="007E4470" w:rsidP="0013302E">
            <w:pPr>
              <w:spacing w:after="0"/>
              <w:ind w:left="-11"/>
              <w:rPr>
                <w:rFonts w:cs="Arial"/>
                <w:sz w:val="16"/>
                <w:szCs w:val="16"/>
              </w:rPr>
            </w:pPr>
            <w:r w:rsidRPr="00184A3A">
              <w:rPr>
                <w:rFonts w:cs="Arial"/>
                <w:color w:val="000000"/>
                <w:sz w:val="16"/>
                <w:szCs w:val="16"/>
              </w:rPr>
              <w:t>Local amount for this Record type</w:t>
            </w:r>
          </w:p>
        </w:tc>
        <w:tc>
          <w:tcPr>
            <w:tcW w:w="1080" w:type="dxa"/>
            <w:tcBorders>
              <w:top w:val="single" w:sz="4" w:space="0" w:color="auto"/>
              <w:left w:val="single" w:sz="4" w:space="0" w:color="auto"/>
              <w:bottom w:val="single" w:sz="4" w:space="0" w:color="auto"/>
              <w:right w:val="single" w:sz="4" w:space="0" w:color="auto"/>
            </w:tcBorders>
            <w:hideMark/>
          </w:tcPr>
          <w:p w14:paraId="2B4B694D" w14:textId="77777777" w:rsidR="007E4470" w:rsidRPr="00184A3A" w:rsidRDefault="007E4470" w:rsidP="0013302E">
            <w:pPr>
              <w:spacing w:after="0"/>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71387D7"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134F06EB"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9C9279B" w14:textId="403C475F"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localAmount</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localAmount</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15015508"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localAmount</w:t>
            </w:r>
            <w:proofErr w:type="spellEnd"/>
            <w:r w:rsidRPr="00184A3A">
              <w:rPr>
                <w:color w:val="000000"/>
                <w:sz w:val="16"/>
                <w:szCs w:val="16"/>
              </w:rPr>
              <w:t>":""}</w:t>
            </w:r>
          </w:p>
        </w:tc>
      </w:tr>
      <w:tr w:rsidR="007E4470" w:rsidRPr="00184A3A" w14:paraId="5348762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318F7C8" w14:textId="77777777" w:rsidR="007E4470" w:rsidRPr="00184A3A" w:rsidRDefault="007E4470" w:rsidP="0013302E">
            <w:pPr>
              <w:spacing w:after="0"/>
              <w:rPr>
                <w:color w:val="000000"/>
                <w:sz w:val="16"/>
                <w:szCs w:val="16"/>
              </w:rPr>
            </w:pPr>
            <w:r w:rsidRPr="00184A3A">
              <w:rPr>
                <w:color w:val="000000"/>
                <w:sz w:val="16"/>
                <w:szCs w:val="16"/>
              </w:rPr>
              <w:t>11</w:t>
            </w:r>
          </w:p>
        </w:tc>
        <w:tc>
          <w:tcPr>
            <w:tcW w:w="1701" w:type="dxa"/>
            <w:tcBorders>
              <w:top w:val="single" w:sz="4" w:space="0" w:color="auto"/>
              <w:left w:val="single" w:sz="4" w:space="0" w:color="auto"/>
              <w:bottom w:val="single" w:sz="4" w:space="0" w:color="auto"/>
              <w:right w:val="single" w:sz="4" w:space="0" w:color="auto"/>
            </w:tcBorders>
            <w:hideMark/>
          </w:tcPr>
          <w:p w14:paraId="4FE6A2A0" w14:textId="77777777" w:rsidR="007E4470" w:rsidRPr="00184A3A" w:rsidRDefault="007E4470" w:rsidP="0013302E">
            <w:pPr>
              <w:spacing w:after="0"/>
              <w:rPr>
                <w:rFonts w:cs="Arial"/>
                <w:sz w:val="16"/>
                <w:szCs w:val="16"/>
              </w:rPr>
            </w:pPr>
            <w:proofErr w:type="spellStart"/>
            <w:r w:rsidRPr="00184A3A">
              <w:rPr>
                <w:sz w:val="16"/>
                <w:szCs w:val="16"/>
              </w:rPr>
              <w:t>exchangeRate</w:t>
            </w:r>
            <w:proofErr w:type="spellEnd"/>
          </w:p>
        </w:tc>
        <w:tc>
          <w:tcPr>
            <w:tcW w:w="2259" w:type="dxa"/>
            <w:tcBorders>
              <w:top w:val="single" w:sz="4" w:space="0" w:color="auto"/>
              <w:left w:val="single" w:sz="4" w:space="0" w:color="auto"/>
              <w:bottom w:val="single" w:sz="4" w:space="0" w:color="auto"/>
              <w:right w:val="single" w:sz="4" w:space="0" w:color="auto"/>
            </w:tcBorders>
            <w:hideMark/>
          </w:tcPr>
          <w:p w14:paraId="5DF9AE56" w14:textId="77777777" w:rsidR="007E4470" w:rsidRPr="00184A3A" w:rsidRDefault="007E4470" w:rsidP="0013302E">
            <w:pPr>
              <w:spacing w:after="0"/>
              <w:ind w:left="-11"/>
              <w:rPr>
                <w:rFonts w:cs="Arial"/>
                <w:sz w:val="16"/>
                <w:szCs w:val="16"/>
              </w:rPr>
            </w:pPr>
            <w:r w:rsidRPr="00184A3A">
              <w:rPr>
                <w:rFonts w:cs="Arial"/>
                <w:color w:val="000000"/>
                <w:sz w:val="16"/>
                <w:szCs w:val="16"/>
              </w:rPr>
              <w:t>Exchange rate ( = Local currency amount / total amount)</w:t>
            </w:r>
          </w:p>
        </w:tc>
        <w:tc>
          <w:tcPr>
            <w:tcW w:w="1080" w:type="dxa"/>
            <w:tcBorders>
              <w:top w:val="single" w:sz="4" w:space="0" w:color="auto"/>
              <w:left w:val="single" w:sz="4" w:space="0" w:color="auto"/>
              <w:bottom w:val="single" w:sz="4" w:space="0" w:color="auto"/>
              <w:right w:val="single" w:sz="4" w:space="0" w:color="auto"/>
            </w:tcBorders>
            <w:hideMark/>
          </w:tcPr>
          <w:p w14:paraId="4EA20DC1" w14:textId="77777777" w:rsidR="007E4470" w:rsidRPr="00184A3A" w:rsidRDefault="007E4470" w:rsidP="0013302E">
            <w:pPr>
              <w:spacing w:after="0"/>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9F69043"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3092A7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1ADEB32" w14:textId="607B7C4F"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exchangeRate</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exchangeRate</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1824B535"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exchangeRate</w:t>
            </w:r>
            <w:proofErr w:type="spellEnd"/>
            <w:r w:rsidRPr="00184A3A">
              <w:rPr>
                <w:color w:val="000000"/>
                <w:sz w:val="16"/>
                <w:szCs w:val="16"/>
              </w:rPr>
              <w:t>":""}</w:t>
            </w:r>
          </w:p>
        </w:tc>
      </w:tr>
      <w:tr w:rsidR="007E4470" w:rsidRPr="00184A3A" w14:paraId="5D71A3D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DE90C49" w14:textId="77777777" w:rsidR="007E4470" w:rsidRPr="00184A3A" w:rsidRDefault="007E4470" w:rsidP="0013302E">
            <w:pPr>
              <w:spacing w:after="0"/>
              <w:rPr>
                <w:color w:val="000000"/>
                <w:sz w:val="16"/>
                <w:szCs w:val="16"/>
              </w:rPr>
            </w:pPr>
            <w:r w:rsidRPr="00184A3A">
              <w:rPr>
                <w:color w:val="000000"/>
                <w:sz w:val="16"/>
                <w:szCs w:val="16"/>
              </w:rPr>
              <w:t>12</w:t>
            </w:r>
          </w:p>
        </w:tc>
        <w:tc>
          <w:tcPr>
            <w:tcW w:w="1701" w:type="dxa"/>
            <w:tcBorders>
              <w:top w:val="single" w:sz="4" w:space="0" w:color="auto"/>
              <w:left w:val="single" w:sz="4" w:space="0" w:color="auto"/>
              <w:bottom w:val="single" w:sz="4" w:space="0" w:color="auto"/>
              <w:right w:val="single" w:sz="4" w:space="0" w:color="auto"/>
            </w:tcBorders>
            <w:hideMark/>
          </w:tcPr>
          <w:p w14:paraId="108911C2" w14:textId="77777777" w:rsidR="007E4470" w:rsidRPr="00184A3A" w:rsidRDefault="007E4470" w:rsidP="0013302E">
            <w:pPr>
              <w:spacing w:after="0"/>
              <w:rPr>
                <w:rFonts w:cs="Arial"/>
                <w:sz w:val="16"/>
                <w:szCs w:val="16"/>
              </w:rPr>
            </w:pPr>
            <w:proofErr w:type="spellStart"/>
            <w:r w:rsidRPr="00184A3A">
              <w:rPr>
                <w:sz w:val="16"/>
                <w:szCs w:val="16"/>
              </w:rPr>
              <w:t>inputDateTime</w:t>
            </w:r>
            <w:proofErr w:type="spellEnd"/>
          </w:p>
        </w:tc>
        <w:tc>
          <w:tcPr>
            <w:tcW w:w="2259" w:type="dxa"/>
            <w:tcBorders>
              <w:top w:val="single" w:sz="4" w:space="0" w:color="auto"/>
              <w:left w:val="single" w:sz="4" w:space="0" w:color="auto"/>
              <w:bottom w:val="single" w:sz="4" w:space="0" w:color="auto"/>
              <w:right w:val="single" w:sz="4" w:space="0" w:color="auto"/>
            </w:tcBorders>
            <w:hideMark/>
          </w:tcPr>
          <w:p w14:paraId="757AECA8" w14:textId="77777777" w:rsidR="007E4470" w:rsidRPr="00184A3A" w:rsidRDefault="007E4470" w:rsidP="0013302E">
            <w:pPr>
              <w:spacing w:after="0"/>
              <w:ind w:left="-11"/>
              <w:rPr>
                <w:rFonts w:cs="Arial"/>
                <w:sz w:val="16"/>
                <w:szCs w:val="16"/>
              </w:rPr>
            </w:pPr>
            <w:r w:rsidRPr="00184A3A">
              <w:rPr>
                <w:rFonts w:cs="Arial"/>
                <w:color w:val="000000"/>
                <w:sz w:val="16"/>
                <w:szCs w:val="16"/>
              </w:rPr>
              <w:t>Input Date Time</w:t>
            </w:r>
          </w:p>
        </w:tc>
        <w:tc>
          <w:tcPr>
            <w:tcW w:w="1080" w:type="dxa"/>
            <w:tcBorders>
              <w:top w:val="single" w:sz="4" w:space="0" w:color="auto"/>
              <w:left w:val="single" w:sz="4" w:space="0" w:color="auto"/>
              <w:bottom w:val="single" w:sz="4" w:space="0" w:color="auto"/>
              <w:right w:val="single" w:sz="4" w:space="0" w:color="auto"/>
            </w:tcBorders>
            <w:hideMark/>
          </w:tcPr>
          <w:p w14:paraId="07D5D72E"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1ACB3CA"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97A0913" w14:textId="77777777" w:rsidR="007E4470" w:rsidRPr="00184A3A" w:rsidRDefault="007E4470" w:rsidP="0013302E">
            <w:pPr>
              <w:spacing w:after="0"/>
              <w:rPr>
                <w:color w:val="00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69BAFCAF" w14:textId="0D12E7CD"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inputDateTime</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inputDateTime</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457CBD29"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inputDateTime</w:t>
            </w:r>
            <w:proofErr w:type="spellEnd"/>
            <w:r w:rsidRPr="00184A3A">
              <w:rPr>
                <w:color w:val="000000"/>
                <w:sz w:val="16"/>
                <w:szCs w:val="16"/>
              </w:rPr>
              <w:t>":""}</w:t>
            </w:r>
          </w:p>
        </w:tc>
      </w:tr>
      <w:tr w:rsidR="007E4470" w:rsidRPr="00184A3A" w14:paraId="5AB812E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BA72FB1" w14:textId="77777777" w:rsidR="007E4470" w:rsidRPr="00184A3A" w:rsidRDefault="007E4470" w:rsidP="0013302E">
            <w:pPr>
              <w:spacing w:after="0"/>
              <w:rPr>
                <w:color w:val="000000"/>
                <w:sz w:val="16"/>
                <w:szCs w:val="16"/>
              </w:rPr>
            </w:pPr>
            <w:r w:rsidRPr="00184A3A">
              <w:rPr>
                <w:color w:val="000000"/>
                <w:sz w:val="16"/>
                <w:szCs w:val="16"/>
              </w:rPr>
              <w:t>13</w:t>
            </w:r>
          </w:p>
        </w:tc>
        <w:tc>
          <w:tcPr>
            <w:tcW w:w="1701" w:type="dxa"/>
            <w:tcBorders>
              <w:top w:val="single" w:sz="4" w:space="0" w:color="auto"/>
              <w:left w:val="single" w:sz="4" w:space="0" w:color="auto"/>
              <w:bottom w:val="single" w:sz="4" w:space="0" w:color="auto"/>
              <w:right w:val="single" w:sz="4" w:space="0" w:color="auto"/>
            </w:tcBorders>
          </w:tcPr>
          <w:p w14:paraId="07DD892C" w14:textId="77777777" w:rsidR="007E4470" w:rsidRPr="00184A3A" w:rsidRDefault="007E4470" w:rsidP="0013302E">
            <w:pPr>
              <w:spacing w:after="0"/>
              <w:rPr>
                <w:rFonts w:cs="Arial"/>
                <w:sz w:val="16"/>
                <w:szCs w:val="16"/>
              </w:rPr>
            </w:pPr>
            <w:proofErr w:type="spellStart"/>
            <w:r w:rsidRPr="00184A3A">
              <w:rPr>
                <w:rFonts w:cs="Arial"/>
                <w:sz w:val="16"/>
                <w:szCs w:val="16"/>
              </w:rPr>
              <w:t>inputId</w:t>
            </w:r>
            <w:proofErr w:type="spellEnd"/>
          </w:p>
        </w:tc>
        <w:tc>
          <w:tcPr>
            <w:tcW w:w="2259" w:type="dxa"/>
            <w:tcBorders>
              <w:top w:val="single" w:sz="4" w:space="0" w:color="auto"/>
              <w:left w:val="single" w:sz="4" w:space="0" w:color="auto"/>
              <w:bottom w:val="single" w:sz="4" w:space="0" w:color="auto"/>
              <w:right w:val="single" w:sz="4" w:space="0" w:color="auto"/>
            </w:tcBorders>
            <w:hideMark/>
          </w:tcPr>
          <w:p w14:paraId="58E417CD" w14:textId="77777777" w:rsidR="007E4470" w:rsidRPr="00184A3A" w:rsidRDefault="007E4470" w:rsidP="0013302E">
            <w:pPr>
              <w:spacing w:after="0"/>
              <w:ind w:left="-11"/>
              <w:rPr>
                <w:rFonts w:cs="Arial"/>
                <w:sz w:val="16"/>
                <w:szCs w:val="16"/>
              </w:rPr>
            </w:pPr>
            <w:r w:rsidRPr="00184A3A">
              <w:rPr>
                <w:rFonts w:cs="Arial"/>
                <w:color w:val="000000"/>
                <w:sz w:val="16"/>
                <w:szCs w:val="16"/>
              </w:rPr>
              <w:t>Input ID</w:t>
            </w:r>
          </w:p>
        </w:tc>
        <w:tc>
          <w:tcPr>
            <w:tcW w:w="1080" w:type="dxa"/>
            <w:tcBorders>
              <w:top w:val="single" w:sz="4" w:space="0" w:color="auto"/>
              <w:left w:val="single" w:sz="4" w:space="0" w:color="auto"/>
              <w:bottom w:val="single" w:sz="4" w:space="0" w:color="auto"/>
              <w:right w:val="single" w:sz="4" w:space="0" w:color="auto"/>
            </w:tcBorders>
            <w:hideMark/>
          </w:tcPr>
          <w:p w14:paraId="417203DE" w14:textId="77777777" w:rsidR="007E4470" w:rsidRPr="00184A3A" w:rsidRDefault="007E4470" w:rsidP="0013302E">
            <w:pPr>
              <w:spacing w:after="0"/>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4E0B20CF"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BF671C7"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877AB32" w14:textId="7B475073"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reasonCode</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reasonCode</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01EF7715"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reasonCode</w:t>
            </w:r>
            <w:proofErr w:type="spellEnd"/>
            <w:r w:rsidRPr="00184A3A">
              <w:rPr>
                <w:color w:val="000000"/>
                <w:sz w:val="16"/>
                <w:szCs w:val="16"/>
              </w:rPr>
              <w:t>":""}</w:t>
            </w:r>
          </w:p>
        </w:tc>
      </w:tr>
      <w:tr w:rsidR="007E4470" w:rsidRPr="00184A3A" w14:paraId="0068C5A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2BA238D" w14:textId="77777777" w:rsidR="007E4470" w:rsidRPr="00184A3A" w:rsidRDefault="007E4470" w:rsidP="0013302E">
            <w:pPr>
              <w:spacing w:after="0"/>
              <w:rPr>
                <w:color w:val="000000"/>
                <w:sz w:val="16"/>
                <w:szCs w:val="16"/>
              </w:rPr>
            </w:pPr>
            <w:r w:rsidRPr="00184A3A">
              <w:rPr>
                <w:color w:val="000000"/>
                <w:sz w:val="16"/>
                <w:szCs w:val="16"/>
              </w:rPr>
              <w:t>14</w:t>
            </w:r>
          </w:p>
        </w:tc>
        <w:tc>
          <w:tcPr>
            <w:tcW w:w="1701" w:type="dxa"/>
            <w:tcBorders>
              <w:top w:val="single" w:sz="4" w:space="0" w:color="auto"/>
              <w:left w:val="single" w:sz="4" w:space="0" w:color="auto"/>
              <w:bottom w:val="single" w:sz="4" w:space="0" w:color="auto"/>
              <w:right w:val="single" w:sz="4" w:space="0" w:color="auto"/>
            </w:tcBorders>
          </w:tcPr>
          <w:p w14:paraId="19F2BDD4" w14:textId="77777777" w:rsidR="007E4470" w:rsidRPr="00184A3A" w:rsidRDefault="007E4470" w:rsidP="0013302E">
            <w:pPr>
              <w:spacing w:after="0"/>
              <w:rPr>
                <w:rFonts w:cs="Arial"/>
                <w:sz w:val="16"/>
                <w:szCs w:val="16"/>
              </w:rPr>
            </w:pPr>
            <w:proofErr w:type="spellStart"/>
            <w:r w:rsidRPr="00184A3A">
              <w:rPr>
                <w:sz w:val="16"/>
                <w:szCs w:val="16"/>
              </w:rPr>
              <w:t>reasonCode</w:t>
            </w:r>
            <w:proofErr w:type="spellEnd"/>
          </w:p>
        </w:tc>
        <w:tc>
          <w:tcPr>
            <w:tcW w:w="2259" w:type="dxa"/>
            <w:tcBorders>
              <w:top w:val="single" w:sz="4" w:space="0" w:color="auto"/>
              <w:left w:val="single" w:sz="4" w:space="0" w:color="auto"/>
              <w:bottom w:val="single" w:sz="4" w:space="0" w:color="auto"/>
              <w:right w:val="single" w:sz="4" w:space="0" w:color="auto"/>
            </w:tcBorders>
          </w:tcPr>
          <w:p w14:paraId="10692D2F" w14:textId="77777777" w:rsidR="007E4470" w:rsidRPr="00184A3A" w:rsidRDefault="007E4470" w:rsidP="0013302E">
            <w:pPr>
              <w:spacing w:after="0"/>
              <w:ind w:left="-11"/>
              <w:rPr>
                <w:rFonts w:cs="Arial"/>
                <w:sz w:val="16"/>
                <w:szCs w:val="16"/>
              </w:rPr>
            </w:pPr>
            <w:r w:rsidRPr="00184A3A">
              <w:rPr>
                <w:rFonts w:cs="Arial"/>
                <w:color w:val="000000"/>
                <w:sz w:val="16"/>
                <w:szCs w:val="16"/>
              </w:rPr>
              <w:t>Reason code</w:t>
            </w:r>
          </w:p>
        </w:tc>
        <w:tc>
          <w:tcPr>
            <w:tcW w:w="1080" w:type="dxa"/>
            <w:tcBorders>
              <w:top w:val="single" w:sz="4" w:space="0" w:color="auto"/>
              <w:left w:val="single" w:sz="4" w:space="0" w:color="auto"/>
              <w:bottom w:val="single" w:sz="4" w:space="0" w:color="auto"/>
              <w:right w:val="single" w:sz="4" w:space="0" w:color="auto"/>
            </w:tcBorders>
          </w:tcPr>
          <w:p w14:paraId="2DF71C46" w14:textId="77777777" w:rsidR="007E4470" w:rsidRPr="00184A3A" w:rsidRDefault="007E4470" w:rsidP="0013302E">
            <w:pPr>
              <w:spacing w:after="0"/>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7C0465BE"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FC032B1"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B659622" w14:textId="11264325" w:rsidR="007E4470" w:rsidRPr="00184A3A" w:rsidRDefault="007E4470" w:rsidP="0013302E">
            <w:pPr>
              <w:spacing w:after="0"/>
              <w:rPr>
                <w:color w:val="000000"/>
                <w:sz w:val="16"/>
                <w:szCs w:val="16"/>
              </w:rPr>
            </w:pPr>
            <w:r w:rsidRPr="00184A3A">
              <w:rPr>
                <w:color w:val="000000"/>
                <w:sz w:val="16"/>
                <w:szCs w:val="16"/>
              </w:rPr>
              <w:t xml:space="preserve">&lt;remarks01&gt;   </w:t>
            </w:r>
            <w:r w:rsidRPr="00184A3A">
              <w:rPr>
                <w:color w:val="000000"/>
                <w:sz w:val="16"/>
                <w:szCs w:val="16"/>
              </w:rPr>
              <w:br/>
            </w:r>
            <w:r w:rsidR="001D733F" w:rsidRPr="00184A3A">
              <w:rPr>
                <w:color w:val="000000"/>
                <w:sz w:val="16"/>
                <w:szCs w:val="16"/>
              </w:rPr>
              <w:t>&lt;/</w:t>
            </w:r>
            <w:r w:rsidRPr="00184A3A">
              <w:rPr>
                <w:color w:val="000000"/>
                <w:sz w:val="16"/>
                <w:szCs w:val="16"/>
              </w:rPr>
              <w:t>remarks01&gt;</w:t>
            </w:r>
          </w:p>
        </w:tc>
        <w:tc>
          <w:tcPr>
            <w:tcW w:w="2790" w:type="dxa"/>
            <w:tcBorders>
              <w:top w:val="single" w:sz="4" w:space="0" w:color="auto"/>
              <w:left w:val="single" w:sz="4" w:space="0" w:color="auto"/>
              <w:bottom w:val="single" w:sz="4" w:space="0" w:color="auto"/>
              <w:right w:val="single" w:sz="4" w:space="0" w:color="auto"/>
            </w:tcBorders>
          </w:tcPr>
          <w:p w14:paraId="233D440F" w14:textId="77777777" w:rsidR="007E4470" w:rsidRPr="00184A3A" w:rsidRDefault="007E4470" w:rsidP="0013302E">
            <w:pPr>
              <w:spacing w:after="0"/>
              <w:rPr>
                <w:color w:val="000000"/>
                <w:sz w:val="16"/>
                <w:szCs w:val="16"/>
              </w:rPr>
            </w:pPr>
            <w:r w:rsidRPr="00184A3A">
              <w:rPr>
                <w:color w:val="000000"/>
                <w:sz w:val="16"/>
                <w:szCs w:val="16"/>
              </w:rPr>
              <w:t>{"remarks01":""}</w:t>
            </w:r>
          </w:p>
        </w:tc>
      </w:tr>
      <w:tr w:rsidR="007E4470" w:rsidRPr="00184A3A" w14:paraId="64DEE6B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4E732EBF" w14:textId="77777777" w:rsidR="007E4470" w:rsidRPr="00184A3A" w:rsidRDefault="007E4470" w:rsidP="0013302E">
            <w:pPr>
              <w:spacing w:after="0"/>
              <w:rPr>
                <w:color w:val="000000"/>
                <w:sz w:val="16"/>
                <w:szCs w:val="16"/>
              </w:rPr>
            </w:pPr>
            <w:r w:rsidRPr="00184A3A">
              <w:rPr>
                <w:color w:val="000000"/>
                <w:sz w:val="16"/>
                <w:szCs w:val="16"/>
              </w:rPr>
              <w:t>15</w:t>
            </w:r>
          </w:p>
        </w:tc>
        <w:tc>
          <w:tcPr>
            <w:tcW w:w="1701" w:type="dxa"/>
            <w:tcBorders>
              <w:top w:val="single" w:sz="4" w:space="0" w:color="auto"/>
              <w:left w:val="single" w:sz="4" w:space="0" w:color="auto"/>
              <w:bottom w:val="single" w:sz="4" w:space="0" w:color="auto"/>
              <w:right w:val="single" w:sz="4" w:space="0" w:color="auto"/>
            </w:tcBorders>
          </w:tcPr>
          <w:p w14:paraId="33D52D21" w14:textId="77777777" w:rsidR="007E4470" w:rsidRPr="00184A3A" w:rsidRDefault="007E4470" w:rsidP="0013302E">
            <w:pPr>
              <w:spacing w:after="0"/>
              <w:rPr>
                <w:rFonts w:cs="Arial"/>
                <w:sz w:val="16"/>
                <w:szCs w:val="16"/>
              </w:rPr>
            </w:pPr>
            <w:r w:rsidRPr="00184A3A">
              <w:rPr>
                <w:sz w:val="16"/>
                <w:szCs w:val="16"/>
              </w:rPr>
              <w:t>remarks01</w:t>
            </w:r>
          </w:p>
        </w:tc>
        <w:tc>
          <w:tcPr>
            <w:tcW w:w="2259" w:type="dxa"/>
            <w:tcBorders>
              <w:top w:val="single" w:sz="4" w:space="0" w:color="auto"/>
              <w:left w:val="single" w:sz="4" w:space="0" w:color="auto"/>
              <w:bottom w:val="single" w:sz="4" w:space="0" w:color="auto"/>
              <w:right w:val="single" w:sz="4" w:space="0" w:color="auto"/>
            </w:tcBorders>
          </w:tcPr>
          <w:p w14:paraId="143127C1" w14:textId="77777777" w:rsidR="007E4470" w:rsidRPr="00184A3A" w:rsidRDefault="007E4470" w:rsidP="0013302E">
            <w:pPr>
              <w:spacing w:after="0"/>
              <w:ind w:left="-11"/>
              <w:rPr>
                <w:rFonts w:cs="Arial"/>
                <w:sz w:val="16"/>
                <w:szCs w:val="16"/>
              </w:rPr>
            </w:pPr>
            <w:r w:rsidRPr="00184A3A">
              <w:rPr>
                <w:rFonts w:cs="Arial"/>
                <w:color w:val="000000"/>
                <w:sz w:val="16"/>
                <w:szCs w:val="16"/>
              </w:rPr>
              <w:t>Remark 1</w:t>
            </w:r>
          </w:p>
        </w:tc>
        <w:tc>
          <w:tcPr>
            <w:tcW w:w="1080" w:type="dxa"/>
            <w:tcBorders>
              <w:top w:val="single" w:sz="4" w:space="0" w:color="auto"/>
              <w:left w:val="single" w:sz="4" w:space="0" w:color="auto"/>
              <w:bottom w:val="single" w:sz="4" w:space="0" w:color="auto"/>
              <w:right w:val="single" w:sz="4" w:space="0" w:color="auto"/>
            </w:tcBorders>
          </w:tcPr>
          <w:p w14:paraId="3CCEC5A5" w14:textId="77777777" w:rsidR="007E4470" w:rsidRPr="00184A3A" w:rsidRDefault="007E4470" w:rsidP="0013302E">
            <w:pPr>
              <w:spacing w:after="0"/>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63811D10"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B44CBA5"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9457B2B" w14:textId="584FB802" w:rsidR="007E4470" w:rsidRPr="00184A3A" w:rsidRDefault="007E4470" w:rsidP="0013302E">
            <w:pPr>
              <w:spacing w:after="0"/>
              <w:rPr>
                <w:color w:val="000000"/>
                <w:sz w:val="16"/>
                <w:szCs w:val="16"/>
              </w:rPr>
            </w:pPr>
            <w:r w:rsidRPr="00184A3A">
              <w:rPr>
                <w:color w:val="000000"/>
                <w:sz w:val="16"/>
                <w:szCs w:val="16"/>
              </w:rPr>
              <w:t xml:space="preserve">&lt;remarks02&gt;   </w:t>
            </w:r>
            <w:r w:rsidRPr="00184A3A">
              <w:rPr>
                <w:color w:val="000000"/>
                <w:sz w:val="16"/>
                <w:szCs w:val="16"/>
              </w:rPr>
              <w:br/>
            </w:r>
            <w:r w:rsidR="001D733F" w:rsidRPr="00184A3A">
              <w:rPr>
                <w:color w:val="000000"/>
                <w:sz w:val="16"/>
                <w:szCs w:val="16"/>
              </w:rPr>
              <w:t>&lt;/</w:t>
            </w:r>
            <w:r w:rsidRPr="00184A3A">
              <w:rPr>
                <w:color w:val="000000"/>
                <w:sz w:val="16"/>
                <w:szCs w:val="16"/>
              </w:rPr>
              <w:t>remarks02&gt;</w:t>
            </w:r>
          </w:p>
        </w:tc>
        <w:tc>
          <w:tcPr>
            <w:tcW w:w="2790" w:type="dxa"/>
            <w:tcBorders>
              <w:top w:val="single" w:sz="4" w:space="0" w:color="auto"/>
              <w:left w:val="single" w:sz="4" w:space="0" w:color="auto"/>
              <w:bottom w:val="single" w:sz="4" w:space="0" w:color="auto"/>
              <w:right w:val="single" w:sz="4" w:space="0" w:color="auto"/>
            </w:tcBorders>
          </w:tcPr>
          <w:p w14:paraId="0992EEC6" w14:textId="77777777" w:rsidR="007E4470" w:rsidRPr="00184A3A" w:rsidRDefault="007E4470" w:rsidP="0013302E">
            <w:pPr>
              <w:spacing w:after="0"/>
              <w:rPr>
                <w:color w:val="000000"/>
                <w:sz w:val="16"/>
                <w:szCs w:val="16"/>
              </w:rPr>
            </w:pPr>
            <w:r w:rsidRPr="00184A3A">
              <w:rPr>
                <w:color w:val="000000"/>
                <w:sz w:val="16"/>
                <w:szCs w:val="16"/>
              </w:rPr>
              <w:t>{"remarks02":""}</w:t>
            </w:r>
          </w:p>
        </w:tc>
      </w:tr>
      <w:tr w:rsidR="007E4470" w:rsidRPr="00184A3A" w14:paraId="7A6FCA6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645CA94" w14:textId="77777777" w:rsidR="007E4470" w:rsidRPr="00184A3A" w:rsidRDefault="007E4470" w:rsidP="0013302E">
            <w:pPr>
              <w:spacing w:after="0"/>
              <w:rPr>
                <w:color w:val="000000"/>
                <w:sz w:val="16"/>
                <w:szCs w:val="16"/>
              </w:rPr>
            </w:pPr>
            <w:r w:rsidRPr="00184A3A">
              <w:rPr>
                <w:color w:val="000000"/>
                <w:sz w:val="16"/>
                <w:szCs w:val="16"/>
              </w:rPr>
              <w:t>16</w:t>
            </w:r>
          </w:p>
        </w:tc>
        <w:tc>
          <w:tcPr>
            <w:tcW w:w="1701" w:type="dxa"/>
            <w:tcBorders>
              <w:top w:val="single" w:sz="4" w:space="0" w:color="auto"/>
              <w:left w:val="single" w:sz="4" w:space="0" w:color="auto"/>
              <w:bottom w:val="single" w:sz="4" w:space="0" w:color="auto"/>
              <w:right w:val="single" w:sz="4" w:space="0" w:color="auto"/>
            </w:tcBorders>
          </w:tcPr>
          <w:p w14:paraId="4E797046" w14:textId="77777777" w:rsidR="007E4470" w:rsidRPr="00184A3A" w:rsidRDefault="007E4470" w:rsidP="0013302E">
            <w:pPr>
              <w:spacing w:after="0"/>
              <w:rPr>
                <w:rFonts w:cs="Arial"/>
                <w:sz w:val="16"/>
                <w:szCs w:val="16"/>
              </w:rPr>
            </w:pPr>
            <w:r w:rsidRPr="00184A3A">
              <w:rPr>
                <w:sz w:val="16"/>
                <w:szCs w:val="16"/>
              </w:rPr>
              <w:t>remarks02</w:t>
            </w:r>
          </w:p>
        </w:tc>
        <w:tc>
          <w:tcPr>
            <w:tcW w:w="2259" w:type="dxa"/>
            <w:tcBorders>
              <w:top w:val="single" w:sz="4" w:space="0" w:color="auto"/>
              <w:left w:val="single" w:sz="4" w:space="0" w:color="auto"/>
              <w:bottom w:val="single" w:sz="4" w:space="0" w:color="auto"/>
              <w:right w:val="single" w:sz="4" w:space="0" w:color="auto"/>
            </w:tcBorders>
          </w:tcPr>
          <w:p w14:paraId="23D50579" w14:textId="77777777" w:rsidR="007E4470" w:rsidRPr="00184A3A" w:rsidRDefault="007E4470" w:rsidP="0013302E">
            <w:pPr>
              <w:spacing w:after="0"/>
              <w:ind w:left="-11"/>
              <w:rPr>
                <w:rFonts w:cs="Arial"/>
                <w:sz w:val="16"/>
                <w:szCs w:val="16"/>
              </w:rPr>
            </w:pPr>
            <w:r w:rsidRPr="00184A3A">
              <w:rPr>
                <w:rFonts w:cs="Arial"/>
                <w:color w:val="000000"/>
                <w:sz w:val="16"/>
                <w:szCs w:val="16"/>
              </w:rPr>
              <w:t>Remark 2</w:t>
            </w:r>
          </w:p>
        </w:tc>
        <w:tc>
          <w:tcPr>
            <w:tcW w:w="1080" w:type="dxa"/>
            <w:tcBorders>
              <w:top w:val="single" w:sz="4" w:space="0" w:color="auto"/>
              <w:left w:val="single" w:sz="4" w:space="0" w:color="auto"/>
              <w:bottom w:val="single" w:sz="4" w:space="0" w:color="auto"/>
              <w:right w:val="single" w:sz="4" w:space="0" w:color="auto"/>
            </w:tcBorders>
          </w:tcPr>
          <w:p w14:paraId="3E3FB6D8" w14:textId="77777777" w:rsidR="007E4470" w:rsidRPr="00184A3A" w:rsidRDefault="007E4470" w:rsidP="0013302E">
            <w:pPr>
              <w:spacing w:after="0"/>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2D5645AD"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1BBC314"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B37D02C" w14:textId="5F60EB4A" w:rsidR="007E4470" w:rsidRPr="00184A3A" w:rsidRDefault="007E4470" w:rsidP="0013302E">
            <w:pPr>
              <w:spacing w:after="0"/>
              <w:rPr>
                <w:color w:val="000000"/>
                <w:sz w:val="16"/>
                <w:szCs w:val="16"/>
              </w:rPr>
            </w:pPr>
            <w:r w:rsidRPr="00184A3A">
              <w:rPr>
                <w:color w:val="000000"/>
                <w:sz w:val="16"/>
                <w:szCs w:val="16"/>
              </w:rPr>
              <w:t xml:space="preserve">&lt;remarks03&gt;   </w:t>
            </w:r>
            <w:r w:rsidRPr="00184A3A">
              <w:rPr>
                <w:color w:val="000000"/>
                <w:sz w:val="16"/>
                <w:szCs w:val="16"/>
              </w:rPr>
              <w:br/>
            </w:r>
            <w:r w:rsidR="001D733F" w:rsidRPr="00184A3A">
              <w:rPr>
                <w:color w:val="000000"/>
                <w:sz w:val="16"/>
                <w:szCs w:val="16"/>
              </w:rPr>
              <w:t>&lt;/</w:t>
            </w:r>
            <w:r w:rsidRPr="00184A3A">
              <w:rPr>
                <w:color w:val="000000"/>
                <w:sz w:val="16"/>
                <w:szCs w:val="16"/>
              </w:rPr>
              <w:t>remarks03&gt;</w:t>
            </w:r>
          </w:p>
        </w:tc>
        <w:tc>
          <w:tcPr>
            <w:tcW w:w="2790" w:type="dxa"/>
            <w:tcBorders>
              <w:top w:val="single" w:sz="4" w:space="0" w:color="auto"/>
              <w:left w:val="single" w:sz="4" w:space="0" w:color="auto"/>
              <w:bottom w:val="single" w:sz="4" w:space="0" w:color="auto"/>
              <w:right w:val="single" w:sz="4" w:space="0" w:color="auto"/>
            </w:tcBorders>
          </w:tcPr>
          <w:p w14:paraId="273A1621" w14:textId="77777777" w:rsidR="007E4470" w:rsidRPr="00184A3A" w:rsidRDefault="007E4470" w:rsidP="0013302E">
            <w:pPr>
              <w:spacing w:after="0"/>
              <w:rPr>
                <w:color w:val="000000"/>
                <w:sz w:val="16"/>
                <w:szCs w:val="16"/>
              </w:rPr>
            </w:pPr>
            <w:r w:rsidRPr="00184A3A">
              <w:rPr>
                <w:color w:val="000000"/>
                <w:sz w:val="16"/>
                <w:szCs w:val="16"/>
              </w:rPr>
              <w:t>{"remarks03":""}</w:t>
            </w:r>
          </w:p>
        </w:tc>
      </w:tr>
      <w:tr w:rsidR="007E4470" w:rsidRPr="00184A3A" w14:paraId="5144563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DB59AA8" w14:textId="77777777" w:rsidR="007E4470" w:rsidRPr="00184A3A" w:rsidRDefault="007E4470" w:rsidP="0013302E">
            <w:pPr>
              <w:spacing w:after="0"/>
              <w:rPr>
                <w:color w:val="000000"/>
                <w:sz w:val="16"/>
                <w:szCs w:val="16"/>
              </w:rPr>
            </w:pPr>
            <w:r w:rsidRPr="00184A3A">
              <w:rPr>
                <w:color w:val="000000"/>
                <w:sz w:val="16"/>
                <w:szCs w:val="16"/>
              </w:rPr>
              <w:lastRenderedPageBreak/>
              <w:t>17</w:t>
            </w:r>
          </w:p>
        </w:tc>
        <w:tc>
          <w:tcPr>
            <w:tcW w:w="1701" w:type="dxa"/>
            <w:tcBorders>
              <w:top w:val="single" w:sz="4" w:space="0" w:color="auto"/>
              <w:left w:val="single" w:sz="4" w:space="0" w:color="auto"/>
              <w:bottom w:val="single" w:sz="4" w:space="0" w:color="auto"/>
              <w:right w:val="single" w:sz="4" w:space="0" w:color="auto"/>
            </w:tcBorders>
          </w:tcPr>
          <w:p w14:paraId="2AFAD79B" w14:textId="77777777" w:rsidR="007E4470" w:rsidRPr="00184A3A" w:rsidRDefault="007E4470" w:rsidP="0013302E">
            <w:pPr>
              <w:spacing w:after="0"/>
              <w:rPr>
                <w:rFonts w:cs="Arial"/>
                <w:sz w:val="16"/>
                <w:szCs w:val="16"/>
              </w:rPr>
            </w:pPr>
            <w:r w:rsidRPr="00184A3A">
              <w:rPr>
                <w:sz w:val="16"/>
                <w:szCs w:val="16"/>
              </w:rPr>
              <w:t>remarks03</w:t>
            </w:r>
          </w:p>
        </w:tc>
        <w:tc>
          <w:tcPr>
            <w:tcW w:w="2259" w:type="dxa"/>
            <w:tcBorders>
              <w:top w:val="single" w:sz="4" w:space="0" w:color="auto"/>
              <w:left w:val="single" w:sz="4" w:space="0" w:color="auto"/>
              <w:bottom w:val="single" w:sz="4" w:space="0" w:color="auto"/>
              <w:right w:val="single" w:sz="4" w:space="0" w:color="auto"/>
            </w:tcBorders>
            <w:hideMark/>
          </w:tcPr>
          <w:p w14:paraId="742E0E1A" w14:textId="77777777" w:rsidR="007E4470" w:rsidRPr="00184A3A" w:rsidRDefault="007E4470" w:rsidP="0013302E">
            <w:pPr>
              <w:spacing w:after="0"/>
              <w:ind w:left="-11"/>
              <w:rPr>
                <w:rFonts w:cs="Arial"/>
                <w:sz w:val="16"/>
                <w:szCs w:val="16"/>
              </w:rPr>
            </w:pPr>
            <w:r w:rsidRPr="00184A3A">
              <w:rPr>
                <w:rFonts w:cs="Arial"/>
                <w:color w:val="000000"/>
                <w:sz w:val="16"/>
                <w:szCs w:val="16"/>
              </w:rPr>
              <w:t>Remark 3</w:t>
            </w:r>
          </w:p>
        </w:tc>
        <w:tc>
          <w:tcPr>
            <w:tcW w:w="1080" w:type="dxa"/>
            <w:tcBorders>
              <w:top w:val="single" w:sz="4" w:space="0" w:color="auto"/>
              <w:left w:val="single" w:sz="4" w:space="0" w:color="auto"/>
              <w:bottom w:val="single" w:sz="4" w:space="0" w:color="auto"/>
              <w:right w:val="single" w:sz="4" w:space="0" w:color="auto"/>
            </w:tcBorders>
            <w:hideMark/>
          </w:tcPr>
          <w:p w14:paraId="25DFEF83" w14:textId="77777777" w:rsidR="007E4470" w:rsidRPr="00184A3A" w:rsidRDefault="007E4470" w:rsidP="0013302E">
            <w:pPr>
              <w:spacing w:after="0"/>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1AF43601"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5C88DCC"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9F47EE3" w14:textId="493719AB"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dataSource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dataSource</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53B491A5"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dataSource</w:t>
            </w:r>
            <w:proofErr w:type="spellEnd"/>
            <w:r w:rsidRPr="00184A3A">
              <w:rPr>
                <w:color w:val="000000"/>
                <w:sz w:val="16"/>
                <w:szCs w:val="16"/>
              </w:rPr>
              <w:t>":""}</w:t>
            </w:r>
          </w:p>
        </w:tc>
      </w:tr>
      <w:tr w:rsidR="007E4470" w:rsidRPr="00184A3A" w14:paraId="5824F5D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45AC2557" w14:textId="77777777" w:rsidR="007E4470" w:rsidRPr="00184A3A" w:rsidRDefault="007E4470" w:rsidP="0013302E">
            <w:pPr>
              <w:spacing w:after="0"/>
              <w:rPr>
                <w:color w:val="000000"/>
                <w:sz w:val="16"/>
                <w:szCs w:val="16"/>
              </w:rPr>
            </w:pPr>
            <w:r w:rsidRPr="00184A3A">
              <w:rPr>
                <w:color w:val="000000"/>
                <w:sz w:val="16"/>
                <w:szCs w:val="16"/>
              </w:rPr>
              <w:t>18</w:t>
            </w:r>
          </w:p>
        </w:tc>
        <w:tc>
          <w:tcPr>
            <w:tcW w:w="1701" w:type="dxa"/>
            <w:tcBorders>
              <w:top w:val="single" w:sz="4" w:space="0" w:color="auto"/>
              <w:left w:val="single" w:sz="4" w:space="0" w:color="auto"/>
              <w:bottom w:val="single" w:sz="4" w:space="0" w:color="auto"/>
              <w:right w:val="single" w:sz="4" w:space="0" w:color="auto"/>
            </w:tcBorders>
          </w:tcPr>
          <w:p w14:paraId="78215EA2" w14:textId="77777777" w:rsidR="007E4470" w:rsidRPr="00184A3A" w:rsidRDefault="007E4470" w:rsidP="0013302E">
            <w:pPr>
              <w:spacing w:after="0"/>
              <w:rPr>
                <w:rFonts w:cs="Arial"/>
                <w:sz w:val="16"/>
                <w:szCs w:val="16"/>
              </w:rPr>
            </w:pPr>
            <w:proofErr w:type="spellStart"/>
            <w:r w:rsidRPr="00184A3A">
              <w:rPr>
                <w:sz w:val="16"/>
                <w:szCs w:val="16"/>
              </w:rPr>
              <w:t>dataSource</w:t>
            </w:r>
            <w:proofErr w:type="spellEnd"/>
          </w:p>
        </w:tc>
        <w:tc>
          <w:tcPr>
            <w:tcW w:w="2259" w:type="dxa"/>
            <w:tcBorders>
              <w:top w:val="single" w:sz="4" w:space="0" w:color="auto"/>
              <w:left w:val="single" w:sz="4" w:space="0" w:color="auto"/>
              <w:bottom w:val="single" w:sz="4" w:space="0" w:color="auto"/>
              <w:right w:val="single" w:sz="4" w:space="0" w:color="auto"/>
            </w:tcBorders>
            <w:hideMark/>
          </w:tcPr>
          <w:p w14:paraId="33385980" w14:textId="77777777" w:rsidR="007E4470" w:rsidRPr="00184A3A" w:rsidRDefault="007E4470" w:rsidP="0013302E">
            <w:pPr>
              <w:spacing w:after="0"/>
              <w:ind w:left="-11"/>
              <w:rPr>
                <w:rFonts w:cs="Arial"/>
                <w:sz w:val="16"/>
                <w:szCs w:val="16"/>
              </w:rPr>
            </w:pPr>
            <w:r w:rsidRPr="00184A3A">
              <w:rPr>
                <w:rFonts w:cs="Arial"/>
                <w:color w:val="000000"/>
                <w:sz w:val="16"/>
                <w:szCs w:val="16"/>
              </w:rPr>
              <w:t>Data Source</w:t>
            </w:r>
          </w:p>
        </w:tc>
        <w:tc>
          <w:tcPr>
            <w:tcW w:w="1080" w:type="dxa"/>
            <w:tcBorders>
              <w:top w:val="single" w:sz="4" w:space="0" w:color="auto"/>
              <w:left w:val="single" w:sz="4" w:space="0" w:color="auto"/>
              <w:bottom w:val="single" w:sz="4" w:space="0" w:color="auto"/>
              <w:right w:val="single" w:sz="4" w:space="0" w:color="auto"/>
            </w:tcBorders>
            <w:hideMark/>
          </w:tcPr>
          <w:p w14:paraId="13CE45AA"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B534D24" w14:textId="77777777" w:rsidR="007E4470" w:rsidRPr="00184A3A" w:rsidRDefault="007E4470" w:rsidP="0013302E">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75C35BBB"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62A3064C" w14:textId="7E550AFC"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lastUpdateUser</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lastUpdateUser</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23358B12"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lastUpdateUser</w:t>
            </w:r>
            <w:proofErr w:type="spellEnd"/>
            <w:r w:rsidRPr="00184A3A">
              <w:rPr>
                <w:color w:val="000000"/>
                <w:sz w:val="16"/>
                <w:szCs w:val="16"/>
              </w:rPr>
              <w:t>":""}</w:t>
            </w:r>
          </w:p>
        </w:tc>
      </w:tr>
      <w:tr w:rsidR="007E4470" w:rsidRPr="00184A3A" w14:paraId="22773E9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CF95F07" w14:textId="77777777" w:rsidR="007E4470" w:rsidRPr="00184A3A" w:rsidRDefault="007E4470" w:rsidP="0013302E">
            <w:pPr>
              <w:spacing w:after="0"/>
              <w:rPr>
                <w:rFonts w:eastAsia="SimSun"/>
                <w:color w:val="000000"/>
                <w:sz w:val="16"/>
                <w:szCs w:val="16"/>
              </w:rPr>
            </w:pPr>
            <w:r w:rsidRPr="00184A3A">
              <w:rPr>
                <w:color w:val="000000"/>
                <w:sz w:val="16"/>
                <w:szCs w:val="16"/>
              </w:rPr>
              <w:t>19</w:t>
            </w:r>
          </w:p>
        </w:tc>
        <w:tc>
          <w:tcPr>
            <w:tcW w:w="1701" w:type="dxa"/>
            <w:tcBorders>
              <w:top w:val="single" w:sz="4" w:space="0" w:color="auto"/>
              <w:left w:val="single" w:sz="4" w:space="0" w:color="auto"/>
              <w:bottom w:val="single" w:sz="4" w:space="0" w:color="auto"/>
              <w:right w:val="single" w:sz="4" w:space="0" w:color="auto"/>
            </w:tcBorders>
          </w:tcPr>
          <w:p w14:paraId="25BF626A" w14:textId="77777777" w:rsidR="007E4470" w:rsidRPr="00184A3A" w:rsidRDefault="007E4470" w:rsidP="0013302E">
            <w:pPr>
              <w:spacing w:after="0"/>
              <w:rPr>
                <w:rFonts w:cs="Arial"/>
                <w:sz w:val="16"/>
                <w:szCs w:val="16"/>
              </w:rPr>
            </w:pPr>
            <w:proofErr w:type="spellStart"/>
            <w:r w:rsidRPr="00184A3A">
              <w:rPr>
                <w:sz w:val="16"/>
                <w:szCs w:val="16"/>
              </w:rPr>
              <w:t>lastUpdateUser</w:t>
            </w:r>
            <w:proofErr w:type="spellEnd"/>
          </w:p>
        </w:tc>
        <w:tc>
          <w:tcPr>
            <w:tcW w:w="2259" w:type="dxa"/>
            <w:tcBorders>
              <w:top w:val="single" w:sz="4" w:space="0" w:color="auto"/>
              <w:left w:val="single" w:sz="4" w:space="0" w:color="auto"/>
              <w:bottom w:val="single" w:sz="4" w:space="0" w:color="auto"/>
              <w:right w:val="single" w:sz="4" w:space="0" w:color="auto"/>
            </w:tcBorders>
            <w:hideMark/>
          </w:tcPr>
          <w:p w14:paraId="3A2F524D" w14:textId="77777777" w:rsidR="007E4470" w:rsidRPr="00184A3A" w:rsidRDefault="007E4470" w:rsidP="0013302E">
            <w:pPr>
              <w:spacing w:after="0"/>
              <w:ind w:left="-11"/>
              <w:rPr>
                <w:rFonts w:cs="Arial"/>
                <w:sz w:val="16"/>
                <w:szCs w:val="16"/>
              </w:rPr>
            </w:pPr>
            <w:r w:rsidRPr="00184A3A">
              <w:rPr>
                <w:rFonts w:cs="Arial"/>
                <w:color w:val="000000"/>
                <w:sz w:val="16"/>
                <w:szCs w:val="16"/>
              </w:rPr>
              <w:t>Last update user</w:t>
            </w:r>
          </w:p>
        </w:tc>
        <w:tc>
          <w:tcPr>
            <w:tcW w:w="1080" w:type="dxa"/>
            <w:tcBorders>
              <w:top w:val="single" w:sz="4" w:space="0" w:color="auto"/>
              <w:left w:val="single" w:sz="4" w:space="0" w:color="auto"/>
              <w:bottom w:val="single" w:sz="4" w:space="0" w:color="auto"/>
              <w:right w:val="single" w:sz="4" w:space="0" w:color="auto"/>
            </w:tcBorders>
            <w:hideMark/>
          </w:tcPr>
          <w:p w14:paraId="44752CFD"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E4BB7A8"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9D18864"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66A2E6F" w14:textId="744BCD26"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lastUpdateTime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lastUpdateTime</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02842475"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lastUpdateTime</w:t>
            </w:r>
            <w:proofErr w:type="spellEnd"/>
            <w:r w:rsidRPr="00184A3A">
              <w:rPr>
                <w:color w:val="000000"/>
                <w:sz w:val="16"/>
                <w:szCs w:val="16"/>
              </w:rPr>
              <w:t>":""}</w:t>
            </w:r>
          </w:p>
        </w:tc>
      </w:tr>
      <w:tr w:rsidR="007E4470" w:rsidRPr="00184A3A" w14:paraId="3AC609F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3A93FDC" w14:textId="77777777" w:rsidR="007E4470" w:rsidRPr="00184A3A" w:rsidRDefault="007E4470" w:rsidP="0013302E">
            <w:pPr>
              <w:spacing w:after="0"/>
              <w:rPr>
                <w:color w:val="000000"/>
                <w:sz w:val="16"/>
                <w:szCs w:val="16"/>
              </w:rPr>
            </w:pPr>
            <w:r w:rsidRPr="00184A3A">
              <w:rPr>
                <w:color w:val="000000"/>
                <w:sz w:val="16"/>
                <w:szCs w:val="16"/>
              </w:rPr>
              <w:t>20</w:t>
            </w:r>
          </w:p>
        </w:tc>
        <w:tc>
          <w:tcPr>
            <w:tcW w:w="1701" w:type="dxa"/>
            <w:tcBorders>
              <w:top w:val="single" w:sz="4" w:space="0" w:color="auto"/>
              <w:left w:val="single" w:sz="4" w:space="0" w:color="auto"/>
              <w:bottom w:val="single" w:sz="4" w:space="0" w:color="auto"/>
              <w:right w:val="single" w:sz="4" w:space="0" w:color="auto"/>
            </w:tcBorders>
          </w:tcPr>
          <w:p w14:paraId="1F03C852" w14:textId="77777777" w:rsidR="007E4470" w:rsidRPr="00184A3A" w:rsidRDefault="007E4470" w:rsidP="0013302E">
            <w:pPr>
              <w:spacing w:after="0"/>
              <w:rPr>
                <w:rFonts w:cs="Arial"/>
                <w:sz w:val="16"/>
                <w:szCs w:val="16"/>
              </w:rPr>
            </w:pPr>
            <w:proofErr w:type="spellStart"/>
            <w:r w:rsidRPr="00184A3A">
              <w:rPr>
                <w:sz w:val="16"/>
                <w:szCs w:val="16"/>
              </w:rPr>
              <w:t>lastUpdateTime</w:t>
            </w:r>
            <w:proofErr w:type="spellEnd"/>
          </w:p>
        </w:tc>
        <w:tc>
          <w:tcPr>
            <w:tcW w:w="2259" w:type="dxa"/>
            <w:tcBorders>
              <w:top w:val="single" w:sz="4" w:space="0" w:color="auto"/>
              <w:left w:val="single" w:sz="4" w:space="0" w:color="auto"/>
              <w:bottom w:val="single" w:sz="4" w:space="0" w:color="auto"/>
              <w:right w:val="single" w:sz="4" w:space="0" w:color="auto"/>
            </w:tcBorders>
            <w:hideMark/>
          </w:tcPr>
          <w:p w14:paraId="6F28ACC1" w14:textId="77777777" w:rsidR="007E4470" w:rsidRPr="00184A3A" w:rsidRDefault="007E4470" w:rsidP="0013302E">
            <w:pPr>
              <w:spacing w:after="0"/>
              <w:ind w:left="-11"/>
              <w:rPr>
                <w:rFonts w:cs="Arial"/>
                <w:sz w:val="16"/>
                <w:szCs w:val="16"/>
              </w:rPr>
            </w:pPr>
            <w:r w:rsidRPr="00184A3A">
              <w:rPr>
                <w:rFonts w:cs="Arial"/>
                <w:color w:val="000000"/>
                <w:sz w:val="16"/>
                <w:szCs w:val="16"/>
              </w:rPr>
              <w:t>Last update time</w:t>
            </w:r>
          </w:p>
        </w:tc>
        <w:tc>
          <w:tcPr>
            <w:tcW w:w="1080" w:type="dxa"/>
            <w:tcBorders>
              <w:top w:val="single" w:sz="4" w:space="0" w:color="auto"/>
              <w:left w:val="single" w:sz="4" w:space="0" w:color="auto"/>
              <w:bottom w:val="single" w:sz="4" w:space="0" w:color="auto"/>
              <w:right w:val="single" w:sz="4" w:space="0" w:color="auto"/>
            </w:tcBorders>
            <w:hideMark/>
          </w:tcPr>
          <w:p w14:paraId="06786672"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3FEE07B"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3F6A9F2"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8E28BE5" w14:textId="70575B17"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workstationName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workstationName</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061DA816"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workstationName</w:t>
            </w:r>
            <w:proofErr w:type="spellEnd"/>
            <w:r w:rsidRPr="00184A3A">
              <w:rPr>
                <w:color w:val="000000"/>
                <w:sz w:val="16"/>
                <w:szCs w:val="16"/>
              </w:rPr>
              <w:t>":""}</w:t>
            </w:r>
          </w:p>
        </w:tc>
      </w:tr>
      <w:tr w:rsidR="007E4470" w:rsidRPr="00184A3A" w14:paraId="38BC95F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5A7833FF" w14:textId="77777777" w:rsidR="007E4470" w:rsidRPr="00184A3A" w:rsidRDefault="007E4470" w:rsidP="0013302E">
            <w:pPr>
              <w:spacing w:after="0"/>
              <w:rPr>
                <w:color w:val="000000"/>
                <w:sz w:val="16"/>
                <w:szCs w:val="16"/>
              </w:rPr>
            </w:pPr>
            <w:r w:rsidRPr="00184A3A">
              <w:rPr>
                <w:color w:val="000000"/>
                <w:sz w:val="16"/>
                <w:szCs w:val="16"/>
              </w:rPr>
              <w:t>21</w:t>
            </w:r>
          </w:p>
        </w:tc>
        <w:tc>
          <w:tcPr>
            <w:tcW w:w="1701" w:type="dxa"/>
            <w:tcBorders>
              <w:top w:val="single" w:sz="4" w:space="0" w:color="auto"/>
              <w:left w:val="single" w:sz="4" w:space="0" w:color="auto"/>
              <w:bottom w:val="single" w:sz="4" w:space="0" w:color="auto"/>
              <w:right w:val="single" w:sz="4" w:space="0" w:color="auto"/>
            </w:tcBorders>
          </w:tcPr>
          <w:p w14:paraId="506FA87C" w14:textId="77777777" w:rsidR="007E4470" w:rsidRPr="00184A3A" w:rsidRDefault="007E4470" w:rsidP="0013302E">
            <w:pPr>
              <w:spacing w:after="0"/>
              <w:rPr>
                <w:rFonts w:cs="Arial"/>
                <w:sz w:val="16"/>
                <w:szCs w:val="16"/>
              </w:rPr>
            </w:pPr>
            <w:proofErr w:type="spellStart"/>
            <w:r w:rsidRPr="00184A3A">
              <w:rPr>
                <w:sz w:val="16"/>
                <w:szCs w:val="16"/>
              </w:rPr>
              <w:t>workstationName</w:t>
            </w:r>
            <w:proofErr w:type="spellEnd"/>
          </w:p>
        </w:tc>
        <w:tc>
          <w:tcPr>
            <w:tcW w:w="2259" w:type="dxa"/>
            <w:tcBorders>
              <w:top w:val="single" w:sz="4" w:space="0" w:color="auto"/>
              <w:left w:val="single" w:sz="4" w:space="0" w:color="auto"/>
              <w:bottom w:val="single" w:sz="4" w:space="0" w:color="auto"/>
              <w:right w:val="single" w:sz="4" w:space="0" w:color="auto"/>
            </w:tcBorders>
          </w:tcPr>
          <w:p w14:paraId="669F77A2" w14:textId="77777777" w:rsidR="007E4470" w:rsidRPr="00184A3A" w:rsidRDefault="007E4470" w:rsidP="0013302E">
            <w:pPr>
              <w:spacing w:after="0"/>
              <w:ind w:left="-11"/>
              <w:rPr>
                <w:rFonts w:cs="Arial"/>
                <w:sz w:val="16"/>
                <w:szCs w:val="16"/>
              </w:rPr>
            </w:pPr>
            <w:r w:rsidRPr="00184A3A">
              <w:rPr>
                <w:rFonts w:cs="Arial"/>
                <w:color w:val="000000"/>
                <w:sz w:val="16"/>
                <w:szCs w:val="16"/>
              </w:rPr>
              <w:t>Server at which the convert process take place</w:t>
            </w:r>
          </w:p>
        </w:tc>
        <w:tc>
          <w:tcPr>
            <w:tcW w:w="1080" w:type="dxa"/>
            <w:tcBorders>
              <w:top w:val="single" w:sz="4" w:space="0" w:color="auto"/>
              <w:left w:val="single" w:sz="4" w:space="0" w:color="auto"/>
              <w:bottom w:val="single" w:sz="4" w:space="0" w:color="auto"/>
              <w:right w:val="single" w:sz="4" w:space="0" w:color="auto"/>
            </w:tcBorders>
          </w:tcPr>
          <w:p w14:paraId="0EBD72D9"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14EB9F04"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E40081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9821CB6" w14:textId="74D66A6C"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appNmae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appNmae</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tcPr>
          <w:p w14:paraId="3F945639"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appNmae</w:t>
            </w:r>
            <w:proofErr w:type="spellEnd"/>
            <w:r w:rsidRPr="00184A3A">
              <w:rPr>
                <w:color w:val="000000"/>
                <w:sz w:val="16"/>
                <w:szCs w:val="16"/>
              </w:rPr>
              <w:t>":""}</w:t>
            </w:r>
          </w:p>
        </w:tc>
      </w:tr>
      <w:tr w:rsidR="007E4470" w:rsidRPr="00184A3A" w14:paraId="59C90D0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5D1BC42" w14:textId="77777777" w:rsidR="007E4470" w:rsidRPr="00184A3A" w:rsidRDefault="007E4470" w:rsidP="0013302E">
            <w:pPr>
              <w:spacing w:after="0"/>
              <w:rPr>
                <w:color w:val="000000"/>
                <w:sz w:val="16"/>
                <w:szCs w:val="16"/>
              </w:rPr>
            </w:pPr>
            <w:r w:rsidRPr="00184A3A">
              <w:rPr>
                <w:color w:val="000000"/>
                <w:sz w:val="16"/>
                <w:szCs w:val="16"/>
              </w:rPr>
              <w:t>22</w:t>
            </w:r>
          </w:p>
        </w:tc>
        <w:tc>
          <w:tcPr>
            <w:tcW w:w="1701" w:type="dxa"/>
            <w:tcBorders>
              <w:top w:val="single" w:sz="4" w:space="0" w:color="auto"/>
              <w:left w:val="single" w:sz="4" w:space="0" w:color="auto"/>
              <w:bottom w:val="single" w:sz="4" w:space="0" w:color="auto"/>
              <w:right w:val="single" w:sz="4" w:space="0" w:color="auto"/>
            </w:tcBorders>
          </w:tcPr>
          <w:p w14:paraId="4A300B2A" w14:textId="77777777" w:rsidR="007E4470" w:rsidRPr="00184A3A" w:rsidRDefault="007E4470" w:rsidP="0013302E">
            <w:pPr>
              <w:spacing w:after="0"/>
              <w:rPr>
                <w:rFonts w:cs="Arial"/>
                <w:sz w:val="16"/>
                <w:szCs w:val="16"/>
              </w:rPr>
            </w:pPr>
            <w:proofErr w:type="spellStart"/>
            <w:r w:rsidRPr="00184A3A">
              <w:rPr>
                <w:sz w:val="16"/>
                <w:szCs w:val="16"/>
              </w:rPr>
              <w:t>appNmae</w:t>
            </w:r>
            <w:proofErr w:type="spellEnd"/>
          </w:p>
        </w:tc>
        <w:tc>
          <w:tcPr>
            <w:tcW w:w="2259" w:type="dxa"/>
            <w:tcBorders>
              <w:top w:val="single" w:sz="4" w:space="0" w:color="auto"/>
              <w:left w:val="single" w:sz="4" w:space="0" w:color="auto"/>
              <w:bottom w:val="single" w:sz="4" w:space="0" w:color="auto"/>
              <w:right w:val="single" w:sz="4" w:space="0" w:color="auto"/>
            </w:tcBorders>
          </w:tcPr>
          <w:p w14:paraId="30292645" w14:textId="77777777" w:rsidR="007E4470" w:rsidRPr="00184A3A" w:rsidRDefault="007E4470" w:rsidP="0013302E">
            <w:pPr>
              <w:spacing w:after="0"/>
              <w:ind w:left="-11"/>
              <w:rPr>
                <w:rFonts w:cs="Arial"/>
                <w:sz w:val="16"/>
                <w:szCs w:val="16"/>
              </w:rPr>
            </w:pPr>
            <w:r w:rsidRPr="00184A3A">
              <w:rPr>
                <w:rFonts w:cs="Arial"/>
                <w:color w:val="000000"/>
                <w:sz w:val="16"/>
                <w:szCs w:val="16"/>
              </w:rPr>
              <w:t>Program name of convert process</w:t>
            </w:r>
          </w:p>
        </w:tc>
        <w:tc>
          <w:tcPr>
            <w:tcW w:w="1080" w:type="dxa"/>
            <w:tcBorders>
              <w:top w:val="single" w:sz="4" w:space="0" w:color="auto"/>
              <w:left w:val="single" w:sz="4" w:space="0" w:color="auto"/>
              <w:bottom w:val="single" w:sz="4" w:space="0" w:color="auto"/>
              <w:right w:val="single" w:sz="4" w:space="0" w:color="auto"/>
            </w:tcBorders>
          </w:tcPr>
          <w:p w14:paraId="35AE0101"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F695854" w14:textId="77777777" w:rsidR="007E4470" w:rsidRPr="00184A3A" w:rsidRDefault="007E4470" w:rsidP="0013302E">
            <w:pPr>
              <w:spacing w:after="0"/>
              <w:rPr>
                <w:color w:val="000000"/>
                <w:sz w:val="16"/>
                <w:szCs w:val="16"/>
              </w:rPr>
            </w:pPr>
            <w:r w:rsidRPr="00184A3A">
              <w:rPr>
                <w:color w:val="000000"/>
                <w:sz w:val="16"/>
                <w:szCs w:val="16"/>
              </w:rPr>
              <w:t>Numeric (10,0)</w:t>
            </w:r>
          </w:p>
        </w:tc>
        <w:tc>
          <w:tcPr>
            <w:tcW w:w="1260" w:type="dxa"/>
            <w:tcBorders>
              <w:top w:val="single" w:sz="4" w:space="0" w:color="auto"/>
              <w:left w:val="single" w:sz="4" w:space="0" w:color="auto"/>
              <w:bottom w:val="single" w:sz="4" w:space="0" w:color="auto"/>
              <w:right w:val="single" w:sz="4" w:space="0" w:color="auto"/>
            </w:tcBorders>
          </w:tcPr>
          <w:p w14:paraId="376E8DF8"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27493BE3" w14:textId="641CB7BF"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runno</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runno</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tcPr>
          <w:p w14:paraId="3F8B304F"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runno</w:t>
            </w:r>
            <w:proofErr w:type="spellEnd"/>
            <w:r w:rsidRPr="00184A3A">
              <w:rPr>
                <w:color w:val="000000"/>
                <w:sz w:val="16"/>
                <w:szCs w:val="16"/>
              </w:rPr>
              <w:t>":""}</w:t>
            </w:r>
          </w:p>
        </w:tc>
      </w:tr>
      <w:tr w:rsidR="007E4470" w:rsidRPr="00184A3A" w14:paraId="0CD77C8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106C16F" w14:textId="77777777" w:rsidR="007E4470" w:rsidRPr="00184A3A" w:rsidRDefault="007E4470" w:rsidP="0013302E">
            <w:pPr>
              <w:spacing w:after="0"/>
              <w:rPr>
                <w:color w:val="000000"/>
                <w:sz w:val="16"/>
                <w:szCs w:val="16"/>
              </w:rPr>
            </w:pPr>
            <w:r w:rsidRPr="00184A3A">
              <w:rPr>
                <w:color w:val="000000"/>
                <w:sz w:val="16"/>
                <w:szCs w:val="16"/>
              </w:rPr>
              <w:t>23</w:t>
            </w:r>
          </w:p>
        </w:tc>
        <w:tc>
          <w:tcPr>
            <w:tcW w:w="1701" w:type="dxa"/>
            <w:tcBorders>
              <w:top w:val="single" w:sz="4" w:space="0" w:color="auto"/>
              <w:left w:val="single" w:sz="4" w:space="0" w:color="auto"/>
              <w:bottom w:val="single" w:sz="4" w:space="0" w:color="auto"/>
              <w:right w:val="single" w:sz="4" w:space="0" w:color="auto"/>
            </w:tcBorders>
          </w:tcPr>
          <w:p w14:paraId="4B376FA7" w14:textId="77777777" w:rsidR="007E4470" w:rsidRPr="00184A3A" w:rsidRDefault="007E4470" w:rsidP="0013302E">
            <w:pPr>
              <w:spacing w:after="0"/>
              <w:rPr>
                <w:rFonts w:cs="Arial"/>
                <w:sz w:val="16"/>
                <w:szCs w:val="16"/>
              </w:rPr>
            </w:pPr>
            <w:proofErr w:type="spellStart"/>
            <w:r w:rsidRPr="00184A3A">
              <w:rPr>
                <w:sz w:val="16"/>
                <w:szCs w:val="16"/>
              </w:rPr>
              <w:t>runno</w:t>
            </w:r>
            <w:proofErr w:type="spellEnd"/>
          </w:p>
        </w:tc>
        <w:tc>
          <w:tcPr>
            <w:tcW w:w="2259" w:type="dxa"/>
            <w:tcBorders>
              <w:top w:val="single" w:sz="4" w:space="0" w:color="auto"/>
              <w:left w:val="single" w:sz="4" w:space="0" w:color="auto"/>
              <w:bottom w:val="single" w:sz="4" w:space="0" w:color="auto"/>
              <w:right w:val="single" w:sz="4" w:space="0" w:color="auto"/>
            </w:tcBorders>
          </w:tcPr>
          <w:p w14:paraId="28C33994" w14:textId="77777777" w:rsidR="007E4470" w:rsidRPr="00184A3A" w:rsidRDefault="007E4470" w:rsidP="0013302E">
            <w:pPr>
              <w:spacing w:after="0"/>
              <w:ind w:left="-11"/>
              <w:rPr>
                <w:rFonts w:cs="Arial"/>
                <w:sz w:val="16"/>
                <w:szCs w:val="16"/>
              </w:rPr>
            </w:pPr>
            <w:r w:rsidRPr="00184A3A">
              <w:rPr>
                <w:rFonts w:cs="Arial"/>
                <w:color w:val="000000"/>
                <w:sz w:val="16"/>
                <w:szCs w:val="16"/>
              </w:rPr>
              <w:t>Run ID of the convert process</w:t>
            </w:r>
          </w:p>
        </w:tc>
        <w:tc>
          <w:tcPr>
            <w:tcW w:w="1080" w:type="dxa"/>
            <w:tcBorders>
              <w:top w:val="single" w:sz="4" w:space="0" w:color="auto"/>
              <w:left w:val="single" w:sz="4" w:space="0" w:color="auto"/>
              <w:bottom w:val="single" w:sz="4" w:space="0" w:color="auto"/>
              <w:right w:val="single" w:sz="4" w:space="0" w:color="auto"/>
            </w:tcBorders>
          </w:tcPr>
          <w:p w14:paraId="6484A96C"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50647916"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9862D9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B8ECEB8" w14:textId="7A2D2AEF" w:rsidR="007E4470" w:rsidRPr="00184A3A" w:rsidRDefault="007E4470" w:rsidP="0013302E">
            <w:pPr>
              <w:spacing w:after="0"/>
              <w:rPr>
                <w:color w:val="000000"/>
                <w:sz w:val="16"/>
                <w:szCs w:val="16"/>
              </w:rPr>
            </w:pPr>
            <w:r w:rsidRPr="00184A3A">
              <w:rPr>
                <w:color w:val="000000"/>
                <w:sz w:val="16"/>
                <w:szCs w:val="16"/>
              </w:rPr>
              <w:t xml:space="preserve">&lt;status&gt;   </w:t>
            </w:r>
            <w:r w:rsidRPr="00184A3A">
              <w:rPr>
                <w:color w:val="000000"/>
                <w:sz w:val="16"/>
                <w:szCs w:val="16"/>
              </w:rPr>
              <w:br/>
            </w:r>
            <w:r w:rsidR="001D733F" w:rsidRPr="00184A3A">
              <w:rPr>
                <w:color w:val="000000"/>
                <w:sz w:val="16"/>
                <w:szCs w:val="16"/>
              </w:rPr>
              <w:t>&lt;/</w:t>
            </w:r>
            <w:r w:rsidRPr="00184A3A">
              <w:rPr>
                <w:color w:val="000000"/>
                <w:sz w:val="16"/>
                <w:szCs w:val="16"/>
              </w:rPr>
              <w:t>status&gt;</w:t>
            </w:r>
          </w:p>
        </w:tc>
        <w:tc>
          <w:tcPr>
            <w:tcW w:w="2790" w:type="dxa"/>
            <w:tcBorders>
              <w:top w:val="single" w:sz="4" w:space="0" w:color="auto"/>
              <w:left w:val="single" w:sz="4" w:space="0" w:color="auto"/>
              <w:bottom w:val="single" w:sz="4" w:space="0" w:color="auto"/>
              <w:right w:val="single" w:sz="4" w:space="0" w:color="auto"/>
            </w:tcBorders>
          </w:tcPr>
          <w:p w14:paraId="609D47C7" w14:textId="77777777" w:rsidR="007E4470" w:rsidRPr="00184A3A" w:rsidRDefault="007E4470" w:rsidP="0013302E">
            <w:pPr>
              <w:spacing w:after="0"/>
              <w:rPr>
                <w:color w:val="000000"/>
                <w:sz w:val="16"/>
                <w:szCs w:val="16"/>
              </w:rPr>
            </w:pPr>
            <w:r w:rsidRPr="00184A3A">
              <w:rPr>
                <w:color w:val="000000"/>
                <w:sz w:val="16"/>
                <w:szCs w:val="16"/>
              </w:rPr>
              <w:t>{"status":""}</w:t>
            </w:r>
          </w:p>
        </w:tc>
      </w:tr>
      <w:tr w:rsidR="007E4470" w:rsidRPr="00184A3A" w14:paraId="701D9C6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1D11BB6" w14:textId="77777777" w:rsidR="007E4470" w:rsidRPr="00184A3A" w:rsidRDefault="007E4470" w:rsidP="0013302E">
            <w:pPr>
              <w:spacing w:after="0"/>
              <w:rPr>
                <w:color w:val="000000"/>
                <w:sz w:val="16"/>
                <w:szCs w:val="16"/>
              </w:rPr>
            </w:pPr>
            <w:r w:rsidRPr="00184A3A">
              <w:rPr>
                <w:color w:val="000000"/>
                <w:sz w:val="16"/>
                <w:szCs w:val="16"/>
              </w:rPr>
              <w:t>24</w:t>
            </w:r>
          </w:p>
        </w:tc>
        <w:tc>
          <w:tcPr>
            <w:tcW w:w="1701" w:type="dxa"/>
            <w:tcBorders>
              <w:top w:val="single" w:sz="4" w:space="0" w:color="auto"/>
              <w:left w:val="single" w:sz="4" w:space="0" w:color="auto"/>
              <w:bottom w:val="single" w:sz="4" w:space="0" w:color="auto"/>
              <w:right w:val="single" w:sz="4" w:space="0" w:color="auto"/>
            </w:tcBorders>
          </w:tcPr>
          <w:p w14:paraId="0E20F8B3" w14:textId="77777777" w:rsidR="007E4470" w:rsidRPr="00184A3A" w:rsidRDefault="007E4470" w:rsidP="0013302E">
            <w:pPr>
              <w:spacing w:after="0"/>
              <w:rPr>
                <w:rFonts w:cs="Arial"/>
                <w:sz w:val="16"/>
                <w:szCs w:val="16"/>
              </w:rPr>
            </w:pPr>
            <w:r w:rsidRPr="00184A3A">
              <w:rPr>
                <w:sz w:val="16"/>
                <w:szCs w:val="16"/>
              </w:rPr>
              <w:t>status</w:t>
            </w:r>
          </w:p>
        </w:tc>
        <w:tc>
          <w:tcPr>
            <w:tcW w:w="2259" w:type="dxa"/>
            <w:tcBorders>
              <w:top w:val="single" w:sz="4" w:space="0" w:color="auto"/>
              <w:left w:val="single" w:sz="4" w:space="0" w:color="auto"/>
              <w:bottom w:val="single" w:sz="4" w:space="0" w:color="auto"/>
              <w:right w:val="single" w:sz="4" w:space="0" w:color="auto"/>
            </w:tcBorders>
          </w:tcPr>
          <w:p w14:paraId="21F1ADDE" w14:textId="77777777" w:rsidR="007E4470" w:rsidRPr="00184A3A" w:rsidRDefault="007E4470" w:rsidP="0013302E">
            <w:pPr>
              <w:spacing w:after="0"/>
              <w:ind w:left="-11"/>
              <w:rPr>
                <w:rFonts w:cs="Arial"/>
                <w:sz w:val="16"/>
                <w:szCs w:val="16"/>
              </w:rPr>
            </w:pPr>
            <w:r w:rsidRPr="00184A3A">
              <w:rPr>
                <w:rFonts w:cs="Arial"/>
                <w:color w:val="000000"/>
                <w:sz w:val="16"/>
                <w:szCs w:val="16"/>
              </w:rPr>
              <w:t>Whether or not the sales data is counted as store sales</w:t>
            </w:r>
          </w:p>
        </w:tc>
        <w:tc>
          <w:tcPr>
            <w:tcW w:w="1080" w:type="dxa"/>
            <w:tcBorders>
              <w:top w:val="single" w:sz="4" w:space="0" w:color="auto"/>
              <w:left w:val="single" w:sz="4" w:space="0" w:color="auto"/>
              <w:bottom w:val="single" w:sz="4" w:space="0" w:color="auto"/>
              <w:right w:val="single" w:sz="4" w:space="0" w:color="auto"/>
            </w:tcBorders>
          </w:tcPr>
          <w:p w14:paraId="4FA7D206"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43108BE"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82955B1"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4C913BD" w14:textId="55A9AC54" w:rsidR="007E4470" w:rsidRPr="00184A3A" w:rsidRDefault="007E4470" w:rsidP="0013302E">
            <w:pPr>
              <w:spacing w:after="0"/>
              <w:rPr>
                <w:color w:val="000000"/>
                <w:sz w:val="16"/>
                <w:szCs w:val="16"/>
              </w:rPr>
            </w:pPr>
            <w:r w:rsidRPr="00184A3A">
              <w:rPr>
                <w:color w:val="000000"/>
                <w:sz w:val="16"/>
                <w:szCs w:val="16"/>
              </w:rPr>
              <w:t xml:space="preserve">&lt;status&gt;   </w:t>
            </w:r>
            <w:r w:rsidRPr="00184A3A">
              <w:rPr>
                <w:color w:val="000000"/>
                <w:sz w:val="16"/>
                <w:szCs w:val="16"/>
              </w:rPr>
              <w:br/>
            </w:r>
            <w:r w:rsidR="001D733F" w:rsidRPr="00184A3A">
              <w:rPr>
                <w:color w:val="000000"/>
                <w:sz w:val="16"/>
                <w:szCs w:val="16"/>
              </w:rPr>
              <w:t>&lt;/</w:t>
            </w:r>
            <w:r w:rsidRPr="00184A3A">
              <w:rPr>
                <w:color w:val="000000"/>
                <w:sz w:val="16"/>
                <w:szCs w:val="16"/>
              </w:rPr>
              <w:t>status&gt;</w:t>
            </w:r>
          </w:p>
        </w:tc>
        <w:tc>
          <w:tcPr>
            <w:tcW w:w="2790" w:type="dxa"/>
            <w:tcBorders>
              <w:top w:val="single" w:sz="4" w:space="0" w:color="auto"/>
              <w:left w:val="single" w:sz="4" w:space="0" w:color="auto"/>
              <w:bottom w:val="single" w:sz="4" w:space="0" w:color="auto"/>
              <w:right w:val="single" w:sz="4" w:space="0" w:color="auto"/>
            </w:tcBorders>
          </w:tcPr>
          <w:p w14:paraId="3106E21F" w14:textId="77777777" w:rsidR="007E4470" w:rsidRPr="00184A3A" w:rsidRDefault="007E4470" w:rsidP="0013302E">
            <w:pPr>
              <w:spacing w:after="0"/>
              <w:rPr>
                <w:color w:val="000000"/>
                <w:sz w:val="16"/>
                <w:szCs w:val="16"/>
              </w:rPr>
            </w:pPr>
            <w:r w:rsidRPr="00184A3A">
              <w:rPr>
                <w:color w:val="000000"/>
                <w:sz w:val="16"/>
                <w:szCs w:val="16"/>
              </w:rPr>
              <w:t>{"status":""}</w:t>
            </w:r>
          </w:p>
        </w:tc>
      </w:tr>
    </w:tbl>
    <w:p w14:paraId="679A27A0" w14:textId="077316A7" w:rsidR="007E4470" w:rsidRPr="00184A3A" w:rsidRDefault="007E4470" w:rsidP="007E4470"/>
    <w:p w14:paraId="1FEF11C6" w14:textId="405FAAB2" w:rsidR="007E4470" w:rsidRPr="00184A3A" w:rsidRDefault="00ED5E32" w:rsidP="007E4470">
      <w:r w:rsidRPr="00184A3A">
        <w:t>O</w:t>
      </w:r>
      <w:r w:rsidRPr="00184A3A">
        <w:rPr>
          <w:lang w:eastAsia="zh-HK"/>
        </w:rPr>
        <w:t>ut</w:t>
      </w:r>
      <w:r w:rsidR="007E4470" w:rsidRPr="00184A3A">
        <w:t>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683"/>
        <w:gridCol w:w="2250"/>
        <w:gridCol w:w="1080"/>
        <w:gridCol w:w="1890"/>
        <w:gridCol w:w="1260"/>
        <w:gridCol w:w="3060"/>
        <w:gridCol w:w="2790"/>
      </w:tblGrid>
      <w:tr w:rsidR="007E4470" w:rsidRPr="00184A3A" w14:paraId="0294D67C" w14:textId="77777777" w:rsidTr="003562C8">
        <w:trPr>
          <w:trHeight w:val="300"/>
          <w:tblHeader/>
        </w:trPr>
        <w:tc>
          <w:tcPr>
            <w:tcW w:w="567" w:type="dxa"/>
            <w:tcBorders>
              <w:top w:val="single" w:sz="4" w:space="0" w:color="auto"/>
              <w:left w:val="single" w:sz="4" w:space="0" w:color="auto"/>
              <w:bottom w:val="single" w:sz="4" w:space="0" w:color="auto"/>
              <w:right w:val="single" w:sz="4" w:space="0" w:color="auto"/>
            </w:tcBorders>
            <w:shd w:val="clear" w:color="auto" w:fill="2F5496"/>
            <w:hideMark/>
          </w:tcPr>
          <w:p w14:paraId="31899AF1"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683" w:type="dxa"/>
            <w:tcBorders>
              <w:top w:val="single" w:sz="4" w:space="0" w:color="auto"/>
              <w:left w:val="single" w:sz="4" w:space="0" w:color="auto"/>
              <w:bottom w:val="single" w:sz="4" w:space="0" w:color="auto"/>
              <w:right w:val="single" w:sz="4" w:space="0" w:color="auto"/>
            </w:tcBorders>
            <w:shd w:val="clear" w:color="auto" w:fill="2F5496"/>
          </w:tcPr>
          <w:p w14:paraId="0709EA5E"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50" w:type="dxa"/>
            <w:tcBorders>
              <w:top w:val="single" w:sz="4" w:space="0" w:color="auto"/>
              <w:left w:val="single" w:sz="4" w:space="0" w:color="auto"/>
              <w:bottom w:val="single" w:sz="4" w:space="0" w:color="auto"/>
              <w:right w:val="single" w:sz="4" w:space="0" w:color="auto"/>
            </w:tcBorders>
            <w:shd w:val="clear" w:color="auto" w:fill="2F5496"/>
            <w:hideMark/>
          </w:tcPr>
          <w:p w14:paraId="2270D152"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5D1B00F7" w14:textId="77777777" w:rsidR="007E4470" w:rsidRPr="00184A3A" w:rsidRDefault="007E4470" w:rsidP="0013302E">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7000FD30"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70FE0522"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5C17DC5D"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1A6DD519" w14:textId="5C3E1C78"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06520C54" w14:textId="77777777" w:rsidTr="003562C8">
        <w:trPr>
          <w:trHeight w:val="300"/>
        </w:trPr>
        <w:tc>
          <w:tcPr>
            <w:tcW w:w="567" w:type="dxa"/>
            <w:tcBorders>
              <w:top w:val="single" w:sz="4" w:space="0" w:color="auto"/>
              <w:left w:val="single" w:sz="4" w:space="0" w:color="auto"/>
              <w:bottom w:val="single" w:sz="4" w:space="0" w:color="auto"/>
              <w:right w:val="single" w:sz="4" w:space="0" w:color="auto"/>
            </w:tcBorders>
            <w:hideMark/>
          </w:tcPr>
          <w:p w14:paraId="22F50194" w14:textId="77777777" w:rsidR="007E4470" w:rsidRPr="00184A3A" w:rsidRDefault="007E4470" w:rsidP="0013302E">
            <w:pPr>
              <w:spacing w:after="0"/>
              <w:rPr>
                <w:color w:val="000000"/>
                <w:sz w:val="16"/>
                <w:szCs w:val="16"/>
              </w:rPr>
            </w:pPr>
            <w:r w:rsidRPr="00184A3A">
              <w:rPr>
                <w:color w:val="000000"/>
                <w:sz w:val="16"/>
                <w:szCs w:val="16"/>
              </w:rPr>
              <w:t>1</w:t>
            </w:r>
          </w:p>
        </w:tc>
        <w:tc>
          <w:tcPr>
            <w:tcW w:w="1683" w:type="dxa"/>
            <w:tcBorders>
              <w:top w:val="single" w:sz="4" w:space="0" w:color="auto"/>
              <w:left w:val="single" w:sz="4" w:space="0" w:color="auto"/>
              <w:bottom w:val="single" w:sz="4" w:space="0" w:color="auto"/>
              <w:right w:val="single" w:sz="4" w:space="0" w:color="auto"/>
            </w:tcBorders>
            <w:hideMark/>
          </w:tcPr>
          <w:p w14:paraId="2C4A5CE4" w14:textId="77777777" w:rsidR="007E4470" w:rsidRPr="00184A3A" w:rsidRDefault="007E4470" w:rsidP="0013302E">
            <w:pPr>
              <w:spacing w:after="0"/>
              <w:rPr>
                <w:color w:val="000000"/>
                <w:sz w:val="16"/>
                <w:szCs w:val="16"/>
              </w:rPr>
            </w:pPr>
            <w:r w:rsidRPr="00184A3A">
              <w:rPr>
                <w:color w:val="000000"/>
                <w:sz w:val="16"/>
                <w:szCs w:val="16"/>
              </w:rPr>
              <w:t>status</w:t>
            </w:r>
          </w:p>
        </w:tc>
        <w:tc>
          <w:tcPr>
            <w:tcW w:w="2250" w:type="dxa"/>
            <w:tcBorders>
              <w:top w:val="single" w:sz="4" w:space="0" w:color="auto"/>
              <w:left w:val="single" w:sz="4" w:space="0" w:color="auto"/>
              <w:bottom w:val="single" w:sz="4" w:space="0" w:color="auto"/>
              <w:right w:val="single" w:sz="4" w:space="0" w:color="auto"/>
            </w:tcBorders>
            <w:hideMark/>
          </w:tcPr>
          <w:p w14:paraId="3BDA644E" w14:textId="77777777" w:rsidR="007E4470" w:rsidRPr="00184A3A" w:rsidRDefault="007E4470" w:rsidP="0013302E">
            <w:pPr>
              <w:spacing w:after="0"/>
              <w:ind w:left="-11"/>
              <w:rPr>
                <w:rFonts w:cs="Arial"/>
                <w:sz w:val="16"/>
                <w:szCs w:val="16"/>
              </w:rPr>
            </w:pPr>
            <w:r w:rsidRPr="00184A3A">
              <w:rPr>
                <w:rFonts w:cs="Arial"/>
                <w:color w:val="000000"/>
                <w:sz w:val="16"/>
                <w:szCs w:val="16"/>
              </w:rPr>
              <w:t>Update Status</w:t>
            </w:r>
          </w:p>
        </w:tc>
        <w:tc>
          <w:tcPr>
            <w:tcW w:w="1080" w:type="dxa"/>
            <w:tcBorders>
              <w:top w:val="single" w:sz="4" w:space="0" w:color="auto"/>
              <w:left w:val="single" w:sz="4" w:space="0" w:color="auto"/>
              <w:bottom w:val="single" w:sz="4" w:space="0" w:color="auto"/>
              <w:right w:val="single" w:sz="4" w:space="0" w:color="auto"/>
            </w:tcBorders>
            <w:hideMark/>
          </w:tcPr>
          <w:p w14:paraId="4446D722"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CB8022C"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A38557B"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E34477F" w14:textId="3F202617" w:rsidR="007E4470" w:rsidRPr="00184A3A" w:rsidRDefault="007E4470" w:rsidP="0013302E">
            <w:pPr>
              <w:spacing w:after="0"/>
              <w:rPr>
                <w:color w:val="000000"/>
                <w:sz w:val="16"/>
                <w:szCs w:val="16"/>
              </w:rPr>
            </w:pPr>
            <w:r w:rsidRPr="00184A3A">
              <w:rPr>
                <w:color w:val="000000"/>
                <w:sz w:val="16"/>
                <w:szCs w:val="16"/>
              </w:rPr>
              <w:t>&lt;status</w:t>
            </w:r>
            <w:r w:rsidR="0013302E" w:rsidRPr="00184A3A">
              <w:rPr>
                <w:color w:val="000000"/>
                <w:sz w:val="16"/>
                <w:szCs w:val="16"/>
              </w:rPr>
              <w:t>&gt;</w:t>
            </w:r>
            <w:r w:rsidRPr="00184A3A">
              <w:rPr>
                <w:color w:val="000000"/>
                <w:sz w:val="16"/>
                <w:szCs w:val="16"/>
              </w:rPr>
              <w:t>MXM</w:t>
            </w:r>
          </w:p>
          <w:p w14:paraId="06A797A0" w14:textId="52D9B41A" w:rsidR="007E4470" w:rsidRPr="00184A3A" w:rsidRDefault="0013302E" w:rsidP="0013302E">
            <w:pPr>
              <w:spacing w:after="0"/>
              <w:rPr>
                <w:sz w:val="16"/>
                <w:szCs w:val="16"/>
              </w:rPr>
            </w:pPr>
            <w:r w:rsidRPr="00184A3A">
              <w:rPr>
                <w:color w:val="000000"/>
                <w:sz w:val="16"/>
                <w:szCs w:val="16"/>
              </w:rPr>
              <w:t>&lt;/</w:t>
            </w:r>
            <w:proofErr w:type="spellStart"/>
            <w:r w:rsidR="007E4470" w:rsidRPr="00184A3A">
              <w:rPr>
                <w:color w:val="000000"/>
                <w:sz w:val="16"/>
                <w:szCs w:val="16"/>
              </w:rPr>
              <w:t>branchId</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66708959"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status”:”A</w:t>
            </w:r>
            <w:proofErr w:type="spellEnd"/>
            <w:r w:rsidRPr="00184A3A">
              <w:rPr>
                <w:color w:val="000000"/>
                <w:sz w:val="16"/>
                <w:szCs w:val="16"/>
              </w:rPr>
              <w:t>”}</w:t>
            </w:r>
          </w:p>
        </w:tc>
      </w:tr>
      <w:tr w:rsidR="007E4470" w:rsidRPr="00184A3A" w14:paraId="17140CC9" w14:textId="77777777" w:rsidTr="003562C8">
        <w:trPr>
          <w:trHeight w:val="300"/>
        </w:trPr>
        <w:tc>
          <w:tcPr>
            <w:tcW w:w="567" w:type="dxa"/>
            <w:tcBorders>
              <w:top w:val="single" w:sz="4" w:space="0" w:color="auto"/>
              <w:left w:val="single" w:sz="4" w:space="0" w:color="auto"/>
              <w:bottom w:val="single" w:sz="4" w:space="0" w:color="auto"/>
              <w:right w:val="single" w:sz="4" w:space="0" w:color="auto"/>
            </w:tcBorders>
            <w:hideMark/>
          </w:tcPr>
          <w:p w14:paraId="14AFA2B3" w14:textId="77777777" w:rsidR="007E4470" w:rsidRPr="00184A3A" w:rsidRDefault="007E4470" w:rsidP="0013302E">
            <w:pPr>
              <w:spacing w:after="0"/>
              <w:rPr>
                <w:color w:val="000000"/>
                <w:sz w:val="16"/>
                <w:szCs w:val="16"/>
              </w:rPr>
            </w:pPr>
            <w:r w:rsidRPr="00184A3A">
              <w:rPr>
                <w:color w:val="000000"/>
                <w:sz w:val="16"/>
                <w:szCs w:val="16"/>
              </w:rPr>
              <w:t>2</w:t>
            </w:r>
          </w:p>
        </w:tc>
        <w:tc>
          <w:tcPr>
            <w:tcW w:w="1683" w:type="dxa"/>
            <w:tcBorders>
              <w:top w:val="single" w:sz="4" w:space="0" w:color="auto"/>
              <w:left w:val="single" w:sz="4" w:space="0" w:color="auto"/>
              <w:bottom w:val="single" w:sz="4" w:space="0" w:color="auto"/>
              <w:right w:val="single" w:sz="4" w:space="0" w:color="auto"/>
            </w:tcBorders>
            <w:hideMark/>
          </w:tcPr>
          <w:p w14:paraId="310158A3" w14:textId="77777777" w:rsidR="007E4470" w:rsidRPr="00184A3A" w:rsidRDefault="007E4470" w:rsidP="0013302E">
            <w:pPr>
              <w:spacing w:after="0"/>
              <w:rPr>
                <w:color w:val="000000"/>
                <w:sz w:val="16"/>
                <w:szCs w:val="16"/>
              </w:rPr>
            </w:pPr>
            <w:r w:rsidRPr="00184A3A">
              <w:rPr>
                <w:color w:val="000000"/>
                <w:sz w:val="16"/>
                <w:szCs w:val="16"/>
              </w:rPr>
              <w:t>remark</w:t>
            </w:r>
          </w:p>
        </w:tc>
        <w:tc>
          <w:tcPr>
            <w:tcW w:w="2250" w:type="dxa"/>
            <w:tcBorders>
              <w:top w:val="single" w:sz="4" w:space="0" w:color="auto"/>
              <w:left w:val="single" w:sz="4" w:space="0" w:color="auto"/>
              <w:bottom w:val="single" w:sz="4" w:space="0" w:color="auto"/>
              <w:right w:val="single" w:sz="4" w:space="0" w:color="auto"/>
            </w:tcBorders>
            <w:hideMark/>
          </w:tcPr>
          <w:p w14:paraId="1BB2341E" w14:textId="77777777" w:rsidR="007E4470" w:rsidRPr="00184A3A" w:rsidRDefault="007E4470" w:rsidP="0013302E">
            <w:pPr>
              <w:spacing w:after="0"/>
              <w:ind w:left="-11"/>
              <w:rPr>
                <w:rFonts w:cs="Arial"/>
                <w:sz w:val="16"/>
                <w:szCs w:val="16"/>
              </w:rPr>
            </w:pPr>
            <w:r w:rsidRPr="00184A3A">
              <w:rPr>
                <w:rFonts w:cs="Arial"/>
                <w:color w:val="000000"/>
                <w:sz w:val="16"/>
                <w:szCs w:val="16"/>
              </w:rPr>
              <w:t>remark</w:t>
            </w:r>
          </w:p>
        </w:tc>
        <w:tc>
          <w:tcPr>
            <w:tcW w:w="1080" w:type="dxa"/>
            <w:tcBorders>
              <w:top w:val="single" w:sz="4" w:space="0" w:color="auto"/>
              <w:left w:val="single" w:sz="4" w:space="0" w:color="auto"/>
              <w:bottom w:val="single" w:sz="4" w:space="0" w:color="auto"/>
              <w:right w:val="single" w:sz="4" w:space="0" w:color="auto"/>
            </w:tcBorders>
            <w:hideMark/>
          </w:tcPr>
          <w:p w14:paraId="1E8620A4"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1A9F00D5"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60EFA945" w14:textId="77777777" w:rsidR="007E4470" w:rsidRPr="00184A3A" w:rsidRDefault="007E4470" w:rsidP="0013302E">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653D9741" w14:textId="01957F76" w:rsidR="007E4470" w:rsidRPr="00184A3A" w:rsidRDefault="007E4470" w:rsidP="0013302E">
            <w:pPr>
              <w:spacing w:after="0"/>
              <w:rPr>
                <w:color w:val="000000"/>
                <w:sz w:val="16"/>
                <w:szCs w:val="16"/>
              </w:rPr>
            </w:pPr>
            <w:r w:rsidRPr="00184A3A">
              <w:rPr>
                <w:color w:val="000000"/>
                <w:sz w:val="16"/>
                <w:szCs w:val="16"/>
              </w:rPr>
              <w:t>&lt; remark</w:t>
            </w:r>
            <w:r w:rsidR="0013302E" w:rsidRPr="00184A3A">
              <w:rPr>
                <w:color w:val="000000"/>
                <w:sz w:val="16"/>
                <w:szCs w:val="16"/>
              </w:rPr>
              <w:t>&gt;</w:t>
            </w:r>
          </w:p>
          <w:p w14:paraId="06E074A1" w14:textId="53974C60" w:rsidR="007E4470" w:rsidRPr="00184A3A" w:rsidRDefault="0013302E" w:rsidP="0013302E">
            <w:pPr>
              <w:spacing w:after="0"/>
              <w:rPr>
                <w:sz w:val="16"/>
                <w:szCs w:val="16"/>
              </w:rPr>
            </w:pPr>
            <w:r w:rsidRPr="00184A3A">
              <w:rPr>
                <w:color w:val="000000"/>
                <w:sz w:val="16"/>
                <w:szCs w:val="16"/>
              </w:rPr>
              <w:t>&lt;/</w:t>
            </w:r>
            <w:r w:rsidR="007E4470" w:rsidRPr="00184A3A">
              <w:rPr>
                <w:color w:val="000000"/>
                <w:sz w:val="16"/>
                <w:szCs w:val="16"/>
              </w:rPr>
              <w:t>remark</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6BE6FA0F" w14:textId="77777777" w:rsidR="007E4470" w:rsidRPr="00184A3A" w:rsidRDefault="007E4470" w:rsidP="0013302E">
            <w:pPr>
              <w:spacing w:after="0"/>
              <w:rPr>
                <w:color w:val="000000"/>
                <w:sz w:val="16"/>
                <w:szCs w:val="16"/>
              </w:rPr>
            </w:pPr>
            <w:r w:rsidRPr="00184A3A">
              <w:rPr>
                <w:color w:val="000000"/>
                <w:sz w:val="16"/>
                <w:szCs w:val="16"/>
              </w:rPr>
              <w:t>{“remark”:””}</w:t>
            </w:r>
          </w:p>
        </w:tc>
      </w:tr>
    </w:tbl>
    <w:p w14:paraId="6FD4C436" w14:textId="77777777" w:rsidR="003562C8" w:rsidRPr="00184A3A" w:rsidRDefault="003562C8" w:rsidP="007E4470">
      <w:pPr>
        <w:pStyle w:val="Heading2"/>
        <w:rPr>
          <w:lang w:eastAsia="zh-TW"/>
        </w:rPr>
        <w:sectPr w:rsidR="003562C8" w:rsidRPr="00184A3A" w:rsidSect="007E4470">
          <w:pgSz w:w="15840" w:h="12240" w:orient="landscape"/>
          <w:pgMar w:top="720" w:right="720" w:bottom="720" w:left="720" w:header="720" w:footer="794" w:gutter="0"/>
          <w:cols w:space="720"/>
          <w:docGrid w:linePitch="360"/>
        </w:sectPr>
      </w:pPr>
    </w:p>
    <w:p w14:paraId="5E2D829D" w14:textId="5C8B875C" w:rsidR="007E4470" w:rsidRPr="00184A3A" w:rsidRDefault="007E4470" w:rsidP="007E4470">
      <w:pPr>
        <w:pStyle w:val="Heading2"/>
      </w:pPr>
      <w:bookmarkStart w:id="97" w:name="_Toc472133136"/>
      <w:r w:rsidRPr="00184A3A">
        <w:rPr>
          <w:lang w:eastAsia="zh-TW"/>
        </w:rPr>
        <w:lastRenderedPageBreak/>
        <w:t xml:space="preserve">Pricing </w:t>
      </w:r>
      <w:r w:rsidRPr="00184A3A">
        <w:t>Data Web Service</w:t>
      </w:r>
      <w:bookmarkEnd w:id="97"/>
    </w:p>
    <w:p w14:paraId="66407635" w14:textId="77777777" w:rsidR="007E4470" w:rsidRPr="00184A3A" w:rsidRDefault="007E4470" w:rsidP="00900E50">
      <w:pPr>
        <w:pStyle w:val="Heading3"/>
        <w:rPr>
          <w:lang w:eastAsia="zh-HK"/>
        </w:rPr>
      </w:pPr>
      <w:r w:rsidRPr="00184A3A">
        <w:t xml:space="preserve">Process/Work Flow </w:t>
      </w:r>
    </w:p>
    <w:p w14:paraId="5203CDBB" w14:textId="77777777" w:rsidR="007E4470" w:rsidRPr="00184A3A" w:rsidRDefault="007E4470" w:rsidP="007E4470">
      <w:r w:rsidRPr="0057159E">
        <w:rPr>
          <w:noProof/>
          <w:lang w:eastAsia="zh-CN"/>
        </w:rPr>
        <w:drawing>
          <wp:anchor distT="0" distB="0" distL="114300" distR="114300" simplePos="0" relativeHeight="251660288" behindDoc="0" locked="0" layoutInCell="1" allowOverlap="1" wp14:anchorId="31E0B3C6" wp14:editId="145D814F">
            <wp:simplePos x="0" y="0"/>
            <wp:positionH relativeFrom="column">
              <wp:posOffset>817894</wp:posOffset>
            </wp:positionH>
            <wp:positionV relativeFrom="paragraph">
              <wp:posOffset>13010</wp:posOffset>
            </wp:positionV>
            <wp:extent cx="5826760" cy="2052320"/>
            <wp:effectExtent l="0" t="0" r="2540" b="5080"/>
            <wp:wrapNone/>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26760" cy="2052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F87026" w14:textId="77777777" w:rsidR="007E4470" w:rsidRPr="00184A3A" w:rsidRDefault="007E4470" w:rsidP="007E4470"/>
    <w:p w14:paraId="33F34D41" w14:textId="77777777" w:rsidR="007E4470" w:rsidRPr="00184A3A" w:rsidRDefault="007E4470" w:rsidP="007E4470"/>
    <w:p w14:paraId="17E77C60" w14:textId="77777777" w:rsidR="007E4470" w:rsidRPr="00184A3A" w:rsidRDefault="007E4470" w:rsidP="007E4470"/>
    <w:p w14:paraId="269B2679" w14:textId="77777777" w:rsidR="007E4470" w:rsidRPr="00184A3A" w:rsidRDefault="007E4470" w:rsidP="007E4470"/>
    <w:p w14:paraId="291FC142" w14:textId="77777777" w:rsidR="007E4470" w:rsidRPr="00184A3A" w:rsidRDefault="007E4470" w:rsidP="007E4470"/>
    <w:p w14:paraId="4245B786" w14:textId="77777777" w:rsidR="007E4470" w:rsidRPr="00184A3A" w:rsidRDefault="007E4470" w:rsidP="007E4470"/>
    <w:p w14:paraId="079E7284" w14:textId="46C7CCF1" w:rsidR="007E4470" w:rsidRPr="00184A3A" w:rsidRDefault="007E4470" w:rsidP="0005458D">
      <w:pPr>
        <w:pStyle w:val="ListParagraph"/>
        <w:numPr>
          <w:ilvl w:val="0"/>
          <w:numId w:val="27"/>
        </w:numPr>
        <w:spacing w:after="0" w:line="240" w:lineRule="auto"/>
      </w:pPr>
      <w:r w:rsidRPr="00184A3A">
        <w:t>Send the request the OSB Restful Pricing Data Web Service through HTTP</w:t>
      </w:r>
      <w:r w:rsidR="003562C8" w:rsidRPr="00184A3A">
        <w:t>.</w:t>
      </w:r>
    </w:p>
    <w:p w14:paraId="649BD578" w14:textId="77777777" w:rsidR="007E4470" w:rsidRPr="00184A3A" w:rsidRDefault="007E4470" w:rsidP="0005458D">
      <w:pPr>
        <w:pStyle w:val="ListParagraph"/>
        <w:numPr>
          <w:ilvl w:val="0"/>
          <w:numId w:val="27"/>
        </w:numPr>
        <w:spacing w:after="0" w:line="240" w:lineRule="auto"/>
      </w:pPr>
      <w:r w:rsidRPr="00184A3A">
        <w:t>The service will trigger the pricing store procedure to update the EDW pricing tables in EDW.</w:t>
      </w:r>
    </w:p>
    <w:p w14:paraId="49593A2E" w14:textId="6B533F71" w:rsidR="007E4470" w:rsidRPr="00184A3A" w:rsidRDefault="007E4470" w:rsidP="0005458D">
      <w:pPr>
        <w:pStyle w:val="ListParagraph"/>
        <w:numPr>
          <w:ilvl w:val="0"/>
          <w:numId w:val="27"/>
        </w:numPr>
        <w:spacing w:after="0" w:line="240" w:lineRule="auto"/>
      </w:pPr>
      <w:r w:rsidRPr="00184A3A">
        <w:t xml:space="preserve">The </w:t>
      </w:r>
      <w:r w:rsidR="003562C8" w:rsidRPr="00184A3A">
        <w:t>s</w:t>
      </w:r>
      <w:r w:rsidRPr="00184A3A">
        <w:t>ervice will return the status to indicate whether the update is success.</w:t>
      </w:r>
    </w:p>
    <w:p w14:paraId="390CA631" w14:textId="77777777" w:rsidR="003562C8" w:rsidRPr="00184A3A" w:rsidRDefault="003562C8" w:rsidP="007E4470">
      <w:pPr>
        <w:sectPr w:rsidR="003562C8" w:rsidRPr="00184A3A" w:rsidSect="003562C8">
          <w:pgSz w:w="12240" w:h="15840"/>
          <w:pgMar w:top="720" w:right="720" w:bottom="720" w:left="720" w:header="720" w:footer="794" w:gutter="0"/>
          <w:cols w:space="720"/>
          <w:docGrid w:linePitch="360"/>
        </w:sectPr>
      </w:pPr>
    </w:p>
    <w:p w14:paraId="2DD6ADFC" w14:textId="4587A77B" w:rsidR="007E4470" w:rsidRPr="00184A3A" w:rsidRDefault="003562C8" w:rsidP="007E4470">
      <w:r w:rsidRPr="00184A3A">
        <w:lastRenderedPageBreak/>
        <w:t>Inbound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28"/>
        <w:gridCol w:w="2232"/>
        <w:gridCol w:w="1080"/>
        <w:gridCol w:w="1890"/>
        <w:gridCol w:w="1260"/>
        <w:gridCol w:w="3060"/>
        <w:gridCol w:w="2790"/>
      </w:tblGrid>
      <w:tr w:rsidR="007E4470" w:rsidRPr="00184A3A" w14:paraId="6B058ABE"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1AC86103"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28" w:type="dxa"/>
            <w:tcBorders>
              <w:top w:val="single" w:sz="4" w:space="0" w:color="auto"/>
              <w:left w:val="single" w:sz="4" w:space="0" w:color="auto"/>
              <w:bottom w:val="single" w:sz="4" w:space="0" w:color="auto"/>
              <w:right w:val="single" w:sz="4" w:space="0" w:color="auto"/>
            </w:tcBorders>
            <w:shd w:val="clear" w:color="auto" w:fill="2F5496"/>
          </w:tcPr>
          <w:p w14:paraId="143E830A"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32" w:type="dxa"/>
            <w:tcBorders>
              <w:top w:val="single" w:sz="4" w:space="0" w:color="auto"/>
              <w:left w:val="single" w:sz="4" w:space="0" w:color="auto"/>
              <w:bottom w:val="single" w:sz="4" w:space="0" w:color="auto"/>
              <w:right w:val="single" w:sz="4" w:space="0" w:color="auto"/>
            </w:tcBorders>
            <w:shd w:val="clear" w:color="auto" w:fill="2F5496"/>
            <w:hideMark/>
          </w:tcPr>
          <w:p w14:paraId="3D35CD08"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540780CD" w14:textId="77777777" w:rsidR="007E4470" w:rsidRPr="00184A3A" w:rsidRDefault="007E4470" w:rsidP="003562C8">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3EE50A98"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73D4460D"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319062F3"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0B30D26E" w14:textId="1AEA1ADC" w:rsidR="007E4470" w:rsidRPr="00184A3A" w:rsidRDefault="003562C8" w:rsidP="007E4470">
            <w:pPr>
              <w:rPr>
                <w:rFonts w:eastAsia="SimSun"/>
                <w:b/>
                <w:bCs/>
                <w:color w:val="FFFFFF"/>
                <w:sz w:val="16"/>
                <w:szCs w:val="16"/>
              </w:rPr>
            </w:pPr>
            <w:r w:rsidRPr="00184A3A">
              <w:rPr>
                <w:b/>
                <w:bCs/>
                <w:color w:val="FFFFFF"/>
                <w:sz w:val="16"/>
                <w:szCs w:val="16"/>
              </w:rPr>
              <w:t>JSON Example</w:t>
            </w:r>
          </w:p>
        </w:tc>
      </w:tr>
    </w:tbl>
    <w:p w14:paraId="4EA8917C" w14:textId="77777777" w:rsidR="007E4470" w:rsidRPr="00184A3A" w:rsidRDefault="007E4470" w:rsidP="007E4470">
      <w:pPr>
        <w:rPr>
          <w:b/>
          <w:u w:val="single"/>
        </w:rPr>
      </w:pPr>
    </w:p>
    <w:p w14:paraId="086EEB5E" w14:textId="77777777" w:rsidR="003562C8" w:rsidRPr="00184A3A" w:rsidRDefault="003562C8" w:rsidP="003562C8">
      <w:r w:rsidRPr="00184A3A">
        <w:t>Inbound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28"/>
        <w:gridCol w:w="2232"/>
        <w:gridCol w:w="1080"/>
        <w:gridCol w:w="1890"/>
        <w:gridCol w:w="1260"/>
        <w:gridCol w:w="3060"/>
        <w:gridCol w:w="2790"/>
      </w:tblGrid>
      <w:tr w:rsidR="007E4470" w:rsidRPr="00184A3A" w14:paraId="0A24045B"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484E5148"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28" w:type="dxa"/>
            <w:tcBorders>
              <w:top w:val="single" w:sz="4" w:space="0" w:color="auto"/>
              <w:left w:val="single" w:sz="4" w:space="0" w:color="auto"/>
              <w:bottom w:val="single" w:sz="4" w:space="0" w:color="auto"/>
              <w:right w:val="single" w:sz="4" w:space="0" w:color="auto"/>
            </w:tcBorders>
            <w:shd w:val="clear" w:color="auto" w:fill="2F5496"/>
          </w:tcPr>
          <w:p w14:paraId="7F911F3B"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32" w:type="dxa"/>
            <w:tcBorders>
              <w:top w:val="single" w:sz="4" w:space="0" w:color="auto"/>
              <w:left w:val="single" w:sz="4" w:space="0" w:color="auto"/>
              <w:bottom w:val="single" w:sz="4" w:space="0" w:color="auto"/>
              <w:right w:val="single" w:sz="4" w:space="0" w:color="auto"/>
            </w:tcBorders>
            <w:shd w:val="clear" w:color="auto" w:fill="2F5496"/>
            <w:hideMark/>
          </w:tcPr>
          <w:p w14:paraId="7D6816BC"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1D3D37B0" w14:textId="77777777" w:rsidR="007E4470" w:rsidRPr="00184A3A" w:rsidRDefault="007E4470" w:rsidP="003562C8">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508E2B7C"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79271800"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6BD09DAD"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3D3DE26B" w14:textId="1ED386B4"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5AE17362"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22C7D69A" w14:textId="77777777" w:rsidR="007E4470" w:rsidRPr="00184A3A" w:rsidRDefault="007E4470" w:rsidP="003562C8">
            <w:pPr>
              <w:spacing w:after="0"/>
              <w:rPr>
                <w:color w:val="000000"/>
                <w:sz w:val="16"/>
                <w:szCs w:val="16"/>
              </w:rPr>
            </w:pPr>
            <w:r w:rsidRPr="00184A3A">
              <w:rPr>
                <w:color w:val="000000"/>
                <w:sz w:val="16"/>
                <w:szCs w:val="16"/>
              </w:rPr>
              <w:t>1</w:t>
            </w:r>
          </w:p>
        </w:tc>
        <w:tc>
          <w:tcPr>
            <w:tcW w:w="1728" w:type="dxa"/>
            <w:tcBorders>
              <w:top w:val="single" w:sz="4" w:space="0" w:color="auto"/>
              <w:left w:val="single" w:sz="4" w:space="0" w:color="auto"/>
              <w:bottom w:val="single" w:sz="4" w:space="0" w:color="auto"/>
              <w:right w:val="single" w:sz="4" w:space="0" w:color="auto"/>
            </w:tcBorders>
            <w:hideMark/>
          </w:tcPr>
          <w:p w14:paraId="6780869E" w14:textId="77777777" w:rsidR="007E4470" w:rsidRPr="00184A3A" w:rsidRDefault="007E4470" w:rsidP="003562C8">
            <w:pPr>
              <w:spacing w:after="0"/>
              <w:rPr>
                <w:color w:val="000000"/>
                <w:sz w:val="16"/>
                <w:szCs w:val="16"/>
              </w:rPr>
            </w:pPr>
            <w:r w:rsidRPr="00184A3A">
              <w:rPr>
                <w:color w:val="000000"/>
                <w:sz w:val="16"/>
                <w:szCs w:val="16"/>
              </w:rPr>
              <w:t>status</w:t>
            </w:r>
          </w:p>
        </w:tc>
        <w:tc>
          <w:tcPr>
            <w:tcW w:w="2232" w:type="dxa"/>
            <w:tcBorders>
              <w:top w:val="single" w:sz="4" w:space="0" w:color="auto"/>
              <w:left w:val="single" w:sz="4" w:space="0" w:color="auto"/>
              <w:bottom w:val="single" w:sz="4" w:space="0" w:color="auto"/>
              <w:right w:val="single" w:sz="4" w:space="0" w:color="auto"/>
            </w:tcBorders>
            <w:hideMark/>
          </w:tcPr>
          <w:p w14:paraId="48B94FD6" w14:textId="77777777" w:rsidR="007E4470" w:rsidRPr="00184A3A" w:rsidRDefault="007E4470" w:rsidP="003562C8">
            <w:pPr>
              <w:spacing w:after="0"/>
              <w:ind w:left="-11"/>
              <w:rPr>
                <w:rFonts w:cs="Arial"/>
                <w:sz w:val="16"/>
                <w:szCs w:val="16"/>
              </w:rPr>
            </w:pPr>
            <w:r w:rsidRPr="00184A3A">
              <w:rPr>
                <w:rFonts w:cs="Arial"/>
                <w:color w:val="000000"/>
                <w:sz w:val="16"/>
                <w:szCs w:val="16"/>
              </w:rPr>
              <w:t>Update Status</w:t>
            </w:r>
          </w:p>
        </w:tc>
        <w:tc>
          <w:tcPr>
            <w:tcW w:w="1080" w:type="dxa"/>
            <w:tcBorders>
              <w:top w:val="single" w:sz="4" w:space="0" w:color="auto"/>
              <w:left w:val="single" w:sz="4" w:space="0" w:color="auto"/>
              <w:bottom w:val="single" w:sz="4" w:space="0" w:color="auto"/>
              <w:right w:val="single" w:sz="4" w:space="0" w:color="auto"/>
            </w:tcBorders>
            <w:hideMark/>
          </w:tcPr>
          <w:p w14:paraId="0838A8ED"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0B539F5"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37D25C6"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31EF87F" w14:textId="120F3D2C" w:rsidR="007E4470" w:rsidRPr="00184A3A" w:rsidRDefault="007E4470" w:rsidP="003562C8">
            <w:pPr>
              <w:spacing w:after="0"/>
              <w:rPr>
                <w:color w:val="000000"/>
                <w:sz w:val="16"/>
                <w:szCs w:val="16"/>
              </w:rPr>
            </w:pPr>
            <w:r w:rsidRPr="00184A3A">
              <w:rPr>
                <w:color w:val="000000"/>
                <w:sz w:val="16"/>
                <w:szCs w:val="16"/>
              </w:rPr>
              <w:t>&lt;status</w:t>
            </w:r>
            <w:r w:rsidR="0013302E" w:rsidRPr="00184A3A">
              <w:rPr>
                <w:color w:val="000000"/>
                <w:sz w:val="16"/>
                <w:szCs w:val="16"/>
              </w:rPr>
              <w:t>&gt;</w:t>
            </w:r>
            <w:r w:rsidRPr="00184A3A">
              <w:rPr>
                <w:color w:val="000000"/>
                <w:sz w:val="16"/>
                <w:szCs w:val="16"/>
              </w:rPr>
              <w:t>MXM</w:t>
            </w:r>
          </w:p>
          <w:p w14:paraId="462FDDBA" w14:textId="4372B3DB" w:rsidR="007E4470" w:rsidRPr="00184A3A" w:rsidRDefault="0013302E" w:rsidP="003562C8">
            <w:pPr>
              <w:spacing w:after="0"/>
              <w:rPr>
                <w:sz w:val="16"/>
                <w:szCs w:val="16"/>
              </w:rPr>
            </w:pPr>
            <w:r w:rsidRPr="00184A3A">
              <w:rPr>
                <w:color w:val="000000"/>
                <w:sz w:val="16"/>
                <w:szCs w:val="16"/>
              </w:rPr>
              <w:t>&lt;/</w:t>
            </w:r>
            <w:proofErr w:type="spellStart"/>
            <w:r w:rsidR="007E4470" w:rsidRPr="00184A3A">
              <w:rPr>
                <w:color w:val="000000"/>
                <w:sz w:val="16"/>
                <w:szCs w:val="16"/>
              </w:rPr>
              <w:t>branchId</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355A0E40"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status”:”A</w:t>
            </w:r>
            <w:proofErr w:type="spellEnd"/>
            <w:r w:rsidRPr="00184A3A">
              <w:rPr>
                <w:color w:val="000000"/>
                <w:sz w:val="16"/>
                <w:szCs w:val="16"/>
              </w:rPr>
              <w:t>”}</w:t>
            </w:r>
          </w:p>
        </w:tc>
      </w:tr>
      <w:tr w:rsidR="007E4470" w:rsidRPr="00184A3A" w14:paraId="174617A8"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1614510B" w14:textId="77777777" w:rsidR="007E4470" w:rsidRPr="00184A3A" w:rsidRDefault="007E4470" w:rsidP="003562C8">
            <w:pPr>
              <w:spacing w:after="0"/>
              <w:rPr>
                <w:color w:val="000000"/>
                <w:sz w:val="16"/>
                <w:szCs w:val="16"/>
              </w:rPr>
            </w:pPr>
            <w:r w:rsidRPr="00184A3A">
              <w:rPr>
                <w:color w:val="000000"/>
                <w:sz w:val="16"/>
                <w:szCs w:val="16"/>
              </w:rPr>
              <w:t>2</w:t>
            </w:r>
          </w:p>
        </w:tc>
        <w:tc>
          <w:tcPr>
            <w:tcW w:w="1728" w:type="dxa"/>
            <w:tcBorders>
              <w:top w:val="single" w:sz="4" w:space="0" w:color="auto"/>
              <w:left w:val="single" w:sz="4" w:space="0" w:color="auto"/>
              <w:bottom w:val="single" w:sz="4" w:space="0" w:color="auto"/>
              <w:right w:val="single" w:sz="4" w:space="0" w:color="auto"/>
            </w:tcBorders>
            <w:hideMark/>
          </w:tcPr>
          <w:p w14:paraId="2475CFB1" w14:textId="77777777" w:rsidR="007E4470" w:rsidRPr="00184A3A" w:rsidRDefault="007E4470" w:rsidP="003562C8">
            <w:pPr>
              <w:spacing w:after="0"/>
              <w:rPr>
                <w:color w:val="000000"/>
                <w:sz w:val="16"/>
                <w:szCs w:val="16"/>
              </w:rPr>
            </w:pPr>
            <w:r w:rsidRPr="00184A3A">
              <w:rPr>
                <w:color w:val="000000"/>
                <w:sz w:val="16"/>
                <w:szCs w:val="16"/>
              </w:rPr>
              <w:t>remark</w:t>
            </w:r>
          </w:p>
        </w:tc>
        <w:tc>
          <w:tcPr>
            <w:tcW w:w="2232" w:type="dxa"/>
            <w:tcBorders>
              <w:top w:val="single" w:sz="4" w:space="0" w:color="auto"/>
              <w:left w:val="single" w:sz="4" w:space="0" w:color="auto"/>
              <w:bottom w:val="single" w:sz="4" w:space="0" w:color="auto"/>
              <w:right w:val="single" w:sz="4" w:space="0" w:color="auto"/>
            </w:tcBorders>
            <w:hideMark/>
          </w:tcPr>
          <w:p w14:paraId="56AD71B9" w14:textId="77777777" w:rsidR="007E4470" w:rsidRPr="00184A3A" w:rsidRDefault="007E4470" w:rsidP="003562C8">
            <w:pPr>
              <w:spacing w:after="0"/>
              <w:ind w:left="-11"/>
              <w:rPr>
                <w:rFonts w:cs="Arial"/>
                <w:sz w:val="16"/>
                <w:szCs w:val="16"/>
              </w:rPr>
            </w:pPr>
            <w:r w:rsidRPr="00184A3A">
              <w:rPr>
                <w:rFonts w:cs="Arial"/>
                <w:color w:val="000000"/>
                <w:sz w:val="16"/>
                <w:szCs w:val="16"/>
              </w:rPr>
              <w:t>remark</w:t>
            </w:r>
          </w:p>
        </w:tc>
        <w:tc>
          <w:tcPr>
            <w:tcW w:w="1080" w:type="dxa"/>
            <w:tcBorders>
              <w:top w:val="single" w:sz="4" w:space="0" w:color="auto"/>
              <w:left w:val="single" w:sz="4" w:space="0" w:color="auto"/>
              <w:bottom w:val="single" w:sz="4" w:space="0" w:color="auto"/>
              <w:right w:val="single" w:sz="4" w:space="0" w:color="auto"/>
            </w:tcBorders>
            <w:hideMark/>
          </w:tcPr>
          <w:p w14:paraId="56F0976E"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6EE2CE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5A3D80DE" w14:textId="77777777" w:rsidR="007E4470" w:rsidRPr="00184A3A" w:rsidRDefault="007E4470" w:rsidP="003562C8">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0485B485" w14:textId="6DAA738F" w:rsidR="007E4470" w:rsidRPr="00184A3A" w:rsidRDefault="007E4470" w:rsidP="003562C8">
            <w:pPr>
              <w:spacing w:after="0"/>
              <w:rPr>
                <w:color w:val="000000"/>
                <w:sz w:val="16"/>
                <w:szCs w:val="16"/>
              </w:rPr>
            </w:pPr>
            <w:r w:rsidRPr="00184A3A">
              <w:rPr>
                <w:color w:val="000000"/>
                <w:sz w:val="16"/>
                <w:szCs w:val="16"/>
              </w:rPr>
              <w:t>&lt;remark</w:t>
            </w:r>
            <w:r w:rsidR="0013302E" w:rsidRPr="00184A3A">
              <w:rPr>
                <w:color w:val="000000"/>
                <w:sz w:val="16"/>
                <w:szCs w:val="16"/>
              </w:rPr>
              <w:t>&gt;</w:t>
            </w:r>
          </w:p>
          <w:p w14:paraId="186B0D10" w14:textId="0D4D9D2A"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remark</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5DE0E1DF" w14:textId="77777777" w:rsidR="007E4470" w:rsidRPr="00184A3A" w:rsidRDefault="007E4470" w:rsidP="003562C8">
            <w:pPr>
              <w:spacing w:after="0"/>
              <w:rPr>
                <w:color w:val="000000"/>
                <w:sz w:val="16"/>
                <w:szCs w:val="16"/>
              </w:rPr>
            </w:pPr>
            <w:r w:rsidRPr="00184A3A">
              <w:rPr>
                <w:color w:val="000000"/>
                <w:sz w:val="16"/>
                <w:szCs w:val="16"/>
              </w:rPr>
              <w:t>{“remark”:””}</w:t>
            </w:r>
          </w:p>
        </w:tc>
      </w:tr>
    </w:tbl>
    <w:p w14:paraId="7706543B" w14:textId="77777777" w:rsidR="007E4470" w:rsidRPr="00184A3A" w:rsidRDefault="007E4470" w:rsidP="007E4470">
      <w:r w:rsidRPr="00184A3A">
        <w:tab/>
      </w:r>
    </w:p>
    <w:p w14:paraId="38B4E898" w14:textId="77777777" w:rsidR="003562C8" w:rsidRPr="00184A3A" w:rsidRDefault="003562C8" w:rsidP="007E4470">
      <w:pPr>
        <w:pStyle w:val="Heading2"/>
        <w:rPr>
          <w:lang w:eastAsia="zh-TW"/>
        </w:rPr>
        <w:sectPr w:rsidR="003562C8" w:rsidRPr="00184A3A" w:rsidSect="007E4470">
          <w:pgSz w:w="15840" w:h="12240" w:orient="landscape"/>
          <w:pgMar w:top="720" w:right="720" w:bottom="720" w:left="720" w:header="720" w:footer="794" w:gutter="0"/>
          <w:cols w:space="720"/>
          <w:docGrid w:linePitch="360"/>
        </w:sectPr>
      </w:pPr>
    </w:p>
    <w:p w14:paraId="7A6ABFDC" w14:textId="45E68CD0" w:rsidR="007E4470" w:rsidRPr="00184A3A" w:rsidRDefault="007E4470" w:rsidP="007E4470">
      <w:pPr>
        <w:pStyle w:val="Heading2"/>
      </w:pPr>
      <w:bookmarkStart w:id="98" w:name="_Toc472133137"/>
      <w:r w:rsidRPr="00184A3A">
        <w:rPr>
          <w:lang w:eastAsia="zh-TW"/>
        </w:rPr>
        <w:lastRenderedPageBreak/>
        <w:t>EDW Checksum</w:t>
      </w:r>
      <w:r w:rsidRPr="00184A3A">
        <w:t xml:space="preserve"> Web Service</w:t>
      </w:r>
      <w:bookmarkEnd w:id="98"/>
    </w:p>
    <w:p w14:paraId="3AF1D1C0" w14:textId="77777777" w:rsidR="007E4470" w:rsidRPr="00184A3A" w:rsidRDefault="007E4470" w:rsidP="00900E50">
      <w:pPr>
        <w:pStyle w:val="Heading3"/>
        <w:rPr>
          <w:lang w:eastAsia="zh-HK"/>
        </w:rPr>
      </w:pPr>
      <w:r w:rsidRPr="0057159E">
        <w:rPr>
          <w:noProof/>
        </w:rPr>
        <w:drawing>
          <wp:anchor distT="0" distB="0" distL="114300" distR="114300" simplePos="0" relativeHeight="251661312" behindDoc="0" locked="0" layoutInCell="1" allowOverlap="1" wp14:anchorId="62366706" wp14:editId="5C1B3B47">
            <wp:simplePos x="0" y="0"/>
            <wp:positionH relativeFrom="column">
              <wp:posOffset>255181</wp:posOffset>
            </wp:positionH>
            <wp:positionV relativeFrom="paragraph">
              <wp:posOffset>199390</wp:posOffset>
            </wp:positionV>
            <wp:extent cx="5858510" cy="1977390"/>
            <wp:effectExtent l="0" t="0" r="8890" b="3810"/>
            <wp:wrapNone/>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58510" cy="1977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84A3A">
        <w:t xml:space="preserve">Process/Work Flow </w:t>
      </w:r>
    </w:p>
    <w:p w14:paraId="6A08834C" w14:textId="77777777" w:rsidR="007E4470" w:rsidRPr="00184A3A" w:rsidRDefault="007E4470" w:rsidP="007E4470"/>
    <w:p w14:paraId="63A1DE90" w14:textId="77777777" w:rsidR="007E4470" w:rsidRPr="00184A3A" w:rsidRDefault="007E4470" w:rsidP="007E4470"/>
    <w:p w14:paraId="53E41FFD" w14:textId="77777777" w:rsidR="007E4470" w:rsidRPr="00184A3A" w:rsidRDefault="007E4470" w:rsidP="007E4470"/>
    <w:p w14:paraId="71AC1967" w14:textId="77777777" w:rsidR="007E4470" w:rsidRPr="00184A3A" w:rsidRDefault="007E4470" w:rsidP="007E4470"/>
    <w:p w14:paraId="72578538" w14:textId="77777777" w:rsidR="007E4470" w:rsidRPr="00184A3A" w:rsidRDefault="007E4470" w:rsidP="007E4470"/>
    <w:p w14:paraId="229E987A" w14:textId="77777777" w:rsidR="007E4470" w:rsidRPr="00184A3A" w:rsidRDefault="007E4470" w:rsidP="007E4470"/>
    <w:p w14:paraId="394C3FC9" w14:textId="77777777" w:rsidR="007E4470" w:rsidRPr="00184A3A" w:rsidRDefault="007E4470" w:rsidP="007E4470"/>
    <w:p w14:paraId="3D37D617" w14:textId="779B97FF" w:rsidR="007E4470" w:rsidRPr="00184A3A" w:rsidRDefault="007E4470" w:rsidP="0005458D">
      <w:pPr>
        <w:pStyle w:val="ListParagraph"/>
        <w:numPr>
          <w:ilvl w:val="0"/>
          <w:numId w:val="28"/>
        </w:numPr>
        <w:spacing w:after="0" w:line="240" w:lineRule="auto"/>
      </w:pPr>
      <w:r w:rsidRPr="00184A3A">
        <w:t>Send the request the OSB Restful EDW Checksum Web Service through HTTP</w:t>
      </w:r>
      <w:r w:rsidR="003562C8" w:rsidRPr="00184A3A">
        <w:t>.</w:t>
      </w:r>
    </w:p>
    <w:p w14:paraId="221D028E" w14:textId="272311EA" w:rsidR="007E4470" w:rsidRPr="00184A3A" w:rsidRDefault="007E4470" w:rsidP="0005458D">
      <w:pPr>
        <w:pStyle w:val="ListParagraph"/>
        <w:numPr>
          <w:ilvl w:val="0"/>
          <w:numId w:val="28"/>
        </w:numPr>
        <w:spacing w:after="0" w:line="240" w:lineRule="auto"/>
      </w:pPr>
      <w:r w:rsidRPr="00184A3A">
        <w:t>The service will get the information from the EDW</w:t>
      </w:r>
      <w:r w:rsidR="003562C8" w:rsidRPr="00184A3A">
        <w:t>.</w:t>
      </w:r>
    </w:p>
    <w:p w14:paraId="4DF7BF07" w14:textId="57D3E8EC" w:rsidR="007E4470" w:rsidRPr="00184A3A" w:rsidRDefault="007E4470" w:rsidP="0005458D">
      <w:pPr>
        <w:pStyle w:val="ListParagraph"/>
        <w:numPr>
          <w:ilvl w:val="0"/>
          <w:numId w:val="28"/>
        </w:numPr>
        <w:spacing w:after="0" w:line="240" w:lineRule="auto"/>
      </w:pPr>
      <w:r w:rsidRPr="00184A3A">
        <w:t xml:space="preserve">The </w:t>
      </w:r>
      <w:r w:rsidR="003562C8" w:rsidRPr="00184A3A">
        <w:t>s</w:t>
      </w:r>
      <w:r w:rsidRPr="00184A3A">
        <w:t>ervice will return the result and status to indicate whether the request is success.</w:t>
      </w:r>
    </w:p>
    <w:p w14:paraId="541E6AF3" w14:textId="77777777" w:rsidR="003562C8" w:rsidRPr="00184A3A" w:rsidRDefault="003562C8" w:rsidP="0005458D">
      <w:pPr>
        <w:pStyle w:val="ListParagraph"/>
        <w:numPr>
          <w:ilvl w:val="0"/>
          <w:numId w:val="27"/>
        </w:numPr>
        <w:spacing w:after="0" w:line="240" w:lineRule="auto"/>
        <w:sectPr w:rsidR="003562C8" w:rsidRPr="00184A3A" w:rsidSect="003562C8">
          <w:pgSz w:w="12240" w:h="15840"/>
          <w:pgMar w:top="720" w:right="720" w:bottom="720" w:left="720" w:header="720" w:footer="794" w:gutter="0"/>
          <w:cols w:space="720"/>
          <w:docGrid w:linePitch="360"/>
        </w:sectPr>
      </w:pPr>
    </w:p>
    <w:p w14:paraId="0A9C7B78" w14:textId="77777777" w:rsidR="003562C8" w:rsidRPr="00184A3A" w:rsidRDefault="003562C8" w:rsidP="003562C8">
      <w:r w:rsidRPr="00184A3A">
        <w:lastRenderedPageBreak/>
        <w:t>Inbound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10"/>
        <w:gridCol w:w="2250"/>
        <w:gridCol w:w="1080"/>
        <w:gridCol w:w="1890"/>
        <w:gridCol w:w="1260"/>
        <w:gridCol w:w="3060"/>
        <w:gridCol w:w="2790"/>
      </w:tblGrid>
      <w:tr w:rsidR="007E4470" w:rsidRPr="00184A3A" w14:paraId="38C427EE"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0CF874D7"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10" w:type="dxa"/>
            <w:tcBorders>
              <w:top w:val="single" w:sz="4" w:space="0" w:color="auto"/>
              <w:left w:val="single" w:sz="4" w:space="0" w:color="auto"/>
              <w:bottom w:val="single" w:sz="4" w:space="0" w:color="auto"/>
              <w:right w:val="single" w:sz="4" w:space="0" w:color="auto"/>
            </w:tcBorders>
            <w:shd w:val="clear" w:color="auto" w:fill="2F5496"/>
          </w:tcPr>
          <w:p w14:paraId="32A71760"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50" w:type="dxa"/>
            <w:tcBorders>
              <w:top w:val="single" w:sz="4" w:space="0" w:color="auto"/>
              <w:left w:val="single" w:sz="4" w:space="0" w:color="auto"/>
              <w:bottom w:val="single" w:sz="4" w:space="0" w:color="auto"/>
              <w:right w:val="single" w:sz="4" w:space="0" w:color="auto"/>
            </w:tcBorders>
            <w:shd w:val="clear" w:color="auto" w:fill="2F5496"/>
            <w:hideMark/>
          </w:tcPr>
          <w:p w14:paraId="4F388B5A"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4746CE7E" w14:textId="77777777" w:rsidR="007E4470" w:rsidRPr="00184A3A" w:rsidRDefault="007E4470" w:rsidP="003562C8">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026C869A"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187478B8"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4747FC38"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2FA3C4DD" w14:textId="36C549EE"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5AC04B9E"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583CA08A" w14:textId="77777777" w:rsidR="007E4470" w:rsidRPr="00184A3A" w:rsidRDefault="007E4470" w:rsidP="003562C8">
            <w:pPr>
              <w:spacing w:after="0"/>
              <w:rPr>
                <w:color w:val="000000"/>
                <w:sz w:val="16"/>
                <w:szCs w:val="16"/>
              </w:rPr>
            </w:pPr>
            <w:r w:rsidRPr="00184A3A">
              <w:rPr>
                <w:color w:val="000000"/>
                <w:sz w:val="16"/>
                <w:szCs w:val="16"/>
              </w:rPr>
              <w:t>1</w:t>
            </w:r>
          </w:p>
        </w:tc>
        <w:tc>
          <w:tcPr>
            <w:tcW w:w="1710" w:type="dxa"/>
            <w:tcBorders>
              <w:top w:val="single" w:sz="4" w:space="0" w:color="auto"/>
              <w:left w:val="single" w:sz="4" w:space="0" w:color="auto"/>
              <w:bottom w:val="single" w:sz="4" w:space="0" w:color="auto"/>
              <w:right w:val="single" w:sz="4" w:space="0" w:color="auto"/>
            </w:tcBorders>
            <w:hideMark/>
          </w:tcPr>
          <w:p w14:paraId="28E7A820" w14:textId="77777777" w:rsidR="007E4470" w:rsidRPr="00184A3A" w:rsidRDefault="007E4470" w:rsidP="003562C8">
            <w:pPr>
              <w:spacing w:after="0"/>
              <w:rPr>
                <w:color w:val="000000"/>
                <w:sz w:val="16"/>
                <w:szCs w:val="16"/>
              </w:rPr>
            </w:pPr>
            <w:proofErr w:type="spellStart"/>
            <w:r w:rsidRPr="00184A3A">
              <w:rPr>
                <w:color w:val="000000"/>
                <w:sz w:val="16"/>
                <w:szCs w:val="16"/>
              </w:rPr>
              <w:t>branchId</w:t>
            </w:r>
            <w:proofErr w:type="spellEnd"/>
          </w:p>
        </w:tc>
        <w:tc>
          <w:tcPr>
            <w:tcW w:w="2250" w:type="dxa"/>
            <w:tcBorders>
              <w:top w:val="single" w:sz="4" w:space="0" w:color="auto"/>
              <w:left w:val="single" w:sz="4" w:space="0" w:color="auto"/>
              <w:bottom w:val="single" w:sz="4" w:space="0" w:color="auto"/>
              <w:right w:val="single" w:sz="4" w:space="0" w:color="auto"/>
            </w:tcBorders>
            <w:hideMark/>
          </w:tcPr>
          <w:p w14:paraId="5A298CDE" w14:textId="77777777" w:rsidR="007E4470" w:rsidRPr="00184A3A" w:rsidRDefault="007E4470" w:rsidP="003562C8">
            <w:pPr>
              <w:spacing w:after="0"/>
              <w:ind w:left="-11"/>
              <w:rPr>
                <w:rFonts w:cs="Arial"/>
                <w:sz w:val="16"/>
                <w:szCs w:val="16"/>
              </w:rPr>
            </w:pPr>
            <w:r w:rsidRPr="00184A3A">
              <w:rPr>
                <w:rFonts w:cs="Arial"/>
                <w:color w:val="000000"/>
                <w:sz w:val="16"/>
                <w:szCs w:val="16"/>
              </w:rPr>
              <w:t>Maxim’s branch ID</w:t>
            </w:r>
          </w:p>
        </w:tc>
        <w:tc>
          <w:tcPr>
            <w:tcW w:w="1080" w:type="dxa"/>
            <w:tcBorders>
              <w:top w:val="single" w:sz="4" w:space="0" w:color="auto"/>
              <w:left w:val="single" w:sz="4" w:space="0" w:color="auto"/>
              <w:bottom w:val="single" w:sz="4" w:space="0" w:color="auto"/>
              <w:right w:val="single" w:sz="4" w:space="0" w:color="auto"/>
            </w:tcBorders>
            <w:hideMark/>
          </w:tcPr>
          <w:p w14:paraId="070E182A"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2C1ABDE"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AEB4EB9"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037D856" w14:textId="25182369" w:rsidR="007E4470" w:rsidRPr="00184A3A" w:rsidRDefault="007E4470" w:rsidP="003562C8">
            <w:pPr>
              <w:spacing w:after="0"/>
              <w:rPr>
                <w:color w:val="000000"/>
                <w:sz w:val="16"/>
                <w:szCs w:val="16"/>
              </w:rPr>
            </w:pPr>
            <w:r w:rsidRPr="00184A3A">
              <w:rPr>
                <w:color w:val="000000"/>
                <w:sz w:val="16"/>
                <w:szCs w:val="16"/>
              </w:rPr>
              <w:t xml:space="preserve">&lt; </w:t>
            </w:r>
            <w:proofErr w:type="spellStart"/>
            <w:r w:rsidRPr="00184A3A">
              <w:rPr>
                <w:color w:val="000000"/>
                <w:sz w:val="16"/>
                <w:szCs w:val="16"/>
              </w:rPr>
              <w:t>branchId</w:t>
            </w:r>
            <w:proofErr w:type="spellEnd"/>
            <w:r w:rsidR="0013302E" w:rsidRPr="00184A3A">
              <w:rPr>
                <w:color w:val="000000"/>
                <w:sz w:val="16"/>
                <w:szCs w:val="16"/>
              </w:rPr>
              <w:t>&gt;</w:t>
            </w:r>
            <w:r w:rsidRPr="00184A3A">
              <w:rPr>
                <w:color w:val="000000"/>
                <w:sz w:val="16"/>
                <w:szCs w:val="16"/>
              </w:rPr>
              <w:t>MXM</w:t>
            </w:r>
          </w:p>
          <w:p w14:paraId="09733FE0" w14:textId="3DDF9ADD" w:rsidR="007E4470" w:rsidRPr="00184A3A" w:rsidRDefault="0013302E" w:rsidP="003562C8">
            <w:pPr>
              <w:spacing w:after="0"/>
              <w:rPr>
                <w:sz w:val="16"/>
                <w:szCs w:val="16"/>
              </w:rPr>
            </w:pPr>
            <w:r w:rsidRPr="00184A3A">
              <w:rPr>
                <w:color w:val="000000"/>
                <w:sz w:val="16"/>
                <w:szCs w:val="16"/>
              </w:rPr>
              <w:t>&lt;/</w:t>
            </w:r>
            <w:proofErr w:type="spellStart"/>
            <w:r w:rsidR="007E4470" w:rsidRPr="00184A3A">
              <w:rPr>
                <w:color w:val="000000"/>
                <w:sz w:val="16"/>
                <w:szCs w:val="16"/>
              </w:rPr>
              <w:t>branchId</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256625AE"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branchId</w:t>
            </w:r>
            <w:proofErr w:type="spellEnd"/>
            <w:r w:rsidRPr="00184A3A">
              <w:rPr>
                <w:color w:val="000000"/>
                <w:sz w:val="16"/>
                <w:szCs w:val="16"/>
              </w:rPr>
              <w:t>”:”MXM”}</w:t>
            </w:r>
          </w:p>
        </w:tc>
      </w:tr>
      <w:tr w:rsidR="007E4470" w:rsidRPr="00184A3A" w14:paraId="2630ADA9"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1E21CA36" w14:textId="77777777" w:rsidR="007E4470" w:rsidRPr="00184A3A" w:rsidRDefault="007E4470" w:rsidP="003562C8">
            <w:pPr>
              <w:spacing w:after="0"/>
              <w:rPr>
                <w:color w:val="000000"/>
                <w:sz w:val="16"/>
                <w:szCs w:val="16"/>
              </w:rPr>
            </w:pPr>
            <w:r w:rsidRPr="00184A3A">
              <w:rPr>
                <w:color w:val="000000"/>
                <w:sz w:val="16"/>
                <w:szCs w:val="16"/>
              </w:rPr>
              <w:t>2</w:t>
            </w:r>
          </w:p>
        </w:tc>
        <w:tc>
          <w:tcPr>
            <w:tcW w:w="1710" w:type="dxa"/>
            <w:tcBorders>
              <w:top w:val="single" w:sz="4" w:space="0" w:color="auto"/>
              <w:left w:val="single" w:sz="4" w:space="0" w:color="auto"/>
              <w:bottom w:val="single" w:sz="4" w:space="0" w:color="auto"/>
              <w:right w:val="single" w:sz="4" w:space="0" w:color="auto"/>
            </w:tcBorders>
            <w:hideMark/>
          </w:tcPr>
          <w:p w14:paraId="11573CFB" w14:textId="77777777" w:rsidR="007E4470" w:rsidRPr="00184A3A" w:rsidRDefault="007E4470" w:rsidP="003562C8">
            <w:pPr>
              <w:spacing w:after="0"/>
              <w:rPr>
                <w:color w:val="000000"/>
                <w:sz w:val="16"/>
                <w:szCs w:val="16"/>
              </w:rPr>
            </w:pPr>
            <w:proofErr w:type="spellStart"/>
            <w:r w:rsidRPr="00184A3A">
              <w:rPr>
                <w:color w:val="000000"/>
                <w:sz w:val="16"/>
                <w:szCs w:val="16"/>
              </w:rPr>
              <w:t>businessDate</w:t>
            </w:r>
            <w:proofErr w:type="spellEnd"/>
          </w:p>
        </w:tc>
        <w:tc>
          <w:tcPr>
            <w:tcW w:w="2250" w:type="dxa"/>
            <w:tcBorders>
              <w:top w:val="single" w:sz="4" w:space="0" w:color="auto"/>
              <w:left w:val="single" w:sz="4" w:space="0" w:color="auto"/>
              <w:bottom w:val="single" w:sz="4" w:space="0" w:color="auto"/>
              <w:right w:val="single" w:sz="4" w:space="0" w:color="auto"/>
            </w:tcBorders>
            <w:hideMark/>
          </w:tcPr>
          <w:p w14:paraId="5ACB27F9" w14:textId="77777777" w:rsidR="007E4470" w:rsidRPr="00184A3A" w:rsidRDefault="007E4470" w:rsidP="003562C8">
            <w:pPr>
              <w:spacing w:after="0"/>
              <w:ind w:left="-11"/>
              <w:rPr>
                <w:rFonts w:cs="Arial"/>
                <w:sz w:val="16"/>
                <w:szCs w:val="16"/>
              </w:rPr>
            </w:pPr>
            <w:r w:rsidRPr="00184A3A">
              <w:rPr>
                <w:rFonts w:cs="Arial"/>
                <w:color w:val="000000"/>
                <w:sz w:val="16"/>
                <w:szCs w:val="16"/>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3EC95D8A"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E16480E" w14:textId="77777777" w:rsidR="007E4470" w:rsidRPr="00184A3A" w:rsidRDefault="007E4470" w:rsidP="003562C8">
            <w:pPr>
              <w:spacing w:after="0"/>
              <w:rPr>
                <w:color w:val="000000"/>
                <w:sz w:val="16"/>
                <w:szCs w:val="16"/>
              </w:rPr>
            </w:pPr>
            <w:r w:rsidRPr="00184A3A">
              <w:rPr>
                <w:color w:val="000000"/>
                <w:sz w:val="16"/>
                <w:szCs w:val="16"/>
              </w:rPr>
              <w:t>Date</w:t>
            </w:r>
          </w:p>
        </w:tc>
        <w:tc>
          <w:tcPr>
            <w:tcW w:w="1260" w:type="dxa"/>
            <w:tcBorders>
              <w:top w:val="single" w:sz="4" w:space="0" w:color="auto"/>
              <w:left w:val="single" w:sz="4" w:space="0" w:color="auto"/>
              <w:bottom w:val="single" w:sz="4" w:space="0" w:color="auto"/>
              <w:right w:val="single" w:sz="4" w:space="0" w:color="auto"/>
            </w:tcBorders>
            <w:hideMark/>
          </w:tcPr>
          <w:p w14:paraId="47D72185" w14:textId="77777777" w:rsidR="007E4470" w:rsidRPr="00184A3A" w:rsidRDefault="007E4470" w:rsidP="003562C8">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232DBC64" w14:textId="5A69BB3B" w:rsidR="007E4470" w:rsidRPr="00184A3A" w:rsidRDefault="007E4470" w:rsidP="003562C8">
            <w:pPr>
              <w:spacing w:after="0"/>
              <w:rPr>
                <w:color w:val="000000"/>
                <w:sz w:val="16"/>
                <w:szCs w:val="16"/>
              </w:rPr>
            </w:pPr>
            <w:r w:rsidRPr="00184A3A">
              <w:rPr>
                <w:color w:val="000000"/>
                <w:sz w:val="16"/>
                <w:szCs w:val="16"/>
              </w:rPr>
              <w:t xml:space="preserve">&lt; </w:t>
            </w:r>
            <w:proofErr w:type="spellStart"/>
            <w:r w:rsidRPr="00184A3A">
              <w:rPr>
                <w:color w:val="000000"/>
                <w:sz w:val="16"/>
                <w:szCs w:val="16"/>
              </w:rPr>
              <w:t>businessDate</w:t>
            </w:r>
            <w:proofErr w:type="spellEnd"/>
            <w:r w:rsidR="0013302E" w:rsidRPr="00184A3A">
              <w:rPr>
                <w:color w:val="000000"/>
                <w:sz w:val="16"/>
                <w:szCs w:val="16"/>
              </w:rPr>
              <w:t>&gt;</w:t>
            </w:r>
            <w:r w:rsidRPr="00184A3A">
              <w:rPr>
                <w:color w:val="000000"/>
                <w:sz w:val="16"/>
                <w:szCs w:val="16"/>
              </w:rPr>
              <w:t>2016-01-01</w:t>
            </w:r>
          </w:p>
          <w:p w14:paraId="2CA11056" w14:textId="3C6B226E" w:rsidR="007E4470" w:rsidRPr="00184A3A" w:rsidRDefault="0013302E" w:rsidP="003562C8">
            <w:pPr>
              <w:spacing w:after="0"/>
              <w:rPr>
                <w:sz w:val="16"/>
                <w:szCs w:val="16"/>
              </w:rPr>
            </w:pPr>
            <w:r w:rsidRPr="00184A3A">
              <w:rPr>
                <w:color w:val="000000"/>
                <w:sz w:val="16"/>
                <w:szCs w:val="16"/>
              </w:rPr>
              <w:t>&lt;/</w:t>
            </w:r>
            <w:proofErr w:type="spellStart"/>
            <w:r w:rsidR="007E4470" w:rsidRPr="00184A3A">
              <w:rPr>
                <w:color w:val="000000"/>
                <w:sz w:val="16"/>
                <w:szCs w:val="16"/>
              </w:rPr>
              <w:t>businessDate</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39FC7C13" w14:textId="77777777" w:rsidR="007E4470" w:rsidRPr="00184A3A" w:rsidRDefault="007E4470" w:rsidP="003562C8">
            <w:pPr>
              <w:spacing w:after="0"/>
              <w:rPr>
                <w:color w:val="000000"/>
                <w:sz w:val="16"/>
                <w:szCs w:val="16"/>
              </w:rPr>
            </w:pPr>
            <w:r w:rsidRPr="00184A3A">
              <w:rPr>
                <w:color w:val="000000"/>
                <w:sz w:val="16"/>
                <w:szCs w:val="16"/>
              </w:rPr>
              <w:t>{“businessDate”:”2016-01-01”}</w:t>
            </w:r>
          </w:p>
        </w:tc>
      </w:tr>
    </w:tbl>
    <w:p w14:paraId="3482EE2F" w14:textId="77777777" w:rsidR="007E4470" w:rsidRPr="00184A3A" w:rsidRDefault="007E4470" w:rsidP="003562C8"/>
    <w:p w14:paraId="58C7F714" w14:textId="27FD8DE9" w:rsidR="007E4470" w:rsidRPr="00184A3A" w:rsidRDefault="007E4470" w:rsidP="003562C8">
      <w:r w:rsidRPr="00184A3A">
        <w:t>Outbound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10"/>
        <w:gridCol w:w="2250"/>
        <w:gridCol w:w="1080"/>
        <w:gridCol w:w="1890"/>
        <w:gridCol w:w="1260"/>
        <w:gridCol w:w="3060"/>
        <w:gridCol w:w="2790"/>
      </w:tblGrid>
      <w:tr w:rsidR="007E4470" w:rsidRPr="00184A3A" w14:paraId="33C87A29"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0A5EA9B0"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10" w:type="dxa"/>
            <w:tcBorders>
              <w:top w:val="single" w:sz="4" w:space="0" w:color="auto"/>
              <w:left w:val="single" w:sz="4" w:space="0" w:color="auto"/>
              <w:bottom w:val="single" w:sz="4" w:space="0" w:color="auto"/>
              <w:right w:val="single" w:sz="4" w:space="0" w:color="auto"/>
            </w:tcBorders>
            <w:shd w:val="clear" w:color="auto" w:fill="2F5496"/>
          </w:tcPr>
          <w:p w14:paraId="6CA07C3B"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50" w:type="dxa"/>
            <w:tcBorders>
              <w:top w:val="single" w:sz="4" w:space="0" w:color="auto"/>
              <w:left w:val="single" w:sz="4" w:space="0" w:color="auto"/>
              <w:bottom w:val="single" w:sz="4" w:space="0" w:color="auto"/>
              <w:right w:val="single" w:sz="4" w:space="0" w:color="auto"/>
            </w:tcBorders>
            <w:shd w:val="clear" w:color="auto" w:fill="2F5496"/>
            <w:hideMark/>
          </w:tcPr>
          <w:p w14:paraId="63CAE595"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79D67299" w14:textId="77777777" w:rsidR="007E4470" w:rsidRPr="00184A3A" w:rsidRDefault="007E4470" w:rsidP="003562C8">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32F73FE2"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525A94F2"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7810EB91"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3C2A09D8" w14:textId="4CA31196"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18DBD633"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2D0356CE" w14:textId="77777777" w:rsidR="007E4470" w:rsidRPr="00184A3A" w:rsidRDefault="007E4470" w:rsidP="003562C8">
            <w:pPr>
              <w:spacing w:after="0"/>
              <w:rPr>
                <w:color w:val="000000"/>
                <w:sz w:val="16"/>
                <w:szCs w:val="16"/>
              </w:rPr>
            </w:pPr>
            <w:r w:rsidRPr="00184A3A">
              <w:rPr>
                <w:color w:val="000000"/>
                <w:sz w:val="16"/>
                <w:szCs w:val="16"/>
              </w:rPr>
              <w:t>1</w:t>
            </w:r>
          </w:p>
        </w:tc>
        <w:tc>
          <w:tcPr>
            <w:tcW w:w="1710" w:type="dxa"/>
            <w:tcBorders>
              <w:top w:val="single" w:sz="4" w:space="0" w:color="auto"/>
              <w:left w:val="single" w:sz="4" w:space="0" w:color="auto"/>
              <w:bottom w:val="single" w:sz="4" w:space="0" w:color="auto"/>
              <w:right w:val="single" w:sz="4" w:space="0" w:color="auto"/>
            </w:tcBorders>
            <w:hideMark/>
          </w:tcPr>
          <w:p w14:paraId="7425E37E" w14:textId="77777777" w:rsidR="007E4470" w:rsidRPr="00184A3A" w:rsidRDefault="007E4470" w:rsidP="003562C8">
            <w:pPr>
              <w:spacing w:after="0"/>
              <w:rPr>
                <w:color w:val="000000"/>
                <w:sz w:val="16"/>
                <w:szCs w:val="16"/>
              </w:rPr>
            </w:pPr>
            <w:proofErr w:type="spellStart"/>
            <w:r w:rsidRPr="00184A3A">
              <w:rPr>
                <w:color w:val="000000"/>
                <w:sz w:val="16"/>
                <w:szCs w:val="16"/>
              </w:rPr>
              <w:t>noOfRecord</w:t>
            </w:r>
            <w:proofErr w:type="spellEnd"/>
          </w:p>
        </w:tc>
        <w:tc>
          <w:tcPr>
            <w:tcW w:w="2250" w:type="dxa"/>
            <w:tcBorders>
              <w:top w:val="single" w:sz="4" w:space="0" w:color="auto"/>
              <w:left w:val="single" w:sz="4" w:space="0" w:color="auto"/>
              <w:bottom w:val="single" w:sz="4" w:space="0" w:color="auto"/>
              <w:right w:val="single" w:sz="4" w:space="0" w:color="auto"/>
            </w:tcBorders>
            <w:hideMark/>
          </w:tcPr>
          <w:p w14:paraId="6C953DA0" w14:textId="77777777" w:rsidR="007E4470" w:rsidRPr="00184A3A" w:rsidRDefault="007E4470" w:rsidP="003562C8">
            <w:pPr>
              <w:spacing w:after="0"/>
              <w:ind w:left="-11"/>
              <w:rPr>
                <w:rFonts w:cs="Arial"/>
                <w:sz w:val="16"/>
                <w:szCs w:val="16"/>
              </w:rPr>
            </w:pPr>
            <w:proofErr w:type="spellStart"/>
            <w:r w:rsidRPr="00184A3A">
              <w:rPr>
                <w:rFonts w:cs="Arial"/>
                <w:color w:val="000000"/>
                <w:sz w:val="16"/>
                <w:szCs w:val="16"/>
              </w:rPr>
              <w:t>noOfRecord</w:t>
            </w:r>
            <w:proofErr w:type="spellEnd"/>
          </w:p>
        </w:tc>
        <w:tc>
          <w:tcPr>
            <w:tcW w:w="1080" w:type="dxa"/>
            <w:tcBorders>
              <w:top w:val="single" w:sz="4" w:space="0" w:color="auto"/>
              <w:left w:val="single" w:sz="4" w:space="0" w:color="auto"/>
              <w:bottom w:val="single" w:sz="4" w:space="0" w:color="auto"/>
              <w:right w:val="single" w:sz="4" w:space="0" w:color="auto"/>
            </w:tcBorders>
            <w:hideMark/>
          </w:tcPr>
          <w:p w14:paraId="346A0FD9"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3EEC0E3" w14:textId="77777777" w:rsidR="007E4470" w:rsidRPr="00184A3A" w:rsidRDefault="007E4470" w:rsidP="003562C8">
            <w:pPr>
              <w:spacing w:after="0"/>
              <w:rPr>
                <w:color w:val="000000"/>
                <w:sz w:val="16"/>
                <w:szCs w:val="16"/>
              </w:rPr>
            </w:pPr>
            <w:r w:rsidRPr="00184A3A">
              <w:rPr>
                <w:color w:val="000000"/>
                <w:sz w:val="16"/>
                <w:szCs w:val="16"/>
              </w:rPr>
              <w:t>Numeric (19,0)</w:t>
            </w:r>
          </w:p>
        </w:tc>
        <w:tc>
          <w:tcPr>
            <w:tcW w:w="1260" w:type="dxa"/>
            <w:tcBorders>
              <w:top w:val="single" w:sz="4" w:space="0" w:color="auto"/>
              <w:left w:val="single" w:sz="4" w:space="0" w:color="auto"/>
              <w:bottom w:val="single" w:sz="4" w:space="0" w:color="auto"/>
              <w:right w:val="single" w:sz="4" w:space="0" w:color="auto"/>
            </w:tcBorders>
          </w:tcPr>
          <w:p w14:paraId="596AA220"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6ADA8169" w14:textId="51B1EBC7"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noOfRecord</w:t>
            </w:r>
            <w:proofErr w:type="spellEnd"/>
            <w:r w:rsidR="0013302E" w:rsidRPr="00184A3A">
              <w:rPr>
                <w:color w:val="000000"/>
                <w:sz w:val="16"/>
                <w:szCs w:val="16"/>
              </w:rPr>
              <w:t>&gt;</w:t>
            </w:r>
            <w:r w:rsidRPr="00184A3A">
              <w:rPr>
                <w:color w:val="000000"/>
                <w:sz w:val="16"/>
                <w:szCs w:val="16"/>
              </w:rPr>
              <w:t>10</w:t>
            </w:r>
          </w:p>
          <w:p w14:paraId="5BA3868A" w14:textId="3CA31A62" w:rsidR="007E4470" w:rsidRPr="00184A3A" w:rsidRDefault="0013302E" w:rsidP="003562C8">
            <w:pPr>
              <w:spacing w:after="0"/>
              <w:rPr>
                <w:sz w:val="16"/>
                <w:szCs w:val="16"/>
              </w:rPr>
            </w:pPr>
            <w:r w:rsidRPr="00184A3A">
              <w:rPr>
                <w:color w:val="000000"/>
                <w:sz w:val="16"/>
                <w:szCs w:val="16"/>
              </w:rPr>
              <w:t>&lt;/</w:t>
            </w:r>
            <w:proofErr w:type="spellStart"/>
            <w:r w:rsidR="007E4470" w:rsidRPr="00184A3A">
              <w:rPr>
                <w:color w:val="000000"/>
                <w:sz w:val="16"/>
                <w:szCs w:val="16"/>
              </w:rPr>
              <w:t>noOfRecord</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2B6D3D77" w14:textId="77777777" w:rsidR="007E4470" w:rsidRPr="00184A3A" w:rsidRDefault="007E4470" w:rsidP="003562C8">
            <w:pPr>
              <w:spacing w:after="0"/>
              <w:rPr>
                <w:color w:val="000000"/>
                <w:sz w:val="16"/>
                <w:szCs w:val="16"/>
              </w:rPr>
            </w:pPr>
            <w:r w:rsidRPr="00184A3A">
              <w:rPr>
                <w:color w:val="000000"/>
                <w:sz w:val="16"/>
                <w:szCs w:val="16"/>
              </w:rPr>
              <w:t>{“noOfRecord”:”1-”}</w:t>
            </w:r>
          </w:p>
        </w:tc>
      </w:tr>
      <w:tr w:rsidR="007E4470" w:rsidRPr="00184A3A" w14:paraId="19EABDF6"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44B51F72" w14:textId="77777777" w:rsidR="007E4470" w:rsidRPr="00184A3A" w:rsidRDefault="007E4470" w:rsidP="003562C8">
            <w:pPr>
              <w:spacing w:after="0"/>
              <w:rPr>
                <w:color w:val="000000"/>
                <w:sz w:val="16"/>
                <w:szCs w:val="16"/>
              </w:rPr>
            </w:pPr>
            <w:r w:rsidRPr="00184A3A">
              <w:rPr>
                <w:color w:val="000000"/>
                <w:sz w:val="16"/>
                <w:szCs w:val="16"/>
              </w:rPr>
              <w:t>2</w:t>
            </w:r>
          </w:p>
        </w:tc>
        <w:tc>
          <w:tcPr>
            <w:tcW w:w="1710" w:type="dxa"/>
            <w:tcBorders>
              <w:top w:val="single" w:sz="4" w:space="0" w:color="auto"/>
              <w:left w:val="single" w:sz="4" w:space="0" w:color="auto"/>
              <w:bottom w:val="single" w:sz="4" w:space="0" w:color="auto"/>
              <w:right w:val="single" w:sz="4" w:space="0" w:color="auto"/>
            </w:tcBorders>
            <w:hideMark/>
          </w:tcPr>
          <w:p w14:paraId="738425BD" w14:textId="77777777" w:rsidR="007E4470" w:rsidRPr="00184A3A" w:rsidRDefault="007E4470" w:rsidP="003562C8">
            <w:pPr>
              <w:spacing w:after="0"/>
              <w:rPr>
                <w:color w:val="000000"/>
                <w:sz w:val="16"/>
                <w:szCs w:val="16"/>
              </w:rPr>
            </w:pPr>
            <w:r w:rsidRPr="00184A3A">
              <w:rPr>
                <w:color w:val="000000"/>
                <w:sz w:val="16"/>
                <w:szCs w:val="16"/>
              </w:rPr>
              <w:t>checksum</w:t>
            </w:r>
          </w:p>
        </w:tc>
        <w:tc>
          <w:tcPr>
            <w:tcW w:w="2250" w:type="dxa"/>
            <w:tcBorders>
              <w:top w:val="single" w:sz="4" w:space="0" w:color="auto"/>
              <w:left w:val="single" w:sz="4" w:space="0" w:color="auto"/>
              <w:bottom w:val="single" w:sz="4" w:space="0" w:color="auto"/>
              <w:right w:val="single" w:sz="4" w:space="0" w:color="auto"/>
            </w:tcBorders>
            <w:hideMark/>
          </w:tcPr>
          <w:p w14:paraId="2FA8AEE2" w14:textId="77777777" w:rsidR="007E4470" w:rsidRPr="00184A3A" w:rsidRDefault="007E4470" w:rsidP="003562C8">
            <w:pPr>
              <w:spacing w:after="0"/>
              <w:ind w:left="-11"/>
              <w:rPr>
                <w:rFonts w:cs="Arial"/>
                <w:sz w:val="16"/>
                <w:szCs w:val="16"/>
              </w:rPr>
            </w:pPr>
            <w:r w:rsidRPr="00184A3A">
              <w:rPr>
                <w:rFonts w:cs="Arial"/>
                <w:color w:val="000000"/>
                <w:sz w:val="16"/>
                <w:szCs w:val="16"/>
              </w:rPr>
              <w:t>checksum</w:t>
            </w:r>
          </w:p>
        </w:tc>
        <w:tc>
          <w:tcPr>
            <w:tcW w:w="1080" w:type="dxa"/>
            <w:tcBorders>
              <w:top w:val="single" w:sz="4" w:space="0" w:color="auto"/>
              <w:left w:val="single" w:sz="4" w:space="0" w:color="auto"/>
              <w:bottom w:val="single" w:sz="4" w:space="0" w:color="auto"/>
              <w:right w:val="single" w:sz="4" w:space="0" w:color="auto"/>
            </w:tcBorders>
            <w:hideMark/>
          </w:tcPr>
          <w:p w14:paraId="7549EB3E"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FD28CE1"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hideMark/>
          </w:tcPr>
          <w:p w14:paraId="3B73682F" w14:textId="77777777" w:rsidR="007E4470" w:rsidRPr="00184A3A" w:rsidRDefault="007E4470" w:rsidP="003562C8">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5570A1BF" w14:textId="241B9864" w:rsidR="007E4470" w:rsidRPr="00184A3A" w:rsidRDefault="007E4470" w:rsidP="003562C8">
            <w:pPr>
              <w:spacing w:after="0"/>
              <w:rPr>
                <w:color w:val="000000"/>
                <w:sz w:val="16"/>
                <w:szCs w:val="16"/>
              </w:rPr>
            </w:pPr>
            <w:r w:rsidRPr="00184A3A">
              <w:rPr>
                <w:color w:val="000000"/>
                <w:sz w:val="16"/>
                <w:szCs w:val="16"/>
              </w:rPr>
              <w:t>&lt;checksum</w:t>
            </w:r>
            <w:r w:rsidR="0013302E" w:rsidRPr="00184A3A">
              <w:rPr>
                <w:color w:val="000000"/>
                <w:sz w:val="16"/>
                <w:szCs w:val="16"/>
              </w:rPr>
              <w:t>&gt;</w:t>
            </w:r>
            <w:r w:rsidRPr="00184A3A">
              <w:rPr>
                <w:color w:val="000000"/>
                <w:sz w:val="16"/>
                <w:szCs w:val="16"/>
              </w:rPr>
              <w:t>1234</w:t>
            </w:r>
          </w:p>
          <w:p w14:paraId="5CFA11F3" w14:textId="3648F356"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checksum</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008F70E5" w14:textId="77777777" w:rsidR="007E4470" w:rsidRPr="00184A3A" w:rsidRDefault="007E4470" w:rsidP="003562C8">
            <w:pPr>
              <w:spacing w:after="0"/>
              <w:rPr>
                <w:color w:val="000000"/>
                <w:sz w:val="16"/>
                <w:szCs w:val="16"/>
              </w:rPr>
            </w:pPr>
            <w:r w:rsidRPr="00184A3A">
              <w:rPr>
                <w:color w:val="000000"/>
                <w:sz w:val="16"/>
                <w:szCs w:val="16"/>
              </w:rPr>
              <w:t>{“checksum”:”1234”}</w:t>
            </w:r>
          </w:p>
        </w:tc>
      </w:tr>
      <w:tr w:rsidR="007E4470" w:rsidRPr="00184A3A" w14:paraId="2497D704"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5D8645C2" w14:textId="77777777" w:rsidR="007E4470" w:rsidRPr="00184A3A" w:rsidRDefault="007E4470" w:rsidP="003562C8">
            <w:pPr>
              <w:spacing w:after="0"/>
              <w:rPr>
                <w:color w:val="000000"/>
                <w:sz w:val="16"/>
                <w:szCs w:val="16"/>
              </w:rPr>
            </w:pPr>
            <w:r w:rsidRPr="00184A3A">
              <w:rPr>
                <w:color w:val="000000"/>
                <w:sz w:val="16"/>
                <w:szCs w:val="16"/>
              </w:rPr>
              <w:t>3</w:t>
            </w:r>
          </w:p>
        </w:tc>
        <w:tc>
          <w:tcPr>
            <w:tcW w:w="1710" w:type="dxa"/>
            <w:tcBorders>
              <w:top w:val="single" w:sz="4" w:space="0" w:color="auto"/>
              <w:left w:val="single" w:sz="4" w:space="0" w:color="auto"/>
              <w:bottom w:val="single" w:sz="4" w:space="0" w:color="auto"/>
              <w:right w:val="single" w:sz="4" w:space="0" w:color="auto"/>
            </w:tcBorders>
            <w:hideMark/>
          </w:tcPr>
          <w:p w14:paraId="032EFC15" w14:textId="77777777" w:rsidR="007E4470" w:rsidRPr="00184A3A" w:rsidRDefault="007E4470" w:rsidP="003562C8">
            <w:pPr>
              <w:spacing w:after="0"/>
              <w:rPr>
                <w:color w:val="000000"/>
                <w:sz w:val="16"/>
                <w:szCs w:val="16"/>
              </w:rPr>
            </w:pPr>
            <w:r w:rsidRPr="00184A3A">
              <w:rPr>
                <w:color w:val="000000"/>
                <w:sz w:val="16"/>
                <w:szCs w:val="16"/>
              </w:rPr>
              <w:t>status</w:t>
            </w:r>
          </w:p>
        </w:tc>
        <w:tc>
          <w:tcPr>
            <w:tcW w:w="2250" w:type="dxa"/>
            <w:tcBorders>
              <w:top w:val="single" w:sz="4" w:space="0" w:color="auto"/>
              <w:left w:val="single" w:sz="4" w:space="0" w:color="auto"/>
              <w:bottom w:val="single" w:sz="4" w:space="0" w:color="auto"/>
              <w:right w:val="single" w:sz="4" w:space="0" w:color="auto"/>
            </w:tcBorders>
            <w:hideMark/>
          </w:tcPr>
          <w:p w14:paraId="3C897045" w14:textId="77777777" w:rsidR="007E4470" w:rsidRPr="00184A3A" w:rsidRDefault="007E4470" w:rsidP="003562C8">
            <w:pPr>
              <w:spacing w:after="0"/>
              <w:ind w:left="-11"/>
              <w:rPr>
                <w:rFonts w:cs="Arial"/>
                <w:sz w:val="16"/>
                <w:szCs w:val="16"/>
              </w:rPr>
            </w:pPr>
            <w:r w:rsidRPr="00184A3A">
              <w:rPr>
                <w:rFonts w:cs="Arial"/>
                <w:color w:val="000000"/>
                <w:sz w:val="16"/>
                <w:szCs w:val="16"/>
              </w:rPr>
              <w:t>Update Status</w:t>
            </w:r>
          </w:p>
        </w:tc>
        <w:tc>
          <w:tcPr>
            <w:tcW w:w="1080" w:type="dxa"/>
            <w:tcBorders>
              <w:top w:val="single" w:sz="4" w:space="0" w:color="auto"/>
              <w:left w:val="single" w:sz="4" w:space="0" w:color="auto"/>
              <w:bottom w:val="single" w:sz="4" w:space="0" w:color="auto"/>
              <w:right w:val="single" w:sz="4" w:space="0" w:color="auto"/>
            </w:tcBorders>
            <w:hideMark/>
          </w:tcPr>
          <w:p w14:paraId="7FA4DB36"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27A96C8"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3F773B6"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71EED1A" w14:textId="0331AF38" w:rsidR="007E4470" w:rsidRPr="00184A3A" w:rsidRDefault="007E4470" w:rsidP="003562C8">
            <w:pPr>
              <w:spacing w:after="0"/>
              <w:rPr>
                <w:color w:val="000000"/>
                <w:sz w:val="16"/>
                <w:szCs w:val="16"/>
              </w:rPr>
            </w:pPr>
            <w:r w:rsidRPr="00184A3A">
              <w:rPr>
                <w:color w:val="000000"/>
                <w:sz w:val="16"/>
                <w:szCs w:val="16"/>
              </w:rPr>
              <w:t>&lt;status</w:t>
            </w:r>
            <w:r w:rsidR="0013302E" w:rsidRPr="00184A3A">
              <w:rPr>
                <w:color w:val="000000"/>
                <w:sz w:val="16"/>
                <w:szCs w:val="16"/>
              </w:rPr>
              <w:t>&gt;</w:t>
            </w:r>
            <w:r w:rsidRPr="00184A3A">
              <w:rPr>
                <w:color w:val="000000"/>
                <w:sz w:val="16"/>
                <w:szCs w:val="16"/>
              </w:rPr>
              <w:t>MXM</w:t>
            </w:r>
          </w:p>
          <w:p w14:paraId="687ACC12" w14:textId="46D5B7F0" w:rsidR="007E4470" w:rsidRPr="00184A3A" w:rsidRDefault="0013302E" w:rsidP="003562C8">
            <w:pPr>
              <w:spacing w:after="0"/>
              <w:rPr>
                <w:sz w:val="16"/>
                <w:szCs w:val="16"/>
              </w:rPr>
            </w:pPr>
            <w:r w:rsidRPr="00184A3A">
              <w:rPr>
                <w:color w:val="000000"/>
                <w:sz w:val="16"/>
                <w:szCs w:val="16"/>
              </w:rPr>
              <w:t>&lt;/</w:t>
            </w:r>
            <w:proofErr w:type="spellStart"/>
            <w:r w:rsidR="007E4470" w:rsidRPr="00184A3A">
              <w:rPr>
                <w:color w:val="000000"/>
                <w:sz w:val="16"/>
                <w:szCs w:val="16"/>
              </w:rPr>
              <w:t>branchId</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49F3AF45"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status”:”A</w:t>
            </w:r>
            <w:proofErr w:type="spellEnd"/>
            <w:r w:rsidRPr="00184A3A">
              <w:rPr>
                <w:color w:val="000000"/>
                <w:sz w:val="16"/>
                <w:szCs w:val="16"/>
              </w:rPr>
              <w:t>”}</w:t>
            </w:r>
          </w:p>
        </w:tc>
      </w:tr>
      <w:tr w:rsidR="007E4470" w:rsidRPr="00184A3A" w14:paraId="23BD85A3"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70206BF9" w14:textId="77777777" w:rsidR="007E4470" w:rsidRPr="00184A3A" w:rsidRDefault="007E4470" w:rsidP="003562C8">
            <w:pPr>
              <w:spacing w:after="0"/>
              <w:rPr>
                <w:color w:val="000000"/>
                <w:sz w:val="16"/>
                <w:szCs w:val="16"/>
              </w:rPr>
            </w:pPr>
            <w:r w:rsidRPr="00184A3A">
              <w:rPr>
                <w:color w:val="000000"/>
                <w:sz w:val="16"/>
                <w:szCs w:val="16"/>
              </w:rPr>
              <w:t>4</w:t>
            </w:r>
          </w:p>
        </w:tc>
        <w:tc>
          <w:tcPr>
            <w:tcW w:w="1710" w:type="dxa"/>
            <w:tcBorders>
              <w:top w:val="single" w:sz="4" w:space="0" w:color="auto"/>
              <w:left w:val="single" w:sz="4" w:space="0" w:color="auto"/>
              <w:bottom w:val="single" w:sz="4" w:space="0" w:color="auto"/>
              <w:right w:val="single" w:sz="4" w:space="0" w:color="auto"/>
            </w:tcBorders>
            <w:hideMark/>
          </w:tcPr>
          <w:p w14:paraId="26DB2027" w14:textId="77777777" w:rsidR="007E4470" w:rsidRPr="00184A3A" w:rsidRDefault="007E4470" w:rsidP="003562C8">
            <w:pPr>
              <w:spacing w:after="0"/>
              <w:rPr>
                <w:color w:val="000000"/>
                <w:sz w:val="16"/>
                <w:szCs w:val="16"/>
              </w:rPr>
            </w:pPr>
            <w:r w:rsidRPr="00184A3A">
              <w:rPr>
                <w:color w:val="000000"/>
                <w:sz w:val="16"/>
                <w:szCs w:val="16"/>
              </w:rPr>
              <w:t>remark</w:t>
            </w:r>
          </w:p>
        </w:tc>
        <w:tc>
          <w:tcPr>
            <w:tcW w:w="2250" w:type="dxa"/>
            <w:tcBorders>
              <w:top w:val="single" w:sz="4" w:space="0" w:color="auto"/>
              <w:left w:val="single" w:sz="4" w:space="0" w:color="auto"/>
              <w:bottom w:val="single" w:sz="4" w:space="0" w:color="auto"/>
              <w:right w:val="single" w:sz="4" w:space="0" w:color="auto"/>
            </w:tcBorders>
            <w:hideMark/>
          </w:tcPr>
          <w:p w14:paraId="3F6D32D6" w14:textId="77777777" w:rsidR="007E4470" w:rsidRPr="00184A3A" w:rsidRDefault="007E4470" w:rsidP="003562C8">
            <w:pPr>
              <w:spacing w:after="0"/>
              <w:ind w:left="-11"/>
              <w:rPr>
                <w:rFonts w:cs="Arial"/>
                <w:sz w:val="16"/>
                <w:szCs w:val="16"/>
              </w:rPr>
            </w:pPr>
            <w:r w:rsidRPr="00184A3A">
              <w:rPr>
                <w:rFonts w:cs="Arial"/>
                <w:color w:val="000000"/>
                <w:sz w:val="16"/>
                <w:szCs w:val="16"/>
              </w:rPr>
              <w:t>remark</w:t>
            </w:r>
          </w:p>
        </w:tc>
        <w:tc>
          <w:tcPr>
            <w:tcW w:w="1080" w:type="dxa"/>
            <w:tcBorders>
              <w:top w:val="single" w:sz="4" w:space="0" w:color="auto"/>
              <w:left w:val="single" w:sz="4" w:space="0" w:color="auto"/>
              <w:bottom w:val="single" w:sz="4" w:space="0" w:color="auto"/>
              <w:right w:val="single" w:sz="4" w:space="0" w:color="auto"/>
            </w:tcBorders>
            <w:hideMark/>
          </w:tcPr>
          <w:p w14:paraId="5B441E32"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F4757ED"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4F05114A" w14:textId="77777777" w:rsidR="007E4470" w:rsidRPr="00184A3A" w:rsidRDefault="007E4470" w:rsidP="003562C8">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107516D5" w14:textId="4F6224FC" w:rsidR="007E4470" w:rsidRPr="00184A3A" w:rsidRDefault="007E4470" w:rsidP="003562C8">
            <w:pPr>
              <w:spacing w:after="0"/>
              <w:rPr>
                <w:color w:val="000000"/>
                <w:sz w:val="16"/>
                <w:szCs w:val="16"/>
              </w:rPr>
            </w:pPr>
            <w:r w:rsidRPr="00184A3A">
              <w:rPr>
                <w:color w:val="000000"/>
                <w:sz w:val="16"/>
                <w:szCs w:val="16"/>
              </w:rPr>
              <w:t>&lt;remark</w:t>
            </w:r>
            <w:r w:rsidR="0013302E" w:rsidRPr="00184A3A">
              <w:rPr>
                <w:color w:val="000000"/>
                <w:sz w:val="16"/>
                <w:szCs w:val="16"/>
              </w:rPr>
              <w:t>&gt;</w:t>
            </w:r>
          </w:p>
          <w:p w14:paraId="76F99FC6" w14:textId="70758A6D"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remark</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61736A2F" w14:textId="77777777" w:rsidR="007E4470" w:rsidRPr="00184A3A" w:rsidRDefault="007E4470" w:rsidP="003562C8">
            <w:pPr>
              <w:spacing w:after="0"/>
              <w:rPr>
                <w:color w:val="000000"/>
                <w:sz w:val="16"/>
                <w:szCs w:val="16"/>
              </w:rPr>
            </w:pPr>
            <w:r w:rsidRPr="00184A3A">
              <w:rPr>
                <w:color w:val="000000"/>
                <w:sz w:val="16"/>
                <w:szCs w:val="16"/>
              </w:rPr>
              <w:t>{“remark”:””}</w:t>
            </w:r>
          </w:p>
        </w:tc>
      </w:tr>
    </w:tbl>
    <w:p w14:paraId="50C0DDF1" w14:textId="77777777" w:rsidR="008B667B" w:rsidRPr="00184A3A" w:rsidRDefault="008B667B" w:rsidP="00C15BC6">
      <w:pPr>
        <w:jc w:val="center"/>
        <w:rPr>
          <w:rFonts w:eastAsia="Microsoft YaHei"/>
        </w:rPr>
      </w:pPr>
    </w:p>
    <w:p w14:paraId="34475C9B" w14:textId="0171AFA4" w:rsidR="00460F4D" w:rsidRDefault="003D2D74" w:rsidP="00C15BC6">
      <w:pPr>
        <w:jc w:val="center"/>
        <w:rPr>
          <w:rFonts w:eastAsia="Microsoft YaHei"/>
        </w:rPr>
      </w:pPr>
      <w:r>
        <w:rPr>
          <w:rFonts w:eastAsia="Microsoft YaHei"/>
        </w:rPr>
        <w:t xml:space="preserve">- </w:t>
      </w:r>
      <w:r w:rsidR="00900BAC" w:rsidRPr="00184A3A">
        <w:rPr>
          <w:rFonts w:eastAsia="Microsoft YaHei"/>
        </w:rPr>
        <w:t xml:space="preserve"> End </w:t>
      </w:r>
      <w:r>
        <w:rPr>
          <w:rFonts w:eastAsia="Microsoft YaHei"/>
        </w:rPr>
        <w:t>–</w:t>
      </w:r>
    </w:p>
    <w:p w14:paraId="1E6BA15C" w14:textId="77777777" w:rsidR="003D2D74" w:rsidRDefault="003D2D74" w:rsidP="00C15BC6">
      <w:pPr>
        <w:jc w:val="center"/>
        <w:rPr>
          <w:rFonts w:eastAsia="Microsoft YaHei"/>
        </w:rPr>
        <w:sectPr w:rsidR="003D2D74" w:rsidSect="003562C8">
          <w:pgSz w:w="15840" w:h="12240" w:orient="landscape"/>
          <w:pgMar w:top="720" w:right="720" w:bottom="720" w:left="720" w:header="720" w:footer="794" w:gutter="0"/>
          <w:cols w:space="720"/>
          <w:docGrid w:linePitch="360"/>
        </w:sectPr>
      </w:pPr>
    </w:p>
    <w:p w14:paraId="06224F50" w14:textId="77777777" w:rsidR="003D2D74" w:rsidRPr="00A00C1A" w:rsidRDefault="003D2D74" w:rsidP="003D2D74">
      <w:pPr>
        <w:pStyle w:val="Heading1"/>
      </w:pPr>
      <w:bookmarkStart w:id="99" w:name="_Toc469739639"/>
      <w:bookmarkStart w:id="100" w:name="_Toc471773389"/>
      <w:bookmarkStart w:id="101" w:name="_Toc472133138"/>
      <w:r>
        <w:lastRenderedPageBreak/>
        <w:t>Sign Off</w:t>
      </w:r>
      <w:bookmarkEnd w:id="99"/>
      <w:bookmarkEnd w:id="100"/>
      <w:bookmarkEnd w:id="10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97"/>
        <w:gridCol w:w="1931"/>
        <w:gridCol w:w="4032"/>
      </w:tblGrid>
      <w:tr w:rsidR="003D2D74" w:rsidRPr="00A00C1A" w14:paraId="45570850" w14:textId="77777777" w:rsidTr="007E45F6">
        <w:trPr>
          <w:cantSplit/>
        </w:trPr>
        <w:tc>
          <w:tcPr>
            <w:tcW w:w="10260" w:type="dxa"/>
            <w:gridSpan w:val="3"/>
            <w:shd w:val="clear" w:color="auto" w:fill="244061" w:themeFill="accent1" w:themeFillShade="80"/>
          </w:tcPr>
          <w:p w14:paraId="6D495466" w14:textId="77777777" w:rsidR="003D2D74" w:rsidRPr="00A00C1A" w:rsidRDefault="003D2D74" w:rsidP="007E45F6">
            <w:pPr>
              <w:spacing w:after="0"/>
              <w:jc w:val="both"/>
              <w:rPr>
                <w:rFonts w:eastAsia="Microsoft YaHei"/>
                <w:color w:val="FFFFFF"/>
                <w:sz w:val="24"/>
                <w:szCs w:val="20"/>
              </w:rPr>
            </w:pPr>
            <w:r w:rsidRPr="00A00C1A">
              <w:rPr>
                <w:rFonts w:eastAsia="Microsoft YaHei"/>
                <w:color w:val="FFFFFF"/>
                <w:sz w:val="24"/>
                <w:szCs w:val="20"/>
              </w:rPr>
              <w:t xml:space="preserve">Description of Deliverable: </w:t>
            </w:r>
            <w:r>
              <w:rPr>
                <w:rFonts w:eastAsia="Microsoft YaHei"/>
                <w:color w:val="FFFFFF"/>
                <w:sz w:val="24"/>
                <w:szCs w:val="20"/>
              </w:rPr>
              <w:t>System Design Document</w:t>
            </w:r>
          </w:p>
          <w:p w14:paraId="3137D0EE" w14:textId="77777777" w:rsidR="003D2D74" w:rsidRPr="00A00C1A" w:rsidRDefault="003D2D74" w:rsidP="007E45F6">
            <w:pPr>
              <w:spacing w:after="0"/>
              <w:jc w:val="both"/>
              <w:rPr>
                <w:sz w:val="24"/>
                <w:szCs w:val="24"/>
              </w:rPr>
            </w:pPr>
            <w:r w:rsidRPr="00A00C1A">
              <w:rPr>
                <w:rFonts w:eastAsia="Microsoft YaHei"/>
                <w:color w:val="FFFFFF"/>
                <w:sz w:val="24"/>
                <w:szCs w:val="20"/>
              </w:rPr>
              <w:t>The requirements specification for the application.</w:t>
            </w:r>
            <w:r w:rsidRPr="00A00C1A">
              <w:rPr>
                <w:rFonts w:eastAsia="Arial Unicode MS"/>
                <w:sz w:val="24"/>
                <w:szCs w:val="24"/>
              </w:rPr>
              <w:t xml:space="preserve"> </w:t>
            </w:r>
          </w:p>
        </w:tc>
      </w:tr>
      <w:tr w:rsidR="003D2D74" w:rsidRPr="003C1591" w14:paraId="4BA127D3" w14:textId="77777777" w:rsidTr="007E45F6">
        <w:trPr>
          <w:cantSplit/>
          <w:trHeight w:val="269"/>
        </w:trPr>
        <w:tc>
          <w:tcPr>
            <w:tcW w:w="10260" w:type="dxa"/>
            <w:gridSpan w:val="3"/>
            <w:vAlign w:val="center"/>
          </w:tcPr>
          <w:p w14:paraId="36E6B456" w14:textId="77777777" w:rsidR="003D2D74" w:rsidRPr="003C1591" w:rsidRDefault="003D2D74" w:rsidP="007E45F6">
            <w:pPr>
              <w:pStyle w:val="TOC3"/>
            </w:pPr>
            <w:r w:rsidRPr="003C1591">
              <w:rPr>
                <w:bCs/>
              </w:rPr>
              <w:t>POS Part Sign-Off</w:t>
            </w:r>
            <w:r w:rsidRPr="003C1591">
              <w:t xml:space="preserve">  </w:t>
            </w:r>
          </w:p>
        </w:tc>
      </w:tr>
      <w:tr w:rsidR="003D2D74" w:rsidRPr="00A00C1A" w14:paraId="2CDB868E" w14:textId="77777777" w:rsidTr="007E45F6">
        <w:trPr>
          <w:cantSplit/>
          <w:trHeight w:val="562"/>
        </w:trPr>
        <w:tc>
          <w:tcPr>
            <w:tcW w:w="4297" w:type="dxa"/>
            <w:vAlign w:val="center"/>
          </w:tcPr>
          <w:p w14:paraId="0081A8AA" w14:textId="77777777" w:rsidR="003D2D74" w:rsidRPr="003C1591" w:rsidRDefault="003D2D74" w:rsidP="007E45F6">
            <w:pPr>
              <w:pStyle w:val="TOC3"/>
              <w:rPr>
                <w:b w:val="0"/>
              </w:rPr>
            </w:pPr>
            <w:r w:rsidRPr="003C1591">
              <w:rPr>
                <w:b w:val="0"/>
                <w:u w:val="single"/>
              </w:rPr>
              <w:t>Name</w:t>
            </w:r>
            <w:r w:rsidRPr="003C1591">
              <w:rPr>
                <w:b w:val="0"/>
              </w:rPr>
              <w:t xml:space="preserve"> (Print or Type)</w:t>
            </w:r>
          </w:p>
        </w:tc>
        <w:tc>
          <w:tcPr>
            <w:tcW w:w="1931" w:type="dxa"/>
            <w:vAlign w:val="center"/>
          </w:tcPr>
          <w:p w14:paraId="09304187" w14:textId="77777777" w:rsidR="003D2D74" w:rsidRPr="003C1591" w:rsidRDefault="003D2D74" w:rsidP="007E45F6">
            <w:pPr>
              <w:pStyle w:val="TOC3"/>
              <w:rPr>
                <w:b w:val="0"/>
              </w:rPr>
            </w:pPr>
            <w:r w:rsidRPr="003C1591">
              <w:rPr>
                <w:b w:val="0"/>
              </w:rPr>
              <w:t>Date</w:t>
            </w:r>
          </w:p>
        </w:tc>
        <w:tc>
          <w:tcPr>
            <w:tcW w:w="4032" w:type="dxa"/>
            <w:vAlign w:val="center"/>
          </w:tcPr>
          <w:p w14:paraId="1B4E7B43" w14:textId="77777777" w:rsidR="003D2D74" w:rsidRPr="003C1591" w:rsidRDefault="003D2D74" w:rsidP="007E45F6">
            <w:pPr>
              <w:pStyle w:val="TOC3"/>
              <w:rPr>
                <w:b w:val="0"/>
              </w:rPr>
            </w:pPr>
            <w:r w:rsidRPr="003C1591">
              <w:rPr>
                <w:b w:val="0"/>
              </w:rPr>
              <w:t>Signature</w:t>
            </w:r>
          </w:p>
        </w:tc>
      </w:tr>
      <w:tr w:rsidR="003D2D74" w:rsidRPr="003B730D" w14:paraId="07B58763" w14:textId="77777777" w:rsidTr="007E45F6">
        <w:trPr>
          <w:cantSplit/>
          <w:trHeight w:val="773"/>
        </w:trPr>
        <w:tc>
          <w:tcPr>
            <w:tcW w:w="4297" w:type="dxa"/>
            <w:vAlign w:val="center"/>
          </w:tcPr>
          <w:p w14:paraId="7CC5C32C" w14:textId="77777777" w:rsidR="003D2D74" w:rsidRPr="00A00C1A" w:rsidRDefault="003D2D74" w:rsidP="007E45F6">
            <w:pPr>
              <w:pStyle w:val="TOC3"/>
            </w:pPr>
            <w:r w:rsidRPr="00A00C1A">
              <w:t xml:space="preserve">CARL CHOW </w:t>
            </w:r>
          </w:p>
        </w:tc>
        <w:tc>
          <w:tcPr>
            <w:tcW w:w="1931" w:type="dxa"/>
          </w:tcPr>
          <w:p w14:paraId="49DD5F6A" w14:textId="77777777" w:rsidR="003D2D74" w:rsidRPr="003B730D" w:rsidRDefault="003D2D74" w:rsidP="007E45F6">
            <w:pPr>
              <w:pStyle w:val="TOC3"/>
            </w:pPr>
          </w:p>
        </w:tc>
        <w:tc>
          <w:tcPr>
            <w:tcW w:w="4032" w:type="dxa"/>
          </w:tcPr>
          <w:p w14:paraId="4CA24172" w14:textId="77777777" w:rsidR="003D2D74" w:rsidRPr="003B730D" w:rsidRDefault="003D2D74" w:rsidP="007E45F6">
            <w:pPr>
              <w:pStyle w:val="TOC3"/>
            </w:pPr>
          </w:p>
        </w:tc>
      </w:tr>
      <w:tr w:rsidR="003D2D74" w:rsidRPr="003B730D" w14:paraId="5589C604" w14:textId="77777777" w:rsidTr="007E45F6">
        <w:trPr>
          <w:cantSplit/>
          <w:trHeight w:val="179"/>
        </w:trPr>
        <w:tc>
          <w:tcPr>
            <w:tcW w:w="10260" w:type="dxa"/>
            <w:gridSpan w:val="3"/>
            <w:shd w:val="clear" w:color="auto" w:fill="0D0D0D" w:themeFill="text1" w:themeFillTint="F2"/>
            <w:vAlign w:val="center"/>
          </w:tcPr>
          <w:p w14:paraId="5A1793B1" w14:textId="77777777" w:rsidR="003D2D74" w:rsidRDefault="003D2D74" w:rsidP="007E45F6">
            <w:pPr>
              <w:pStyle w:val="TOC3"/>
            </w:pPr>
          </w:p>
        </w:tc>
      </w:tr>
      <w:tr w:rsidR="003D2D74" w:rsidRPr="003C1591" w14:paraId="08C347C8" w14:textId="77777777" w:rsidTr="007E45F6">
        <w:trPr>
          <w:cantSplit/>
          <w:trHeight w:val="648"/>
        </w:trPr>
        <w:tc>
          <w:tcPr>
            <w:tcW w:w="10260" w:type="dxa"/>
            <w:gridSpan w:val="3"/>
            <w:vAlign w:val="center"/>
          </w:tcPr>
          <w:p w14:paraId="217E63B1" w14:textId="77777777" w:rsidR="003D2D74" w:rsidRPr="003C1591" w:rsidRDefault="003D2D74" w:rsidP="007E45F6">
            <w:pPr>
              <w:pStyle w:val="TOC3"/>
            </w:pPr>
            <w:r w:rsidRPr="003C1591">
              <w:t xml:space="preserve">Staging to EDW Part Sign-Off  </w:t>
            </w:r>
          </w:p>
        </w:tc>
      </w:tr>
      <w:tr w:rsidR="003D2D74" w:rsidRPr="00A00C1A" w14:paraId="67917871" w14:textId="77777777" w:rsidTr="007E45F6">
        <w:trPr>
          <w:cantSplit/>
          <w:trHeight w:val="562"/>
        </w:trPr>
        <w:tc>
          <w:tcPr>
            <w:tcW w:w="4297" w:type="dxa"/>
            <w:vAlign w:val="center"/>
          </w:tcPr>
          <w:p w14:paraId="46A58C43" w14:textId="77777777" w:rsidR="003D2D74" w:rsidRPr="003C1591" w:rsidRDefault="003D2D74" w:rsidP="007E45F6">
            <w:pPr>
              <w:pStyle w:val="TOC3"/>
              <w:rPr>
                <w:b w:val="0"/>
                <w:u w:val="single"/>
              </w:rPr>
            </w:pPr>
            <w:r w:rsidRPr="003C1591">
              <w:rPr>
                <w:b w:val="0"/>
                <w:u w:val="single"/>
              </w:rPr>
              <w:t>Name</w:t>
            </w:r>
            <w:r w:rsidRPr="003C1591">
              <w:rPr>
                <w:b w:val="0"/>
              </w:rPr>
              <w:t xml:space="preserve"> (Print or Type)</w:t>
            </w:r>
          </w:p>
        </w:tc>
        <w:tc>
          <w:tcPr>
            <w:tcW w:w="1931" w:type="dxa"/>
            <w:vAlign w:val="center"/>
          </w:tcPr>
          <w:p w14:paraId="5802C08D" w14:textId="77777777" w:rsidR="003D2D74" w:rsidRPr="003C1591" w:rsidRDefault="003D2D74" w:rsidP="007E45F6">
            <w:pPr>
              <w:pStyle w:val="TOC3"/>
              <w:rPr>
                <w:b w:val="0"/>
              </w:rPr>
            </w:pPr>
            <w:r w:rsidRPr="003C1591">
              <w:rPr>
                <w:b w:val="0"/>
              </w:rPr>
              <w:t>Date</w:t>
            </w:r>
          </w:p>
        </w:tc>
        <w:tc>
          <w:tcPr>
            <w:tcW w:w="4032" w:type="dxa"/>
            <w:vAlign w:val="center"/>
          </w:tcPr>
          <w:p w14:paraId="7CA1D5BC" w14:textId="77777777" w:rsidR="003D2D74" w:rsidRPr="003C1591" w:rsidRDefault="003D2D74" w:rsidP="007E45F6">
            <w:pPr>
              <w:pStyle w:val="TOC3"/>
              <w:rPr>
                <w:b w:val="0"/>
              </w:rPr>
            </w:pPr>
            <w:r w:rsidRPr="003C1591">
              <w:rPr>
                <w:b w:val="0"/>
              </w:rPr>
              <w:t>Signature</w:t>
            </w:r>
          </w:p>
        </w:tc>
      </w:tr>
      <w:tr w:rsidR="003D2D74" w:rsidRPr="003B730D" w14:paraId="6E238DEA" w14:textId="77777777" w:rsidTr="007E45F6">
        <w:trPr>
          <w:cantSplit/>
          <w:trHeight w:val="944"/>
        </w:trPr>
        <w:tc>
          <w:tcPr>
            <w:tcW w:w="4297" w:type="dxa"/>
            <w:vAlign w:val="center"/>
          </w:tcPr>
          <w:p w14:paraId="52C67DA9" w14:textId="77777777" w:rsidR="003D2D74" w:rsidRPr="003B730D" w:rsidRDefault="003D2D74" w:rsidP="007E45F6">
            <w:pPr>
              <w:pStyle w:val="TOC3"/>
            </w:pPr>
            <w:r w:rsidRPr="00A00C1A">
              <w:t>POLLY KAM</w:t>
            </w:r>
          </w:p>
        </w:tc>
        <w:tc>
          <w:tcPr>
            <w:tcW w:w="1931" w:type="dxa"/>
          </w:tcPr>
          <w:p w14:paraId="23CFAAD7" w14:textId="77777777" w:rsidR="003D2D74" w:rsidRPr="003B730D" w:rsidRDefault="003D2D74" w:rsidP="007E45F6">
            <w:pPr>
              <w:pStyle w:val="TOC3"/>
            </w:pPr>
          </w:p>
        </w:tc>
        <w:tc>
          <w:tcPr>
            <w:tcW w:w="4032" w:type="dxa"/>
          </w:tcPr>
          <w:p w14:paraId="70D9C9E7" w14:textId="77777777" w:rsidR="003D2D74" w:rsidRPr="003B730D" w:rsidRDefault="003D2D74" w:rsidP="007E45F6">
            <w:pPr>
              <w:pStyle w:val="TOC3"/>
            </w:pPr>
          </w:p>
        </w:tc>
      </w:tr>
      <w:tr w:rsidR="003D2D74" w:rsidRPr="003B730D" w14:paraId="0687743C" w14:textId="77777777" w:rsidTr="007E45F6">
        <w:trPr>
          <w:cantSplit/>
          <w:trHeight w:val="89"/>
        </w:trPr>
        <w:tc>
          <w:tcPr>
            <w:tcW w:w="10260" w:type="dxa"/>
            <w:gridSpan w:val="3"/>
            <w:shd w:val="clear" w:color="auto" w:fill="0D0D0D" w:themeFill="text1" w:themeFillTint="F2"/>
            <w:vAlign w:val="center"/>
          </w:tcPr>
          <w:p w14:paraId="65083288" w14:textId="77777777" w:rsidR="003D2D74" w:rsidRDefault="003D2D74" w:rsidP="007E45F6">
            <w:pPr>
              <w:pStyle w:val="TOC3"/>
            </w:pPr>
          </w:p>
        </w:tc>
      </w:tr>
      <w:tr w:rsidR="003D2D74" w:rsidRPr="003C1591" w14:paraId="57E64878" w14:textId="77777777" w:rsidTr="007E45F6">
        <w:trPr>
          <w:cantSplit/>
          <w:trHeight w:val="648"/>
        </w:trPr>
        <w:tc>
          <w:tcPr>
            <w:tcW w:w="10260" w:type="dxa"/>
            <w:gridSpan w:val="3"/>
            <w:vAlign w:val="center"/>
          </w:tcPr>
          <w:p w14:paraId="1582D9B2" w14:textId="77777777" w:rsidR="003D2D74" w:rsidRPr="003C1591" w:rsidRDefault="003D2D74" w:rsidP="007E45F6">
            <w:pPr>
              <w:pStyle w:val="TOC3"/>
            </w:pPr>
            <w:r>
              <w:t xml:space="preserve">Others Sections Sign-Off </w:t>
            </w:r>
          </w:p>
        </w:tc>
      </w:tr>
      <w:tr w:rsidR="003D2D74" w:rsidRPr="00A00C1A" w14:paraId="47403A4A" w14:textId="77777777" w:rsidTr="007E45F6">
        <w:trPr>
          <w:cantSplit/>
          <w:trHeight w:val="557"/>
        </w:trPr>
        <w:tc>
          <w:tcPr>
            <w:tcW w:w="4297" w:type="dxa"/>
            <w:vAlign w:val="center"/>
          </w:tcPr>
          <w:p w14:paraId="38771662" w14:textId="77777777" w:rsidR="003D2D74" w:rsidRPr="003C1591" w:rsidRDefault="003D2D74" w:rsidP="007E45F6">
            <w:pPr>
              <w:pStyle w:val="TOC3"/>
              <w:rPr>
                <w:b w:val="0"/>
                <w:u w:val="single"/>
              </w:rPr>
            </w:pPr>
            <w:r w:rsidRPr="003C1591">
              <w:rPr>
                <w:b w:val="0"/>
                <w:u w:val="single"/>
              </w:rPr>
              <w:t>Name</w:t>
            </w:r>
            <w:r w:rsidRPr="003C1591">
              <w:rPr>
                <w:b w:val="0"/>
              </w:rPr>
              <w:t xml:space="preserve"> (Print or Type)</w:t>
            </w:r>
          </w:p>
        </w:tc>
        <w:tc>
          <w:tcPr>
            <w:tcW w:w="1931" w:type="dxa"/>
            <w:vAlign w:val="center"/>
          </w:tcPr>
          <w:p w14:paraId="4BA291EE" w14:textId="77777777" w:rsidR="003D2D74" w:rsidRPr="003C1591" w:rsidRDefault="003D2D74" w:rsidP="007E45F6">
            <w:pPr>
              <w:pStyle w:val="TOC3"/>
              <w:rPr>
                <w:b w:val="0"/>
              </w:rPr>
            </w:pPr>
            <w:r w:rsidRPr="003C1591">
              <w:rPr>
                <w:b w:val="0"/>
              </w:rPr>
              <w:t>Date</w:t>
            </w:r>
          </w:p>
        </w:tc>
        <w:tc>
          <w:tcPr>
            <w:tcW w:w="4032" w:type="dxa"/>
            <w:vAlign w:val="center"/>
          </w:tcPr>
          <w:p w14:paraId="36C5399E" w14:textId="77777777" w:rsidR="003D2D74" w:rsidRPr="003C1591" w:rsidRDefault="003D2D74" w:rsidP="007E45F6">
            <w:pPr>
              <w:pStyle w:val="TOC3"/>
              <w:rPr>
                <w:b w:val="0"/>
              </w:rPr>
            </w:pPr>
            <w:r w:rsidRPr="003C1591">
              <w:rPr>
                <w:b w:val="0"/>
              </w:rPr>
              <w:t>Signature</w:t>
            </w:r>
          </w:p>
        </w:tc>
      </w:tr>
      <w:tr w:rsidR="003D2D74" w:rsidRPr="003B730D" w14:paraId="55CC27E7" w14:textId="77777777" w:rsidTr="007E45F6">
        <w:trPr>
          <w:cantSplit/>
          <w:trHeight w:val="845"/>
        </w:trPr>
        <w:tc>
          <w:tcPr>
            <w:tcW w:w="4297" w:type="dxa"/>
            <w:vAlign w:val="center"/>
          </w:tcPr>
          <w:p w14:paraId="06090533" w14:textId="77777777" w:rsidR="003D2D74" w:rsidRPr="003B730D" w:rsidRDefault="003D2D74" w:rsidP="007E45F6">
            <w:pPr>
              <w:pStyle w:val="TOC3"/>
            </w:pPr>
            <w:r>
              <w:t>CHOI KA WING</w:t>
            </w:r>
          </w:p>
        </w:tc>
        <w:tc>
          <w:tcPr>
            <w:tcW w:w="1931" w:type="dxa"/>
          </w:tcPr>
          <w:p w14:paraId="2319209D" w14:textId="77777777" w:rsidR="003D2D74" w:rsidRPr="003B730D" w:rsidRDefault="003D2D74" w:rsidP="007E45F6">
            <w:pPr>
              <w:pStyle w:val="TOC3"/>
              <w:rPr>
                <w:highlight w:val="yellow"/>
              </w:rPr>
            </w:pPr>
          </w:p>
        </w:tc>
        <w:tc>
          <w:tcPr>
            <w:tcW w:w="4032" w:type="dxa"/>
          </w:tcPr>
          <w:p w14:paraId="1604EB86" w14:textId="77777777" w:rsidR="003D2D74" w:rsidRPr="003B730D" w:rsidRDefault="003D2D74" w:rsidP="007E45F6">
            <w:pPr>
              <w:pStyle w:val="TOC3"/>
            </w:pPr>
          </w:p>
        </w:tc>
      </w:tr>
      <w:tr w:rsidR="003D2D74" w:rsidRPr="003B730D" w14:paraId="399FF630" w14:textId="77777777" w:rsidTr="007E45F6">
        <w:trPr>
          <w:cantSplit/>
          <w:trHeight w:val="89"/>
        </w:trPr>
        <w:tc>
          <w:tcPr>
            <w:tcW w:w="10260" w:type="dxa"/>
            <w:gridSpan w:val="3"/>
            <w:shd w:val="clear" w:color="auto" w:fill="0D0D0D" w:themeFill="text1" w:themeFillTint="F2"/>
            <w:vAlign w:val="center"/>
          </w:tcPr>
          <w:p w14:paraId="1423B9EA" w14:textId="77777777" w:rsidR="003D2D74" w:rsidRDefault="003D2D74" w:rsidP="007E45F6">
            <w:pPr>
              <w:pStyle w:val="TOC3"/>
            </w:pPr>
          </w:p>
        </w:tc>
      </w:tr>
      <w:tr w:rsidR="003D2D74" w:rsidRPr="003C1591" w14:paraId="4B09C80B" w14:textId="77777777" w:rsidTr="007E45F6">
        <w:trPr>
          <w:cantSplit/>
          <w:trHeight w:val="648"/>
        </w:trPr>
        <w:tc>
          <w:tcPr>
            <w:tcW w:w="10260" w:type="dxa"/>
            <w:gridSpan w:val="3"/>
            <w:vAlign w:val="center"/>
          </w:tcPr>
          <w:p w14:paraId="48B46169" w14:textId="77777777" w:rsidR="003D2D74" w:rsidRPr="003C1591" w:rsidRDefault="003D2D74" w:rsidP="007E45F6">
            <w:pPr>
              <w:pStyle w:val="TOC3"/>
            </w:pPr>
            <w:r w:rsidRPr="003C1591">
              <w:t xml:space="preserve">Project Director  </w:t>
            </w:r>
          </w:p>
        </w:tc>
      </w:tr>
      <w:tr w:rsidR="003D2D74" w:rsidRPr="00A00C1A" w14:paraId="0D021EB6" w14:textId="77777777" w:rsidTr="007E45F6">
        <w:trPr>
          <w:cantSplit/>
          <w:trHeight w:val="557"/>
        </w:trPr>
        <w:tc>
          <w:tcPr>
            <w:tcW w:w="4297" w:type="dxa"/>
            <w:vAlign w:val="center"/>
          </w:tcPr>
          <w:p w14:paraId="514C3219" w14:textId="77777777" w:rsidR="003D2D74" w:rsidRPr="003C1591" w:rsidRDefault="003D2D74" w:rsidP="007E45F6">
            <w:pPr>
              <w:pStyle w:val="TOC3"/>
              <w:rPr>
                <w:b w:val="0"/>
                <w:u w:val="single"/>
              </w:rPr>
            </w:pPr>
            <w:r w:rsidRPr="003C1591">
              <w:rPr>
                <w:b w:val="0"/>
                <w:u w:val="single"/>
              </w:rPr>
              <w:t>Name</w:t>
            </w:r>
            <w:r w:rsidRPr="003C1591">
              <w:rPr>
                <w:b w:val="0"/>
              </w:rPr>
              <w:t xml:space="preserve"> (Print or Type)</w:t>
            </w:r>
          </w:p>
        </w:tc>
        <w:tc>
          <w:tcPr>
            <w:tcW w:w="1931" w:type="dxa"/>
            <w:vAlign w:val="center"/>
          </w:tcPr>
          <w:p w14:paraId="732ADCB2" w14:textId="77777777" w:rsidR="003D2D74" w:rsidRPr="003C1591" w:rsidRDefault="003D2D74" w:rsidP="007E45F6">
            <w:pPr>
              <w:pStyle w:val="TOC3"/>
              <w:rPr>
                <w:b w:val="0"/>
              </w:rPr>
            </w:pPr>
            <w:r w:rsidRPr="003C1591">
              <w:rPr>
                <w:b w:val="0"/>
              </w:rPr>
              <w:t>Date</w:t>
            </w:r>
          </w:p>
        </w:tc>
        <w:tc>
          <w:tcPr>
            <w:tcW w:w="4032" w:type="dxa"/>
            <w:vAlign w:val="center"/>
          </w:tcPr>
          <w:p w14:paraId="4E617CEB" w14:textId="77777777" w:rsidR="003D2D74" w:rsidRPr="003C1591" w:rsidRDefault="003D2D74" w:rsidP="007E45F6">
            <w:pPr>
              <w:pStyle w:val="TOC3"/>
              <w:rPr>
                <w:b w:val="0"/>
              </w:rPr>
            </w:pPr>
            <w:r w:rsidRPr="003C1591">
              <w:rPr>
                <w:b w:val="0"/>
              </w:rPr>
              <w:t>Signature</w:t>
            </w:r>
          </w:p>
        </w:tc>
      </w:tr>
      <w:tr w:rsidR="003D2D74" w:rsidRPr="003B730D" w14:paraId="6F1FB529" w14:textId="77777777" w:rsidTr="007E45F6">
        <w:trPr>
          <w:cantSplit/>
          <w:trHeight w:val="935"/>
        </w:trPr>
        <w:tc>
          <w:tcPr>
            <w:tcW w:w="4297" w:type="dxa"/>
            <w:vAlign w:val="center"/>
          </w:tcPr>
          <w:p w14:paraId="2560EFB4" w14:textId="77777777" w:rsidR="003D2D74" w:rsidRPr="003C1591" w:rsidRDefault="003D2D74" w:rsidP="007E45F6">
            <w:pPr>
              <w:pStyle w:val="TOC3"/>
            </w:pPr>
            <w:r w:rsidRPr="003C1591">
              <w:t>LOUIS MAH</w:t>
            </w:r>
          </w:p>
        </w:tc>
        <w:tc>
          <w:tcPr>
            <w:tcW w:w="1931" w:type="dxa"/>
          </w:tcPr>
          <w:p w14:paraId="12D8A017" w14:textId="77777777" w:rsidR="003D2D74" w:rsidRPr="003B730D" w:rsidRDefault="003D2D74" w:rsidP="007E45F6">
            <w:pPr>
              <w:pStyle w:val="TOC3"/>
              <w:rPr>
                <w:highlight w:val="yellow"/>
              </w:rPr>
            </w:pPr>
          </w:p>
        </w:tc>
        <w:tc>
          <w:tcPr>
            <w:tcW w:w="4032" w:type="dxa"/>
          </w:tcPr>
          <w:p w14:paraId="1B8241B6" w14:textId="77777777" w:rsidR="003D2D74" w:rsidRPr="003B730D" w:rsidRDefault="003D2D74" w:rsidP="007E45F6">
            <w:pPr>
              <w:pStyle w:val="TOC3"/>
            </w:pPr>
          </w:p>
        </w:tc>
      </w:tr>
      <w:tr w:rsidR="003D2D74" w:rsidRPr="003B730D" w14:paraId="7B70C5C1" w14:textId="77777777" w:rsidTr="007E45F6">
        <w:trPr>
          <w:cantSplit/>
          <w:trHeight w:val="89"/>
        </w:trPr>
        <w:tc>
          <w:tcPr>
            <w:tcW w:w="10260" w:type="dxa"/>
            <w:gridSpan w:val="3"/>
            <w:shd w:val="clear" w:color="auto" w:fill="0D0D0D" w:themeFill="text1" w:themeFillTint="F2"/>
            <w:vAlign w:val="center"/>
          </w:tcPr>
          <w:p w14:paraId="2E75E221" w14:textId="77777777" w:rsidR="003D2D74" w:rsidRDefault="003D2D74" w:rsidP="007E45F6">
            <w:pPr>
              <w:pStyle w:val="TOC3"/>
            </w:pPr>
          </w:p>
        </w:tc>
      </w:tr>
    </w:tbl>
    <w:p w14:paraId="6458770C" w14:textId="016BC4DA" w:rsidR="003D2D74" w:rsidRDefault="003D2D74" w:rsidP="00C15BC6">
      <w:pPr>
        <w:jc w:val="center"/>
        <w:rPr>
          <w:rFonts w:eastAsia="Microsoft YaHei"/>
        </w:rPr>
      </w:pPr>
    </w:p>
    <w:p w14:paraId="436E59ED" w14:textId="77777777" w:rsidR="003D2D74" w:rsidRPr="00184A3A" w:rsidRDefault="003D2D74" w:rsidP="00C15BC6">
      <w:pPr>
        <w:jc w:val="center"/>
        <w:rPr>
          <w:rFonts w:eastAsia="Microsoft YaHei"/>
        </w:rPr>
      </w:pPr>
    </w:p>
    <w:sectPr w:rsidR="003D2D74" w:rsidRPr="00184A3A" w:rsidSect="003D2D74">
      <w:pgSz w:w="12240" w:h="15840"/>
      <w:pgMar w:top="720" w:right="720" w:bottom="720" w:left="720" w:header="720"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0A12D8" w14:textId="77777777" w:rsidR="00025C56" w:rsidRDefault="00025C56" w:rsidP="008D7BAB">
      <w:pPr>
        <w:spacing w:after="0" w:line="240" w:lineRule="auto"/>
      </w:pPr>
      <w:r>
        <w:separator/>
      </w:r>
    </w:p>
  </w:endnote>
  <w:endnote w:type="continuationSeparator" w:id="0">
    <w:p w14:paraId="1BC0711E" w14:textId="77777777" w:rsidR="00025C56" w:rsidRDefault="00025C56" w:rsidP="008D7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Malgun Gothic Semilight"/>
    <w:panose1 w:val="02020500000000000000"/>
    <w:charset w:val="88"/>
    <w:family w:val="auto"/>
    <w:notTrueType/>
    <w:pitch w:val="variable"/>
    <w:sig w:usb0="00000000" w:usb1="08080000" w:usb2="00000010" w:usb3="00000000" w:csb0="001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Times New Roman"/>
    <w:panose1 w:val="00000000000000000000"/>
    <w:charset w:val="00"/>
    <w:family w:val="roman"/>
    <w:notTrueType/>
    <w:pitch w:val="default"/>
  </w:font>
  <w:font w:name="Mangal">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25F94" w14:textId="2BB6485E" w:rsidR="0053398F" w:rsidRPr="0061154C" w:rsidRDefault="0053398F" w:rsidP="008D7BAB">
    <w:pPr>
      <w:ind w:right="440"/>
      <w:rPr>
        <w:sz w:val="18"/>
      </w:rPr>
    </w:pPr>
    <w:r>
      <w:rPr>
        <w:sz w:val="18"/>
      </w:rPr>
      <w:t>System Design</w:t>
    </w:r>
    <w:r w:rsidRPr="0061154C">
      <w:rPr>
        <w:sz w:val="18"/>
      </w:rPr>
      <w:t xml:space="preserve"> </w:t>
    </w:r>
    <w:r>
      <w:rPr>
        <w:sz w:val="18"/>
      </w:rPr>
      <w:t>Specification</w:t>
    </w:r>
    <w:r w:rsidRPr="0061154C">
      <w:rPr>
        <w:sz w:val="18"/>
      </w:rPr>
      <w:tab/>
    </w:r>
    <w:sdt>
      <w:sdtPr>
        <w:rPr>
          <w:sz w:val="18"/>
        </w:rPr>
        <w:id w:val="-1000959911"/>
        <w:docPartObj>
          <w:docPartGallery w:val="Page Numbers (Bottom of Page)"/>
          <w:docPartUnique/>
        </w:docPartObj>
      </w:sdtPr>
      <w:sdtContent>
        <w:sdt>
          <w:sdtPr>
            <w:rPr>
              <w:sz w:val="18"/>
            </w:rPr>
            <w:id w:val="123588465"/>
            <w:docPartObj>
              <w:docPartGallery w:val="Page Numbers (Top of Page)"/>
              <w:docPartUnique/>
            </w:docPartObj>
          </w:sdtPr>
          <w:sdtContent>
            <w:r w:rsidRPr="0061154C">
              <w:rPr>
                <w:sz w:val="18"/>
              </w:rPr>
              <w:t xml:space="preserve">Page </w:t>
            </w:r>
            <w:r w:rsidRPr="0061154C">
              <w:rPr>
                <w:b/>
                <w:bCs/>
                <w:szCs w:val="24"/>
              </w:rPr>
              <w:fldChar w:fldCharType="begin"/>
            </w:r>
            <w:r w:rsidRPr="0061154C">
              <w:rPr>
                <w:b/>
                <w:bCs/>
                <w:sz w:val="18"/>
              </w:rPr>
              <w:instrText xml:space="preserve"> PAGE </w:instrText>
            </w:r>
            <w:r w:rsidRPr="0061154C">
              <w:rPr>
                <w:b/>
                <w:bCs/>
                <w:szCs w:val="24"/>
              </w:rPr>
              <w:fldChar w:fldCharType="separate"/>
            </w:r>
            <w:r w:rsidR="00F715A1">
              <w:rPr>
                <w:b/>
                <w:bCs/>
                <w:noProof/>
                <w:sz w:val="18"/>
              </w:rPr>
              <w:t>74</w:t>
            </w:r>
            <w:r w:rsidRPr="0061154C">
              <w:rPr>
                <w:b/>
                <w:bCs/>
                <w:szCs w:val="24"/>
              </w:rPr>
              <w:fldChar w:fldCharType="end"/>
            </w:r>
            <w:r w:rsidRPr="0061154C">
              <w:rPr>
                <w:sz w:val="18"/>
              </w:rPr>
              <w:t xml:space="preserve"> of </w:t>
            </w:r>
            <w:r w:rsidRPr="0061154C">
              <w:rPr>
                <w:b/>
                <w:bCs/>
                <w:szCs w:val="24"/>
              </w:rPr>
              <w:fldChar w:fldCharType="begin"/>
            </w:r>
            <w:r w:rsidRPr="0061154C">
              <w:rPr>
                <w:b/>
                <w:bCs/>
                <w:sz w:val="18"/>
              </w:rPr>
              <w:instrText xml:space="preserve"> NUMPAGES  </w:instrText>
            </w:r>
            <w:r w:rsidRPr="0061154C">
              <w:rPr>
                <w:b/>
                <w:bCs/>
                <w:szCs w:val="24"/>
              </w:rPr>
              <w:fldChar w:fldCharType="separate"/>
            </w:r>
            <w:r w:rsidR="00F715A1">
              <w:rPr>
                <w:b/>
                <w:bCs/>
                <w:noProof/>
                <w:sz w:val="18"/>
              </w:rPr>
              <w:t>116</w:t>
            </w:r>
            <w:r w:rsidRPr="0061154C">
              <w:rPr>
                <w:b/>
                <w:bCs/>
                <w:szCs w:val="24"/>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6CB42F" w14:textId="77777777" w:rsidR="00025C56" w:rsidRDefault="00025C56" w:rsidP="008D7BAB">
      <w:pPr>
        <w:spacing w:after="0" w:line="240" w:lineRule="auto"/>
      </w:pPr>
      <w:r>
        <w:separator/>
      </w:r>
    </w:p>
  </w:footnote>
  <w:footnote w:type="continuationSeparator" w:id="0">
    <w:p w14:paraId="548B0CB1" w14:textId="77777777" w:rsidR="00025C56" w:rsidRDefault="00025C56" w:rsidP="008D7B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3DEB2" w14:textId="77777777" w:rsidR="0053398F" w:rsidRDefault="0053398F">
    <w:r>
      <w:tab/>
    </w:r>
    <w:r>
      <w:tab/>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860476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17B689A"/>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nsid w:val="03F0339E"/>
    <w:multiLevelType w:val="hybridMultilevel"/>
    <w:tmpl w:val="FB604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902EFB"/>
    <w:multiLevelType w:val="hybridMultilevel"/>
    <w:tmpl w:val="C136EA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06797EE4"/>
    <w:multiLevelType w:val="hybridMultilevel"/>
    <w:tmpl w:val="803855E8"/>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7DE6DEB"/>
    <w:multiLevelType w:val="hybridMultilevel"/>
    <w:tmpl w:val="9E8E5D06"/>
    <w:lvl w:ilvl="0" w:tplc="0809000F">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nsid w:val="0AE231EA"/>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0C152EFB"/>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nsid w:val="0F0C700C"/>
    <w:multiLevelType w:val="hybridMultilevel"/>
    <w:tmpl w:val="9E8E5D06"/>
    <w:lvl w:ilvl="0" w:tplc="0809000F">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nsid w:val="16B96633"/>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75C5A9C"/>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90921E1"/>
    <w:multiLevelType w:val="hybridMultilevel"/>
    <w:tmpl w:val="C136EA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1F357ECB"/>
    <w:multiLevelType w:val="hybridMultilevel"/>
    <w:tmpl w:val="F76C8B1A"/>
    <w:lvl w:ilvl="0" w:tplc="0809000F">
      <w:start w:val="1"/>
      <w:numFmt w:val="decimal"/>
      <w:lvlText w:val="%1."/>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nsid w:val="28603733"/>
    <w:multiLevelType w:val="hybridMultilevel"/>
    <w:tmpl w:val="9E8E5D06"/>
    <w:lvl w:ilvl="0" w:tplc="0809000F">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nsid w:val="28E35791"/>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2E2908E5"/>
    <w:multiLevelType w:val="hybridMultilevel"/>
    <w:tmpl w:val="A5C28904"/>
    <w:lvl w:ilvl="0" w:tplc="712ADDD2">
      <w:start w:val="1"/>
      <w:numFmt w:val="bullet"/>
      <w:pStyle w:val="Bullet"/>
      <w:lvlText w:val=""/>
      <w:lvlJc w:val="left"/>
      <w:pPr>
        <w:tabs>
          <w:tab w:val="num" w:pos="2520"/>
        </w:tabs>
        <w:ind w:left="2520" w:hanging="360"/>
      </w:pPr>
      <w:rPr>
        <w:rFonts w:ascii="Symbol" w:hAnsi="Symbol"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16">
    <w:nsid w:val="2F743A51"/>
    <w:multiLevelType w:val="hybridMultilevel"/>
    <w:tmpl w:val="9E8E5D06"/>
    <w:lvl w:ilvl="0" w:tplc="0809000F">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nsid w:val="30875520"/>
    <w:multiLevelType w:val="hybridMultilevel"/>
    <w:tmpl w:val="A84842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32452BD5"/>
    <w:multiLevelType w:val="hybridMultilevel"/>
    <w:tmpl w:val="A84842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42975B1E"/>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46655C6B"/>
    <w:multiLevelType w:val="hybridMultilevel"/>
    <w:tmpl w:val="13A629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4ABA14F0"/>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2">
    <w:nsid w:val="4B7517CD"/>
    <w:multiLevelType w:val="hybridMultilevel"/>
    <w:tmpl w:val="3684B630"/>
    <w:lvl w:ilvl="0" w:tplc="01009540">
      <w:start w:val="1"/>
      <w:numFmt w:val="decimal"/>
      <w:lvlText w:val="%1."/>
      <w:lvlJc w:val="left"/>
      <w:pPr>
        <w:ind w:left="720" w:hanging="360"/>
      </w:pPr>
      <w:rPr>
        <w:rFonts w:eastAsiaTheme="minorEastAsia"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54E51EF1"/>
    <w:multiLevelType w:val="hybridMultilevel"/>
    <w:tmpl w:val="8A2055D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74A7D3E"/>
    <w:multiLevelType w:val="multilevel"/>
    <w:tmpl w:val="5E0432C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31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57C1462A"/>
    <w:multiLevelType w:val="hybridMultilevel"/>
    <w:tmpl w:val="A84842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589E62D3"/>
    <w:multiLevelType w:val="hybridMultilevel"/>
    <w:tmpl w:val="E2B6FA08"/>
    <w:lvl w:ilvl="0" w:tplc="1178A35C">
      <w:start w:val="1"/>
      <w:numFmt w:val="bullet"/>
      <w:pStyle w:val="Body-Bullet"/>
      <w:lvlText w:val=""/>
      <w:lvlJc w:val="left"/>
      <w:pPr>
        <w:tabs>
          <w:tab w:val="num" w:pos="2494"/>
        </w:tabs>
        <w:ind w:left="2494" w:hanging="368"/>
      </w:pPr>
      <w:rPr>
        <w:rFonts w:ascii="Wingdings" w:hAnsi="Wingdings" w:hint="default"/>
      </w:rPr>
    </w:lvl>
    <w:lvl w:ilvl="1" w:tplc="B5E83314">
      <w:start w:val="1"/>
      <w:numFmt w:val="bullet"/>
      <w:lvlText w:val=""/>
      <w:lvlJc w:val="left"/>
      <w:pPr>
        <w:tabs>
          <w:tab w:val="num" w:pos="1448"/>
        </w:tabs>
        <w:ind w:left="1448" w:hanging="369"/>
      </w:pPr>
      <w:rPr>
        <w:rFonts w:ascii="Wingdings" w:hAnsi="Wingdings" w:hint="default"/>
      </w:rPr>
    </w:lvl>
    <w:lvl w:ilvl="2" w:tplc="04090005">
      <w:start w:val="1"/>
      <w:numFmt w:val="bullet"/>
      <w:lvlText w:val=""/>
      <w:lvlJc w:val="left"/>
      <w:pPr>
        <w:tabs>
          <w:tab w:val="num" w:pos="2159"/>
        </w:tabs>
        <w:ind w:left="2159" w:hanging="360"/>
      </w:pPr>
      <w:rPr>
        <w:rFonts w:ascii="Wingdings" w:hAnsi="Wingdings" w:hint="default"/>
      </w:rPr>
    </w:lvl>
    <w:lvl w:ilvl="3" w:tplc="04090001">
      <w:start w:val="1"/>
      <w:numFmt w:val="bullet"/>
      <w:lvlText w:val=""/>
      <w:lvlJc w:val="left"/>
      <w:pPr>
        <w:tabs>
          <w:tab w:val="num" w:pos="2879"/>
        </w:tabs>
        <w:ind w:left="2879" w:hanging="360"/>
      </w:pPr>
      <w:rPr>
        <w:rFonts w:ascii="Symbol" w:hAnsi="Symbol" w:hint="default"/>
      </w:rPr>
    </w:lvl>
    <w:lvl w:ilvl="4" w:tplc="04090003">
      <w:start w:val="1"/>
      <w:numFmt w:val="bullet"/>
      <w:lvlText w:val="o"/>
      <w:lvlJc w:val="left"/>
      <w:pPr>
        <w:tabs>
          <w:tab w:val="num" w:pos="3599"/>
        </w:tabs>
        <w:ind w:left="3599" w:hanging="360"/>
      </w:pPr>
      <w:rPr>
        <w:rFonts w:ascii="Courier New" w:hAnsi="Courier New" w:hint="default"/>
      </w:rPr>
    </w:lvl>
    <w:lvl w:ilvl="5" w:tplc="04090005">
      <w:start w:val="1"/>
      <w:numFmt w:val="bullet"/>
      <w:lvlText w:val=""/>
      <w:lvlJc w:val="left"/>
      <w:pPr>
        <w:tabs>
          <w:tab w:val="num" w:pos="4319"/>
        </w:tabs>
        <w:ind w:left="4319" w:hanging="360"/>
      </w:pPr>
      <w:rPr>
        <w:rFonts w:ascii="Wingdings" w:hAnsi="Wingdings" w:hint="default"/>
      </w:rPr>
    </w:lvl>
    <w:lvl w:ilvl="6" w:tplc="04090001" w:tentative="1">
      <w:start w:val="1"/>
      <w:numFmt w:val="bullet"/>
      <w:lvlText w:val=""/>
      <w:lvlJc w:val="left"/>
      <w:pPr>
        <w:tabs>
          <w:tab w:val="num" w:pos="5039"/>
        </w:tabs>
        <w:ind w:left="5039" w:hanging="360"/>
      </w:pPr>
      <w:rPr>
        <w:rFonts w:ascii="Symbol" w:hAnsi="Symbol" w:hint="default"/>
      </w:rPr>
    </w:lvl>
    <w:lvl w:ilvl="7" w:tplc="04090003" w:tentative="1">
      <w:start w:val="1"/>
      <w:numFmt w:val="bullet"/>
      <w:lvlText w:val="o"/>
      <w:lvlJc w:val="left"/>
      <w:pPr>
        <w:tabs>
          <w:tab w:val="num" w:pos="5759"/>
        </w:tabs>
        <w:ind w:left="5759" w:hanging="360"/>
      </w:pPr>
      <w:rPr>
        <w:rFonts w:ascii="Courier New" w:hAnsi="Courier New" w:hint="default"/>
      </w:rPr>
    </w:lvl>
    <w:lvl w:ilvl="8" w:tplc="04090005" w:tentative="1">
      <w:start w:val="1"/>
      <w:numFmt w:val="bullet"/>
      <w:lvlText w:val=""/>
      <w:lvlJc w:val="left"/>
      <w:pPr>
        <w:tabs>
          <w:tab w:val="num" w:pos="6479"/>
        </w:tabs>
        <w:ind w:left="6479" w:hanging="360"/>
      </w:pPr>
      <w:rPr>
        <w:rFonts w:ascii="Wingdings" w:hAnsi="Wingdings" w:hint="default"/>
      </w:rPr>
    </w:lvl>
  </w:abstractNum>
  <w:abstractNum w:abstractNumId="27">
    <w:nsid w:val="5B63278B"/>
    <w:multiLevelType w:val="hybridMultilevel"/>
    <w:tmpl w:val="D7EAC15E"/>
    <w:lvl w:ilvl="0" w:tplc="C9E29FB0">
      <w:start w:val="1"/>
      <w:numFmt w:val="decimal"/>
      <w:pStyle w:val="NumberedList"/>
      <w:lvlText w:val="%1."/>
      <w:lvlJc w:val="left"/>
      <w:pPr>
        <w:tabs>
          <w:tab w:val="num" w:pos="2520"/>
        </w:tabs>
        <w:ind w:left="2520" w:hanging="360"/>
      </w:pPr>
      <w:rPr>
        <w:rFonts w:hint="default"/>
      </w:rPr>
    </w:lvl>
    <w:lvl w:ilvl="1" w:tplc="04090003">
      <w:start w:val="1"/>
      <w:numFmt w:val="bullet"/>
      <w:lvlText w:val="o"/>
      <w:lvlJc w:val="left"/>
      <w:pPr>
        <w:tabs>
          <w:tab w:val="num" w:pos="3240"/>
        </w:tabs>
        <w:ind w:left="3240" w:hanging="360"/>
      </w:pPr>
      <w:rPr>
        <w:rFonts w:ascii="Courier New" w:hAnsi="Courier New" w:hint="default"/>
      </w:rPr>
    </w:lvl>
    <w:lvl w:ilvl="2" w:tplc="04090005">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28">
    <w:nsid w:val="5DF262DC"/>
    <w:multiLevelType w:val="hybridMultilevel"/>
    <w:tmpl w:val="9BF206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0420112"/>
    <w:multiLevelType w:val="hybridMultilevel"/>
    <w:tmpl w:val="A84842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61776BCC"/>
    <w:multiLevelType w:val="hybridMultilevel"/>
    <w:tmpl w:val="13A629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61E3035B"/>
    <w:multiLevelType w:val="hybridMultilevel"/>
    <w:tmpl w:val="FD3A4AF0"/>
    <w:lvl w:ilvl="0" w:tplc="325EA4E8">
      <w:start w:val="1"/>
      <w:numFmt w:val="lowerLetter"/>
      <w:lvlText w:val="%1)"/>
      <w:lvlJc w:val="left"/>
      <w:pPr>
        <w:ind w:left="1440" w:hanging="360"/>
      </w:pPr>
      <w:rPr>
        <w:rFonts w:hint="eastAsia"/>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2">
    <w:nsid w:val="62786BAA"/>
    <w:multiLevelType w:val="hybridMultilevel"/>
    <w:tmpl w:val="9E8E5D06"/>
    <w:lvl w:ilvl="0" w:tplc="0809000F">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3">
    <w:nsid w:val="66EC3821"/>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4">
    <w:nsid w:val="686A651C"/>
    <w:multiLevelType w:val="hybridMultilevel"/>
    <w:tmpl w:val="99AE1756"/>
    <w:lvl w:ilvl="0" w:tplc="E90286F4">
      <w:start w:val="1"/>
      <w:numFmt w:val="bullet"/>
      <w:pStyle w:val="Checklist"/>
      <w:lvlText w:val=""/>
      <w:lvlJc w:val="left"/>
      <w:pPr>
        <w:tabs>
          <w:tab w:val="num" w:pos="2520"/>
        </w:tabs>
        <w:ind w:left="2520" w:hanging="360"/>
      </w:pPr>
      <w:rPr>
        <w:rFonts w:ascii="Wingdings" w:hAnsi="Wingdings" w:hint="default"/>
        <w:sz w:val="16"/>
      </w:rPr>
    </w:lvl>
    <w:lvl w:ilvl="1" w:tplc="04090003">
      <w:start w:val="1"/>
      <w:numFmt w:val="bullet"/>
      <w:lvlText w:val="o"/>
      <w:lvlJc w:val="left"/>
      <w:pPr>
        <w:tabs>
          <w:tab w:val="num" w:pos="3240"/>
        </w:tabs>
        <w:ind w:left="3240" w:hanging="360"/>
      </w:pPr>
      <w:rPr>
        <w:rFonts w:ascii="Courier New" w:hAnsi="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35">
    <w:nsid w:val="6B4914DE"/>
    <w:multiLevelType w:val="hybridMultilevel"/>
    <w:tmpl w:val="C136EA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nsid w:val="6D5E712D"/>
    <w:multiLevelType w:val="hybridMultilevel"/>
    <w:tmpl w:val="13A629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75824599"/>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8">
    <w:nsid w:val="760330B4"/>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76AB4826"/>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77380098"/>
    <w:multiLevelType w:val="hybridMultilevel"/>
    <w:tmpl w:val="C6C618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9267863"/>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7A3D36CB"/>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nsid w:val="7AF4369A"/>
    <w:multiLevelType w:val="hybridMultilevel"/>
    <w:tmpl w:val="0414DF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D0866E7"/>
    <w:multiLevelType w:val="hybridMultilevel"/>
    <w:tmpl w:val="9260F432"/>
    <w:lvl w:ilvl="0" w:tplc="0A70CFB2">
      <w:start w:val="9"/>
      <w:numFmt w:val="bullet"/>
      <w:lvlText w:val="-"/>
      <w:lvlJc w:val="left"/>
      <w:pPr>
        <w:ind w:left="720" w:hanging="360"/>
      </w:pPr>
      <w:rPr>
        <w:rFonts w:ascii="Palatino Linotype" w:eastAsiaTheme="minorEastAsia" w:hAnsi="Palatino Linotyp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7D143789"/>
    <w:multiLevelType w:val="hybridMultilevel"/>
    <w:tmpl w:val="02888D3C"/>
    <w:lvl w:ilvl="0" w:tplc="7BAACE76">
      <w:numFmt w:val="bullet"/>
      <w:pStyle w:val="Bullet1"/>
      <w:lvlText w:val=""/>
      <w:lvlJc w:val="left"/>
      <w:pPr>
        <w:ind w:left="1440" w:hanging="360"/>
      </w:pPr>
      <w:rPr>
        <w:rFonts w:ascii="Wingdings" w:eastAsia="PMingLiU" w:hAnsi="Wingdings" w:cs="Calibri" w:hint="default"/>
        <w:color w:val="auto"/>
      </w:rPr>
    </w:lvl>
    <w:lvl w:ilvl="1" w:tplc="C4A6BFC0">
      <w:start w:val="1"/>
      <w:numFmt w:val="bullet"/>
      <w:pStyle w:val="Bullet3"/>
      <w:lvlText w:val=""/>
      <w:lvlJc w:val="left"/>
      <w:pPr>
        <w:ind w:left="2088" w:hanging="360"/>
      </w:pPr>
      <w:rPr>
        <w:rFonts w:ascii="Wingdings" w:hAnsi="Wingdings" w:hint="default"/>
      </w:rPr>
    </w:lvl>
    <w:lvl w:ilvl="2" w:tplc="04090005">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num w:numId="1">
    <w:abstractNumId w:val="0"/>
  </w:num>
  <w:num w:numId="2">
    <w:abstractNumId w:val="24"/>
  </w:num>
  <w:num w:numId="3">
    <w:abstractNumId w:val="44"/>
  </w:num>
  <w:num w:numId="4">
    <w:abstractNumId w:val="45"/>
  </w:num>
  <w:num w:numId="5">
    <w:abstractNumId w:val="36"/>
  </w:num>
  <w:num w:numId="6">
    <w:abstractNumId w:val="30"/>
  </w:num>
  <w:num w:numId="7">
    <w:abstractNumId w:val="12"/>
    <w:lvlOverride w:ilvl="0">
      <w:startOverride w:val="1"/>
    </w:lvlOverride>
    <w:lvlOverride w:ilvl="1"/>
    <w:lvlOverride w:ilvl="2"/>
    <w:lvlOverride w:ilvl="3"/>
    <w:lvlOverride w:ilvl="4"/>
    <w:lvlOverride w:ilvl="5"/>
    <w:lvlOverride w:ilvl="6"/>
    <w:lvlOverride w:ilvl="7"/>
    <w:lvlOverride w:ilvl="8"/>
  </w:num>
  <w:num w:numId="8">
    <w:abstractNumId w:val="1"/>
  </w:num>
  <w:num w:numId="9">
    <w:abstractNumId w:val="19"/>
  </w:num>
  <w:num w:numId="10">
    <w:abstractNumId w:val="21"/>
  </w:num>
  <w:num w:numId="11">
    <w:abstractNumId w:val="14"/>
  </w:num>
  <w:num w:numId="12">
    <w:abstractNumId w:val="9"/>
  </w:num>
  <w:num w:numId="13">
    <w:abstractNumId w:val="37"/>
  </w:num>
  <w:num w:numId="14">
    <w:abstractNumId w:val="10"/>
  </w:num>
  <w:num w:numId="15">
    <w:abstractNumId w:val="38"/>
  </w:num>
  <w:num w:numId="16">
    <w:abstractNumId w:val="7"/>
  </w:num>
  <w:num w:numId="17">
    <w:abstractNumId w:val="42"/>
  </w:num>
  <w:num w:numId="18">
    <w:abstractNumId w:val="6"/>
  </w:num>
  <w:num w:numId="19">
    <w:abstractNumId w:val="8"/>
  </w:num>
  <w:num w:numId="20">
    <w:abstractNumId w:val="39"/>
  </w:num>
  <w:num w:numId="21">
    <w:abstractNumId w:val="41"/>
  </w:num>
  <w:num w:numId="22">
    <w:abstractNumId w:val="11"/>
  </w:num>
  <w:num w:numId="23">
    <w:abstractNumId w:val="27"/>
  </w:num>
  <w:num w:numId="24">
    <w:abstractNumId w:val="34"/>
  </w:num>
  <w:num w:numId="25">
    <w:abstractNumId w:val="15"/>
  </w:num>
  <w:num w:numId="26">
    <w:abstractNumId w:val="26"/>
  </w:num>
  <w:num w:numId="27">
    <w:abstractNumId w:val="3"/>
  </w:num>
  <w:num w:numId="28">
    <w:abstractNumId w:val="35"/>
  </w:num>
  <w:num w:numId="29">
    <w:abstractNumId w:val="22"/>
  </w:num>
  <w:num w:numId="30">
    <w:abstractNumId w:val="20"/>
  </w:num>
  <w:num w:numId="31">
    <w:abstractNumId w:val="33"/>
  </w:num>
  <w:num w:numId="32">
    <w:abstractNumId w:val="31"/>
  </w:num>
  <w:num w:numId="33">
    <w:abstractNumId w:val="40"/>
  </w:num>
  <w:num w:numId="34">
    <w:abstractNumId w:val="23"/>
  </w:num>
  <w:num w:numId="35">
    <w:abstractNumId w:val="4"/>
  </w:num>
  <w:num w:numId="36">
    <w:abstractNumId w:val="28"/>
  </w:num>
  <w:num w:numId="37">
    <w:abstractNumId w:val="2"/>
  </w:num>
  <w:num w:numId="38">
    <w:abstractNumId w:val="13"/>
  </w:num>
  <w:num w:numId="39">
    <w:abstractNumId w:val="18"/>
  </w:num>
  <w:num w:numId="40">
    <w:abstractNumId w:val="16"/>
  </w:num>
  <w:num w:numId="41">
    <w:abstractNumId w:val="29"/>
  </w:num>
  <w:num w:numId="42">
    <w:abstractNumId w:val="5"/>
  </w:num>
  <w:num w:numId="43">
    <w:abstractNumId w:val="32"/>
  </w:num>
  <w:num w:numId="44">
    <w:abstractNumId w:val="25"/>
  </w:num>
  <w:num w:numId="45">
    <w:abstractNumId w:val="17"/>
  </w:num>
  <w:num w:numId="46">
    <w:abstractNumId w:val="43"/>
  </w:num>
  <w:numIdMacAtCleanup w:val="4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n Chen">
    <w15:presenceInfo w15:providerId="Windows Live" w15:userId="39114e7f79bc0371"/>
  </w15:person>
  <w15:person w15:author="Edward Leung">
    <w15:presenceInfo w15:providerId="None" w15:userId="Edward Leu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activeWritingStyle w:appName="MSWord" w:lang="en-US" w:vendorID="64" w:dllVersion="131078" w:nlCheck="1" w:checkStyle="0"/>
  <w:activeWritingStyle w:appName="MSWord" w:lang="en-GB" w:vendorID="64" w:dllVersion="131078" w:nlCheck="1" w:checkStyle="1"/>
  <w:activeWritingStyle w:appName="MSWord" w:lang="en-AU" w:vendorID="64" w:dllVersion="131078" w:nlCheck="1" w:checkStyle="1"/>
  <w:activeWritingStyle w:appName="MSWord" w:lang="fr-FR" w:vendorID="64" w:dllVersion="131078" w:nlCheck="1" w:checkStyle="1"/>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D2D"/>
    <w:rsid w:val="000003EB"/>
    <w:rsid w:val="00001CE2"/>
    <w:rsid w:val="00005501"/>
    <w:rsid w:val="00011B9A"/>
    <w:rsid w:val="00013276"/>
    <w:rsid w:val="00013CE8"/>
    <w:rsid w:val="000140CD"/>
    <w:rsid w:val="00014400"/>
    <w:rsid w:val="000150CA"/>
    <w:rsid w:val="00015166"/>
    <w:rsid w:val="00015A8A"/>
    <w:rsid w:val="0002435C"/>
    <w:rsid w:val="0002474D"/>
    <w:rsid w:val="00025C56"/>
    <w:rsid w:val="000311B3"/>
    <w:rsid w:val="00032747"/>
    <w:rsid w:val="00032923"/>
    <w:rsid w:val="00033D38"/>
    <w:rsid w:val="0003433B"/>
    <w:rsid w:val="0003555D"/>
    <w:rsid w:val="0004002D"/>
    <w:rsid w:val="00040256"/>
    <w:rsid w:val="00041AD6"/>
    <w:rsid w:val="0004266B"/>
    <w:rsid w:val="00045CEC"/>
    <w:rsid w:val="000503EF"/>
    <w:rsid w:val="000521C1"/>
    <w:rsid w:val="000533FD"/>
    <w:rsid w:val="000539B7"/>
    <w:rsid w:val="0005458D"/>
    <w:rsid w:val="000545D9"/>
    <w:rsid w:val="00054706"/>
    <w:rsid w:val="00055105"/>
    <w:rsid w:val="00055F21"/>
    <w:rsid w:val="00056942"/>
    <w:rsid w:val="00057C82"/>
    <w:rsid w:val="00061C86"/>
    <w:rsid w:val="00062201"/>
    <w:rsid w:val="0006436A"/>
    <w:rsid w:val="00064A43"/>
    <w:rsid w:val="00066910"/>
    <w:rsid w:val="0007158E"/>
    <w:rsid w:val="0007169F"/>
    <w:rsid w:val="00071D7E"/>
    <w:rsid w:val="00071E11"/>
    <w:rsid w:val="00072357"/>
    <w:rsid w:val="00073D81"/>
    <w:rsid w:val="0007660E"/>
    <w:rsid w:val="000812BA"/>
    <w:rsid w:val="00082F25"/>
    <w:rsid w:val="00084668"/>
    <w:rsid w:val="00084986"/>
    <w:rsid w:val="00085B76"/>
    <w:rsid w:val="00087CAE"/>
    <w:rsid w:val="00087DC1"/>
    <w:rsid w:val="00091285"/>
    <w:rsid w:val="00094593"/>
    <w:rsid w:val="00095CC7"/>
    <w:rsid w:val="000A43A6"/>
    <w:rsid w:val="000A468A"/>
    <w:rsid w:val="000B1039"/>
    <w:rsid w:val="000B19F9"/>
    <w:rsid w:val="000B3F72"/>
    <w:rsid w:val="000B556C"/>
    <w:rsid w:val="000C055F"/>
    <w:rsid w:val="000C0EBC"/>
    <w:rsid w:val="000C1E64"/>
    <w:rsid w:val="000C3C9A"/>
    <w:rsid w:val="000C484E"/>
    <w:rsid w:val="000C5B6E"/>
    <w:rsid w:val="000C5C50"/>
    <w:rsid w:val="000C6662"/>
    <w:rsid w:val="000D588D"/>
    <w:rsid w:val="000D6E76"/>
    <w:rsid w:val="000E0320"/>
    <w:rsid w:val="000E17A3"/>
    <w:rsid w:val="000E1B41"/>
    <w:rsid w:val="000E26CF"/>
    <w:rsid w:val="000E544B"/>
    <w:rsid w:val="000F0D8D"/>
    <w:rsid w:val="000F1526"/>
    <w:rsid w:val="000F1EF2"/>
    <w:rsid w:val="000F2901"/>
    <w:rsid w:val="000F5510"/>
    <w:rsid w:val="000F6556"/>
    <w:rsid w:val="000F6716"/>
    <w:rsid w:val="000F67A7"/>
    <w:rsid w:val="000F72C3"/>
    <w:rsid w:val="00100E58"/>
    <w:rsid w:val="00101A5E"/>
    <w:rsid w:val="001034D5"/>
    <w:rsid w:val="00105156"/>
    <w:rsid w:val="0010707D"/>
    <w:rsid w:val="001072F8"/>
    <w:rsid w:val="00107425"/>
    <w:rsid w:val="00110074"/>
    <w:rsid w:val="001105AA"/>
    <w:rsid w:val="001116BB"/>
    <w:rsid w:val="00112404"/>
    <w:rsid w:val="00114446"/>
    <w:rsid w:val="00114597"/>
    <w:rsid w:val="001160A9"/>
    <w:rsid w:val="00117FC0"/>
    <w:rsid w:val="001228F0"/>
    <w:rsid w:val="00130821"/>
    <w:rsid w:val="00131B58"/>
    <w:rsid w:val="0013302E"/>
    <w:rsid w:val="001344FF"/>
    <w:rsid w:val="00134FC6"/>
    <w:rsid w:val="00141BDA"/>
    <w:rsid w:val="00141F5F"/>
    <w:rsid w:val="0014239B"/>
    <w:rsid w:val="00145009"/>
    <w:rsid w:val="00146FDD"/>
    <w:rsid w:val="00150130"/>
    <w:rsid w:val="0015026B"/>
    <w:rsid w:val="001505BA"/>
    <w:rsid w:val="00151A88"/>
    <w:rsid w:val="00154094"/>
    <w:rsid w:val="001553FA"/>
    <w:rsid w:val="0015743C"/>
    <w:rsid w:val="001611DA"/>
    <w:rsid w:val="001627BD"/>
    <w:rsid w:val="0016525C"/>
    <w:rsid w:val="00165C2D"/>
    <w:rsid w:val="0016619E"/>
    <w:rsid w:val="001739F6"/>
    <w:rsid w:val="0017505A"/>
    <w:rsid w:val="00175D3F"/>
    <w:rsid w:val="00177090"/>
    <w:rsid w:val="001814AB"/>
    <w:rsid w:val="001828B5"/>
    <w:rsid w:val="001835EC"/>
    <w:rsid w:val="00184A3A"/>
    <w:rsid w:val="001850DF"/>
    <w:rsid w:val="00185972"/>
    <w:rsid w:val="00187054"/>
    <w:rsid w:val="00187C32"/>
    <w:rsid w:val="001956B1"/>
    <w:rsid w:val="00196267"/>
    <w:rsid w:val="00197E65"/>
    <w:rsid w:val="001A09AF"/>
    <w:rsid w:val="001A29FB"/>
    <w:rsid w:val="001A2DB4"/>
    <w:rsid w:val="001A4608"/>
    <w:rsid w:val="001A59E6"/>
    <w:rsid w:val="001A6C6D"/>
    <w:rsid w:val="001B04A6"/>
    <w:rsid w:val="001B2197"/>
    <w:rsid w:val="001B2684"/>
    <w:rsid w:val="001B289A"/>
    <w:rsid w:val="001B69C4"/>
    <w:rsid w:val="001B7058"/>
    <w:rsid w:val="001C0BEE"/>
    <w:rsid w:val="001C3974"/>
    <w:rsid w:val="001C3F48"/>
    <w:rsid w:val="001C4B36"/>
    <w:rsid w:val="001C5938"/>
    <w:rsid w:val="001C685A"/>
    <w:rsid w:val="001C7649"/>
    <w:rsid w:val="001C78A6"/>
    <w:rsid w:val="001C7E75"/>
    <w:rsid w:val="001C7EF0"/>
    <w:rsid w:val="001D065F"/>
    <w:rsid w:val="001D0DAB"/>
    <w:rsid w:val="001D3F9D"/>
    <w:rsid w:val="001D733F"/>
    <w:rsid w:val="001D79DF"/>
    <w:rsid w:val="001E304B"/>
    <w:rsid w:val="001E6D3F"/>
    <w:rsid w:val="001F0E39"/>
    <w:rsid w:val="001F2FE6"/>
    <w:rsid w:val="001F38CA"/>
    <w:rsid w:val="001F5555"/>
    <w:rsid w:val="001F5740"/>
    <w:rsid w:val="001F5AA7"/>
    <w:rsid w:val="001F650B"/>
    <w:rsid w:val="0020279C"/>
    <w:rsid w:val="002030F5"/>
    <w:rsid w:val="0020388A"/>
    <w:rsid w:val="002041D0"/>
    <w:rsid w:val="00204446"/>
    <w:rsid w:val="0020580B"/>
    <w:rsid w:val="00205F6F"/>
    <w:rsid w:val="00206DA5"/>
    <w:rsid w:val="002108A2"/>
    <w:rsid w:val="00210C44"/>
    <w:rsid w:val="00211DF8"/>
    <w:rsid w:val="00211F60"/>
    <w:rsid w:val="002126E1"/>
    <w:rsid w:val="00213671"/>
    <w:rsid w:val="002147E3"/>
    <w:rsid w:val="00214D23"/>
    <w:rsid w:val="00215F58"/>
    <w:rsid w:val="00216F41"/>
    <w:rsid w:val="00217DB5"/>
    <w:rsid w:val="00222364"/>
    <w:rsid w:val="00222F78"/>
    <w:rsid w:val="00223F51"/>
    <w:rsid w:val="002257AE"/>
    <w:rsid w:val="002265DC"/>
    <w:rsid w:val="0022765C"/>
    <w:rsid w:val="00227C3E"/>
    <w:rsid w:val="002329C1"/>
    <w:rsid w:val="002341FA"/>
    <w:rsid w:val="0023542D"/>
    <w:rsid w:val="00240CA9"/>
    <w:rsid w:val="0024148A"/>
    <w:rsid w:val="002429D9"/>
    <w:rsid w:val="00253316"/>
    <w:rsid w:val="00253B83"/>
    <w:rsid w:val="00255B31"/>
    <w:rsid w:val="0025730F"/>
    <w:rsid w:val="002610D6"/>
    <w:rsid w:val="002615BD"/>
    <w:rsid w:val="0026235D"/>
    <w:rsid w:val="0026300D"/>
    <w:rsid w:val="002639FA"/>
    <w:rsid w:val="002643F7"/>
    <w:rsid w:val="00264B3D"/>
    <w:rsid w:val="00264E46"/>
    <w:rsid w:val="00270061"/>
    <w:rsid w:val="002701F5"/>
    <w:rsid w:val="002716CD"/>
    <w:rsid w:val="0027234F"/>
    <w:rsid w:val="00272623"/>
    <w:rsid w:val="00274118"/>
    <w:rsid w:val="00276ED5"/>
    <w:rsid w:val="00277234"/>
    <w:rsid w:val="002813E3"/>
    <w:rsid w:val="002813FF"/>
    <w:rsid w:val="00281557"/>
    <w:rsid w:val="00287795"/>
    <w:rsid w:val="00290061"/>
    <w:rsid w:val="00290451"/>
    <w:rsid w:val="00292044"/>
    <w:rsid w:val="00293283"/>
    <w:rsid w:val="002942E7"/>
    <w:rsid w:val="002945A1"/>
    <w:rsid w:val="0029730E"/>
    <w:rsid w:val="00297F55"/>
    <w:rsid w:val="002A1938"/>
    <w:rsid w:val="002A4B5A"/>
    <w:rsid w:val="002A5A14"/>
    <w:rsid w:val="002A7F92"/>
    <w:rsid w:val="002B0E38"/>
    <w:rsid w:val="002B2329"/>
    <w:rsid w:val="002B3713"/>
    <w:rsid w:val="002B5513"/>
    <w:rsid w:val="002B754C"/>
    <w:rsid w:val="002C1396"/>
    <w:rsid w:val="002C33B6"/>
    <w:rsid w:val="002C510D"/>
    <w:rsid w:val="002C5D9F"/>
    <w:rsid w:val="002D273F"/>
    <w:rsid w:val="002D5F19"/>
    <w:rsid w:val="002D633D"/>
    <w:rsid w:val="002E0FED"/>
    <w:rsid w:val="002E2CFC"/>
    <w:rsid w:val="002E3219"/>
    <w:rsid w:val="002E65DE"/>
    <w:rsid w:val="002E7BC6"/>
    <w:rsid w:val="002F7309"/>
    <w:rsid w:val="002F7EA2"/>
    <w:rsid w:val="00301446"/>
    <w:rsid w:val="003026FA"/>
    <w:rsid w:val="00304118"/>
    <w:rsid w:val="003041E1"/>
    <w:rsid w:val="00304DFA"/>
    <w:rsid w:val="00307FFB"/>
    <w:rsid w:val="00314780"/>
    <w:rsid w:val="00316FFF"/>
    <w:rsid w:val="003177F2"/>
    <w:rsid w:val="00320B3E"/>
    <w:rsid w:val="003214F1"/>
    <w:rsid w:val="003267F8"/>
    <w:rsid w:val="00331A36"/>
    <w:rsid w:val="00332424"/>
    <w:rsid w:val="00332BA8"/>
    <w:rsid w:val="003335DB"/>
    <w:rsid w:val="00333876"/>
    <w:rsid w:val="003344D1"/>
    <w:rsid w:val="00337895"/>
    <w:rsid w:val="00343B23"/>
    <w:rsid w:val="00345456"/>
    <w:rsid w:val="00345D44"/>
    <w:rsid w:val="003524C0"/>
    <w:rsid w:val="0035262A"/>
    <w:rsid w:val="003562C8"/>
    <w:rsid w:val="00357672"/>
    <w:rsid w:val="0036047D"/>
    <w:rsid w:val="00360F6C"/>
    <w:rsid w:val="00361E35"/>
    <w:rsid w:val="00364966"/>
    <w:rsid w:val="00367588"/>
    <w:rsid w:val="00373224"/>
    <w:rsid w:val="0037476C"/>
    <w:rsid w:val="00375475"/>
    <w:rsid w:val="00380544"/>
    <w:rsid w:val="003805C9"/>
    <w:rsid w:val="00384C6A"/>
    <w:rsid w:val="0038559A"/>
    <w:rsid w:val="00390376"/>
    <w:rsid w:val="003948F5"/>
    <w:rsid w:val="00396E19"/>
    <w:rsid w:val="00397F51"/>
    <w:rsid w:val="003A06EA"/>
    <w:rsid w:val="003A266F"/>
    <w:rsid w:val="003A3B25"/>
    <w:rsid w:val="003A772F"/>
    <w:rsid w:val="003B0A82"/>
    <w:rsid w:val="003B2E24"/>
    <w:rsid w:val="003B54E6"/>
    <w:rsid w:val="003B6170"/>
    <w:rsid w:val="003B642F"/>
    <w:rsid w:val="003B7321"/>
    <w:rsid w:val="003B78B9"/>
    <w:rsid w:val="003C076B"/>
    <w:rsid w:val="003C1591"/>
    <w:rsid w:val="003C54CD"/>
    <w:rsid w:val="003C553D"/>
    <w:rsid w:val="003C5DC6"/>
    <w:rsid w:val="003C730A"/>
    <w:rsid w:val="003C7A86"/>
    <w:rsid w:val="003D1B1C"/>
    <w:rsid w:val="003D2D74"/>
    <w:rsid w:val="003D4291"/>
    <w:rsid w:val="003D4F62"/>
    <w:rsid w:val="003D5002"/>
    <w:rsid w:val="003D621F"/>
    <w:rsid w:val="003D63F9"/>
    <w:rsid w:val="003D73C1"/>
    <w:rsid w:val="003E02E8"/>
    <w:rsid w:val="003E5413"/>
    <w:rsid w:val="003E54C1"/>
    <w:rsid w:val="003F18AE"/>
    <w:rsid w:val="003F1E80"/>
    <w:rsid w:val="003F48AD"/>
    <w:rsid w:val="004035A7"/>
    <w:rsid w:val="00404CDF"/>
    <w:rsid w:val="00405636"/>
    <w:rsid w:val="00410A6A"/>
    <w:rsid w:val="0041222E"/>
    <w:rsid w:val="0041377A"/>
    <w:rsid w:val="00420047"/>
    <w:rsid w:val="00424CC8"/>
    <w:rsid w:val="00430AAC"/>
    <w:rsid w:val="00431A78"/>
    <w:rsid w:val="00436026"/>
    <w:rsid w:val="0044009F"/>
    <w:rsid w:val="00440B34"/>
    <w:rsid w:val="00441697"/>
    <w:rsid w:val="004421AB"/>
    <w:rsid w:val="0044500B"/>
    <w:rsid w:val="00445748"/>
    <w:rsid w:val="004516FA"/>
    <w:rsid w:val="004530BB"/>
    <w:rsid w:val="00453350"/>
    <w:rsid w:val="004533E2"/>
    <w:rsid w:val="0045412D"/>
    <w:rsid w:val="00456AEF"/>
    <w:rsid w:val="00457418"/>
    <w:rsid w:val="00460F4D"/>
    <w:rsid w:val="0046117C"/>
    <w:rsid w:val="00462D94"/>
    <w:rsid w:val="00463122"/>
    <w:rsid w:val="00464332"/>
    <w:rsid w:val="004650AE"/>
    <w:rsid w:val="0046512D"/>
    <w:rsid w:val="004666E3"/>
    <w:rsid w:val="00472D87"/>
    <w:rsid w:val="004808FB"/>
    <w:rsid w:val="00480B7A"/>
    <w:rsid w:val="004826E2"/>
    <w:rsid w:val="004838E8"/>
    <w:rsid w:val="0048416A"/>
    <w:rsid w:val="0048517E"/>
    <w:rsid w:val="00485B40"/>
    <w:rsid w:val="00492DE8"/>
    <w:rsid w:val="00496CB4"/>
    <w:rsid w:val="00497616"/>
    <w:rsid w:val="004A105B"/>
    <w:rsid w:val="004A11E7"/>
    <w:rsid w:val="004A4443"/>
    <w:rsid w:val="004A4D08"/>
    <w:rsid w:val="004A4DAF"/>
    <w:rsid w:val="004A54AF"/>
    <w:rsid w:val="004B011B"/>
    <w:rsid w:val="004B0BA4"/>
    <w:rsid w:val="004B58AC"/>
    <w:rsid w:val="004B6EB7"/>
    <w:rsid w:val="004B7C17"/>
    <w:rsid w:val="004C1D64"/>
    <w:rsid w:val="004C3E6E"/>
    <w:rsid w:val="004C60AE"/>
    <w:rsid w:val="004C68E6"/>
    <w:rsid w:val="004D02D2"/>
    <w:rsid w:val="004D7C59"/>
    <w:rsid w:val="004E004E"/>
    <w:rsid w:val="004E071D"/>
    <w:rsid w:val="004E1819"/>
    <w:rsid w:val="004E3805"/>
    <w:rsid w:val="004E501B"/>
    <w:rsid w:val="004E64C8"/>
    <w:rsid w:val="004E7CEC"/>
    <w:rsid w:val="004F10A2"/>
    <w:rsid w:val="004F4B87"/>
    <w:rsid w:val="00500FB7"/>
    <w:rsid w:val="00501756"/>
    <w:rsid w:val="00501A81"/>
    <w:rsid w:val="005060B2"/>
    <w:rsid w:val="00506802"/>
    <w:rsid w:val="0051008E"/>
    <w:rsid w:val="005113D6"/>
    <w:rsid w:val="00511FBF"/>
    <w:rsid w:val="00513841"/>
    <w:rsid w:val="00514640"/>
    <w:rsid w:val="0051478A"/>
    <w:rsid w:val="00514A26"/>
    <w:rsid w:val="00520E61"/>
    <w:rsid w:val="00524C81"/>
    <w:rsid w:val="00525FEB"/>
    <w:rsid w:val="00526E94"/>
    <w:rsid w:val="005273BA"/>
    <w:rsid w:val="00531F6B"/>
    <w:rsid w:val="00533274"/>
    <w:rsid w:val="0053398F"/>
    <w:rsid w:val="00534BCC"/>
    <w:rsid w:val="00535F8B"/>
    <w:rsid w:val="00536533"/>
    <w:rsid w:val="00536BAB"/>
    <w:rsid w:val="00541505"/>
    <w:rsid w:val="00542BBF"/>
    <w:rsid w:val="005436E9"/>
    <w:rsid w:val="00543F0F"/>
    <w:rsid w:val="00543F74"/>
    <w:rsid w:val="00550016"/>
    <w:rsid w:val="00550D22"/>
    <w:rsid w:val="00550E2A"/>
    <w:rsid w:val="00552E87"/>
    <w:rsid w:val="0055391A"/>
    <w:rsid w:val="00553FC1"/>
    <w:rsid w:val="00556B07"/>
    <w:rsid w:val="00557B24"/>
    <w:rsid w:val="00560028"/>
    <w:rsid w:val="00561AF3"/>
    <w:rsid w:val="00561E24"/>
    <w:rsid w:val="005624DF"/>
    <w:rsid w:val="00562819"/>
    <w:rsid w:val="005656B9"/>
    <w:rsid w:val="00566247"/>
    <w:rsid w:val="00570F80"/>
    <w:rsid w:val="0057159E"/>
    <w:rsid w:val="00572028"/>
    <w:rsid w:val="00573151"/>
    <w:rsid w:val="00576C3E"/>
    <w:rsid w:val="00583D6E"/>
    <w:rsid w:val="0058426D"/>
    <w:rsid w:val="00585026"/>
    <w:rsid w:val="00586276"/>
    <w:rsid w:val="00587B46"/>
    <w:rsid w:val="00591E8F"/>
    <w:rsid w:val="005932CF"/>
    <w:rsid w:val="00594EE3"/>
    <w:rsid w:val="005A06EB"/>
    <w:rsid w:val="005A0AD3"/>
    <w:rsid w:val="005A3C22"/>
    <w:rsid w:val="005A5979"/>
    <w:rsid w:val="005A6F86"/>
    <w:rsid w:val="005A7A11"/>
    <w:rsid w:val="005B0B55"/>
    <w:rsid w:val="005B12E0"/>
    <w:rsid w:val="005B21C6"/>
    <w:rsid w:val="005B21E6"/>
    <w:rsid w:val="005B4A05"/>
    <w:rsid w:val="005B71CB"/>
    <w:rsid w:val="005B7E2E"/>
    <w:rsid w:val="005C1C00"/>
    <w:rsid w:val="005C247A"/>
    <w:rsid w:val="005C36F7"/>
    <w:rsid w:val="005C3C95"/>
    <w:rsid w:val="005C5247"/>
    <w:rsid w:val="005C64E4"/>
    <w:rsid w:val="005D372D"/>
    <w:rsid w:val="005D4776"/>
    <w:rsid w:val="005D52A9"/>
    <w:rsid w:val="005D53E5"/>
    <w:rsid w:val="005D6264"/>
    <w:rsid w:val="005D7940"/>
    <w:rsid w:val="005E2989"/>
    <w:rsid w:val="005E4AA0"/>
    <w:rsid w:val="005E595D"/>
    <w:rsid w:val="005E691D"/>
    <w:rsid w:val="005F0B2F"/>
    <w:rsid w:val="005F24C9"/>
    <w:rsid w:val="005F3D2E"/>
    <w:rsid w:val="0060272F"/>
    <w:rsid w:val="00605BBE"/>
    <w:rsid w:val="00610E0A"/>
    <w:rsid w:val="0061154C"/>
    <w:rsid w:val="00611DDF"/>
    <w:rsid w:val="00613BEA"/>
    <w:rsid w:val="0061417B"/>
    <w:rsid w:val="006146F6"/>
    <w:rsid w:val="00620528"/>
    <w:rsid w:val="006223DB"/>
    <w:rsid w:val="006256CC"/>
    <w:rsid w:val="00631187"/>
    <w:rsid w:val="00633EF1"/>
    <w:rsid w:val="00634DA5"/>
    <w:rsid w:val="00635A9B"/>
    <w:rsid w:val="00636DED"/>
    <w:rsid w:val="006435BF"/>
    <w:rsid w:val="0064399A"/>
    <w:rsid w:val="00643BBE"/>
    <w:rsid w:val="0064451A"/>
    <w:rsid w:val="00644A7A"/>
    <w:rsid w:val="00644FA5"/>
    <w:rsid w:val="006523DB"/>
    <w:rsid w:val="00652878"/>
    <w:rsid w:val="00657B3B"/>
    <w:rsid w:val="00664032"/>
    <w:rsid w:val="00673632"/>
    <w:rsid w:val="00674CC8"/>
    <w:rsid w:val="006777EB"/>
    <w:rsid w:val="00677EFA"/>
    <w:rsid w:val="006804C1"/>
    <w:rsid w:val="00681248"/>
    <w:rsid w:val="00685D77"/>
    <w:rsid w:val="00686EE6"/>
    <w:rsid w:val="00686FDD"/>
    <w:rsid w:val="00687EBC"/>
    <w:rsid w:val="00692DAD"/>
    <w:rsid w:val="00693050"/>
    <w:rsid w:val="00696326"/>
    <w:rsid w:val="006971BB"/>
    <w:rsid w:val="00697221"/>
    <w:rsid w:val="006975D4"/>
    <w:rsid w:val="00697D2F"/>
    <w:rsid w:val="006A0B8D"/>
    <w:rsid w:val="006A144D"/>
    <w:rsid w:val="006A1E7D"/>
    <w:rsid w:val="006A384D"/>
    <w:rsid w:val="006A4B5E"/>
    <w:rsid w:val="006A533F"/>
    <w:rsid w:val="006A6CF2"/>
    <w:rsid w:val="006B093C"/>
    <w:rsid w:val="006B326D"/>
    <w:rsid w:val="006B5465"/>
    <w:rsid w:val="006C0768"/>
    <w:rsid w:val="006C49E4"/>
    <w:rsid w:val="006D05DE"/>
    <w:rsid w:val="006D14A8"/>
    <w:rsid w:val="006D1CCB"/>
    <w:rsid w:val="006E0353"/>
    <w:rsid w:val="006E058E"/>
    <w:rsid w:val="006E1324"/>
    <w:rsid w:val="006E16D0"/>
    <w:rsid w:val="006E26E7"/>
    <w:rsid w:val="006E2C8A"/>
    <w:rsid w:val="006E5C28"/>
    <w:rsid w:val="006E7CA3"/>
    <w:rsid w:val="006F0DC3"/>
    <w:rsid w:val="006F1A85"/>
    <w:rsid w:val="006F1C31"/>
    <w:rsid w:val="006F3BCF"/>
    <w:rsid w:val="006F3F31"/>
    <w:rsid w:val="006F4289"/>
    <w:rsid w:val="006F647B"/>
    <w:rsid w:val="007028D1"/>
    <w:rsid w:val="00705894"/>
    <w:rsid w:val="007077C0"/>
    <w:rsid w:val="00711BEE"/>
    <w:rsid w:val="00712376"/>
    <w:rsid w:val="00712C66"/>
    <w:rsid w:val="00712F2B"/>
    <w:rsid w:val="00714511"/>
    <w:rsid w:val="00715524"/>
    <w:rsid w:val="007203BE"/>
    <w:rsid w:val="00721E69"/>
    <w:rsid w:val="0072240A"/>
    <w:rsid w:val="00724B90"/>
    <w:rsid w:val="007252F4"/>
    <w:rsid w:val="00727B84"/>
    <w:rsid w:val="007306B9"/>
    <w:rsid w:val="0073243A"/>
    <w:rsid w:val="007327D1"/>
    <w:rsid w:val="00736E29"/>
    <w:rsid w:val="007378C9"/>
    <w:rsid w:val="0074360E"/>
    <w:rsid w:val="0074368E"/>
    <w:rsid w:val="00745A0E"/>
    <w:rsid w:val="00747D4B"/>
    <w:rsid w:val="0075116C"/>
    <w:rsid w:val="00752D45"/>
    <w:rsid w:val="00754347"/>
    <w:rsid w:val="00755B47"/>
    <w:rsid w:val="007639E2"/>
    <w:rsid w:val="00763C76"/>
    <w:rsid w:val="00764D66"/>
    <w:rsid w:val="007719F5"/>
    <w:rsid w:val="0077575D"/>
    <w:rsid w:val="00775D52"/>
    <w:rsid w:val="00780736"/>
    <w:rsid w:val="007813E9"/>
    <w:rsid w:val="00781BDB"/>
    <w:rsid w:val="007840DC"/>
    <w:rsid w:val="00784231"/>
    <w:rsid w:val="00786115"/>
    <w:rsid w:val="00790C2E"/>
    <w:rsid w:val="00794A24"/>
    <w:rsid w:val="00796AB7"/>
    <w:rsid w:val="00797C72"/>
    <w:rsid w:val="007A0C66"/>
    <w:rsid w:val="007A2372"/>
    <w:rsid w:val="007A41BE"/>
    <w:rsid w:val="007A4BB5"/>
    <w:rsid w:val="007A608F"/>
    <w:rsid w:val="007A712D"/>
    <w:rsid w:val="007B2581"/>
    <w:rsid w:val="007B2731"/>
    <w:rsid w:val="007B3E48"/>
    <w:rsid w:val="007C0923"/>
    <w:rsid w:val="007C10F6"/>
    <w:rsid w:val="007C20D2"/>
    <w:rsid w:val="007C4FAF"/>
    <w:rsid w:val="007C7962"/>
    <w:rsid w:val="007D37BC"/>
    <w:rsid w:val="007D3CD5"/>
    <w:rsid w:val="007D4BBF"/>
    <w:rsid w:val="007D58F0"/>
    <w:rsid w:val="007E164B"/>
    <w:rsid w:val="007E19FA"/>
    <w:rsid w:val="007E402B"/>
    <w:rsid w:val="007E421E"/>
    <w:rsid w:val="007E4470"/>
    <w:rsid w:val="007E45F6"/>
    <w:rsid w:val="007E52D2"/>
    <w:rsid w:val="007E670F"/>
    <w:rsid w:val="007E6F0F"/>
    <w:rsid w:val="007F0094"/>
    <w:rsid w:val="007F00B4"/>
    <w:rsid w:val="007F4153"/>
    <w:rsid w:val="007F7BFB"/>
    <w:rsid w:val="00800475"/>
    <w:rsid w:val="00800DCB"/>
    <w:rsid w:val="0080120B"/>
    <w:rsid w:val="008028C8"/>
    <w:rsid w:val="0080334F"/>
    <w:rsid w:val="00804D2D"/>
    <w:rsid w:val="008052C6"/>
    <w:rsid w:val="00806F32"/>
    <w:rsid w:val="008074E9"/>
    <w:rsid w:val="008106C0"/>
    <w:rsid w:val="0081166A"/>
    <w:rsid w:val="00815EE4"/>
    <w:rsid w:val="008210D2"/>
    <w:rsid w:val="00821B8B"/>
    <w:rsid w:val="00821ED9"/>
    <w:rsid w:val="00823568"/>
    <w:rsid w:val="00827046"/>
    <w:rsid w:val="008276C0"/>
    <w:rsid w:val="008302BE"/>
    <w:rsid w:val="00830822"/>
    <w:rsid w:val="00831E13"/>
    <w:rsid w:val="00833FFC"/>
    <w:rsid w:val="00834B73"/>
    <w:rsid w:val="0083570E"/>
    <w:rsid w:val="00840717"/>
    <w:rsid w:val="00843D85"/>
    <w:rsid w:val="008454B2"/>
    <w:rsid w:val="00853CEE"/>
    <w:rsid w:val="00854693"/>
    <w:rsid w:val="00854929"/>
    <w:rsid w:val="00855EF9"/>
    <w:rsid w:val="00866A3A"/>
    <w:rsid w:val="0086733C"/>
    <w:rsid w:val="00867FB0"/>
    <w:rsid w:val="008734A2"/>
    <w:rsid w:val="0087400A"/>
    <w:rsid w:val="008740E7"/>
    <w:rsid w:val="008754D5"/>
    <w:rsid w:val="008763D0"/>
    <w:rsid w:val="00877E9B"/>
    <w:rsid w:val="00883926"/>
    <w:rsid w:val="00883F68"/>
    <w:rsid w:val="00886345"/>
    <w:rsid w:val="00890CFC"/>
    <w:rsid w:val="00891BF5"/>
    <w:rsid w:val="00893C45"/>
    <w:rsid w:val="00895E80"/>
    <w:rsid w:val="0089710A"/>
    <w:rsid w:val="008A15B6"/>
    <w:rsid w:val="008A592D"/>
    <w:rsid w:val="008A6339"/>
    <w:rsid w:val="008A66C3"/>
    <w:rsid w:val="008B0458"/>
    <w:rsid w:val="008B04C2"/>
    <w:rsid w:val="008B15A7"/>
    <w:rsid w:val="008B41E9"/>
    <w:rsid w:val="008B667B"/>
    <w:rsid w:val="008B6881"/>
    <w:rsid w:val="008C0E5A"/>
    <w:rsid w:val="008C5348"/>
    <w:rsid w:val="008C6A14"/>
    <w:rsid w:val="008C6C61"/>
    <w:rsid w:val="008D3730"/>
    <w:rsid w:val="008D47BB"/>
    <w:rsid w:val="008D5A79"/>
    <w:rsid w:val="008D5F0D"/>
    <w:rsid w:val="008D7BAB"/>
    <w:rsid w:val="008E0292"/>
    <w:rsid w:val="008E1233"/>
    <w:rsid w:val="008E162E"/>
    <w:rsid w:val="008E2871"/>
    <w:rsid w:val="008E7E47"/>
    <w:rsid w:val="008F284E"/>
    <w:rsid w:val="008F314C"/>
    <w:rsid w:val="008F3AD7"/>
    <w:rsid w:val="008F3B5A"/>
    <w:rsid w:val="008F4F6E"/>
    <w:rsid w:val="008F5A9F"/>
    <w:rsid w:val="008F7A2B"/>
    <w:rsid w:val="00900BAC"/>
    <w:rsid w:val="00900E50"/>
    <w:rsid w:val="009014E1"/>
    <w:rsid w:val="009059CA"/>
    <w:rsid w:val="0090729B"/>
    <w:rsid w:val="00911DAD"/>
    <w:rsid w:val="0091249D"/>
    <w:rsid w:val="00912794"/>
    <w:rsid w:val="00913614"/>
    <w:rsid w:val="009160E8"/>
    <w:rsid w:val="00916F2B"/>
    <w:rsid w:val="00920B25"/>
    <w:rsid w:val="0092108B"/>
    <w:rsid w:val="00922238"/>
    <w:rsid w:val="009234C1"/>
    <w:rsid w:val="00924599"/>
    <w:rsid w:val="00924C8F"/>
    <w:rsid w:val="00931B0F"/>
    <w:rsid w:val="00932519"/>
    <w:rsid w:val="00932A3D"/>
    <w:rsid w:val="00932DC1"/>
    <w:rsid w:val="0093385D"/>
    <w:rsid w:val="00936C16"/>
    <w:rsid w:val="009407C0"/>
    <w:rsid w:val="00941D1E"/>
    <w:rsid w:val="00942BDD"/>
    <w:rsid w:val="00944AE2"/>
    <w:rsid w:val="00946169"/>
    <w:rsid w:val="0094747A"/>
    <w:rsid w:val="00947B39"/>
    <w:rsid w:val="00950414"/>
    <w:rsid w:val="00950EAD"/>
    <w:rsid w:val="00951C12"/>
    <w:rsid w:val="00952401"/>
    <w:rsid w:val="0095669B"/>
    <w:rsid w:val="00956FCB"/>
    <w:rsid w:val="0096252A"/>
    <w:rsid w:val="009637AF"/>
    <w:rsid w:val="0096672E"/>
    <w:rsid w:val="00966BA7"/>
    <w:rsid w:val="0097011D"/>
    <w:rsid w:val="009706A7"/>
    <w:rsid w:val="00971B22"/>
    <w:rsid w:val="0097239F"/>
    <w:rsid w:val="00972ED7"/>
    <w:rsid w:val="009757B4"/>
    <w:rsid w:val="00977259"/>
    <w:rsid w:val="00980E73"/>
    <w:rsid w:val="00981365"/>
    <w:rsid w:val="0098195F"/>
    <w:rsid w:val="00984DB7"/>
    <w:rsid w:val="00985BCD"/>
    <w:rsid w:val="00985C73"/>
    <w:rsid w:val="00986506"/>
    <w:rsid w:val="00987DCA"/>
    <w:rsid w:val="00990250"/>
    <w:rsid w:val="00990ECB"/>
    <w:rsid w:val="009927B9"/>
    <w:rsid w:val="00996003"/>
    <w:rsid w:val="009974AC"/>
    <w:rsid w:val="00997596"/>
    <w:rsid w:val="009A0562"/>
    <w:rsid w:val="009A06C8"/>
    <w:rsid w:val="009A0FED"/>
    <w:rsid w:val="009A1CF4"/>
    <w:rsid w:val="009A3EE4"/>
    <w:rsid w:val="009A41AC"/>
    <w:rsid w:val="009B001A"/>
    <w:rsid w:val="009B1BDD"/>
    <w:rsid w:val="009B3118"/>
    <w:rsid w:val="009B54C6"/>
    <w:rsid w:val="009C4A4C"/>
    <w:rsid w:val="009C63B6"/>
    <w:rsid w:val="009C7CD2"/>
    <w:rsid w:val="009D24E5"/>
    <w:rsid w:val="009D3C34"/>
    <w:rsid w:val="009D5466"/>
    <w:rsid w:val="009D54C9"/>
    <w:rsid w:val="009D5EF3"/>
    <w:rsid w:val="009D63ED"/>
    <w:rsid w:val="009D7245"/>
    <w:rsid w:val="009D7803"/>
    <w:rsid w:val="009E1640"/>
    <w:rsid w:val="009E2274"/>
    <w:rsid w:val="009E2AF3"/>
    <w:rsid w:val="009E6C66"/>
    <w:rsid w:val="009F032D"/>
    <w:rsid w:val="009F0B6D"/>
    <w:rsid w:val="009F3B2E"/>
    <w:rsid w:val="009F4F8F"/>
    <w:rsid w:val="009F7B37"/>
    <w:rsid w:val="00A00C1A"/>
    <w:rsid w:val="00A02678"/>
    <w:rsid w:val="00A02A7C"/>
    <w:rsid w:val="00A039EF"/>
    <w:rsid w:val="00A03FFE"/>
    <w:rsid w:val="00A042CF"/>
    <w:rsid w:val="00A13BD5"/>
    <w:rsid w:val="00A23C57"/>
    <w:rsid w:val="00A247A0"/>
    <w:rsid w:val="00A2646E"/>
    <w:rsid w:val="00A2674E"/>
    <w:rsid w:val="00A27D0B"/>
    <w:rsid w:val="00A31AF2"/>
    <w:rsid w:val="00A33810"/>
    <w:rsid w:val="00A33D4B"/>
    <w:rsid w:val="00A33F6D"/>
    <w:rsid w:val="00A34004"/>
    <w:rsid w:val="00A35195"/>
    <w:rsid w:val="00A37790"/>
    <w:rsid w:val="00A377EE"/>
    <w:rsid w:val="00A41558"/>
    <w:rsid w:val="00A427C1"/>
    <w:rsid w:val="00A4312C"/>
    <w:rsid w:val="00A44698"/>
    <w:rsid w:val="00A45E6F"/>
    <w:rsid w:val="00A46AFC"/>
    <w:rsid w:val="00A50170"/>
    <w:rsid w:val="00A505A5"/>
    <w:rsid w:val="00A52909"/>
    <w:rsid w:val="00A577E2"/>
    <w:rsid w:val="00A57F4A"/>
    <w:rsid w:val="00A65409"/>
    <w:rsid w:val="00A6702D"/>
    <w:rsid w:val="00A705C6"/>
    <w:rsid w:val="00A72DD4"/>
    <w:rsid w:val="00A73B85"/>
    <w:rsid w:val="00A73CE8"/>
    <w:rsid w:val="00A74DE8"/>
    <w:rsid w:val="00A76DF3"/>
    <w:rsid w:val="00A821B3"/>
    <w:rsid w:val="00A825E8"/>
    <w:rsid w:val="00A82B20"/>
    <w:rsid w:val="00A8442A"/>
    <w:rsid w:val="00A853A8"/>
    <w:rsid w:val="00A86042"/>
    <w:rsid w:val="00A87F1C"/>
    <w:rsid w:val="00A91B89"/>
    <w:rsid w:val="00A9319A"/>
    <w:rsid w:val="00A931CD"/>
    <w:rsid w:val="00A94877"/>
    <w:rsid w:val="00A9505C"/>
    <w:rsid w:val="00A96ED7"/>
    <w:rsid w:val="00A97416"/>
    <w:rsid w:val="00AA2394"/>
    <w:rsid w:val="00AA4C3A"/>
    <w:rsid w:val="00AA50F9"/>
    <w:rsid w:val="00AA55D3"/>
    <w:rsid w:val="00AA61F0"/>
    <w:rsid w:val="00AA64B6"/>
    <w:rsid w:val="00AB0671"/>
    <w:rsid w:val="00AB14F3"/>
    <w:rsid w:val="00AB222D"/>
    <w:rsid w:val="00AB6058"/>
    <w:rsid w:val="00AB7EEB"/>
    <w:rsid w:val="00AC064D"/>
    <w:rsid w:val="00AC06EE"/>
    <w:rsid w:val="00AC1B94"/>
    <w:rsid w:val="00AC1FD3"/>
    <w:rsid w:val="00AC2B55"/>
    <w:rsid w:val="00AC6ED6"/>
    <w:rsid w:val="00AD14B8"/>
    <w:rsid w:val="00AD2CA8"/>
    <w:rsid w:val="00AD2DF9"/>
    <w:rsid w:val="00AD39B4"/>
    <w:rsid w:val="00AD3E37"/>
    <w:rsid w:val="00AD54D9"/>
    <w:rsid w:val="00AE39F7"/>
    <w:rsid w:val="00AE4B65"/>
    <w:rsid w:val="00AE5DAD"/>
    <w:rsid w:val="00AF64DB"/>
    <w:rsid w:val="00AF7D3E"/>
    <w:rsid w:val="00B000BA"/>
    <w:rsid w:val="00B0177F"/>
    <w:rsid w:val="00B03190"/>
    <w:rsid w:val="00B03B1F"/>
    <w:rsid w:val="00B05F37"/>
    <w:rsid w:val="00B062DF"/>
    <w:rsid w:val="00B06FE6"/>
    <w:rsid w:val="00B10815"/>
    <w:rsid w:val="00B11A43"/>
    <w:rsid w:val="00B13649"/>
    <w:rsid w:val="00B14715"/>
    <w:rsid w:val="00B16020"/>
    <w:rsid w:val="00B16A1F"/>
    <w:rsid w:val="00B17226"/>
    <w:rsid w:val="00B17923"/>
    <w:rsid w:val="00B23CCF"/>
    <w:rsid w:val="00B25E3A"/>
    <w:rsid w:val="00B27CE3"/>
    <w:rsid w:val="00B30116"/>
    <w:rsid w:val="00B303EF"/>
    <w:rsid w:val="00B30C10"/>
    <w:rsid w:val="00B3373D"/>
    <w:rsid w:val="00B370BA"/>
    <w:rsid w:val="00B402F8"/>
    <w:rsid w:val="00B43194"/>
    <w:rsid w:val="00B43ADA"/>
    <w:rsid w:val="00B45EDC"/>
    <w:rsid w:val="00B46FD1"/>
    <w:rsid w:val="00B501E3"/>
    <w:rsid w:val="00B50660"/>
    <w:rsid w:val="00B52C05"/>
    <w:rsid w:val="00B53528"/>
    <w:rsid w:val="00B539C5"/>
    <w:rsid w:val="00B54094"/>
    <w:rsid w:val="00B54929"/>
    <w:rsid w:val="00B549E4"/>
    <w:rsid w:val="00B555D8"/>
    <w:rsid w:val="00B5661F"/>
    <w:rsid w:val="00B62D92"/>
    <w:rsid w:val="00B633C8"/>
    <w:rsid w:val="00B63FBB"/>
    <w:rsid w:val="00B64BE6"/>
    <w:rsid w:val="00B71F87"/>
    <w:rsid w:val="00B747F0"/>
    <w:rsid w:val="00B75675"/>
    <w:rsid w:val="00B770C5"/>
    <w:rsid w:val="00B7771D"/>
    <w:rsid w:val="00B779EF"/>
    <w:rsid w:val="00B80109"/>
    <w:rsid w:val="00B8471F"/>
    <w:rsid w:val="00B848ED"/>
    <w:rsid w:val="00B86B48"/>
    <w:rsid w:val="00B96480"/>
    <w:rsid w:val="00B966A6"/>
    <w:rsid w:val="00B9683E"/>
    <w:rsid w:val="00B97187"/>
    <w:rsid w:val="00BA1094"/>
    <w:rsid w:val="00BA16B1"/>
    <w:rsid w:val="00BA3500"/>
    <w:rsid w:val="00BA4B18"/>
    <w:rsid w:val="00BA4DED"/>
    <w:rsid w:val="00BA6945"/>
    <w:rsid w:val="00BA6D83"/>
    <w:rsid w:val="00BA6F9A"/>
    <w:rsid w:val="00BB1F6B"/>
    <w:rsid w:val="00BC01C1"/>
    <w:rsid w:val="00BC4C23"/>
    <w:rsid w:val="00BC6B82"/>
    <w:rsid w:val="00BD1F49"/>
    <w:rsid w:val="00BD2D88"/>
    <w:rsid w:val="00BD3119"/>
    <w:rsid w:val="00BD44AA"/>
    <w:rsid w:val="00BD530A"/>
    <w:rsid w:val="00BE0107"/>
    <w:rsid w:val="00BE07F6"/>
    <w:rsid w:val="00BE5C5C"/>
    <w:rsid w:val="00BE606A"/>
    <w:rsid w:val="00BF019D"/>
    <w:rsid w:val="00BF0849"/>
    <w:rsid w:val="00BF0F3D"/>
    <w:rsid w:val="00BF1BB3"/>
    <w:rsid w:val="00BF23AE"/>
    <w:rsid w:val="00BF2BA2"/>
    <w:rsid w:val="00BF381B"/>
    <w:rsid w:val="00BF498A"/>
    <w:rsid w:val="00BF5CE6"/>
    <w:rsid w:val="00BF600D"/>
    <w:rsid w:val="00C03BAB"/>
    <w:rsid w:val="00C03D54"/>
    <w:rsid w:val="00C04F1A"/>
    <w:rsid w:val="00C103F0"/>
    <w:rsid w:val="00C104AC"/>
    <w:rsid w:val="00C12065"/>
    <w:rsid w:val="00C12C58"/>
    <w:rsid w:val="00C13E18"/>
    <w:rsid w:val="00C1402B"/>
    <w:rsid w:val="00C14CD1"/>
    <w:rsid w:val="00C15BC6"/>
    <w:rsid w:val="00C22FE5"/>
    <w:rsid w:val="00C24A1C"/>
    <w:rsid w:val="00C258A3"/>
    <w:rsid w:val="00C25D74"/>
    <w:rsid w:val="00C274A2"/>
    <w:rsid w:val="00C275EE"/>
    <w:rsid w:val="00C31490"/>
    <w:rsid w:val="00C3197D"/>
    <w:rsid w:val="00C32682"/>
    <w:rsid w:val="00C33666"/>
    <w:rsid w:val="00C350F1"/>
    <w:rsid w:val="00C44EC9"/>
    <w:rsid w:val="00C504AA"/>
    <w:rsid w:val="00C5062F"/>
    <w:rsid w:val="00C514AF"/>
    <w:rsid w:val="00C603B0"/>
    <w:rsid w:val="00C60EDF"/>
    <w:rsid w:val="00C70162"/>
    <w:rsid w:val="00C71D6D"/>
    <w:rsid w:val="00C74C07"/>
    <w:rsid w:val="00C74C5C"/>
    <w:rsid w:val="00C754F8"/>
    <w:rsid w:val="00C75A29"/>
    <w:rsid w:val="00C805DB"/>
    <w:rsid w:val="00C8275C"/>
    <w:rsid w:val="00C8347C"/>
    <w:rsid w:val="00C92AEC"/>
    <w:rsid w:val="00C93F64"/>
    <w:rsid w:val="00C952E6"/>
    <w:rsid w:val="00C9681A"/>
    <w:rsid w:val="00CA10DF"/>
    <w:rsid w:val="00CA1FA5"/>
    <w:rsid w:val="00CA287F"/>
    <w:rsid w:val="00CA2BEF"/>
    <w:rsid w:val="00CA3249"/>
    <w:rsid w:val="00CA33F2"/>
    <w:rsid w:val="00CA3CE9"/>
    <w:rsid w:val="00CA68D2"/>
    <w:rsid w:val="00CA6BF5"/>
    <w:rsid w:val="00CB2014"/>
    <w:rsid w:val="00CB2687"/>
    <w:rsid w:val="00CB3F23"/>
    <w:rsid w:val="00CB4D07"/>
    <w:rsid w:val="00CC1ACF"/>
    <w:rsid w:val="00CC4959"/>
    <w:rsid w:val="00CD0AEF"/>
    <w:rsid w:val="00CD0E8E"/>
    <w:rsid w:val="00CD2477"/>
    <w:rsid w:val="00CD3DCD"/>
    <w:rsid w:val="00CD55B3"/>
    <w:rsid w:val="00CD6BBF"/>
    <w:rsid w:val="00CE227B"/>
    <w:rsid w:val="00CE433F"/>
    <w:rsid w:val="00CE50BF"/>
    <w:rsid w:val="00CE514E"/>
    <w:rsid w:val="00CE7296"/>
    <w:rsid w:val="00CF1869"/>
    <w:rsid w:val="00CF1CFB"/>
    <w:rsid w:val="00CF4702"/>
    <w:rsid w:val="00CF4839"/>
    <w:rsid w:val="00CF7BCF"/>
    <w:rsid w:val="00D0122D"/>
    <w:rsid w:val="00D02A13"/>
    <w:rsid w:val="00D0316D"/>
    <w:rsid w:val="00D07909"/>
    <w:rsid w:val="00D07A9D"/>
    <w:rsid w:val="00D12FC8"/>
    <w:rsid w:val="00D13F30"/>
    <w:rsid w:val="00D16331"/>
    <w:rsid w:val="00D16835"/>
    <w:rsid w:val="00D16925"/>
    <w:rsid w:val="00D21579"/>
    <w:rsid w:val="00D21980"/>
    <w:rsid w:val="00D21CB5"/>
    <w:rsid w:val="00D2247A"/>
    <w:rsid w:val="00D22817"/>
    <w:rsid w:val="00D22FDC"/>
    <w:rsid w:val="00D31C7E"/>
    <w:rsid w:val="00D323B0"/>
    <w:rsid w:val="00D36286"/>
    <w:rsid w:val="00D36D25"/>
    <w:rsid w:val="00D412F4"/>
    <w:rsid w:val="00D4247B"/>
    <w:rsid w:val="00D477DC"/>
    <w:rsid w:val="00D55A98"/>
    <w:rsid w:val="00D55D58"/>
    <w:rsid w:val="00D576B8"/>
    <w:rsid w:val="00D57A80"/>
    <w:rsid w:val="00D601D3"/>
    <w:rsid w:val="00D613C2"/>
    <w:rsid w:val="00D61A7E"/>
    <w:rsid w:val="00D64D69"/>
    <w:rsid w:val="00D6689E"/>
    <w:rsid w:val="00D67929"/>
    <w:rsid w:val="00D67F9B"/>
    <w:rsid w:val="00D70EEE"/>
    <w:rsid w:val="00D711A0"/>
    <w:rsid w:val="00D71F77"/>
    <w:rsid w:val="00D73A04"/>
    <w:rsid w:val="00D761DB"/>
    <w:rsid w:val="00D7723D"/>
    <w:rsid w:val="00D81441"/>
    <w:rsid w:val="00D82E2D"/>
    <w:rsid w:val="00D831B9"/>
    <w:rsid w:val="00D85558"/>
    <w:rsid w:val="00D87112"/>
    <w:rsid w:val="00D93973"/>
    <w:rsid w:val="00D957D7"/>
    <w:rsid w:val="00D9617D"/>
    <w:rsid w:val="00D96F01"/>
    <w:rsid w:val="00DA11E9"/>
    <w:rsid w:val="00DA283A"/>
    <w:rsid w:val="00DA53EB"/>
    <w:rsid w:val="00DB06B0"/>
    <w:rsid w:val="00DB10C2"/>
    <w:rsid w:val="00DC11F8"/>
    <w:rsid w:val="00DC1AF8"/>
    <w:rsid w:val="00DC2801"/>
    <w:rsid w:val="00DC2BF6"/>
    <w:rsid w:val="00DC3CEA"/>
    <w:rsid w:val="00DC40B5"/>
    <w:rsid w:val="00DC4EEB"/>
    <w:rsid w:val="00DC7527"/>
    <w:rsid w:val="00DD1429"/>
    <w:rsid w:val="00DD2C6E"/>
    <w:rsid w:val="00DD2E0B"/>
    <w:rsid w:val="00DD3705"/>
    <w:rsid w:val="00DD3E03"/>
    <w:rsid w:val="00DD45AE"/>
    <w:rsid w:val="00DD46B2"/>
    <w:rsid w:val="00DD4BC9"/>
    <w:rsid w:val="00DD7925"/>
    <w:rsid w:val="00DE2B86"/>
    <w:rsid w:val="00DE2D4E"/>
    <w:rsid w:val="00DE3347"/>
    <w:rsid w:val="00DE67A1"/>
    <w:rsid w:val="00DF002A"/>
    <w:rsid w:val="00DF0E40"/>
    <w:rsid w:val="00DF1377"/>
    <w:rsid w:val="00DF1E99"/>
    <w:rsid w:val="00DF48E4"/>
    <w:rsid w:val="00DF50F5"/>
    <w:rsid w:val="00DF5223"/>
    <w:rsid w:val="00E023BE"/>
    <w:rsid w:val="00E04808"/>
    <w:rsid w:val="00E055D5"/>
    <w:rsid w:val="00E11A8B"/>
    <w:rsid w:val="00E132B9"/>
    <w:rsid w:val="00E254F5"/>
    <w:rsid w:val="00E26087"/>
    <w:rsid w:val="00E26165"/>
    <w:rsid w:val="00E276EA"/>
    <w:rsid w:val="00E27969"/>
    <w:rsid w:val="00E27AA9"/>
    <w:rsid w:val="00E30E58"/>
    <w:rsid w:val="00E31DA9"/>
    <w:rsid w:val="00E31FF1"/>
    <w:rsid w:val="00E32A25"/>
    <w:rsid w:val="00E32E1E"/>
    <w:rsid w:val="00E32E65"/>
    <w:rsid w:val="00E331C4"/>
    <w:rsid w:val="00E34670"/>
    <w:rsid w:val="00E34B32"/>
    <w:rsid w:val="00E35731"/>
    <w:rsid w:val="00E42238"/>
    <w:rsid w:val="00E43469"/>
    <w:rsid w:val="00E4346F"/>
    <w:rsid w:val="00E439C3"/>
    <w:rsid w:val="00E45849"/>
    <w:rsid w:val="00E46AE1"/>
    <w:rsid w:val="00E5095C"/>
    <w:rsid w:val="00E51271"/>
    <w:rsid w:val="00E56B8A"/>
    <w:rsid w:val="00E57C5D"/>
    <w:rsid w:val="00E651BD"/>
    <w:rsid w:val="00E666CF"/>
    <w:rsid w:val="00E66B1C"/>
    <w:rsid w:val="00E67B49"/>
    <w:rsid w:val="00E713D3"/>
    <w:rsid w:val="00E713E6"/>
    <w:rsid w:val="00E73C38"/>
    <w:rsid w:val="00E74614"/>
    <w:rsid w:val="00E750F1"/>
    <w:rsid w:val="00E7562D"/>
    <w:rsid w:val="00E766CA"/>
    <w:rsid w:val="00E7687B"/>
    <w:rsid w:val="00E819A7"/>
    <w:rsid w:val="00E81A2B"/>
    <w:rsid w:val="00E84073"/>
    <w:rsid w:val="00E845B6"/>
    <w:rsid w:val="00E86913"/>
    <w:rsid w:val="00E90907"/>
    <w:rsid w:val="00E90B74"/>
    <w:rsid w:val="00E9372F"/>
    <w:rsid w:val="00E93835"/>
    <w:rsid w:val="00E94B24"/>
    <w:rsid w:val="00E95E92"/>
    <w:rsid w:val="00E97E9D"/>
    <w:rsid w:val="00EA34BE"/>
    <w:rsid w:val="00EA34EB"/>
    <w:rsid w:val="00EA4D25"/>
    <w:rsid w:val="00EB360F"/>
    <w:rsid w:val="00EB4239"/>
    <w:rsid w:val="00EB4EBA"/>
    <w:rsid w:val="00EC509D"/>
    <w:rsid w:val="00EC5212"/>
    <w:rsid w:val="00EC6571"/>
    <w:rsid w:val="00EC71D1"/>
    <w:rsid w:val="00ED2924"/>
    <w:rsid w:val="00ED31DC"/>
    <w:rsid w:val="00ED4745"/>
    <w:rsid w:val="00ED4AAB"/>
    <w:rsid w:val="00ED5E32"/>
    <w:rsid w:val="00EE02D4"/>
    <w:rsid w:val="00EE0B58"/>
    <w:rsid w:val="00EE1043"/>
    <w:rsid w:val="00EE1681"/>
    <w:rsid w:val="00EE3BE3"/>
    <w:rsid w:val="00EE3F96"/>
    <w:rsid w:val="00EE65A2"/>
    <w:rsid w:val="00EE7915"/>
    <w:rsid w:val="00EF0B14"/>
    <w:rsid w:val="00EF1D40"/>
    <w:rsid w:val="00EF2027"/>
    <w:rsid w:val="00EF22E2"/>
    <w:rsid w:val="00EF42DF"/>
    <w:rsid w:val="00EF42F1"/>
    <w:rsid w:val="00EF62A3"/>
    <w:rsid w:val="00EF6794"/>
    <w:rsid w:val="00EF78F2"/>
    <w:rsid w:val="00F00B90"/>
    <w:rsid w:val="00F03AEF"/>
    <w:rsid w:val="00F03D7F"/>
    <w:rsid w:val="00F07A24"/>
    <w:rsid w:val="00F103F4"/>
    <w:rsid w:val="00F14F99"/>
    <w:rsid w:val="00F159F5"/>
    <w:rsid w:val="00F22373"/>
    <w:rsid w:val="00F230C4"/>
    <w:rsid w:val="00F234D6"/>
    <w:rsid w:val="00F23C2F"/>
    <w:rsid w:val="00F24371"/>
    <w:rsid w:val="00F25CBE"/>
    <w:rsid w:val="00F26B79"/>
    <w:rsid w:val="00F3012D"/>
    <w:rsid w:val="00F345E8"/>
    <w:rsid w:val="00F34EF0"/>
    <w:rsid w:val="00F3706D"/>
    <w:rsid w:val="00F40D30"/>
    <w:rsid w:val="00F412BA"/>
    <w:rsid w:val="00F415C1"/>
    <w:rsid w:val="00F41F74"/>
    <w:rsid w:val="00F4388F"/>
    <w:rsid w:val="00F44A4E"/>
    <w:rsid w:val="00F46A22"/>
    <w:rsid w:val="00F47646"/>
    <w:rsid w:val="00F52D7F"/>
    <w:rsid w:val="00F56B3B"/>
    <w:rsid w:val="00F606CA"/>
    <w:rsid w:val="00F63A83"/>
    <w:rsid w:val="00F66936"/>
    <w:rsid w:val="00F702BC"/>
    <w:rsid w:val="00F70D0C"/>
    <w:rsid w:val="00F71512"/>
    <w:rsid w:val="00F715A1"/>
    <w:rsid w:val="00F733F1"/>
    <w:rsid w:val="00F74281"/>
    <w:rsid w:val="00F74C50"/>
    <w:rsid w:val="00F75917"/>
    <w:rsid w:val="00F77B7E"/>
    <w:rsid w:val="00F77BD5"/>
    <w:rsid w:val="00F80D13"/>
    <w:rsid w:val="00F81512"/>
    <w:rsid w:val="00F81ECE"/>
    <w:rsid w:val="00F94FE7"/>
    <w:rsid w:val="00FA19F5"/>
    <w:rsid w:val="00FA2C4D"/>
    <w:rsid w:val="00FA37CD"/>
    <w:rsid w:val="00FB0720"/>
    <w:rsid w:val="00FB081B"/>
    <w:rsid w:val="00FB3A8D"/>
    <w:rsid w:val="00FB5299"/>
    <w:rsid w:val="00FB6B7E"/>
    <w:rsid w:val="00FB6D1F"/>
    <w:rsid w:val="00FB7041"/>
    <w:rsid w:val="00FB78F8"/>
    <w:rsid w:val="00FB7DCA"/>
    <w:rsid w:val="00FC0185"/>
    <w:rsid w:val="00FC2BE7"/>
    <w:rsid w:val="00FC2EC7"/>
    <w:rsid w:val="00FC3C66"/>
    <w:rsid w:val="00FC4B63"/>
    <w:rsid w:val="00FC66B9"/>
    <w:rsid w:val="00FD0EA3"/>
    <w:rsid w:val="00FD16C3"/>
    <w:rsid w:val="00FD238D"/>
    <w:rsid w:val="00FD2ACC"/>
    <w:rsid w:val="00FD369F"/>
    <w:rsid w:val="00FD448F"/>
    <w:rsid w:val="00FD4597"/>
    <w:rsid w:val="00FD566A"/>
    <w:rsid w:val="00FE04D9"/>
    <w:rsid w:val="00FE1041"/>
    <w:rsid w:val="00FE3B2F"/>
    <w:rsid w:val="00FE7C5E"/>
    <w:rsid w:val="00FF036B"/>
    <w:rsid w:val="00FF3928"/>
    <w:rsid w:val="00FF4ADD"/>
    <w:rsid w:val="00FF537D"/>
    <w:rsid w:val="00FF5B79"/>
    <w:rsid w:val="00FF6FC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0A265E"/>
  <w15:docId w15:val="{41F8FDA2-F3E3-4ECB-9808-5720C03B0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3AEF"/>
    <w:rPr>
      <w:rFonts w:ascii="Palatino Linotype" w:hAnsi="Palatino Linotype"/>
      <w:sz w:val="20"/>
    </w:rPr>
  </w:style>
  <w:style w:type="paragraph" w:styleId="Heading1">
    <w:name w:val="heading 1"/>
    <w:aliases w:val="H1,HD1"/>
    <w:basedOn w:val="Normal"/>
    <w:next w:val="Normal"/>
    <w:link w:val="Heading1Char"/>
    <w:uiPriority w:val="9"/>
    <w:qFormat/>
    <w:rsid w:val="009D5EF3"/>
    <w:pPr>
      <w:keepNext/>
      <w:keepLines/>
      <w:numPr>
        <w:numId w:val="2"/>
      </w:numPr>
      <w:spacing w:before="480" w:after="240"/>
      <w:jc w:val="both"/>
      <w:outlineLvl w:val="0"/>
    </w:pPr>
    <w:rPr>
      <w:rFonts w:eastAsia="SimSun" w:cs="Microsoft YaHei"/>
      <w:b/>
      <w:bCs/>
      <w:color w:val="365F91" w:themeColor="accent1" w:themeShade="BF"/>
      <w:sz w:val="28"/>
      <w:szCs w:val="28"/>
      <w:lang w:eastAsia="zh-CN"/>
    </w:rPr>
  </w:style>
  <w:style w:type="paragraph" w:styleId="Heading2">
    <w:name w:val="heading 2"/>
    <w:aliases w:val="HD2"/>
    <w:basedOn w:val="Normal"/>
    <w:next w:val="Normal"/>
    <w:link w:val="Heading2Char"/>
    <w:uiPriority w:val="9"/>
    <w:unhideWhenUsed/>
    <w:qFormat/>
    <w:rsid w:val="00D22FDC"/>
    <w:pPr>
      <w:keepNext/>
      <w:keepLines/>
      <w:numPr>
        <w:ilvl w:val="1"/>
        <w:numId w:val="2"/>
      </w:numPr>
      <w:spacing w:before="200" w:after="120"/>
      <w:jc w:val="both"/>
      <w:outlineLvl w:val="1"/>
    </w:pPr>
    <w:rPr>
      <w:rFonts w:cs="Microsoft YaHei"/>
      <w:b/>
      <w:bCs/>
      <w:color w:val="4F81BD" w:themeColor="accent1"/>
      <w:sz w:val="26"/>
      <w:szCs w:val="26"/>
      <w:lang w:eastAsia="zh-HK"/>
    </w:rPr>
  </w:style>
  <w:style w:type="paragraph" w:styleId="Heading3">
    <w:name w:val="heading 3"/>
    <w:basedOn w:val="Normal"/>
    <w:next w:val="Normal"/>
    <w:link w:val="Heading3Char"/>
    <w:uiPriority w:val="9"/>
    <w:unhideWhenUsed/>
    <w:qFormat/>
    <w:rsid w:val="00900E50"/>
    <w:pPr>
      <w:keepNext/>
      <w:keepLines/>
      <w:numPr>
        <w:ilvl w:val="2"/>
        <w:numId w:val="2"/>
      </w:numPr>
      <w:spacing w:before="200" w:after="120"/>
      <w:outlineLvl w:val="2"/>
    </w:pPr>
    <w:rPr>
      <w:rFonts w:eastAsiaTheme="majorEastAsia" w:cstheme="majorBidi"/>
      <w:b/>
      <w:bCs/>
      <w:color w:val="4F81BD" w:themeColor="accent1"/>
      <w:lang w:eastAsia="zh-CN"/>
    </w:rPr>
  </w:style>
  <w:style w:type="paragraph" w:styleId="Heading4">
    <w:name w:val="heading 4"/>
    <w:basedOn w:val="Normal"/>
    <w:next w:val="Normal"/>
    <w:link w:val="Heading4Char"/>
    <w:uiPriority w:val="9"/>
    <w:unhideWhenUsed/>
    <w:qFormat/>
    <w:rsid w:val="00E51271"/>
    <w:pPr>
      <w:keepNext/>
      <w:keepLines/>
      <w:numPr>
        <w:ilvl w:val="3"/>
        <w:numId w:val="2"/>
      </w:numPr>
      <w:spacing w:before="200" w:after="120"/>
      <w:ind w:left="864"/>
      <w:outlineLvl w:val="3"/>
    </w:pPr>
    <w:rPr>
      <w:rFonts w:eastAsiaTheme="majorEastAsia" w:cstheme="majorBidi"/>
      <w:b/>
      <w:bCs/>
      <w:i/>
      <w:iCs/>
    </w:rPr>
  </w:style>
  <w:style w:type="paragraph" w:styleId="Heading5">
    <w:name w:val="heading 5"/>
    <w:basedOn w:val="Normal"/>
    <w:next w:val="Normal"/>
    <w:link w:val="Heading5Char"/>
    <w:uiPriority w:val="9"/>
    <w:qFormat/>
    <w:rsid w:val="00D412F4"/>
    <w:pPr>
      <w:numPr>
        <w:ilvl w:val="4"/>
        <w:numId w:val="2"/>
      </w:numPr>
      <w:spacing w:before="240" w:after="60" w:line="240" w:lineRule="auto"/>
      <w:outlineLvl w:val="4"/>
    </w:pPr>
    <w:rPr>
      <w:rFonts w:eastAsia="Times New Roman" w:cs="Times New Roman"/>
      <w:b/>
      <w:bCs/>
      <w:i/>
      <w:iCs/>
      <w:szCs w:val="26"/>
      <w:lang w:val="fr-FR" w:eastAsia="fr-FR"/>
    </w:rPr>
  </w:style>
  <w:style w:type="paragraph" w:styleId="Heading6">
    <w:name w:val="heading 6"/>
    <w:basedOn w:val="Normal"/>
    <w:next w:val="Normal"/>
    <w:link w:val="Heading6Char"/>
    <w:uiPriority w:val="9"/>
    <w:qFormat/>
    <w:rsid w:val="009A3EE4"/>
    <w:pPr>
      <w:numPr>
        <w:ilvl w:val="5"/>
        <w:numId w:val="2"/>
      </w:numPr>
      <w:spacing w:before="240" w:after="60" w:line="240" w:lineRule="auto"/>
      <w:outlineLvl w:val="5"/>
    </w:pPr>
    <w:rPr>
      <w:rFonts w:ascii="Times New Roman" w:eastAsia="Times New Roman" w:hAnsi="Times New Roman" w:cs="Times New Roman"/>
      <w:b/>
      <w:bCs/>
      <w:sz w:val="24"/>
      <w:lang w:val="fr-FR" w:eastAsia="fr-FR"/>
    </w:rPr>
  </w:style>
  <w:style w:type="paragraph" w:styleId="Heading7">
    <w:name w:val="heading 7"/>
    <w:basedOn w:val="Normal"/>
    <w:next w:val="Normal"/>
    <w:link w:val="Heading7Char"/>
    <w:uiPriority w:val="9"/>
    <w:qFormat/>
    <w:rsid w:val="009A3EE4"/>
    <w:pPr>
      <w:numPr>
        <w:ilvl w:val="6"/>
        <w:numId w:val="2"/>
      </w:numPr>
      <w:spacing w:before="240" w:after="60" w:line="240" w:lineRule="auto"/>
      <w:outlineLvl w:val="6"/>
    </w:pPr>
    <w:rPr>
      <w:rFonts w:ascii="Times New Roman" w:eastAsia="Times New Roman" w:hAnsi="Times New Roman" w:cs="Times New Roman"/>
      <w:sz w:val="24"/>
      <w:szCs w:val="24"/>
      <w:lang w:val="fr-FR" w:eastAsia="fr-FR"/>
    </w:rPr>
  </w:style>
  <w:style w:type="paragraph" w:styleId="Heading8">
    <w:name w:val="heading 8"/>
    <w:basedOn w:val="Normal"/>
    <w:next w:val="Normal"/>
    <w:link w:val="Heading8Char"/>
    <w:uiPriority w:val="9"/>
    <w:qFormat/>
    <w:rsid w:val="009A3EE4"/>
    <w:pPr>
      <w:numPr>
        <w:ilvl w:val="7"/>
        <w:numId w:val="2"/>
      </w:numPr>
      <w:spacing w:before="240" w:after="60" w:line="240" w:lineRule="auto"/>
      <w:outlineLvl w:val="7"/>
    </w:pPr>
    <w:rPr>
      <w:rFonts w:ascii="Times New Roman" w:eastAsia="Times New Roman" w:hAnsi="Times New Roman" w:cs="Times New Roman"/>
      <w:i/>
      <w:iCs/>
      <w:sz w:val="24"/>
      <w:szCs w:val="24"/>
      <w:lang w:val="fr-FR" w:eastAsia="fr-FR"/>
    </w:rPr>
  </w:style>
  <w:style w:type="paragraph" w:styleId="Heading9">
    <w:name w:val="heading 9"/>
    <w:basedOn w:val="Normal"/>
    <w:next w:val="Normal"/>
    <w:link w:val="Heading9Char"/>
    <w:uiPriority w:val="9"/>
    <w:qFormat/>
    <w:rsid w:val="009A3EE4"/>
    <w:pPr>
      <w:numPr>
        <w:ilvl w:val="8"/>
        <w:numId w:val="2"/>
      </w:numPr>
      <w:spacing w:before="240" w:after="60" w:line="240" w:lineRule="auto"/>
      <w:outlineLvl w:val="8"/>
    </w:pPr>
    <w:rPr>
      <w:rFonts w:ascii="Arial" w:eastAsia="Times New Roman" w:hAnsi="Arial" w:cs="Times New Roman"/>
      <w:sz w:val="24"/>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D1 Char"/>
    <w:basedOn w:val="DefaultParagraphFont"/>
    <w:link w:val="Heading1"/>
    <w:uiPriority w:val="9"/>
    <w:rsid w:val="009D5EF3"/>
    <w:rPr>
      <w:rFonts w:ascii="Palatino Linotype" w:eastAsia="SimSun" w:hAnsi="Palatino Linotype" w:cs="Microsoft YaHei"/>
      <w:b/>
      <w:bCs/>
      <w:color w:val="365F91" w:themeColor="accent1" w:themeShade="BF"/>
      <w:sz w:val="28"/>
      <w:szCs w:val="28"/>
      <w:lang w:eastAsia="zh-CN"/>
    </w:rPr>
  </w:style>
  <w:style w:type="character" w:customStyle="1" w:styleId="Heading2Char">
    <w:name w:val="Heading 2 Char"/>
    <w:aliases w:val="HD2 Char"/>
    <w:basedOn w:val="DefaultParagraphFont"/>
    <w:link w:val="Heading2"/>
    <w:uiPriority w:val="9"/>
    <w:rsid w:val="00D22FDC"/>
    <w:rPr>
      <w:rFonts w:ascii="Palatino Linotype" w:hAnsi="Palatino Linotype" w:cs="Microsoft YaHei"/>
      <w:b/>
      <w:bCs/>
      <w:color w:val="4F81BD" w:themeColor="accent1"/>
      <w:sz w:val="26"/>
      <w:szCs w:val="26"/>
      <w:lang w:eastAsia="zh-HK"/>
    </w:rPr>
  </w:style>
  <w:style w:type="character" w:customStyle="1" w:styleId="Heading3Char">
    <w:name w:val="Heading 3 Char"/>
    <w:basedOn w:val="DefaultParagraphFont"/>
    <w:link w:val="Heading3"/>
    <w:uiPriority w:val="9"/>
    <w:rsid w:val="00900E50"/>
    <w:rPr>
      <w:rFonts w:ascii="Palatino Linotype" w:eastAsiaTheme="majorEastAsia" w:hAnsi="Palatino Linotype" w:cstheme="majorBidi"/>
      <w:b/>
      <w:bCs/>
      <w:color w:val="4F81BD" w:themeColor="accent1"/>
      <w:sz w:val="20"/>
      <w:lang w:eastAsia="zh-CN"/>
    </w:rPr>
  </w:style>
  <w:style w:type="character" w:customStyle="1" w:styleId="Heading4Char">
    <w:name w:val="Heading 4 Char"/>
    <w:basedOn w:val="DefaultParagraphFont"/>
    <w:link w:val="Heading4"/>
    <w:uiPriority w:val="9"/>
    <w:rsid w:val="00E51271"/>
    <w:rPr>
      <w:rFonts w:ascii="Palatino Linotype" w:eastAsiaTheme="majorEastAsia" w:hAnsi="Palatino Linotype" w:cstheme="majorBidi"/>
      <w:b/>
      <w:bCs/>
      <w:i/>
      <w:iCs/>
      <w:sz w:val="20"/>
    </w:rPr>
  </w:style>
  <w:style w:type="character" w:customStyle="1" w:styleId="Heading5Char">
    <w:name w:val="Heading 5 Char"/>
    <w:basedOn w:val="DefaultParagraphFont"/>
    <w:link w:val="Heading5"/>
    <w:uiPriority w:val="9"/>
    <w:rsid w:val="00D412F4"/>
    <w:rPr>
      <w:rFonts w:ascii="Palatino Linotype" w:eastAsia="Times New Roman" w:hAnsi="Palatino Linotype" w:cs="Times New Roman"/>
      <w:b/>
      <w:bCs/>
      <w:i/>
      <w:iCs/>
      <w:sz w:val="20"/>
      <w:szCs w:val="26"/>
      <w:lang w:val="fr-FR" w:eastAsia="fr-FR"/>
    </w:rPr>
  </w:style>
  <w:style w:type="character" w:customStyle="1" w:styleId="Heading6Char">
    <w:name w:val="Heading 6 Char"/>
    <w:basedOn w:val="DefaultParagraphFont"/>
    <w:link w:val="Heading6"/>
    <w:uiPriority w:val="9"/>
    <w:rsid w:val="009A3EE4"/>
    <w:rPr>
      <w:rFonts w:ascii="Times New Roman" w:eastAsia="Times New Roman" w:hAnsi="Times New Roman" w:cs="Times New Roman"/>
      <w:b/>
      <w:bCs/>
      <w:sz w:val="24"/>
      <w:lang w:val="fr-FR" w:eastAsia="fr-FR"/>
    </w:rPr>
  </w:style>
  <w:style w:type="character" w:customStyle="1" w:styleId="Heading7Char">
    <w:name w:val="Heading 7 Char"/>
    <w:basedOn w:val="DefaultParagraphFont"/>
    <w:link w:val="Heading7"/>
    <w:uiPriority w:val="9"/>
    <w:rsid w:val="009A3EE4"/>
    <w:rPr>
      <w:rFonts w:ascii="Times New Roman" w:eastAsia="Times New Roman" w:hAnsi="Times New Roman" w:cs="Times New Roman"/>
      <w:sz w:val="24"/>
      <w:szCs w:val="24"/>
      <w:lang w:val="fr-FR" w:eastAsia="fr-FR"/>
    </w:rPr>
  </w:style>
  <w:style w:type="character" w:customStyle="1" w:styleId="Heading8Char">
    <w:name w:val="Heading 8 Char"/>
    <w:basedOn w:val="DefaultParagraphFont"/>
    <w:link w:val="Heading8"/>
    <w:uiPriority w:val="9"/>
    <w:rsid w:val="009A3EE4"/>
    <w:rPr>
      <w:rFonts w:ascii="Times New Roman" w:eastAsia="Times New Roman" w:hAnsi="Times New Roman" w:cs="Times New Roman"/>
      <w:i/>
      <w:iCs/>
      <w:sz w:val="24"/>
      <w:szCs w:val="24"/>
      <w:lang w:val="fr-FR" w:eastAsia="fr-FR"/>
    </w:rPr>
  </w:style>
  <w:style w:type="character" w:customStyle="1" w:styleId="Heading9Char">
    <w:name w:val="Heading 9 Char"/>
    <w:basedOn w:val="DefaultParagraphFont"/>
    <w:link w:val="Heading9"/>
    <w:uiPriority w:val="9"/>
    <w:rsid w:val="009A3EE4"/>
    <w:rPr>
      <w:rFonts w:ascii="Arial" w:eastAsia="Times New Roman" w:hAnsi="Arial" w:cs="Times New Roman"/>
      <w:sz w:val="24"/>
      <w:lang w:val="fr-FR" w:eastAsia="fr-FR"/>
    </w:rPr>
  </w:style>
  <w:style w:type="paragraph" w:styleId="Header">
    <w:name w:val="header"/>
    <w:aliases w:val="h,TP header,Header1,page-header,ph,even,ITT i,ho,header odd,Header - HPS Document,Header - HPS Document Char"/>
    <w:basedOn w:val="Normal"/>
    <w:link w:val="HeaderChar"/>
    <w:unhideWhenUsed/>
    <w:rsid w:val="008D7BAB"/>
    <w:pPr>
      <w:tabs>
        <w:tab w:val="center" w:pos="4680"/>
        <w:tab w:val="right" w:pos="9360"/>
      </w:tabs>
      <w:spacing w:after="0" w:line="240" w:lineRule="auto"/>
    </w:pPr>
  </w:style>
  <w:style w:type="character" w:customStyle="1" w:styleId="HeaderChar">
    <w:name w:val="Header Char"/>
    <w:aliases w:val="h Char,TP header Char,Header1 Char,page-header Char,ph Char,even Char,ITT i Char,ho Char,header odd Char,Header - HPS Document Char1,Header - HPS Document Char Char"/>
    <w:basedOn w:val="DefaultParagraphFont"/>
    <w:link w:val="Header"/>
    <w:rsid w:val="008D7BAB"/>
  </w:style>
  <w:style w:type="paragraph" w:styleId="Footer">
    <w:name w:val="footer"/>
    <w:basedOn w:val="Normal"/>
    <w:link w:val="FooterChar"/>
    <w:uiPriority w:val="99"/>
    <w:unhideWhenUsed/>
    <w:rsid w:val="008D7B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BAB"/>
  </w:style>
  <w:style w:type="paragraph" w:styleId="BalloonText">
    <w:name w:val="Balloon Text"/>
    <w:basedOn w:val="Normal"/>
    <w:link w:val="BalloonTextChar"/>
    <w:uiPriority w:val="99"/>
    <w:semiHidden/>
    <w:unhideWhenUsed/>
    <w:rsid w:val="009A05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562"/>
    <w:rPr>
      <w:rFonts w:ascii="Tahoma" w:hAnsi="Tahoma" w:cs="Tahoma"/>
      <w:sz w:val="16"/>
      <w:szCs w:val="16"/>
    </w:rPr>
  </w:style>
  <w:style w:type="paragraph" w:customStyle="1" w:styleId="sysTitle">
    <w:name w:val="sys Title"/>
    <w:basedOn w:val="Normal"/>
    <w:uiPriority w:val="99"/>
    <w:semiHidden/>
    <w:rsid w:val="009A0562"/>
    <w:pPr>
      <w:framePr w:w="4649" w:h="1247" w:hRule="exact" w:hSpace="142" w:vSpace="142" w:wrap="notBeside" w:vAnchor="page" w:hAnchor="page" w:x="1532" w:y="3687"/>
      <w:spacing w:line="360" w:lineRule="auto"/>
      <w:jc w:val="both"/>
    </w:pPr>
    <w:rPr>
      <w:rFonts w:ascii="Times New Roman" w:eastAsia="PMingLiU" w:hAnsi="Times New Roman" w:cs="Times New Roman"/>
      <w:noProof/>
      <w:szCs w:val="24"/>
      <w:lang w:eastAsia="zh-HK"/>
    </w:rPr>
  </w:style>
  <w:style w:type="character" w:styleId="Strong">
    <w:name w:val="Strong"/>
    <w:uiPriority w:val="22"/>
    <w:qFormat/>
    <w:rsid w:val="009A0562"/>
    <w:rPr>
      <w:rFonts w:cs="Times New Roman"/>
      <w:b/>
      <w:bCs/>
    </w:rPr>
  </w:style>
  <w:style w:type="paragraph" w:customStyle="1" w:styleId="DocStatistics">
    <w:name w:val="Doc Statistics"/>
    <w:basedOn w:val="Normal"/>
    <w:rsid w:val="009A0562"/>
    <w:pPr>
      <w:tabs>
        <w:tab w:val="right" w:pos="2410"/>
      </w:tabs>
      <w:spacing w:after="0" w:line="240" w:lineRule="auto"/>
      <w:ind w:left="2552" w:hanging="2552"/>
    </w:pPr>
    <w:rPr>
      <w:rFonts w:ascii="Arial" w:eastAsia="Times New Roman" w:hAnsi="Arial" w:cs="Times New Roman"/>
      <w:smallCaps/>
      <w:szCs w:val="20"/>
      <w:lang w:val="en-GB" w:eastAsia="en-US"/>
    </w:rPr>
  </w:style>
  <w:style w:type="table" w:styleId="TableGrid">
    <w:name w:val="Table Grid"/>
    <w:basedOn w:val="TableNormal"/>
    <w:uiPriority w:val="39"/>
    <w:rsid w:val="007224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aliases w:val="Use Case List Paragraph"/>
    <w:basedOn w:val="Normal"/>
    <w:link w:val="ListParagraphChar"/>
    <w:uiPriority w:val="34"/>
    <w:qFormat/>
    <w:rsid w:val="00C103F0"/>
    <w:pPr>
      <w:ind w:left="720"/>
      <w:contextualSpacing/>
    </w:pPr>
  </w:style>
  <w:style w:type="character" w:customStyle="1" w:styleId="ListParagraphChar">
    <w:name w:val="List Paragraph Char"/>
    <w:aliases w:val="Use Case List Paragraph Char"/>
    <w:basedOn w:val="DefaultParagraphFont"/>
    <w:link w:val="ListParagraph"/>
    <w:uiPriority w:val="34"/>
    <w:locked/>
    <w:rsid w:val="0064399A"/>
    <w:rPr>
      <w:rFonts w:ascii="Microsoft YaHei" w:hAnsi="Microsoft YaHei"/>
    </w:rPr>
  </w:style>
  <w:style w:type="paragraph" w:customStyle="1" w:styleId="TableText">
    <w:name w:val="Table Text"/>
    <w:aliases w:val="tt"/>
    <w:basedOn w:val="Normal"/>
    <w:link w:val="TableTextChar"/>
    <w:rsid w:val="00C103F0"/>
    <w:pPr>
      <w:keepLines/>
      <w:overflowPunct w:val="0"/>
      <w:autoSpaceDE w:val="0"/>
      <w:autoSpaceDN w:val="0"/>
      <w:adjustRightInd w:val="0"/>
      <w:spacing w:after="60" w:line="280" w:lineRule="atLeast"/>
      <w:ind w:left="57" w:right="57"/>
      <w:textAlignment w:val="baseline"/>
    </w:pPr>
    <w:rPr>
      <w:rFonts w:ascii="Calibri" w:eastAsia="Times New Roman" w:hAnsi="Calibri" w:cs="Times New Roman"/>
      <w:szCs w:val="20"/>
      <w:lang w:val="en-GB" w:eastAsia="en-US"/>
    </w:rPr>
  </w:style>
  <w:style w:type="character" w:customStyle="1" w:styleId="TableTextChar">
    <w:name w:val="Table Text Char"/>
    <w:link w:val="TableText"/>
    <w:locked/>
    <w:rsid w:val="00C103F0"/>
    <w:rPr>
      <w:rFonts w:ascii="Calibri" w:eastAsia="Times New Roman" w:hAnsi="Calibri" w:cs="Times New Roman"/>
      <w:sz w:val="20"/>
      <w:szCs w:val="20"/>
      <w:lang w:val="en-GB" w:eastAsia="en-US"/>
    </w:rPr>
  </w:style>
  <w:style w:type="paragraph" w:customStyle="1" w:styleId="TableHeader">
    <w:name w:val="Table Header"/>
    <w:basedOn w:val="TableText"/>
    <w:rsid w:val="00C103F0"/>
    <w:pPr>
      <w:keepLines w:val="0"/>
      <w:overflowPunct/>
      <w:adjustRightInd/>
      <w:spacing w:before="40" w:after="40" w:line="240" w:lineRule="auto"/>
      <w:ind w:left="0" w:right="0"/>
      <w:textAlignment w:val="auto"/>
    </w:pPr>
    <w:rPr>
      <w:rFonts w:ascii="Arial Bold" w:hAnsi="Arial Bold" w:cs="Arial Bold"/>
      <w:b/>
      <w:bCs/>
      <w:sz w:val="24"/>
      <w:szCs w:val="24"/>
      <w:lang w:val="en-US"/>
    </w:rPr>
  </w:style>
  <w:style w:type="paragraph" w:styleId="TOCHeading">
    <w:name w:val="TOC Heading"/>
    <w:basedOn w:val="Heading1"/>
    <w:next w:val="Normal"/>
    <w:uiPriority w:val="39"/>
    <w:semiHidden/>
    <w:unhideWhenUsed/>
    <w:qFormat/>
    <w:rsid w:val="00506802"/>
    <w:pPr>
      <w:outlineLvl w:val="9"/>
    </w:pPr>
    <w:rPr>
      <w:lang w:eastAsia="ja-JP"/>
    </w:rPr>
  </w:style>
  <w:style w:type="paragraph" w:styleId="TOC1">
    <w:name w:val="toc 1"/>
    <w:basedOn w:val="Normal"/>
    <w:next w:val="Normal"/>
    <w:autoRedefine/>
    <w:uiPriority w:val="39"/>
    <w:unhideWhenUsed/>
    <w:rsid w:val="0007158E"/>
    <w:pPr>
      <w:spacing w:after="0"/>
    </w:pPr>
  </w:style>
  <w:style w:type="paragraph" w:styleId="TOC2">
    <w:name w:val="toc 2"/>
    <w:basedOn w:val="Normal"/>
    <w:next w:val="Normal"/>
    <w:autoRedefine/>
    <w:uiPriority w:val="39"/>
    <w:unhideWhenUsed/>
    <w:rsid w:val="00506802"/>
    <w:pPr>
      <w:spacing w:after="100"/>
      <w:ind w:left="220"/>
    </w:pPr>
  </w:style>
  <w:style w:type="paragraph" w:styleId="TOC3">
    <w:name w:val="toc 3"/>
    <w:basedOn w:val="Normal"/>
    <w:next w:val="Normal"/>
    <w:autoRedefine/>
    <w:uiPriority w:val="39"/>
    <w:unhideWhenUsed/>
    <w:rsid w:val="003C1591"/>
    <w:pPr>
      <w:tabs>
        <w:tab w:val="right" w:leader="dot" w:pos="10790"/>
      </w:tabs>
      <w:spacing w:after="100"/>
    </w:pPr>
    <w:rPr>
      <w:rFonts w:eastAsia="Microsoft YaHei" w:cs="Microsoft YaHei"/>
      <w:b/>
      <w:noProof/>
      <w:lang w:eastAsia="zh-CN"/>
    </w:rPr>
  </w:style>
  <w:style w:type="character" w:styleId="Hyperlink">
    <w:name w:val="Hyperlink"/>
    <w:basedOn w:val="DefaultParagraphFont"/>
    <w:uiPriority w:val="99"/>
    <w:unhideWhenUsed/>
    <w:rsid w:val="00506802"/>
    <w:rPr>
      <w:color w:val="0000FF" w:themeColor="hyperlink"/>
      <w:u w:val="single"/>
    </w:rPr>
  </w:style>
  <w:style w:type="paragraph" w:customStyle="1" w:styleId="KommentierterInhalt">
    <w:name w:val="Kommentierter Inhalt"/>
    <w:basedOn w:val="Normal"/>
    <w:next w:val="Normal"/>
    <w:rsid w:val="009A3EE4"/>
    <w:pPr>
      <w:overflowPunct w:val="0"/>
      <w:autoSpaceDE w:val="0"/>
      <w:autoSpaceDN w:val="0"/>
      <w:adjustRightInd w:val="0"/>
      <w:spacing w:after="0" w:line="240" w:lineRule="auto"/>
      <w:textAlignment w:val="baseline"/>
    </w:pPr>
    <w:rPr>
      <w:rFonts w:ascii="Arial" w:eastAsia="Times New Roman" w:hAnsi="Arial" w:cs="Times New Roman"/>
      <w:i/>
      <w:color w:val="0000FF"/>
      <w:szCs w:val="20"/>
      <w:lang w:eastAsia="en-US"/>
    </w:rPr>
  </w:style>
  <w:style w:type="paragraph" w:styleId="ListBullet">
    <w:name w:val="List Bullet"/>
    <w:basedOn w:val="Normal"/>
    <w:rsid w:val="009A3EE4"/>
    <w:pPr>
      <w:numPr>
        <w:numId w:val="1"/>
      </w:numPr>
      <w:spacing w:after="0" w:line="240" w:lineRule="auto"/>
      <w:contextualSpacing/>
    </w:pPr>
    <w:rPr>
      <w:rFonts w:ascii="Arial" w:eastAsia="Times New Roman" w:hAnsi="Arial" w:cs="Times New Roman"/>
      <w:sz w:val="24"/>
      <w:szCs w:val="20"/>
      <w:lang w:val="fr-FR" w:eastAsia="fr-FR"/>
    </w:rPr>
  </w:style>
  <w:style w:type="paragraph" w:styleId="Caption">
    <w:name w:val="caption"/>
    <w:basedOn w:val="Normal"/>
    <w:next w:val="Normal"/>
    <w:uiPriority w:val="35"/>
    <w:unhideWhenUsed/>
    <w:qFormat/>
    <w:rsid w:val="00DA283A"/>
    <w:pPr>
      <w:spacing w:line="240" w:lineRule="auto"/>
      <w:ind w:left="144"/>
    </w:pPr>
    <w:rPr>
      <w:rFonts w:ascii="Arial" w:eastAsia="PMingLiU" w:hAnsi="Arial" w:cs="Times New Roman"/>
      <w:b/>
      <w:bCs/>
      <w:szCs w:val="20"/>
      <w:lang w:val="en-GB" w:eastAsia="zh-CN"/>
    </w:rPr>
  </w:style>
  <w:style w:type="paragraph" w:customStyle="1" w:styleId="Default">
    <w:name w:val="Default"/>
    <w:rsid w:val="006E0353"/>
    <w:pPr>
      <w:autoSpaceDE w:val="0"/>
      <w:autoSpaceDN w:val="0"/>
      <w:adjustRightInd w:val="0"/>
      <w:spacing w:after="0" w:line="240" w:lineRule="auto"/>
    </w:pPr>
    <w:rPr>
      <w:rFonts w:ascii="Arial" w:eastAsia="PMingLiU" w:hAnsi="Arial" w:cs="Arial"/>
      <w:color w:val="000000"/>
      <w:sz w:val="24"/>
      <w:szCs w:val="24"/>
      <w:lang w:val="en-GB" w:eastAsia="zh-CN"/>
    </w:rPr>
  </w:style>
  <w:style w:type="paragraph" w:styleId="TOC4">
    <w:name w:val="toc 4"/>
    <w:basedOn w:val="Normal"/>
    <w:next w:val="Normal"/>
    <w:autoRedefine/>
    <w:uiPriority w:val="39"/>
    <w:unhideWhenUsed/>
    <w:rsid w:val="00071D7E"/>
    <w:pPr>
      <w:spacing w:after="100"/>
      <w:ind w:left="660"/>
    </w:pPr>
  </w:style>
  <w:style w:type="paragraph" w:customStyle="1" w:styleId="TableHead">
    <w:name w:val="Table Head"/>
    <w:basedOn w:val="Normal"/>
    <w:link w:val="TableHeadChar"/>
    <w:qFormat/>
    <w:rsid w:val="00D21579"/>
    <w:pPr>
      <w:spacing w:after="0" w:line="240" w:lineRule="auto"/>
    </w:pPr>
    <w:rPr>
      <w:rFonts w:ascii="Times New Roman" w:eastAsia="SimSun" w:hAnsi="Times New Roman"/>
      <w:color w:val="FFFFFF" w:themeColor="background1"/>
      <w:lang w:eastAsia="zh-CN"/>
    </w:rPr>
  </w:style>
  <w:style w:type="character" w:customStyle="1" w:styleId="TableHeadChar">
    <w:name w:val="Table Head Char"/>
    <w:basedOn w:val="DefaultParagraphFont"/>
    <w:link w:val="TableHead"/>
    <w:rsid w:val="00D21579"/>
    <w:rPr>
      <w:rFonts w:ascii="Times New Roman" w:eastAsia="SimSun" w:hAnsi="Times New Roman"/>
      <w:color w:val="FFFFFF" w:themeColor="background1"/>
      <w:lang w:eastAsia="zh-CN"/>
    </w:rPr>
  </w:style>
  <w:style w:type="paragraph" w:styleId="BodyText2">
    <w:name w:val="Body Text 2"/>
    <w:basedOn w:val="Normal"/>
    <w:link w:val="BodyText2Char"/>
    <w:rsid w:val="004E1819"/>
    <w:pPr>
      <w:spacing w:after="120" w:line="480" w:lineRule="auto"/>
    </w:pPr>
    <w:rPr>
      <w:rFonts w:ascii="Times New Roman" w:eastAsia="Times New Roman" w:hAnsi="Times New Roman" w:cs="Times New Roman"/>
      <w:sz w:val="24"/>
      <w:szCs w:val="24"/>
      <w:lang w:val="en-AU" w:eastAsia="en-US"/>
    </w:rPr>
  </w:style>
  <w:style w:type="character" w:customStyle="1" w:styleId="BodyText2Char">
    <w:name w:val="Body Text 2 Char"/>
    <w:basedOn w:val="DefaultParagraphFont"/>
    <w:link w:val="BodyText2"/>
    <w:rsid w:val="004E1819"/>
    <w:rPr>
      <w:rFonts w:ascii="Times New Roman" w:eastAsia="Times New Roman" w:hAnsi="Times New Roman" w:cs="Times New Roman"/>
      <w:sz w:val="24"/>
      <w:szCs w:val="24"/>
      <w:lang w:val="en-AU" w:eastAsia="en-US"/>
    </w:rPr>
  </w:style>
  <w:style w:type="paragraph" w:customStyle="1" w:styleId="ShapeTypeStyle">
    <w:name w:val="Shape Type Style"/>
    <w:basedOn w:val="Normal"/>
    <w:next w:val="Normal"/>
    <w:qFormat/>
    <w:rsid w:val="00D36D25"/>
    <w:pPr>
      <w:spacing w:before="200" w:line="240" w:lineRule="auto"/>
      <w:jc w:val="center"/>
    </w:pPr>
    <w:rPr>
      <w:rFonts w:ascii="Arial" w:eastAsia="PMingLiU" w:hAnsi="Arial" w:cs="Times New Roman"/>
      <w:b/>
      <w:color w:val="215868"/>
      <w:sz w:val="24"/>
      <w:lang w:val="en-GB" w:eastAsia="zh-CN"/>
    </w:rPr>
  </w:style>
  <w:style w:type="paragraph" w:customStyle="1" w:styleId="TableStyle">
    <w:name w:val="Table Style"/>
    <w:basedOn w:val="Normal"/>
    <w:next w:val="Normal"/>
    <w:qFormat/>
    <w:rsid w:val="00D36D25"/>
    <w:pPr>
      <w:spacing w:after="0" w:line="240" w:lineRule="auto"/>
    </w:pPr>
    <w:rPr>
      <w:rFonts w:ascii="Arial" w:eastAsia="PMingLiU" w:hAnsi="Arial" w:cs="Times New Roman"/>
      <w:lang w:val="en-GB" w:eastAsia="zh-CN"/>
    </w:rPr>
  </w:style>
  <w:style w:type="paragraph" w:styleId="Revision">
    <w:name w:val="Revision"/>
    <w:hidden/>
    <w:uiPriority w:val="99"/>
    <w:semiHidden/>
    <w:rsid w:val="002C33B6"/>
    <w:pPr>
      <w:spacing w:after="0" w:line="240" w:lineRule="auto"/>
    </w:pPr>
    <w:rPr>
      <w:rFonts w:ascii="Microsoft YaHei" w:hAnsi="Microsoft YaHei"/>
    </w:rPr>
  </w:style>
  <w:style w:type="character" w:styleId="CommentReference">
    <w:name w:val="annotation reference"/>
    <w:basedOn w:val="DefaultParagraphFont"/>
    <w:uiPriority w:val="99"/>
    <w:semiHidden/>
    <w:unhideWhenUsed/>
    <w:rsid w:val="00A931CD"/>
    <w:rPr>
      <w:sz w:val="16"/>
      <w:szCs w:val="16"/>
    </w:rPr>
  </w:style>
  <w:style w:type="paragraph" w:styleId="CommentText">
    <w:name w:val="annotation text"/>
    <w:basedOn w:val="Normal"/>
    <w:link w:val="CommentTextChar"/>
    <w:uiPriority w:val="99"/>
    <w:semiHidden/>
    <w:unhideWhenUsed/>
    <w:rsid w:val="00A931CD"/>
    <w:pPr>
      <w:spacing w:line="240" w:lineRule="auto"/>
    </w:pPr>
    <w:rPr>
      <w:szCs w:val="20"/>
    </w:rPr>
  </w:style>
  <w:style w:type="character" w:customStyle="1" w:styleId="CommentTextChar">
    <w:name w:val="Comment Text Char"/>
    <w:basedOn w:val="DefaultParagraphFont"/>
    <w:link w:val="CommentText"/>
    <w:uiPriority w:val="99"/>
    <w:semiHidden/>
    <w:rsid w:val="00A931CD"/>
    <w:rPr>
      <w:rFonts w:ascii="Microsoft YaHei" w:hAnsi="Microsoft YaHei"/>
      <w:sz w:val="20"/>
      <w:szCs w:val="20"/>
    </w:rPr>
  </w:style>
  <w:style w:type="paragraph" w:styleId="CommentSubject">
    <w:name w:val="annotation subject"/>
    <w:basedOn w:val="CommentText"/>
    <w:next w:val="CommentText"/>
    <w:link w:val="CommentSubjectChar"/>
    <w:uiPriority w:val="99"/>
    <w:semiHidden/>
    <w:unhideWhenUsed/>
    <w:rsid w:val="00A931CD"/>
    <w:rPr>
      <w:b/>
      <w:bCs/>
    </w:rPr>
  </w:style>
  <w:style w:type="character" w:customStyle="1" w:styleId="CommentSubjectChar">
    <w:name w:val="Comment Subject Char"/>
    <w:basedOn w:val="CommentTextChar"/>
    <w:link w:val="CommentSubject"/>
    <w:uiPriority w:val="99"/>
    <w:semiHidden/>
    <w:rsid w:val="00A931CD"/>
    <w:rPr>
      <w:rFonts w:ascii="Microsoft YaHei" w:hAnsi="Microsoft YaHei"/>
      <w:b/>
      <w:bCs/>
      <w:sz w:val="20"/>
      <w:szCs w:val="20"/>
    </w:rPr>
  </w:style>
  <w:style w:type="paragraph" w:styleId="BodyText">
    <w:name w:val="Body Text"/>
    <w:basedOn w:val="Normal"/>
    <w:link w:val="BodyTextChar"/>
    <w:uiPriority w:val="99"/>
    <w:unhideWhenUsed/>
    <w:rsid w:val="003805C9"/>
    <w:pPr>
      <w:spacing w:after="120"/>
    </w:pPr>
  </w:style>
  <w:style w:type="character" w:customStyle="1" w:styleId="BodyTextChar">
    <w:name w:val="Body Text Char"/>
    <w:basedOn w:val="DefaultParagraphFont"/>
    <w:link w:val="BodyText"/>
    <w:uiPriority w:val="99"/>
    <w:rsid w:val="003805C9"/>
    <w:rPr>
      <w:rFonts w:ascii="Microsoft YaHei" w:hAnsi="Microsoft YaHei"/>
    </w:rPr>
  </w:style>
  <w:style w:type="paragraph" w:customStyle="1" w:styleId="Bullet1">
    <w:name w:val="Bullet 1"/>
    <w:basedOn w:val="Normal"/>
    <w:qFormat/>
    <w:rsid w:val="00105156"/>
    <w:pPr>
      <w:numPr>
        <w:numId w:val="4"/>
      </w:numPr>
      <w:spacing w:line="240" w:lineRule="auto"/>
      <w:jc w:val="both"/>
    </w:pPr>
    <w:rPr>
      <w:rFonts w:ascii="Calibri" w:eastAsia="PMingLiU" w:hAnsi="Calibri" w:cs="Times New Roman"/>
      <w:lang w:val="en-GB" w:eastAsia="zh-CN"/>
    </w:rPr>
  </w:style>
  <w:style w:type="paragraph" w:customStyle="1" w:styleId="Bullet3">
    <w:name w:val="Bullet 3"/>
    <w:basedOn w:val="Normal"/>
    <w:qFormat/>
    <w:rsid w:val="00105156"/>
    <w:pPr>
      <w:numPr>
        <w:ilvl w:val="1"/>
        <w:numId w:val="4"/>
      </w:numPr>
      <w:spacing w:line="240" w:lineRule="auto"/>
      <w:ind w:left="2160"/>
      <w:jc w:val="both"/>
    </w:pPr>
    <w:rPr>
      <w:rFonts w:ascii="Calibri" w:eastAsia="PMingLiU" w:hAnsi="Calibri" w:cs="Times New Roman"/>
      <w:lang w:val="en-GB" w:eastAsia="zh-CN"/>
    </w:rPr>
  </w:style>
  <w:style w:type="paragraph" w:customStyle="1" w:styleId="Texte1">
    <w:name w:val="Texte 1"/>
    <w:basedOn w:val="Normal"/>
    <w:rsid w:val="0064451A"/>
    <w:pPr>
      <w:spacing w:before="60" w:after="60" w:line="240" w:lineRule="auto"/>
      <w:jc w:val="both"/>
    </w:pPr>
    <w:rPr>
      <w:rFonts w:ascii="Times New Roman" w:eastAsia="PMingLiU" w:hAnsi="Times New Roman" w:cs="Times New Roman"/>
      <w:sz w:val="24"/>
      <w:szCs w:val="20"/>
      <w:lang w:eastAsia="en-US"/>
    </w:rPr>
  </w:style>
  <w:style w:type="paragraph" w:customStyle="1" w:styleId="DefaultText">
    <w:name w:val="Default Text"/>
    <w:uiPriority w:val="99"/>
    <w:rsid w:val="005C36F7"/>
    <w:pPr>
      <w:widowControl w:val="0"/>
      <w:suppressAutoHyphens/>
      <w:autoSpaceDN w:val="0"/>
      <w:spacing w:after="0" w:line="240" w:lineRule="auto"/>
      <w:textAlignment w:val="baseline"/>
    </w:pPr>
    <w:rPr>
      <w:rFonts w:ascii="Times New Roman" w:eastAsia="SimSun" w:hAnsi="Times New Roman" w:cs="Mangal"/>
      <w:kern w:val="3"/>
      <w:sz w:val="24"/>
      <w:szCs w:val="24"/>
      <w:lang w:val="en-AU" w:eastAsia="zh-CN" w:bidi="hi-IN"/>
    </w:rPr>
  </w:style>
  <w:style w:type="paragraph" w:styleId="Title">
    <w:name w:val="Title"/>
    <w:basedOn w:val="Normal"/>
    <w:next w:val="Normal"/>
    <w:link w:val="TitleChar"/>
    <w:qFormat/>
    <w:rsid w:val="007E4470"/>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lang w:eastAsia="es-ES"/>
    </w:rPr>
  </w:style>
  <w:style w:type="character" w:customStyle="1" w:styleId="TitleChar">
    <w:name w:val="Title Char"/>
    <w:basedOn w:val="DefaultParagraphFont"/>
    <w:link w:val="Title"/>
    <w:rsid w:val="007E4470"/>
    <w:rPr>
      <w:rFonts w:ascii="Cambria" w:eastAsia="Times New Roman" w:hAnsi="Cambria" w:cs="Times New Roman"/>
      <w:color w:val="17365D"/>
      <w:spacing w:val="5"/>
      <w:kern w:val="28"/>
      <w:sz w:val="52"/>
      <w:szCs w:val="52"/>
      <w:lang w:eastAsia="es-ES"/>
    </w:rPr>
  </w:style>
  <w:style w:type="paragraph" w:styleId="NormalIndent">
    <w:name w:val="Normal Indent"/>
    <w:basedOn w:val="Normal"/>
    <w:rsid w:val="007E4470"/>
    <w:pPr>
      <w:spacing w:after="0" w:line="240" w:lineRule="auto"/>
      <w:ind w:left="1440"/>
    </w:pPr>
    <w:rPr>
      <w:rFonts w:ascii="Arial" w:eastAsia="Times New Roman" w:hAnsi="Arial" w:cs="Times New Roman"/>
      <w:szCs w:val="20"/>
      <w:lang w:eastAsia="es-ES"/>
    </w:rPr>
  </w:style>
  <w:style w:type="paragraph" w:customStyle="1" w:styleId="TitleBar">
    <w:name w:val="Title Bar"/>
    <w:basedOn w:val="Normal"/>
    <w:rsid w:val="007E4470"/>
    <w:pPr>
      <w:keepNext/>
      <w:pageBreakBefore/>
      <w:shd w:val="solid" w:color="auto" w:fill="auto"/>
      <w:spacing w:before="1680" w:after="0" w:line="240" w:lineRule="auto"/>
      <w:ind w:right="720"/>
    </w:pPr>
    <w:rPr>
      <w:rFonts w:ascii="Arial" w:eastAsia="Times New Roman" w:hAnsi="Arial" w:cs="Times New Roman"/>
      <w:sz w:val="36"/>
      <w:szCs w:val="20"/>
      <w:lang w:eastAsia="es-ES"/>
    </w:rPr>
  </w:style>
  <w:style w:type="paragraph" w:customStyle="1" w:styleId="TOCHeading1">
    <w:name w:val="TOC Heading1"/>
    <w:basedOn w:val="Normal"/>
    <w:rsid w:val="007E4470"/>
    <w:pPr>
      <w:keepNext/>
      <w:pageBreakBefore/>
      <w:pBdr>
        <w:top w:val="single" w:sz="48" w:space="26" w:color="auto"/>
      </w:pBdr>
      <w:spacing w:before="960" w:after="960" w:line="240" w:lineRule="auto"/>
    </w:pPr>
    <w:rPr>
      <w:rFonts w:ascii="Arial" w:eastAsia="Times New Roman" w:hAnsi="Arial" w:cs="Times New Roman"/>
      <w:sz w:val="36"/>
      <w:szCs w:val="20"/>
      <w:lang w:eastAsia="es-ES"/>
    </w:rPr>
  </w:style>
  <w:style w:type="character" w:customStyle="1" w:styleId="HighlightedVariable">
    <w:name w:val="Highlighted Variable"/>
    <w:basedOn w:val="DefaultParagraphFont"/>
    <w:rsid w:val="007E4470"/>
    <w:rPr>
      <w:rFonts w:ascii="Arial" w:hAnsi="Arial"/>
      <w:color w:val="0000FF"/>
    </w:rPr>
  </w:style>
  <w:style w:type="paragraph" w:customStyle="1" w:styleId="TableHeading">
    <w:name w:val="Table Heading"/>
    <w:aliases w:val="th"/>
    <w:basedOn w:val="TableText"/>
    <w:rsid w:val="007E4470"/>
    <w:pPr>
      <w:overflowPunct/>
      <w:autoSpaceDE/>
      <w:autoSpaceDN/>
      <w:adjustRightInd/>
      <w:spacing w:before="120" w:after="120" w:line="240" w:lineRule="auto"/>
      <w:ind w:left="0" w:right="0"/>
      <w:textAlignment w:val="auto"/>
    </w:pPr>
    <w:rPr>
      <w:rFonts w:ascii="Arial" w:hAnsi="Arial"/>
      <w:b/>
      <w:sz w:val="16"/>
      <w:lang w:val="en-US" w:eastAsia="es-ES"/>
    </w:rPr>
  </w:style>
  <w:style w:type="character" w:styleId="PageNumber">
    <w:name w:val="page number"/>
    <w:basedOn w:val="DefaultParagraphFont"/>
    <w:rsid w:val="007E4470"/>
    <w:rPr>
      <w:rFonts w:ascii="Arial" w:hAnsi="Arial"/>
    </w:rPr>
  </w:style>
  <w:style w:type="paragraph" w:customStyle="1" w:styleId="RouteTitle">
    <w:name w:val="Route Title"/>
    <w:basedOn w:val="Normal"/>
    <w:rsid w:val="007E4470"/>
    <w:pPr>
      <w:keepLines/>
      <w:spacing w:after="120" w:line="240" w:lineRule="auto"/>
      <w:ind w:right="720"/>
    </w:pPr>
    <w:rPr>
      <w:rFonts w:ascii="Arial" w:eastAsia="Times New Roman" w:hAnsi="Arial" w:cs="Times New Roman"/>
      <w:sz w:val="36"/>
      <w:szCs w:val="20"/>
      <w:lang w:eastAsia="es-ES"/>
    </w:rPr>
  </w:style>
  <w:style w:type="paragraph" w:customStyle="1" w:styleId="Title-Major">
    <w:name w:val="Title-Major"/>
    <w:basedOn w:val="Title"/>
    <w:rsid w:val="007E4470"/>
    <w:pPr>
      <w:keepLines/>
      <w:pBdr>
        <w:bottom w:val="none" w:sz="0" w:space="0" w:color="auto"/>
      </w:pBdr>
      <w:spacing w:after="120"/>
      <w:ind w:right="720"/>
      <w:contextualSpacing w:val="0"/>
    </w:pPr>
    <w:rPr>
      <w:rFonts w:ascii="Arial" w:hAnsi="Arial"/>
      <w:smallCaps/>
      <w:color w:val="auto"/>
      <w:spacing w:val="0"/>
      <w:kern w:val="0"/>
      <w:sz w:val="48"/>
      <w:szCs w:val="20"/>
    </w:rPr>
  </w:style>
  <w:style w:type="paragraph" w:customStyle="1" w:styleId="Note">
    <w:name w:val="Note"/>
    <w:basedOn w:val="BodyText"/>
    <w:rsid w:val="007E4470"/>
    <w:pPr>
      <w:pBdr>
        <w:top w:val="single" w:sz="6" w:space="1" w:color="auto" w:shadow="1"/>
        <w:left w:val="single" w:sz="6" w:space="1" w:color="auto" w:shadow="1"/>
        <w:bottom w:val="single" w:sz="6" w:space="1" w:color="auto" w:shadow="1"/>
        <w:right w:val="single" w:sz="6" w:space="1" w:color="auto" w:shadow="1"/>
      </w:pBdr>
      <w:shd w:val="solid" w:color="FFFF00" w:fill="auto"/>
      <w:tabs>
        <w:tab w:val="left" w:pos="4320"/>
      </w:tabs>
      <w:spacing w:before="120" w:line="240" w:lineRule="auto"/>
      <w:ind w:left="720" w:right="5040" w:hanging="720"/>
    </w:pPr>
    <w:rPr>
      <w:rFonts w:ascii="Arial" w:eastAsia="Times New Roman" w:hAnsi="Arial" w:cs="Times New Roman"/>
      <w:vanish/>
      <w:szCs w:val="20"/>
      <w:lang w:eastAsia="es-ES"/>
    </w:rPr>
  </w:style>
  <w:style w:type="paragraph" w:customStyle="1" w:styleId="Bullet">
    <w:name w:val="Bullet"/>
    <w:basedOn w:val="BodyText"/>
    <w:rsid w:val="007E4470"/>
    <w:pPr>
      <w:keepLines/>
      <w:numPr>
        <w:numId w:val="25"/>
      </w:numPr>
      <w:tabs>
        <w:tab w:val="left" w:pos="1440"/>
        <w:tab w:val="left" w:pos="1800"/>
        <w:tab w:val="left" w:pos="4320"/>
      </w:tabs>
      <w:spacing w:before="120" w:line="240" w:lineRule="auto"/>
      <w:ind w:left="1800"/>
    </w:pPr>
    <w:rPr>
      <w:rFonts w:ascii="Arial" w:eastAsia="Times New Roman" w:hAnsi="Arial" w:cs="Times New Roman"/>
      <w:szCs w:val="20"/>
      <w:lang w:eastAsia="es-ES"/>
    </w:rPr>
  </w:style>
  <w:style w:type="paragraph" w:customStyle="1" w:styleId="Checklist">
    <w:name w:val="Checklist"/>
    <w:basedOn w:val="BodyText"/>
    <w:rsid w:val="007E4470"/>
    <w:pPr>
      <w:numPr>
        <w:numId w:val="24"/>
      </w:numPr>
      <w:tabs>
        <w:tab w:val="left" w:pos="1440"/>
        <w:tab w:val="left" w:pos="1800"/>
        <w:tab w:val="left" w:pos="4320"/>
      </w:tabs>
      <w:spacing w:before="120" w:line="240" w:lineRule="auto"/>
      <w:ind w:left="1800"/>
    </w:pPr>
    <w:rPr>
      <w:rFonts w:ascii="Arial" w:eastAsia="Times New Roman" w:hAnsi="Arial" w:cs="Times New Roman"/>
      <w:szCs w:val="20"/>
      <w:lang w:eastAsia="es-ES"/>
    </w:rPr>
  </w:style>
  <w:style w:type="paragraph" w:customStyle="1" w:styleId="NumberedList">
    <w:name w:val="Numbered List"/>
    <w:basedOn w:val="Bullet"/>
    <w:rsid w:val="007E4470"/>
    <w:pPr>
      <w:numPr>
        <w:numId w:val="23"/>
      </w:numPr>
      <w:tabs>
        <w:tab w:val="left" w:pos="2880"/>
      </w:tabs>
      <w:ind w:left="1800"/>
    </w:pPr>
  </w:style>
  <w:style w:type="paragraph" w:customStyle="1" w:styleId="InfoBox">
    <w:name w:val="Info Box"/>
    <w:basedOn w:val="BodyText"/>
    <w:rsid w:val="007E4470"/>
    <w:pPr>
      <w:keepLines/>
      <w:pBdr>
        <w:top w:val="single" w:sz="6" w:space="6" w:color="auto"/>
        <w:left w:val="single" w:sz="6" w:space="6" w:color="auto"/>
        <w:bottom w:val="single" w:sz="6" w:space="6" w:color="auto"/>
        <w:right w:val="single" w:sz="6" w:space="6" w:color="auto"/>
        <w:between w:val="single" w:sz="6" w:space="6" w:color="auto"/>
      </w:pBdr>
      <w:tabs>
        <w:tab w:val="left" w:pos="4320"/>
      </w:tabs>
      <w:spacing w:before="120" w:line="240" w:lineRule="auto"/>
      <w:ind w:left="2520" w:right="2160"/>
      <w:jc w:val="center"/>
    </w:pPr>
    <w:rPr>
      <w:rFonts w:ascii="Arial" w:eastAsia="Times New Roman" w:hAnsi="Arial" w:cs="Times New Roman"/>
      <w:sz w:val="18"/>
      <w:szCs w:val="20"/>
      <w:lang w:eastAsia="es-ES"/>
    </w:rPr>
  </w:style>
  <w:style w:type="paragraph" w:customStyle="1" w:styleId="NoteWide">
    <w:name w:val="Note Wide"/>
    <w:basedOn w:val="Note"/>
    <w:rsid w:val="007E4470"/>
    <w:pPr>
      <w:ind w:right="2160"/>
    </w:pPr>
  </w:style>
  <w:style w:type="paragraph" w:customStyle="1" w:styleId="Subject">
    <w:name w:val="Subject"/>
    <w:basedOn w:val="BodyText"/>
    <w:rsid w:val="007E4470"/>
    <w:pPr>
      <w:tabs>
        <w:tab w:val="left" w:pos="4320"/>
      </w:tabs>
      <w:spacing w:before="120" w:line="240" w:lineRule="auto"/>
    </w:pPr>
    <w:rPr>
      <w:rFonts w:ascii="Arial" w:eastAsia="Times New Roman" w:hAnsi="Arial" w:cs="Times New Roman"/>
      <w:sz w:val="48"/>
      <w:szCs w:val="20"/>
      <w:lang w:eastAsia="es-ES"/>
    </w:rPr>
  </w:style>
  <w:style w:type="character" w:customStyle="1" w:styleId="DocumentMapChar">
    <w:name w:val="Document Map Char"/>
    <w:basedOn w:val="DefaultParagraphFont"/>
    <w:link w:val="DocumentMap"/>
    <w:uiPriority w:val="99"/>
    <w:semiHidden/>
    <w:rsid w:val="007E4470"/>
    <w:rPr>
      <w:rFonts w:ascii="Tahoma" w:eastAsia="Times New Roman" w:hAnsi="Tahoma" w:cs="Tahoma"/>
      <w:sz w:val="16"/>
      <w:szCs w:val="16"/>
      <w:lang w:eastAsia="es-ES"/>
    </w:rPr>
  </w:style>
  <w:style w:type="paragraph" w:styleId="DocumentMap">
    <w:name w:val="Document Map"/>
    <w:basedOn w:val="Normal"/>
    <w:link w:val="DocumentMapChar"/>
    <w:uiPriority w:val="99"/>
    <w:semiHidden/>
    <w:unhideWhenUsed/>
    <w:rsid w:val="007E4470"/>
    <w:pPr>
      <w:spacing w:after="0" w:line="240" w:lineRule="auto"/>
    </w:pPr>
    <w:rPr>
      <w:rFonts w:ascii="Tahoma" w:eastAsia="Times New Roman" w:hAnsi="Tahoma" w:cs="Tahoma"/>
      <w:sz w:val="16"/>
      <w:szCs w:val="16"/>
      <w:lang w:eastAsia="es-ES"/>
    </w:rPr>
  </w:style>
  <w:style w:type="paragraph" w:customStyle="1" w:styleId="Normal1">
    <w:name w:val="Normal1"/>
    <w:basedOn w:val="Normal"/>
    <w:uiPriority w:val="99"/>
    <w:rsid w:val="007E4470"/>
    <w:pPr>
      <w:spacing w:after="0"/>
    </w:pPr>
    <w:rPr>
      <w:rFonts w:ascii="Arial" w:eastAsia="MS PGothic" w:hAnsi="Arial" w:cs="Arial"/>
      <w:color w:val="000000"/>
      <w:sz w:val="22"/>
      <w:lang w:eastAsia="ja-JP"/>
    </w:rPr>
  </w:style>
  <w:style w:type="paragraph" w:customStyle="1" w:styleId="Body-Bullet">
    <w:name w:val="Body - Bullet"/>
    <w:basedOn w:val="BodyText"/>
    <w:rsid w:val="007E4470"/>
    <w:pPr>
      <w:keepLines/>
      <w:numPr>
        <w:numId w:val="26"/>
      </w:numPr>
      <w:spacing w:before="60" w:after="60" w:line="240" w:lineRule="auto"/>
    </w:pPr>
    <w:rPr>
      <w:rFonts w:ascii="Book Antiqua" w:eastAsia="Arial Unicode MS" w:hAnsi="Book Antiqua" w:cs="Times New Roman"/>
      <w:szCs w:val="20"/>
      <w:lang w:val="en-GB" w:eastAsia="en-US"/>
    </w:rPr>
  </w:style>
  <w:style w:type="character" w:customStyle="1" w:styleId="VarRef">
    <w:name w:val="Var. Ref."/>
    <w:basedOn w:val="DefaultParagraphFont"/>
    <w:rsid w:val="007E4470"/>
    <w:rPr>
      <w:rFonts w:ascii="Tahoma" w:hAnsi="Tahoma"/>
      <w:b/>
      <w:noProof/>
    </w:rPr>
  </w:style>
  <w:style w:type="paragraph" w:styleId="Subtitle">
    <w:name w:val="Subtitle"/>
    <w:basedOn w:val="Normal"/>
    <w:next w:val="Normal"/>
    <w:link w:val="SubtitleChar"/>
    <w:uiPriority w:val="11"/>
    <w:qFormat/>
    <w:rsid w:val="007E4470"/>
    <w:pPr>
      <w:numPr>
        <w:ilvl w:val="1"/>
      </w:numPr>
      <w:spacing w:after="0" w:line="240" w:lineRule="auto"/>
    </w:pPr>
    <w:rPr>
      <w:rFonts w:asciiTheme="majorHAnsi" w:eastAsiaTheme="majorEastAsia" w:hAnsiTheme="majorHAnsi" w:cstheme="majorBidi"/>
      <w:i/>
      <w:iCs/>
      <w:color w:val="4F81BD" w:themeColor="accent1"/>
      <w:spacing w:val="15"/>
      <w:sz w:val="24"/>
      <w:szCs w:val="24"/>
      <w:lang w:eastAsia="es-ES"/>
    </w:rPr>
  </w:style>
  <w:style w:type="character" w:customStyle="1" w:styleId="SubtitleChar">
    <w:name w:val="Subtitle Char"/>
    <w:basedOn w:val="DefaultParagraphFont"/>
    <w:link w:val="Subtitle"/>
    <w:uiPriority w:val="11"/>
    <w:rsid w:val="007E4470"/>
    <w:rPr>
      <w:rFonts w:asciiTheme="majorHAnsi" w:eastAsiaTheme="majorEastAsia" w:hAnsiTheme="majorHAnsi" w:cstheme="majorBidi"/>
      <w:i/>
      <w:iCs/>
      <w:color w:val="4F81BD" w:themeColor="accent1"/>
      <w:spacing w:val="15"/>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104883">
      <w:bodyDiv w:val="1"/>
      <w:marLeft w:val="0"/>
      <w:marRight w:val="0"/>
      <w:marTop w:val="0"/>
      <w:marBottom w:val="0"/>
      <w:divBdr>
        <w:top w:val="none" w:sz="0" w:space="0" w:color="auto"/>
        <w:left w:val="none" w:sz="0" w:space="0" w:color="auto"/>
        <w:bottom w:val="none" w:sz="0" w:space="0" w:color="auto"/>
        <w:right w:val="none" w:sz="0" w:space="0" w:color="auto"/>
      </w:divBdr>
    </w:div>
    <w:div w:id="130635612">
      <w:bodyDiv w:val="1"/>
      <w:marLeft w:val="0"/>
      <w:marRight w:val="0"/>
      <w:marTop w:val="0"/>
      <w:marBottom w:val="0"/>
      <w:divBdr>
        <w:top w:val="none" w:sz="0" w:space="0" w:color="auto"/>
        <w:left w:val="none" w:sz="0" w:space="0" w:color="auto"/>
        <w:bottom w:val="none" w:sz="0" w:space="0" w:color="auto"/>
        <w:right w:val="none" w:sz="0" w:space="0" w:color="auto"/>
      </w:divBdr>
    </w:div>
    <w:div w:id="207451304">
      <w:bodyDiv w:val="1"/>
      <w:marLeft w:val="0"/>
      <w:marRight w:val="0"/>
      <w:marTop w:val="0"/>
      <w:marBottom w:val="0"/>
      <w:divBdr>
        <w:top w:val="none" w:sz="0" w:space="0" w:color="auto"/>
        <w:left w:val="none" w:sz="0" w:space="0" w:color="auto"/>
        <w:bottom w:val="none" w:sz="0" w:space="0" w:color="auto"/>
        <w:right w:val="none" w:sz="0" w:space="0" w:color="auto"/>
      </w:divBdr>
    </w:div>
    <w:div w:id="389504557">
      <w:bodyDiv w:val="1"/>
      <w:marLeft w:val="0"/>
      <w:marRight w:val="0"/>
      <w:marTop w:val="0"/>
      <w:marBottom w:val="0"/>
      <w:divBdr>
        <w:top w:val="none" w:sz="0" w:space="0" w:color="auto"/>
        <w:left w:val="none" w:sz="0" w:space="0" w:color="auto"/>
        <w:bottom w:val="none" w:sz="0" w:space="0" w:color="auto"/>
        <w:right w:val="none" w:sz="0" w:space="0" w:color="auto"/>
      </w:divBdr>
    </w:div>
    <w:div w:id="503520998">
      <w:bodyDiv w:val="1"/>
      <w:marLeft w:val="0"/>
      <w:marRight w:val="0"/>
      <w:marTop w:val="0"/>
      <w:marBottom w:val="0"/>
      <w:divBdr>
        <w:top w:val="none" w:sz="0" w:space="0" w:color="auto"/>
        <w:left w:val="none" w:sz="0" w:space="0" w:color="auto"/>
        <w:bottom w:val="none" w:sz="0" w:space="0" w:color="auto"/>
        <w:right w:val="none" w:sz="0" w:space="0" w:color="auto"/>
      </w:divBdr>
    </w:div>
    <w:div w:id="513421405">
      <w:bodyDiv w:val="1"/>
      <w:marLeft w:val="0"/>
      <w:marRight w:val="0"/>
      <w:marTop w:val="0"/>
      <w:marBottom w:val="0"/>
      <w:divBdr>
        <w:top w:val="none" w:sz="0" w:space="0" w:color="auto"/>
        <w:left w:val="none" w:sz="0" w:space="0" w:color="auto"/>
        <w:bottom w:val="none" w:sz="0" w:space="0" w:color="auto"/>
        <w:right w:val="none" w:sz="0" w:space="0" w:color="auto"/>
      </w:divBdr>
    </w:div>
    <w:div w:id="527528659">
      <w:bodyDiv w:val="1"/>
      <w:marLeft w:val="0"/>
      <w:marRight w:val="0"/>
      <w:marTop w:val="0"/>
      <w:marBottom w:val="0"/>
      <w:divBdr>
        <w:top w:val="none" w:sz="0" w:space="0" w:color="auto"/>
        <w:left w:val="none" w:sz="0" w:space="0" w:color="auto"/>
        <w:bottom w:val="none" w:sz="0" w:space="0" w:color="auto"/>
        <w:right w:val="none" w:sz="0" w:space="0" w:color="auto"/>
      </w:divBdr>
    </w:div>
    <w:div w:id="540820592">
      <w:bodyDiv w:val="1"/>
      <w:marLeft w:val="0"/>
      <w:marRight w:val="0"/>
      <w:marTop w:val="0"/>
      <w:marBottom w:val="0"/>
      <w:divBdr>
        <w:top w:val="none" w:sz="0" w:space="0" w:color="auto"/>
        <w:left w:val="none" w:sz="0" w:space="0" w:color="auto"/>
        <w:bottom w:val="none" w:sz="0" w:space="0" w:color="auto"/>
        <w:right w:val="none" w:sz="0" w:space="0" w:color="auto"/>
      </w:divBdr>
    </w:div>
    <w:div w:id="560361759">
      <w:bodyDiv w:val="1"/>
      <w:marLeft w:val="0"/>
      <w:marRight w:val="0"/>
      <w:marTop w:val="0"/>
      <w:marBottom w:val="0"/>
      <w:divBdr>
        <w:top w:val="none" w:sz="0" w:space="0" w:color="auto"/>
        <w:left w:val="none" w:sz="0" w:space="0" w:color="auto"/>
        <w:bottom w:val="none" w:sz="0" w:space="0" w:color="auto"/>
        <w:right w:val="none" w:sz="0" w:space="0" w:color="auto"/>
      </w:divBdr>
    </w:div>
    <w:div w:id="589579063">
      <w:bodyDiv w:val="1"/>
      <w:marLeft w:val="0"/>
      <w:marRight w:val="0"/>
      <w:marTop w:val="0"/>
      <w:marBottom w:val="0"/>
      <w:divBdr>
        <w:top w:val="none" w:sz="0" w:space="0" w:color="auto"/>
        <w:left w:val="none" w:sz="0" w:space="0" w:color="auto"/>
        <w:bottom w:val="none" w:sz="0" w:space="0" w:color="auto"/>
        <w:right w:val="none" w:sz="0" w:space="0" w:color="auto"/>
      </w:divBdr>
    </w:div>
    <w:div w:id="648245434">
      <w:bodyDiv w:val="1"/>
      <w:marLeft w:val="0"/>
      <w:marRight w:val="0"/>
      <w:marTop w:val="0"/>
      <w:marBottom w:val="0"/>
      <w:divBdr>
        <w:top w:val="none" w:sz="0" w:space="0" w:color="auto"/>
        <w:left w:val="none" w:sz="0" w:space="0" w:color="auto"/>
        <w:bottom w:val="none" w:sz="0" w:space="0" w:color="auto"/>
        <w:right w:val="none" w:sz="0" w:space="0" w:color="auto"/>
      </w:divBdr>
    </w:div>
    <w:div w:id="704407975">
      <w:bodyDiv w:val="1"/>
      <w:marLeft w:val="0"/>
      <w:marRight w:val="0"/>
      <w:marTop w:val="0"/>
      <w:marBottom w:val="0"/>
      <w:divBdr>
        <w:top w:val="none" w:sz="0" w:space="0" w:color="auto"/>
        <w:left w:val="none" w:sz="0" w:space="0" w:color="auto"/>
        <w:bottom w:val="none" w:sz="0" w:space="0" w:color="auto"/>
        <w:right w:val="none" w:sz="0" w:space="0" w:color="auto"/>
      </w:divBdr>
    </w:div>
    <w:div w:id="705298984">
      <w:bodyDiv w:val="1"/>
      <w:marLeft w:val="0"/>
      <w:marRight w:val="0"/>
      <w:marTop w:val="0"/>
      <w:marBottom w:val="0"/>
      <w:divBdr>
        <w:top w:val="none" w:sz="0" w:space="0" w:color="auto"/>
        <w:left w:val="none" w:sz="0" w:space="0" w:color="auto"/>
        <w:bottom w:val="none" w:sz="0" w:space="0" w:color="auto"/>
        <w:right w:val="none" w:sz="0" w:space="0" w:color="auto"/>
      </w:divBdr>
    </w:div>
    <w:div w:id="947734536">
      <w:bodyDiv w:val="1"/>
      <w:marLeft w:val="0"/>
      <w:marRight w:val="0"/>
      <w:marTop w:val="0"/>
      <w:marBottom w:val="0"/>
      <w:divBdr>
        <w:top w:val="none" w:sz="0" w:space="0" w:color="auto"/>
        <w:left w:val="none" w:sz="0" w:space="0" w:color="auto"/>
        <w:bottom w:val="none" w:sz="0" w:space="0" w:color="auto"/>
        <w:right w:val="none" w:sz="0" w:space="0" w:color="auto"/>
      </w:divBdr>
    </w:div>
    <w:div w:id="1016275189">
      <w:bodyDiv w:val="1"/>
      <w:marLeft w:val="0"/>
      <w:marRight w:val="0"/>
      <w:marTop w:val="0"/>
      <w:marBottom w:val="0"/>
      <w:divBdr>
        <w:top w:val="none" w:sz="0" w:space="0" w:color="auto"/>
        <w:left w:val="none" w:sz="0" w:space="0" w:color="auto"/>
        <w:bottom w:val="none" w:sz="0" w:space="0" w:color="auto"/>
        <w:right w:val="none" w:sz="0" w:space="0" w:color="auto"/>
      </w:divBdr>
    </w:div>
    <w:div w:id="1030960314">
      <w:bodyDiv w:val="1"/>
      <w:marLeft w:val="0"/>
      <w:marRight w:val="0"/>
      <w:marTop w:val="0"/>
      <w:marBottom w:val="0"/>
      <w:divBdr>
        <w:top w:val="none" w:sz="0" w:space="0" w:color="auto"/>
        <w:left w:val="none" w:sz="0" w:space="0" w:color="auto"/>
        <w:bottom w:val="none" w:sz="0" w:space="0" w:color="auto"/>
        <w:right w:val="none" w:sz="0" w:space="0" w:color="auto"/>
      </w:divBdr>
    </w:div>
    <w:div w:id="1050348566">
      <w:bodyDiv w:val="1"/>
      <w:marLeft w:val="0"/>
      <w:marRight w:val="0"/>
      <w:marTop w:val="0"/>
      <w:marBottom w:val="0"/>
      <w:divBdr>
        <w:top w:val="none" w:sz="0" w:space="0" w:color="auto"/>
        <w:left w:val="none" w:sz="0" w:space="0" w:color="auto"/>
        <w:bottom w:val="none" w:sz="0" w:space="0" w:color="auto"/>
        <w:right w:val="none" w:sz="0" w:space="0" w:color="auto"/>
      </w:divBdr>
    </w:div>
    <w:div w:id="1209564626">
      <w:bodyDiv w:val="1"/>
      <w:marLeft w:val="0"/>
      <w:marRight w:val="0"/>
      <w:marTop w:val="0"/>
      <w:marBottom w:val="0"/>
      <w:divBdr>
        <w:top w:val="none" w:sz="0" w:space="0" w:color="auto"/>
        <w:left w:val="none" w:sz="0" w:space="0" w:color="auto"/>
        <w:bottom w:val="none" w:sz="0" w:space="0" w:color="auto"/>
        <w:right w:val="none" w:sz="0" w:space="0" w:color="auto"/>
      </w:divBdr>
    </w:div>
    <w:div w:id="1263413461">
      <w:bodyDiv w:val="1"/>
      <w:marLeft w:val="0"/>
      <w:marRight w:val="0"/>
      <w:marTop w:val="0"/>
      <w:marBottom w:val="0"/>
      <w:divBdr>
        <w:top w:val="none" w:sz="0" w:space="0" w:color="auto"/>
        <w:left w:val="none" w:sz="0" w:space="0" w:color="auto"/>
        <w:bottom w:val="none" w:sz="0" w:space="0" w:color="auto"/>
        <w:right w:val="none" w:sz="0" w:space="0" w:color="auto"/>
      </w:divBdr>
    </w:div>
    <w:div w:id="1507398330">
      <w:bodyDiv w:val="1"/>
      <w:marLeft w:val="0"/>
      <w:marRight w:val="0"/>
      <w:marTop w:val="0"/>
      <w:marBottom w:val="0"/>
      <w:divBdr>
        <w:top w:val="none" w:sz="0" w:space="0" w:color="auto"/>
        <w:left w:val="none" w:sz="0" w:space="0" w:color="auto"/>
        <w:bottom w:val="none" w:sz="0" w:space="0" w:color="auto"/>
        <w:right w:val="none" w:sz="0" w:space="0" w:color="auto"/>
      </w:divBdr>
    </w:div>
    <w:div w:id="1597900111">
      <w:bodyDiv w:val="1"/>
      <w:marLeft w:val="0"/>
      <w:marRight w:val="0"/>
      <w:marTop w:val="0"/>
      <w:marBottom w:val="0"/>
      <w:divBdr>
        <w:top w:val="none" w:sz="0" w:space="0" w:color="auto"/>
        <w:left w:val="none" w:sz="0" w:space="0" w:color="auto"/>
        <w:bottom w:val="none" w:sz="0" w:space="0" w:color="auto"/>
        <w:right w:val="none" w:sz="0" w:space="0" w:color="auto"/>
      </w:divBdr>
    </w:div>
    <w:div w:id="1628848595">
      <w:bodyDiv w:val="1"/>
      <w:marLeft w:val="0"/>
      <w:marRight w:val="0"/>
      <w:marTop w:val="0"/>
      <w:marBottom w:val="0"/>
      <w:divBdr>
        <w:top w:val="none" w:sz="0" w:space="0" w:color="auto"/>
        <w:left w:val="none" w:sz="0" w:space="0" w:color="auto"/>
        <w:bottom w:val="none" w:sz="0" w:space="0" w:color="auto"/>
        <w:right w:val="none" w:sz="0" w:space="0" w:color="auto"/>
      </w:divBdr>
    </w:div>
    <w:div w:id="1629236447">
      <w:bodyDiv w:val="1"/>
      <w:marLeft w:val="0"/>
      <w:marRight w:val="0"/>
      <w:marTop w:val="0"/>
      <w:marBottom w:val="0"/>
      <w:divBdr>
        <w:top w:val="none" w:sz="0" w:space="0" w:color="auto"/>
        <w:left w:val="none" w:sz="0" w:space="0" w:color="auto"/>
        <w:bottom w:val="none" w:sz="0" w:space="0" w:color="auto"/>
        <w:right w:val="none" w:sz="0" w:space="0" w:color="auto"/>
      </w:divBdr>
    </w:div>
    <w:div w:id="1637564810">
      <w:bodyDiv w:val="1"/>
      <w:marLeft w:val="0"/>
      <w:marRight w:val="0"/>
      <w:marTop w:val="0"/>
      <w:marBottom w:val="0"/>
      <w:divBdr>
        <w:top w:val="none" w:sz="0" w:space="0" w:color="auto"/>
        <w:left w:val="none" w:sz="0" w:space="0" w:color="auto"/>
        <w:bottom w:val="none" w:sz="0" w:space="0" w:color="auto"/>
        <w:right w:val="none" w:sz="0" w:space="0" w:color="auto"/>
      </w:divBdr>
    </w:div>
    <w:div w:id="1637877744">
      <w:bodyDiv w:val="1"/>
      <w:marLeft w:val="0"/>
      <w:marRight w:val="0"/>
      <w:marTop w:val="0"/>
      <w:marBottom w:val="0"/>
      <w:divBdr>
        <w:top w:val="none" w:sz="0" w:space="0" w:color="auto"/>
        <w:left w:val="none" w:sz="0" w:space="0" w:color="auto"/>
        <w:bottom w:val="none" w:sz="0" w:space="0" w:color="auto"/>
        <w:right w:val="none" w:sz="0" w:space="0" w:color="auto"/>
      </w:divBdr>
    </w:div>
    <w:div w:id="1654064804">
      <w:bodyDiv w:val="1"/>
      <w:marLeft w:val="0"/>
      <w:marRight w:val="0"/>
      <w:marTop w:val="0"/>
      <w:marBottom w:val="0"/>
      <w:divBdr>
        <w:top w:val="none" w:sz="0" w:space="0" w:color="auto"/>
        <w:left w:val="none" w:sz="0" w:space="0" w:color="auto"/>
        <w:bottom w:val="none" w:sz="0" w:space="0" w:color="auto"/>
        <w:right w:val="none" w:sz="0" w:space="0" w:color="auto"/>
      </w:divBdr>
    </w:div>
    <w:div w:id="1684698232">
      <w:bodyDiv w:val="1"/>
      <w:marLeft w:val="0"/>
      <w:marRight w:val="0"/>
      <w:marTop w:val="0"/>
      <w:marBottom w:val="0"/>
      <w:divBdr>
        <w:top w:val="none" w:sz="0" w:space="0" w:color="auto"/>
        <w:left w:val="none" w:sz="0" w:space="0" w:color="auto"/>
        <w:bottom w:val="none" w:sz="0" w:space="0" w:color="auto"/>
        <w:right w:val="none" w:sz="0" w:space="0" w:color="auto"/>
      </w:divBdr>
    </w:div>
    <w:div w:id="1787651361">
      <w:bodyDiv w:val="1"/>
      <w:marLeft w:val="0"/>
      <w:marRight w:val="0"/>
      <w:marTop w:val="0"/>
      <w:marBottom w:val="0"/>
      <w:divBdr>
        <w:top w:val="none" w:sz="0" w:space="0" w:color="auto"/>
        <w:left w:val="none" w:sz="0" w:space="0" w:color="auto"/>
        <w:bottom w:val="none" w:sz="0" w:space="0" w:color="auto"/>
        <w:right w:val="none" w:sz="0" w:space="0" w:color="auto"/>
      </w:divBdr>
    </w:div>
    <w:div w:id="1847359591">
      <w:bodyDiv w:val="1"/>
      <w:marLeft w:val="0"/>
      <w:marRight w:val="0"/>
      <w:marTop w:val="0"/>
      <w:marBottom w:val="0"/>
      <w:divBdr>
        <w:top w:val="none" w:sz="0" w:space="0" w:color="auto"/>
        <w:left w:val="none" w:sz="0" w:space="0" w:color="auto"/>
        <w:bottom w:val="none" w:sz="0" w:space="0" w:color="auto"/>
        <w:right w:val="none" w:sz="0" w:space="0" w:color="auto"/>
      </w:divBdr>
    </w:div>
    <w:div w:id="1855071853">
      <w:bodyDiv w:val="1"/>
      <w:marLeft w:val="0"/>
      <w:marRight w:val="0"/>
      <w:marTop w:val="0"/>
      <w:marBottom w:val="0"/>
      <w:divBdr>
        <w:top w:val="none" w:sz="0" w:space="0" w:color="auto"/>
        <w:left w:val="none" w:sz="0" w:space="0" w:color="auto"/>
        <w:bottom w:val="none" w:sz="0" w:space="0" w:color="auto"/>
        <w:right w:val="none" w:sz="0" w:space="0" w:color="auto"/>
      </w:divBdr>
    </w:div>
    <w:div w:id="2124684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937AF7-8ACC-427C-8171-FEEABD8FA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1565</TotalTime>
  <Pages>116</Pages>
  <Words>15881</Words>
  <Characters>90526</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
    </vt:vector>
  </TitlesOfParts>
  <Company>Atos</Company>
  <LinksUpToDate>false</LinksUpToDate>
  <CharactersWithSpaces>106195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Siu, Wing Fung, David</dc:creator>
  <cp:keywords/>
  <dc:description/>
  <cp:lastModifiedBy>Steven Chen</cp:lastModifiedBy>
  <cp:revision>14</cp:revision>
  <dcterms:created xsi:type="dcterms:W3CDTF">2017-01-17T09:02:00Z</dcterms:created>
  <dcterms:modified xsi:type="dcterms:W3CDTF">2017-02-03T03:59:00Z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